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6C5D0" w14:textId="017BD164" w:rsidR="00304499" w:rsidRPr="00595F69" w:rsidRDefault="00FB441E" w:rsidP="00BE159F">
      <w:pPr>
        <w:spacing w:line="360" w:lineRule="auto"/>
        <w:jc w:val="center"/>
        <w:rPr>
          <w:rFonts w:ascii="Times New Roman" w:hAnsi="Times New Roman" w:cs="Times New Roman"/>
          <w:b/>
          <w:bCs/>
          <w:sz w:val="26"/>
          <w:szCs w:val="26"/>
          <w:lang w:val="es-ES"/>
        </w:rPr>
      </w:pPr>
      <w:r w:rsidRPr="00595F69">
        <w:rPr>
          <w:rFonts w:ascii="Times New Roman" w:hAnsi="Times New Roman" w:cs="Times New Roman"/>
          <w:b/>
          <w:bCs/>
          <w:sz w:val="26"/>
          <w:szCs w:val="26"/>
          <w:lang w:val="es-ES"/>
        </w:rPr>
        <w:t xml:space="preserve">Los modos de habitar en </w:t>
      </w:r>
      <w:proofErr w:type="spellStart"/>
      <w:r w:rsidRPr="00595F69">
        <w:rPr>
          <w:rFonts w:ascii="Times New Roman" w:hAnsi="Times New Roman" w:cs="Times New Roman"/>
          <w:b/>
          <w:bCs/>
          <w:sz w:val="26"/>
          <w:szCs w:val="26"/>
          <w:lang w:val="es-ES"/>
        </w:rPr>
        <w:t>Xcunyá</w:t>
      </w:r>
      <w:proofErr w:type="spellEnd"/>
      <w:r w:rsidRPr="00595F69">
        <w:rPr>
          <w:rFonts w:ascii="Times New Roman" w:hAnsi="Times New Roman" w:cs="Times New Roman"/>
          <w:b/>
          <w:bCs/>
          <w:sz w:val="26"/>
          <w:szCs w:val="26"/>
          <w:lang w:val="es-ES"/>
        </w:rPr>
        <w:t xml:space="preserve"> y </w:t>
      </w:r>
      <w:proofErr w:type="spellStart"/>
      <w:r w:rsidRPr="00595F69">
        <w:rPr>
          <w:rFonts w:ascii="Times New Roman" w:hAnsi="Times New Roman" w:cs="Times New Roman"/>
          <w:b/>
          <w:bCs/>
          <w:sz w:val="26"/>
          <w:szCs w:val="26"/>
          <w:lang w:val="es-ES"/>
        </w:rPr>
        <w:t>Xocén</w:t>
      </w:r>
      <w:proofErr w:type="spellEnd"/>
      <w:r w:rsidR="00304499" w:rsidRPr="00595F69">
        <w:rPr>
          <w:rFonts w:ascii="Times New Roman" w:hAnsi="Times New Roman" w:cs="Times New Roman"/>
          <w:b/>
          <w:bCs/>
          <w:sz w:val="26"/>
          <w:szCs w:val="26"/>
          <w:lang w:val="es-ES"/>
        </w:rPr>
        <w:t xml:space="preserve">: </w:t>
      </w:r>
      <w:r w:rsidR="00BE159F">
        <w:rPr>
          <w:rFonts w:ascii="Times New Roman" w:hAnsi="Times New Roman" w:cs="Times New Roman"/>
          <w:b/>
          <w:bCs/>
          <w:sz w:val="26"/>
          <w:szCs w:val="26"/>
          <w:lang w:val="es-ES"/>
        </w:rPr>
        <w:t>e</w:t>
      </w:r>
      <w:r w:rsidRPr="00595F69">
        <w:rPr>
          <w:rFonts w:ascii="Times New Roman" w:hAnsi="Times New Roman" w:cs="Times New Roman"/>
          <w:b/>
          <w:bCs/>
          <w:sz w:val="26"/>
          <w:szCs w:val="26"/>
          <w:lang w:val="es-ES"/>
        </w:rPr>
        <w:t>spacio y espacialidad maya</w:t>
      </w:r>
    </w:p>
    <w:p w14:paraId="5DEDC0C4" w14:textId="2FF56EEC" w:rsidR="00304499" w:rsidRPr="00595F69" w:rsidRDefault="00304499" w:rsidP="00304499">
      <w:pPr>
        <w:spacing w:line="360" w:lineRule="auto"/>
        <w:jc w:val="center"/>
        <w:rPr>
          <w:rFonts w:ascii="Times New Roman" w:hAnsi="Times New Roman" w:cs="Times New Roman"/>
          <w:b/>
          <w:bCs/>
          <w:sz w:val="26"/>
          <w:szCs w:val="26"/>
          <w:lang w:val="en-US"/>
        </w:rPr>
      </w:pPr>
      <w:r w:rsidRPr="00595F69">
        <w:rPr>
          <w:rFonts w:ascii="Times New Roman" w:hAnsi="Times New Roman" w:cs="Times New Roman"/>
          <w:b/>
          <w:bCs/>
          <w:sz w:val="26"/>
          <w:szCs w:val="26"/>
          <w:lang w:val="en-US"/>
        </w:rPr>
        <w:t>(</w:t>
      </w:r>
      <w:r w:rsidR="0042611B" w:rsidRPr="00595F69">
        <w:rPr>
          <w:rFonts w:ascii="Times New Roman" w:hAnsi="Times New Roman" w:cs="Times New Roman"/>
          <w:b/>
          <w:bCs/>
          <w:sz w:val="26"/>
          <w:szCs w:val="26"/>
          <w:lang w:val="en-US"/>
        </w:rPr>
        <w:t xml:space="preserve">The ways of inhabiting in </w:t>
      </w:r>
      <w:proofErr w:type="spellStart"/>
      <w:r w:rsidR="0042611B" w:rsidRPr="00595F69">
        <w:rPr>
          <w:rFonts w:ascii="Times New Roman" w:hAnsi="Times New Roman" w:cs="Times New Roman"/>
          <w:b/>
          <w:bCs/>
          <w:sz w:val="26"/>
          <w:szCs w:val="26"/>
          <w:lang w:val="en-US"/>
        </w:rPr>
        <w:t>Xcunyá</w:t>
      </w:r>
      <w:proofErr w:type="spellEnd"/>
      <w:r w:rsidR="0042611B" w:rsidRPr="00595F69">
        <w:rPr>
          <w:rFonts w:ascii="Times New Roman" w:hAnsi="Times New Roman" w:cs="Times New Roman"/>
          <w:b/>
          <w:bCs/>
          <w:sz w:val="26"/>
          <w:szCs w:val="26"/>
          <w:lang w:val="en-US"/>
        </w:rPr>
        <w:t xml:space="preserve"> and </w:t>
      </w:r>
      <w:proofErr w:type="spellStart"/>
      <w:r w:rsidR="0042611B" w:rsidRPr="00595F69">
        <w:rPr>
          <w:rFonts w:ascii="Times New Roman" w:hAnsi="Times New Roman" w:cs="Times New Roman"/>
          <w:b/>
          <w:bCs/>
          <w:sz w:val="26"/>
          <w:szCs w:val="26"/>
          <w:lang w:val="en-US"/>
        </w:rPr>
        <w:t>Xocén</w:t>
      </w:r>
      <w:proofErr w:type="spellEnd"/>
      <w:r w:rsidR="0042611B" w:rsidRPr="00595F69">
        <w:rPr>
          <w:rFonts w:ascii="Times New Roman" w:hAnsi="Times New Roman" w:cs="Times New Roman"/>
          <w:b/>
          <w:bCs/>
          <w:sz w:val="26"/>
          <w:szCs w:val="26"/>
          <w:lang w:val="en-US"/>
        </w:rPr>
        <w:t>: Mayan space and spatiality</w:t>
      </w:r>
      <w:r w:rsidRPr="00595F69">
        <w:rPr>
          <w:rFonts w:ascii="Times New Roman" w:hAnsi="Times New Roman" w:cs="Times New Roman"/>
          <w:b/>
          <w:bCs/>
          <w:sz w:val="26"/>
          <w:szCs w:val="26"/>
          <w:lang w:val="en-US"/>
        </w:rPr>
        <w:t>)</w:t>
      </w:r>
    </w:p>
    <w:p w14:paraId="02A4B7CF" w14:textId="2B1F09C9" w:rsidR="00304499" w:rsidRPr="00595F69" w:rsidRDefault="00304499" w:rsidP="00304499">
      <w:pPr>
        <w:spacing w:line="360" w:lineRule="auto"/>
        <w:jc w:val="center"/>
        <w:rPr>
          <w:rFonts w:ascii="Times New Roman" w:hAnsi="Times New Roman" w:cs="Times New Roman"/>
          <w:bCs/>
          <w:lang w:val="en-US"/>
        </w:rPr>
      </w:pPr>
    </w:p>
    <w:p w14:paraId="74B9AF55" w14:textId="77777777" w:rsidR="0024207D" w:rsidRPr="00595F69" w:rsidRDefault="000B2E64" w:rsidP="00304499">
      <w:pPr>
        <w:spacing w:line="360" w:lineRule="auto"/>
        <w:jc w:val="center"/>
        <w:rPr>
          <w:rFonts w:ascii="Times New Roman" w:hAnsi="Times New Roman" w:cs="Times New Roman"/>
          <w:bCs/>
          <w:sz w:val="22"/>
          <w:szCs w:val="22"/>
          <w:lang w:val="es-ES"/>
        </w:rPr>
      </w:pPr>
      <w:r w:rsidRPr="00595F69">
        <w:rPr>
          <w:rFonts w:ascii="Times New Roman" w:hAnsi="Times New Roman" w:cs="Times New Roman"/>
          <w:bCs/>
          <w:sz w:val="22"/>
          <w:szCs w:val="22"/>
          <w:lang w:val="es-ES"/>
        </w:rPr>
        <w:t>Sofía Guadalupe Ayora Talavera</w:t>
      </w:r>
      <w:r w:rsidR="00304499" w:rsidRPr="00595F69">
        <w:rPr>
          <w:rFonts w:ascii="Times New Roman" w:hAnsi="Times New Roman" w:cs="Times New Roman"/>
          <w:bCs/>
          <w:sz w:val="22"/>
          <w:szCs w:val="22"/>
          <w:lang w:val="es-ES"/>
        </w:rPr>
        <w:t xml:space="preserve">, </w:t>
      </w:r>
      <w:r w:rsidRPr="00595F69">
        <w:rPr>
          <w:rFonts w:ascii="Times New Roman" w:hAnsi="Times New Roman" w:cs="Times New Roman"/>
          <w:bCs/>
          <w:sz w:val="22"/>
          <w:szCs w:val="22"/>
          <w:lang w:val="es-ES"/>
        </w:rPr>
        <w:t>Universidad Marista de Mérida</w:t>
      </w:r>
      <w:r w:rsidR="00304499" w:rsidRPr="00595F69">
        <w:rPr>
          <w:rFonts w:ascii="Times New Roman" w:hAnsi="Times New Roman" w:cs="Times New Roman"/>
          <w:bCs/>
          <w:sz w:val="22"/>
          <w:szCs w:val="22"/>
          <w:lang w:val="es-ES"/>
        </w:rPr>
        <w:t xml:space="preserve">, </w:t>
      </w:r>
      <w:r w:rsidRPr="00595F69">
        <w:rPr>
          <w:rFonts w:ascii="Times New Roman" w:hAnsi="Times New Roman" w:cs="Times New Roman"/>
          <w:bCs/>
          <w:sz w:val="22"/>
          <w:szCs w:val="22"/>
          <w:lang w:val="es-ES"/>
        </w:rPr>
        <w:t>México</w:t>
      </w:r>
      <w:r w:rsidR="0024207D" w:rsidRPr="00595F69">
        <w:rPr>
          <w:rFonts w:ascii="Times New Roman" w:hAnsi="Times New Roman" w:cs="Times New Roman"/>
          <w:bCs/>
          <w:sz w:val="22"/>
          <w:szCs w:val="22"/>
          <w:lang w:val="es-ES"/>
        </w:rPr>
        <w:t xml:space="preserve">. </w:t>
      </w:r>
    </w:p>
    <w:p w14:paraId="5A0BFA77" w14:textId="4E58A469" w:rsidR="00304499" w:rsidRPr="00595F69" w:rsidRDefault="0024207D" w:rsidP="00304499">
      <w:pPr>
        <w:spacing w:line="360" w:lineRule="auto"/>
        <w:jc w:val="center"/>
        <w:rPr>
          <w:rFonts w:ascii="Times New Roman" w:hAnsi="Times New Roman" w:cs="Times New Roman"/>
          <w:bCs/>
          <w:sz w:val="22"/>
          <w:szCs w:val="22"/>
          <w:lang w:val="es-ES"/>
        </w:rPr>
      </w:pPr>
      <w:r w:rsidRPr="00595F69">
        <w:rPr>
          <w:rFonts w:ascii="Times New Roman" w:hAnsi="Times New Roman" w:cs="Times New Roman"/>
          <w:bCs/>
          <w:sz w:val="22"/>
          <w:szCs w:val="22"/>
          <w:lang w:val="es-ES"/>
        </w:rPr>
        <w:t xml:space="preserve">Doctorado Interinstitucional </w:t>
      </w:r>
      <w:r w:rsidR="008A4F07" w:rsidRPr="00595F69">
        <w:rPr>
          <w:rFonts w:ascii="Times New Roman" w:hAnsi="Times New Roman" w:cs="Times New Roman"/>
          <w:bCs/>
          <w:sz w:val="22"/>
          <w:szCs w:val="22"/>
          <w:lang w:val="es-ES"/>
        </w:rPr>
        <w:t>en</w:t>
      </w:r>
      <w:r w:rsidRPr="00595F69">
        <w:rPr>
          <w:rFonts w:ascii="Times New Roman" w:hAnsi="Times New Roman" w:cs="Times New Roman"/>
          <w:bCs/>
          <w:sz w:val="22"/>
          <w:szCs w:val="22"/>
          <w:lang w:val="es-ES"/>
        </w:rPr>
        <w:t xml:space="preserve"> Ciencias del Hábitat, Universidad Autónoma de San Luis Potosí, México.</w:t>
      </w:r>
    </w:p>
    <w:p w14:paraId="75636F0B" w14:textId="7229947A" w:rsidR="00304499" w:rsidRPr="00595F69" w:rsidRDefault="00304499" w:rsidP="00130E76">
      <w:pPr>
        <w:spacing w:line="360" w:lineRule="auto"/>
        <w:jc w:val="center"/>
        <w:rPr>
          <w:rFonts w:ascii="Times New Roman" w:hAnsi="Times New Roman" w:cs="Times New Roman"/>
          <w:bCs/>
          <w:i/>
          <w:sz w:val="20"/>
          <w:szCs w:val="20"/>
          <w:lang w:val="es-ES"/>
        </w:rPr>
      </w:pPr>
    </w:p>
    <w:p w14:paraId="30178C63" w14:textId="434F2A8D" w:rsidR="000B2E64" w:rsidRPr="00595F69" w:rsidRDefault="00304499" w:rsidP="000B2E64">
      <w:pPr>
        <w:pStyle w:val="AbstractStyle"/>
        <w:jc w:val="center"/>
        <w:rPr>
          <w:sz w:val="20"/>
          <w:lang w:val="es-ES"/>
        </w:rPr>
      </w:pPr>
      <w:r w:rsidRPr="00595F69">
        <w:rPr>
          <w:sz w:val="20"/>
          <w:lang w:val="es-ES"/>
        </w:rPr>
        <w:t xml:space="preserve">Resumen: </w:t>
      </w:r>
      <w:r w:rsidR="000B2E64" w:rsidRPr="00595F69">
        <w:rPr>
          <w:sz w:val="20"/>
          <w:lang w:val="es-ES"/>
        </w:rPr>
        <w:t>A partir del objetivo del trabajo de tesis doctoral que pretende explicar los vínculos que las construcciones</w:t>
      </w:r>
      <w:r w:rsidR="00017417" w:rsidRPr="00595F69">
        <w:rPr>
          <w:rStyle w:val="FootnoteReference"/>
          <w:sz w:val="20"/>
          <w:lang w:val="es-ES"/>
        </w:rPr>
        <w:footnoteReference w:id="1"/>
      </w:r>
      <w:r w:rsidR="000B2E64" w:rsidRPr="00595F69">
        <w:rPr>
          <w:sz w:val="20"/>
          <w:lang w:val="es-ES"/>
        </w:rPr>
        <w:t xml:space="preserve">  o creaciones humanas, tangibles e intangibles (cosmovisión, ritos, mitos, prácticas sociales, lengua, religión y la organización socio-política, familiar y económica)</w:t>
      </w:r>
      <w:r w:rsidR="00A333B3" w:rsidRPr="00595F69">
        <w:rPr>
          <w:sz w:val="20"/>
          <w:lang w:val="es-ES"/>
        </w:rPr>
        <w:t>,</w:t>
      </w:r>
      <w:r w:rsidR="000B2E64" w:rsidRPr="00595F69">
        <w:rPr>
          <w:sz w:val="20"/>
          <w:lang w:val="es-ES"/>
        </w:rPr>
        <w:t xml:space="preserve"> establecen entre sí y con los diferentes modos de habitar del ámbito rural de Yucatán, se </w:t>
      </w:r>
      <w:r w:rsidR="008A4F07" w:rsidRPr="00595F69">
        <w:rPr>
          <w:sz w:val="20"/>
          <w:lang w:val="es-ES"/>
        </w:rPr>
        <w:t>muestra</w:t>
      </w:r>
      <w:r w:rsidR="000B2E64" w:rsidRPr="00595F69">
        <w:rPr>
          <w:sz w:val="20"/>
          <w:lang w:val="es-ES"/>
        </w:rPr>
        <w:t xml:space="preserve"> que las características espaciales y la espacialidad del espacio doméstico de dos comunidades de </w:t>
      </w:r>
      <w:r w:rsidR="00D94F69" w:rsidRPr="00595F69">
        <w:rPr>
          <w:sz w:val="20"/>
          <w:lang w:val="es-ES"/>
        </w:rPr>
        <w:t>dicho</w:t>
      </w:r>
      <w:r w:rsidR="00DD674F" w:rsidRPr="00595F69">
        <w:rPr>
          <w:sz w:val="20"/>
          <w:lang w:val="es-ES"/>
        </w:rPr>
        <w:t xml:space="preserve"> estado</w:t>
      </w:r>
      <w:r w:rsidR="000B2E64" w:rsidRPr="00595F69">
        <w:rPr>
          <w:sz w:val="20"/>
          <w:lang w:val="es-ES"/>
        </w:rPr>
        <w:t xml:space="preserve">, </w:t>
      </w:r>
      <w:proofErr w:type="spellStart"/>
      <w:r w:rsidR="000B2E64" w:rsidRPr="00595F69">
        <w:rPr>
          <w:sz w:val="20"/>
          <w:lang w:val="es-ES"/>
        </w:rPr>
        <w:t>Xcunyá</w:t>
      </w:r>
      <w:proofErr w:type="spellEnd"/>
      <w:r w:rsidR="000B2E64" w:rsidRPr="00595F69">
        <w:rPr>
          <w:sz w:val="20"/>
          <w:lang w:val="es-ES"/>
        </w:rPr>
        <w:t xml:space="preserve"> y </w:t>
      </w:r>
      <w:proofErr w:type="spellStart"/>
      <w:r w:rsidR="000B2E64" w:rsidRPr="00595F69">
        <w:rPr>
          <w:sz w:val="20"/>
          <w:lang w:val="es-ES"/>
        </w:rPr>
        <w:t>Xocén</w:t>
      </w:r>
      <w:proofErr w:type="spellEnd"/>
      <w:r w:rsidR="000B2E64" w:rsidRPr="00595F69">
        <w:rPr>
          <w:sz w:val="20"/>
          <w:lang w:val="es-ES"/>
        </w:rPr>
        <w:t xml:space="preserve">, manifiestan una heterogeneidad de estadios cambios-permanencias en los modos de habitar, con respecto al habitar maya prehispánico ya que, </w:t>
      </w:r>
      <w:r w:rsidR="008A4F07" w:rsidRPr="00595F69">
        <w:rPr>
          <w:sz w:val="20"/>
          <w:lang w:val="es-ES"/>
        </w:rPr>
        <w:t>las</w:t>
      </w:r>
      <w:r w:rsidR="000B2E64" w:rsidRPr="00595F69">
        <w:rPr>
          <w:sz w:val="20"/>
          <w:lang w:val="es-ES"/>
        </w:rPr>
        <w:t xml:space="preserve"> determinantes histórico</w:t>
      </w:r>
      <w:r w:rsidR="008A4F07" w:rsidRPr="00595F69">
        <w:rPr>
          <w:sz w:val="20"/>
          <w:lang w:val="es-ES"/>
        </w:rPr>
        <w:t>-</w:t>
      </w:r>
      <w:r w:rsidR="000B2E64" w:rsidRPr="00595F69">
        <w:rPr>
          <w:sz w:val="20"/>
          <w:lang w:val="es-ES"/>
        </w:rPr>
        <w:t>geográficas específicas</w:t>
      </w:r>
      <w:r w:rsidR="00E6750F" w:rsidRPr="00595F69">
        <w:rPr>
          <w:sz w:val="20"/>
          <w:lang w:val="es-ES"/>
        </w:rPr>
        <w:t>,</w:t>
      </w:r>
      <w:r w:rsidR="000B2E64" w:rsidRPr="00595F69">
        <w:rPr>
          <w:sz w:val="20"/>
          <w:lang w:val="es-ES"/>
        </w:rPr>
        <w:t xml:space="preserve"> han promovido la introducción, desde la conquista española y hasta nuestros días y, en diversos niveles y grados, de dos ideas opuestas a las mayas prehispánicas y vinculadas con la occidentalización, la modernidad y lo urbano: la separación de los universos natural y cultural y la individualidad.</w:t>
      </w:r>
    </w:p>
    <w:p w14:paraId="127190C1" w14:textId="437B11CE" w:rsidR="000B2E64" w:rsidRPr="00595F69" w:rsidRDefault="000B2E64" w:rsidP="000B2E64">
      <w:pPr>
        <w:pStyle w:val="AbstractStyle"/>
        <w:jc w:val="center"/>
        <w:rPr>
          <w:sz w:val="20"/>
          <w:lang w:val="es-ES"/>
        </w:rPr>
      </w:pPr>
      <w:r w:rsidRPr="00595F69">
        <w:rPr>
          <w:sz w:val="20"/>
          <w:lang w:val="es-ES"/>
        </w:rPr>
        <w:t xml:space="preserve">Lo anterior produce alteraciones en las maneras de producción, las características espaciales y la espacialidad del espacio doméstico, pues introduce en su organización, </w:t>
      </w:r>
      <w:r w:rsidR="0082460A">
        <w:rPr>
          <w:sz w:val="20"/>
          <w:lang w:val="es-ES"/>
        </w:rPr>
        <w:t xml:space="preserve">en </w:t>
      </w:r>
      <w:r w:rsidRPr="00595F69">
        <w:rPr>
          <w:sz w:val="20"/>
          <w:lang w:val="es-ES"/>
        </w:rPr>
        <w:t>los materiales y técnicas constructivas,</w:t>
      </w:r>
      <w:r w:rsidR="0082460A">
        <w:rPr>
          <w:sz w:val="20"/>
          <w:lang w:val="es-ES"/>
        </w:rPr>
        <w:t xml:space="preserve"> en</w:t>
      </w:r>
      <w:r w:rsidRPr="00595F69">
        <w:rPr>
          <w:sz w:val="20"/>
          <w:lang w:val="es-ES"/>
        </w:rPr>
        <w:t xml:space="preserve"> las maneras como se realizan las actividades y </w:t>
      </w:r>
      <w:r w:rsidR="0082460A">
        <w:rPr>
          <w:sz w:val="20"/>
          <w:lang w:val="es-ES"/>
        </w:rPr>
        <w:t xml:space="preserve">en </w:t>
      </w:r>
      <w:r w:rsidRPr="00595F69">
        <w:rPr>
          <w:sz w:val="20"/>
          <w:lang w:val="es-ES"/>
        </w:rPr>
        <w:t>los sistemas de objetos, ideas</w:t>
      </w:r>
      <w:r w:rsidR="008A4F07" w:rsidRPr="00595F69">
        <w:rPr>
          <w:sz w:val="20"/>
          <w:lang w:val="es-ES"/>
        </w:rPr>
        <w:t xml:space="preserve"> y</w:t>
      </w:r>
      <w:r w:rsidRPr="00595F69">
        <w:rPr>
          <w:sz w:val="20"/>
          <w:lang w:val="es-ES"/>
        </w:rPr>
        <w:t xml:space="preserve"> valores</w:t>
      </w:r>
      <w:r w:rsidR="008A4F07" w:rsidRPr="00595F69">
        <w:rPr>
          <w:sz w:val="20"/>
          <w:lang w:val="es-ES"/>
        </w:rPr>
        <w:t>,</w:t>
      </w:r>
      <w:r w:rsidRPr="00595F69">
        <w:rPr>
          <w:sz w:val="20"/>
          <w:lang w:val="es-ES"/>
        </w:rPr>
        <w:t xml:space="preserve"> patrones propios de la modernidad occidental y </w:t>
      </w:r>
      <w:r w:rsidR="008A4F07" w:rsidRPr="00595F69">
        <w:rPr>
          <w:sz w:val="20"/>
          <w:lang w:val="es-ES"/>
        </w:rPr>
        <w:t>d</w:t>
      </w:r>
      <w:r w:rsidRPr="00595F69">
        <w:rPr>
          <w:sz w:val="20"/>
          <w:lang w:val="es-ES"/>
        </w:rPr>
        <w:t>el habitar urbano.</w:t>
      </w:r>
    </w:p>
    <w:p w14:paraId="680BB466" w14:textId="3AA8210F" w:rsidR="000B2E64" w:rsidRPr="00595F69" w:rsidRDefault="008E740B" w:rsidP="008E740B">
      <w:pPr>
        <w:pStyle w:val="AbstractStyle"/>
        <w:jc w:val="center"/>
        <w:rPr>
          <w:sz w:val="20"/>
          <w:lang w:val="es-ES"/>
        </w:rPr>
      </w:pPr>
      <w:r w:rsidRPr="00595F69">
        <w:rPr>
          <w:sz w:val="20"/>
          <w:lang w:val="es-ES"/>
        </w:rPr>
        <w:t>La</w:t>
      </w:r>
      <w:r w:rsidR="000B2E64" w:rsidRPr="00595F69">
        <w:rPr>
          <w:sz w:val="20"/>
          <w:lang w:val="es-ES"/>
        </w:rPr>
        <w:t xml:space="preserve"> metodología planteada, fundamentada en Heidegger, permitió alcanzar el objetivo </w:t>
      </w:r>
      <w:r w:rsidR="00F36779" w:rsidRPr="00595F69">
        <w:rPr>
          <w:sz w:val="20"/>
          <w:lang w:val="es-ES"/>
        </w:rPr>
        <w:t>presentado,</w:t>
      </w:r>
      <w:r w:rsidR="000B2E64" w:rsidRPr="00595F69">
        <w:rPr>
          <w:sz w:val="20"/>
          <w:lang w:val="es-ES"/>
        </w:rPr>
        <w:t xml:space="preserve"> demostrando que</w:t>
      </w:r>
      <w:r w:rsidRPr="00595F69">
        <w:rPr>
          <w:sz w:val="20"/>
          <w:lang w:val="es-ES"/>
        </w:rPr>
        <w:t xml:space="preserve"> l</w:t>
      </w:r>
      <w:r w:rsidR="000B2E64" w:rsidRPr="00595F69">
        <w:rPr>
          <w:sz w:val="20"/>
          <w:lang w:val="es-ES"/>
        </w:rPr>
        <w:t>as relaciones humano-naturaleza-cultura y humano-otros humanos han variado a lo largo del tiempo y en función de aspectos históricos y contextuale</w:t>
      </w:r>
      <w:r w:rsidR="00AA4D2B" w:rsidRPr="00595F69">
        <w:rPr>
          <w:sz w:val="20"/>
          <w:lang w:val="es-ES"/>
        </w:rPr>
        <w:t>s</w:t>
      </w:r>
      <w:r w:rsidR="00F36779" w:rsidRPr="00595F69">
        <w:rPr>
          <w:sz w:val="20"/>
          <w:lang w:val="es-ES"/>
        </w:rPr>
        <w:t>;</w:t>
      </w:r>
      <w:r w:rsidR="000B2E64" w:rsidRPr="00595F69">
        <w:rPr>
          <w:sz w:val="20"/>
          <w:lang w:val="es-ES"/>
        </w:rPr>
        <w:t xml:space="preserve"> por tanto, la raíz cultural maya ha derivado en una infinidad de estadios permanencias-cambios en el habitar </w:t>
      </w:r>
      <w:r w:rsidR="00E866BD" w:rsidRPr="00595F69">
        <w:rPr>
          <w:sz w:val="20"/>
          <w:lang w:val="es-ES"/>
        </w:rPr>
        <w:t>de las distintas poblaciones de Yucatán</w:t>
      </w:r>
      <w:r w:rsidR="000B2E64" w:rsidRPr="00595F69">
        <w:rPr>
          <w:sz w:val="20"/>
          <w:lang w:val="es-ES"/>
        </w:rPr>
        <w:t xml:space="preserve"> forjando, por un lado, una forma de ser y de estar basada en el orgullo de pertenecer a esta cultura que cuida y mantiene sus tradiciones y otra, asociada a la carga de pertenecer a un grupo racial con pocas oportunidades que facilita la adopción de valores, ideas y patrones ajenos. </w:t>
      </w:r>
    </w:p>
    <w:p w14:paraId="44608457" w14:textId="77777777" w:rsidR="00304499" w:rsidRPr="00595F69" w:rsidRDefault="00304499" w:rsidP="00130E76">
      <w:pPr>
        <w:pStyle w:val="KeywordsText"/>
        <w:rPr>
          <w:sz w:val="20"/>
          <w:lang w:val="es-ES"/>
        </w:rPr>
      </w:pPr>
    </w:p>
    <w:p w14:paraId="45C1CC5B" w14:textId="7AB406A0" w:rsidR="00304499" w:rsidRPr="00595F69" w:rsidRDefault="00304499" w:rsidP="00130E76">
      <w:pPr>
        <w:pStyle w:val="KeywordsText"/>
        <w:rPr>
          <w:sz w:val="20"/>
          <w:lang w:val="es-ES"/>
        </w:rPr>
      </w:pPr>
      <w:r w:rsidRPr="00595F69">
        <w:rPr>
          <w:sz w:val="20"/>
          <w:lang w:val="es-ES"/>
        </w:rPr>
        <w:t>Palabras clave</w:t>
      </w:r>
      <w:r w:rsidR="00130E76" w:rsidRPr="00595F69">
        <w:rPr>
          <w:sz w:val="20"/>
          <w:lang w:val="es-ES"/>
        </w:rPr>
        <w:t xml:space="preserve">: </w:t>
      </w:r>
      <w:r w:rsidR="00E6750F" w:rsidRPr="00595F69">
        <w:rPr>
          <w:sz w:val="20"/>
          <w:lang w:val="es-ES"/>
        </w:rPr>
        <w:t>habitar, construcciones, espaci</w:t>
      </w:r>
      <w:r w:rsidR="008A4F07" w:rsidRPr="00595F69">
        <w:rPr>
          <w:sz w:val="20"/>
          <w:lang w:val="es-ES"/>
        </w:rPr>
        <w:t>o,</w:t>
      </w:r>
      <w:r w:rsidR="00E6750F" w:rsidRPr="00595F69">
        <w:rPr>
          <w:sz w:val="20"/>
          <w:lang w:val="es-ES"/>
        </w:rPr>
        <w:t xml:space="preserve"> espacialidad.</w:t>
      </w:r>
    </w:p>
    <w:p w14:paraId="1A9D37E0" w14:textId="1C754300" w:rsidR="00051732" w:rsidRPr="00B37F89" w:rsidRDefault="00051732" w:rsidP="007F425A">
      <w:pPr>
        <w:pStyle w:val="AbstractStyle"/>
        <w:rPr>
          <w:sz w:val="20"/>
          <w:lang w:val="es-ES"/>
          <w:rPrChange w:id="0" w:author="Author">
            <w:rPr>
              <w:sz w:val="20"/>
            </w:rPr>
          </w:rPrChange>
        </w:rPr>
      </w:pPr>
    </w:p>
    <w:p w14:paraId="2F375EE6" w14:textId="45B328FC" w:rsidR="00051732" w:rsidRPr="00051732" w:rsidRDefault="00051732" w:rsidP="00051732">
      <w:pPr>
        <w:pStyle w:val="AbstractStyle"/>
        <w:jc w:val="center"/>
        <w:rPr>
          <w:sz w:val="20"/>
        </w:rPr>
      </w:pPr>
      <w:r>
        <w:rPr>
          <w:sz w:val="20"/>
        </w:rPr>
        <w:t>This presentation is b</w:t>
      </w:r>
      <w:r w:rsidRPr="00051732">
        <w:rPr>
          <w:sz w:val="20"/>
        </w:rPr>
        <w:t>ased on the doctoral thesis that aims to explain the links between the human, tangible and intangible constructions,</w:t>
      </w:r>
      <w:r w:rsidR="007F425A">
        <w:rPr>
          <w:rStyle w:val="FootnoteReference"/>
          <w:sz w:val="20"/>
        </w:rPr>
        <w:footnoteReference w:id="2"/>
      </w:r>
      <w:r w:rsidRPr="00051732">
        <w:rPr>
          <w:sz w:val="20"/>
        </w:rPr>
        <w:t xml:space="preserve"> each other and the different ways of inhabiting the rural area of Yucatán. It is shown that the spatial characteristics and the spatiality of the domestic space of two communities, </w:t>
      </w:r>
      <w:proofErr w:type="spellStart"/>
      <w:r w:rsidRPr="00051732">
        <w:rPr>
          <w:sz w:val="20"/>
        </w:rPr>
        <w:t>Xcunyá</w:t>
      </w:r>
      <w:proofErr w:type="spellEnd"/>
      <w:r w:rsidRPr="00051732">
        <w:rPr>
          <w:sz w:val="20"/>
        </w:rPr>
        <w:t xml:space="preserve"> and </w:t>
      </w:r>
      <w:proofErr w:type="spellStart"/>
      <w:r w:rsidRPr="00051732">
        <w:rPr>
          <w:sz w:val="20"/>
        </w:rPr>
        <w:t>Xocén</w:t>
      </w:r>
      <w:proofErr w:type="spellEnd"/>
      <w:r w:rsidRPr="00051732">
        <w:rPr>
          <w:sz w:val="20"/>
        </w:rPr>
        <w:t xml:space="preserve">, show a heterogeneity of change-permanence stages in the modes of inhabit, with respect to inhabiting pre-Hispanic Mayans, since the specific historical-geographical determinants have promoted the introduction, from the Spanish conquest to the present day and, at various levels and degrees, of two ideas opposed to the pre-Hispanic Mayas and linked to westernization, modernity and the urban: the separation of the natural and cultural universes and individuality. </w:t>
      </w:r>
    </w:p>
    <w:p w14:paraId="7A40790A" w14:textId="77777777" w:rsidR="00051732" w:rsidRPr="00051732" w:rsidRDefault="00051732" w:rsidP="00051732">
      <w:pPr>
        <w:pStyle w:val="AbstractStyle"/>
        <w:jc w:val="center"/>
        <w:rPr>
          <w:sz w:val="20"/>
        </w:rPr>
      </w:pPr>
      <w:r w:rsidRPr="00051732">
        <w:rPr>
          <w:sz w:val="20"/>
        </w:rPr>
        <w:t xml:space="preserve">This produces alterations in the ways of production, the spatial characteristics and the spatiality of the domestic space, since it introduces in its organization, the materials and construction techniques, the ways in which the activities are carried out and the systems of objects, ideas and values, patterns typical of western modernity and urban living. </w:t>
      </w:r>
    </w:p>
    <w:p w14:paraId="59981A6F" w14:textId="16706C85" w:rsidR="00051732" w:rsidRPr="00595F69" w:rsidRDefault="00051732" w:rsidP="00051732">
      <w:pPr>
        <w:pStyle w:val="AbstractStyle"/>
        <w:jc w:val="center"/>
        <w:rPr>
          <w:sz w:val="20"/>
        </w:rPr>
      </w:pPr>
      <w:r w:rsidRPr="00051732">
        <w:rPr>
          <w:sz w:val="20"/>
        </w:rPr>
        <w:t>The proposed methodology, based on Heidegger, allowed to achieve the presented objective, showing that human-nature-culture and human-other human relationships have varied over time and based on historical and contextual aspects; Therefore, the Mayan cultural root has derived in an infinity of stages, permanence-changes in the inhabitation of the different populations of Yucatán, forging, on the one hand, a way of being and being based on the pride of belonging to this culture that cares and it maintains its traditions and another, associated with the burden of belonging to a racial group with few opportunities that facilitates the adoption of alien values, ideas and patterns.</w:t>
      </w:r>
    </w:p>
    <w:p w14:paraId="261F22D2" w14:textId="77777777" w:rsidR="00304499" w:rsidRPr="00595F69" w:rsidRDefault="00304499" w:rsidP="00130E76">
      <w:pPr>
        <w:pStyle w:val="KeywordsText"/>
        <w:rPr>
          <w:sz w:val="20"/>
        </w:rPr>
      </w:pPr>
    </w:p>
    <w:p w14:paraId="13878E29" w14:textId="494B29A4" w:rsidR="00304499" w:rsidRPr="00595F69" w:rsidRDefault="00304499" w:rsidP="00130E76">
      <w:pPr>
        <w:pStyle w:val="KeywordsText"/>
        <w:rPr>
          <w:sz w:val="20"/>
        </w:rPr>
      </w:pPr>
      <w:r w:rsidRPr="00595F69">
        <w:rPr>
          <w:sz w:val="20"/>
        </w:rPr>
        <w:t xml:space="preserve">Keywords: </w:t>
      </w:r>
      <w:r w:rsidR="00A333B3" w:rsidRPr="00595F69">
        <w:rPr>
          <w:sz w:val="20"/>
        </w:rPr>
        <w:t>inhabit, constructions, space, spatiality</w:t>
      </w:r>
      <w:r w:rsidR="00130E76" w:rsidRPr="00595F69">
        <w:rPr>
          <w:sz w:val="20"/>
        </w:rPr>
        <w:t>.</w:t>
      </w:r>
    </w:p>
    <w:p w14:paraId="52657364" w14:textId="77777777" w:rsidR="00304499" w:rsidRPr="00595F69" w:rsidRDefault="00304499" w:rsidP="00130E76">
      <w:pPr>
        <w:pStyle w:val="KeywordsText"/>
        <w:rPr>
          <w:sz w:val="20"/>
        </w:rPr>
      </w:pPr>
    </w:p>
    <w:p w14:paraId="1DEC0D49" w14:textId="77777777" w:rsidR="00304499" w:rsidRPr="00595F69" w:rsidRDefault="00304499" w:rsidP="00130E76">
      <w:pPr>
        <w:spacing w:line="360" w:lineRule="auto"/>
        <w:rPr>
          <w:rFonts w:ascii="Times New Roman" w:hAnsi="Times New Roman" w:cs="Times New Roman"/>
          <w:b/>
          <w:i/>
          <w:sz w:val="20"/>
          <w:szCs w:val="20"/>
          <w:lang w:val="en-US"/>
        </w:rPr>
      </w:pPr>
    </w:p>
    <w:p w14:paraId="5B102FE2" w14:textId="1BE65DD1" w:rsidR="00130E76" w:rsidRPr="00595F69" w:rsidRDefault="00986960" w:rsidP="00130E76">
      <w:pPr>
        <w:spacing w:line="360" w:lineRule="auto"/>
        <w:rPr>
          <w:rFonts w:ascii="Times New Roman" w:hAnsi="Times New Roman" w:cs="Times New Roman"/>
          <w:b/>
        </w:rPr>
      </w:pPr>
      <w:r w:rsidRPr="00595F69">
        <w:rPr>
          <w:rFonts w:ascii="Times New Roman" w:hAnsi="Times New Roman" w:cs="Times New Roman"/>
          <w:b/>
        </w:rPr>
        <w:t>Introducción</w:t>
      </w:r>
      <w:r w:rsidR="00130E76" w:rsidRPr="00595F69">
        <w:rPr>
          <w:rFonts w:ascii="Times New Roman" w:hAnsi="Times New Roman" w:cs="Times New Roman"/>
          <w:b/>
        </w:rPr>
        <w:t>.</w:t>
      </w:r>
    </w:p>
    <w:p w14:paraId="5F93D18C" w14:textId="77777777" w:rsidR="00986960" w:rsidRPr="00595F69" w:rsidRDefault="00986960" w:rsidP="00986960">
      <w:pPr>
        <w:spacing w:line="360" w:lineRule="auto"/>
        <w:rPr>
          <w:rFonts w:ascii="Times New Roman" w:hAnsi="Times New Roman" w:cs="Times New Roman"/>
          <w:bCs/>
        </w:rPr>
      </w:pPr>
      <w:r w:rsidRPr="00595F69">
        <w:rPr>
          <w:rFonts w:ascii="Times New Roman" w:hAnsi="Times New Roman" w:cs="Times New Roman"/>
          <w:bCs/>
        </w:rPr>
        <w:t xml:space="preserve">Los modos de habitar en ámbito rural de Yucatán están marcados indudablemente por el origen prehispánico de sus habitantes ya que, por un lado, ser maya significa ser heredero de una cultura ancestral, cuyas costumbres y tradiciones han permeado hasta nuestros días, no sin transformaciones y, por otro, la condición </w:t>
      </w:r>
      <w:r w:rsidRPr="00595F69">
        <w:rPr>
          <w:rFonts w:ascii="Times New Roman" w:hAnsi="Times New Roman" w:cs="Times New Roman"/>
          <w:bCs/>
        </w:rPr>
        <w:lastRenderedPageBreak/>
        <w:t xml:space="preserve">social de ser indígena que, históricamente y a partir de la conquista, ha sido sinónimo, para quienes miran esta cultura desde afuera, de inferioridad racial y cultural. </w:t>
      </w:r>
    </w:p>
    <w:p w14:paraId="3CF1B297" w14:textId="4BEEABD2" w:rsidR="00356624" w:rsidRPr="00595F69" w:rsidRDefault="00147C0C" w:rsidP="00356624">
      <w:pPr>
        <w:spacing w:line="360" w:lineRule="auto"/>
        <w:rPr>
          <w:rFonts w:ascii="Times New Roman" w:hAnsi="Times New Roman" w:cs="Times New Roman"/>
          <w:bCs/>
          <w:lang w:val="es-ES"/>
        </w:rPr>
      </w:pPr>
      <w:r w:rsidRPr="00595F69">
        <w:rPr>
          <w:rFonts w:ascii="Times New Roman" w:hAnsi="Times New Roman" w:cs="Times New Roman"/>
          <w:bCs/>
        </w:rPr>
        <w:t xml:space="preserve">En la historia de </w:t>
      </w:r>
      <w:r w:rsidR="003848DE" w:rsidRPr="00595F69">
        <w:rPr>
          <w:rFonts w:ascii="Times New Roman" w:hAnsi="Times New Roman" w:cs="Times New Roman"/>
          <w:bCs/>
        </w:rPr>
        <w:t>Yucatán</w:t>
      </w:r>
      <w:r w:rsidRPr="00595F69">
        <w:rPr>
          <w:rFonts w:ascii="Times New Roman" w:hAnsi="Times New Roman" w:cs="Times New Roman"/>
          <w:bCs/>
        </w:rPr>
        <w:t xml:space="preserve"> pueden</w:t>
      </w:r>
      <w:r w:rsidRPr="00595F69">
        <w:rPr>
          <w:rFonts w:ascii="Times New Roman" w:hAnsi="Times New Roman" w:cs="Times New Roman"/>
          <w:bCs/>
          <w:lang w:val="es-ES"/>
        </w:rPr>
        <w:t xml:space="preserve"> reconocerse algunos</w:t>
      </w:r>
      <w:r w:rsidR="00356624" w:rsidRPr="00595F69">
        <w:rPr>
          <w:rFonts w:ascii="Times New Roman" w:hAnsi="Times New Roman" w:cs="Times New Roman"/>
          <w:bCs/>
          <w:lang w:val="es-ES"/>
        </w:rPr>
        <w:t xml:space="preserve"> momentos que han sido decisivos en la conformación de </w:t>
      </w:r>
      <w:r w:rsidR="003848DE" w:rsidRPr="00595F69">
        <w:rPr>
          <w:rFonts w:ascii="Times New Roman" w:hAnsi="Times New Roman" w:cs="Times New Roman"/>
          <w:bCs/>
          <w:lang w:val="es-ES"/>
        </w:rPr>
        <w:t>l</w:t>
      </w:r>
      <w:r w:rsidR="00356624" w:rsidRPr="00595F69">
        <w:rPr>
          <w:rFonts w:ascii="Times New Roman" w:hAnsi="Times New Roman" w:cs="Times New Roman"/>
          <w:bCs/>
          <w:lang w:val="es-ES"/>
        </w:rPr>
        <w:t>a cultura</w:t>
      </w:r>
      <w:r w:rsidR="003848DE" w:rsidRPr="00595F69">
        <w:rPr>
          <w:rFonts w:ascii="Times New Roman" w:hAnsi="Times New Roman" w:cs="Times New Roman"/>
          <w:bCs/>
          <w:lang w:val="es-ES"/>
        </w:rPr>
        <w:t xml:space="preserve"> maya</w:t>
      </w:r>
      <w:r w:rsidR="00356624" w:rsidRPr="00595F69">
        <w:rPr>
          <w:rFonts w:ascii="Times New Roman" w:hAnsi="Times New Roman" w:cs="Times New Roman"/>
          <w:bCs/>
          <w:lang w:val="es-ES"/>
        </w:rPr>
        <w:t xml:space="preserve">, mismos que </w:t>
      </w:r>
      <w:r w:rsidRPr="00595F69">
        <w:rPr>
          <w:rFonts w:ascii="Times New Roman" w:hAnsi="Times New Roman" w:cs="Times New Roman"/>
          <w:bCs/>
          <w:lang w:val="es-ES"/>
        </w:rPr>
        <w:t>gestaron</w:t>
      </w:r>
      <w:r w:rsidR="00356624" w:rsidRPr="00595F69">
        <w:rPr>
          <w:rFonts w:ascii="Times New Roman" w:hAnsi="Times New Roman" w:cs="Times New Roman"/>
          <w:bCs/>
          <w:lang w:val="es-ES"/>
        </w:rPr>
        <w:t xml:space="preserve"> las diferencias entre las relaciones humano-naturaleza-cultura y humanos-otros humanos que </w:t>
      </w:r>
      <w:r w:rsidRPr="00595F69">
        <w:rPr>
          <w:rFonts w:ascii="Times New Roman" w:hAnsi="Times New Roman" w:cs="Times New Roman"/>
          <w:bCs/>
          <w:lang w:val="es-ES"/>
        </w:rPr>
        <w:t>pueden observarse</w:t>
      </w:r>
      <w:r w:rsidR="00356624" w:rsidRPr="00595F69">
        <w:rPr>
          <w:rFonts w:ascii="Times New Roman" w:hAnsi="Times New Roman" w:cs="Times New Roman"/>
          <w:bCs/>
          <w:lang w:val="es-ES"/>
        </w:rPr>
        <w:t xml:space="preserve"> hoy: a) la Conquista como evento que marca un primer contacto con lo occidental y que, trastocó de manera violenta y general a lo maya, incorporando a las construcciones culturales existentes las hispanas, hasta el grado de poder hablar de un sincretismo; b) la Colonia, como el período en el que empiezan a marcarse diferencias en los modos de habitar entre quienes estuvieron confinados en las haciendas mixtas y aquellos que se mantuvieron en sus pueblos y fueron partícipes de la Guerra de Castas; c) la transformación de la hacienda maicero-ganadera en </w:t>
      </w:r>
      <w:proofErr w:type="spellStart"/>
      <w:r w:rsidR="00356624" w:rsidRPr="00595F69">
        <w:rPr>
          <w:rFonts w:ascii="Times New Roman" w:hAnsi="Times New Roman" w:cs="Times New Roman"/>
          <w:bCs/>
          <w:lang w:val="es-ES"/>
        </w:rPr>
        <w:t>henequenera</w:t>
      </w:r>
      <w:proofErr w:type="spellEnd"/>
      <w:r w:rsidR="00356624" w:rsidRPr="00595F69">
        <w:rPr>
          <w:rFonts w:ascii="Times New Roman" w:hAnsi="Times New Roman" w:cs="Times New Roman"/>
          <w:bCs/>
          <w:lang w:val="es-ES"/>
        </w:rPr>
        <w:t xml:space="preserve">, lo cual orilló a quienes vivían en ellas a tener una relación más estrecha con la primera modernidad y la ciudad, a diferencia de los segundos, quienes permanecieron aparentemente en un estado más estable, sin grandes cambios, a pesar de la pobreza. Esa relación con lo urbano se intensifica cuando la hacienda </w:t>
      </w:r>
      <w:proofErr w:type="spellStart"/>
      <w:r w:rsidR="00356624" w:rsidRPr="00595F69">
        <w:rPr>
          <w:rFonts w:ascii="Times New Roman" w:hAnsi="Times New Roman" w:cs="Times New Roman"/>
          <w:bCs/>
          <w:lang w:val="es-ES"/>
        </w:rPr>
        <w:t>henequenera</w:t>
      </w:r>
      <w:proofErr w:type="spellEnd"/>
      <w:r w:rsidR="00356624" w:rsidRPr="00595F69">
        <w:rPr>
          <w:rFonts w:ascii="Times New Roman" w:hAnsi="Times New Roman" w:cs="Times New Roman"/>
          <w:bCs/>
          <w:lang w:val="es-ES"/>
        </w:rPr>
        <w:t xml:space="preserve"> desaparece y sus habitantes se integran a un mercado laboral diferente, aunque asalariado también y; d) la introducción del capitalismo, impuesto por el Estado contemporáneo y basado en el libre mercado y, la globalización, que parecen tener efectos similares a los de la </w:t>
      </w:r>
      <w:commentRangeStart w:id="1"/>
      <w:r w:rsidR="00356624" w:rsidRPr="00595F69">
        <w:rPr>
          <w:rFonts w:ascii="Times New Roman" w:hAnsi="Times New Roman" w:cs="Times New Roman"/>
          <w:bCs/>
          <w:lang w:val="es-ES"/>
        </w:rPr>
        <w:t>c</w:t>
      </w:r>
      <w:commentRangeEnd w:id="1"/>
      <w:r w:rsidR="003A769E">
        <w:rPr>
          <w:rStyle w:val="CommentReference"/>
        </w:rPr>
        <w:commentReference w:id="1"/>
      </w:r>
      <w:r w:rsidR="00356624" w:rsidRPr="00595F69">
        <w:rPr>
          <w:rFonts w:ascii="Times New Roman" w:hAnsi="Times New Roman" w:cs="Times New Roman"/>
          <w:bCs/>
          <w:lang w:val="es-ES"/>
        </w:rPr>
        <w:t>onquista, su fuerza, voracidad y velocidad de cambio trastoca de manera general, otra vez, los modos de habitar de Yucatán.</w:t>
      </w:r>
    </w:p>
    <w:p w14:paraId="4831E381" w14:textId="3E9C069A" w:rsidR="00356624" w:rsidRPr="00595F69" w:rsidRDefault="00147C0C" w:rsidP="00986960">
      <w:pPr>
        <w:spacing w:line="360" w:lineRule="auto"/>
        <w:rPr>
          <w:rFonts w:ascii="Times New Roman" w:hAnsi="Times New Roman" w:cs="Times New Roman"/>
          <w:bCs/>
        </w:rPr>
      </w:pPr>
      <w:r w:rsidRPr="00595F69">
        <w:rPr>
          <w:rFonts w:ascii="Times New Roman" w:hAnsi="Times New Roman" w:cs="Times New Roman"/>
          <w:bCs/>
        </w:rPr>
        <w:t>Estas condiciones tienen repercusiones hasta nuestros días en el habitar y, por las circunstancias históricas no homogéneas en Yucatán</w:t>
      </w:r>
      <w:r w:rsidR="00BE159F">
        <w:rPr>
          <w:rFonts w:ascii="Times New Roman" w:hAnsi="Times New Roman" w:cs="Times New Roman"/>
          <w:bCs/>
        </w:rPr>
        <w:t>,</w:t>
      </w:r>
      <w:r w:rsidRPr="00595F69">
        <w:rPr>
          <w:rFonts w:ascii="Times New Roman" w:hAnsi="Times New Roman" w:cs="Times New Roman"/>
          <w:bCs/>
        </w:rPr>
        <w:t xml:space="preserve"> estos factores impactaron e impactan de manera diferente, propiciando una heterogeneidad en la manera de entender el mundo y, por tanto, en los modos de ser y de estar de sus habitantes.</w:t>
      </w:r>
    </w:p>
    <w:p w14:paraId="1703A4AD" w14:textId="5AF3ADE4" w:rsidR="00986960" w:rsidRPr="00595F69" w:rsidRDefault="00986960" w:rsidP="00986960">
      <w:pPr>
        <w:spacing w:line="360" w:lineRule="auto"/>
        <w:rPr>
          <w:rFonts w:ascii="Times New Roman" w:hAnsi="Times New Roman" w:cs="Times New Roman"/>
          <w:bCs/>
        </w:rPr>
      </w:pPr>
      <w:r w:rsidRPr="00595F69">
        <w:rPr>
          <w:rFonts w:ascii="Times New Roman" w:hAnsi="Times New Roman" w:cs="Times New Roman"/>
          <w:bCs/>
        </w:rPr>
        <w:t xml:space="preserve">Considerando que el habitar se construye a partir de lo inmediato, de lo que se tiene a la mano, </w:t>
      </w:r>
      <w:commentRangeStart w:id="2"/>
      <w:r w:rsidRPr="00595F69">
        <w:rPr>
          <w:rFonts w:ascii="Times New Roman" w:hAnsi="Times New Roman" w:cs="Times New Roman"/>
          <w:bCs/>
        </w:rPr>
        <w:t>como menciona Heidegger</w:t>
      </w:r>
      <w:commentRangeEnd w:id="2"/>
      <w:r w:rsidR="00C56C83">
        <w:rPr>
          <w:rStyle w:val="CommentReference"/>
        </w:rPr>
        <w:commentReference w:id="2"/>
      </w:r>
      <w:r w:rsidRPr="00595F69">
        <w:rPr>
          <w:rFonts w:ascii="Times New Roman" w:hAnsi="Times New Roman" w:cs="Times New Roman"/>
          <w:bCs/>
        </w:rPr>
        <w:t>, en términos generales, en el mundo maya prehispánico como en muchas culturas antiguas, esos elementos fueron: la naturaleza y el otro. Su modo de habitar se caracterizó, por tanto, por el vínculo estrechísimo entre la naturaleza y la cultura, este binomio estaba anclado a su cotidianidad y se regía por las relaciones entre lo humano con el cielo, la tierra y los divinos, elementos que daban sentido a su vida. Por otro lado, la relación con el otro o los otros, definía un habitar gregario y en busca del bien común, basado en vínculos de parentesco o linajes</w:t>
      </w:r>
      <w:r w:rsidR="004F4DC2">
        <w:rPr>
          <w:rFonts w:ascii="Times New Roman" w:hAnsi="Times New Roman" w:cs="Times New Roman"/>
          <w:bCs/>
        </w:rPr>
        <w:t>.</w:t>
      </w:r>
    </w:p>
    <w:p w14:paraId="5CD8BAAE" w14:textId="743F49DD" w:rsidR="00130E76" w:rsidRPr="00595F69" w:rsidRDefault="00986960" w:rsidP="00986960">
      <w:pPr>
        <w:spacing w:line="360" w:lineRule="auto"/>
        <w:rPr>
          <w:rFonts w:ascii="Times New Roman" w:hAnsi="Times New Roman" w:cs="Times New Roman"/>
          <w:bCs/>
        </w:rPr>
      </w:pPr>
      <w:r w:rsidRPr="00595F69">
        <w:rPr>
          <w:rFonts w:ascii="Times New Roman" w:hAnsi="Times New Roman" w:cs="Times New Roman"/>
          <w:bCs/>
        </w:rPr>
        <w:t>De esta manera, sus construcciones o creaciones, tales como ritos, mitos, cosmovisión, actividades cotidianas y organización social, familiar y económica manifestaban estos rasgos de manera clara; además, sus ciudades, edificaciones y en particular, el espacio doméstico -a través de la vida cotidiana, sus características espaciales y la espacialidad-, reflejaban ese modo de habitar, que posiblemente era mucho más homogéneo de lo que es en la actualidad.</w:t>
      </w:r>
    </w:p>
    <w:p w14:paraId="3B0193E7" w14:textId="4B410BAF" w:rsidR="001D7C7F" w:rsidRPr="00595F69" w:rsidRDefault="001D7C7F" w:rsidP="00986960">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Ante el vasto panorama de estudios y autores que han abordado </w:t>
      </w:r>
      <w:r w:rsidR="00147C0C" w:rsidRPr="00595F69">
        <w:rPr>
          <w:rFonts w:ascii="Times New Roman" w:hAnsi="Times New Roman" w:cs="Times New Roman"/>
          <w:bCs/>
          <w:lang w:val="es-ES"/>
        </w:rPr>
        <w:t xml:space="preserve">los aspectos de </w:t>
      </w:r>
      <w:r w:rsidR="00A7610C" w:rsidRPr="00595F69">
        <w:rPr>
          <w:rFonts w:ascii="Times New Roman" w:hAnsi="Times New Roman" w:cs="Times New Roman"/>
          <w:bCs/>
          <w:lang w:val="es-ES"/>
        </w:rPr>
        <w:t>la cultura maya</w:t>
      </w:r>
      <w:r w:rsidRPr="00595F69">
        <w:rPr>
          <w:rFonts w:ascii="Times New Roman" w:hAnsi="Times New Roman" w:cs="Times New Roman"/>
          <w:bCs/>
          <w:lang w:val="es-ES"/>
        </w:rPr>
        <w:t xml:space="preserve">, queda claro que </w:t>
      </w:r>
      <w:r w:rsidR="00147C0C" w:rsidRPr="00595F69">
        <w:rPr>
          <w:rFonts w:ascii="Times New Roman" w:hAnsi="Times New Roman" w:cs="Times New Roman"/>
          <w:bCs/>
          <w:lang w:val="es-ES"/>
        </w:rPr>
        <w:t>ést</w:t>
      </w:r>
      <w:r w:rsidR="00536DB0" w:rsidRPr="00595F69">
        <w:rPr>
          <w:rFonts w:ascii="Times New Roman" w:hAnsi="Times New Roman" w:cs="Times New Roman"/>
          <w:bCs/>
          <w:lang w:val="es-ES"/>
        </w:rPr>
        <w:t>a</w:t>
      </w:r>
      <w:r w:rsidR="00147C0C" w:rsidRPr="00595F69">
        <w:rPr>
          <w:rFonts w:ascii="Times New Roman" w:hAnsi="Times New Roman" w:cs="Times New Roman"/>
          <w:bCs/>
          <w:lang w:val="es-ES"/>
        </w:rPr>
        <w:t xml:space="preserve"> </w:t>
      </w:r>
      <w:r w:rsidRPr="00595F69">
        <w:rPr>
          <w:rFonts w:ascii="Times New Roman" w:hAnsi="Times New Roman" w:cs="Times New Roman"/>
          <w:bCs/>
          <w:lang w:val="es-ES"/>
        </w:rPr>
        <w:t>constituye una preocupación constante entre los investigadores de las ciencias sociales</w:t>
      </w:r>
      <w:r w:rsidR="00147C0C" w:rsidRPr="00595F69">
        <w:rPr>
          <w:rFonts w:ascii="Times New Roman" w:hAnsi="Times New Roman" w:cs="Times New Roman"/>
          <w:bCs/>
          <w:lang w:val="es-ES"/>
        </w:rPr>
        <w:t xml:space="preserve">, sin embargo, </w:t>
      </w:r>
      <w:r w:rsidRPr="00595F69">
        <w:rPr>
          <w:rFonts w:ascii="Times New Roman" w:hAnsi="Times New Roman" w:cs="Times New Roman"/>
          <w:bCs/>
          <w:lang w:val="es-ES"/>
        </w:rPr>
        <w:t xml:space="preserve">a pesar de que existen innumerables estudios que establecen explicaciones robustas acerca de los procesos de transformación cultural en el ámbito rural de Yucatán y que tocan aspectos directamente </w:t>
      </w:r>
      <w:r w:rsidRPr="00595F69">
        <w:rPr>
          <w:rFonts w:ascii="Times New Roman" w:hAnsi="Times New Roman" w:cs="Times New Roman"/>
          <w:bCs/>
          <w:lang w:val="es-ES"/>
        </w:rPr>
        <w:lastRenderedPageBreak/>
        <w:t>relacionados con el habitar, no se encontraron trabajos cuya aproximación emplee el habitar como objeto de estudio.</w:t>
      </w:r>
    </w:p>
    <w:p w14:paraId="44676211" w14:textId="1D192DDD" w:rsidR="001D7C7F" w:rsidRPr="00595F69" w:rsidRDefault="001D7C7F" w:rsidP="00986960">
      <w:pPr>
        <w:spacing w:line="360" w:lineRule="auto"/>
        <w:rPr>
          <w:rFonts w:ascii="Times New Roman" w:hAnsi="Times New Roman" w:cs="Times New Roman"/>
          <w:bCs/>
          <w:lang w:val="es-ES"/>
        </w:rPr>
      </w:pPr>
      <w:r w:rsidRPr="00595F69">
        <w:rPr>
          <w:rFonts w:ascii="Times New Roman" w:hAnsi="Times New Roman" w:cs="Times New Roman"/>
          <w:bCs/>
          <w:lang w:val="es-ES"/>
        </w:rPr>
        <w:t>Esta condición abr</w:t>
      </w:r>
      <w:r w:rsidR="00147C0C" w:rsidRPr="00595F69">
        <w:rPr>
          <w:rFonts w:ascii="Times New Roman" w:hAnsi="Times New Roman" w:cs="Times New Roman"/>
          <w:bCs/>
          <w:lang w:val="es-ES"/>
        </w:rPr>
        <w:t>ió</w:t>
      </w:r>
      <w:r w:rsidRPr="00595F69">
        <w:rPr>
          <w:rFonts w:ascii="Times New Roman" w:hAnsi="Times New Roman" w:cs="Times New Roman"/>
          <w:bCs/>
          <w:lang w:val="es-ES"/>
        </w:rPr>
        <w:t xml:space="preserve"> un nicho para </w:t>
      </w:r>
      <w:r w:rsidR="00BF38F3" w:rsidRPr="00595F69">
        <w:rPr>
          <w:rFonts w:ascii="Times New Roman" w:hAnsi="Times New Roman" w:cs="Times New Roman"/>
          <w:bCs/>
          <w:lang w:val="es-ES"/>
        </w:rPr>
        <w:t>la</w:t>
      </w:r>
      <w:r w:rsidRPr="00595F69">
        <w:rPr>
          <w:rFonts w:ascii="Times New Roman" w:hAnsi="Times New Roman" w:cs="Times New Roman"/>
          <w:bCs/>
          <w:lang w:val="es-ES"/>
        </w:rPr>
        <w:t xml:space="preserve"> investigación, ya que, un abordaje desde esta perspectiva, permite complementar e integrar las aportaciones de las disciplinas de las ciencias sociales</w:t>
      </w:r>
      <w:r w:rsidR="00BB337B" w:rsidRPr="00595F69">
        <w:rPr>
          <w:rFonts w:ascii="Times New Roman" w:hAnsi="Times New Roman" w:cs="Times New Roman"/>
          <w:bCs/>
          <w:lang w:val="es-ES"/>
        </w:rPr>
        <w:t>; a</w:t>
      </w:r>
      <w:r w:rsidRPr="00595F69">
        <w:rPr>
          <w:rFonts w:ascii="Times New Roman" w:hAnsi="Times New Roman" w:cs="Times New Roman"/>
          <w:bCs/>
          <w:lang w:val="es-ES"/>
        </w:rPr>
        <w:t>sí mismo, presenta la oportunidad de acercarse a las construcciones y los lugares a partir del espacio y la espacialidad que</w:t>
      </w:r>
      <w:r w:rsidR="00A7610C" w:rsidRPr="00595F69">
        <w:rPr>
          <w:rFonts w:ascii="Times New Roman" w:hAnsi="Times New Roman" w:cs="Times New Roman"/>
          <w:bCs/>
          <w:lang w:val="es-ES"/>
        </w:rPr>
        <w:t>,</w:t>
      </w:r>
      <w:r w:rsidRPr="00595F69">
        <w:rPr>
          <w:rFonts w:ascii="Times New Roman" w:hAnsi="Times New Roman" w:cs="Times New Roman"/>
          <w:bCs/>
          <w:lang w:val="es-ES"/>
        </w:rPr>
        <w:t xml:space="preserve"> si bien estos últimos han sido </w:t>
      </w:r>
      <w:r w:rsidR="00A7610C" w:rsidRPr="00595F69">
        <w:rPr>
          <w:rFonts w:ascii="Times New Roman" w:hAnsi="Times New Roman" w:cs="Times New Roman"/>
          <w:bCs/>
          <w:lang w:val="es-ES"/>
        </w:rPr>
        <w:t>tratado</w:t>
      </w:r>
      <w:r w:rsidRPr="00595F69">
        <w:rPr>
          <w:rFonts w:ascii="Times New Roman" w:hAnsi="Times New Roman" w:cs="Times New Roman"/>
          <w:bCs/>
          <w:lang w:val="es-ES"/>
        </w:rPr>
        <w:t>s, en muchos casos encontramos descripciones un tanto descontextualizadas del devenir histórico o bien, de las construcciones mayas.</w:t>
      </w:r>
    </w:p>
    <w:p w14:paraId="6A012C68" w14:textId="797DBDF8" w:rsidR="00B2192F" w:rsidRPr="00595F69" w:rsidRDefault="00B2192F" w:rsidP="00986960">
      <w:pPr>
        <w:spacing w:line="360" w:lineRule="auto"/>
        <w:rPr>
          <w:rFonts w:ascii="Times New Roman" w:hAnsi="Times New Roman" w:cs="Times New Roman"/>
          <w:bCs/>
          <w:lang w:val="es-ES"/>
        </w:rPr>
      </w:pPr>
      <w:r w:rsidRPr="00595F69">
        <w:rPr>
          <w:rFonts w:ascii="Times New Roman" w:hAnsi="Times New Roman" w:cs="Times New Roman"/>
          <w:bCs/>
          <w:lang w:val="es-ES"/>
        </w:rPr>
        <w:t>En esta presentación</w:t>
      </w:r>
      <w:r w:rsidR="002A0BC9" w:rsidRPr="00595F69">
        <w:rPr>
          <w:rFonts w:ascii="Times New Roman" w:hAnsi="Times New Roman" w:cs="Times New Roman"/>
          <w:bCs/>
          <w:lang w:val="es-ES"/>
        </w:rPr>
        <w:t>,</w:t>
      </w:r>
      <w:r w:rsidRPr="00595F69">
        <w:rPr>
          <w:rFonts w:ascii="Times New Roman" w:hAnsi="Times New Roman" w:cs="Times New Roman"/>
          <w:bCs/>
          <w:lang w:val="es-ES"/>
        </w:rPr>
        <w:t xml:space="preserve"> se expon</w:t>
      </w:r>
      <w:r w:rsidR="00E141F3" w:rsidRPr="00595F69">
        <w:rPr>
          <w:rFonts w:ascii="Times New Roman" w:hAnsi="Times New Roman" w:cs="Times New Roman"/>
          <w:bCs/>
          <w:lang w:val="es-ES"/>
        </w:rPr>
        <w:t>en</w:t>
      </w:r>
      <w:r w:rsidRPr="00595F69">
        <w:rPr>
          <w:rFonts w:ascii="Times New Roman" w:hAnsi="Times New Roman" w:cs="Times New Roman"/>
          <w:bCs/>
          <w:lang w:val="es-ES"/>
        </w:rPr>
        <w:t xml:space="preserve"> en primer lugar los preceptos de Heidegger que dan pie al marco teórico</w:t>
      </w:r>
      <w:r w:rsidR="003B4307" w:rsidRPr="00595F69">
        <w:rPr>
          <w:rFonts w:ascii="Times New Roman" w:hAnsi="Times New Roman" w:cs="Times New Roman"/>
          <w:bCs/>
          <w:lang w:val="es-ES"/>
        </w:rPr>
        <w:t>-</w:t>
      </w:r>
      <w:r w:rsidRPr="00595F69">
        <w:rPr>
          <w:rFonts w:ascii="Times New Roman" w:hAnsi="Times New Roman" w:cs="Times New Roman"/>
          <w:bCs/>
          <w:lang w:val="es-ES"/>
        </w:rPr>
        <w:t>conceptual</w:t>
      </w:r>
      <w:r w:rsidR="00E141F3" w:rsidRPr="00595F69">
        <w:rPr>
          <w:rFonts w:ascii="Times New Roman" w:hAnsi="Times New Roman" w:cs="Times New Roman"/>
          <w:bCs/>
          <w:lang w:val="es-ES"/>
        </w:rPr>
        <w:t xml:space="preserve"> y </w:t>
      </w:r>
      <w:r w:rsidR="003B4307" w:rsidRPr="00595F69">
        <w:rPr>
          <w:rFonts w:ascii="Times New Roman" w:hAnsi="Times New Roman" w:cs="Times New Roman"/>
          <w:bCs/>
          <w:lang w:val="es-ES"/>
        </w:rPr>
        <w:t xml:space="preserve">a </w:t>
      </w:r>
      <w:r w:rsidRPr="00595F69">
        <w:rPr>
          <w:rFonts w:ascii="Times New Roman" w:hAnsi="Times New Roman" w:cs="Times New Roman"/>
          <w:bCs/>
          <w:lang w:val="es-ES"/>
        </w:rPr>
        <w:t>la metodología emplead</w:t>
      </w:r>
      <w:r w:rsidR="00E141F3" w:rsidRPr="00595F69">
        <w:rPr>
          <w:rFonts w:ascii="Times New Roman" w:hAnsi="Times New Roman" w:cs="Times New Roman"/>
          <w:bCs/>
          <w:lang w:val="es-ES"/>
        </w:rPr>
        <w:t xml:space="preserve">os en el trabajo. Posteriormente, se hace </w:t>
      </w:r>
      <w:r w:rsidRPr="00595F69">
        <w:rPr>
          <w:rFonts w:ascii="Times New Roman" w:hAnsi="Times New Roman" w:cs="Times New Roman"/>
          <w:bCs/>
          <w:lang w:val="es-ES"/>
        </w:rPr>
        <w:t xml:space="preserve">una breve descripción de los poblados </w:t>
      </w:r>
      <w:r w:rsidR="00E141F3" w:rsidRPr="00595F69">
        <w:rPr>
          <w:rFonts w:ascii="Times New Roman" w:hAnsi="Times New Roman" w:cs="Times New Roman"/>
          <w:bCs/>
          <w:lang w:val="es-ES"/>
        </w:rPr>
        <w:t>y se</w:t>
      </w:r>
      <w:r w:rsidRPr="00595F69">
        <w:rPr>
          <w:rFonts w:ascii="Times New Roman" w:hAnsi="Times New Roman" w:cs="Times New Roman"/>
          <w:bCs/>
          <w:lang w:val="es-ES"/>
        </w:rPr>
        <w:t xml:space="preserve"> presenta</w:t>
      </w:r>
      <w:r w:rsidR="00E141F3" w:rsidRPr="00595F69">
        <w:rPr>
          <w:rFonts w:ascii="Times New Roman" w:hAnsi="Times New Roman" w:cs="Times New Roman"/>
          <w:bCs/>
          <w:lang w:val="es-ES"/>
        </w:rPr>
        <w:t>n</w:t>
      </w:r>
      <w:r w:rsidRPr="00595F69">
        <w:rPr>
          <w:rFonts w:ascii="Times New Roman" w:hAnsi="Times New Roman" w:cs="Times New Roman"/>
          <w:bCs/>
          <w:lang w:val="es-ES"/>
        </w:rPr>
        <w:t xml:space="preserve"> las características del espacio doméstico y la espacialidad</w:t>
      </w:r>
      <w:r w:rsidR="003B4307"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en </w:t>
      </w:r>
      <w:proofErr w:type="spellStart"/>
      <w:r w:rsidR="00F36779" w:rsidRPr="00595F69">
        <w:rPr>
          <w:rFonts w:ascii="Times New Roman" w:hAnsi="Times New Roman" w:cs="Times New Roman"/>
          <w:bCs/>
          <w:lang w:val="es-ES"/>
        </w:rPr>
        <w:t>Xcunyá</w:t>
      </w:r>
      <w:proofErr w:type="spellEnd"/>
      <w:r w:rsidR="00F36779" w:rsidRPr="00595F69">
        <w:rPr>
          <w:rFonts w:ascii="Times New Roman" w:hAnsi="Times New Roman" w:cs="Times New Roman"/>
          <w:bCs/>
          <w:lang w:val="es-ES"/>
        </w:rPr>
        <w:t xml:space="preserve"> y </w:t>
      </w:r>
      <w:proofErr w:type="spellStart"/>
      <w:r w:rsidR="00F36779"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Lo anterior, servirá para entender de qué manera, a lo largo del tiempo</w:t>
      </w:r>
      <w:r w:rsidR="00E141F3" w:rsidRPr="00595F69">
        <w:rPr>
          <w:rFonts w:ascii="Times New Roman" w:hAnsi="Times New Roman" w:cs="Times New Roman"/>
          <w:bCs/>
          <w:lang w:val="es-ES"/>
        </w:rPr>
        <w:t>, la modernidad, la occidentalización y lo urbano</w:t>
      </w:r>
      <w:r w:rsidRPr="00595F69">
        <w:rPr>
          <w:rFonts w:ascii="Times New Roman" w:hAnsi="Times New Roman" w:cs="Times New Roman"/>
          <w:bCs/>
          <w:lang w:val="es-ES"/>
        </w:rPr>
        <w:t xml:space="preserve"> ha</w:t>
      </w:r>
      <w:r w:rsidR="00E141F3" w:rsidRPr="00595F69">
        <w:rPr>
          <w:rFonts w:ascii="Times New Roman" w:hAnsi="Times New Roman" w:cs="Times New Roman"/>
          <w:bCs/>
          <w:lang w:val="es-ES"/>
        </w:rPr>
        <w:t>n</w:t>
      </w:r>
      <w:r w:rsidRPr="00595F69">
        <w:rPr>
          <w:rFonts w:ascii="Times New Roman" w:hAnsi="Times New Roman" w:cs="Times New Roman"/>
          <w:bCs/>
          <w:lang w:val="es-ES"/>
        </w:rPr>
        <w:t xml:space="preserve"> </w:t>
      </w:r>
      <w:r w:rsidR="00E141F3" w:rsidRPr="00595F69">
        <w:rPr>
          <w:rFonts w:ascii="Times New Roman" w:hAnsi="Times New Roman" w:cs="Times New Roman"/>
          <w:bCs/>
          <w:lang w:val="es-ES"/>
        </w:rPr>
        <w:t>conducido a</w:t>
      </w:r>
      <w:r w:rsidRPr="00595F69">
        <w:rPr>
          <w:rFonts w:ascii="Times New Roman" w:hAnsi="Times New Roman" w:cs="Times New Roman"/>
          <w:bCs/>
          <w:lang w:val="es-ES"/>
        </w:rPr>
        <w:t xml:space="preserve"> un alejamiento paulatino </w:t>
      </w:r>
      <w:r w:rsidR="00E141F3" w:rsidRPr="00595F69">
        <w:rPr>
          <w:rFonts w:ascii="Times New Roman" w:hAnsi="Times New Roman" w:cs="Times New Roman"/>
          <w:bCs/>
          <w:lang w:val="es-ES"/>
        </w:rPr>
        <w:t>de</w:t>
      </w:r>
      <w:r w:rsidRPr="00595F69">
        <w:rPr>
          <w:rFonts w:ascii="Times New Roman" w:hAnsi="Times New Roman" w:cs="Times New Roman"/>
          <w:bCs/>
          <w:lang w:val="es-ES"/>
        </w:rPr>
        <w:t xml:space="preserve"> los elementos de la cuaternidad</w:t>
      </w:r>
      <w:r w:rsidR="00E141F3" w:rsidRPr="00595F69">
        <w:rPr>
          <w:rFonts w:ascii="Times New Roman" w:hAnsi="Times New Roman" w:cs="Times New Roman"/>
          <w:bCs/>
          <w:lang w:val="es-ES"/>
        </w:rPr>
        <w:t>, cuyos vínculos daban sentido a la vida de los habitantes</w:t>
      </w:r>
      <w:r w:rsidR="003B4307" w:rsidRPr="00595F69">
        <w:rPr>
          <w:rFonts w:ascii="Times New Roman" w:hAnsi="Times New Roman" w:cs="Times New Roman"/>
          <w:bCs/>
          <w:lang w:val="es-ES"/>
        </w:rPr>
        <w:t xml:space="preserve"> precolombinos de Yucatán</w:t>
      </w:r>
      <w:r w:rsidR="00E141F3" w:rsidRPr="00595F69">
        <w:rPr>
          <w:rFonts w:ascii="Times New Roman" w:hAnsi="Times New Roman" w:cs="Times New Roman"/>
          <w:bCs/>
          <w:lang w:val="es-ES"/>
        </w:rPr>
        <w:t>. Finalmente,</w:t>
      </w:r>
      <w:r w:rsidRPr="00595F69">
        <w:rPr>
          <w:rFonts w:ascii="Times New Roman" w:hAnsi="Times New Roman" w:cs="Times New Roman"/>
          <w:bCs/>
          <w:lang w:val="es-ES"/>
        </w:rPr>
        <w:t xml:space="preserve"> </w:t>
      </w:r>
      <w:r w:rsidR="00E141F3" w:rsidRPr="00595F69">
        <w:rPr>
          <w:rFonts w:ascii="Times New Roman" w:hAnsi="Times New Roman" w:cs="Times New Roman"/>
          <w:bCs/>
          <w:lang w:val="es-ES"/>
        </w:rPr>
        <w:t xml:space="preserve">se </w:t>
      </w:r>
      <w:r w:rsidR="004A24BC" w:rsidRPr="00595F69">
        <w:rPr>
          <w:rFonts w:ascii="Times New Roman" w:hAnsi="Times New Roman" w:cs="Times New Roman"/>
          <w:bCs/>
          <w:lang w:val="es-ES"/>
        </w:rPr>
        <w:t xml:space="preserve">concluye mostrando </w:t>
      </w:r>
      <w:r w:rsidR="00E141F3" w:rsidRPr="00595F69">
        <w:rPr>
          <w:rFonts w:ascii="Times New Roman" w:hAnsi="Times New Roman" w:cs="Times New Roman"/>
          <w:bCs/>
          <w:lang w:val="es-ES"/>
        </w:rPr>
        <w:t>que esos procesos han derivado en una heterogeneidad de estadios</w:t>
      </w:r>
      <w:r w:rsidR="003B4307" w:rsidRPr="00595F69">
        <w:rPr>
          <w:rFonts w:ascii="Times New Roman" w:hAnsi="Times New Roman" w:cs="Times New Roman"/>
          <w:bCs/>
          <w:lang w:val="es-ES"/>
        </w:rPr>
        <w:t xml:space="preserve"> </w:t>
      </w:r>
      <w:r w:rsidR="00E141F3" w:rsidRPr="00595F69">
        <w:rPr>
          <w:rFonts w:ascii="Times New Roman" w:hAnsi="Times New Roman" w:cs="Times New Roman"/>
          <w:bCs/>
          <w:lang w:val="es-ES"/>
        </w:rPr>
        <w:t xml:space="preserve">cambios-permanencias </w:t>
      </w:r>
      <w:r w:rsidR="002A0BC9" w:rsidRPr="00595F69">
        <w:rPr>
          <w:rFonts w:ascii="Times New Roman" w:hAnsi="Times New Roman" w:cs="Times New Roman"/>
          <w:bCs/>
          <w:lang w:val="es-ES"/>
        </w:rPr>
        <w:t>en</w:t>
      </w:r>
      <w:r w:rsidR="00E141F3" w:rsidRPr="00595F69">
        <w:rPr>
          <w:rFonts w:ascii="Times New Roman" w:hAnsi="Times New Roman" w:cs="Times New Roman"/>
          <w:bCs/>
          <w:lang w:val="es-ES"/>
        </w:rPr>
        <w:t xml:space="preserve"> las </w:t>
      </w:r>
      <w:r w:rsidR="00F36779" w:rsidRPr="00595F69">
        <w:rPr>
          <w:rFonts w:ascii="Times New Roman" w:hAnsi="Times New Roman" w:cs="Times New Roman"/>
          <w:bCs/>
          <w:lang w:val="es-ES"/>
        </w:rPr>
        <w:t xml:space="preserve">relaciones establecidas entre las </w:t>
      </w:r>
      <w:r w:rsidR="00E141F3" w:rsidRPr="00595F69">
        <w:rPr>
          <w:rFonts w:ascii="Times New Roman" w:hAnsi="Times New Roman" w:cs="Times New Roman"/>
          <w:bCs/>
          <w:lang w:val="es-ES"/>
        </w:rPr>
        <w:t>construcciones y los modos de habitar</w:t>
      </w:r>
      <w:r w:rsidR="003B4307" w:rsidRPr="00595F69">
        <w:rPr>
          <w:rFonts w:ascii="Times New Roman" w:hAnsi="Times New Roman" w:cs="Times New Roman"/>
          <w:bCs/>
          <w:lang w:val="es-ES"/>
        </w:rPr>
        <w:t xml:space="preserve"> en la actualidad</w:t>
      </w:r>
      <w:r w:rsidR="004A24BC" w:rsidRPr="00595F69">
        <w:rPr>
          <w:rFonts w:ascii="Times New Roman" w:hAnsi="Times New Roman" w:cs="Times New Roman"/>
          <w:bCs/>
          <w:lang w:val="es-ES"/>
        </w:rPr>
        <w:t>, con respecto a los del período prehispánico.</w:t>
      </w:r>
    </w:p>
    <w:p w14:paraId="6580B148" w14:textId="77777777" w:rsidR="00860ACD" w:rsidRPr="00595F69" w:rsidRDefault="00860ACD" w:rsidP="00130E76">
      <w:pPr>
        <w:spacing w:line="360" w:lineRule="auto"/>
        <w:rPr>
          <w:rFonts w:ascii="Times New Roman" w:hAnsi="Times New Roman" w:cs="Times New Roman"/>
          <w:b/>
        </w:rPr>
      </w:pPr>
    </w:p>
    <w:p w14:paraId="0B5A0AE0" w14:textId="584B8D83" w:rsidR="00130E76" w:rsidRPr="00595F69" w:rsidRDefault="001D7C7F" w:rsidP="00130E76">
      <w:pPr>
        <w:spacing w:line="360" w:lineRule="auto"/>
        <w:rPr>
          <w:rFonts w:ascii="Times New Roman" w:hAnsi="Times New Roman" w:cs="Times New Roman"/>
          <w:b/>
          <w:i/>
          <w:iCs/>
          <w:sz w:val="22"/>
          <w:szCs w:val="22"/>
          <w:lang w:val="es-ES"/>
        </w:rPr>
      </w:pPr>
      <w:r w:rsidRPr="00595F69">
        <w:rPr>
          <w:rFonts w:ascii="Times New Roman" w:hAnsi="Times New Roman" w:cs="Times New Roman"/>
          <w:b/>
        </w:rPr>
        <w:t>La propuesta de Heidegger</w:t>
      </w:r>
      <w:r w:rsidR="00130E76" w:rsidRPr="00595F69">
        <w:rPr>
          <w:rFonts w:ascii="Times New Roman" w:hAnsi="Times New Roman" w:cs="Times New Roman"/>
          <w:b/>
          <w:i/>
          <w:iCs/>
          <w:sz w:val="22"/>
          <w:szCs w:val="22"/>
          <w:lang w:val="es-ES"/>
        </w:rPr>
        <w:t>.</w:t>
      </w:r>
    </w:p>
    <w:p w14:paraId="4DF88A16" w14:textId="3BC9955F" w:rsidR="002B2471" w:rsidRPr="00595F69" w:rsidRDefault="001D7C7F" w:rsidP="002B2471">
      <w:pPr>
        <w:spacing w:line="360" w:lineRule="auto"/>
        <w:rPr>
          <w:rFonts w:ascii="Times New Roman" w:hAnsi="Times New Roman" w:cs="Times New Roman"/>
          <w:bCs/>
        </w:rPr>
      </w:pPr>
      <w:r w:rsidRPr="00595F69">
        <w:rPr>
          <w:rFonts w:ascii="Times New Roman" w:hAnsi="Times New Roman" w:cs="Times New Roman"/>
          <w:bCs/>
        </w:rPr>
        <w:t xml:space="preserve">Cuando se habla del habitar sin duda la referencia obligada es Martin Heidegger, quien en 1951, a propósito de la reconstrucción europea y la problemática de vivienda generada después de la Segunda Guerra Mundial, presenta su ensayo </w:t>
      </w:r>
      <w:r w:rsidRPr="00595F69">
        <w:rPr>
          <w:rFonts w:ascii="Times New Roman" w:hAnsi="Times New Roman" w:cs="Times New Roman"/>
          <w:bCs/>
          <w:i/>
          <w:iCs/>
        </w:rPr>
        <w:t>Construir, habitar, pensar</w:t>
      </w:r>
      <w:r w:rsidRPr="00595F69">
        <w:rPr>
          <w:rFonts w:ascii="Times New Roman" w:hAnsi="Times New Roman" w:cs="Times New Roman"/>
          <w:bCs/>
        </w:rPr>
        <w:t>,</w:t>
      </w:r>
      <w:commentRangeStart w:id="3"/>
      <w:r w:rsidR="008E740B" w:rsidRPr="00595F69">
        <w:rPr>
          <w:rStyle w:val="FootnoteReference"/>
          <w:rFonts w:ascii="Times New Roman" w:hAnsi="Times New Roman" w:cs="Times New Roman"/>
          <w:bCs/>
        </w:rPr>
        <w:footnoteReference w:id="3"/>
      </w:r>
      <w:commentRangeEnd w:id="3"/>
      <w:r w:rsidR="004F3CB9">
        <w:rPr>
          <w:rStyle w:val="CommentReference"/>
        </w:rPr>
        <w:commentReference w:id="3"/>
      </w:r>
      <w:r w:rsidRPr="00595F69">
        <w:rPr>
          <w:rFonts w:ascii="Times New Roman" w:hAnsi="Times New Roman" w:cs="Times New Roman"/>
          <w:bCs/>
        </w:rPr>
        <w:t xml:space="preserve">  que ha sido, en el ámbito de la arquitectura, un texto clave para concebir el espacio no desde el dimensionamiento matemático, racional o geométrico, que produce un proyecto físico y anclado a la técnica, como se entiende a partir de la arquitectura moderna y de manera generalizada hasta nuestros días, sino como aquel construido, vivido y pensado, es decir, leído de una manera transversal, como lugar. </w:t>
      </w:r>
    </w:p>
    <w:p w14:paraId="29A5300F" w14:textId="73D5BB03" w:rsidR="007F425A" w:rsidRDefault="00902FD3" w:rsidP="002B2471">
      <w:pPr>
        <w:spacing w:line="360" w:lineRule="auto"/>
        <w:rPr>
          <w:rFonts w:ascii="Times New Roman" w:hAnsi="Times New Roman" w:cs="Times New Roman"/>
          <w:bCs/>
          <w:lang w:val="es-ES"/>
        </w:rPr>
      </w:pPr>
      <w:r w:rsidRPr="00595F69">
        <w:rPr>
          <w:rFonts w:ascii="Times New Roman" w:hAnsi="Times New Roman" w:cs="Times New Roman"/>
          <w:bCs/>
          <w:lang w:val="es-ES"/>
        </w:rPr>
        <w:t>Existen múltiples razones para justificar la utilización de los preceptos de Heidegger sobre el habitar para el estudio de una cultura cuyos modos de habitar resultan completamente distintos e incluso opuestos a los de la cultura occidental</w:t>
      </w:r>
      <w:r w:rsidR="002A0BC9" w:rsidRPr="00595F69">
        <w:rPr>
          <w:rFonts w:ascii="Times New Roman" w:hAnsi="Times New Roman" w:cs="Times New Roman"/>
          <w:bCs/>
          <w:lang w:val="es-ES"/>
        </w:rPr>
        <w:t>;</w:t>
      </w:r>
      <w:r w:rsidRPr="00595F69">
        <w:rPr>
          <w:rFonts w:ascii="Times New Roman" w:hAnsi="Times New Roman" w:cs="Times New Roman"/>
          <w:bCs/>
          <w:lang w:val="es-ES"/>
        </w:rPr>
        <w:t xml:space="preserve"> e</w:t>
      </w:r>
      <w:r w:rsidR="00862E6C" w:rsidRPr="00595F69">
        <w:rPr>
          <w:rFonts w:ascii="Times New Roman" w:hAnsi="Times New Roman" w:cs="Times New Roman"/>
          <w:bCs/>
          <w:lang w:val="es-ES"/>
        </w:rPr>
        <w:t>n primer lugar, l</w:t>
      </w:r>
      <w:r w:rsidR="001D7C7F" w:rsidRPr="00595F69">
        <w:rPr>
          <w:rFonts w:ascii="Times New Roman" w:hAnsi="Times New Roman" w:cs="Times New Roman"/>
          <w:bCs/>
          <w:lang w:val="es-ES"/>
        </w:rPr>
        <w:t>a consideración del estrecho vínculo entre las construcciones, los lugares, los espacios físicos y la cotidianidad de la propuesta del autor alemán, cobran sentido al ser reconocidos como los sitios donde el habitar deja su huella y, por tanto, donde pueden encontrarse los elementos para su observación. Por tanto, ofrece una visión holística d</w:t>
      </w:r>
      <w:ins w:id="4" w:author="Author">
        <w:r w:rsidR="003A769E">
          <w:rPr>
            <w:rFonts w:ascii="Times New Roman" w:hAnsi="Times New Roman" w:cs="Times New Roman"/>
            <w:bCs/>
            <w:lang w:val="es-ES"/>
          </w:rPr>
          <w:t>o</w:t>
        </w:r>
      </w:ins>
      <w:del w:id="5" w:author="Author">
        <w:r w:rsidR="001D7C7F" w:rsidRPr="00595F69" w:rsidDel="003A769E">
          <w:rPr>
            <w:rFonts w:ascii="Times New Roman" w:hAnsi="Times New Roman" w:cs="Times New Roman"/>
            <w:bCs/>
            <w:lang w:val="es-ES"/>
          </w:rPr>
          <w:delText>ó</w:delText>
        </w:r>
      </w:del>
      <w:r w:rsidR="001D7C7F" w:rsidRPr="00595F69">
        <w:rPr>
          <w:rFonts w:ascii="Times New Roman" w:hAnsi="Times New Roman" w:cs="Times New Roman"/>
          <w:bCs/>
          <w:lang w:val="es-ES"/>
        </w:rPr>
        <w:t xml:space="preserve">nde el habitar no se entiende sin sus vínculos con las construcciones, los elementos de la cuaternidad y los espacios y, viceversa: los espacios son un resultado del habitar y, al mismo tiempo, éstos permiten explicar los modos de habitar a través de sus características y de la espacialidad (ver </w:t>
      </w:r>
      <w:r w:rsidR="00225887">
        <w:rPr>
          <w:rFonts w:ascii="Times New Roman" w:hAnsi="Times New Roman" w:cs="Times New Roman"/>
          <w:bCs/>
          <w:lang w:val="es-ES"/>
        </w:rPr>
        <w:t>I</w:t>
      </w:r>
      <w:r w:rsidR="002A0BC9" w:rsidRPr="00595F69">
        <w:rPr>
          <w:rFonts w:ascii="Times New Roman" w:hAnsi="Times New Roman" w:cs="Times New Roman"/>
          <w:bCs/>
          <w:lang w:val="es-ES"/>
        </w:rPr>
        <w:t>magen</w:t>
      </w:r>
      <w:r w:rsidR="001D7C7F" w:rsidRPr="00595F69">
        <w:rPr>
          <w:rFonts w:ascii="Times New Roman" w:hAnsi="Times New Roman" w:cs="Times New Roman"/>
          <w:bCs/>
          <w:lang w:val="es-ES"/>
        </w:rPr>
        <w:t xml:space="preserve"> 1).</w:t>
      </w:r>
    </w:p>
    <w:p w14:paraId="6D52EF13" w14:textId="42C7C9D1" w:rsidR="007F425A" w:rsidRPr="00595F69" w:rsidRDefault="007F425A" w:rsidP="002B2471">
      <w:pPr>
        <w:spacing w:line="360" w:lineRule="auto"/>
        <w:rPr>
          <w:rFonts w:ascii="Times New Roman" w:hAnsi="Times New Roman" w:cs="Times New Roman"/>
          <w:bCs/>
          <w:lang w:val="es-ES"/>
        </w:rPr>
      </w:pPr>
      <w:r>
        <w:rPr>
          <w:rFonts w:ascii="Times New Roman" w:hAnsi="Times New Roman" w:cs="Times New Roman"/>
          <w:bCs/>
          <w:noProof/>
          <w:lang w:val="es-ES"/>
        </w:rPr>
        <w:lastRenderedPageBreak/>
        <w:drawing>
          <wp:anchor distT="0" distB="0" distL="114300" distR="114300" simplePos="0" relativeHeight="251658240" behindDoc="0" locked="0" layoutInCell="1" allowOverlap="1" wp14:anchorId="62C0006C" wp14:editId="620BC9D0">
            <wp:simplePos x="0" y="0"/>
            <wp:positionH relativeFrom="column">
              <wp:posOffset>1562735</wp:posOffset>
            </wp:positionH>
            <wp:positionV relativeFrom="paragraph">
              <wp:posOffset>185420</wp:posOffset>
            </wp:positionV>
            <wp:extent cx="3703320" cy="3396615"/>
            <wp:effectExtent l="0" t="0" r="508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3320" cy="3396615"/>
                    </a:xfrm>
                    <a:prstGeom prst="rect">
                      <a:avLst/>
                    </a:prstGeom>
                  </pic:spPr>
                </pic:pic>
              </a:graphicData>
            </a:graphic>
            <wp14:sizeRelH relativeFrom="page">
              <wp14:pctWidth>0</wp14:pctWidth>
            </wp14:sizeRelH>
            <wp14:sizeRelV relativeFrom="page">
              <wp14:pctHeight>0</wp14:pctHeight>
            </wp14:sizeRelV>
          </wp:anchor>
        </w:drawing>
      </w:r>
    </w:p>
    <w:p w14:paraId="733DEFA9" w14:textId="77777777" w:rsidR="00E37DCA" w:rsidRPr="00595F69" w:rsidRDefault="00E37DCA" w:rsidP="00E37DCA">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 1. Ayora, S. (2020). Vínculos entre el habitar, las construcciones, la cuaternidad y los espacios.</w:t>
      </w:r>
    </w:p>
    <w:p w14:paraId="629B19E9" w14:textId="77777777" w:rsidR="00E37DCA" w:rsidRDefault="00E37DCA" w:rsidP="001D7C7F">
      <w:pPr>
        <w:spacing w:line="360" w:lineRule="auto"/>
        <w:rPr>
          <w:rFonts w:ascii="Times New Roman" w:hAnsi="Times New Roman" w:cs="Times New Roman"/>
          <w:bCs/>
          <w:lang w:val="es-ES"/>
        </w:rPr>
      </w:pPr>
    </w:p>
    <w:p w14:paraId="08E7CC03" w14:textId="508FF0BA" w:rsidR="00AE6327"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Por otro lado, la postura de Heidegger, expuesta en varios de sus textos,</w:t>
      </w:r>
      <w:commentRangeStart w:id="6"/>
      <w:r w:rsidR="008E740B" w:rsidRPr="00595F69">
        <w:rPr>
          <w:rStyle w:val="FootnoteReference"/>
          <w:rFonts w:ascii="Times New Roman" w:hAnsi="Times New Roman" w:cs="Times New Roman"/>
          <w:bCs/>
          <w:lang w:val="es-ES"/>
        </w:rPr>
        <w:footnoteReference w:id="4"/>
      </w:r>
      <w:commentRangeEnd w:id="6"/>
      <w:r w:rsidR="003C3A1E">
        <w:rPr>
          <w:rStyle w:val="CommentReference"/>
        </w:rPr>
        <w:commentReference w:id="6"/>
      </w:r>
      <w:r w:rsidRPr="00595F69">
        <w:rPr>
          <w:rFonts w:ascii="Times New Roman" w:hAnsi="Times New Roman" w:cs="Times New Roman"/>
          <w:bCs/>
          <w:lang w:val="es-ES"/>
        </w:rPr>
        <w:t xml:space="preserve"> resulta clave por su crítica temprana a la modernidad, a su inmediatez, al dominio de lo cósico que priva en la sociedad moderna ligado a la utilidad, al ego y al egoísmo que conduce a la fragmentación del mundo ya que, a través de ella, nos deja entrar en otra realidad d</w:t>
      </w:r>
      <w:ins w:id="7" w:author="Author">
        <w:r w:rsidR="003A769E">
          <w:rPr>
            <w:rFonts w:ascii="Times New Roman" w:hAnsi="Times New Roman" w:cs="Times New Roman"/>
            <w:bCs/>
            <w:lang w:val="es-ES"/>
          </w:rPr>
          <w:t>o</w:t>
        </w:r>
      </w:ins>
      <w:del w:id="8" w:author="Author">
        <w:r w:rsidRPr="00595F69" w:rsidDel="003A769E">
          <w:rPr>
            <w:rFonts w:ascii="Times New Roman" w:hAnsi="Times New Roman" w:cs="Times New Roman"/>
            <w:bCs/>
            <w:lang w:val="es-ES"/>
          </w:rPr>
          <w:delText>ó</w:delText>
        </w:r>
      </w:del>
      <w:r w:rsidRPr="00595F69">
        <w:rPr>
          <w:rFonts w:ascii="Times New Roman" w:hAnsi="Times New Roman" w:cs="Times New Roman"/>
          <w:bCs/>
          <w:lang w:val="es-ES"/>
        </w:rPr>
        <w:t>nde las cosas adquieren un valor más allá de lo utilitario, permitiendo al humano un tránsito vital, fundamentado en sus creaciones o construcciones</w:t>
      </w:r>
      <w:r w:rsidR="00992182" w:rsidRPr="00595F69">
        <w:rPr>
          <w:rFonts w:ascii="Times New Roman" w:hAnsi="Times New Roman" w:cs="Times New Roman"/>
          <w:bCs/>
          <w:lang w:val="es-ES"/>
        </w:rPr>
        <w:t xml:space="preserve">, </w:t>
      </w:r>
      <w:r w:rsidRPr="00595F69">
        <w:rPr>
          <w:rFonts w:ascii="Times New Roman" w:hAnsi="Times New Roman" w:cs="Times New Roman"/>
          <w:bCs/>
          <w:lang w:val="es-ES"/>
        </w:rPr>
        <w:t>las cuales, tanto en su edificación como en su cuidado, se integran a la vida fáctica cotidiana, es decir, al habitar en un mundo dado, en el cual, por tanto, no es posible determinar una separación entre naturaleza y cultura ya que, ambas, son parte de una totalidad existente donde el humano es arrojado; así, se contrapone al pensamiento positivista dominante, cuya visión antropocéntrica nos ha llevado a una separación entre cultura y naturaleza al parecer irreconciliable.</w:t>
      </w:r>
    </w:p>
    <w:p w14:paraId="425A69E8" w14:textId="7AAE39AE" w:rsidR="001D7C7F" w:rsidRPr="00595F69"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Estos extremos, </w:t>
      </w:r>
      <w:r w:rsidR="00B069D8" w:rsidRPr="00595F69">
        <w:rPr>
          <w:rFonts w:ascii="Times New Roman" w:hAnsi="Times New Roman" w:cs="Times New Roman"/>
          <w:bCs/>
          <w:lang w:val="es-ES"/>
        </w:rPr>
        <w:t>resultan</w:t>
      </w:r>
      <w:r w:rsidRPr="00595F69">
        <w:rPr>
          <w:rFonts w:ascii="Times New Roman" w:hAnsi="Times New Roman" w:cs="Times New Roman"/>
          <w:bCs/>
          <w:lang w:val="es-ES"/>
        </w:rPr>
        <w:t xml:space="preserve"> útiles para contrastar</w:t>
      </w:r>
      <w:r w:rsidR="005D59D8">
        <w:rPr>
          <w:rFonts w:ascii="Times New Roman" w:hAnsi="Times New Roman" w:cs="Times New Roman"/>
          <w:bCs/>
          <w:lang w:val="es-ES"/>
        </w:rPr>
        <w:t xml:space="preserve"> </w:t>
      </w:r>
      <w:r w:rsidRPr="00595F69">
        <w:rPr>
          <w:rFonts w:ascii="Times New Roman" w:hAnsi="Times New Roman" w:cs="Times New Roman"/>
          <w:bCs/>
          <w:lang w:val="es-ES"/>
        </w:rPr>
        <w:t xml:space="preserve">el habitar de culturas ancestrales </w:t>
      </w:r>
      <w:r w:rsidR="005D59D8">
        <w:rPr>
          <w:rFonts w:ascii="Times New Roman" w:hAnsi="Times New Roman" w:cs="Times New Roman"/>
          <w:bCs/>
          <w:lang w:val="es-ES"/>
        </w:rPr>
        <w:t>con</w:t>
      </w:r>
      <w:r w:rsidRPr="00595F69">
        <w:rPr>
          <w:rFonts w:ascii="Times New Roman" w:hAnsi="Times New Roman" w:cs="Times New Roman"/>
          <w:bCs/>
          <w:lang w:val="es-ES"/>
        </w:rPr>
        <w:t xml:space="preserve"> la tendencia generalizada de habitar en el mundo moderno y globalizado</w:t>
      </w:r>
      <w:r w:rsidR="005D59D8">
        <w:rPr>
          <w:rFonts w:ascii="Times New Roman" w:hAnsi="Times New Roman" w:cs="Times New Roman"/>
          <w:bCs/>
          <w:lang w:val="es-ES"/>
        </w:rPr>
        <w:t xml:space="preserve"> y explicar</w:t>
      </w:r>
      <w:r w:rsidRPr="00595F69">
        <w:rPr>
          <w:rFonts w:ascii="Times New Roman" w:hAnsi="Times New Roman" w:cs="Times New Roman"/>
          <w:bCs/>
          <w:lang w:val="es-ES"/>
        </w:rPr>
        <w:t xml:space="preserve"> la transformación cultural de los grupos humanos en el devenir histórico.</w:t>
      </w:r>
    </w:p>
    <w:p w14:paraId="219DBB68" w14:textId="55B75A9F" w:rsidR="001D7C7F" w:rsidRPr="00595F69" w:rsidRDefault="00862E6C"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Finalmente</w:t>
      </w:r>
      <w:r w:rsidR="001D7C7F" w:rsidRPr="00595F69">
        <w:rPr>
          <w:rFonts w:ascii="Times New Roman" w:hAnsi="Times New Roman" w:cs="Times New Roman"/>
          <w:bCs/>
          <w:lang w:val="es-ES"/>
        </w:rPr>
        <w:t xml:space="preserve">, este autor permite entender las construcciones dentro de un sistema </w:t>
      </w:r>
      <w:proofErr w:type="spellStart"/>
      <w:r w:rsidR="001D7C7F" w:rsidRPr="00595F69">
        <w:rPr>
          <w:rFonts w:ascii="Times New Roman" w:hAnsi="Times New Roman" w:cs="Times New Roman"/>
          <w:bCs/>
          <w:lang w:val="es-ES"/>
        </w:rPr>
        <w:t>multirelacional</w:t>
      </w:r>
      <w:proofErr w:type="spellEnd"/>
      <w:r w:rsidR="001D7C7F" w:rsidRPr="00595F69">
        <w:rPr>
          <w:rFonts w:ascii="Times New Roman" w:hAnsi="Times New Roman" w:cs="Times New Roman"/>
          <w:bCs/>
          <w:lang w:val="es-ES"/>
        </w:rPr>
        <w:t xml:space="preserve"> que las integra en un todo más o menos coherente </w:t>
      </w:r>
      <w:r w:rsidR="00992182" w:rsidRPr="00595F69">
        <w:rPr>
          <w:rFonts w:ascii="Times New Roman" w:hAnsi="Times New Roman" w:cs="Times New Roman"/>
          <w:bCs/>
          <w:lang w:val="es-ES"/>
        </w:rPr>
        <w:t xml:space="preserve">que </w:t>
      </w:r>
      <w:r w:rsidR="001D7C7F" w:rsidRPr="00595F69">
        <w:rPr>
          <w:rFonts w:ascii="Times New Roman" w:hAnsi="Times New Roman" w:cs="Times New Roman"/>
          <w:bCs/>
          <w:lang w:val="es-ES"/>
        </w:rPr>
        <w:t>permite, por ejemplo, considerar que los mitos, la religión y la cosmovisión son construcciones enraizadas en una historicidad particular, “asociadas a otros campos culturales, como las nociones sobre el tiempo, la memoria, el territorio o el linaje.”</w:t>
      </w:r>
      <w:commentRangeStart w:id="9"/>
      <w:r w:rsidR="00CE1A9F" w:rsidRPr="00595F69">
        <w:rPr>
          <w:rStyle w:val="FootnoteReference"/>
          <w:rFonts w:ascii="Times New Roman" w:hAnsi="Times New Roman" w:cs="Times New Roman"/>
          <w:bCs/>
          <w:lang w:val="es-ES"/>
        </w:rPr>
        <w:footnoteReference w:id="5"/>
      </w:r>
      <w:commentRangeEnd w:id="9"/>
      <w:r w:rsidR="002419FF">
        <w:rPr>
          <w:rStyle w:val="CommentReference"/>
        </w:rPr>
        <w:commentReference w:id="9"/>
      </w:r>
    </w:p>
    <w:p w14:paraId="74AEF132" w14:textId="77777777" w:rsidR="007F425A" w:rsidRDefault="007F425A" w:rsidP="001D7C7F">
      <w:pPr>
        <w:spacing w:line="360" w:lineRule="auto"/>
        <w:rPr>
          <w:rFonts w:ascii="Times New Roman" w:hAnsi="Times New Roman" w:cs="Times New Roman"/>
          <w:b/>
          <w:i/>
          <w:iCs/>
          <w:sz w:val="22"/>
          <w:szCs w:val="22"/>
          <w:lang w:val="es-ES"/>
        </w:rPr>
      </w:pPr>
    </w:p>
    <w:p w14:paraId="0D24CDF4" w14:textId="77777777" w:rsidR="007F425A" w:rsidRDefault="007F425A" w:rsidP="001D7C7F">
      <w:pPr>
        <w:spacing w:line="360" w:lineRule="auto"/>
        <w:rPr>
          <w:rFonts w:ascii="Times New Roman" w:hAnsi="Times New Roman" w:cs="Times New Roman"/>
          <w:b/>
          <w:i/>
          <w:iCs/>
          <w:sz w:val="22"/>
          <w:szCs w:val="22"/>
          <w:lang w:val="es-ES"/>
        </w:rPr>
      </w:pPr>
    </w:p>
    <w:p w14:paraId="3F7D3C3A" w14:textId="7667F4BC" w:rsidR="00862E6C" w:rsidRPr="00595F69" w:rsidRDefault="00862E6C" w:rsidP="001D7C7F">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lastRenderedPageBreak/>
        <w:t>Categorías de la investigación a partir de Heidegger.</w:t>
      </w:r>
    </w:p>
    <w:p w14:paraId="485150DC" w14:textId="495D9928" w:rsidR="00CA7923" w:rsidRPr="00595F69"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En términos generales, los modos de habitar se definen como las maneras particulares de ser y estar en el mundo, entre las cosas, que establecen la exclusiva relación humano-espacio-tiempo que nos distingue de otros seres; este vínculo es indisoluble, no hay humanos y además espacio, el primero -humano- genera al segundo -espacio- en su tránsito cotidiano, en acción a través de las actividades y su manera de realizarlas -espacialidad- y, por ende, incluye corporeidad. De esta manera, el espacio (tangible e intangible) surge de los lugares que, como construcciones (según el concepto de Heidegger) y en relación dialéctica con el habitar, son creados a través de dos actividades primordiales: el edificar y el cuidar. Dichas construcciones, en conjunto y en multiplicidad de relaciones, conforman una unidad simultánea que coliga a los componentes de la Cuaternidad: el cielo, la tierra, los divinos y los mortales; los cuales, como elementos esenciales de la vida, le dan sentido</w:t>
      </w:r>
      <w:r w:rsidR="002A0BC9" w:rsidRPr="00595F69">
        <w:rPr>
          <w:rFonts w:ascii="Times New Roman" w:hAnsi="Times New Roman" w:cs="Times New Roman"/>
          <w:bCs/>
          <w:lang w:val="es-ES"/>
        </w:rPr>
        <w:t>.</w:t>
      </w:r>
    </w:p>
    <w:p w14:paraId="40DCC919" w14:textId="19901A65" w:rsidR="001D7C7F" w:rsidRPr="00595F69" w:rsidRDefault="001D7C7F"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La determinación de los modos de habitar implica pues, considerar en primer lugar, los cuatro elementos constituyentes de la cuaternidad: los humanos, el cielo, la tierra y los divinos como </w:t>
      </w:r>
      <w:r w:rsidRPr="00595F69">
        <w:rPr>
          <w:rFonts w:ascii="Times New Roman" w:hAnsi="Times New Roman" w:cs="Times New Roman"/>
          <w:bCs/>
          <w:i/>
          <w:iCs/>
          <w:lang w:val="es-ES"/>
        </w:rPr>
        <w:t xml:space="preserve">categorías generales </w:t>
      </w:r>
      <w:r w:rsidRPr="00595F69">
        <w:rPr>
          <w:rFonts w:ascii="Times New Roman" w:hAnsi="Times New Roman" w:cs="Times New Roman"/>
          <w:bCs/>
          <w:lang w:val="es-ES"/>
        </w:rPr>
        <w:t>que, si bien poseen un carácter abstracto, sus interrelaciones permiten la creación de las construcciones tangibles e intangibles, categorías cuyas manifestaciones pueden ser observadas en la cotidianidad, tanto en las características del espacio como en la espacialidad y, por tanto, permiten el entendimiento de las relaciones que el humano establece con los elementos que tiene a la mano para construir y que dependen del mundo (contexto) al que es arrojado al nacer: la naturaleza, la cultura y los otros humanos.</w:t>
      </w:r>
    </w:p>
    <w:p w14:paraId="3206C614" w14:textId="1DF48D04" w:rsidR="001D7C7F" w:rsidRDefault="007F425A" w:rsidP="001D7C7F">
      <w:pPr>
        <w:spacing w:line="360" w:lineRule="auto"/>
        <w:rPr>
          <w:rFonts w:ascii="Times New Roman" w:hAnsi="Times New Roman" w:cs="Times New Roman"/>
          <w:bCs/>
          <w:lang w:val="es-ES"/>
        </w:rPr>
      </w:pPr>
      <w:r>
        <w:rPr>
          <w:rFonts w:ascii="Times New Roman" w:hAnsi="Times New Roman" w:cs="Times New Roman"/>
          <w:b/>
          <w:noProof/>
        </w:rPr>
        <w:drawing>
          <wp:anchor distT="0" distB="0" distL="114300" distR="114300" simplePos="0" relativeHeight="251678720" behindDoc="0" locked="0" layoutInCell="1" allowOverlap="1" wp14:anchorId="3C08201C" wp14:editId="4CF09D79">
            <wp:simplePos x="0" y="0"/>
            <wp:positionH relativeFrom="column">
              <wp:posOffset>1674253</wp:posOffset>
            </wp:positionH>
            <wp:positionV relativeFrom="paragraph">
              <wp:posOffset>1667493</wp:posOffset>
            </wp:positionV>
            <wp:extent cx="2962141" cy="2979971"/>
            <wp:effectExtent l="0" t="0" r="0" b="508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2141" cy="2979971"/>
                    </a:xfrm>
                    <a:prstGeom prst="rect">
                      <a:avLst/>
                    </a:prstGeom>
                  </pic:spPr>
                </pic:pic>
              </a:graphicData>
            </a:graphic>
            <wp14:sizeRelH relativeFrom="page">
              <wp14:pctWidth>0</wp14:pctWidth>
            </wp14:sizeRelH>
            <wp14:sizeRelV relativeFrom="page">
              <wp14:pctHeight>0</wp14:pctHeight>
            </wp14:sizeRelV>
          </wp:anchor>
        </w:drawing>
      </w:r>
      <w:r w:rsidR="00442A9B" w:rsidRPr="00595F69">
        <w:rPr>
          <w:rFonts w:ascii="Times New Roman" w:hAnsi="Times New Roman" w:cs="Times New Roman"/>
          <w:bCs/>
          <w:lang w:val="es-ES"/>
        </w:rPr>
        <w:t>P</w:t>
      </w:r>
      <w:r w:rsidR="001D7C7F" w:rsidRPr="00595F69">
        <w:rPr>
          <w:rFonts w:ascii="Times New Roman" w:hAnsi="Times New Roman" w:cs="Times New Roman"/>
          <w:bCs/>
          <w:lang w:val="es-ES"/>
        </w:rPr>
        <w:t xml:space="preserve">ara </w:t>
      </w:r>
      <w:r w:rsidR="00442A9B" w:rsidRPr="00595F69">
        <w:rPr>
          <w:rFonts w:ascii="Times New Roman" w:hAnsi="Times New Roman" w:cs="Times New Roman"/>
          <w:bCs/>
          <w:lang w:val="es-ES"/>
        </w:rPr>
        <w:t>la</w:t>
      </w:r>
      <w:r w:rsidR="001D7C7F" w:rsidRPr="00595F69">
        <w:rPr>
          <w:rFonts w:ascii="Times New Roman" w:hAnsi="Times New Roman" w:cs="Times New Roman"/>
          <w:bCs/>
          <w:lang w:val="es-ES"/>
        </w:rPr>
        <w:t xml:space="preserve"> </w:t>
      </w:r>
      <w:r w:rsidR="00B069D8" w:rsidRPr="00595F69">
        <w:rPr>
          <w:rFonts w:ascii="Times New Roman" w:hAnsi="Times New Roman" w:cs="Times New Roman"/>
          <w:bCs/>
          <w:lang w:val="es-ES"/>
        </w:rPr>
        <w:t>investigación</w:t>
      </w:r>
      <w:r w:rsidR="001D7C7F" w:rsidRPr="00595F69">
        <w:rPr>
          <w:rFonts w:ascii="Times New Roman" w:hAnsi="Times New Roman" w:cs="Times New Roman"/>
          <w:bCs/>
          <w:lang w:val="es-ES"/>
        </w:rPr>
        <w:t xml:space="preserve">, se </w:t>
      </w:r>
      <w:r w:rsidR="00536DB0" w:rsidRPr="00595F69">
        <w:rPr>
          <w:rFonts w:ascii="Times New Roman" w:hAnsi="Times New Roman" w:cs="Times New Roman"/>
          <w:bCs/>
          <w:lang w:val="es-ES"/>
        </w:rPr>
        <w:t xml:space="preserve">seleccionaron </w:t>
      </w:r>
      <w:r w:rsidR="001D7C7F" w:rsidRPr="00595F69">
        <w:rPr>
          <w:rFonts w:ascii="Times New Roman" w:hAnsi="Times New Roman" w:cs="Times New Roman"/>
          <w:bCs/>
          <w:lang w:val="es-ES"/>
        </w:rPr>
        <w:t>algunas construcciones que explican los modos de habitar de la cultura maya</w:t>
      </w:r>
      <w:r w:rsidR="007A27E6">
        <w:rPr>
          <w:rFonts w:ascii="Times New Roman" w:hAnsi="Times New Roman" w:cs="Times New Roman"/>
          <w:bCs/>
          <w:lang w:val="es-ES"/>
        </w:rPr>
        <w:t>,</w:t>
      </w:r>
      <w:r w:rsidR="001D7C7F" w:rsidRPr="00595F69">
        <w:rPr>
          <w:rFonts w:ascii="Times New Roman" w:hAnsi="Times New Roman" w:cs="Times New Roman"/>
          <w:bCs/>
          <w:lang w:val="es-ES"/>
        </w:rPr>
        <w:t xml:space="preserve"> que se relacionan o contienen a otras construcciones</w:t>
      </w:r>
      <w:r w:rsidR="00992182" w:rsidRPr="00595F69">
        <w:rPr>
          <w:rFonts w:ascii="Times New Roman" w:hAnsi="Times New Roman" w:cs="Times New Roman"/>
          <w:bCs/>
          <w:lang w:val="es-ES"/>
        </w:rPr>
        <w:t xml:space="preserve">: </w:t>
      </w:r>
      <w:r w:rsidR="007A27E6">
        <w:rPr>
          <w:rFonts w:ascii="Times New Roman" w:hAnsi="Times New Roman" w:cs="Times New Roman"/>
          <w:bCs/>
          <w:lang w:val="es-ES"/>
        </w:rPr>
        <w:t xml:space="preserve">la </w:t>
      </w:r>
      <w:r w:rsidR="001D7C7F" w:rsidRPr="00595F69">
        <w:rPr>
          <w:rFonts w:ascii="Times New Roman" w:hAnsi="Times New Roman" w:cs="Times New Roman"/>
          <w:bCs/>
          <w:lang w:val="es-ES"/>
        </w:rPr>
        <w:t xml:space="preserve">cosmovisión, los ritos, los </w:t>
      </w:r>
      <w:r w:rsidR="00E70289" w:rsidRPr="00595F69">
        <w:rPr>
          <w:rFonts w:ascii="Times New Roman" w:hAnsi="Times New Roman" w:cs="Times New Roman"/>
          <w:bCs/>
          <w:lang w:val="es-ES"/>
        </w:rPr>
        <w:t>m</w:t>
      </w:r>
      <w:r w:rsidR="001D7C7F" w:rsidRPr="00595F69">
        <w:rPr>
          <w:rFonts w:ascii="Times New Roman" w:hAnsi="Times New Roman" w:cs="Times New Roman"/>
          <w:bCs/>
          <w:lang w:val="es-ES"/>
        </w:rPr>
        <w:t>itos y la religión, por un lado y, las prácticas sociales en la cotidianidad y la organización socio-política, familiar y económica por otro, las cuales en conjunto constituyen una red intrincadísima de relaciones y, por tanto, la modificación de una de ellas, perturba a las otras como un signo de transformación, que puede ser sutil o no, en los modos de habitar.</w:t>
      </w:r>
    </w:p>
    <w:p w14:paraId="2FF908FE" w14:textId="77777777" w:rsidR="007F425A" w:rsidRPr="00595F69" w:rsidRDefault="007F425A" w:rsidP="007F425A">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 2. Ayora, S. (2019). Esquema teórico-conceptual.</w:t>
      </w:r>
    </w:p>
    <w:p w14:paraId="2703BCAC" w14:textId="703E37EE" w:rsidR="007F425A" w:rsidRPr="00595F69" w:rsidRDefault="007F425A" w:rsidP="001D7C7F">
      <w:pPr>
        <w:spacing w:line="360" w:lineRule="auto"/>
        <w:rPr>
          <w:rFonts w:ascii="Times New Roman" w:hAnsi="Times New Roman" w:cs="Times New Roman"/>
          <w:bCs/>
          <w:lang w:val="es-ES"/>
        </w:rPr>
      </w:pPr>
    </w:p>
    <w:p w14:paraId="1B610590" w14:textId="7261FE0C" w:rsidR="00AE6327" w:rsidRDefault="00536DB0" w:rsidP="00AD6FC5">
      <w:pPr>
        <w:spacing w:line="360" w:lineRule="auto"/>
        <w:rPr>
          <w:rFonts w:ascii="Times New Roman" w:hAnsi="Times New Roman" w:cs="Times New Roman"/>
          <w:bCs/>
          <w:lang w:val="es-ES"/>
        </w:rPr>
      </w:pPr>
      <w:r w:rsidRPr="00595F69">
        <w:rPr>
          <w:rFonts w:ascii="Times New Roman" w:hAnsi="Times New Roman" w:cs="Times New Roman"/>
          <w:bCs/>
          <w:lang w:val="es-ES"/>
        </w:rPr>
        <w:lastRenderedPageBreak/>
        <w:t>Sin em</w:t>
      </w:r>
      <w:r w:rsidR="00BB337B" w:rsidRPr="00595F69">
        <w:rPr>
          <w:rFonts w:ascii="Times New Roman" w:hAnsi="Times New Roman" w:cs="Times New Roman"/>
          <w:bCs/>
          <w:lang w:val="es-ES"/>
        </w:rPr>
        <w:t>ba</w:t>
      </w:r>
      <w:r w:rsidRPr="00595F69">
        <w:rPr>
          <w:rFonts w:ascii="Times New Roman" w:hAnsi="Times New Roman" w:cs="Times New Roman"/>
          <w:bCs/>
          <w:lang w:val="es-ES"/>
        </w:rPr>
        <w:t>rgo</w:t>
      </w:r>
      <w:r w:rsidR="001D7C7F" w:rsidRPr="00595F69">
        <w:rPr>
          <w:rFonts w:ascii="Times New Roman" w:hAnsi="Times New Roman" w:cs="Times New Roman"/>
          <w:bCs/>
          <w:lang w:val="es-ES"/>
        </w:rPr>
        <w:t xml:space="preserve">, hay que considerar otras </w:t>
      </w:r>
      <w:r w:rsidR="001D7C7F" w:rsidRPr="00595F69">
        <w:rPr>
          <w:rFonts w:ascii="Times New Roman" w:hAnsi="Times New Roman" w:cs="Times New Roman"/>
          <w:bCs/>
          <w:i/>
          <w:iCs/>
          <w:lang w:val="es-ES"/>
        </w:rPr>
        <w:t>variables</w:t>
      </w:r>
      <w:r w:rsidR="001D7C7F" w:rsidRPr="00595F69">
        <w:rPr>
          <w:rFonts w:ascii="Times New Roman" w:hAnsi="Times New Roman" w:cs="Times New Roman"/>
          <w:bCs/>
          <w:lang w:val="es-ES"/>
        </w:rPr>
        <w:t xml:space="preserve">, las </w:t>
      </w:r>
      <w:r w:rsidR="001D7C7F" w:rsidRPr="00595F69">
        <w:rPr>
          <w:rFonts w:ascii="Times New Roman" w:hAnsi="Times New Roman" w:cs="Times New Roman"/>
          <w:bCs/>
          <w:i/>
          <w:iCs/>
          <w:lang w:val="es-ES"/>
        </w:rPr>
        <w:t>contextuales</w:t>
      </w:r>
      <w:r w:rsidR="007F3270" w:rsidRPr="00595F69">
        <w:rPr>
          <w:rFonts w:ascii="Times New Roman" w:hAnsi="Times New Roman" w:cs="Times New Roman"/>
          <w:bCs/>
          <w:lang w:val="es-ES"/>
        </w:rPr>
        <w:t xml:space="preserve">. </w:t>
      </w:r>
      <w:r w:rsidR="001D7C7F" w:rsidRPr="00595F69">
        <w:rPr>
          <w:rFonts w:ascii="Times New Roman" w:hAnsi="Times New Roman" w:cs="Times New Roman"/>
          <w:bCs/>
          <w:lang w:val="es-ES"/>
        </w:rPr>
        <w:t xml:space="preserve">Para el caso que ocupa, se </w:t>
      </w:r>
      <w:r w:rsidR="00033A8F" w:rsidRPr="00595F69">
        <w:rPr>
          <w:rFonts w:ascii="Times New Roman" w:hAnsi="Times New Roman" w:cs="Times New Roman"/>
          <w:bCs/>
          <w:lang w:val="es-ES"/>
        </w:rPr>
        <w:t>definieron</w:t>
      </w:r>
      <w:r w:rsidR="001D7C7F" w:rsidRPr="00595F69">
        <w:rPr>
          <w:rFonts w:ascii="Times New Roman" w:hAnsi="Times New Roman" w:cs="Times New Roman"/>
          <w:bCs/>
          <w:lang w:val="es-ES"/>
        </w:rPr>
        <w:t xml:space="preserve"> las siguientes: la localización geográfica, el origen fundacional, la historia y los eventos particulares que han contribuido a la transformación del habitar maya prehispánico, así como el contacto con la occidentalización, la modernización y lo urbano, cuyos preceptos han favorecido a la transformación cultural de manera global</w:t>
      </w:r>
      <w:r w:rsidR="002A0BC9" w:rsidRPr="00595F69">
        <w:rPr>
          <w:rFonts w:ascii="Times New Roman" w:hAnsi="Times New Roman" w:cs="Times New Roman"/>
          <w:bCs/>
          <w:lang w:val="es-ES"/>
        </w:rPr>
        <w:t xml:space="preserve"> (ver Imagen 2).</w:t>
      </w:r>
    </w:p>
    <w:p w14:paraId="345BF7D0" w14:textId="77777777" w:rsidR="00345992" w:rsidRPr="007F425A" w:rsidRDefault="00345992" w:rsidP="00AD6FC5">
      <w:pPr>
        <w:spacing w:line="360" w:lineRule="auto"/>
        <w:rPr>
          <w:rFonts w:ascii="Times New Roman" w:hAnsi="Times New Roman" w:cs="Times New Roman"/>
          <w:bCs/>
          <w:lang w:val="es-ES"/>
        </w:rPr>
      </w:pPr>
    </w:p>
    <w:p w14:paraId="0B2E86F8" w14:textId="26C980DA" w:rsidR="00AD6FC5" w:rsidRPr="00595F69" w:rsidRDefault="00AD6FC5" w:rsidP="00AD6FC5">
      <w:pPr>
        <w:spacing w:line="360" w:lineRule="auto"/>
        <w:rPr>
          <w:rFonts w:ascii="Times New Roman" w:hAnsi="Times New Roman" w:cs="Times New Roman"/>
          <w:b/>
        </w:rPr>
      </w:pPr>
      <w:r w:rsidRPr="00595F69">
        <w:rPr>
          <w:rFonts w:ascii="Times New Roman" w:hAnsi="Times New Roman" w:cs="Times New Roman"/>
          <w:b/>
        </w:rPr>
        <w:t>La metodología.</w:t>
      </w:r>
    </w:p>
    <w:p w14:paraId="24ABDBA1" w14:textId="43454C2D" w:rsidR="00CA7923" w:rsidRPr="00595F69" w:rsidRDefault="00345992" w:rsidP="00345992">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9744" behindDoc="0" locked="0" layoutInCell="1" allowOverlap="1" wp14:anchorId="2F95EDA1" wp14:editId="16F4FC0A">
            <wp:simplePos x="0" y="0"/>
            <wp:positionH relativeFrom="column">
              <wp:posOffset>1487161</wp:posOffset>
            </wp:positionH>
            <wp:positionV relativeFrom="paragraph">
              <wp:posOffset>1610360</wp:posOffset>
            </wp:positionV>
            <wp:extent cx="3251835" cy="2230120"/>
            <wp:effectExtent l="0" t="0" r="0" b="508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1835" cy="2230120"/>
                    </a:xfrm>
                    <a:prstGeom prst="rect">
                      <a:avLst/>
                    </a:prstGeom>
                  </pic:spPr>
                </pic:pic>
              </a:graphicData>
            </a:graphic>
            <wp14:sizeRelH relativeFrom="page">
              <wp14:pctWidth>0</wp14:pctWidth>
            </wp14:sizeRelH>
            <wp14:sizeRelV relativeFrom="page">
              <wp14:pctHeight>0</wp14:pctHeight>
            </wp14:sizeRelV>
          </wp:anchor>
        </w:drawing>
      </w:r>
      <w:r w:rsidR="00970AE2" w:rsidRPr="00595F69">
        <w:rPr>
          <w:rFonts w:ascii="Times New Roman" w:hAnsi="Times New Roman" w:cs="Times New Roman"/>
          <w:bCs/>
          <w:lang w:val="es-ES"/>
        </w:rPr>
        <w:t xml:space="preserve">Considerando que el objetivo de </w:t>
      </w:r>
      <w:r w:rsidR="005D59D8">
        <w:rPr>
          <w:rFonts w:ascii="Times New Roman" w:hAnsi="Times New Roman" w:cs="Times New Roman"/>
          <w:bCs/>
          <w:lang w:val="es-ES"/>
        </w:rPr>
        <w:t>esta investigación</w:t>
      </w:r>
      <w:r w:rsidR="00970AE2" w:rsidRPr="00595F69">
        <w:rPr>
          <w:rFonts w:ascii="Times New Roman" w:hAnsi="Times New Roman" w:cs="Times New Roman"/>
          <w:bCs/>
          <w:lang w:val="es-ES"/>
        </w:rPr>
        <w:t xml:space="preserve"> se centra en el entendimiento de los modos de habitar y </w:t>
      </w:r>
      <w:r w:rsidR="003E24D1" w:rsidRPr="00595F69">
        <w:rPr>
          <w:rFonts w:ascii="Times New Roman" w:hAnsi="Times New Roman" w:cs="Times New Roman"/>
          <w:bCs/>
          <w:lang w:val="es-ES"/>
        </w:rPr>
        <w:t>la</w:t>
      </w:r>
      <w:r w:rsidR="00536DB0" w:rsidRPr="00595F69">
        <w:rPr>
          <w:rFonts w:ascii="Times New Roman" w:hAnsi="Times New Roman" w:cs="Times New Roman"/>
          <w:bCs/>
          <w:lang w:val="es-ES"/>
        </w:rPr>
        <w:t>s</w:t>
      </w:r>
      <w:r w:rsidR="00970AE2" w:rsidRPr="00595F69">
        <w:rPr>
          <w:rFonts w:ascii="Times New Roman" w:hAnsi="Times New Roman" w:cs="Times New Roman"/>
          <w:bCs/>
          <w:lang w:val="es-ES"/>
        </w:rPr>
        <w:t xml:space="preserve"> relaci</w:t>
      </w:r>
      <w:r w:rsidR="003E24D1" w:rsidRPr="00595F69">
        <w:rPr>
          <w:rFonts w:ascii="Times New Roman" w:hAnsi="Times New Roman" w:cs="Times New Roman"/>
          <w:bCs/>
          <w:lang w:val="es-ES"/>
        </w:rPr>
        <w:t xml:space="preserve">ones que establecen </w:t>
      </w:r>
      <w:r w:rsidR="00970AE2" w:rsidRPr="00595F69">
        <w:rPr>
          <w:rFonts w:ascii="Times New Roman" w:hAnsi="Times New Roman" w:cs="Times New Roman"/>
          <w:bCs/>
          <w:lang w:val="es-ES"/>
        </w:rPr>
        <w:t>con las construcciones</w:t>
      </w:r>
      <w:r w:rsidR="003E24D1" w:rsidRPr="00595F69">
        <w:rPr>
          <w:rFonts w:ascii="Times New Roman" w:hAnsi="Times New Roman" w:cs="Times New Roman"/>
          <w:bCs/>
          <w:lang w:val="es-ES"/>
        </w:rPr>
        <w:t xml:space="preserve">, </w:t>
      </w:r>
      <w:r w:rsidR="00970AE2" w:rsidRPr="00595F69">
        <w:rPr>
          <w:rFonts w:ascii="Times New Roman" w:hAnsi="Times New Roman" w:cs="Times New Roman"/>
          <w:bCs/>
          <w:lang w:val="es-ES"/>
        </w:rPr>
        <w:t>que</w:t>
      </w:r>
      <w:r w:rsidR="003E24D1" w:rsidRPr="00595F69">
        <w:rPr>
          <w:rFonts w:ascii="Times New Roman" w:hAnsi="Times New Roman" w:cs="Times New Roman"/>
          <w:bCs/>
          <w:lang w:val="es-ES"/>
        </w:rPr>
        <w:t xml:space="preserve"> </w:t>
      </w:r>
      <w:r w:rsidR="00970AE2" w:rsidRPr="00595F69">
        <w:rPr>
          <w:rFonts w:ascii="Times New Roman" w:hAnsi="Times New Roman" w:cs="Times New Roman"/>
          <w:bCs/>
          <w:lang w:val="es-ES"/>
        </w:rPr>
        <w:t xml:space="preserve">estos elementos </w:t>
      </w:r>
      <w:r w:rsidR="003E24D1" w:rsidRPr="00595F69">
        <w:rPr>
          <w:rFonts w:ascii="Times New Roman" w:hAnsi="Times New Roman" w:cs="Times New Roman"/>
          <w:bCs/>
          <w:lang w:val="es-ES"/>
        </w:rPr>
        <w:t>se encuentran anclados inexorablemente a los lugares y a los espacios y que es precisamente en éstos donde pueden observarse sus manifestaciones, la estrategia metodológica, plantea, de manera muy general, adentrarse a los lugares y espacios para acceder</w:t>
      </w:r>
      <w:r w:rsidR="00AC2706" w:rsidRPr="00595F69">
        <w:rPr>
          <w:rFonts w:ascii="Times New Roman" w:hAnsi="Times New Roman" w:cs="Times New Roman"/>
          <w:bCs/>
          <w:lang w:val="es-ES"/>
        </w:rPr>
        <w:t>,</w:t>
      </w:r>
      <w:r w:rsidR="003E24D1" w:rsidRPr="00595F69">
        <w:rPr>
          <w:rFonts w:ascii="Times New Roman" w:hAnsi="Times New Roman" w:cs="Times New Roman"/>
          <w:bCs/>
          <w:lang w:val="es-ES"/>
        </w:rPr>
        <w:t xml:space="preserve"> </w:t>
      </w:r>
      <w:r w:rsidR="00536DB0" w:rsidRPr="00595F69">
        <w:rPr>
          <w:rFonts w:ascii="Times New Roman" w:hAnsi="Times New Roman" w:cs="Times New Roman"/>
          <w:bCs/>
          <w:lang w:val="es-ES"/>
        </w:rPr>
        <w:t>posteriormente</w:t>
      </w:r>
      <w:r w:rsidR="00AC2706" w:rsidRPr="00595F69">
        <w:rPr>
          <w:rFonts w:ascii="Times New Roman" w:hAnsi="Times New Roman" w:cs="Times New Roman"/>
          <w:bCs/>
          <w:lang w:val="es-ES"/>
        </w:rPr>
        <w:t>,</w:t>
      </w:r>
      <w:r w:rsidR="00536DB0" w:rsidRPr="00595F69">
        <w:rPr>
          <w:rFonts w:ascii="Times New Roman" w:hAnsi="Times New Roman" w:cs="Times New Roman"/>
          <w:bCs/>
          <w:lang w:val="es-ES"/>
        </w:rPr>
        <w:t xml:space="preserve"> </w:t>
      </w:r>
      <w:r w:rsidR="003E24D1" w:rsidRPr="00595F69">
        <w:rPr>
          <w:rFonts w:ascii="Times New Roman" w:hAnsi="Times New Roman" w:cs="Times New Roman"/>
          <w:bCs/>
          <w:lang w:val="es-ES"/>
        </w:rPr>
        <w:t xml:space="preserve">a los modos de habitar y sus </w:t>
      </w:r>
      <w:r w:rsidR="00536DB0" w:rsidRPr="00595F69">
        <w:rPr>
          <w:rFonts w:ascii="Times New Roman" w:hAnsi="Times New Roman" w:cs="Times New Roman"/>
          <w:bCs/>
          <w:lang w:val="es-ES"/>
        </w:rPr>
        <w:t xml:space="preserve">vínculos con las </w:t>
      </w:r>
      <w:r w:rsidR="003E24D1" w:rsidRPr="00595F69">
        <w:rPr>
          <w:rFonts w:ascii="Times New Roman" w:hAnsi="Times New Roman" w:cs="Times New Roman"/>
          <w:bCs/>
          <w:lang w:val="es-ES"/>
        </w:rPr>
        <w:t>construcciones</w:t>
      </w:r>
      <w:r w:rsidR="002A0BC9" w:rsidRPr="00595F69">
        <w:rPr>
          <w:rFonts w:ascii="Times New Roman" w:hAnsi="Times New Roman" w:cs="Times New Roman"/>
          <w:bCs/>
          <w:lang w:val="es-ES"/>
        </w:rPr>
        <w:t xml:space="preserve"> </w:t>
      </w:r>
      <w:r w:rsidR="003E24D1" w:rsidRPr="00595F69">
        <w:rPr>
          <w:rFonts w:ascii="Times New Roman" w:hAnsi="Times New Roman" w:cs="Times New Roman"/>
          <w:bCs/>
          <w:lang w:val="es-ES"/>
        </w:rPr>
        <w:t>(</w:t>
      </w:r>
      <w:r w:rsidR="002A0BC9" w:rsidRPr="00595F69">
        <w:rPr>
          <w:rFonts w:ascii="Times New Roman" w:hAnsi="Times New Roman" w:cs="Times New Roman"/>
          <w:bCs/>
          <w:lang w:val="es-ES"/>
        </w:rPr>
        <w:t>ver Imagen 3</w:t>
      </w:r>
      <w:r w:rsidR="003E24D1" w:rsidRPr="00595F69">
        <w:rPr>
          <w:rFonts w:ascii="Times New Roman" w:hAnsi="Times New Roman" w:cs="Times New Roman"/>
          <w:bCs/>
          <w:lang w:val="es-ES"/>
        </w:rPr>
        <w:t>)</w:t>
      </w:r>
      <w:r w:rsidR="002A0BC9" w:rsidRPr="00595F69">
        <w:rPr>
          <w:rFonts w:ascii="Times New Roman" w:hAnsi="Times New Roman" w:cs="Times New Roman"/>
          <w:bCs/>
          <w:lang w:val="es-ES"/>
        </w:rPr>
        <w:t>.</w:t>
      </w:r>
      <w:r w:rsidR="003E24D1" w:rsidRPr="00595F69">
        <w:rPr>
          <w:rFonts w:ascii="Times New Roman" w:hAnsi="Times New Roman" w:cs="Times New Roman"/>
          <w:bCs/>
          <w:lang w:val="es-ES"/>
        </w:rPr>
        <w:t xml:space="preserve"> </w:t>
      </w:r>
    </w:p>
    <w:p w14:paraId="1AD50528" w14:textId="54883B61" w:rsidR="00CA7923" w:rsidRDefault="00CA7923" w:rsidP="00CA7923">
      <w:pPr>
        <w:spacing w:line="360" w:lineRule="auto"/>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w:t>
      </w:r>
      <w:r w:rsidR="00E866BD" w:rsidRPr="00595F69">
        <w:rPr>
          <w:rFonts w:ascii="Times New Roman" w:hAnsi="Times New Roman" w:cs="Times New Roman"/>
          <w:i/>
          <w:iCs/>
          <w:color w:val="000000"/>
          <w:sz w:val="18"/>
          <w:szCs w:val="18"/>
          <w:lang w:val="es-ES"/>
        </w:rPr>
        <w:t xml:space="preserve"> </w:t>
      </w:r>
      <w:r w:rsidRPr="00595F69">
        <w:rPr>
          <w:rFonts w:ascii="Times New Roman" w:hAnsi="Times New Roman" w:cs="Times New Roman"/>
          <w:i/>
          <w:iCs/>
          <w:color w:val="000000"/>
          <w:sz w:val="18"/>
          <w:szCs w:val="18"/>
          <w:lang w:val="es-ES"/>
        </w:rPr>
        <w:t>3. Ayora, S. (2020). Esquema metodológico.</w:t>
      </w:r>
    </w:p>
    <w:p w14:paraId="095ADAB3" w14:textId="77777777" w:rsidR="00345992" w:rsidRPr="00595F69" w:rsidRDefault="00345992" w:rsidP="00CA7923">
      <w:pPr>
        <w:spacing w:line="360" w:lineRule="auto"/>
        <w:jc w:val="center"/>
        <w:rPr>
          <w:rFonts w:ascii="Times New Roman" w:hAnsi="Times New Roman" w:cs="Times New Roman"/>
          <w:bCs/>
          <w:lang w:val="es-ES"/>
        </w:rPr>
      </w:pPr>
    </w:p>
    <w:p w14:paraId="79F961EE" w14:textId="6BE3BCF5" w:rsidR="003A0CE0" w:rsidRPr="00595F69" w:rsidRDefault="003A0CE0" w:rsidP="003A0CE0">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Para el trabajo de campo, se diseñó e implementó un instrumento con características cuantitativas y cualitativas, fundado en la observación de las prácticas que permitió establecer, a través del análisis e interpretación hermenéuticos del espacio y la espacialidad, los modos de habitar actuales 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y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para contrastar posteriormente, con la teoría referida a la cotidianidad y las expresiones culturales actuales en Yucatán.</w:t>
      </w:r>
    </w:p>
    <w:p w14:paraId="72B71896" w14:textId="4F75C2DB" w:rsidR="00CD15AF" w:rsidRDefault="003A0CE0"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El instrumento, es un cuestionario mixto que contienen preguntas puntuales, entrevista semiestructurada, mapas mentales y análisis de contenido</w:t>
      </w:r>
      <w:r w:rsidR="003848DE" w:rsidRPr="00595F69">
        <w:rPr>
          <w:rFonts w:ascii="Times New Roman" w:hAnsi="Times New Roman" w:cs="Times New Roman"/>
          <w:bCs/>
          <w:lang w:val="es-ES"/>
        </w:rPr>
        <w:t xml:space="preserve">. </w:t>
      </w:r>
      <w:r w:rsidRPr="00595F69">
        <w:rPr>
          <w:rFonts w:ascii="Times New Roman" w:hAnsi="Times New Roman" w:cs="Times New Roman"/>
          <w:bCs/>
          <w:lang w:val="es-ES"/>
        </w:rPr>
        <w:t>La selección de los espacios domésticos en los que se aplicó el cuestionario, se definió a través de una muestra probabilística que contempla un 5% de error y un porcentaje de seguridad del 95% y, posteriormente, se realizó un sorteo para una elección al azar de los mismos en cada localidad</w:t>
      </w:r>
      <w:r w:rsidR="007A27E6">
        <w:rPr>
          <w:rFonts w:ascii="Times New Roman" w:hAnsi="Times New Roman" w:cs="Times New Roman"/>
          <w:bCs/>
          <w:lang w:val="es-ES"/>
        </w:rPr>
        <w:t xml:space="preserve"> (ver Tabla 1).</w:t>
      </w:r>
    </w:p>
    <w:p w14:paraId="73C12060" w14:textId="77777777" w:rsidR="00345992" w:rsidRPr="00595F69" w:rsidRDefault="00345992" w:rsidP="001D7C7F">
      <w:pPr>
        <w:spacing w:line="360" w:lineRule="auto"/>
        <w:rPr>
          <w:rFonts w:ascii="Times New Roman" w:hAnsi="Times New Roman" w:cs="Times New Roman"/>
          <w:bCs/>
          <w:lang w:val="es-ES"/>
        </w:rPr>
      </w:pPr>
    </w:p>
    <w:tbl>
      <w:tblPr>
        <w:tblStyle w:val="TableGrid"/>
        <w:tblW w:w="0" w:type="auto"/>
        <w:jc w:val="center"/>
        <w:tblLook w:val="04A0" w:firstRow="1" w:lastRow="0" w:firstColumn="1" w:lastColumn="0" w:noHBand="0" w:noVBand="1"/>
      </w:tblPr>
      <w:tblGrid>
        <w:gridCol w:w="2935"/>
        <w:gridCol w:w="2935"/>
        <w:gridCol w:w="2935"/>
      </w:tblGrid>
      <w:tr w:rsidR="002A0BC9" w:rsidRPr="00595F69" w14:paraId="49274A56" w14:textId="77777777" w:rsidTr="002A0BC9">
        <w:trPr>
          <w:jc w:val="center"/>
        </w:trPr>
        <w:tc>
          <w:tcPr>
            <w:tcW w:w="2935" w:type="dxa"/>
            <w:vAlign w:val="center"/>
          </w:tcPr>
          <w:p w14:paraId="0FB5B42D" w14:textId="77777777" w:rsidR="002A0BC9" w:rsidRPr="00595F69" w:rsidRDefault="002A0BC9" w:rsidP="002A0BC9">
            <w:pPr>
              <w:contextualSpacing/>
              <w:jc w:val="center"/>
              <w:rPr>
                <w:rFonts w:ascii="Times New Roman" w:hAnsi="Times New Roman" w:cs="Times New Roman"/>
                <w:b/>
                <w:sz w:val="24"/>
                <w:szCs w:val="24"/>
              </w:rPr>
            </w:pPr>
            <w:r w:rsidRPr="00595F69">
              <w:rPr>
                <w:rFonts w:ascii="Times New Roman" w:hAnsi="Times New Roman" w:cs="Times New Roman"/>
                <w:b/>
                <w:sz w:val="24"/>
                <w:szCs w:val="24"/>
              </w:rPr>
              <w:lastRenderedPageBreak/>
              <w:t>Comisaría</w:t>
            </w:r>
          </w:p>
        </w:tc>
        <w:tc>
          <w:tcPr>
            <w:tcW w:w="2935" w:type="dxa"/>
            <w:vAlign w:val="center"/>
          </w:tcPr>
          <w:p w14:paraId="48CDD1DA" w14:textId="500979C5" w:rsidR="002A0BC9" w:rsidRPr="00595F69" w:rsidRDefault="002A0BC9" w:rsidP="002A0BC9">
            <w:pPr>
              <w:contextualSpacing/>
              <w:jc w:val="center"/>
              <w:rPr>
                <w:rFonts w:ascii="Times New Roman" w:hAnsi="Times New Roman" w:cs="Times New Roman"/>
                <w:b/>
                <w:sz w:val="24"/>
                <w:szCs w:val="24"/>
              </w:rPr>
            </w:pPr>
            <w:r w:rsidRPr="00595F69">
              <w:rPr>
                <w:rFonts w:ascii="Times New Roman" w:hAnsi="Times New Roman" w:cs="Times New Roman"/>
                <w:b/>
                <w:sz w:val="24"/>
                <w:szCs w:val="24"/>
              </w:rPr>
              <w:t>Número de viviendas habitadas (universo)</w:t>
            </w:r>
            <w:commentRangeStart w:id="10"/>
            <w:r w:rsidR="007A27E6">
              <w:rPr>
                <w:rStyle w:val="FootnoteReference"/>
                <w:rFonts w:ascii="Times New Roman" w:hAnsi="Times New Roman" w:cs="Times New Roman"/>
                <w:b/>
                <w:sz w:val="24"/>
                <w:szCs w:val="24"/>
              </w:rPr>
              <w:footnoteReference w:id="6"/>
            </w:r>
            <w:commentRangeEnd w:id="10"/>
            <w:r w:rsidR="002419FF">
              <w:rPr>
                <w:rStyle w:val="CommentReference"/>
              </w:rPr>
              <w:commentReference w:id="10"/>
            </w:r>
          </w:p>
        </w:tc>
        <w:tc>
          <w:tcPr>
            <w:tcW w:w="2935" w:type="dxa"/>
            <w:vAlign w:val="center"/>
          </w:tcPr>
          <w:p w14:paraId="1AF8782E" w14:textId="77777777" w:rsidR="002A0BC9" w:rsidRPr="00595F69" w:rsidRDefault="002A0BC9" w:rsidP="002A0BC9">
            <w:pPr>
              <w:contextualSpacing/>
              <w:jc w:val="center"/>
              <w:rPr>
                <w:rFonts w:ascii="Times New Roman" w:hAnsi="Times New Roman" w:cs="Times New Roman"/>
                <w:b/>
                <w:sz w:val="24"/>
                <w:szCs w:val="24"/>
              </w:rPr>
            </w:pPr>
            <w:r w:rsidRPr="00595F69">
              <w:rPr>
                <w:rFonts w:ascii="Times New Roman" w:hAnsi="Times New Roman" w:cs="Times New Roman"/>
                <w:b/>
                <w:sz w:val="24"/>
                <w:szCs w:val="24"/>
              </w:rPr>
              <w:t>Número de viviendas para el trabajo de campo (muestra)</w:t>
            </w:r>
          </w:p>
        </w:tc>
      </w:tr>
      <w:tr w:rsidR="002A0BC9" w:rsidRPr="00595F69" w14:paraId="44FB91BD" w14:textId="77777777" w:rsidTr="002A0BC9">
        <w:trPr>
          <w:jc w:val="center"/>
        </w:trPr>
        <w:tc>
          <w:tcPr>
            <w:tcW w:w="2935" w:type="dxa"/>
          </w:tcPr>
          <w:p w14:paraId="035BA5FB"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Xcunyá, Mérida</w:t>
            </w:r>
          </w:p>
        </w:tc>
        <w:tc>
          <w:tcPr>
            <w:tcW w:w="2935" w:type="dxa"/>
          </w:tcPr>
          <w:p w14:paraId="6DFB2E66"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237</w:t>
            </w:r>
          </w:p>
        </w:tc>
        <w:tc>
          <w:tcPr>
            <w:tcW w:w="2935" w:type="dxa"/>
          </w:tcPr>
          <w:p w14:paraId="5830034D"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147</w:t>
            </w:r>
          </w:p>
        </w:tc>
      </w:tr>
      <w:tr w:rsidR="002A0BC9" w:rsidRPr="00595F69" w14:paraId="4E4EC86D" w14:textId="77777777" w:rsidTr="002A0BC9">
        <w:trPr>
          <w:jc w:val="center"/>
        </w:trPr>
        <w:tc>
          <w:tcPr>
            <w:tcW w:w="2935" w:type="dxa"/>
          </w:tcPr>
          <w:p w14:paraId="0212E7AA"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Xocén, Valladolid</w:t>
            </w:r>
          </w:p>
        </w:tc>
        <w:tc>
          <w:tcPr>
            <w:tcW w:w="2935" w:type="dxa"/>
          </w:tcPr>
          <w:p w14:paraId="2A4E1CBB"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504</w:t>
            </w:r>
          </w:p>
        </w:tc>
        <w:tc>
          <w:tcPr>
            <w:tcW w:w="2935" w:type="dxa"/>
          </w:tcPr>
          <w:p w14:paraId="11B0FFB7" w14:textId="77777777" w:rsidR="002A0BC9" w:rsidRPr="00595F69" w:rsidRDefault="002A0BC9" w:rsidP="00E15FB0">
            <w:pPr>
              <w:spacing w:line="360" w:lineRule="auto"/>
              <w:contextualSpacing/>
              <w:jc w:val="center"/>
              <w:rPr>
                <w:rFonts w:ascii="Times New Roman" w:hAnsi="Times New Roman" w:cs="Times New Roman"/>
                <w:sz w:val="24"/>
                <w:szCs w:val="24"/>
              </w:rPr>
            </w:pPr>
            <w:r w:rsidRPr="00595F69">
              <w:rPr>
                <w:rFonts w:ascii="Times New Roman" w:hAnsi="Times New Roman" w:cs="Times New Roman"/>
                <w:sz w:val="24"/>
                <w:szCs w:val="24"/>
              </w:rPr>
              <w:t>218</w:t>
            </w:r>
          </w:p>
        </w:tc>
      </w:tr>
    </w:tbl>
    <w:p w14:paraId="2779B242" w14:textId="52AD39EF" w:rsidR="002A0BC9" w:rsidRPr="00595F69" w:rsidRDefault="002A0BC9" w:rsidP="002A0BC9">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Tabla 1. Ayora, S. (2019). </w:t>
      </w:r>
      <w:r w:rsidR="009A4836" w:rsidRPr="00595F69">
        <w:rPr>
          <w:rFonts w:ascii="Times New Roman" w:hAnsi="Times New Roman" w:cs="Times New Roman"/>
          <w:i/>
          <w:iCs/>
          <w:color w:val="000000"/>
          <w:sz w:val="18"/>
          <w:szCs w:val="18"/>
          <w:lang w:val="es-ES"/>
        </w:rPr>
        <w:t>Muestra para trabajo de camp</w:t>
      </w:r>
      <w:r w:rsidRPr="00595F69">
        <w:rPr>
          <w:rFonts w:ascii="Times New Roman" w:hAnsi="Times New Roman" w:cs="Times New Roman"/>
          <w:i/>
          <w:iCs/>
          <w:color w:val="000000"/>
          <w:sz w:val="18"/>
          <w:szCs w:val="18"/>
          <w:lang w:val="es-ES"/>
        </w:rPr>
        <w:t xml:space="preserve">o. </w:t>
      </w:r>
    </w:p>
    <w:p w14:paraId="2DF55593" w14:textId="77777777" w:rsidR="00AE6327" w:rsidRPr="00595F69" w:rsidRDefault="00AE6327" w:rsidP="001D7C7F">
      <w:pPr>
        <w:spacing w:line="360" w:lineRule="auto"/>
        <w:rPr>
          <w:rFonts w:ascii="Times New Roman" w:hAnsi="Times New Roman" w:cs="Times New Roman"/>
          <w:b/>
          <w:lang w:val="es-ES"/>
        </w:rPr>
      </w:pPr>
    </w:p>
    <w:p w14:paraId="02F5C254" w14:textId="7573F898" w:rsidR="006A48DE" w:rsidRPr="00595F69" w:rsidRDefault="006A48DE" w:rsidP="001D7C7F">
      <w:pPr>
        <w:spacing w:line="360" w:lineRule="auto"/>
        <w:rPr>
          <w:rFonts w:ascii="Times New Roman" w:hAnsi="Times New Roman" w:cs="Times New Roman"/>
          <w:b/>
        </w:rPr>
      </w:pPr>
      <w:r w:rsidRPr="00595F69">
        <w:rPr>
          <w:rFonts w:ascii="Times New Roman" w:hAnsi="Times New Roman" w:cs="Times New Roman"/>
          <w:b/>
        </w:rPr>
        <w:t>Los poblados.</w:t>
      </w:r>
    </w:p>
    <w:p w14:paraId="64E1FB4A" w14:textId="2BDF6DDD" w:rsidR="003A0CE0" w:rsidRPr="00595F69" w:rsidRDefault="00AE6327" w:rsidP="006A48DE">
      <w:pPr>
        <w:spacing w:line="360" w:lineRule="auto"/>
        <w:rPr>
          <w:rFonts w:ascii="Times New Roman" w:hAnsi="Times New Roman" w:cs="Times New Roman"/>
          <w:bCs/>
          <w:lang w:val="es-ES"/>
        </w:rPr>
      </w:pPr>
      <w:r>
        <w:rPr>
          <w:rFonts w:ascii="Times New Roman" w:hAnsi="Times New Roman" w:cs="Times New Roman"/>
          <w:b/>
          <w:noProof/>
        </w:rPr>
        <w:drawing>
          <wp:anchor distT="0" distB="0" distL="114300" distR="114300" simplePos="0" relativeHeight="251660288" behindDoc="0" locked="0" layoutInCell="1" allowOverlap="1" wp14:anchorId="2A2258A0" wp14:editId="2BC28F52">
            <wp:simplePos x="0" y="0"/>
            <wp:positionH relativeFrom="column">
              <wp:posOffset>1487351</wp:posOffset>
            </wp:positionH>
            <wp:positionV relativeFrom="paragraph">
              <wp:posOffset>2474413</wp:posOffset>
            </wp:positionV>
            <wp:extent cx="3621405" cy="2619375"/>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21405" cy="2619375"/>
                    </a:xfrm>
                    <a:prstGeom prst="rect">
                      <a:avLst/>
                    </a:prstGeom>
                  </pic:spPr>
                </pic:pic>
              </a:graphicData>
            </a:graphic>
            <wp14:sizeRelH relativeFrom="page">
              <wp14:pctWidth>0</wp14:pctWidth>
            </wp14:sizeRelH>
            <wp14:sizeRelV relativeFrom="page">
              <wp14:pctHeight>0</wp14:pctHeight>
            </wp14:sizeRelV>
          </wp:anchor>
        </w:drawing>
      </w:r>
      <w:r w:rsidR="006A48DE" w:rsidRPr="00595F69">
        <w:rPr>
          <w:rFonts w:ascii="Times New Roman" w:hAnsi="Times New Roman" w:cs="Times New Roman"/>
          <w:bCs/>
          <w:lang w:val="es-ES"/>
        </w:rPr>
        <w:t>Para explicar los vínculos antes expuestos, se realizó</w:t>
      </w:r>
      <w:r w:rsidR="00860ACD" w:rsidRPr="00595F69">
        <w:rPr>
          <w:rFonts w:ascii="Times New Roman" w:hAnsi="Times New Roman" w:cs="Times New Roman"/>
          <w:bCs/>
          <w:lang w:val="es-ES"/>
        </w:rPr>
        <w:t xml:space="preserve"> </w:t>
      </w:r>
      <w:r w:rsidR="006A48DE" w:rsidRPr="00595F69">
        <w:rPr>
          <w:rFonts w:ascii="Times New Roman" w:hAnsi="Times New Roman" w:cs="Times New Roman"/>
          <w:bCs/>
          <w:lang w:val="es-ES"/>
        </w:rPr>
        <w:t xml:space="preserve">un estudio comparativo entre </w:t>
      </w:r>
      <w:r w:rsidR="00860ACD" w:rsidRPr="00595F69">
        <w:rPr>
          <w:rFonts w:ascii="Times New Roman" w:hAnsi="Times New Roman" w:cs="Times New Roman"/>
          <w:bCs/>
          <w:lang w:val="es-ES"/>
        </w:rPr>
        <w:t xml:space="preserve">las </w:t>
      </w:r>
      <w:r w:rsidR="006A48DE" w:rsidRPr="00595F69">
        <w:rPr>
          <w:rFonts w:ascii="Times New Roman" w:hAnsi="Times New Roman" w:cs="Times New Roman"/>
          <w:bCs/>
          <w:lang w:val="es-ES"/>
        </w:rPr>
        <w:t>dos comunidades extremas</w:t>
      </w:r>
      <w:r w:rsidR="007F3270" w:rsidRPr="00595F69">
        <w:rPr>
          <w:rFonts w:ascii="Times New Roman" w:hAnsi="Times New Roman" w:cs="Times New Roman"/>
          <w:bCs/>
          <w:lang w:val="es-ES"/>
        </w:rPr>
        <w:t>, ubicadas en dos zonas que tradicionalmente han sido consideradas, por varios autores,</w:t>
      </w:r>
      <w:commentRangeStart w:id="11"/>
      <w:r w:rsidR="007F3270" w:rsidRPr="00595F69">
        <w:rPr>
          <w:rStyle w:val="FootnoteReference"/>
          <w:rFonts w:ascii="Times New Roman" w:hAnsi="Times New Roman" w:cs="Times New Roman"/>
          <w:bCs/>
          <w:lang w:val="es-ES"/>
        </w:rPr>
        <w:footnoteReference w:id="7"/>
      </w:r>
      <w:commentRangeEnd w:id="11"/>
      <w:r w:rsidR="002419FF">
        <w:rPr>
          <w:rStyle w:val="CommentReference"/>
        </w:rPr>
        <w:commentReference w:id="11"/>
      </w:r>
      <w:r w:rsidR="007F3270" w:rsidRPr="00595F69">
        <w:rPr>
          <w:rFonts w:ascii="Times New Roman" w:hAnsi="Times New Roman" w:cs="Times New Roman"/>
          <w:bCs/>
          <w:lang w:val="es-ES"/>
        </w:rPr>
        <w:t xml:space="preserve"> con grados distintos de transformación cultural y pertenecientes a la cultura maya</w:t>
      </w:r>
      <w:r w:rsidR="006A48DE" w:rsidRPr="00595F69">
        <w:rPr>
          <w:rFonts w:ascii="Times New Roman" w:hAnsi="Times New Roman" w:cs="Times New Roman"/>
          <w:bCs/>
          <w:lang w:val="es-ES"/>
        </w:rPr>
        <w:t xml:space="preserve">: </w:t>
      </w:r>
      <w:proofErr w:type="spellStart"/>
      <w:r w:rsidR="006A48DE" w:rsidRPr="00595F69">
        <w:rPr>
          <w:rFonts w:ascii="Times New Roman" w:hAnsi="Times New Roman" w:cs="Times New Roman"/>
          <w:bCs/>
          <w:lang w:val="es-ES"/>
        </w:rPr>
        <w:t>Xcunyá</w:t>
      </w:r>
      <w:proofErr w:type="spellEnd"/>
      <w:r w:rsidR="006A48DE" w:rsidRPr="00595F69">
        <w:rPr>
          <w:rFonts w:ascii="Times New Roman" w:hAnsi="Times New Roman" w:cs="Times New Roman"/>
          <w:bCs/>
          <w:lang w:val="es-ES"/>
        </w:rPr>
        <w:t xml:space="preserve">, un poblado de origen prehispánico cuyo asentamiento sirvió como base para la fundación de una hacienda maicero-ganadera en la colonia que, por su cercanía a la capital del estado, </w:t>
      </w:r>
      <w:r w:rsidR="007F3270" w:rsidRPr="00595F69">
        <w:rPr>
          <w:rFonts w:ascii="Times New Roman" w:hAnsi="Times New Roman" w:cs="Times New Roman"/>
          <w:bCs/>
          <w:lang w:val="es-ES"/>
        </w:rPr>
        <w:t xml:space="preserve">Mérida, </w:t>
      </w:r>
      <w:r w:rsidR="006A48DE" w:rsidRPr="00595F69">
        <w:rPr>
          <w:rFonts w:ascii="Times New Roman" w:hAnsi="Times New Roman" w:cs="Times New Roman"/>
          <w:bCs/>
          <w:lang w:val="es-ES"/>
        </w:rPr>
        <w:t xml:space="preserve">se vio inmerso desde muy temprano a la vida urbana </w:t>
      </w:r>
      <w:r w:rsidR="007F3270" w:rsidRPr="00595F69">
        <w:rPr>
          <w:rFonts w:ascii="Times New Roman" w:hAnsi="Times New Roman" w:cs="Times New Roman"/>
          <w:bCs/>
          <w:lang w:val="es-ES"/>
        </w:rPr>
        <w:t xml:space="preserve">y por tanto, está muy transformada </w:t>
      </w:r>
      <w:r w:rsidR="006A48DE" w:rsidRPr="00595F69">
        <w:rPr>
          <w:rFonts w:ascii="Times New Roman" w:hAnsi="Times New Roman" w:cs="Times New Roman"/>
          <w:bCs/>
          <w:lang w:val="es-ES"/>
        </w:rPr>
        <w:t xml:space="preserve">y </w:t>
      </w:r>
      <w:proofErr w:type="spellStart"/>
      <w:r w:rsidR="006A48DE" w:rsidRPr="00595F69">
        <w:rPr>
          <w:rFonts w:ascii="Times New Roman" w:hAnsi="Times New Roman" w:cs="Times New Roman"/>
          <w:bCs/>
          <w:lang w:val="es-ES"/>
        </w:rPr>
        <w:t>Xocén</w:t>
      </w:r>
      <w:proofErr w:type="spellEnd"/>
      <w:r w:rsidR="006A48DE" w:rsidRPr="00595F69">
        <w:rPr>
          <w:rFonts w:ascii="Times New Roman" w:hAnsi="Times New Roman" w:cs="Times New Roman"/>
          <w:bCs/>
          <w:lang w:val="es-ES"/>
        </w:rPr>
        <w:t xml:space="preserve">, un antiguo pueblo de indios, </w:t>
      </w:r>
      <w:r w:rsidR="007222DF" w:rsidRPr="00595F69">
        <w:rPr>
          <w:rFonts w:ascii="Times New Roman" w:hAnsi="Times New Roman" w:cs="Times New Roman"/>
          <w:bCs/>
          <w:lang w:val="es-ES"/>
        </w:rPr>
        <w:t>ubicado en la zona maicera de oriente, en Valladolid</w:t>
      </w:r>
      <w:r w:rsidR="005D59D8">
        <w:rPr>
          <w:rFonts w:ascii="Times New Roman" w:hAnsi="Times New Roman" w:cs="Times New Roman"/>
          <w:bCs/>
          <w:lang w:val="es-ES"/>
        </w:rPr>
        <w:t>,</w:t>
      </w:r>
      <w:r w:rsidR="007222DF" w:rsidRPr="00595F69">
        <w:rPr>
          <w:rFonts w:ascii="Times New Roman" w:hAnsi="Times New Roman" w:cs="Times New Roman"/>
          <w:bCs/>
          <w:lang w:val="es-ES"/>
        </w:rPr>
        <w:t xml:space="preserve"> y reconocido como uno de los más conservados en la actualidad. Éste p</w:t>
      </w:r>
      <w:r w:rsidR="006A48DE" w:rsidRPr="00595F69">
        <w:rPr>
          <w:rFonts w:ascii="Times New Roman" w:hAnsi="Times New Roman" w:cs="Times New Roman"/>
          <w:bCs/>
          <w:lang w:val="es-ES"/>
        </w:rPr>
        <w:t>osee una identidad muy particular emanada de su devoción a la Santa Cruz y a la preservación y cuidado de las tradiciones mayas.</w:t>
      </w:r>
      <w:r w:rsidR="009A4836" w:rsidRPr="00595F69">
        <w:rPr>
          <w:rFonts w:ascii="Times New Roman" w:hAnsi="Times New Roman" w:cs="Times New Roman"/>
          <w:bCs/>
          <w:lang w:val="es-ES"/>
        </w:rPr>
        <w:t xml:space="preserve"> </w:t>
      </w:r>
      <w:r w:rsidR="00033A8F" w:rsidRPr="00595F69">
        <w:rPr>
          <w:rFonts w:ascii="Times New Roman" w:hAnsi="Times New Roman" w:cs="Times New Roman"/>
          <w:bCs/>
          <w:lang w:val="es-ES"/>
        </w:rPr>
        <w:t>(</w:t>
      </w:r>
      <w:r w:rsidR="009A4836" w:rsidRPr="00595F69">
        <w:rPr>
          <w:rFonts w:ascii="Times New Roman" w:hAnsi="Times New Roman" w:cs="Times New Roman"/>
          <w:bCs/>
          <w:lang w:val="es-ES"/>
        </w:rPr>
        <w:t>v</w:t>
      </w:r>
      <w:r w:rsidR="00033A8F" w:rsidRPr="00595F69">
        <w:rPr>
          <w:rFonts w:ascii="Times New Roman" w:hAnsi="Times New Roman" w:cs="Times New Roman"/>
          <w:bCs/>
          <w:lang w:val="es-ES"/>
        </w:rPr>
        <w:t xml:space="preserve">er </w:t>
      </w:r>
      <w:ins w:id="12" w:author="Author">
        <w:r w:rsidR="003A769E">
          <w:rPr>
            <w:rFonts w:ascii="Times New Roman" w:hAnsi="Times New Roman" w:cs="Times New Roman"/>
            <w:bCs/>
            <w:lang w:val="es-ES"/>
          </w:rPr>
          <w:t>I</w:t>
        </w:r>
      </w:ins>
      <w:r w:rsidR="009A4836" w:rsidRPr="00595F69">
        <w:rPr>
          <w:rFonts w:ascii="Times New Roman" w:hAnsi="Times New Roman" w:cs="Times New Roman"/>
          <w:bCs/>
          <w:lang w:val="es-ES"/>
        </w:rPr>
        <w:t>magen 4</w:t>
      </w:r>
      <w:r w:rsidR="00033A8F" w:rsidRPr="00595F69">
        <w:rPr>
          <w:rFonts w:ascii="Times New Roman" w:hAnsi="Times New Roman" w:cs="Times New Roman"/>
          <w:bCs/>
          <w:lang w:val="es-ES"/>
        </w:rPr>
        <w:t>)</w:t>
      </w:r>
      <w:r w:rsidR="009A4836" w:rsidRPr="00595F69">
        <w:rPr>
          <w:rFonts w:ascii="Times New Roman" w:hAnsi="Times New Roman" w:cs="Times New Roman"/>
          <w:bCs/>
          <w:lang w:val="es-ES"/>
        </w:rPr>
        <w:t>.</w:t>
      </w:r>
      <w:r w:rsidRPr="00AE6327">
        <w:rPr>
          <w:rFonts w:ascii="Times New Roman" w:hAnsi="Times New Roman" w:cs="Times New Roman"/>
          <w:b/>
          <w:noProof/>
        </w:rPr>
        <w:t xml:space="preserve"> </w:t>
      </w:r>
    </w:p>
    <w:p w14:paraId="356AB426" w14:textId="77777777" w:rsidR="008F4ED7" w:rsidRPr="00AE6327" w:rsidRDefault="008F4ED7" w:rsidP="008F4ED7">
      <w:pPr>
        <w:spacing w:line="360" w:lineRule="auto"/>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4. Ayora, S. (2019). Ubicación de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 xml:space="preserve"> y </w:t>
      </w:r>
      <w:proofErr w:type="spellStart"/>
      <w:r w:rsidRPr="00595F69">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w:t>
      </w:r>
    </w:p>
    <w:p w14:paraId="5BBC8080" w14:textId="3EDA1794" w:rsidR="00860ACD" w:rsidRPr="008F4ED7" w:rsidRDefault="00860ACD" w:rsidP="001A1D09">
      <w:pPr>
        <w:spacing w:line="360" w:lineRule="auto"/>
        <w:rPr>
          <w:rFonts w:ascii="Times New Roman" w:hAnsi="Times New Roman" w:cs="Times New Roman"/>
          <w:b/>
          <w:lang w:val="es-ES"/>
        </w:rPr>
      </w:pPr>
    </w:p>
    <w:p w14:paraId="51A6E12F" w14:textId="7884C6B2" w:rsidR="00267D7D" w:rsidRPr="00AE6327" w:rsidRDefault="006A48DE" w:rsidP="001D7C7F">
      <w:pPr>
        <w:spacing w:line="360" w:lineRule="auto"/>
        <w:rPr>
          <w:rFonts w:ascii="Times New Roman" w:hAnsi="Times New Roman" w:cs="Times New Roman"/>
          <w:b/>
        </w:rPr>
      </w:pPr>
      <w:r w:rsidRPr="00595F69">
        <w:rPr>
          <w:rFonts w:ascii="Times New Roman" w:hAnsi="Times New Roman" w:cs="Times New Roman"/>
          <w:b/>
        </w:rPr>
        <w:t>Espacio y espacialidad.</w:t>
      </w:r>
    </w:p>
    <w:p w14:paraId="60677FE6" w14:textId="1859C303" w:rsidR="00914302" w:rsidRPr="00595F69" w:rsidRDefault="00AC2706" w:rsidP="001D7C7F">
      <w:pPr>
        <w:spacing w:line="360" w:lineRule="auto"/>
        <w:rPr>
          <w:rFonts w:ascii="Times New Roman" w:hAnsi="Times New Roman" w:cs="Times New Roman"/>
          <w:bCs/>
          <w:lang w:val="es-ES"/>
        </w:rPr>
      </w:pPr>
      <w:r w:rsidRPr="00595F69">
        <w:rPr>
          <w:rFonts w:ascii="Times New Roman" w:hAnsi="Times New Roman" w:cs="Times New Roman"/>
          <w:bCs/>
          <w:lang w:val="es-ES"/>
        </w:rPr>
        <w:t>El análisis hermenéutico de las construcciones mayas</w:t>
      </w:r>
      <w:r w:rsidR="00E3399B"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sus vínculos </w:t>
      </w:r>
      <w:r w:rsidR="00E3399B" w:rsidRPr="00595F69">
        <w:rPr>
          <w:rFonts w:ascii="Times New Roman" w:hAnsi="Times New Roman" w:cs="Times New Roman"/>
          <w:bCs/>
          <w:lang w:val="es-ES"/>
        </w:rPr>
        <w:t xml:space="preserve">con la concepción acerca del espacio-tiempo y sus manifestaciones en el espacio doméstico, </w:t>
      </w:r>
      <w:r w:rsidRPr="00595F69">
        <w:rPr>
          <w:rFonts w:ascii="Times New Roman" w:hAnsi="Times New Roman" w:cs="Times New Roman"/>
          <w:bCs/>
          <w:lang w:val="es-ES"/>
        </w:rPr>
        <w:t xml:space="preserve">a través de la bibliografía consultada, permitieron la caracterización del espacio y la espacialidad maya prehispánicos, </w:t>
      </w:r>
      <w:r w:rsidR="00084877" w:rsidRPr="00595F69">
        <w:rPr>
          <w:rFonts w:ascii="Times New Roman" w:hAnsi="Times New Roman" w:cs="Times New Roman"/>
          <w:bCs/>
          <w:lang w:val="es-ES"/>
        </w:rPr>
        <w:t>l</w:t>
      </w:r>
      <w:r w:rsidR="00732CE2" w:rsidRPr="00595F69">
        <w:rPr>
          <w:rFonts w:ascii="Times New Roman" w:hAnsi="Times New Roman" w:cs="Times New Roman"/>
          <w:bCs/>
          <w:lang w:val="es-ES"/>
        </w:rPr>
        <w:t>os</w:t>
      </w:r>
      <w:r w:rsidR="00084877" w:rsidRPr="00595F69">
        <w:rPr>
          <w:rFonts w:ascii="Times New Roman" w:hAnsi="Times New Roman" w:cs="Times New Roman"/>
          <w:bCs/>
          <w:lang w:val="es-ES"/>
        </w:rPr>
        <w:t xml:space="preserve"> cual</w:t>
      </w:r>
      <w:r w:rsidR="00732CE2" w:rsidRPr="00595F69">
        <w:rPr>
          <w:rFonts w:ascii="Times New Roman" w:hAnsi="Times New Roman" w:cs="Times New Roman"/>
          <w:bCs/>
          <w:lang w:val="es-ES"/>
        </w:rPr>
        <w:t>es</w:t>
      </w:r>
      <w:r w:rsidR="00084877" w:rsidRPr="00595F69">
        <w:rPr>
          <w:rFonts w:ascii="Times New Roman" w:hAnsi="Times New Roman" w:cs="Times New Roman"/>
          <w:bCs/>
          <w:lang w:val="es-ES"/>
        </w:rPr>
        <w:t xml:space="preserve"> se basa</w:t>
      </w:r>
      <w:r w:rsidR="00732CE2" w:rsidRPr="00595F69">
        <w:rPr>
          <w:rFonts w:ascii="Times New Roman" w:hAnsi="Times New Roman" w:cs="Times New Roman"/>
          <w:bCs/>
          <w:lang w:val="es-ES"/>
        </w:rPr>
        <w:t>ban,</w:t>
      </w:r>
      <w:r w:rsidR="00084877" w:rsidRPr="00595F69">
        <w:rPr>
          <w:rFonts w:ascii="Times New Roman" w:hAnsi="Times New Roman" w:cs="Times New Roman"/>
          <w:bCs/>
          <w:lang w:val="es-ES"/>
        </w:rPr>
        <w:t xml:space="preserve"> principalmente</w:t>
      </w:r>
      <w:r w:rsidR="00732CE2" w:rsidRPr="00595F69">
        <w:rPr>
          <w:rFonts w:ascii="Times New Roman" w:hAnsi="Times New Roman" w:cs="Times New Roman"/>
          <w:bCs/>
          <w:lang w:val="es-ES"/>
        </w:rPr>
        <w:t>,</w:t>
      </w:r>
      <w:r w:rsidR="00084877" w:rsidRPr="00595F69">
        <w:rPr>
          <w:rFonts w:ascii="Times New Roman" w:hAnsi="Times New Roman" w:cs="Times New Roman"/>
          <w:bCs/>
          <w:lang w:val="es-ES"/>
        </w:rPr>
        <w:t xml:space="preserve"> en la consideración del </w:t>
      </w:r>
      <w:r w:rsidR="00084877" w:rsidRPr="00595F69">
        <w:rPr>
          <w:rFonts w:ascii="Times New Roman" w:hAnsi="Times New Roman" w:cs="Times New Roman"/>
          <w:bCs/>
          <w:i/>
          <w:iCs/>
          <w:lang w:val="es-ES"/>
        </w:rPr>
        <w:t>plano de la tierra como un continuo</w:t>
      </w:r>
      <w:r w:rsidR="00084877" w:rsidRPr="00595F69">
        <w:rPr>
          <w:rFonts w:ascii="Times New Roman" w:hAnsi="Times New Roman" w:cs="Times New Roman"/>
          <w:bCs/>
          <w:lang w:val="es-ES"/>
        </w:rPr>
        <w:t>, manifiest</w:t>
      </w:r>
      <w:r w:rsidR="009A4836" w:rsidRPr="00595F69">
        <w:rPr>
          <w:rFonts w:ascii="Times New Roman" w:hAnsi="Times New Roman" w:cs="Times New Roman"/>
          <w:bCs/>
          <w:lang w:val="es-ES"/>
        </w:rPr>
        <w:t>o</w:t>
      </w:r>
      <w:r w:rsidR="00084877" w:rsidRPr="00595F69">
        <w:rPr>
          <w:rFonts w:ascii="Times New Roman" w:hAnsi="Times New Roman" w:cs="Times New Roman"/>
          <w:bCs/>
          <w:lang w:val="es-ES"/>
        </w:rPr>
        <w:t xml:space="preserve"> en la organización socio-política que </w:t>
      </w:r>
      <w:r w:rsidR="00084877" w:rsidRPr="00595F69">
        <w:rPr>
          <w:rFonts w:ascii="Times New Roman" w:hAnsi="Times New Roman" w:cs="Times New Roman"/>
          <w:bCs/>
          <w:lang w:val="es-ES"/>
        </w:rPr>
        <w:lastRenderedPageBreak/>
        <w:t xml:space="preserve">los españoles observaron a su llegada, basada en los </w:t>
      </w:r>
      <w:proofErr w:type="spellStart"/>
      <w:r w:rsidR="00084877" w:rsidRPr="00595F69">
        <w:rPr>
          <w:rFonts w:ascii="Times New Roman" w:hAnsi="Times New Roman" w:cs="Times New Roman"/>
          <w:bCs/>
          <w:i/>
          <w:iCs/>
          <w:lang w:val="es-ES"/>
        </w:rPr>
        <w:t>cahob</w:t>
      </w:r>
      <w:proofErr w:type="spellEnd"/>
      <w:r w:rsidR="00084877" w:rsidRPr="00595F69">
        <w:rPr>
          <w:rFonts w:ascii="Times New Roman" w:hAnsi="Times New Roman" w:cs="Times New Roman"/>
          <w:bCs/>
          <w:lang w:val="es-ES"/>
        </w:rPr>
        <w:t xml:space="preserve">, </w:t>
      </w:r>
      <w:proofErr w:type="spellStart"/>
      <w:r w:rsidR="00084877" w:rsidRPr="00595F69">
        <w:rPr>
          <w:rFonts w:ascii="Times New Roman" w:hAnsi="Times New Roman" w:cs="Times New Roman"/>
          <w:bCs/>
          <w:i/>
          <w:iCs/>
          <w:lang w:val="es-ES"/>
        </w:rPr>
        <w:t>batabilob</w:t>
      </w:r>
      <w:proofErr w:type="spellEnd"/>
      <w:r w:rsidR="00084877" w:rsidRPr="00595F69">
        <w:rPr>
          <w:rFonts w:ascii="Times New Roman" w:hAnsi="Times New Roman" w:cs="Times New Roman"/>
          <w:bCs/>
          <w:lang w:val="es-ES"/>
        </w:rPr>
        <w:t xml:space="preserve"> y </w:t>
      </w:r>
      <w:proofErr w:type="spellStart"/>
      <w:r w:rsidR="00084877" w:rsidRPr="00595F69">
        <w:rPr>
          <w:rFonts w:ascii="Times New Roman" w:hAnsi="Times New Roman" w:cs="Times New Roman"/>
          <w:bCs/>
          <w:i/>
          <w:iCs/>
          <w:lang w:val="es-ES"/>
        </w:rPr>
        <w:t>cúuchcabalob</w:t>
      </w:r>
      <w:commentRangeStart w:id="13"/>
      <w:proofErr w:type="spellEnd"/>
      <w:r w:rsidR="00E3399B" w:rsidRPr="00595F69">
        <w:rPr>
          <w:rStyle w:val="FootnoteReference"/>
          <w:rFonts w:ascii="Times New Roman" w:hAnsi="Times New Roman" w:cs="Times New Roman"/>
          <w:bCs/>
          <w:lang w:val="es-ES"/>
        </w:rPr>
        <w:footnoteReference w:id="8"/>
      </w:r>
      <w:commentRangeEnd w:id="13"/>
      <w:r w:rsidR="002419FF">
        <w:rPr>
          <w:rStyle w:val="CommentReference"/>
        </w:rPr>
        <w:commentReference w:id="13"/>
      </w:r>
      <w:r w:rsidR="009E4079" w:rsidRPr="00595F69">
        <w:rPr>
          <w:rFonts w:ascii="Times New Roman" w:hAnsi="Times New Roman" w:cs="Times New Roman"/>
          <w:bCs/>
          <w:lang w:val="es-ES"/>
        </w:rPr>
        <w:t xml:space="preserve"> </w:t>
      </w:r>
      <w:r w:rsidR="001A1D09" w:rsidRPr="00595F69">
        <w:rPr>
          <w:rFonts w:ascii="Times New Roman" w:hAnsi="Times New Roman" w:cs="Times New Roman"/>
          <w:bCs/>
          <w:lang w:val="es-ES"/>
        </w:rPr>
        <w:t xml:space="preserve">(ver Imagen 5) </w:t>
      </w:r>
      <w:r w:rsidR="009E4079" w:rsidRPr="00595F69">
        <w:rPr>
          <w:rFonts w:ascii="Times New Roman" w:hAnsi="Times New Roman" w:cs="Times New Roman"/>
          <w:bCs/>
          <w:lang w:val="es-ES"/>
        </w:rPr>
        <w:t>y que deriva de:</w:t>
      </w:r>
    </w:p>
    <w:p w14:paraId="387C833E" w14:textId="5D03AE56" w:rsidR="00084877" w:rsidRPr="00595F69" w:rsidRDefault="00084877" w:rsidP="00084877">
      <w:pPr>
        <w:pStyle w:val="ListParagraph"/>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La relación de paridad entre el espacio natural y el edificado</w:t>
      </w:r>
      <w:r w:rsidR="007A27E6">
        <w:rPr>
          <w:rFonts w:ascii="Times New Roman" w:hAnsi="Times New Roman" w:cs="Times New Roman"/>
          <w:bCs/>
          <w:lang w:val="es-ES"/>
        </w:rPr>
        <w:t xml:space="preserve">: </w:t>
      </w:r>
      <w:r w:rsidR="00732CE2" w:rsidRPr="00595F69">
        <w:rPr>
          <w:rFonts w:ascii="Times New Roman" w:hAnsi="Times New Roman" w:cs="Times New Roman"/>
          <w:bCs/>
          <w:lang w:val="es-ES"/>
        </w:rPr>
        <w:t>ambos son considerados como</w:t>
      </w:r>
      <w:r w:rsidRPr="00595F69">
        <w:rPr>
          <w:rFonts w:ascii="Times New Roman" w:hAnsi="Times New Roman" w:cs="Times New Roman"/>
          <w:bCs/>
          <w:lang w:val="es-ES"/>
        </w:rPr>
        <w:t xml:space="preserve"> elementos que reposan sobre la tierra,</w:t>
      </w:r>
      <w:r w:rsidR="00442A9B" w:rsidRPr="00595F69">
        <w:rPr>
          <w:rFonts w:ascii="Times New Roman" w:hAnsi="Times New Roman" w:cs="Times New Roman"/>
          <w:bCs/>
          <w:lang w:val="es-ES"/>
        </w:rPr>
        <w:t xml:space="preserve"> </w:t>
      </w:r>
      <w:r w:rsidRPr="00595F69">
        <w:rPr>
          <w:rFonts w:ascii="Times New Roman" w:hAnsi="Times New Roman" w:cs="Times New Roman"/>
          <w:bCs/>
          <w:lang w:val="es-ES"/>
        </w:rPr>
        <w:t xml:space="preserve">sagrados y </w:t>
      </w:r>
      <w:r w:rsidR="00732CE2" w:rsidRPr="00595F69">
        <w:rPr>
          <w:rFonts w:ascii="Times New Roman" w:hAnsi="Times New Roman" w:cs="Times New Roman"/>
          <w:bCs/>
          <w:lang w:val="es-ES"/>
        </w:rPr>
        <w:t>con</w:t>
      </w:r>
      <w:r w:rsidRPr="00595F69">
        <w:rPr>
          <w:rFonts w:ascii="Times New Roman" w:hAnsi="Times New Roman" w:cs="Times New Roman"/>
          <w:bCs/>
          <w:lang w:val="es-ES"/>
        </w:rPr>
        <w:t xml:space="preserve"> vida </w:t>
      </w:r>
    </w:p>
    <w:p w14:paraId="29B34743" w14:textId="6201D3FC" w:rsidR="00914302" w:rsidRPr="00595F69" w:rsidRDefault="00084877" w:rsidP="00914302">
      <w:pPr>
        <w:pStyle w:val="ListParagraph"/>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La espacialidad determinada por </w:t>
      </w:r>
      <w:r w:rsidR="009A4836" w:rsidRPr="00595F69">
        <w:rPr>
          <w:rFonts w:ascii="Times New Roman" w:hAnsi="Times New Roman" w:cs="Times New Roman"/>
          <w:bCs/>
          <w:lang w:val="es-ES"/>
        </w:rPr>
        <w:t xml:space="preserve">el </w:t>
      </w:r>
      <w:r w:rsidRPr="00595F69">
        <w:rPr>
          <w:rFonts w:ascii="Times New Roman" w:hAnsi="Times New Roman" w:cs="Times New Roman"/>
          <w:bCs/>
          <w:lang w:val="es-ES"/>
        </w:rPr>
        <w:t xml:space="preserve">uso </w:t>
      </w:r>
      <w:r w:rsidR="00442A9B" w:rsidRPr="00595F69">
        <w:rPr>
          <w:rFonts w:ascii="Times New Roman" w:hAnsi="Times New Roman" w:cs="Times New Roman"/>
          <w:bCs/>
          <w:lang w:val="es-ES"/>
        </w:rPr>
        <w:t>del espacio</w:t>
      </w:r>
    </w:p>
    <w:p w14:paraId="3B06BDDA" w14:textId="1627C76A" w:rsidR="00084877" w:rsidRPr="00595F69" w:rsidRDefault="00084877" w:rsidP="00914302">
      <w:pPr>
        <w:pStyle w:val="ListParagraph"/>
        <w:numPr>
          <w:ilvl w:val="0"/>
          <w:numId w:val="5"/>
        </w:numPr>
        <w:spacing w:line="360" w:lineRule="auto"/>
        <w:jc w:val="both"/>
        <w:rPr>
          <w:rFonts w:ascii="Times New Roman" w:hAnsi="Times New Roman" w:cs="Times New Roman"/>
          <w:bCs/>
          <w:lang w:val="es-ES"/>
        </w:rPr>
      </w:pPr>
      <w:r w:rsidRPr="00595F69">
        <w:rPr>
          <w:rFonts w:ascii="Times New Roman" w:hAnsi="Times New Roman" w:cs="Times New Roman"/>
          <w:bCs/>
          <w:lang w:val="es-ES"/>
        </w:rPr>
        <w:t>El espacio compartido en función de las relaciones sociales</w:t>
      </w:r>
      <w:r w:rsidR="007A27E6">
        <w:rPr>
          <w:rFonts w:ascii="Times New Roman" w:hAnsi="Times New Roman" w:cs="Times New Roman"/>
          <w:bCs/>
          <w:lang w:val="es-ES"/>
        </w:rPr>
        <w:t>,</w:t>
      </w:r>
      <w:r w:rsidRPr="00595F69">
        <w:rPr>
          <w:rFonts w:ascii="Times New Roman" w:hAnsi="Times New Roman" w:cs="Times New Roman"/>
          <w:bCs/>
          <w:lang w:val="es-ES"/>
        </w:rPr>
        <w:t xml:space="preserve"> </w:t>
      </w:r>
      <w:r w:rsidR="007A27E6">
        <w:rPr>
          <w:rFonts w:ascii="Times New Roman" w:hAnsi="Times New Roman" w:cs="Times New Roman"/>
          <w:bCs/>
          <w:lang w:val="es-ES"/>
        </w:rPr>
        <w:t>considerando</w:t>
      </w:r>
      <w:r w:rsidR="00442A9B" w:rsidRPr="00595F69">
        <w:rPr>
          <w:rFonts w:ascii="Times New Roman" w:hAnsi="Times New Roman" w:cs="Times New Roman"/>
          <w:bCs/>
          <w:lang w:val="es-ES"/>
        </w:rPr>
        <w:t xml:space="preserve"> a la </w:t>
      </w:r>
      <w:r w:rsidRPr="00595F69">
        <w:rPr>
          <w:rFonts w:ascii="Times New Roman" w:hAnsi="Times New Roman" w:cs="Times New Roman"/>
          <w:bCs/>
          <w:lang w:val="es-ES"/>
        </w:rPr>
        <w:t>familia extensa como célula inicial y</w:t>
      </w:r>
      <w:r w:rsidR="007A27E6">
        <w:rPr>
          <w:rFonts w:ascii="Times New Roman" w:hAnsi="Times New Roman" w:cs="Times New Roman"/>
          <w:bCs/>
          <w:lang w:val="es-ES"/>
        </w:rPr>
        <w:t>,</w:t>
      </w:r>
      <w:r w:rsidRPr="00595F69">
        <w:rPr>
          <w:rFonts w:ascii="Times New Roman" w:hAnsi="Times New Roman" w:cs="Times New Roman"/>
          <w:bCs/>
          <w:lang w:val="es-ES"/>
        </w:rPr>
        <w:t xml:space="preserve"> </w:t>
      </w:r>
      <w:r w:rsidR="00442A9B" w:rsidRPr="00595F69">
        <w:rPr>
          <w:rFonts w:ascii="Times New Roman" w:hAnsi="Times New Roman" w:cs="Times New Roman"/>
          <w:bCs/>
          <w:lang w:val="es-ES"/>
        </w:rPr>
        <w:t xml:space="preserve">las </w:t>
      </w:r>
      <w:r w:rsidRPr="00595F69">
        <w:rPr>
          <w:rFonts w:ascii="Times New Roman" w:hAnsi="Times New Roman" w:cs="Times New Roman"/>
          <w:bCs/>
          <w:lang w:val="es-ES"/>
        </w:rPr>
        <w:t>construcciones comunes</w:t>
      </w:r>
      <w:r w:rsidR="0049660B" w:rsidRPr="00595F69">
        <w:rPr>
          <w:rFonts w:ascii="Times New Roman" w:hAnsi="Times New Roman" w:cs="Times New Roman"/>
          <w:bCs/>
          <w:lang w:val="es-ES"/>
        </w:rPr>
        <w:t>,</w:t>
      </w:r>
      <w:r w:rsidRPr="00595F69">
        <w:rPr>
          <w:rFonts w:ascii="Times New Roman" w:hAnsi="Times New Roman" w:cs="Times New Roman"/>
          <w:bCs/>
          <w:lang w:val="es-ES"/>
        </w:rPr>
        <w:t xml:space="preserve"> que establecen diferentes centros de significación y jerarquía</w:t>
      </w:r>
    </w:p>
    <w:p w14:paraId="575C4F1A" w14:textId="3751D69D" w:rsidR="001A1D09" w:rsidRPr="00595F69" w:rsidRDefault="00084877" w:rsidP="00914302">
      <w:pPr>
        <w:pStyle w:val="ListParagraph"/>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El crecimiento orgánico y por adición</w:t>
      </w:r>
    </w:p>
    <w:p w14:paraId="0F659540" w14:textId="144ADBF0" w:rsidR="00084877" w:rsidRPr="00595F69" w:rsidRDefault="00732CE2" w:rsidP="00084877">
      <w:pPr>
        <w:pStyle w:val="ListParagraph"/>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La organización espacial</w:t>
      </w:r>
      <w:r w:rsidR="00084877" w:rsidRPr="00595F69">
        <w:rPr>
          <w:rFonts w:ascii="Times New Roman" w:hAnsi="Times New Roman" w:cs="Times New Roman"/>
          <w:bCs/>
          <w:lang w:val="es-ES"/>
        </w:rPr>
        <w:t xml:space="preserve"> dispers</w:t>
      </w:r>
      <w:r w:rsidRPr="00595F69">
        <w:rPr>
          <w:rFonts w:ascii="Times New Roman" w:hAnsi="Times New Roman" w:cs="Times New Roman"/>
          <w:bCs/>
          <w:lang w:val="es-ES"/>
        </w:rPr>
        <w:t xml:space="preserve">a </w:t>
      </w:r>
      <w:r w:rsidR="00084877" w:rsidRPr="00595F69">
        <w:rPr>
          <w:rFonts w:ascii="Times New Roman" w:hAnsi="Times New Roman" w:cs="Times New Roman"/>
          <w:bCs/>
          <w:lang w:val="es-ES"/>
        </w:rPr>
        <w:t>y discontinu</w:t>
      </w:r>
      <w:r w:rsidRPr="00595F69">
        <w:rPr>
          <w:rFonts w:ascii="Times New Roman" w:hAnsi="Times New Roman" w:cs="Times New Roman"/>
          <w:bCs/>
          <w:lang w:val="es-ES"/>
        </w:rPr>
        <w:t>a</w:t>
      </w:r>
      <w:r w:rsidR="007A27E6">
        <w:rPr>
          <w:rFonts w:ascii="Times New Roman" w:hAnsi="Times New Roman" w:cs="Times New Roman"/>
          <w:bCs/>
          <w:lang w:val="es-ES"/>
        </w:rPr>
        <w:t>:</w:t>
      </w:r>
      <w:r w:rsidRPr="00595F69">
        <w:rPr>
          <w:rFonts w:ascii="Times New Roman" w:hAnsi="Times New Roman" w:cs="Times New Roman"/>
          <w:bCs/>
          <w:lang w:val="es-ES"/>
        </w:rPr>
        <w:t xml:space="preserve"> </w:t>
      </w:r>
      <w:r w:rsidR="00084877" w:rsidRPr="00595F69">
        <w:rPr>
          <w:rFonts w:ascii="Times New Roman" w:hAnsi="Times New Roman" w:cs="Times New Roman"/>
          <w:bCs/>
          <w:lang w:val="es-ES"/>
        </w:rPr>
        <w:t>no</w:t>
      </w:r>
      <w:r w:rsidRPr="00595F69">
        <w:rPr>
          <w:rFonts w:ascii="Times New Roman" w:hAnsi="Times New Roman" w:cs="Times New Roman"/>
          <w:bCs/>
          <w:lang w:val="es-ES"/>
        </w:rPr>
        <w:t xml:space="preserve"> se</w:t>
      </w:r>
      <w:r w:rsidR="00084877" w:rsidRPr="00595F69">
        <w:rPr>
          <w:rFonts w:ascii="Times New Roman" w:hAnsi="Times New Roman" w:cs="Times New Roman"/>
          <w:bCs/>
          <w:lang w:val="es-ES"/>
        </w:rPr>
        <w:t xml:space="preserve"> necesita una relación de vecindad física o contigüidad para vincularse</w:t>
      </w:r>
    </w:p>
    <w:p w14:paraId="471B661B" w14:textId="7DF85118" w:rsidR="00084877" w:rsidRPr="00595F69" w:rsidRDefault="009E4079" w:rsidP="00084877">
      <w:pPr>
        <w:pStyle w:val="ListParagraph"/>
        <w:numPr>
          <w:ilvl w:val="0"/>
          <w:numId w:val="5"/>
        </w:numPr>
        <w:spacing w:line="360" w:lineRule="auto"/>
        <w:rPr>
          <w:rFonts w:ascii="Times New Roman" w:hAnsi="Times New Roman" w:cs="Times New Roman"/>
          <w:bCs/>
          <w:lang w:val="es-ES"/>
        </w:rPr>
      </w:pPr>
      <w:r w:rsidRPr="00595F69">
        <w:rPr>
          <w:rFonts w:ascii="Times New Roman" w:hAnsi="Times New Roman" w:cs="Times New Roman"/>
          <w:bCs/>
          <w:lang w:val="es-ES"/>
        </w:rPr>
        <w:t>Ausencia de</w:t>
      </w:r>
      <w:r w:rsidR="00084877" w:rsidRPr="00595F69">
        <w:rPr>
          <w:rFonts w:ascii="Times New Roman" w:hAnsi="Times New Roman" w:cs="Times New Roman"/>
          <w:bCs/>
          <w:lang w:val="es-ES"/>
        </w:rPr>
        <w:t xml:space="preserve"> límites o linderos linealmente trazados, </w:t>
      </w:r>
      <w:r w:rsidRPr="00595F69">
        <w:rPr>
          <w:rFonts w:ascii="Times New Roman" w:hAnsi="Times New Roman" w:cs="Times New Roman"/>
          <w:bCs/>
          <w:lang w:val="es-ES"/>
        </w:rPr>
        <w:t xml:space="preserve">más bien </w:t>
      </w:r>
      <w:r w:rsidR="00084877" w:rsidRPr="00595F69">
        <w:rPr>
          <w:rFonts w:ascii="Times New Roman" w:hAnsi="Times New Roman" w:cs="Times New Roman"/>
          <w:bCs/>
          <w:lang w:val="es-ES"/>
        </w:rPr>
        <w:t>especificados por la interacción humana y el uso</w:t>
      </w:r>
      <w:r w:rsidRPr="00595F69">
        <w:rPr>
          <w:rFonts w:ascii="Times New Roman" w:hAnsi="Times New Roman" w:cs="Times New Roman"/>
          <w:bCs/>
          <w:lang w:val="es-ES"/>
        </w:rPr>
        <w:t xml:space="preserve"> del espacio</w:t>
      </w:r>
    </w:p>
    <w:p w14:paraId="4C8BEDAE" w14:textId="3A4C06BF" w:rsidR="001A1D09" w:rsidRPr="00595F69" w:rsidRDefault="00AE6327" w:rsidP="001A1D09">
      <w:pPr>
        <w:pStyle w:val="ListParagraph"/>
        <w:numPr>
          <w:ilvl w:val="0"/>
          <w:numId w:val="5"/>
        </w:numPr>
        <w:spacing w:line="360" w:lineRule="auto"/>
        <w:rPr>
          <w:rFonts w:ascii="Times New Roman" w:hAnsi="Times New Roman" w:cs="Times New Roman"/>
          <w:bCs/>
          <w:lang w:val="es-ES"/>
        </w:rPr>
      </w:pPr>
      <w:r>
        <w:rPr>
          <w:rFonts w:ascii="Times New Roman" w:hAnsi="Times New Roman" w:cs="Times New Roman"/>
          <w:b/>
          <w:noProof/>
        </w:rPr>
        <w:drawing>
          <wp:anchor distT="0" distB="0" distL="114300" distR="114300" simplePos="0" relativeHeight="251662336" behindDoc="0" locked="0" layoutInCell="1" allowOverlap="1" wp14:anchorId="53CEEB83" wp14:editId="0FE9F6B2">
            <wp:simplePos x="0" y="0"/>
            <wp:positionH relativeFrom="column">
              <wp:posOffset>1552575</wp:posOffset>
            </wp:positionH>
            <wp:positionV relativeFrom="paragraph">
              <wp:posOffset>299720</wp:posOffset>
            </wp:positionV>
            <wp:extent cx="2692360" cy="3215148"/>
            <wp:effectExtent l="0" t="0" r="635"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2360" cy="3215148"/>
                    </a:xfrm>
                    <a:prstGeom prst="rect">
                      <a:avLst/>
                    </a:prstGeom>
                  </pic:spPr>
                </pic:pic>
              </a:graphicData>
            </a:graphic>
            <wp14:sizeRelH relativeFrom="page">
              <wp14:pctWidth>0</wp14:pctWidth>
            </wp14:sizeRelH>
            <wp14:sizeRelV relativeFrom="page">
              <wp14:pctHeight>0</wp14:pctHeight>
            </wp14:sizeRelV>
          </wp:anchor>
        </w:drawing>
      </w:r>
      <w:r w:rsidR="00084877" w:rsidRPr="00595F69">
        <w:rPr>
          <w:rFonts w:ascii="Times New Roman" w:hAnsi="Times New Roman" w:cs="Times New Roman"/>
          <w:bCs/>
          <w:lang w:val="es-ES"/>
        </w:rPr>
        <w:t>Dimensión variable o inestable</w:t>
      </w:r>
      <w:r w:rsidR="009E4079" w:rsidRPr="00595F69">
        <w:rPr>
          <w:rFonts w:ascii="Times New Roman" w:hAnsi="Times New Roman" w:cs="Times New Roman"/>
          <w:bCs/>
          <w:lang w:val="es-ES"/>
        </w:rPr>
        <w:t xml:space="preserve"> del territorio</w:t>
      </w:r>
    </w:p>
    <w:p w14:paraId="05A8BED8" w14:textId="77777777" w:rsidR="00AE6327" w:rsidRPr="00AE6327" w:rsidRDefault="00AE6327" w:rsidP="00AE6327">
      <w:pPr>
        <w:pStyle w:val="ListParagraph"/>
        <w:spacing w:line="360" w:lineRule="auto"/>
        <w:rPr>
          <w:rFonts w:ascii="Times New Roman" w:hAnsi="Times New Roman" w:cs="Times New Roman"/>
          <w:i/>
          <w:iCs/>
          <w:color w:val="000000"/>
          <w:sz w:val="18"/>
          <w:szCs w:val="18"/>
          <w:lang w:val="es-ES"/>
        </w:rPr>
      </w:pPr>
      <w:r w:rsidRPr="00AE6327">
        <w:rPr>
          <w:rFonts w:ascii="Times New Roman" w:hAnsi="Times New Roman" w:cs="Times New Roman"/>
          <w:i/>
          <w:iCs/>
          <w:color w:val="000000"/>
          <w:sz w:val="18"/>
          <w:szCs w:val="18"/>
          <w:lang w:val="es-ES"/>
        </w:rPr>
        <w:t xml:space="preserve">Imagen 5. </w:t>
      </w:r>
      <w:proofErr w:type="spellStart"/>
      <w:r w:rsidRPr="00AE6327">
        <w:rPr>
          <w:rFonts w:ascii="Times New Roman" w:hAnsi="Times New Roman" w:cs="Times New Roman"/>
          <w:i/>
          <w:iCs/>
          <w:color w:val="000000"/>
          <w:sz w:val="18"/>
          <w:szCs w:val="18"/>
          <w:lang w:val="es-ES"/>
        </w:rPr>
        <w:t>Tsubasa</w:t>
      </w:r>
      <w:proofErr w:type="spellEnd"/>
      <w:r w:rsidRPr="00AE6327">
        <w:rPr>
          <w:rFonts w:ascii="Times New Roman" w:hAnsi="Times New Roman" w:cs="Times New Roman"/>
          <w:i/>
          <w:iCs/>
          <w:color w:val="000000"/>
          <w:sz w:val="18"/>
          <w:szCs w:val="18"/>
          <w:lang w:val="es-ES"/>
        </w:rPr>
        <w:t xml:space="preserve">, O. (2012). Las entidades políticas de las tierras bajas del norte al tiempo de la invasión española. Revista Digital Universitaria, UNAM. Recuperado de </w:t>
      </w:r>
      <w:hyperlink r:id="rId19" w:history="1">
        <w:r w:rsidRPr="00AE6327">
          <w:rPr>
            <w:rStyle w:val="Hyperlink"/>
            <w:rFonts w:ascii="Times New Roman" w:hAnsi="Times New Roman" w:cs="Times New Roman"/>
            <w:i/>
            <w:iCs/>
            <w:color w:val="000000" w:themeColor="text1"/>
            <w:sz w:val="18"/>
            <w:szCs w:val="18"/>
            <w:u w:val="none"/>
            <w:lang w:val="es-ES"/>
          </w:rPr>
          <w:t>http://www.revista.unam.mx/vol.13/num12/art119/art119.pdf</w:t>
        </w:r>
      </w:hyperlink>
    </w:p>
    <w:p w14:paraId="17AA91D1" w14:textId="77777777" w:rsidR="00AE6327" w:rsidRDefault="00AE6327" w:rsidP="007C6A4B">
      <w:pPr>
        <w:spacing w:line="360" w:lineRule="auto"/>
        <w:rPr>
          <w:rFonts w:ascii="Times New Roman" w:hAnsi="Times New Roman" w:cs="Times New Roman"/>
          <w:bCs/>
          <w:lang w:val="es-ES"/>
        </w:rPr>
      </w:pPr>
    </w:p>
    <w:p w14:paraId="6D58A1E3" w14:textId="1DA9D705" w:rsidR="00AC2706" w:rsidRPr="00595F69" w:rsidRDefault="007C6A4B" w:rsidP="007C6A4B">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Por otro lado, la transformación del espacio y la espacialidad maya prehispánicos a lo largo del tiempo, fueron determinados a partir de organización </w:t>
      </w:r>
      <w:proofErr w:type="gramStart"/>
      <w:r w:rsidRPr="00595F69">
        <w:rPr>
          <w:rFonts w:ascii="Times New Roman" w:hAnsi="Times New Roman" w:cs="Times New Roman"/>
          <w:bCs/>
          <w:lang w:val="es-ES"/>
        </w:rPr>
        <w:t>socio-política</w:t>
      </w:r>
      <w:proofErr w:type="gramEnd"/>
      <w:r w:rsidRPr="00595F69">
        <w:rPr>
          <w:rFonts w:ascii="Times New Roman" w:hAnsi="Times New Roman" w:cs="Times New Roman"/>
          <w:bCs/>
          <w:lang w:val="es-ES"/>
        </w:rPr>
        <w:t xml:space="preserve"> (</w:t>
      </w:r>
      <w:proofErr w:type="spellStart"/>
      <w:r w:rsidRPr="00595F69">
        <w:rPr>
          <w:rFonts w:ascii="Times New Roman" w:hAnsi="Times New Roman" w:cs="Times New Roman"/>
          <w:bCs/>
          <w:i/>
          <w:iCs/>
          <w:lang w:val="es-ES"/>
        </w:rPr>
        <w:t>cahob</w:t>
      </w:r>
      <w:proofErr w:type="spellEnd"/>
      <w:r w:rsidRPr="00595F69">
        <w:rPr>
          <w:rFonts w:ascii="Times New Roman" w:hAnsi="Times New Roman" w:cs="Times New Roman"/>
          <w:bCs/>
          <w:lang w:val="es-ES"/>
        </w:rPr>
        <w:t xml:space="preserve">, </w:t>
      </w:r>
      <w:proofErr w:type="spellStart"/>
      <w:r w:rsidRPr="00595F69">
        <w:rPr>
          <w:rFonts w:ascii="Times New Roman" w:hAnsi="Times New Roman" w:cs="Times New Roman"/>
          <w:bCs/>
          <w:i/>
          <w:iCs/>
          <w:lang w:val="es-ES"/>
        </w:rPr>
        <w:t>batabilob</w:t>
      </w:r>
      <w:proofErr w:type="spellEnd"/>
      <w:r w:rsidRPr="00595F69">
        <w:rPr>
          <w:rFonts w:ascii="Times New Roman" w:hAnsi="Times New Roman" w:cs="Times New Roman"/>
          <w:bCs/>
          <w:lang w:val="es-ES"/>
        </w:rPr>
        <w:t xml:space="preserve"> y </w:t>
      </w:r>
      <w:proofErr w:type="spellStart"/>
      <w:r w:rsidRPr="00595F69">
        <w:rPr>
          <w:rFonts w:ascii="Times New Roman" w:hAnsi="Times New Roman" w:cs="Times New Roman"/>
          <w:bCs/>
          <w:i/>
          <w:iCs/>
          <w:lang w:val="es-ES"/>
        </w:rPr>
        <w:t>cúuchcabalob</w:t>
      </w:r>
      <w:proofErr w:type="spellEnd"/>
      <w:r w:rsidRPr="00595F69">
        <w:rPr>
          <w:rFonts w:ascii="Times New Roman" w:hAnsi="Times New Roman" w:cs="Times New Roman"/>
          <w:bCs/>
          <w:lang w:val="es-ES"/>
        </w:rPr>
        <w:t>), las construcciones mayas prehispánicas y su relación con los elementos de la Cuaternidad, el solar colonial</w:t>
      </w:r>
      <w:r w:rsidR="009264C5" w:rsidRPr="00595F69">
        <w:rPr>
          <w:rFonts w:ascii="Times New Roman" w:hAnsi="Times New Roman" w:cs="Times New Roman"/>
          <w:bCs/>
          <w:lang w:val="es-ES"/>
        </w:rPr>
        <w:t xml:space="preserve"> </w:t>
      </w:r>
      <w:r w:rsidRPr="00595F69">
        <w:rPr>
          <w:rFonts w:ascii="Times New Roman" w:hAnsi="Times New Roman" w:cs="Times New Roman"/>
          <w:bCs/>
          <w:lang w:val="es-ES"/>
        </w:rPr>
        <w:lastRenderedPageBreak/>
        <w:t xml:space="preserve">descrito por varios autores y la observación realizada </w:t>
      </w:r>
      <w:r w:rsidR="009264C5" w:rsidRPr="00595F69">
        <w:rPr>
          <w:rFonts w:ascii="Times New Roman" w:hAnsi="Times New Roman" w:cs="Times New Roman"/>
          <w:bCs/>
          <w:lang w:val="es-ES"/>
        </w:rPr>
        <w:t>en</w:t>
      </w:r>
      <w:r w:rsidRPr="00595F69">
        <w:rPr>
          <w:rFonts w:ascii="Times New Roman" w:hAnsi="Times New Roman" w:cs="Times New Roman"/>
          <w:bCs/>
          <w:lang w:val="es-ES"/>
        </w:rPr>
        <w:t xml:space="preserve"> el trabajo de campo. De esta manera </w:t>
      </w:r>
      <w:r w:rsidR="00C43CBE" w:rsidRPr="00595F69">
        <w:rPr>
          <w:rFonts w:ascii="Times New Roman" w:hAnsi="Times New Roman" w:cs="Times New Roman"/>
          <w:bCs/>
          <w:lang w:val="es-ES"/>
        </w:rPr>
        <w:t xml:space="preserve">se encontraron similitudes y diferencias entre lo ocurrido en </w:t>
      </w:r>
      <w:proofErr w:type="spellStart"/>
      <w:r w:rsidR="00B75275" w:rsidRPr="00595F69">
        <w:rPr>
          <w:rFonts w:ascii="Times New Roman" w:hAnsi="Times New Roman" w:cs="Times New Roman"/>
          <w:bCs/>
          <w:lang w:val="es-ES"/>
        </w:rPr>
        <w:t>Xcunyá</w:t>
      </w:r>
      <w:proofErr w:type="spellEnd"/>
      <w:r w:rsidR="00B75275" w:rsidRPr="00595F69">
        <w:rPr>
          <w:rFonts w:ascii="Times New Roman" w:hAnsi="Times New Roman" w:cs="Times New Roman"/>
          <w:bCs/>
          <w:lang w:val="es-ES"/>
        </w:rPr>
        <w:t xml:space="preserve"> y </w:t>
      </w:r>
      <w:proofErr w:type="spellStart"/>
      <w:r w:rsidR="00B75275" w:rsidRPr="00595F69">
        <w:rPr>
          <w:rFonts w:ascii="Times New Roman" w:hAnsi="Times New Roman" w:cs="Times New Roman"/>
          <w:bCs/>
          <w:lang w:val="es-ES"/>
        </w:rPr>
        <w:t>Xocén</w:t>
      </w:r>
      <w:proofErr w:type="spellEnd"/>
      <w:r w:rsidR="009264C5" w:rsidRPr="00595F69">
        <w:rPr>
          <w:rFonts w:ascii="Times New Roman" w:hAnsi="Times New Roman" w:cs="Times New Roman"/>
          <w:bCs/>
          <w:lang w:val="es-ES"/>
        </w:rPr>
        <w:t xml:space="preserve">, como se explica </w:t>
      </w:r>
      <w:r w:rsidR="00B75275" w:rsidRPr="00595F69">
        <w:rPr>
          <w:rFonts w:ascii="Times New Roman" w:hAnsi="Times New Roman" w:cs="Times New Roman"/>
          <w:bCs/>
          <w:lang w:val="es-ES"/>
        </w:rPr>
        <w:t>a continuación</w:t>
      </w:r>
      <w:r w:rsidR="009264C5" w:rsidRPr="00595F69">
        <w:rPr>
          <w:rFonts w:ascii="Times New Roman" w:hAnsi="Times New Roman" w:cs="Times New Roman"/>
          <w:bCs/>
          <w:lang w:val="es-ES"/>
        </w:rPr>
        <w:t>.</w:t>
      </w:r>
    </w:p>
    <w:p w14:paraId="7371FEB9" w14:textId="77777777" w:rsidR="00115AF4" w:rsidRDefault="00115AF4" w:rsidP="00C43CBE">
      <w:pPr>
        <w:spacing w:line="360" w:lineRule="auto"/>
        <w:rPr>
          <w:rFonts w:ascii="Times New Roman" w:hAnsi="Times New Roman" w:cs="Times New Roman"/>
          <w:b/>
          <w:i/>
          <w:iCs/>
          <w:sz w:val="22"/>
          <w:szCs w:val="22"/>
          <w:lang w:val="es-ES"/>
        </w:rPr>
      </w:pPr>
    </w:p>
    <w:p w14:paraId="3CD345DD" w14:textId="1E1053F7" w:rsidR="00C43CBE" w:rsidRPr="00595F69" w:rsidRDefault="00C43CBE" w:rsidP="00C43CBE">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Relación de paridad entre el espacio natural y el edificad</w:t>
      </w:r>
      <w:r w:rsidR="007766FF" w:rsidRPr="00595F69">
        <w:rPr>
          <w:rFonts w:ascii="Times New Roman" w:hAnsi="Times New Roman" w:cs="Times New Roman"/>
          <w:b/>
          <w:i/>
          <w:iCs/>
          <w:sz w:val="22"/>
          <w:szCs w:val="22"/>
          <w:lang w:val="es-ES"/>
        </w:rPr>
        <w:t>o</w:t>
      </w:r>
      <w:r w:rsidR="009264C5" w:rsidRPr="00595F69">
        <w:rPr>
          <w:rFonts w:ascii="Times New Roman" w:hAnsi="Times New Roman" w:cs="Times New Roman"/>
          <w:b/>
          <w:i/>
          <w:iCs/>
          <w:sz w:val="22"/>
          <w:szCs w:val="22"/>
          <w:lang w:val="es-ES"/>
        </w:rPr>
        <w:t>.</w:t>
      </w:r>
    </w:p>
    <w:p w14:paraId="7FC3D767" w14:textId="01F4993A" w:rsidR="008F4ED7" w:rsidRDefault="00345992" w:rsidP="00C43CBE">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63360" behindDoc="0" locked="0" layoutInCell="1" allowOverlap="1" wp14:anchorId="43BABF87" wp14:editId="4937EFBA">
            <wp:simplePos x="0" y="0"/>
            <wp:positionH relativeFrom="column">
              <wp:posOffset>2067006</wp:posOffset>
            </wp:positionH>
            <wp:positionV relativeFrom="paragraph">
              <wp:posOffset>1319530</wp:posOffset>
            </wp:positionV>
            <wp:extent cx="2563495" cy="1979930"/>
            <wp:effectExtent l="0" t="0" r="1905" b="127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0">
                      <a:extLst>
                        <a:ext uri="{28A0092B-C50C-407E-A947-70E740481C1C}">
                          <a14:useLocalDpi xmlns:a14="http://schemas.microsoft.com/office/drawing/2010/main" val="0"/>
                        </a:ext>
                      </a:extLst>
                    </a:blip>
                    <a:stretch>
                      <a:fillRect/>
                    </a:stretch>
                  </pic:blipFill>
                  <pic:spPr>
                    <a:xfrm>
                      <a:off x="0" y="0"/>
                      <a:ext cx="2563495" cy="1979930"/>
                    </a:xfrm>
                    <a:prstGeom prst="rect">
                      <a:avLst/>
                    </a:prstGeom>
                  </pic:spPr>
                </pic:pic>
              </a:graphicData>
            </a:graphic>
            <wp14:sizeRelH relativeFrom="page">
              <wp14:pctWidth>0</wp14:pctWidth>
            </wp14:sizeRelH>
            <wp14:sizeRelV relativeFrom="page">
              <wp14:pctHeight>0</wp14:pctHeight>
            </wp14:sizeRelV>
          </wp:anchor>
        </w:drawing>
      </w:r>
      <w:r w:rsidR="00C43CBE" w:rsidRPr="00595F69">
        <w:rPr>
          <w:rFonts w:ascii="Times New Roman" w:hAnsi="Times New Roman" w:cs="Times New Roman"/>
          <w:bCs/>
          <w:lang w:val="es-ES"/>
        </w:rPr>
        <w:t xml:space="preserve">En </w:t>
      </w:r>
      <w:proofErr w:type="spellStart"/>
      <w:r w:rsidR="00C43CBE" w:rsidRPr="00595F69">
        <w:rPr>
          <w:rFonts w:ascii="Times New Roman" w:hAnsi="Times New Roman" w:cs="Times New Roman"/>
          <w:bCs/>
          <w:lang w:val="es-ES"/>
        </w:rPr>
        <w:t>Xcunyá</w:t>
      </w:r>
      <w:proofErr w:type="spellEnd"/>
      <w:r w:rsidR="009264C5" w:rsidRPr="00595F69">
        <w:rPr>
          <w:rFonts w:ascii="Times New Roman" w:hAnsi="Times New Roman" w:cs="Times New Roman"/>
          <w:bCs/>
          <w:lang w:val="es-ES"/>
        </w:rPr>
        <w:t>, se observa</w:t>
      </w:r>
      <w:r w:rsidR="00C321A4" w:rsidRPr="00595F69">
        <w:rPr>
          <w:rFonts w:ascii="Times New Roman" w:hAnsi="Times New Roman" w:cs="Times New Roman"/>
          <w:bCs/>
          <w:lang w:val="es-ES"/>
        </w:rPr>
        <w:t xml:space="preserve"> una</w:t>
      </w:r>
      <w:r w:rsidR="00C43CBE" w:rsidRPr="00595F69">
        <w:rPr>
          <w:rFonts w:ascii="Times New Roman" w:hAnsi="Times New Roman" w:cs="Times New Roman"/>
          <w:bCs/>
          <w:lang w:val="es-ES"/>
        </w:rPr>
        <w:t xml:space="preserve"> traza urbana </w:t>
      </w:r>
      <w:proofErr w:type="spellStart"/>
      <w:r w:rsidR="00C321A4" w:rsidRPr="00595F69">
        <w:rPr>
          <w:rFonts w:ascii="Times New Roman" w:hAnsi="Times New Roman" w:cs="Times New Roman"/>
          <w:bCs/>
          <w:lang w:val="es-ES"/>
        </w:rPr>
        <w:t>geometrizada</w:t>
      </w:r>
      <w:proofErr w:type="spellEnd"/>
      <w:r w:rsidR="00C43CBE" w:rsidRPr="00595F69">
        <w:rPr>
          <w:rFonts w:ascii="Times New Roman" w:hAnsi="Times New Roman" w:cs="Times New Roman"/>
          <w:bCs/>
          <w:lang w:val="es-ES"/>
        </w:rPr>
        <w:t xml:space="preserve"> en función de cánones occidentales con un esquema rígido y estandarizado; una fragmentación de los solares tradicionales derivada de la idea de privatización y especialización funcional; una disminución considerable de la densidad vegetal útil y un aumento de la densidad edilicia</w:t>
      </w:r>
      <w:r w:rsidR="00B31C00" w:rsidRPr="00595F69">
        <w:rPr>
          <w:rFonts w:ascii="Times New Roman" w:hAnsi="Times New Roman" w:cs="Times New Roman"/>
          <w:bCs/>
          <w:lang w:val="es-ES"/>
        </w:rPr>
        <w:t xml:space="preserve"> y</w:t>
      </w:r>
      <w:r w:rsidR="00C43CBE" w:rsidRPr="00595F69">
        <w:rPr>
          <w:rFonts w:ascii="Times New Roman" w:hAnsi="Times New Roman" w:cs="Times New Roman"/>
          <w:bCs/>
          <w:lang w:val="es-ES"/>
        </w:rPr>
        <w:t xml:space="preserve"> la creación de espacios edificados a partir de la materialización de lugares</w:t>
      </w:r>
      <w:r w:rsidR="00C321A4" w:rsidRPr="00595F69">
        <w:rPr>
          <w:rFonts w:ascii="Times New Roman" w:hAnsi="Times New Roman" w:cs="Times New Roman"/>
          <w:bCs/>
          <w:lang w:val="es-ES"/>
        </w:rPr>
        <w:t>,</w:t>
      </w:r>
      <w:r w:rsidR="00C43CBE" w:rsidRPr="00595F69">
        <w:rPr>
          <w:rFonts w:ascii="Times New Roman" w:hAnsi="Times New Roman" w:cs="Times New Roman"/>
          <w:bCs/>
          <w:lang w:val="es-ES"/>
        </w:rPr>
        <w:t xml:space="preserve"> sin embargo, lo edificado posee un valor superior a lo natural</w:t>
      </w:r>
      <w:r w:rsidR="00114DD9" w:rsidRPr="00595F69">
        <w:rPr>
          <w:rFonts w:ascii="Times New Roman" w:hAnsi="Times New Roman" w:cs="Times New Roman"/>
          <w:bCs/>
          <w:lang w:val="es-ES"/>
        </w:rPr>
        <w:t xml:space="preserve"> (ver Imagen 6).</w:t>
      </w:r>
    </w:p>
    <w:p w14:paraId="1C331888" w14:textId="77777777" w:rsidR="005F20A3" w:rsidRPr="00595F69" w:rsidRDefault="005F20A3" w:rsidP="005F20A3">
      <w:pPr>
        <w:spacing w:line="360" w:lineRule="auto"/>
        <w:ind w:left="360"/>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6. Ayora, S. (2019). Traza Urbana de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w:t>
      </w:r>
    </w:p>
    <w:p w14:paraId="10E606AF" w14:textId="77777777" w:rsidR="005F20A3" w:rsidRPr="00595F69" w:rsidRDefault="005F20A3" w:rsidP="00C43CBE">
      <w:pPr>
        <w:spacing w:line="360" w:lineRule="auto"/>
        <w:rPr>
          <w:rFonts w:ascii="Times New Roman" w:hAnsi="Times New Roman" w:cs="Times New Roman"/>
          <w:bCs/>
          <w:lang w:val="es-ES"/>
        </w:rPr>
      </w:pPr>
    </w:p>
    <w:p w14:paraId="6540DC8A" w14:textId="57B7CDB9" w:rsidR="001C1501" w:rsidRDefault="001C1501" w:rsidP="00C43CBE">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64384" behindDoc="0" locked="0" layoutInCell="1" allowOverlap="1" wp14:anchorId="4EA0EA4C" wp14:editId="0DDE96E7">
            <wp:simplePos x="0" y="0"/>
            <wp:positionH relativeFrom="column">
              <wp:posOffset>1124585</wp:posOffset>
            </wp:positionH>
            <wp:positionV relativeFrom="paragraph">
              <wp:posOffset>1307465</wp:posOffset>
            </wp:positionV>
            <wp:extent cx="3766278" cy="3135086"/>
            <wp:effectExtent l="0" t="0" r="5715" b="1905"/>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1">
                      <a:extLst>
                        <a:ext uri="{28A0092B-C50C-407E-A947-70E740481C1C}">
                          <a14:useLocalDpi xmlns:a14="http://schemas.microsoft.com/office/drawing/2010/main" val="0"/>
                        </a:ext>
                      </a:extLst>
                    </a:blip>
                    <a:stretch>
                      <a:fillRect/>
                    </a:stretch>
                  </pic:blipFill>
                  <pic:spPr>
                    <a:xfrm>
                      <a:off x="0" y="0"/>
                      <a:ext cx="3766278" cy="3135086"/>
                    </a:xfrm>
                    <a:prstGeom prst="rect">
                      <a:avLst/>
                    </a:prstGeom>
                  </pic:spPr>
                </pic:pic>
              </a:graphicData>
            </a:graphic>
            <wp14:sizeRelH relativeFrom="page">
              <wp14:pctWidth>0</wp14:pctWidth>
            </wp14:sizeRelH>
            <wp14:sizeRelV relativeFrom="page">
              <wp14:pctHeight>0</wp14:pctHeight>
            </wp14:sizeRelV>
          </wp:anchor>
        </w:drawing>
      </w:r>
      <w:r w:rsidR="00677EF4" w:rsidRPr="00595F69">
        <w:rPr>
          <w:rFonts w:ascii="Times New Roman" w:hAnsi="Times New Roman" w:cs="Times New Roman"/>
          <w:bCs/>
          <w:lang w:val="es-ES"/>
        </w:rPr>
        <w:t>Por otro lado</w:t>
      </w:r>
      <w:r w:rsidR="00C43CBE" w:rsidRPr="00595F69">
        <w:rPr>
          <w:rFonts w:ascii="Times New Roman" w:hAnsi="Times New Roman" w:cs="Times New Roman"/>
          <w:bCs/>
          <w:lang w:val="es-ES"/>
        </w:rPr>
        <w:t xml:space="preserve">, la vivienda tradicional </w:t>
      </w:r>
      <w:r w:rsidR="00947BFA" w:rsidRPr="00595F69">
        <w:rPr>
          <w:rFonts w:ascii="Times New Roman" w:hAnsi="Times New Roman" w:cs="Times New Roman"/>
          <w:bCs/>
          <w:lang w:val="es-ES"/>
        </w:rPr>
        <w:t xml:space="preserve">ha desaparecido totalmente </w:t>
      </w:r>
      <w:r w:rsidR="00C43CBE" w:rsidRPr="00595F69">
        <w:rPr>
          <w:rFonts w:ascii="Times New Roman" w:hAnsi="Times New Roman" w:cs="Times New Roman"/>
          <w:bCs/>
          <w:lang w:val="es-ES"/>
        </w:rPr>
        <w:t>y</w:t>
      </w:r>
      <w:r w:rsidR="00947BFA" w:rsidRPr="00595F69">
        <w:rPr>
          <w:rFonts w:ascii="Times New Roman" w:hAnsi="Times New Roman" w:cs="Times New Roman"/>
          <w:bCs/>
          <w:lang w:val="es-ES"/>
        </w:rPr>
        <w:t>,</w:t>
      </w:r>
      <w:r w:rsidR="00C43CBE" w:rsidRPr="00595F69">
        <w:rPr>
          <w:rFonts w:ascii="Times New Roman" w:hAnsi="Times New Roman" w:cs="Times New Roman"/>
          <w:bCs/>
          <w:lang w:val="es-ES"/>
        </w:rPr>
        <w:t xml:space="preserve"> por tanto, el 100% de </w:t>
      </w:r>
      <w:r w:rsidR="00947BFA" w:rsidRPr="00595F69">
        <w:rPr>
          <w:rFonts w:ascii="Times New Roman" w:hAnsi="Times New Roman" w:cs="Times New Roman"/>
          <w:bCs/>
          <w:lang w:val="es-ES"/>
        </w:rPr>
        <w:t>los espacios domé</w:t>
      </w:r>
      <w:r w:rsidR="007766FF" w:rsidRPr="00595F69">
        <w:rPr>
          <w:rFonts w:ascii="Times New Roman" w:hAnsi="Times New Roman" w:cs="Times New Roman"/>
          <w:bCs/>
          <w:lang w:val="es-ES"/>
        </w:rPr>
        <w:t>s</w:t>
      </w:r>
      <w:r w:rsidR="00947BFA" w:rsidRPr="00595F69">
        <w:rPr>
          <w:rFonts w:ascii="Times New Roman" w:hAnsi="Times New Roman" w:cs="Times New Roman"/>
          <w:bCs/>
          <w:lang w:val="es-ES"/>
        </w:rPr>
        <w:t>ticos</w:t>
      </w:r>
      <w:r w:rsidR="00C321A4" w:rsidRPr="00595F69">
        <w:rPr>
          <w:rFonts w:ascii="Times New Roman" w:hAnsi="Times New Roman" w:cs="Times New Roman"/>
          <w:bCs/>
          <w:lang w:val="es-ES"/>
        </w:rPr>
        <w:t>, en una aparente homogeneidad,</w:t>
      </w:r>
      <w:r w:rsidR="00C43CBE" w:rsidRPr="00595F69">
        <w:rPr>
          <w:rFonts w:ascii="Times New Roman" w:hAnsi="Times New Roman" w:cs="Times New Roman"/>
          <w:bCs/>
          <w:lang w:val="es-ES"/>
        </w:rPr>
        <w:t xml:space="preserve"> posee formas, materiales industrializados y métodos constructivos modernos ajenos a los naturales y tradicionales</w:t>
      </w:r>
      <w:r w:rsidR="005B0963" w:rsidRPr="00595F69">
        <w:rPr>
          <w:rFonts w:ascii="Times New Roman" w:hAnsi="Times New Roman" w:cs="Times New Roman"/>
          <w:bCs/>
          <w:lang w:val="es-ES"/>
        </w:rPr>
        <w:t>.</w:t>
      </w:r>
      <w:r w:rsidR="00947BFA" w:rsidRPr="00595F69">
        <w:rPr>
          <w:rFonts w:ascii="Times New Roman" w:hAnsi="Times New Roman" w:cs="Times New Roman"/>
          <w:bCs/>
          <w:lang w:val="es-ES"/>
        </w:rPr>
        <w:t xml:space="preserve"> </w:t>
      </w:r>
      <w:r w:rsidR="005B0963" w:rsidRPr="00595F69">
        <w:rPr>
          <w:rFonts w:ascii="Times New Roman" w:hAnsi="Times New Roman" w:cs="Times New Roman"/>
          <w:bCs/>
          <w:lang w:val="es-ES"/>
        </w:rPr>
        <w:t>La</w:t>
      </w:r>
      <w:r w:rsidR="00C43CBE" w:rsidRPr="00595F69">
        <w:rPr>
          <w:rFonts w:ascii="Times New Roman" w:hAnsi="Times New Roman" w:cs="Times New Roman"/>
          <w:bCs/>
          <w:lang w:val="es-ES"/>
        </w:rPr>
        <w:t xml:space="preserve"> calidad ambiental (ventilación y asoleamiento)</w:t>
      </w:r>
      <w:r w:rsidR="005B0963" w:rsidRPr="00595F69">
        <w:rPr>
          <w:rFonts w:ascii="Times New Roman" w:hAnsi="Times New Roman" w:cs="Times New Roman"/>
          <w:bCs/>
          <w:lang w:val="es-ES"/>
        </w:rPr>
        <w:t>,</w:t>
      </w:r>
      <w:r w:rsidR="00C43CBE" w:rsidRPr="00595F69">
        <w:rPr>
          <w:rFonts w:ascii="Times New Roman" w:hAnsi="Times New Roman" w:cs="Times New Roman"/>
          <w:bCs/>
          <w:lang w:val="es-ES"/>
        </w:rPr>
        <w:t xml:space="preserve"> </w:t>
      </w:r>
      <w:r w:rsidR="005B0963" w:rsidRPr="00595F69">
        <w:rPr>
          <w:rFonts w:ascii="Times New Roman" w:hAnsi="Times New Roman" w:cs="Times New Roman"/>
          <w:bCs/>
          <w:lang w:val="es-ES"/>
        </w:rPr>
        <w:t xml:space="preserve">está supeditada </w:t>
      </w:r>
      <w:r w:rsidR="00C43CBE" w:rsidRPr="00595F69">
        <w:rPr>
          <w:rFonts w:ascii="Times New Roman" w:hAnsi="Times New Roman" w:cs="Times New Roman"/>
          <w:bCs/>
          <w:lang w:val="es-ES"/>
        </w:rPr>
        <w:t>a la disponibilidad de terreno resultante de la fragmentación, utilizando las ventanas como liga ambiental y visual con el exterior</w:t>
      </w:r>
      <w:r w:rsidR="007A27E6">
        <w:rPr>
          <w:rFonts w:ascii="Times New Roman" w:hAnsi="Times New Roman" w:cs="Times New Roman"/>
          <w:bCs/>
          <w:lang w:val="es-ES"/>
        </w:rPr>
        <w:t xml:space="preserve"> </w:t>
      </w:r>
      <w:r w:rsidR="007A27E6" w:rsidRPr="00595F69">
        <w:rPr>
          <w:rFonts w:ascii="Times New Roman" w:hAnsi="Times New Roman" w:cs="Times New Roman"/>
          <w:bCs/>
          <w:lang w:val="es-ES"/>
        </w:rPr>
        <w:t xml:space="preserve">(ver Imagen </w:t>
      </w:r>
      <w:r w:rsidR="007A27E6">
        <w:rPr>
          <w:rFonts w:ascii="Times New Roman" w:hAnsi="Times New Roman" w:cs="Times New Roman"/>
          <w:bCs/>
          <w:lang w:val="es-ES"/>
        </w:rPr>
        <w:t>7</w:t>
      </w:r>
      <w:r w:rsidR="007A27E6" w:rsidRPr="00595F69">
        <w:rPr>
          <w:rFonts w:ascii="Times New Roman" w:hAnsi="Times New Roman" w:cs="Times New Roman"/>
          <w:bCs/>
          <w:lang w:val="es-ES"/>
        </w:rPr>
        <w:t>).</w:t>
      </w:r>
    </w:p>
    <w:p w14:paraId="43544D32" w14:textId="77777777" w:rsidR="005F20A3" w:rsidRPr="00595F69" w:rsidRDefault="005F20A3" w:rsidP="005F20A3">
      <w:pPr>
        <w:spacing w:line="360" w:lineRule="auto"/>
        <w:ind w:left="360"/>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7. Ayora, S. (2019). Densidad edilicia y vegetal de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 xml:space="preserve"> (sección).</w:t>
      </w:r>
    </w:p>
    <w:p w14:paraId="288177EA" w14:textId="77777777" w:rsidR="005F20A3" w:rsidRPr="00595F69" w:rsidRDefault="005F20A3" w:rsidP="00C43CBE">
      <w:pPr>
        <w:spacing w:line="360" w:lineRule="auto"/>
        <w:rPr>
          <w:rFonts w:ascii="Times New Roman" w:hAnsi="Times New Roman" w:cs="Times New Roman"/>
          <w:bCs/>
          <w:lang w:val="es-ES"/>
        </w:rPr>
      </w:pPr>
    </w:p>
    <w:p w14:paraId="6CF79CAE" w14:textId="4A9CBE0E" w:rsidR="00114DD9" w:rsidRDefault="004B0E15" w:rsidP="005F20A3">
      <w:pPr>
        <w:spacing w:line="360" w:lineRule="auto"/>
        <w:rPr>
          <w:rFonts w:ascii="Times New Roman" w:hAnsi="Times New Roman" w:cs="Times New Roman"/>
          <w:bCs/>
          <w:lang w:val="es-ES"/>
        </w:rPr>
      </w:pPr>
      <w:r w:rsidRPr="00595F69">
        <w:rPr>
          <w:rFonts w:ascii="Times New Roman" w:hAnsi="Times New Roman" w:cs="Times New Roman"/>
          <w:bCs/>
          <w:lang w:val="es-ES"/>
        </w:rPr>
        <w:lastRenderedPageBreak/>
        <w:t>L</w:t>
      </w:r>
      <w:r w:rsidR="00B31C00" w:rsidRPr="00595F69">
        <w:rPr>
          <w:rFonts w:ascii="Times New Roman" w:hAnsi="Times New Roman" w:cs="Times New Roman"/>
          <w:bCs/>
          <w:lang w:val="es-ES"/>
        </w:rPr>
        <w:t>a vivienda</w:t>
      </w:r>
      <w:r w:rsidR="00C321A4" w:rsidRPr="00595F69">
        <w:rPr>
          <w:rFonts w:ascii="Times New Roman" w:hAnsi="Times New Roman" w:cs="Times New Roman"/>
          <w:bCs/>
          <w:lang w:val="es-ES"/>
        </w:rPr>
        <w:t xml:space="preserve"> </w:t>
      </w:r>
      <w:r w:rsidR="00B92607" w:rsidRPr="00595F69">
        <w:rPr>
          <w:rFonts w:ascii="Times New Roman" w:hAnsi="Times New Roman" w:cs="Times New Roman"/>
          <w:bCs/>
          <w:lang w:val="es-ES"/>
        </w:rPr>
        <w:t>e</w:t>
      </w:r>
      <w:r w:rsidR="00C43CBE" w:rsidRPr="00595F69">
        <w:rPr>
          <w:rFonts w:ascii="Times New Roman" w:hAnsi="Times New Roman" w:cs="Times New Roman"/>
          <w:bCs/>
          <w:lang w:val="es-ES"/>
        </w:rPr>
        <w:t>s considerad</w:t>
      </w:r>
      <w:r w:rsidR="00B31C00"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como un bien permanente, producid</w:t>
      </w:r>
      <w:r w:rsidR="00B31C00"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con recursos económicos propios y no como un ser vivo, en constante renovación y sagrado</w:t>
      </w:r>
      <w:r w:rsidR="007766FF" w:rsidRPr="00595F69">
        <w:rPr>
          <w:rFonts w:ascii="Times New Roman" w:hAnsi="Times New Roman" w:cs="Times New Roman"/>
          <w:bCs/>
          <w:lang w:val="es-ES"/>
        </w:rPr>
        <w:t>. P</w:t>
      </w:r>
      <w:r w:rsidR="00C43CBE" w:rsidRPr="00595F69">
        <w:rPr>
          <w:rFonts w:ascii="Times New Roman" w:hAnsi="Times New Roman" w:cs="Times New Roman"/>
          <w:bCs/>
          <w:lang w:val="es-ES"/>
        </w:rPr>
        <w:t xml:space="preserve">osee recintos como contenedores dados que, junto con los objetos disponibles en el mercado, son </w:t>
      </w:r>
      <w:r w:rsidR="00947BFA" w:rsidRPr="00595F69">
        <w:rPr>
          <w:rFonts w:ascii="Times New Roman" w:hAnsi="Times New Roman" w:cs="Times New Roman"/>
          <w:bCs/>
          <w:lang w:val="es-ES"/>
        </w:rPr>
        <w:t xml:space="preserve">los </w:t>
      </w:r>
      <w:r w:rsidR="00C43CBE" w:rsidRPr="00595F69">
        <w:rPr>
          <w:rFonts w:ascii="Times New Roman" w:hAnsi="Times New Roman" w:cs="Times New Roman"/>
          <w:bCs/>
          <w:lang w:val="es-ES"/>
        </w:rPr>
        <w:t xml:space="preserve">protagonistas </w:t>
      </w:r>
      <w:r w:rsidR="00947BFA" w:rsidRPr="00595F69">
        <w:rPr>
          <w:rFonts w:ascii="Times New Roman" w:hAnsi="Times New Roman" w:cs="Times New Roman"/>
          <w:bCs/>
          <w:lang w:val="es-ES"/>
        </w:rPr>
        <w:t xml:space="preserve">del espacio </w:t>
      </w:r>
      <w:r w:rsidR="00C43CBE" w:rsidRPr="00595F69">
        <w:rPr>
          <w:rFonts w:ascii="Times New Roman" w:hAnsi="Times New Roman" w:cs="Times New Roman"/>
          <w:bCs/>
          <w:lang w:val="es-ES"/>
        </w:rPr>
        <w:t>y definen las posturas y los esquemas geométrico-topológicos</w:t>
      </w:r>
      <w:r w:rsidR="00947BFA" w:rsidRPr="00595F69">
        <w:rPr>
          <w:rFonts w:ascii="Times New Roman" w:hAnsi="Times New Roman" w:cs="Times New Roman"/>
          <w:bCs/>
          <w:lang w:val="es-ES"/>
        </w:rPr>
        <w:t xml:space="preserve">, ahora </w:t>
      </w:r>
      <w:r w:rsidR="00C43CBE" w:rsidRPr="00595F69">
        <w:rPr>
          <w:rFonts w:ascii="Times New Roman" w:hAnsi="Times New Roman" w:cs="Times New Roman"/>
          <w:bCs/>
          <w:lang w:val="es-ES"/>
        </w:rPr>
        <w:t>alejados de la tierra</w:t>
      </w:r>
      <w:r w:rsidR="00947BFA" w:rsidRPr="00595F69">
        <w:rPr>
          <w:rFonts w:ascii="Times New Roman" w:hAnsi="Times New Roman" w:cs="Times New Roman"/>
          <w:bCs/>
          <w:lang w:val="es-ES"/>
        </w:rPr>
        <w:t xml:space="preserve">. Por tanto, </w:t>
      </w:r>
      <w:r w:rsidR="00B92607" w:rsidRPr="00595F69">
        <w:rPr>
          <w:rFonts w:ascii="Times New Roman" w:hAnsi="Times New Roman" w:cs="Times New Roman"/>
          <w:bCs/>
          <w:lang w:val="es-ES"/>
        </w:rPr>
        <w:t>e</w:t>
      </w:r>
      <w:r w:rsidR="00C43CBE" w:rsidRPr="00595F69">
        <w:rPr>
          <w:rFonts w:ascii="Times New Roman" w:hAnsi="Times New Roman" w:cs="Times New Roman"/>
          <w:bCs/>
          <w:lang w:val="es-ES"/>
        </w:rPr>
        <w:t>s concebid</w:t>
      </w:r>
      <w:r w:rsidR="00B31C00"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como objeto, alejad</w:t>
      </w:r>
      <w:r w:rsidR="00947BFA" w:rsidRPr="00595F69">
        <w:rPr>
          <w:rFonts w:ascii="Times New Roman" w:hAnsi="Times New Roman" w:cs="Times New Roman"/>
          <w:bCs/>
          <w:lang w:val="es-ES"/>
        </w:rPr>
        <w:t>a</w:t>
      </w:r>
      <w:r w:rsidR="00C43CBE" w:rsidRPr="00595F69">
        <w:rPr>
          <w:rFonts w:ascii="Times New Roman" w:hAnsi="Times New Roman" w:cs="Times New Roman"/>
          <w:bCs/>
          <w:lang w:val="es-ES"/>
        </w:rPr>
        <w:t xml:space="preserve"> de lo sagrado cósmico</w:t>
      </w:r>
      <w:r w:rsidR="00B75275" w:rsidRPr="00595F69">
        <w:rPr>
          <w:rFonts w:ascii="Times New Roman" w:hAnsi="Times New Roman" w:cs="Times New Roman"/>
          <w:bCs/>
          <w:lang w:val="es-ES"/>
        </w:rPr>
        <w:t xml:space="preserve"> (ver Imagen </w:t>
      </w:r>
      <w:r w:rsidR="00114DD9" w:rsidRPr="00595F69">
        <w:rPr>
          <w:rFonts w:ascii="Times New Roman" w:hAnsi="Times New Roman" w:cs="Times New Roman"/>
          <w:bCs/>
          <w:lang w:val="es-ES"/>
        </w:rPr>
        <w:t>8</w:t>
      </w:r>
      <w:r w:rsidR="00B75275" w:rsidRPr="00595F69">
        <w:rPr>
          <w:rFonts w:ascii="Times New Roman" w:hAnsi="Times New Roman" w:cs="Times New Roman"/>
          <w:bCs/>
          <w:lang w:val="es-ES"/>
        </w:rPr>
        <w:t>)</w:t>
      </w:r>
      <w:r w:rsidR="00B92607" w:rsidRPr="00595F69">
        <w:rPr>
          <w:rFonts w:ascii="Times New Roman" w:hAnsi="Times New Roman" w:cs="Times New Roman"/>
          <w:bCs/>
          <w:lang w:val="es-ES"/>
        </w:rPr>
        <w:t>.</w:t>
      </w:r>
    </w:p>
    <w:p w14:paraId="53A29177" w14:textId="7A33FFD1" w:rsidR="001C1501" w:rsidRPr="00595F69" w:rsidRDefault="00345992" w:rsidP="005F20A3">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65408" behindDoc="0" locked="0" layoutInCell="1" allowOverlap="1" wp14:anchorId="332DB136" wp14:editId="53BE6489">
            <wp:simplePos x="0" y="0"/>
            <wp:positionH relativeFrom="column">
              <wp:posOffset>372727</wp:posOffset>
            </wp:positionH>
            <wp:positionV relativeFrom="paragraph">
              <wp:posOffset>323358</wp:posOffset>
            </wp:positionV>
            <wp:extent cx="6032500" cy="5969000"/>
            <wp:effectExtent l="0" t="0" r="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2">
                      <a:extLst>
                        <a:ext uri="{28A0092B-C50C-407E-A947-70E740481C1C}">
                          <a14:useLocalDpi xmlns:a14="http://schemas.microsoft.com/office/drawing/2010/main" val="0"/>
                        </a:ext>
                      </a:extLst>
                    </a:blip>
                    <a:stretch>
                      <a:fillRect/>
                    </a:stretch>
                  </pic:blipFill>
                  <pic:spPr>
                    <a:xfrm>
                      <a:off x="0" y="0"/>
                      <a:ext cx="6032500" cy="5969000"/>
                    </a:xfrm>
                    <a:prstGeom prst="rect">
                      <a:avLst/>
                    </a:prstGeom>
                  </pic:spPr>
                </pic:pic>
              </a:graphicData>
            </a:graphic>
            <wp14:sizeRelH relativeFrom="page">
              <wp14:pctWidth>0</wp14:pctWidth>
            </wp14:sizeRelH>
            <wp14:sizeRelV relativeFrom="page">
              <wp14:pctHeight>0</wp14:pctHeight>
            </wp14:sizeRelV>
          </wp:anchor>
        </w:drawing>
      </w:r>
    </w:p>
    <w:p w14:paraId="0A0F4E0A" w14:textId="5F313084" w:rsidR="00114DD9" w:rsidRPr="00595F69" w:rsidRDefault="00114DD9" w:rsidP="00114DD9">
      <w:pPr>
        <w:spacing w:line="360" w:lineRule="auto"/>
        <w:ind w:left="360"/>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w:t>
      </w:r>
      <w:r w:rsidR="00C725A0" w:rsidRPr="00595F69">
        <w:rPr>
          <w:rFonts w:ascii="Times New Roman" w:hAnsi="Times New Roman" w:cs="Times New Roman"/>
          <w:i/>
          <w:iCs/>
          <w:color w:val="000000"/>
          <w:sz w:val="18"/>
          <w:szCs w:val="18"/>
          <w:lang w:val="es-ES"/>
        </w:rPr>
        <w:t>8</w:t>
      </w:r>
      <w:r w:rsidRPr="00595F69">
        <w:rPr>
          <w:rFonts w:ascii="Times New Roman" w:hAnsi="Times New Roman" w:cs="Times New Roman"/>
          <w:i/>
          <w:iCs/>
          <w:color w:val="000000"/>
          <w:sz w:val="18"/>
          <w:szCs w:val="18"/>
          <w:lang w:val="es-ES"/>
        </w:rPr>
        <w:t xml:space="preserve">. </w:t>
      </w:r>
      <w:r w:rsidR="00C725A0" w:rsidRPr="00595F69">
        <w:rPr>
          <w:rFonts w:ascii="Times New Roman" w:hAnsi="Times New Roman" w:cs="Times New Roman"/>
          <w:i/>
          <w:iCs/>
          <w:color w:val="000000"/>
          <w:sz w:val="18"/>
          <w:szCs w:val="18"/>
          <w:lang w:val="es-ES"/>
        </w:rPr>
        <w:t>Ayora</w:t>
      </w:r>
      <w:r w:rsidRPr="00595F69">
        <w:rPr>
          <w:rFonts w:ascii="Times New Roman" w:hAnsi="Times New Roman" w:cs="Times New Roman"/>
          <w:i/>
          <w:iCs/>
          <w:color w:val="000000"/>
          <w:sz w:val="18"/>
          <w:szCs w:val="18"/>
          <w:lang w:val="es-ES"/>
        </w:rPr>
        <w:t xml:space="preserve">, </w:t>
      </w:r>
      <w:r w:rsidR="00C725A0" w:rsidRPr="00595F69">
        <w:rPr>
          <w:rFonts w:ascii="Times New Roman" w:hAnsi="Times New Roman" w:cs="Times New Roman"/>
          <w:i/>
          <w:iCs/>
          <w:color w:val="000000"/>
          <w:sz w:val="18"/>
          <w:szCs w:val="18"/>
          <w:lang w:val="es-ES"/>
        </w:rPr>
        <w:t>S</w:t>
      </w:r>
      <w:r w:rsidRPr="00595F69">
        <w:rPr>
          <w:rFonts w:ascii="Times New Roman" w:hAnsi="Times New Roman" w:cs="Times New Roman"/>
          <w:i/>
          <w:iCs/>
          <w:color w:val="000000"/>
          <w:sz w:val="18"/>
          <w:szCs w:val="18"/>
          <w:lang w:val="es-ES"/>
        </w:rPr>
        <w:t>. (201</w:t>
      </w:r>
      <w:r w:rsidR="00C725A0" w:rsidRPr="00595F69">
        <w:rPr>
          <w:rFonts w:ascii="Times New Roman" w:hAnsi="Times New Roman" w:cs="Times New Roman"/>
          <w:i/>
          <w:iCs/>
          <w:color w:val="000000"/>
          <w:sz w:val="18"/>
          <w:szCs w:val="18"/>
          <w:lang w:val="es-ES"/>
        </w:rPr>
        <w:t>9</w:t>
      </w:r>
      <w:r w:rsidRPr="00595F69">
        <w:rPr>
          <w:rFonts w:ascii="Times New Roman" w:hAnsi="Times New Roman" w:cs="Times New Roman"/>
          <w:i/>
          <w:iCs/>
          <w:color w:val="000000"/>
          <w:sz w:val="18"/>
          <w:szCs w:val="18"/>
          <w:lang w:val="es-ES"/>
        </w:rPr>
        <w:t xml:space="preserve">). </w:t>
      </w:r>
      <w:r w:rsidR="00C725A0" w:rsidRPr="00595F69">
        <w:rPr>
          <w:rFonts w:ascii="Times New Roman" w:hAnsi="Times New Roman" w:cs="Times New Roman"/>
          <w:i/>
          <w:iCs/>
          <w:color w:val="000000"/>
          <w:sz w:val="18"/>
          <w:szCs w:val="18"/>
          <w:lang w:val="es-ES"/>
        </w:rPr>
        <w:t xml:space="preserve">Viviendas en </w:t>
      </w:r>
      <w:proofErr w:type="spellStart"/>
      <w:r w:rsidR="00C725A0" w:rsidRPr="00595F69">
        <w:rPr>
          <w:rFonts w:ascii="Times New Roman" w:hAnsi="Times New Roman" w:cs="Times New Roman"/>
          <w:i/>
          <w:iCs/>
          <w:color w:val="000000"/>
          <w:sz w:val="18"/>
          <w:szCs w:val="18"/>
          <w:lang w:val="es-ES"/>
        </w:rPr>
        <w:t>Xcunyá</w:t>
      </w:r>
      <w:proofErr w:type="spellEnd"/>
      <w:r w:rsidR="00C725A0" w:rsidRPr="00595F69">
        <w:rPr>
          <w:rFonts w:ascii="Times New Roman" w:hAnsi="Times New Roman" w:cs="Times New Roman"/>
          <w:i/>
          <w:iCs/>
          <w:color w:val="000000"/>
          <w:sz w:val="18"/>
          <w:szCs w:val="18"/>
          <w:lang w:val="es-ES"/>
        </w:rPr>
        <w:t>.</w:t>
      </w:r>
    </w:p>
    <w:p w14:paraId="6B2F20EE" w14:textId="77777777" w:rsidR="00114DD9" w:rsidRPr="00595F69" w:rsidRDefault="00114DD9" w:rsidP="00B92607">
      <w:pPr>
        <w:spacing w:line="360" w:lineRule="auto"/>
        <w:rPr>
          <w:rFonts w:ascii="Times New Roman" w:hAnsi="Times New Roman" w:cs="Times New Roman"/>
          <w:bCs/>
          <w:lang w:val="es-ES"/>
        </w:rPr>
      </w:pPr>
    </w:p>
    <w:p w14:paraId="06591FE2" w14:textId="3EAFFD2F" w:rsidR="001C1501" w:rsidRDefault="00C43CBE" w:rsidP="00B92607">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5B0963" w:rsidRPr="00595F69">
        <w:rPr>
          <w:rFonts w:ascii="Times New Roman" w:hAnsi="Times New Roman" w:cs="Times New Roman"/>
          <w:bCs/>
          <w:lang w:val="es-ES"/>
        </w:rPr>
        <w:t xml:space="preserve">también </w:t>
      </w:r>
      <w:r w:rsidR="00B92607" w:rsidRPr="00595F69">
        <w:rPr>
          <w:rFonts w:ascii="Times New Roman" w:hAnsi="Times New Roman" w:cs="Times New Roman"/>
          <w:bCs/>
          <w:lang w:val="es-ES"/>
        </w:rPr>
        <w:t xml:space="preserve">existe una traza urbana </w:t>
      </w:r>
      <w:proofErr w:type="spellStart"/>
      <w:r w:rsidR="00B92607" w:rsidRPr="00595F69">
        <w:rPr>
          <w:rFonts w:ascii="Times New Roman" w:hAnsi="Times New Roman" w:cs="Times New Roman"/>
          <w:bCs/>
          <w:lang w:val="es-ES"/>
        </w:rPr>
        <w:t>geometrizada</w:t>
      </w:r>
      <w:proofErr w:type="spellEnd"/>
      <w:r w:rsidR="00B92607" w:rsidRPr="00595F69">
        <w:rPr>
          <w:rFonts w:ascii="Times New Roman" w:hAnsi="Times New Roman" w:cs="Times New Roman"/>
          <w:bCs/>
          <w:lang w:val="es-ES"/>
        </w:rPr>
        <w:t xml:space="preserve"> en función de cánones occidentales</w:t>
      </w:r>
      <w:r w:rsidR="007766FF" w:rsidRPr="00595F69">
        <w:rPr>
          <w:rFonts w:ascii="Times New Roman" w:hAnsi="Times New Roman" w:cs="Times New Roman"/>
          <w:bCs/>
          <w:lang w:val="es-ES"/>
        </w:rPr>
        <w:t xml:space="preserve">, </w:t>
      </w:r>
      <w:r w:rsidR="00B92607" w:rsidRPr="00595F69">
        <w:rPr>
          <w:rFonts w:ascii="Times New Roman" w:hAnsi="Times New Roman" w:cs="Times New Roman"/>
          <w:bCs/>
          <w:lang w:val="es-ES"/>
        </w:rPr>
        <w:t xml:space="preserve">con </w:t>
      </w:r>
      <w:r w:rsidR="007766FF" w:rsidRPr="00595F69">
        <w:rPr>
          <w:rFonts w:ascii="Times New Roman" w:hAnsi="Times New Roman" w:cs="Times New Roman"/>
          <w:bCs/>
          <w:lang w:val="es-ES"/>
        </w:rPr>
        <w:t xml:space="preserve">un </w:t>
      </w:r>
      <w:r w:rsidR="00B92607" w:rsidRPr="00595F69">
        <w:rPr>
          <w:rFonts w:ascii="Times New Roman" w:hAnsi="Times New Roman" w:cs="Times New Roman"/>
          <w:bCs/>
          <w:lang w:val="es-ES"/>
        </w:rPr>
        <w:t>esquema menos rígido en la estandarización</w:t>
      </w:r>
      <w:r w:rsidR="007766FF" w:rsidRPr="00595F69">
        <w:rPr>
          <w:rFonts w:ascii="Times New Roman" w:hAnsi="Times New Roman" w:cs="Times New Roman"/>
          <w:bCs/>
          <w:lang w:val="es-ES"/>
        </w:rPr>
        <w:t>, en donde</w:t>
      </w:r>
      <w:r w:rsidR="00947BFA" w:rsidRPr="00595F69">
        <w:rPr>
          <w:rFonts w:ascii="Times New Roman" w:hAnsi="Times New Roman" w:cs="Times New Roman"/>
          <w:bCs/>
          <w:lang w:val="es-ES"/>
        </w:rPr>
        <w:t xml:space="preserve"> </w:t>
      </w:r>
      <w:r w:rsidR="00B92607" w:rsidRPr="00595F69">
        <w:rPr>
          <w:rFonts w:ascii="Times New Roman" w:hAnsi="Times New Roman" w:cs="Times New Roman"/>
          <w:bCs/>
          <w:lang w:val="es-ES"/>
        </w:rPr>
        <w:t>permane</w:t>
      </w:r>
      <w:r w:rsidR="00947BFA" w:rsidRPr="00595F69">
        <w:rPr>
          <w:rFonts w:ascii="Times New Roman" w:hAnsi="Times New Roman" w:cs="Times New Roman"/>
          <w:bCs/>
          <w:lang w:val="es-ES"/>
        </w:rPr>
        <w:t>cen</w:t>
      </w:r>
      <w:r w:rsidR="00B92607"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los</w:t>
      </w:r>
      <w:r w:rsidR="00B92607" w:rsidRPr="00595F69">
        <w:rPr>
          <w:rFonts w:ascii="Times New Roman" w:hAnsi="Times New Roman" w:cs="Times New Roman"/>
          <w:bCs/>
          <w:lang w:val="es-ES"/>
        </w:rPr>
        <w:t xml:space="preserve"> solares originales sin fragmentación</w:t>
      </w:r>
      <w:r w:rsidR="007A27E6">
        <w:rPr>
          <w:rFonts w:ascii="Times New Roman" w:hAnsi="Times New Roman" w:cs="Times New Roman"/>
          <w:bCs/>
          <w:lang w:val="es-ES"/>
        </w:rPr>
        <w:t xml:space="preserve"> (ver Imagen 9)</w:t>
      </w:r>
      <w:r w:rsidR="00947BFA" w:rsidRPr="00595F69">
        <w:rPr>
          <w:rFonts w:ascii="Times New Roman" w:hAnsi="Times New Roman" w:cs="Times New Roman"/>
          <w:bCs/>
          <w:lang w:val="es-ES"/>
        </w:rPr>
        <w:t>. El</w:t>
      </w:r>
      <w:r w:rsidR="00B92607" w:rsidRPr="00595F69">
        <w:rPr>
          <w:rFonts w:ascii="Times New Roman" w:hAnsi="Times New Roman" w:cs="Times New Roman"/>
          <w:bCs/>
          <w:lang w:val="es-ES"/>
        </w:rPr>
        <w:t xml:space="preserve"> tránsito cotidiano </w:t>
      </w:r>
      <w:r w:rsidR="00947BFA" w:rsidRPr="00595F69">
        <w:rPr>
          <w:rFonts w:ascii="Times New Roman" w:hAnsi="Times New Roman" w:cs="Times New Roman"/>
          <w:bCs/>
          <w:lang w:val="es-ES"/>
        </w:rPr>
        <w:t xml:space="preserve">es </w:t>
      </w:r>
      <w:r w:rsidR="00B92607" w:rsidRPr="00595F69">
        <w:rPr>
          <w:rFonts w:ascii="Times New Roman" w:hAnsi="Times New Roman" w:cs="Times New Roman"/>
          <w:bCs/>
          <w:lang w:val="es-ES"/>
        </w:rPr>
        <w:t>fluido entre el interior y el exterior</w:t>
      </w:r>
      <w:r w:rsidR="00947BFA"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sin diferenciación entre lo natural y lo edificado; </w:t>
      </w:r>
      <w:r w:rsidR="00947BFA" w:rsidRPr="00595F69">
        <w:rPr>
          <w:rFonts w:ascii="Times New Roman" w:hAnsi="Times New Roman" w:cs="Times New Roman"/>
          <w:bCs/>
          <w:lang w:val="es-ES"/>
        </w:rPr>
        <w:t xml:space="preserve">la </w:t>
      </w:r>
      <w:r w:rsidR="00B92607" w:rsidRPr="00595F69">
        <w:rPr>
          <w:rFonts w:ascii="Times New Roman" w:hAnsi="Times New Roman" w:cs="Times New Roman"/>
          <w:bCs/>
          <w:lang w:val="es-ES"/>
        </w:rPr>
        <w:t xml:space="preserve">vegetación </w:t>
      </w:r>
      <w:r w:rsidR="00947BFA" w:rsidRPr="00595F69">
        <w:rPr>
          <w:rFonts w:ascii="Times New Roman" w:hAnsi="Times New Roman" w:cs="Times New Roman"/>
          <w:bCs/>
          <w:lang w:val="es-ES"/>
        </w:rPr>
        <w:t xml:space="preserve">es </w:t>
      </w:r>
      <w:r w:rsidR="00B92607" w:rsidRPr="00595F69">
        <w:rPr>
          <w:rFonts w:ascii="Times New Roman" w:hAnsi="Times New Roman" w:cs="Times New Roman"/>
          <w:bCs/>
          <w:lang w:val="es-ES"/>
        </w:rPr>
        <w:t>abundante</w:t>
      </w:r>
      <w:r w:rsidR="00947BFA" w:rsidRPr="00595F69">
        <w:rPr>
          <w:rFonts w:ascii="Times New Roman" w:hAnsi="Times New Roman" w:cs="Times New Roman"/>
          <w:bCs/>
          <w:lang w:val="es-ES"/>
        </w:rPr>
        <w:t xml:space="preserve"> y </w:t>
      </w:r>
      <w:r w:rsidR="00B92607" w:rsidRPr="00595F69">
        <w:rPr>
          <w:rFonts w:ascii="Times New Roman" w:hAnsi="Times New Roman" w:cs="Times New Roman"/>
          <w:bCs/>
          <w:lang w:val="es-ES"/>
        </w:rPr>
        <w:t xml:space="preserve">útil y </w:t>
      </w:r>
      <w:r w:rsidR="00947BFA" w:rsidRPr="00595F69">
        <w:rPr>
          <w:rFonts w:ascii="Times New Roman" w:hAnsi="Times New Roman" w:cs="Times New Roman"/>
          <w:bCs/>
          <w:lang w:val="es-ES"/>
        </w:rPr>
        <w:t xml:space="preserve">prevalece una </w:t>
      </w:r>
      <w:r w:rsidR="00B92607" w:rsidRPr="00595F69">
        <w:rPr>
          <w:rFonts w:ascii="Times New Roman" w:hAnsi="Times New Roman" w:cs="Times New Roman"/>
          <w:bCs/>
          <w:lang w:val="es-ES"/>
        </w:rPr>
        <w:t>baja densidad edilicia</w:t>
      </w:r>
      <w:r w:rsidR="00947BFA"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L</w:t>
      </w:r>
      <w:r w:rsidR="00B92607" w:rsidRPr="00595F69">
        <w:rPr>
          <w:rFonts w:ascii="Times New Roman" w:hAnsi="Times New Roman" w:cs="Times New Roman"/>
          <w:bCs/>
          <w:lang w:val="es-ES"/>
        </w:rPr>
        <w:t xml:space="preserve">a creación de </w:t>
      </w:r>
      <w:r w:rsidR="00947BFA" w:rsidRPr="00595F69">
        <w:rPr>
          <w:rFonts w:ascii="Times New Roman" w:hAnsi="Times New Roman" w:cs="Times New Roman"/>
          <w:bCs/>
          <w:lang w:val="es-ES"/>
        </w:rPr>
        <w:t xml:space="preserve">los </w:t>
      </w:r>
      <w:r w:rsidR="00B92607" w:rsidRPr="00595F69">
        <w:rPr>
          <w:rFonts w:ascii="Times New Roman" w:hAnsi="Times New Roman" w:cs="Times New Roman"/>
          <w:bCs/>
          <w:lang w:val="es-ES"/>
        </w:rPr>
        <w:t xml:space="preserve">espacios edificados </w:t>
      </w:r>
      <w:r w:rsidR="00947BFA" w:rsidRPr="00595F69">
        <w:rPr>
          <w:rFonts w:ascii="Times New Roman" w:hAnsi="Times New Roman" w:cs="Times New Roman"/>
          <w:bCs/>
          <w:lang w:val="es-ES"/>
        </w:rPr>
        <w:t xml:space="preserve">se realiza </w:t>
      </w:r>
      <w:r w:rsidR="00B92607" w:rsidRPr="00595F69">
        <w:rPr>
          <w:rFonts w:ascii="Times New Roman" w:hAnsi="Times New Roman" w:cs="Times New Roman"/>
          <w:bCs/>
          <w:lang w:val="es-ES"/>
        </w:rPr>
        <w:t>a partir de la materialización de lugares</w:t>
      </w:r>
      <w:r w:rsidR="00947BFA"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donde existe una relación de </w:t>
      </w:r>
      <w:r w:rsidR="00B92607" w:rsidRPr="00595F69">
        <w:rPr>
          <w:rFonts w:ascii="Times New Roman" w:hAnsi="Times New Roman" w:cs="Times New Roman"/>
          <w:bCs/>
          <w:lang w:val="es-ES"/>
        </w:rPr>
        <w:lastRenderedPageBreak/>
        <w:t xml:space="preserve">paridad entre lo edificado y lo natural: ambos poseen valor en el uso, </w:t>
      </w:r>
      <w:r w:rsidR="004B0E15" w:rsidRPr="00595F69">
        <w:rPr>
          <w:rFonts w:ascii="Times New Roman" w:hAnsi="Times New Roman" w:cs="Times New Roman"/>
          <w:bCs/>
          <w:lang w:val="es-ES"/>
        </w:rPr>
        <w:t xml:space="preserve">en </w:t>
      </w:r>
      <w:r w:rsidR="00B92607" w:rsidRPr="00595F69">
        <w:rPr>
          <w:rFonts w:ascii="Times New Roman" w:hAnsi="Times New Roman" w:cs="Times New Roman"/>
          <w:bCs/>
          <w:lang w:val="es-ES"/>
        </w:rPr>
        <w:t xml:space="preserve">lo ambiental y </w:t>
      </w:r>
      <w:r w:rsidR="004B0E15" w:rsidRPr="00595F69">
        <w:rPr>
          <w:rFonts w:ascii="Times New Roman" w:hAnsi="Times New Roman" w:cs="Times New Roman"/>
          <w:bCs/>
          <w:lang w:val="es-ES"/>
        </w:rPr>
        <w:t xml:space="preserve">en </w:t>
      </w:r>
      <w:r w:rsidR="00B92607" w:rsidRPr="00595F69">
        <w:rPr>
          <w:rFonts w:ascii="Times New Roman" w:hAnsi="Times New Roman" w:cs="Times New Roman"/>
          <w:bCs/>
          <w:lang w:val="es-ES"/>
        </w:rPr>
        <w:t>lo simbólico</w:t>
      </w:r>
      <w:r w:rsidR="00267D7D" w:rsidRPr="00595F69">
        <w:rPr>
          <w:rFonts w:ascii="Times New Roman" w:hAnsi="Times New Roman" w:cs="Times New Roman"/>
          <w:bCs/>
          <w:lang w:val="es-ES"/>
        </w:rPr>
        <w:t xml:space="preserve"> (ver </w:t>
      </w:r>
      <w:r w:rsidR="00345992">
        <w:rPr>
          <w:rFonts w:ascii="Times New Roman" w:hAnsi="Times New Roman" w:cs="Times New Roman"/>
          <w:bCs/>
          <w:noProof/>
          <w:lang w:val="es-ES"/>
        </w:rPr>
        <w:drawing>
          <wp:anchor distT="0" distB="0" distL="114300" distR="114300" simplePos="0" relativeHeight="251666432" behindDoc="0" locked="0" layoutInCell="1" allowOverlap="1" wp14:anchorId="614CBB6B" wp14:editId="5F45335F">
            <wp:simplePos x="0" y="0"/>
            <wp:positionH relativeFrom="column">
              <wp:posOffset>1882650</wp:posOffset>
            </wp:positionH>
            <wp:positionV relativeFrom="paragraph">
              <wp:posOffset>534035</wp:posOffset>
            </wp:positionV>
            <wp:extent cx="3128010" cy="2152650"/>
            <wp:effectExtent l="0" t="0" r="0" b="635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3">
                      <a:extLst>
                        <a:ext uri="{28A0092B-C50C-407E-A947-70E740481C1C}">
                          <a14:useLocalDpi xmlns:a14="http://schemas.microsoft.com/office/drawing/2010/main" val="0"/>
                        </a:ext>
                      </a:extLst>
                    </a:blip>
                    <a:stretch>
                      <a:fillRect/>
                    </a:stretch>
                  </pic:blipFill>
                  <pic:spPr>
                    <a:xfrm>
                      <a:off x="0" y="0"/>
                      <a:ext cx="3128010" cy="2152650"/>
                    </a:xfrm>
                    <a:prstGeom prst="rect">
                      <a:avLst/>
                    </a:prstGeom>
                  </pic:spPr>
                </pic:pic>
              </a:graphicData>
            </a:graphic>
            <wp14:sizeRelH relativeFrom="page">
              <wp14:pctWidth>0</wp14:pctWidth>
            </wp14:sizeRelH>
            <wp14:sizeRelV relativeFrom="page">
              <wp14:pctHeight>0</wp14:pctHeight>
            </wp14:sizeRelV>
          </wp:anchor>
        </w:drawing>
      </w:r>
      <w:r w:rsidR="00267D7D" w:rsidRPr="00595F69">
        <w:rPr>
          <w:rFonts w:ascii="Times New Roman" w:hAnsi="Times New Roman" w:cs="Times New Roman"/>
          <w:bCs/>
          <w:lang w:val="es-ES"/>
        </w:rPr>
        <w:t>Imagen 10)</w:t>
      </w:r>
      <w:r w:rsidR="00B92607" w:rsidRPr="00595F69">
        <w:rPr>
          <w:rFonts w:ascii="Times New Roman" w:hAnsi="Times New Roman" w:cs="Times New Roman"/>
          <w:bCs/>
          <w:lang w:val="es-ES"/>
        </w:rPr>
        <w:t xml:space="preserve">. </w:t>
      </w:r>
    </w:p>
    <w:p w14:paraId="16C0AD43" w14:textId="7CD09F38" w:rsidR="005F20A3" w:rsidRPr="00345992" w:rsidRDefault="00345992" w:rsidP="00345992">
      <w:pPr>
        <w:spacing w:line="360" w:lineRule="auto"/>
        <w:ind w:left="360"/>
        <w:jc w:val="center"/>
        <w:rPr>
          <w:rFonts w:ascii="Times New Roman" w:hAnsi="Times New Roman" w:cs="Times New Roman"/>
          <w:i/>
          <w:iCs/>
          <w:color w:val="000000"/>
          <w:sz w:val="18"/>
          <w:szCs w:val="18"/>
          <w:lang w:val="es-ES"/>
        </w:rPr>
      </w:pPr>
      <w:r>
        <w:rPr>
          <w:rFonts w:ascii="Times New Roman" w:hAnsi="Times New Roman" w:cs="Times New Roman"/>
          <w:b/>
          <w:i/>
          <w:iCs/>
          <w:noProof/>
          <w:sz w:val="22"/>
          <w:szCs w:val="22"/>
          <w:lang w:val="es-ES"/>
        </w:rPr>
        <w:drawing>
          <wp:anchor distT="0" distB="0" distL="114300" distR="114300" simplePos="0" relativeHeight="251667456" behindDoc="0" locked="0" layoutInCell="1" allowOverlap="1" wp14:anchorId="097ACEBF" wp14:editId="2FB0F15B">
            <wp:simplePos x="0" y="0"/>
            <wp:positionH relativeFrom="column">
              <wp:posOffset>1879644</wp:posOffset>
            </wp:positionH>
            <wp:positionV relativeFrom="paragraph">
              <wp:posOffset>2397134</wp:posOffset>
            </wp:positionV>
            <wp:extent cx="3188970" cy="3343275"/>
            <wp:effectExtent l="0" t="0" r="0" b="0"/>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4">
                      <a:extLst>
                        <a:ext uri="{28A0092B-C50C-407E-A947-70E740481C1C}">
                          <a14:useLocalDpi xmlns:a14="http://schemas.microsoft.com/office/drawing/2010/main" val="0"/>
                        </a:ext>
                      </a:extLst>
                    </a:blip>
                    <a:stretch>
                      <a:fillRect/>
                    </a:stretch>
                  </pic:blipFill>
                  <pic:spPr>
                    <a:xfrm>
                      <a:off x="0" y="0"/>
                      <a:ext cx="3188970" cy="3343275"/>
                    </a:xfrm>
                    <a:prstGeom prst="rect">
                      <a:avLst/>
                    </a:prstGeom>
                  </pic:spPr>
                </pic:pic>
              </a:graphicData>
            </a:graphic>
            <wp14:sizeRelH relativeFrom="page">
              <wp14:pctWidth>0</wp14:pctWidth>
            </wp14:sizeRelH>
            <wp14:sizeRelV relativeFrom="page">
              <wp14:pctHeight>0</wp14:pctHeight>
            </wp14:sizeRelV>
          </wp:anchor>
        </w:drawing>
      </w:r>
      <w:r w:rsidR="005F20A3" w:rsidRPr="00595F69">
        <w:rPr>
          <w:rFonts w:ascii="Times New Roman" w:hAnsi="Times New Roman" w:cs="Times New Roman"/>
          <w:i/>
          <w:iCs/>
          <w:color w:val="000000"/>
          <w:sz w:val="18"/>
          <w:szCs w:val="18"/>
          <w:lang w:val="es-ES"/>
        </w:rPr>
        <w:t xml:space="preserve">Imagen 9. Ayora, S. (2019). Traza urbana de </w:t>
      </w:r>
      <w:proofErr w:type="spellStart"/>
      <w:r w:rsidR="005F20A3" w:rsidRPr="00595F69">
        <w:rPr>
          <w:rFonts w:ascii="Times New Roman" w:hAnsi="Times New Roman" w:cs="Times New Roman"/>
          <w:i/>
          <w:iCs/>
          <w:color w:val="000000"/>
          <w:sz w:val="18"/>
          <w:szCs w:val="18"/>
          <w:lang w:val="es-ES"/>
        </w:rPr>
        <w:t>Xocén</w:t>
      </w:r>
      <w:proofErr w:type="spellEnd"/>
      <w:r w:rsidR="005F20A3" w:rsidRPr="00595F69">
        <w:rPr>
          <w:rFonts w:ascii="Times New Roman" w:hAnsi="Times New Roman" w:cs="Times New Roman"/>
          <w:i/>
          <w:iCs/>
          <w:color w:val="000000"/>
          <w:sz w:val="18"/>
          <w:szCs w:val="18"/>
          <w:lang w:val="es-ES"/>
        </w:rPr>
        <w:t>.</w:t>
      </w:r>
    </w:p>
    <w:p w14:paraId="78C3AEA4" w14:textId="35C95197" w:rsidR="005F20A3" w:rsidRPr="00595F69" w:rsidRDefault="005F20A3" w:rsidP="005F20A3">
      <w:pPr>
        <w:spacing w:line="360" w:lineRule="auto"/>
        <w:ind w:left="360"/>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 xml:space="preserve">Imagen 10. Ayora, S. (2019). Densidad edilicia y vegetal en </w:t>
      </w:r>
      <w:proofErr w:type="spellStart"/>
      <w:r w:rsidRPr="00595F69">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 xml:space="preserve"> (sección).</w:t>
      </w:r>
    </w:p>
    <w:p w14:paraId="786EDB04" w14:textId="5D03B69C" w:rsidR="005F20A3" w:rsidRPr="00595F69" w:rsidRDefault="005F20A3" w:rsidP="00B92607">
      <w:pPr>
        <w:spacing w:line="360" w:lineRule="auto"/>
        <w:rPr>
          <w:rFonts w:ascii="Times New Roman" w:hAnsi="Times New Roman" w:cs="Times New Roman"/>
          <w:bCs/>
          <w:lang w:val="es-ES"/>
        </w:rPr>
      </w:pPr>
    </w:p>
    <w:p w14:paraId="3CC841A6" w14:textId="35CC1C12" w:rsidR="00B92607" w:rsidRPr="00595F69" w:rsidRDefault="00B92607" w:rsidP="00B92607">
      <w:pPr>
        <w:spacing w:line="360" w:lineRule="auto"/>
        <w:rPr>
          <w:rFonts w:ascii="Times New Roman" w:hAnsi="Times New Roman" w:cs="Times New Roman"/>
          <w:bCs/>
          <w:lang w:val="es-ES"/>
        </w:rPr>
      </w:pPr>
      <w:r w:rsidRPr="00595F69">
        <w:rPr>
          <w:rFonts w:ascii="Times New Roman" w:hAnsi="Times New Roman" w:cs="Times New Roman"/>
          <w:bCs/>
          <w:lang w:val="es-ES"/>
        </w:rPr>
        <w:t>El 96% de los espacios domésticos conservan al menos una habitación tradicional</w:t>
      </w:r>
      <w:r w:rsidR="0003427E" w:rsidRPr="00595F69">
        <w:rPr>
          <w:rFonts w:ascii="Times New Roman" w:hAnsi="Times New Roman" w:cs="Times New Roman"/>
          <w:bCs/>
          <w:lang w:val="es-ES"/>
        </w:rPr>
        <w:t>,</w:t>
      </w:r>
      <w:r w:rsidRPr="00595F69">
        <w:rPr>
          <w:rFonts w:ascii="Times New Roman" w:hAnsi="Times New Roman" w:cs="Times New Roman"/>
          <w:bCs/>
          <w:lang w:val="es-ES"/>
        </w:rPr>
        <w:t xml:space="preserve"> por tanto, existe una heterogeneidad de formas, materiales y métodos constructivos que van desde los naturales y tradicionales hasta aquellos introducidos por la modernidad</w:t>
      </w:r>
      <w:r w:rsidR="00947BFA" w:rsidRPr="00595F69">
        <w:rPr>
          <w:rFonts w:ascii="Times New Roman" w:hAnsi="Times New Roman" w:cs="Times New Roman"/>
          <w:bCs/>
          <w:lang w:val="es-ES"/>
        </w:rPr>
        <w:t>. La libertad con la que se</w:t>
      </w:r>
      <w:r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ubican</w:t>
      </w:r>
      <w:r w:rsidRPr="00595F69">
        <w:rPr>
          <w:rFonts w:ascii="Times New Roman" w:hAnsi="Times New Roman" w:cs="Times New Roman"/>
          <w:bCs/>
          <w:lang w:val="es-ES"/>
        </w:rPr>
        <w:t xml:space="preserve"> </w:t>
      </w:r>
      <w:r w:rsidR="00947BFA" w:rsidRPr="00595F69">
        <w:rPr>
          <w:rFonts w:ascii="Times New Roman" w:hAnsi="Times New Roman" w:cs="Times New Roman"/>
          <w:bCs/>
          <w:lang w:val="es-ES"/>
        </w:rPr>
        <w:t>las</w:t>
      </w:r>
      <w:r w:rsidRPr="00595F69">
        <w:rPr>
          <w:rFonts w:ascii="Times New Roman" w:hAnsi="Times New Roman" w:cs="Times New Roman"/>
          <w:bCs/>
          <w:lang w:val="es-ES"/>
        </w:rPr>
        <w:t xml:space="preserve"> edificaciones, facilita la ventilación y</w:t>
      </w:r>
      <w:r w:rsidR="00947BFA" w:rsidRPr="00595F69">
        <w:rPr>
          <w:rFonts w:ascii="Times New Roman" w:hAnsi="Times New Roman" w:cs="Times New Roman"/>
          <w:bCs/>
          <w:lang w:val="es-ES"/>
        </w:rPr>
        <w:t xml:space="preserve"> el</w:t>
      </w:r>
      <w:r w:rsidRPr="00595F69">
        <w:rPr>
          <w:rFonts w:ascii="Times New Roman" w:hAnsi="Times New Roman" w:cs="Times New Roman"/>
          <w:bCs/>
          <w:lang w:val="es-ES"/>
        </w:rPr>
        <w:t xml:space="preserve"> asoleamiento, aunque, en las habitaciones no tradicionales, se introducen las ventanas como liga ambiental y visual con el exterior</w:t>
      </w:r>
      <w:r w:rsidR="00947BFA" w:rsidRPr="00595F69">
        <w:rPr>
          <w:rFonts w:ascii="Times New Roman" w:hAnsi="Times New Roman" w:cs="Times New Roman"/>
          <w:bCs/>
          <w:lang w:val="es-ES"/>
        </w:rPr>
        <w:t xml:space="preserve">. </w:t>
      </w:r>
      <w:r w:rsidRPr="00595F69">
        <w:rPr>
          <w:rFonts w:ascii="Times New Roman" w:hAnsi="Times New Roman" w:cs="Times New Roman"/>
          <w:bCs/>
          <w:lang w:val="es-ES"/>
        </w:rPr>
        <w:t>Sin embargo, las habitaciones tradicionales siguen considerándose seres vivos, en constante renovación y mantienen su relación con lo sagrado cósmico</w:t>
      </w:r>
      <w:r w:rsidR="00B75275" w:rsidRPr="00595F69">
        <w:rPr>
          <w:rFonts w:ascii="Times New Roman" w:hAnsi="Times New Roman" w:cs="Times New Roman"/>
          <w:bCs/>
          <w:lang w:val="es-ES"/>
        </w:rPr>
        <w:t xml:space="preserve"> (ver Imagen </w:t>
      </w:r>
      <w:r w:rsidR="00267D7D" w:rsidRPr="00595F69">
        <w:rPr>
          <w:rFonts w:ascii="Times New Roman" w:hAnsi="Times New Roman" w:cs="Times New Roman"/>
          <w:bCs/>
          <w:lang w:val="es-ES"/>
        </w:rPr>
        <w:t>11</w:t>
      </w:r>
      <w:r w:rsidR="00B75275" w:rsidRPr="00595F69">
        <w:rPr>
          <w:rFonts w:ascii="Times New Roman" w:hAnsi="Times New Roman" w:cs="Times New Roman"/>
          <w:bCs/>
          <w:lang w:val="es-ES"/>
        </w:rPr>
        <w:t>)</w:t>
      </w:r>
      <w:r w:rsidRPr="00595F69">
        <w:rPr>
          <w:rFonts w:ascii="Times New Roman" w:hAnsi="Times New Roman" w:cs="Times New Roman"/>
          <w:bCs/>
          <w:lang w:val="es-ES"/>
        </w:rPr>
        <w:t>.</w:t>
      </w:r>
    </w:p>
    <w:p w14:paraId="5F5CE072" w14:textId="60129447" w:rsidR="0068209A" w:rsidRPr="00595F69" w:rsidRDefault="001C1501" w:rsidP="0068209A">
      <w:pPr>
        <w:spacing w:line="360" w:lineRule="auto"/>
        <w:jc w:val="center"/>
        <w:rPr>
          <w:rFonts w:ascii="Times New Roman" w:hAnsi="Times New Roman" w:cs="Times New Roman"/>
          <w:b/>
          <w:i/>
          <w:iCs/>
          <w:sz w:val="22"/>
          <w:szCs w:val="22"/>
          <w:lang w:val="es-ES"/>
        </w:rPr>
      </w:pPr>
      <w:r>
        <w:rPr>
          <w:rFonts w:ascii="Times New Roman" w:hAnsi="Times New Roman" w:cs="Times New Roman"/>
          <w:b/>
          <w:i/>
          <w:iCs/>
          <w:noProof/>
          <w:sz w:val="22"/>
          <w:szCs w:val="22"/>
          <w:lang w:val="es-ES"/>
        </w:rPr>
        <w:lastRenderedPageBreak/>
        <w:drawing>
          <wp:inline distT="0" distB="0" distL="0" distR="0" wp14:anchorId="63D3EFEF" wp14:editId="33B0C74C">
            <wp:extent cx="6645910" cy="48501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5">
                      <a:extLst>
                        <a:ext uri="{28A0092B-C50C-407E-A947-70E740481C1C}">
                          <a14:useLocalDpi xmlns:a14="http://schemas.microsoft.com/office/drawing/2010/main" val="0"/>
                        </a:ext>
                      </a:extLst>
                    </a:blip>
                    <a:stretch>
                      <a:fillRect/>
                    </a:stretch>
                  </pic:blipFill>
                  <pic:spPr>
                    <a:xfrm>
                      <a:off x="0" y="0"/>
                      <a:ext cx="6645910" cy="4850130"/>
                    </a:xfrm>
                    <a:prstGeom prst="rect">
                      <a:avLst/>
                    </a:prstGeom>
                  </pic:spPr>
                </pic:pic>
              </a:graphicData>
            </a:graphic>
          </wp:inline>
        </w:drawing>
      </w:r>
    </w:p>
    <w:p w14:paraId="6C3692E3" w14:textId="122A0AD5" w:rsidR="0068209A" w:rsidRPr="00595F69" w:rsidRDefault="0068209A" w:rsidP="0068209A">
      <w:pPr>
        <w:spacing w:line="360" w:lineRule="auto"/>
        <w:jc w:val="center"/>
        <w:rPr>
          <w:rFonts w:ascii="Times New Roman" w:hAnsi="Times New Roman" w:cs="Times New Roman"/>
          <w:b/>
          <w:i/>
          <w:iCs/>
          <w:sz w:val="22"/>
          <w:szCs w:val="22"/>
          <w:lang w:val="es-ES"/>
        </w:rPr>
      </w:pPr>
      <w:r w:rsidRPr="00595F69">
        <w:rPr>
          <w:rFonts w:ascii="Times New Roman" w:hAnsi="Times New Roman" w:cs="Times New Roman"/>
          <w:i/>
          <w:iCs/>
          <w:color w:val="000000"/>
          <w:sz w:val="18"/>
          <w:szCs w:val="18"/>
          <w:lang w:val="es-ES"/>
        </w:rPr>
        <w:t xml:space="preserve">Imagen 11. Ayora, S. (2019). Viviendas en </w:t>
      </w:r>
      <w:proofErr w:type="spellStart"/>
      <w:r w:rsidRPr="00595F69">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w:t>
      </w:r>
    </w:p>
    <w:p w14:paraId="7699253D" w14:textId="77777777" w:rsidR="0068209A" w:rsidRPr="00595F69" w:rsidRDefault="0068209A" w:rsidP="00B92607">
      <w:pPr>
        <w:spacing w:line="360" w:lineRule="auto"/>
        <w:rPr>
          <w:rFonts w:ascii="Times New Roman" w:hAnsi="Times New Roman" w:cs="Times New Roman"/>
          <w:b/>
          <w:i/>
          <w:iCs/>
          <w:sz w:val="22"/>
          <w:szCs w:val="22"/>
          <w:lang w:val="es-ES"/>
        </w:rPr>
      </w:pPr>
    </w:p>
    <w:p w14:paraId="4C485726" w14:textId="6BF18E26" w:rsidR="00B92607" w:rsidRDefault="00B92607" w:rsidP="00B92607">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Espacialidad determinada por el uso</w:t>
      </w:r>
      <w:r w:rsidR="0049660B" w:rsidRPr="00595F69">
        <w:rPr>
          <w:rFonts w:ascii="Times New Roman" w:hAnsi="Times New Roman" w:cs="Times New Roman"/>
          <w:b/>
          <w:i/>
          <w:iCs/>
          <w:sz w:val="22"/>
          <w:szCs w:val="22"/>
          <w:lang w:val="es-ES"/>
        </w:rPr>
        <w:t xml:space="preserve"> del espacio</w:t>
      </w:r>
      <w:r w:rsidRPr="00595F69">
        <w:rPr>
          <w:rFonts w:ascii="Times New Roman" w:hAnsi="Times New Roman" w:cs="Times New Roman"/>
          <w:b/>
          <w:i/>
          <w:iCs/>
          <w:sz w:val="22"/>
          <w:szCs w:val="22"/>
          <w:lang w:val="es-ES"/>
        </w:rPr>
        <w:t>.</w:t>
      </w:r>
    </w:p>
    <w:p w14:paraId="72CA4264" w14:textId="0F782CB2" w:rsidR="00363437" w:rsidRPr="00345992" w:rsidRDefault="00345992" w:rsidP="00345992">
      <w:pPr>
        <w:spacing w:line="360" w:lineRule="auto"/>
        <w:rPr>
          <w:rFonts w:ascii="Times New Roman" w:hAnsi="Times New Roman" w:cs="Times New Roman"/>
          <w:bCs/>
          <w:lang w:val="es-ES"/>
        </w:rPr>
      </w:pPr>
      <w:r>
        <w:rPr>
          <w:rFonts w:ascii="Times New Roman" w:hAnsi="Times New Roman" w:cs="Times New Roman"/>
          <w:b/>
          <w:i/>
          <w:iCs/>
          <w:noProof/>
          <w:sz w:val="22"/>
          <w:szCs w:val="22"/>
          <w:lang w:val="es-ES"/>
        </w:rPr>
        <w:drawing>
          <wp:anchor distT="0" distB="0" distL="114300" distR="114300" simplePos="0" relativeHeight="251668480" behindDoc="0" locked="0" layoutInCell="1" allowOverlap="1" wp14:anchorId="1BBA2F09" wp14:editId="3E4FB4FF">
            <wp:simplePos x="0" y="0"/>
            <wp:positionH relativeFrom="column">
              <wp:posOffset>2621280</wp:posOffset>
            </wp:positionH>
            <wp:positionV relativeFrom="paragraph">
              <wp:posOffset>2086610</wp:posOffset>
            </wp:positionV>
            <wp:extent cx="1438910" cy="1884680"/>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38910" cy="1884680"/>
                    </a:xfrm>
                    <a:prstGeom prst="rect">
                      <a:avLst/>
                    </a:prstGeom>
                  </pic:spPr>
                </pic:pic>
              </a:graphicData>
            </a:graphic>
            <wp14:sizeRelH relativeFrom="page">
              <wp14:pctWidth>0</wp14:pctWidth>
            </wp14:sizeRelH>
            <wp14:sizeRelV relativeFrom="page">
              <wp14:pctHeight>0</wp14:pctHeight>
            </wp14:sizeRelV>
          </wp:anchor>
        </w:drawing>
      </w:r>
      <w:r w:rsidR="00B92607" w:rsidRPr="00595F69">
        <w:rPr>
          <w:rFonts w:ascii="Times New Roman" w:hAnsi="Times New Roman" w:cs="Times New Roman"/>
          <w:bCs/>
          <w:lang w:val="es-ES"/>
        </w:rPr>
        <w:t xml:space="preserve">En </w:t>
      </w:r>
      <w:r w:rsidR="00382BBF" w:rsidRPr="00595F69">
        <w:rPr>
          <w:rFonts w:ascii="Times New Roman" w:hAnsi="Times New Roman" w:cs="Times New Roman"/>
          <w:bCs/>
          <w:lang w:val="es-ES"/>
        </w:rPr>
        <w:t xml:space="preserve">la espacialidad de </w:t>
      </w:r>
      <w:proofErr w:type="spellStart"/>
      <w:r w:rsidR="00B92607" w:rsidRPr="00595F69">
        <w:rPr>
          <w:rFonts w:ascii="Times New Roman" w:hAnsi="Times New Roman" w:cs="Times New Roman"/>
          <w:bCs/>
          <w:lang w:val="es-ES"/>
        </w:rPr>
        <w:t>Xcunyá</w:t>
      </w:r>
      <w:proofErr w:type="spellEnd"/>
      <w:r w:rsidR="00B92607" w:rsidRPr="00595F69">
        <w:rPr>
          <w:rFonts w:ascii="Times New Roman" w:hAnsi="Times New Roman" w:cs="Times New Roman"/>
          <w:bCs/>
          <w:lang w:val="es-ES"/>
        </w:rPr>
        <w:t>, predominan los parámetros de especialización e individualización que producen una subdivisión en el solar y dentro de los recintos; los espacios y objetos adquieren valor por la especialización en el uso, no por su flexibilidad y multifuncionalidad; la habitación es un elemento único y cerrado, con función específica</w:t>
      </w:r>
      <w:r w:rsidR="007A27E6">
        <w:rPr>
          <w:rFonts w:ascii="Times New Roman" w:hAnsi="Times New Roman" w:cs="Times New Roman"/>
          <w:bCs/>
          <w:lang w:val="es-ES"/>
        </w:rPr>
        <w:t xml:space="preserve"> </w:t>
      </w:r>
      <w:r w:rsidR="007A27E6" w:rsidRPr="007A27E6">
        <w:rPr>
          <w:rFonts w:ascii="Times New Roman" w:hAnsi="Times New Roman" w:cs="Times New Roman"/>
          <w:bCs/>
          <w:lang w:val="es-ES"/>
        </w:rPr>
        <w:t>(ver Imagen 12)</w:t>
      </w:r>
      <w:r w:rsidR="00B92607" w:rsidRPr="00595F69">
        <w:rPr>
          <w:rFonts w:ascii="Times New Roman" w:hAnsi="Times New Roman" w:cs="Times New Roman"/>
          <w:bCs/>
          <w:lang w:val="es-ES"/>
        </w:rPr>
        <w:t xml:space="preserve">. El espacio doméstico </w:t>
      </w:r>
      <w:r w:rsidR="0003427E" w:rsidRPr="00595F69">
        <w:rPr>
          <w:rFonts w:ascii="Times New Roman" w:hAnsi="Times New Roman" w:cs="Times New Roman"/>
          <w:bCs/>
          <w:lang w:val="es-ES"/>
        </w:rPr>
        <w:t xml:space="preserve">ha </w:t>
      </w:r>
      <w:r w:rsidR="00B92607" w:rsidRPr="00595F69">
        <w:rPr>
          <w:rFonts w:ascii="Times New Roman" w:hAnsi="Times New Roman" w:cs="Times New Roman"/>
          <w:bCs/>
          <w:lang w:val="es-ES"/>
        </w:rPr>
        <w:t>deja</w:t>
      </w:r>
      <w:r w:rsidR="0003427E" w:rsidRPr="00595F69">
        <w:rPr>
          <w:rFonts w:ascii="Times New Roman" w:hAnsi="Times New Roman" w:cs="Times New Roman"/>
          <w:bCs/>
          <w:lang w:val="es-ES"/>
        </w:rPr>
        <w:t>do</w:t>
      </w:r>
      <w:r w:rsidR="00B92607" w:rsidRPr="00595F69">
        <w:rPr>
          <w:rFonts w:ascii="Times New Roman" w:hAnsi="Times New Roman" w:cs="Times New Roman"/>
          <w:bCs/>
          <w:lang w:val="es-ES"/>
        </w:rPr>
        <w:t xml:space="preserve"> de ser un sinónimo de espacio de producción para el autoconsumo, sólo el 24% siembra intencionalmente. Como consecuencia de la vida laboral y moderna, el espacio doméstico durante la semana sólo se utiliza como dormitorio, percibiéndose principalmente como lugar de descanso</w:t>
      </w:r>
      <w:r w:rsidR="00860ACD"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resguardo y protección </w:t>
      </w:r>
      <w:r w:rsidR="0049660B" w:rsidRPr="00595F69">
        <w:rPr>
          <w:rFonts w:ascii="Times New Roman" w:hAnsi="Times New Roman" w:cs="Times New Roman"/>
          <w:bCs/>
          <w:lang w:val="es-ES"/>
        </w:rPr>
        <w:t>ante</w:t>
      </w:r>
      <w:r w:rsidR="00B92607" w:rsidRPr="00595F69">
        <w:rPr>
          <w:rFonts w:ascii="Times New Roman" w:hAnsi="Times New Roman" w:cs="Times New Roman"/>
          <w:bCs/>
          <w:lang w:val="es-ES"/>
        </w:rPr>
        <w:t xml:space="preserve"> otros humanos</w:t>
      </w:r>
      <w:r w:rsidR="00B75275" w:rsidRPr="00595F69">
        <w:rPr>
          <w:rFonts w:ascii="Times New Roman" w:hAnsi="Times New Roman" w:cs="Times New Roman"/>
          <w:bCs/>
          <w:lang w:val="es-ES"/>
        </w:rPr>
        <w:t xml:space="preserve"> (ver Imagen </w:t>
      </w:r>
      <w:r w:rsidR="007340E4" w:rsidRPr="00595F69">
        <w:rPr>
          <w:rFonts w:ascii="Times New Roman" w:hAnsi="Times New Roman" w:cs="Times New Roman"/>
          <w:bCs/>
          <w:lang w:val="es-ES"/>
        </w:rPr>
        <w:t>1</w:t>
      </w:r>
      <w:r w:rsidR="007A27E6">
        <w:rPr>
          <w:rFonts w:ascii="Times New Roman" w:hAnsi="Times New Roman" w:cs="Times New Roman"/>
          <w:bCs/>
          <w:lang w:val="es-ES"/>
        </w:rPr>
        <w:t>3</w:t>
      </w:r>
      <w:r w:rsidR="00B75275" w:rsidRPr="00595F69">
        <w:rPr>
          <w:rFonts w:ascii="Times New Roman" w:hAnsi="Times New Roman" w:cs="Times New Roman"/>
          <w:bCs/>
          <w:lang w:val="es-ES"/>
        </w:rPr>
        <w:t>)</w:t>
      </w:r>
      <w:r w:rsidR="00B92607" w:rsidRPr="00595F69">
        <w:rPr>
          <w:rFonts w:ascii="Times New Roman" w:hAnsi="Times New Roman" w:cs="Times New Roman"/>
          <w:bCs/>
          <w:lang w:val="es-ES"/>
        </w:rPr>
        <w:t>.</w:t>
      </w:r>
    </w:p>
    <w:p w14:paraId="6D24722B" w14:textId="40622026" w:rsidR="00363437" w:rsidRPr="00595F69" w:rsidRDefault="00363437" w:rsidP="00363437">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12. Ayora, S. (2019). Distribución funcional en el espacio doméstico en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 xml:space="preserve">. </w:t>
      </w:r>
    </w:p>
    <w:p w14:paraId="6752FB65" w14:textId="11E7E425" w:rsidR="00363437" w:rsidRDefault="00363437" w:rsidP="00345992">
      <w:pPr>
        <w:spacing w:line="360" w:lineRule="auto"/>
        <w:rPr>
          <w:rFonts w:ascii="Times New Roman" w:hAnsi="Times New Roman" w:cs="Times New Roman"/>
          <w:i/>
          <w:iCs/>
          <w:color w:val="000000"/>
          <w:sz w:val="18"/>
          <w:szCs w:val="18"/>
          <w:lang w:val="es-ES"/>
        </w:rPr>
      </w:pPr>
      <w:r>
        <w:rPr>
          <w:rFonts w:ascii="Times New Roman" w:hAnsi="Times New Roman" w:cs="Times New Roman"/>
          <w:i/>
          <w:iCs/>
          <w:noProof/>
          <w:color w:val="000000"/>
          <w:sz w:val="18"/>
          <w:szCs w:val="18"/>
          <w:lang w:val="es-ES"/>
        </w:rPr>
        <w:lastRenderedPageBreak/>
        <w:drawing>
          <wp:anchor distT="0" distB="0" distL="114300" distR="114300" simplePos="0" relativeHeight="251669504" behindDoc="0" locked="0" layoutInCell="1" allowOverlap="1" wp14:anchorId="0AF7C6BB" wp14:editId="5DD47C70">
            <wp:simplePos x="0" y="0"/>
            <wp:positionH relativeFrom="column">
              <wp:posOffset>1931670</wp:posOffset>
            </wp:positionH>
            <wp:positionV relativeFrom="paragraph">
              <wp:posOffset>4445</wp:posOffset>
            </wp:positionV>
            <wp:extent cx="2777067" cy="4267200"/>
            <wp:effectExtent l="0" t="0" r="4445"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7">
                      <a:extLst>
                        <a:ext uri="{28A0092B-C50C-407E-A947-70E740481C1C}">
                          <a14:useLocalDpi xmlns:a14="http://schemas.microsoft.com/office/drawing/2010/main" val="0"/>
                        </a:ext>
                      </a:extLst>
                    </a:blip>
                    <a:stretch>
                      <a:fillRect/>
                    </a:stretch>
                  </pic:blipFill>
                  <pic:spPr>
                    <a:xfrm>
                      <a:off x="0" y="0"/>
                      <a:ext cx="2777067" cy="4267200"/>
                    </a:xfrm>
                    <a:prstGeom prst="rect">
                      <a:avLst/>
                    </a:prstGeom>
                  </pic:spPr>
                </pic:pic>
              </a:graphicData>
            </a:graphic>
            <wp14:sizeRelH relativeFrom="page">
              <wp14:pctWidth>0</wp14:pctWidth>
            </wp14:sizeRelH>
            <wp14:sizeRelV relativeFrom="page">
              <wp14:pctHeight>0</wp14:pctHeight>
            </wp14:sizeRelV>
          </wp:anchor>
        </w:drawing>
      </w:r>
    </w:p>
    <w:p w14:paraId="001C0DAC" w14:textId="20EC28CB"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3</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Espacios domésticos de</w:t>
      </w:r>
      <w:r w:rsidRPr="00595F69">
        <w:rPr>
          <w:rFonts w:ascii="Times New Roman" w:hAnsi="Times New Roman" w:cs="Times New Roman"/>
          <w:i/>
          <w:iCs/>
          <w:color w:val="000000"/>
          <w:sz w:val="18"/>
          <w:szCs w:val="18"/>
          <w:lang w:val="es-ES"/>
        </w:rPr>
        <w:t xml:space="preserve">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 xml:space="preserve">. </w:t>
      </w:r>
    </w:p>
    <w:p w14:paraId="2424CD34" w14:textId="77777777" w:rsidR="005F20A3" w:rsidRPr="00595F69" w:rsidRDefault="005F20A3" w:rsidP="00B92607">
      <w:pPr>
        <w:spacing w:line="360" w:lineRule="auto"/>
        <w:rPr>
          <w:rFonts w:ascii="Times New Roman" w:hAnsi="Times New Roman" w:cs="Times New Roman"/>
          <w:bCs/>
          <w:lang w:val="es-ES"/>
        </w:rPr>
      </w:pPr>
    </w:p>
    <w:p w14:paraId="69F33318" w14:textId="2B606F57" w:rsidR="00363437" w:rsidRDefault="00345992" w:rsidP="00B92607">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0528" behindDoc="0" locked="0" layoutInCell="1" allowOverlap="1" wp14:anchorId="28D5E3C8" wp14:editId="089C52A1">
            <wp:simplePos x="0" y="0"/>
            <wp:positionH relativeFrom="column">
              <wp:posOffset>2263453</wp:posOffset>
            </wp:positionH>
            <wp:positionV relativeFrom="paragraph">
              <wp:posOffset>2854387</wp:posOffset>
            </wp:positionV>
            <wp:extent cx="2034746" cy="1442558"/>
            <wp:effectExtent l="0" t="0" r="0" b="571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34746" cy="1442558"/>
                    </a:xfrm>
                    <a:prstGeom prst="rect">
                      <a:avLst/>
                    </a:prstGeom>
                  </pic:spPr>
                </pic:pic>
              </a:graphicData>
            </a:graphic>
            <wp14:sizeRelH relativeFrom="page">
              <wp14:pctWidth>0</wp14:pctWidth>
            </wp14:sizeRelH>
            <wp14:sizeRelV relativeFrom="page">
              <wp14:pctHeight>0</wp14:pctHeight>
            </wp14:sizeRelV>
          </wp:anchor>
        </w:drawing>
      </w:r>
      <w:r w:rsidR="00B92607" w:rsidRPr="00595F69">
        <w:rPr>
          <w:rFonts w:ascii="Times New Roman" w:hAnsi="Times New Roman" w:cs="Times New Roman"/>
          <w:bCs/>
          <w:lang w:val="es-ES"/>
        </w:rPr>
        <w:t xml:space="preserve">En </w:t>
      </w:r>
      <w:proofErr w:type="spellStart"/>
      <w:r w:rsidR="00B92607" w:rsidRPr="00595F69">
        <w:rPr>
          <w:rFonts w:ascii="Times New Roman" w:hAnsi="Times New Roman" w:cs="Times New Roman"/>
          <w:bCs/>
          <w:lang w:val="es-ES"/>
        </w:rPr>
        <w:t>Xocén</w:t>
      </w:r>
      <w:proofErr w:type="spellEnd"/>
      <w:r w:rsidR="00B92607" w:rsidRPr="00595F69">
        <w:rPr>
          <w:rFonts w:ascii="Times New Roman" w:hAnsi="Times New Roman" w:cs="Times New Roman"/>
          <w:bCs/>
          <w:lang w:val="es-ES"/>
        </w:rPr>
        <w:t>, el espacio vital de la habitación se extiende más allá de sus 30m² de superficie</w:t>
      </w:r>
      <w:r w:rsidR="0049660B"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de lo propio o íntimo a lo doméstico, al poblado y el monte</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(ver Imagen 1</w:t>
      </w:r>
      <w:r w:rsidR="00512119">
        <w:rPr>
          <w:rFonts w:ascii="Times New Roman" w:hAnsi="Times New Roman" w:cs="Times New Roman"/>
          <w:bCs/>
          <w:lang w:val="es-ES"/>
        </w:rPr>
        <w:t>4</w:t>
      </w:r>
      <w:r w:rsidR="00512119" w:rsidRPr="00512119">
        <w:rPr>
          <w:rFonts w:ascii="Times New Roman" w:hAnsi="Times New Roman" w:cs="Times New Roman"/>
          <w:bCs/>
          <w:lang w:val="es-ES"/>
        </w:rPr>
        <w:t>)</w:t>
      </w:r>
      <w:r w:rsidR="00382BBF" w:rsidRPr="00595F69">
        <w:rPr>
          <w:rFonts w:ascii="Times New Roman" w:hAnsi="Times New Roman" w:cs="Times New Roman"/>
          <w:bCs/>
          <w:lang w:val="es-ES"/>
        </w:rPr>
        <w:t>. E</w:t>
      </w:r>
      <w:r w:rsidR="00B92607" w:rsidRPr="00595F69">
        <w:rPr>
          <w:rFonts w:ascii="Times New Roman" w:hAnsi="Times New Roman" w:cs="Times New Roman"/>
          <w:bCs/>
          <w:lang w:val="es-ES"/>
        </w:rPr>
        <w:t>l espacio doméstico sigue siendo un sinónimo de espacio de producción para el autoconsumo</w:t>
      </w:r>
      <w:r w:rsidR="00382BBF" w:rsidRPr="00595F69">
        <w:rPr>
          <w:rFonts w:ascii="Times New Roman" w:hAnsi="Times New Roman" w:cs="Times New Roman"/>
          <w:bCs/>
          <w:lang w:val="es-ES"/>
        </w:rPr>
        <w:t xml:space="preserve"> y</w:t>
      </w:r>
      <w:r w:rsidR="00B92607" w:rsidRPr="00595F69">
        <w:rPr>
          <w:rFonts w:ascii="Times New Roman" w:hAnsi="Times New Roman" w:cs="Times New Roman"/>
          <w:bCs/>
          <w:lang w:val="es-ES"/>
        </w:rPr>
        <w:t xml:space="preserve"> el terreno se usa en toda su extensión según las necesidades y las posibilidades que ofrecen sus características</w:t>
      </w:r>
      <w:r w:rsidR="00382BBF"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w:t>
      </w:r>
      <w:r w:rsidR="00382BBF" w:rsidRPr="00595F69">
        <w:rPr>
          <w:rFonts w:ascii="Times New Roman" w:hAnsi="Times New Roman" w:cs="Times New Roman"/>
          <w:bCs/>
          <w:lang w:val="es-ES"/>
        </w:rPr>
        <w:t>L</w:t>
      </w:r>
      <w:r w:rsidR="00B92607" w:rsidRPr="00595F69">
        <w:rPr>
          <w:rFonts w:ascii="Times New Roman" w:hAnsi="Times New Roman" w:cs="Times New Roman"/>
          <w:bCs/>
          <w:lang w:val="es-ES"/>
        </w:rPr>
        <w:t>os espacios y objetos adquieren valor por su flexibilidad y multifuncionalidad</w:t>
      </w:r>
      <w:r w:rsidR="00382BBF" w:rsidRPr="00595F69">
        <w:rPr>
          <w:rFonts w:ascii="Times New Roman" w:hAnsi="Times New Roman" w:cs="Times New Roman"/>
          <w:bCs/>
          <w:lang w:val="es-ES"/>
        </w:rPr>
        <w:t xml:space="preserve"> y, por tanto, los primeros</w:t>
      </w:r>
      <w:r w:rsidR="00B92607" w:rsidRPr="00595F69">
        <w:rPr>
          <w:rFonts w:ascii="Times New Roman" w:hAnsi="Times New Roman" w:cs="Times New Roman"/>
          <w:bCs/>
          <w:lang w:val="es-ES"/>
        </w:rPr>
        <w:t xml:space="preserve"> permanecen vivos durante el día y la noche</w:t>
      </w:r>
      <w:r w:rsidR="004B0E15" w:rsidRPr="00595F69">
        <w:rPr>
          <w:rFonts w:ascii="Times New Roman" w:hAnsi="Times New Roman" w:cs="Times New Roman"/>
          <w:bCs/>
          <w:lang w:val="es-ES"/>
        </w:rPr>
        <w:t>,</w:t>
      </w:r>
      <w:r w:rsidR="00B92607" w:rsidRPr="00595F69">
        <w:rPr>
          <w:rFonts w:ascii="Times New Roman" w:hAnsi="Times New Roman" w:cs="Times New Roman"/>
          <w:bCs/>
          <w:lang w:val="es-ES"/>
        </w:rPr>
        <w:t xml:space="preserve"> aunque son percibidos de manera diferente: en el día </w:t>
      </w:r>
      <w:r w:rsidR="00F17CC3" w:rsidRPr="00595F69">
        <w:rPr>
          <w:rFonts w:ascii="Times New Roman" w:hAnsi="Times New Roman" w:cs="Times New Roman"/>
          <w:bCs/>
          <w:lang w:val="es-ES"/>
        </w:rPr>
        <w:t>son</w:t>
      </w:r>
      <w:r w:rsidR="00B92607" w:rsidRPr="00595F69">
        <w:rPr>
          <w:rFonts w:ascii="Times New Roman" w:hAnsi="Times New Roman" w:cs="Times New Roman"/>
          <w:bCs/>
          <w:lang w:val="es-ES"/>
        </w:rPr>
        <w:t xml:space="preserve"> el lugar de trabajo y por la noche </w:t>
      </w:r>
      <w:r w:rsidR="0049660B" w:rsidRPr="00595F69">
        <w:rPr>
          <w:rFonts w:ascii="Times New Roman" w:hAnsi="Times New Roman" w:cs="Times New Roman"/>
          <w:bCs/>
          <w:lang w:val="es-ES"/>
        </w:rPr>
        <w:t xml:space="preserve">como un lugar de </w:t>
      </w:r>
      <w:r w:rsidR="00B92607" w:rsidRPr="00595F69">
        <w:rPr>
          <w:rFonts w:ascii="Times New Roman" w:hAnsi="Times New Roman" w:cs="Times New Roman"/>
          <w:bCs/>
          <w:lang w:val="es-ES"/>
        </w:rPr>
        <w:t xml:space="preserve">protección </w:t>
      </w:r>
      <w:r w:rsidR="0049660B" w:rsidRPr="00595F69">
        <w:rPr>
          <w:rFonts w:ascii="Times New Roman" w:hAnsi="Times New Roman" w:cs="Times New Roman"/>
          <w:bCs/>
          <w:lang w:val="es-ES"/>
        </w:rPr>
        <w:t>ante</w:t>
      </w:r>
      <w:r w:rsidR="00B92607" w:rsidRPr="00595F69">
        <w:rPr>
          <w:rFonts w:ascii="Times New Roman" w:hAnsi="Times New Roman" w:cs="Times New Roman"/>
          <w:bCs/>
          <w:lang w:val="es-ES"/>
        </w:rPr>
        <w:t xml:space="preserve"> los seres que habitan fuera (dioses, vientos, etcétera)</w:t>
      </w:r>
      <w:r w:rsidR="0049660B" w:rsidRPr="00595F69">
        <w:rPr>
          <w:rFonts w:ascii="Times New Roman" w:hAnsi="Times New Roman" w:cs="Times New Roman"/>
          <w:bCs/>
          <w:lang w:val="es-ES"/>
        </w:rPr>
        <w:t xml:space="preserve">. </w:t>
      </w:r>
      <w:r w:rsidR="0003427E" w:rsidRPr="00595F69">
        <w:rPr>
          <w:rFonts w:ascii="Times New Roman" w:hAnsi="Times New Roman" w:cs="Times New Roman"/>
          <w:bCs/>
          <w:lang w:val="es-ES"/>
        </w:rPr>
        <w:t>S</w:t>
      </w:r>
      <w:r w:rsidR="00B92607" w:rsidRPr="00595F69">
        <w:rPr>
          <w:rFonts w:ascii="Times New Roman" w:hAnsi="Times New Roman" w:cs="Times New Roman"/>
          <w:bCs/>
          <w:lang w:val="es-ES"/>
        </w:rPr>
        <w:t>e observa la presencia de una espacialidad “mixta”, determinada por las maneras como se realizan las actividades, las posturas y los esquemas geométrico-topológicos: una tradicional, en contacto con la tierra y vinculada a actividades básicas y otra, que depende de actividades nuevas y que introducen sistemas de objetos vinculados a la modernidad</w:t>
      </w:r>
      <w:r w:rsidR="00B75275" w:rsidRPr="00595F69">
        <w:rPr>
          <w:rFonts w:ascii="Times New Roman" w:hAnsi="Times New Roman" w:cs="Times New Roman"/>
          <w:bCs/>
          <w:lang w:val="es-ES"/>
        </w:rPr>
        <w:t xml:space="preserve"> (ver Imagen </w:t>
      </w:r>
      <w:r w:rsidR="007340E4" w:rsidRPr="00595F69">
        <w:rPr>
          <w:rFonts w:ascii="Times New Roman" w:hAnsi="Times New Roman" w:cs="Times New Roman"/>
          <w:bCs/>
          <w:lang w:val="es-ES"/>
        </w:rPr>
        <w:t>1</w:t>
      </w:r>
      <w:r w:rsidR="00512119">
        <w:rPr>
          <w:rFonts w:ascii="Times New Roman" w:hAnsi="Times New Roman" w:cs="Times New Roman"/>
          <w:bCs/>
          <w:lang w:val="es-ES"/>
        </w:rPr>
        <w:t>5</w:t>
      </w:r>
      <w:r w:rsidR="00B75275" w:rsidRPr="00595F69">
        <w:rPr>
          <w:rFonts w:ascii="Times New Roman" w:hAnsi="Times New Roman" w:cs="Times New Roman"/>
          <w:bCs/>
          <w:lang w:val="es-ES"/>
        </w:rPr>
        <w:t>)</w:t>
      </w:r>
      <w:r w:rsidR="00B92607" w:rsidRPr="00595F69">
        <w:rPr>
          <w:rFonts w:ascii="Times New Roman" w:hAnsi="Times New Roman" w:cs="Times New Roman"/>
          <w:bCs/>
          <w:lang w:val="es-ES"/>
        </w:rPr>
        <w:t>.</w:t>
      </w:r>
    </w:p>
    <w:p w14:paraId="759E932F" w14:textId="5EFF29DB" w:rsidR="005F20A3" w:rsidRDefault="005F20A3" w:rsidP="005F20A3">
      <w:pPr>
        <w:spacing w:line="360" w:lineRule="auto"/>
        <w:jc w:val="center"/>
        <w:rPr>
          <w:rFonts w:ascii="Times New Roman" w:hAnsi="Times New Roman" w:cs="Times New Roman"/>
          <w:i/>
          <w:iCs/>
          <w:color w:val="000000"/>
          <w:sz w:val="18"/>
          <w:szCs w:val="18"/>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4</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Extensión del espacio vital</w:t>
      </w:r>
      <w:r w:rsidRPr="00595F69">
        <w:rPr>
          <w:rFonts w:ascii="Times New Roman" w:hAnsi="Times New Roman" w:cs="Times New Roman"/>
          <w:i/>
          <w:iCs/>
          <w:color w:val="000000"/>
          <w:sz w:val="18"/>
          <w:szCs w:val="18"/>
          <w:lang w:val="es-ES"/>
        </w:rPr>
        <w:t xml:space="preserve"> en </w:t>
      </w:r>
      <w:proofErr w:type="spellStart"/>
      <w:r>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 xml:space="preserve">. </w:t>
      </w:r>
    </w:p>
    <w:p w14:paraId="7DF59DA8" w14:textId="52AE33D6" w:rsidR="00363437" w:rsidRDefault="00363437" w:rsidP="005F20A3">
      <w:pPr>
        <w:spacing w:line="360" w:lineRule="auto"/>
        <w:jc w:val="center"/>
        <w:rPr>
          <w:rFonts w:ascii="Times New Roman" w:hAnsi="Times New Roman" w:cs="Times New Roman"/>
          <w:i/>
          <w:iCs/>
          <w:color w:val="000000"/>
          <w:sz w:val="18"/>
          <w:szCs w:val="18"/>
          <w:lang w:val="es-ES"/>
        </w:rPr>
      </w:pPr>
    </w:p>
    <w:p w14:paraId="16238E2E" w14:textId="0350ED7D" w:rsidR="00363437" w:rsidRPr="00363437" w:rsidRDefault="00363437" w:rsidP="00363437">
      <w:pPr>
        <w:spacing w:line="360" w:lineRule="auto"/>
        <w:jc w:val="center"/>
        <w:rPr>
          <w:rFonts w:ascii="Times New Roman" w:hAnsi="Times New Roman" w:cs="Times New Roman"/>
          <w:i/>
          <w:iCs/>
          <w:color w:val="000000"/>
          <w:sz w:val="18"/>
          <w:szCs w:val="18"/>
          <w:lang w:val="es-ES"/>
        </w:rPr>
      </w:pPr>
      <w:r>
        <w:rPr>
          <w:rFonts w:ascii="Times New Roman" w:hAnsi="Times New Roman" w:cs="Times New Roman"/>
          <w:i/>
          <w:iCs/>
          <w:noProof/>
          <w:color w:val="000000"/>
          <w:sz w:val="18"/>
          <w:szCs w:val="18"/>
          <w:lang w:val="es-ES"/>
        </w:rPr>
        <w:lastRenderedPageBreak/>
        <w:drawing>
          <wp:anchor distT="0" distB="0" distL="114300" distR="114300" simplePos="0" relativeHeight="251671552" behindDoc="0" locked="0" layoutInCell="1" allowOverlap="1" wp14:anchorId="105A2BCC" wp14:editId="3596DAB6">
            <wp:simplePos x="0" y="0"/>
            <wp:positionH relativeFrom="column">
              <wp:posOffset>621665</wp:posOffset>
            </wp:positionH>
            <wp:positionV relativeFrom="paragraph">
              <wp:posOffset>3810</wp:posOffset>
            </wp:positionV>
            <wp:extent cx="5397500" cy="261620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97500" cy="2616200"/>
                    </a:xfrm>
                    <a:prstGeom prst="rect">
                      <a:avLst/>
                    </a:prstGeom>
                  </pic:spPr>
                </pic:pic>
              </a:graphicData>
            </a:graphic>
            <wp14:sizeRelH relativeFrom="page">
              <wp14:pctWidth>0</wp14:pctWidth>
            </wp14:sizeRelH>
            <wp14:sizeRelV relativeFrom="page">
              <wp14:pctHeight>0</wp14:pctHeight>
            </wp14:sizeRelV>
          </wp:anchor>
        </w:drawing>
      </w:r>
    </w:p>
    <w:p w14:paraId="5F815B7F" w14:textId="6D122BB6"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5</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Flexibil</w:t>
      </w:r>
      <w:r w:rsidR="00363437">
        <w:rPr>
          <w:rFonts w:ascii="Times New Roman" w:hAnsi="Times New Roman" w:cs="Times New Roman"/>
          <w:i/>
          <w:iCs/>
          <w:color w:val="000000"/>
          <w:sz w:val="18"/>
          <w:szCs w:val="18"/>
          <w:lang w:val="es-ES"/>
        </w:rPr>
        <w:t>i</w:t>
      </w:r>
      <w:r>
        <w:rPr>
          <w:rFonts w:ascii="Times New Roman" w:hAnsi="Times New Roman" w:cs="Times New Roman"/>
          <w:i/>
          <w:iCs/>
          <w:color w:val="000000"/>
          <w:sz w:val="18"/>
          <w:szCs w:val="18"/>
          <w:lang w:val="es-ES"/>
        </w:rPr>
        <w:t>dad y multifuncionalidad d</w:t>
      </w:r>
      <w:r w:rsidRPr="00595F69">
        <w:rPr>
          <w:rFonts w:ascii="Times New Roman" w:hAnsi="Times New Roman" w:cs="Times New Roman"/>
          <w:i/>
          <w:iCs/>
          <w:color w:val="000000"/>
          <w:sz w:val="18"/>
          <w:szCs w:val="18"/>
          <w:lang w:val="es-ES"/>
        </w:rPr>
        <w:t xml:space="preserve">el espacio doméstico en </w:t>
      </w:r>
      <w:proofErr w:type="spellStart"/>
      <w:r>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 xml:space="preserve">. </w:t>
      </w:r>
    </w:p>
    <w:p w14:paraId="73BEB123" w14:textId="77777777" w:rsidR="005F20A3" w:rsidRPr="00595F69" w:rsidRDefault="005F20A3" w:rsidP="00B92607">
      <w:pPr>
        <w:spacing w:line="360" w:lineRule="auto"/>
        <w:rPr>
          <w:rFonts w:ascii="Times New Roman" w:hAnsi="Times New Roman" w:cs="Times New Roman"/>
          <w:bCs/>
          <w:lang w:val="es-ES"/>
        </w:rPr>
      </w:pPr>
    </w:p>
    <w:p w14:paraId="5C2FE993" w14:textId="570F47F7" w:rsidR="009E525E" w:rsidRPr="00595F69" w:rsidRDefault="009E525E" w:rsidP="009E525E">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Espacio compartido en función de las relaciones sociales.</w:t>
      </w:r>
    </w:p>
    <w:p w14:paraId="304DCD02" w14:textId="358675B4" w:rsidR="005F20A3" w:rsidRPr="00595F69" w:rsidRDefault="00345992" w:rsidP="005C29C2">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2576" behindDoc="0" locked="0" layoutInCell="1" allowOverlap="1" wp14:anchorId="5BFCB02E" wp14:editId="61F4CB5B">
            <wp:simplePos x="0" y="0"/>
            <wp:positionH relativeFrom="column">
              <wp:posOffset>1513335</wp:posOffset>
            </wp:positionH>
            <wp:positionV relativeFrom="paragraph">
              <wp:posOffset>1333048</wp:posOffset>
            </wp:positionV>
            <wp:extent cx="3416678" cy="2433722"/>
            <wp:effectExtent l="0" t="0" r="0" b="508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30">
                      <a:extLst>
                        <a:ext uri="{28A0092B-C50C-407E-A947-70E740481C1C}">
                          <a14:useLocalDpi xmlns:a14="http://schemas.microsoft.com/office/drawing/2010/main" val="0"/>
                        </a:ext>
                      </a:extLst>
                    </a:blip>
                    <a:stretch>
                      <a:fillRect/>
                    </a:stretch>
                  </pic:blipFill>
                  <pic:spPr>
                    <a:xfrm>
                      <a:off x="0" y="0"/>
                      <a:ext cx="3416678" cy="2433722"/>
                    </a:xfrm>
                    <a:prstGeom prst="rect">
                      <a:avLst/>
                    </a:prstGeom>
                  </pic:spPr>
                </pic:pic>
              </a:graphicData>
            </a:graphic>
            <wp14:sizeRelH relativeFrom="page">
              <wp14:pctWidth>0</wp14:pctWidth>
            </wp14:sizeRelH>
            <wp14:sizeRelV relativeFrom="page">
              <wp14:pctHeight>0</wp14:pctHeight>
            </wp14:sizeRelV>
          </wp:anchor>
        </w:drawing>
      </w:r>
      <w:r w:rsidR="009E525E" w:rsidRPr="00595F69">
        <w:rPr>
          <w:rFonts w:ascii="Times New Roman" w:hAnsi="Times New Roman" w:cs="Times New Roman"/>
          <w:bCs/>
          <w:lang w:val="es-ES"/>
        </w:rPr>
        <w:t xml:space="preserve">En </w:t>
      </w:r>
      <w:proofErr w:type="spellStart"/>
      <w:r w:rsidR="009E525E" w:rsidRPr="00595F69">
        <w:rPr>
          <w:rFonts w:ascii="Times New Roman" w:hAnsi="Times New Roman" w:cs="Times New Roman"/>
          <w:bCs/>
          <w:lang w:val="es-ES"/>
        </w:rPr>
        <w:t>Xcunyá</w:t>
      </w:r>
      <w:proofErr w:type="spellEnd"/>
      <w:r w:rsidR="0049660B" w:rsidRPr="00595F69">
        <w:rPr>
          <w:rFonts w:ascii="Times New Roman" w:hAnsi="Times New Roman" w:cs="Times New Roman"/>
          <w:bCs/>
          <w:lang w:val="es-ES"/>
        </w:rPr>
        <w:t xml:space="preserve"> se reconocen</w:t>
      </w:r>
      <w:r w:rsidR="009E525E" w:rsidRPr="00595F69">
        <w:rPr>
          <w:rFonts w:ascii="Times New Roman" w:hAnsi="Times New Roman" w:cs="Times New Roman"/>
          <w:bCs/>
          <w:lang w:val="es-ES"/>
        </w:rPr>
        <w:t xml:space="preserve"> </w:t>
      </w:r>
      <w:r w:rsidR="0049660B" w:rsidRPr="00595F69">
        <w:rPr>
          <w:rFonts w:ascii="Times New Roman" w:hAnsi="Times New Roman" w:cs="Times New Roman"/>
          <w:bCs/>
          <w:lang w:val="es-ES"/>
        </w:rPr>
        <w:t>tres</w:t>
      </w:r>
      <w:r w:rsidR="009E525E" w:rsidRPr="00595F69">
        <w:rPr>
          <w:rFonts w:ascii="Times New Roman" w:hAnsi="Times New Roman" w:cs="Times New Roman"/>
          <w:bCs/>
          <w:lang w:val="es-ES"/>
        </w:rPr>
        <w:t xml:space="preserve"> centros de significación basados en las relaciones sociales: los que se comparten en familia extensa, en familia mononuclear y con los vecinos</w:t>
      </w:r>
      <w:r w:rsidR="0049660B" w:rsidRPr="00595F69">
        <w:rPr>
          <w:rFonts w:ascii="Times New Roman" w:hAnsi="Times New Roman" w:cs="Times New Roman"/>
          <w:bCs/>
          <w:lang w:val="es-ES"/>
        </w:rPr>
        <w:t>. L</w:t>
      </w:r>
      <w:r w:rsidR="005C29C2" w:rsidRPr="00595F69">
        <w:rPr>
          <w:rFonts w:ascii="Times New Roman" w:hAnsi="Times New Roman" w:cs="Times New Roman"/>
          <w:bCs/>
          <w:lang w:val="es-ES"/>
        </w:rPr>
        <w:t xml:space="preserve">a vivienda se construye con recursos propios, es proyectada por el jefe de familia y en la construcción participan los familiares, amigos y en ocasiones, se contratan albañiles; </w:t>
      </w:r>
      <w:r w:rsidR="00230E4B" w:rsidRPr="00595F69">
        <w:rPr>
          <w:rFonts w:ascii="Times New Roman" w:hAnsi="Times New Roman" w:cs="Times New Roman"/>
          <w:bCs/>
          <w:lang w:val="es-ES"/>
        </w:rPr>
        <w:t xml:space="preserve">sin embargo, </w:t>
      </w:r>
      <w:r w:rsidR="005C29C2" w:rsidRPr="00595F69">
        <w:rPr>
          <w:rFonts w:ascii="Times New Roman" w:hAnsi="Times New Roman" w:cs="Times New Roman"/>
          <w:bCs/>
          <w:lang w:val="es-ES"/>
        </w:rPr>
        <w:t>se han perdido los conocimientos de la construcción tradicional</w:t>
      </w:r>
      <w:r w:rsidR="0003427E" w:rsidRPr="00595F69">
        <w:rPr>
          <w:rFonts w:ascii="Times New Roman" w:hAnsi="Times New Roman" w:cs="Times New Roman"/>
          <w:bCs/>
          <w:lang w:val="es-ES"/>
        </w:rPr>
        <w:t xml:space="preserve"> </w:t>
      </w:r>
      <w:r w:rsidR="00B75275" w:rsidRPr="00595F69">
        <w:rPr>
          <w:rFonts w:ascii="Times New Roman" w:hAnsi="Times New Roman" w:cs="Times New Roman"/>
          <w:bCs/>
          <w:lang w:val="es-ES"/>
        </w:rPr>
        <w:t xml:space="preserve">(ver </w:t>
      </w:r>
      <w:ins w:id="14" w:author="Author">
        <w:r w:rsidR="00115AF4">
          <w:rPr>
            <w:rFonts w:ascii="Times New Roman" w:hAnsi="Times New Roman" w:cs="Times New Roman"/>
            <w:bCs/>
            <w:lang w:val="es-ES"/>
          </w:rPr>
          <w:t>I</w:t>
        </w:r>
      </w:ins>
      <w:r w:rsidR="00B75275" w:rsidRPr="00595F69">
        <w:rPr>
          <w:rFonts w:ascii="Times New Roman" w:hAnsi="Times New Roman" w:cs="Times New Roman"/>
          <w:bCs/>
          <w:lang w:val="es-ES"/>
        </w:rPr>
        <w:t xml:space="preserve">magen </w:t>
      </w:r>
      <w:r w:rsidR="007340E4" w:rsidRPr="00595F69">
        <w:rPr>
          <w:rFonts w:ascii="Times New Roman" w:hAnsi="Times New Roman" w:cs="Times New Roman"/>
          <w:bCs/>
          <w:lang w:val="es-ES"/>
        </w:rPr>
        <w:t>1</w:t>
      </w:r>
      <w:r w:rsidR="00512119">
        <w:rPr>
          <w:rFonts w:ascii="Times New Roman" w:hAnsi="Times New Roman" w:cs="Times New Roman"/>
          <w:bCs/>
          <w:lang w:val="es-ES"/>
        </w:rPr>
        <w:t>6</w:t>
      </w:r>
      <w:r w:rsidR="00B75275" w:rsidRPr="00595F69">
        <w:rPr>
          <w:rFonts w:ascii="Times New Roman" w:hAnsi="Times New Roman" w:cs="Times New Roman"/>
          <w:bCs/>
          <w:lang w:val="es-ES"/>
        </w:rPr>
        <w:t>)</w:t>
      </w:r>
      <w:r w:rsidR="005C29C2" w:rsidRPr="00595F69">
        <w:rPr>
          <w:rFonts w:ascii="Times New Roman" w:hAnsi="Times New Roman" w:cs="Times New Roman"/>
          <w:bCs/>
          <w:lang w:val="es-ES"/>
        </w:rPr>
        <w:t>.</w:t>
      </w:r>
    </w:p>
    <w:p w14:paraId="09BE6CB0" w14:textId="77777777" w:rsidR="00345992" w:rsidRPr="00595F69" w:rsidRDefault="00345992" w:rsidP="00345992">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6</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Centros de significación d</w:t>
      </w:r>
      <w:r w:rsidRPr="00595F69">
        <w:rPr>
          <w:rFonts w:ascii="Times New Roman" w:hAnsi="Times New Roman" w:cs="Times New Roman"/>
          <w:i/>
          <w:iCs/>
          <w:color w:val="000000"/>
          <w:sz w:val="18"/>
          <w:szCs w:val="18"/>
          <w:lang w:val="es-ES"/>
        </w:rPr>
        <w:t xml:space="preserve">el espacio doméstico en </w:t>
      </w:r>
      <w:proofErr w:type="spellStart"/>
      <w:r w:rsidRPr="00595F69">
        <w:rPr>
          <w:rFonts w:ascii="Times New Roman" w:hAnsi="Times New Roman" w:cs="Times New Roman"/>
          <w:i/>
          <w:iCs/>
          <w:color w:val="000000"/>
          <w:sz w:val="18"/>
          <w:szCs w:val="18"/>
          <w:lang w:val="es-ES"/>
        </w:rPr>
        <w:t>Xcunyá</w:t>
      </w:r>
      <w:proofErr w:type="spellEnd"/>
      <w:r w:rsidRPr="00595F69">
        <w:rPr>
          <w:rFonts w:ascii="Times New Roman" w:hAnsi="Times New Roman" w:cs="Times New Roman"/>
          <w:i/>
          <w:iCs/>
          <w:color w:val="000000"/>
          <w:sz w:val="18"/>
          <w:szCs w:val="18"/>
          <w:lang w:val="es-ES"/>
        </w:rPr>
        <w:t xml:space="preserve">. </w:t>
      </w:r>
    </w:p>
    <w:p w14:paraId="4B25F1EA" w14:textId="77777777" w:rsidR="00345992" w:rsidRDefault="00345992" w:rsidP="005C29C2">
      <w:pPr>
        <w:spacing w:line="360" w:lineRule="auto"/>
        <w:rPr>
          <w:rFonts w:ascii="Times New Roman" w:hAnsi="Times New Roman" w:cs="Times New Roman"/>
          <w:bCs/>
          <w:lang w:val="es-ES"/>
        </w:rPr>
      </w:pPr>
    </w:p>
    <w:p w14:paraId="2D8CE667" w14:textId="04F1CBD9" w:rsidR="00363437" w:rsidRDefault="009E525E"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5C29C2" w:rsidRPr="00595F69">
        <w:rPr>
          <w:rFonts w:ascii="Times New Roman" w:hAnsi="Times New Roman" w:cs="Times New Roman"/>
          <w:bCs/>
          <w:lang w:val="es-ES"/>
        </w:rPr>
        <w:t xml:space="preserve">existen múltiples centros de significación asociados a la interacción social que van desde el ámbito del solar hasta la habitación, los cuales se modifican en función de las rutinas diarias </w:t>
      </w:r>
      <w:r w:rsidR="00382BBF" w:rsidRPr="00595F69">
        <w:rPr>
          <w:rFonts w:ascii="Times New Roman" w:hAnsi="Times New Roman" w:cs="Times New Roman"/>
          <w:bCs/>
          <w:lang w:val="es-ES"/>
        </w:rPr>
        <w:t xml:space="preserve">y/o </w:t>
      </w:r>
      <w:r w:rsidR="004B0E15" w:rsidRPr="00595F69">
        <w:rPr>
          <w:rFonts w:ascii="Times New Roman" w:hAnsi="Times New Roman" w:cs="Times New Roman"/>
          <w:bCs/>
          <w:lang w:val="es-ES"/>
        </w:rPr>
        <w:t xml:space="preserve">eventos o festividades </w:t>
      </w:r>
      <w:r w:rsidR="00382BBF" w:rsidRPr="00595F69">
        <w:rPr>
          <w:rFonts w:ascii="Times New Roman" w:hAnsi="Times New Roman" w:cs="Times New Roman"/>
          <w:bCs/>
          <w:lang w:val="es-ES"/>
        </w:rPr>
        <w:t xml:space="preserve">anuales </w:t>
      </w:r>
      <w:r w:rsidR="005C29C2" w:rsidRPr="00595F69">
        <w:rPr>
          <w:rFonts w:ascii="Times New Roman" w:hAnsi="Times New Roman" w:cs="Times New Roman"/>
          <w:bCs/>
          <w:lang w:val="es-ES"/>
        </w:rPr>
        <w:t>y</w:t>
      </w:r>
      <w:r w:rsidR="00582A5E" w:rsidRPr="00595F69">
        <w:rPr>
          <w:rFonts w:ascii="Times New Roman" w:hAnsi="Times New Roman" w:cs="Times New Roman"/>
          <w:bCs/>
          <w:lang w:val="es-ES"/>
        </w:rPr>
        <w:t>,</w:t>
      </w:r>
      <w:r w:rsidR="005C29C2" w:rsidRPr="00595F69">
        <w:rPr>
          <w:rFonts w:ascii="Times New Roman" w:hAnsi="Times New Roman" w:cs="Times New Roman"/>
          <w:bCs/>
          <w:lang w:val="es-ES"/>
        </w:rPr>
        <w:t xml:space="preserve"> por tanto, requieren de la flexibilización y multifuncionalidad para operar</w:t>
      </w:r>
      <w:r w:rsidR="00582A5E" w:rsidRPr="00595F69">
        <w:rPr>
          <w:rFonts w:ascii="Times New Roman" w:hAnsi="Times New Roman" w:cs="Times New Roman"/>
          <w:bCs/>
          <w:lang w:val="es-ES"/>
        </w:rPr>
        <w:t>. L</w:t>
      </w:r>
      <w:r w:rsidR="005C29C2" w:rsidRPr="00595F69">
        <w:rPr>
          <w:rFonts w:ascii="Times New Roman" w:hAnsi="Times New Roman" w:cs="Times New Roman"/>
          <w:bCs/>
          <w:lang w:val="es-ES"/>
        </w:rPr>
        <w:t xml:space="preserve">a vivienda </w:t>
      </w:r>
      <w:r w:rsidR="00582A5E" w:rsidRPr="00595F69">
        <w:rPr>
          <w:rFonts w:ascii="Times New Roman" w:hAnsi="Times New Roman" w:cs="Times New Roman"/>
          <w:bCs/>
          <w:lang w:val="es-ES"/>
        </w:rPr>
        <w:t xml:space="preserve">que </w:t>
      </w:r>
      <w:r w:rsidR="005C29C2" w:rsidRPr="00595F69">
        <w:rPr>
          <w:rFonts w:ascii="Times New Roman" w:hAnsi="Times New Roman" w:cs="Times New Roman"/>
          <w:bCs/>
          <w:lang w:val="es-ES"/>
        </w:rPr>
        <w:t>se construye es proyectada por el jefe de familia y en la construcción participan los familiares, amigos y en ocasiones, se contratan albañiles</w:t>
      </w:r>
      <w:r w:rsidR="00582A5E" w:rsidRPr="00595F69">
        <w:rPr>
          <w:rFonts w:ascii="Times New Roman" w:hAnsi="Times New Roman" w:cs="Times New Roman"/>
          <w:bCs/>
          <w:lang w:val="es-ES"/>
        </w:rPr>
        <w:t>, sin embargo, aún</w:t>
      </w:r>
      <w:r w:rsidR="005C29C2" w:rsidRPr="00595F69">
        <w:rPr>
          <w:rFonts w:ascii="Times New Roman" w:hAnsi="Times New Roman" w:cs="Times New Roman"/>
          <w:bCs/>
          <w:lang w:val="es-ES"/>
        </w:rPr>
        <w:t xml:space="preserve"> se conservan los conocimientos de la construcción tradicional</w:t>
      </w:r>
      <w:r w:rsidR="0003427E" w:rsidRPr="00595F69">
        <w:rPr>
          <w:rFonts w:ascii="Times New Roman" w:hAnsi="Times New Roman" w:cs="Times New Roman"/>
          <w:bCs/>
          <w:lang w:val="es-ES"/>
        </w:rPr>
        <w:t xml:space="preserve"> </w:t>
      </w:r>
      <w:r w:rsidR="00B75275" w:rsidRPr="00595F69">
        <w:rPr>
          <w:rFonts w:ascii="Times New Roman" w:hAnsi="Times New Roman" w:cs="Times New Roman"/>
          <w:bCs/>
          <w:lang w:val="es-ES"/>
        </w:rPr>
        <w:t>(ver Imagen 1</w:t>
      </w:r>
      <w:r w:rsidR="00512119">
        <w:rPr>
          <w:rFonts w:ascii="Times New Roman" w:hAnsi="Times New Roman" w:cs="Times New Roman"/>
          <w:bCs/>
          <w:lang w:val="es-ES"/>
        </w:rPr>
        <w:t>7</w:t>
      </w:r>
      <w:r w:rsidR="00B75275" w:rsidRPr="00595F69">
        <w:rPr>
          <w:rFonts w:ascii="Times New Roman" w:hAnsi="Times New Roman" w:cs="Times New Roman"/>
          <w:bCs/>
          <w:lang w:val="es-ES"/>
        </w:rPr>
        <w:t>).</w:t>
      </w:r>
    </w:p>
    <w:p w14:paraId="54DE272C" w14:textId="267DA35E" w:rsidR="00363437" w:rsidRDefault="00363437" w:rsidP="005C29C2">
      <w:pPr>
        <w:spacing w:line="360" w:lineRule="auto"/>
        <w:rPr>
          <w:rFonts w:ascii="Times New Roman" w:hAnsi="Times New Roman" w:cs="Times New Roman"/>
          <w:bCs/>
          <w:lang w:val="es-ES"/>
        </w:rPr>
      </w:pPr>
      <w:r>
        <w:rPr>
          <w:rFonts w:ascii="Times New Roman" w:hAnsi="Times New Roman" w:cs="Times New Roman"/>
          <w:bCs/>
          <w:noProof/>
          <w:lang w:val="es-ES"/>
        </w:rPr>
        <w:lastRenderedPageBreak/>
        <w:drawing>
          <wp:anchor distT="0" distB="0" distL="114300" distR="114300" simplePos="0" relativeHeight="251673600" behindDoc="0" locked="0" layoutInCell="1" allowOverlap="1" wp14:anchorId="645C5E49" wp14:editId="0D12D4E2">
            <wp:simplePos x="0" y="0"/>
            <wp:positionH relativeFrom="column">
              <wp:posOffset>1280503</wp:posOffset>
            </wp:positionH>
            <wp:positionV relativeFrom="paragraph">
              <wp:posOffset>195717</wp:posOffset>
            </wp:positionV>
            <wp:extent cx="3984625" cy="2533650"/>
            <wp:effectExtent l="0" t="0" r="3175" b="6350"/>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31">
                      <a:extLst>
                        <a:ext uri="{28A0092B-C50C-407E-A947-70E740481C1C}">
                          <a14:useLocalDpi xmlns:a14="http://schemas.microsoft.com/office/drawing/2010/main" val="0"/>
                        </a:ext>
                      </a:extLst>
                    </a:blip>
                    <a:stretch>
                      <a:fillRect/>
                    </a:stretch>
                  </pic:blipFill>
                  <pic:spPr>
                    <a:xfrm>
                      <a:off x="0" y="0"/>
                      <a:ext cx="3984625" cy="2533650"/>
                    </a:xfrm>
                    <a:prstGeom prst="rect">
                      <a:avLst/>
                    </a:prstGeom>
                  </pic:spPr>
                </pic:pic>
              </a:graphicData>
            </a:graphic>
            <wp14:sizeRelH relativeFrom="page">
              <wp14:pctWidth>0</wp14:pctWidth>
            </wp14:sizeRelH>
            <wp14:sizeRelV relativeFrom="page">
              <wp14:pctHeight>0</wp14:pctHeight>
            </wp14:sizeRelV>
          </wp:anchor>
        </w:drawing>
      </w:r>
    </w:p>
    <w:p w14:paraId="24BFCC95" w14:textId="4CAD63CA"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7</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Centros de significación d</w:t>
      </w:r>
      <w:r w:rsidRPr="00595F69">
        <w:rPr>
          <w:rFonts w:ascii="Times New Roman" w:hAnsi="Times New Roman" w:cs="Times New Roman"/>
          <w:i/>
          <w:iCs/>
          <w:color w:val="000000"/>
          <w:sz w:val="18"/>
          <w:szCs w:val="18"/>
          <w:lang w:val="es-ES"/>
        </w:rPr>
        <w:t xml:space="preserve">el espacio doméstico en </w:t>
      </w:r>
      <w:proofErr w:type="spellStart"/>
      <w:r>
        <w:rPr>
          <w:rFonts w:ascii="Times New Roman" w:hAnsi="Times New Roman" w:cs="Times New Roman"/>
          <w:i/>
          <w:iCs/>
          <w:color w:val="000000"/>
          <w:sz w:val="18"/>
          <w:szCs w:val="18"/>
          <w:lang w:val="es-ES"/>
        </w:rPr>
        <w:t>Xocén</w:t>
      </w:r>
      <w:proofErr w:type="spellEnd"/>
      <w:r w:rsidRPr="00595F69">
        <w:rPr>
          <w:rFonts w:ascii="Times New Roman" w:hAnsi="Times New Roman" w:cs="Times New Roman"/>
          <w:i/>
          <w:iCs/>
          <w:color w:val="000000"/>
          <w:sz w:val="18"/>
          <w:szCs w:val="18"/>
          <w:lang w:val="es-ES"/>
        </w:rPr>
        <w:t xml:space="preserve">. </w:t>
      </w:r>
    </w:p>
    <w:p w14:paraId="44FFCF48" w14:textId="77777777" w:rsidR="005F20A3" w:rsidRPr="00595F69" w:rsidRDefault="005F20A3" w:rsidP="005C29C2">
      <w:pPr>
        <w:spacing w:line="360" w:lineRule="auto"/>
        <w:rPr>
          <w:rFonts w:ascii="Times New Roman" w:hAnsi="Times New Roman" w:cs="Times New Roman"/>
          <w:bCs/>
          <w:lang w:val="es-ES"/>
        </w:rPr>
      </w:pPr>
    </w:p>
    <w:p w14:paraId="4B036742" w14:textId="30E75B5F" w:rsidR="005C29C2" w:rsidRPr="00595F69" w:rsidRDefault="005C29C2" w:rsidP="005C29C2">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Crecimiento orgánico y por adición.</w:t>
      </w:r>
    </w:p>
    <w:p w14:paraId="0C4C640E" w14:textId="11C6E039" w:rsidR="005C29C2" w:rsidRPr="00595F69" w:rsidRDefault="005C29C2" w:rsidP="00D17603">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w:t>
      </w:r>
      <w:r w:rsidR="00D17603" w:rsidRPr="00595F69">
        <w:rPr>
          <w:rFonts w:ascii="Times New Roman" w:hAnsi="Times New Roman" w:cs="Times New Roman"/>
          <w:bCs/>
          <w:lang w:val="es-ES"/>
        </w:rPr>
        <w:t>el c</w:t>
      </w:r>
      <w:r w:rsidR="00582A5E" w:rsidRPr="00595F69">
        <w:rPr>
          <w:rFonts w:ascii="Times New Roman" w:hAnsi="Times New Roman" w:cs="Times New Roman"/>
          <w:bCs/>
          <w:lang w:val="es-ES"/>
        </w:rPr>
        <w:t xml:space="preserve">recimiento </w:t>
      </w:r>
      <w:r w:rsidR="00D17603" w:rsidRPr="00595F69">
        <w:rPr>
          <w:rFonts w:ascii="Times New Roman" w:hAnsi="Times New Roman" w:cs="Times New Roman"/>
          <w:bCs/>
          <w:lang w:val="es-ES"/>
        </w:rPr>
        <w:t xml:space="preserve">está </w:t>
      </w:r>
      <w:r w:rsidR="00582A5E" w:rsidRPr="00595F69">
        <w:rPr>
          <w:rFonts w:ascii="Times New Roman" w:hAnsi="Times New Roman" w:cs="Times New Roman"/>
          <w:bCs/>
          <w:lang w:val="es-ES"/>
        </w:rPr>
        <w:t>anclado a la</w:t>
      </w:r>
      <w:r w:rsidR="00D17603" w:rsidRPr="00595F69">
        <w:rPr>
          <w:rFonts w:ascii="Times New Roman" w:hAnsi="Times New Roman" w:cs="Times New Roman"/>
          <w:bCs/>
          <w:lang w:val="es-ES"/>
        </w:rPr>
        <w:t>s</w:t>
      </w:r>
      <w:r w:rsidR="00582A5E" w:rsidRPr="00595F69">
        <w:rPr>
          <w:rFonts w:ascii="Times New Roman" w:hAnsi="Times New Roman" w:cs="Times New Roman"/>
          <w:bCs/>
          <w:lang w:val="es-ES"/>
        </w:rPr>
        <w:t xml:space="preserve"> necesidades de privatización, especialización y </w:t>
      </w:r>
      <w:r w:rsidR="0003427E" w:rsidRPr="00595F69">
        <w:rPr>
          <w:rFonts w:ascii="Times New Roman" w:hAnsi="Times New Roman" w:cs="Times New Roman"/>
          <w:bCs/>
          <w:lang w:val="es-ES"/>
        </w:rPr>
        <w:t>a</w:t>
      </w:r>
      <w:r w:rsidR="00D17603" w:rsidRPr="00595F69">
        <w:rPr>
          <w:rFonts w:ascii="Times New Roman" w:hAnsi="Times New Roman" w:cs="Times New Roman"/>
          <w:bCs/>
          <w:lang w:val="es-ES"/>
        </w:rPr>
        <w:t>l surgimiento de nuevas necesidades a partir de la vida</w:t>
      </w:r>
      <w:r w:rsidR="00582A5E" w:rsidRPr="00595F69">
        <w:rPr>
          <w:rFonts w:ascii="Times New Roman" w:hAnsi="Times New Roman" w:cs="Times New Roman"/>
          <w:bCs/>
          <w:lang w:val="es-ES"/>
        </w:rPr>
        <w:t xml:space="preserve"> moderna</w:t>
      </w:r>
      <w:r w:rsidR="00D17603" w:rsidRPr="00595F69">
        <w:rPr>
          <w:rFonts w:ascii="Times New Roman" w:hAnsi="Times New Roman" w:cs="Times New Roman"/>
          <w:bCs/>
          <w:lang w:val="es-ES"/>
        </w:rPr>
        <w:t>, n</w:t>
      </w:r>
      <w:r w:rsidR="00582A5E" w:rsidRPr="00595F69">
        <w:rPr>
          <w:rFonts w:ascii="Times New Roman" w:hAnsi="Times New Roman" w:cs="Times New Roman"/>
          <w:bCs/>
          <w:lang w:val="es-ES"/>
        </w:rPr>
        <w:t xml:space="preserve">o necesariamente </w:t>
      </w:r>
      <w:r w:rsidR="00D17603" w:rsidRPr="00595F69">
        <w:rPr>
          <w:rFonts w:ascii="Times New Roman" w:hAnsi="Times New Roman" w:cs="Times New Roman"/>
          <w:bCs/>
          <w:lang w:val="es-ES"/>
        </w:rPr>
        <w:t xml:space="preserve">a la adhesión de </w:t>
      </w:r>
      <w:r w:rsidR="00582A5E" w:rsidRPr="00595F69">
        <w:rPr>
          <w:rFonts w:ascii="Times New Roman" w:hAnsi="Times New Roman" w:cs="Times New Roman"/>
          <w:bCs/>
          <w:lang w:val="es-ES"/>
        </w:rPr>
        <w:t xml:space="preserve">nuevos miembros </w:t>
      </w:r>
      <w:r w:rsidR="00D17603" w:rsidRPr="00595F69">
        <w:rPr>
          <w:rFonts w:ascii="Times New Roman" w:hAnsi="Times New Roman" w:cs="Times New Roman"/>
          <w:bCs/>
          <w:lang w:val="es-ES"/>
        </w:rPr>
        <w:t>a</w:t>
      </w:r>
      <w:r w:rsidR="00582A5E" w:rsidRPr="00595F69">
        <w:rPr>
          <w:rFonts w:ascii="Times New Roman" w:hAnsi="Times New Roman" w:cs="Times New Roman"/>
          <w:bCs/>
          <w:lang w:val="es-ES"/>
        </w:rPr>
        <w:t xml:space="preserve"> la familia</w:t>
      </w:r>
      <w:r w:rsidR="00D17603" w:rsidRPr="00595F69">
        <w:rPr>
          <w:rFonts w:ascii="Times New Roman" w:hAnsi="Times New Roman" w:cs="Times New Roman"/>
          <w:bCs/>
          <w:lang w:val="es-ES"/>
        </w:rPr>
        <w:t xml:space="preserve">. </w:t>
      </w:r>
      <w:r w:rsidR="0003427E" w:rsidRPr="00595F69">
        <w:rPr>
          <w:rFonts w:ascii="Times New Roman" w:hAnsi="Times New Roman" w:cs="Times New Roman"/>
          <w:bCs/>
          <w:lang w:val="es-ES"/>
        </w:rPr>
        <w:t>L</w:t>
      </w:r>
      <w:r w:rsidR="00D17603" w:rsidRPr="00595F69">
        <w:rPr>
          <w:rFonts w:ascii="Times New Roman" w:hAnsi="Times New Roman" w:cs="Times New Roman"/>
          <w:bCs/>
          <w:lang w:val="es-ES"/>
        </w:rPr>
        <w:t>as c</w:t>
      </w:r>
      <w:r w:rsidR="00582A5E" w:rsidRPr="00595F69">
        <w:rPr>
          <w:rFonts w:ascii="Times New Roman" w:hAnsi="Times New Roman" w:cs="Times New Roman"/>
          <w:bCs/>
          <w:lang w:val="es-ES"/>
        </w:rPr>
        <w:t xml:space="preserve">aracterísticas y </w:t>
      </w:r>
      <w:r w:rsidR="00B2192F" w:rsidRPr="00595F69">
        <w:rPr>
          <w:rFonts w:ascii="Times New Roman" w:hAnsi="Times New Roman" w:cs="Times New Roman"/>
          <w:bCs/>
          <w:lang w:val="es-ES"/>
        </w:rPr>
        <w:t xml:space="preserve">la </w:t>
      </w:r>
      <w:r w:rsidR="00582A5E" w:rsidRPr="00595F69">
        <w:rPr>
          <w:rFonts w:ascii="Times New Roman" w:hAnsi="Times New Roman" w:cs="Times New Roman"/>
          <w:bCs/>
          <w:lang w:val="es-ES"/>
        </w:rPr>
        <w:t>fragmentación del lote</w:t>
      </w:r>
      <w:r w:rsidR="0003427E" w:rsidRPr="00595F69">
        <w:rPr>
          <w:rFonts w:ascii="Times New Roman" w:hAnsi="Times New Roman" w:cs="Times New Roman"/>
          <w:bCs/>
          <w:lang w:val="es-ES"/>
        </w:rPr>
        <w:t xml:space="preserve"> </w:t>
      </w:r>
      <w:r w:rsidR="00582A5E" w:rsidRPr="00595F69">
        <w:rPr>
          <w:rFonts w:ascii="Times New Roman" w:hAnsi="Times New Roman" w:cs="Times New Roman"/>
          <w:bCs/>
          <w:lang w:val="es-ES"/>
        </w:rPr>
        <w:t>no permite</w:t>
      </w:r>
      <w:r w:rsidR="0003427E" w:rsidRPr="00595F69">
        <w:rPr>
          <w:rFonts w:ascii="Times New Roman" w:hAnsi="Times New Roman" w:cs="Times New Roman"/>
          <w:bCs/>
          <w:lang w:val="es-ES"/>
        </w:rPr>
        <w:t>n</w:t>
      </w:r>
      <w:r w:rsidR="00582A5E" w:rsidRPr="00595F69">
        <w:rPr>
          <w:rFonts w:ascii="Times New Roman" w:hAnsi="Times New Roman" w:cs="Times New Roman"/>
          <w:bCs/>
          <w:lang w:val="es-ES"/>
        </w:rPr>
        <w:t xml:space="preserve"> el crecimiento orgánico </w:t>
      </w:r>
      <w:r w:rsidR="00D17603" w:rsidRPr="00595F69">
        <w:rPr>
          <w:rFonts w:ascii="Times New Roman" w:hAnsi="Times New Roman" w:cs="Times New Roman"/>
          <w:bCs/>
          <w:lang w:val="es-ES"/>
        </w:rPr>
        <w:t xml:space="preserve">sino, sólo de manera </w:t>
      </w:r>
      <w:r w:rsidR="00582A5E" w:rsidRPr="00595F69">
        <w:rPr>
          <w:rFonts w:ascii="Times New Roman" w:hAnsi="Times New Roman" w:cs="Times New Roman"/>
          <w:bCs/>
          <w:lang w:val="es-ES"/>
        </w:rPr>
        <w:t>ortogonal</w:t>
      </w:r>
      <w:r w:rsidR="00512119">
        <w:rPr>
          <w:rFonts w:ascii="Times New Roman" w:hAnsi="Times New Roman" w:cs="Times New Roman"/>
          <w:bCs/>
          <w:lang w:val="es-ES"/>
        </w:rPr>
        <w:t>.</w:t>
      </w:r>
    </w:p>
    <w:p w14:paraId="166502DF" w14:textId="23EB80F5" w:rsidR="005C29C2" w:rsidRPr="00595F69" w:rsidRDefault="005C29C2"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el crecimiento </w:t>
      </w:r>
      <w:r w:rsidR="00860ACD" w:rsidRPr="00595F69">
        <w:rPr>
          <w:rFonts w:ascii="Times New Roman" w:hAnsi="Times New Roman" w:cs="Times New Roman"/>
          <w:bCs/>
          <w:lang w:val="es-ES"/>
        </w:rPr>
        <w:t xml:space="preserve">está </w:t>
      </w:r>
      <w:r w:rsidRPr="00595F69">
        <w:rPr>
          <w:rFonts w:ascii="Times New Roman" w:hAnsi="Times New Roman" w:cs="Times New Roman"/>
          <w:bCs/>
          <w:lang w:val="es-ES"/>
        </w:rPr>
        <w:t>basado, generalmente, en la incorporación de nuevos miembros al núcleo familiar</w:t>
      </w:r>
      <w:r w:rsidR="00D17603" w:rsidRPr="00595F69">
        <w:rPr>
          <w:rFonts w:ascii="Times New Roman" w:hAnsi="Times New Roman" w:cs="Times New Roman"/>
          <w:bCs/>
          <w:lang w:val="es-ES"/>
        </w:rPr>
        <w:t>. Predomina el c</w:t>
      </w:r>
      <w:r w:rsidRPr="00595F69">
        <w:rPr>
          <w:rFonts w:ascii="Times New Roman" w:hAnsi="Times New Roman" w:cs="Times New Roman"/>
          <w:bCs/>
          <w:lang w:val="es-ES"/>
        </w:rPr>
        <w:t>recimiento orgánico</w:t>
      </w:r>
      <w:r w:rsidR="00D17603" w:rsidRPr="00595F69">
        <w:rPr>
          <w:rFonts w:ascii="Times New Roman" w:hAnsi="Times New Roman" w:cs="Times New Roman"/>
          <w:bCs/>
          <w:lang w:val="es-ES"/>
        </w:rPr>
        <w:t xml:space="preserve"> y por adición de nuevos recintos,</w:t>
      </w:r>
      <w:r w:rsidRPr="00595F69">
        <w:rPr>
          <w:rFonts w:ascii="Times New Roman" w:hAnsi="Times New Roman" w:cs="Times New Roman"/>
          <w:bCs/>
          <w:lang w:val="es-ES"/>
        </w:rPr>
        <w:t xml:space="preserve"> independientemente de los materiales empleados en la edificación</w:t>
      </w:r>
      <w:r w:rsidR="00512119">
        <w:rPr>
          <w:rFonts w:ascii="Times New Roman" w:hAnsi="Times New Roman" w:cs="Times New Roman"/>
          <w:bCs/>
          <w:lang w:val="es-ES"/>
        </w:rPr>
        <w:t>.</w:t>
      </w:r>
    </w:p>
    <w:p w14:paraId="5FE31717" w14:textId="77777777" w:rsidR="00B86AFD" w:rsidRPr="00595F69" w:rsidRDefault="00B86AFD" w:rsidP="005C29C2">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La organización espacial dispersa y discontinua.</w:t>
      </w:r>
    </w:p>
    <w:p w14:paraId="4D8D2F7B" w14:textId="468208FB" w:rsidR="005C29C2" w:rsidRDefault="005C29C2"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todos los elementos se vinculan por relación de contigüidad (conexión física) formando conjuntos irregulares y compactos</w:t>
      </w:r>
      <w:r w:rsidR="00860ACD" w:rsidRPr="00595F69">
        <w:rPr>
          <w:rFonts w:ascii="Times New Roman" w:hAnsi="Times New Roman" w:cs="Times New Roman"/>
          <w:bCs/>
          <w:lang w:val="es-ES"/>
        </w:rPr>
        <w:t xml:space="preserve"> </w:t>
      </w:r>
      <w:r w:rsidRPr="00595F69">
        <w:rPr>
          <w:rFonts w:ascii="Times New Roman" w:hAnsi="Times New Roman" w:cs="Times New Roman"/>
          <w:bCs/>
          <w:lang w:val="es-ES"/>
        </w:rPr>
        <w:t>y el posicionamiento de elementos conforme al paramento de la calle</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(ver Imagen 18)</w:t>
      </w:r>
      <w:r w:rsidRPr="00595F69">
        <w:rPr>
          <w:rFonts w:ascii="Times New Roman" w:hAnsi="Times New Roman" w:cs="Times New Roman"/>
          <w:bCs/>
          <w:lang w:val="es-ES"/>
        </w:rPr>
        <w:t>.</w:t>
      </w:r>
      <w:r w:rsidR="00B75275" w:rsidRPr="00595F69">
        <w:rPr>
          <w:rFonts w:ascii="Times New Roman" w:hAnsi="Times New Roman" w:cs="Times New Roman"/>
          <w:bCs/>
          <w:lang w:val="es-ES"/>
        </w:rPr>
        <w:t xml:space="preserve"> </w:t>
      </w:r>
    </w:p>
    <w:p w14:paraId="05E55DF6" w14:textId="1C9D7B9A" w:rsidR="00363437" w:rsidRDefault="00363437" w:rsidP="005F20A3">
      <w:pPr>
        <w:spacing w:line="360" w:lineRule="auto"/>
        <w:jc w:val="center"/>
        <w:rPr>
          <w:rFonts w:ascii="Times New Roman" w:hAnsi="Times New Roman" w:cs="Times New Roman"/>
          <w:i/>
          <w:iCs/>
          <w:color w:val="000000"/>
          <w:sz w:val="18"/>
          <w:szCs w:val="18"/>
          <w:lang w:val="es-ES"/>
        </w:rPr>
      </w:pPr>
      <w:r>
        <w:rPr>
          <w:rFonts w:ascii="Times New Roman" w:hAnsi="Times New Roman" w:cs="Times New Roman"/>
          <w:i/>
          <w:iCs/>
          <w:noProof/>
          <w:color w:val="000000"/>
          <w:sz w:val="18"/>
          <w:szCs w:val="18"/>
          <w:lang w:val="es-ES"/>
        </w:rPr>
        <w:drawing>
          <wp:inline distT="0" distB="0" distL="0" distR="0" wp14:anchorId="019035CF" wp14:editId="2BC2DCF1">
            <wp:extent cx="1652561" cy="3183874"/>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32">
                      <a:extLst>
                        <a:ext uri="{28A0092B-C50C-407E-A947-70E740481C1C}">
                          <a14:useLocalDpi xmlns:a14="http://schemas.microsoft.com/office/drawing/2010/main" val="0"/>
                        </a:ext>
                      </a:extLst>
                    </a:blip>
                    <a:stretch>
                      <a:fillRect/>
                    </a:stretch>
                  </pic:blipFill>
                  <pic:spPr>
                    <a:xfrm>
                      <a:off x="0" y="0"/>
                      <a:ext cx="1673330" cy="3223888"/>
                    </a:xfrm>
                    <a:prstGeom prst="rect">
                      <a:avLst/>
                    </a:prstGeom>
                  </pic:spPr>
                </pic:pic>
              </a:graphicData>
            </a:graphic>
          </wp:inline>
        </w:drawing>
      </w:r>
    </w:p>
    <w:p w14:paraId="325CF793" w14:textId="071CB8C5" w:rsidR="005F20A3" w:rsidRPr="00595F69" w:rsidRDefault="005F20A3" w:rsidP="005F20A3">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8</w:t>
      </w:r>
      <w:r w:rsidRPr="00595F69">
        <w:rPr>
          <w:rFonts w:ascii="Times New Roman" w:hAnsi="Times New Roman" w:cs="Times New Roman"/>
          <w:i/>
          <w:iCs/>
          <w:color w:val="000000"/>
          <w:sz w:val="18"/>
          <w:szCs w:val="18"/>
          <w:lang w:val="es-ES"/>
        </w:rPr>
        <w:t xml:space="preserve">. Ayora, S. (2019). </w:t>
      </w:r>
      <w:r w:rsidR="009B5ACA">
        <w:rPr>
          <w:rFonts w:ascii="Times New Roman" w:hAnsi="Times New Roman" w:cs="Times New Roman"/>
          <w:i/>
          <w:iCs/>
          <w:color w:val="000000"/>
          <w:sz w:val="18"/>
          <w:szCs w:val="18"/>
          <w:lang w:val="es-ES"/>
        </w:rPr>
        <w:t xml:space="preserve">Fragmentación de </w:t>
      </w:r>
      <w:r w:rsidR="00363437">
        <w:rPr>
          <w:rFonts w:ascii="Times New Roman" w:hAnsi="Times New Roman" w:cs="Times New Roman"/>
          <w:i/>
          <w:iCs/>
          <w:color w:val="000000"/>
          <w:sz w:val="18"/>
          <w:szCs w:val="18"/>
          <w:lang w:val="es-ES"/>
        </w:rPr>
        <w:t>solares</w:t>
      </w:r>
      <w:r w:rsidR="009B5ACA">
        <w:rPr>
          <w:rFonts w:ascii="Times New Roman" w:hAnsi="Times New Roman" w:cs="Times New Roman"/>
          <w:i/>
          <w:iCs/>
          <w:color w:val="000000"/>
          <w:sz w:val="18"/>
          <w:szCs w:val="18"/>
          <w:lang w:val="es-ES"/>
        </w:rPr>
        <w:t xml:space="preserve"> y crecimiento ortogonal</w:t>
      </w:r>
      <w:r w:rsidRPr="00595F69">
        <w:rPr>
          <w:rFonts w:ascii="Times New Roman" w:hAnsi="Times New Roman" w:cs="Times New Roman"/>
          <w:i/>
          <w:iCs/>
          <w:color w:val="000000"/>
          <w:sz w:val="18"/>
          <w:szCs w:val="18"/>
          <w:lang w:val="es-ES"/>
        </w:rPr>
        <w:t xml:space="preserve"> en </w:t>
      </w:r>
      <w:proofErr w:type="spellStart"/>
      <w:r w:rsidRPr="00595F69">
        <w:rPr>
          <w:rFonts w:ascii="Times New Roman" w:hAnsi="Times New Roman" w:cs="Times New Roman"/>
          <w:i/>
          <w:iCs/>
          <w:color w:val="000000"/>
          <w:sz w:val="18"/>
          <w:szCs w:val="18"/>
          <w:lang w:val="es-ES"/>
        </w:rPr>
        <w:t>Xcunyá</w:t>
      </w:r>
      <w:proofErr w:type="spellEnd"/>
      <w:r w:rsidR="009B5ACA">
        <w:rPr>
          <w:rFonts w:ascii="Times New Roman" w:hAnsi="Times New Roman" w:cs="Times New Roman"/>
          <w:i/>
          <w:iCs/>
          <w:color w:val="000000"/>
          <w:sz w:val="18"/>
          <w:szCs w:val="18"/>
          <w:lang w:val="es-ES"/>
        </w:rPr>
        <w:t>.</w:t>
      </w:r>
      <w:r w:rsidRPr="00595F69">
        <w:rPr>
          <w:rFonts w:ascii="Times New Roman" w:hAnsi="Times New Roman" w:cs="Times New Roman"/>
          <w:i/>
          <w:iCs/>
          <w:color w:val="000000"/>
          <w:sz w:val="18"/>
          <w:szCs w:val="18"/>
          <w:lang w:val="es-ES"/>
        </w:rPr>
        <w:t xml:space="preserve"> </w:t>
      </w:r>
    </w:p>
    <w:p w14:paraId="71D5CE6C" w14:textId="62EDCE4E" w:rsidR="005F20A3" w:rsidRPr="00595F69" w:rsidRDefault="005F20A3" w:rsidP="005C29C2">
      <w:pPr>
        <w:spacing w:line="360" w:lineRule="auto"/>
        <w:rPr>
          <w:rFonts w:ascii="Times New Roman" w:hAnsi="Times New Roman" w:cs="Times New Roman"/>
          <w:bCs/>
          <w:lang w:val="es-ES"/>
        </w:rPr>
      </w:pPr>
    </w:p>
    <w:p w14:paraId="65813CC5" w14:textId="6478E4CE" w:rsidR="00363437" w:rsidRDefault="008E7195" w:rsidP="005C29C2">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4624" behindDoc="0" locked="0" layoutInCell="1" allowOverlap="1" wp14:anchorId="2102C56E" wp14:editId="63DB2E46">
            <wp:simplePos x="0" y="0"/>
            <wp:positionH relativeFrom="column">
              <wp:posOffset>2452007</wp:posOffset>
            </wp:positionH>
            <wp:positionV relativeFrom="paragraph">
              <wp:posOffset>1117600</wp:posOffset>
            </wp:positionV>
            <wp:extent cx="1881505" cy="2743200"/>
            <wp:effectExtent l="0" t="0" r="0" b="0"/>
            <wp:wrapTopAndBottom/>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81505" cy="2743200"/>
                    </a:xfrm>
                    <a:prstGeom prst="rect">
                      <a:avLst/>
                    </a:prstGeom>
                  </pic:spPr>
                </pic:pic>
              </a:graphicData>
            </a:graphic>
            <wp14:sizeRelH relativeFrom="page">
              <wp14:pctWidth>0</wp14:pctWidth>
            </wp14:sizeRelH>
            <wp14:sizeRelV relativeFrom="page">
              <wp14:pctHeight>0</wp14:pctHeight>
            </wp14:sizeRelV>
          </wp:anchor>
        </w:drawing>
      </w:r>
      <w:r w:rsidR="005C29C2" w:rsidRPr="00595F69">
        <w:rPr>
          <w:rFonts w:ascii="Times New Roman" w:hAnsi="Times New Roman" w:cs="Times New Roman"/>
          <w:bCs/>
          <w:lang w:val="es-ES"/>
        </w:rPr>
        <w:t xml:space="preserve">En </w:t>
      </w:r>
      <w:proofErr w:type="spellStart"/>
      <w:r w:rsidR="005C29C2" w:rsidRPr="00595F69">
        <w:rPr>
          <w:rFonts w:ascii="Times New Roman" w:hAnsi="Times New Roman" w:cs="Times New Roman"/>
          <w:bCs/>
          <w:lang w:val="es-ES"/>
        </w:rPr>
        <w:t>Xocén</w:t>
      </w:r>
      <w:proofErr w:type="spellEnd"/>
      <w:r w:rsidR="005C29C2" w:rsidRPr="00595F69">
        <w:rPr>
          <w:rFonts w:ascii="Times New Roman" w:hAnsi="Times New Roman" w:cs="Times New Roman"/>
          <w:bCs/>
          <w:lang w:val="es-ES"/>
        </w:rPr>
        <w:t xml:space="preserve">, los elementos se vinculan por las actividades y las relaciones sociales, no requieren de la contigüidad para ser considerados parte del conjunto o del territorio familiar y el posicionamiento de </w:t>
      </w:r>
      <w:r w:rsidR="004B0E15" w:rsidRPr="00595F69">
        <w:rPr>
          <w:rFonts w:ascii="Times New Roman" w:hAnsi="Times New Roman" w:cs="Times New Roman"/>
          <w:bCs/>
          <w:lang w:val="es-ES"/>
        </w:rPr>
        <w:t xml:space="preserve">los </w:t>
      </w:r>
      <w:r w:rsidR="005C29C2" w:rsidRPr="00595F69">
        <w:rPr>
          <w:rFonts w:ascii="Times New Roman" w:hAnsi="Times New Roman" w:cs="Times New Roman"/>
          <w:bCs/>
          <w:lang w:val="es-ES"/>
        </w:rPr>
        <w:t xml:space="preserve">elementos </w:t>
      </w:r>
      <w:r w:rsidR="004B0E15" w:rsidRPr="00595F69">
        <w:rPr>
          <w:rFonts w:ascii="Times New Roman" w:hAnsi="Times New Roman" w:cs="Times New Roman"/>
          <w:bCs/>
          <w:lang w:val="es-ES"/>
        </w:rPr>
        <w:t xml:space="preserve">se hace </w:t>
      </w:r>
      <w:r w:rsidR="005C29C2" w:rsidRPr="00595F69">
        <w:rPr>
          <w:rFonts w:ascii="Times New Roman" w:hAnsi="Times New Roman" w:cs="Times New Roman"/>
          <w:bCs/>
          <w:lang w:val="es-ES"/>
        </w:rPr>
        <w:t>conforme al paramento de la calle</w:t>
      </w:r>
      <w:r w:rsidR="00860ACD" w:rsidRPr="00595F69">
        <w:rPr>
          <w:rFonts w:ascii="Times New Roman" w:hAnsi="Times New Roman" w:cs="Times New Roman"/>
          <w:bCs/>
          <w:lang w:val="es-ES"/>
        </w:rPr>
        <w:t>,</w:t>
      </w:r>
      <w:r w:rsidR="005C29C2" w:rsidRPr="00595F69">
        <w:rPr>
          <w:rFonts w:ascii="Times New Roman" w:hAnsi="Times New Roman" w:cs="Times New Roman"/>
          <w:bCs/>
          <w:lang w:val="es-ES"/>
        </w:rPr>
        <w:t xml:space="preserve"> pero, al interior de los solares, es dispersa</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(ver Imagen 19)</w:t>
      </w:r>
      <w:r w:rsidR="00512119">
        <w:rPr>
          <w:rFonts w:ascii="Times New Roman" w:hAnsi="Times New Roman" w:cs="Times New Roman"/>
          <w:bCs/>
          <w:lang w:val="es-ES"/>
        </w:rPr>
        <w:t>.</w:t>
      </w:r>
    </w:p>
    <w:p w14:paraId="63BC4F19" w14:textId="056865F9" w:rsidR="009B5ACA" w:rsidRPr="00595F69" w:rsidRDefault="009B5ACA" w:rsidP="009B5ACA">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Imagen 1</w:t>
      </w:r>
      <w:r>
        <w:rPr>
          <w:rFonts w:ascii="Times New Roman" w:hAnsi="Times New Roman" w:cs="Times New Roman"/>
          <w:i/>
          <w:iCs/>
          <w:color w:val="000000"/>
          <w:sz w:val="18"/>
          <w:szCs w:val="18"/>
          <w:lang w:val="es-ES"/>
        </w:rPr>
        <w:t>9</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Crecimiento orgánico, disperso y discontinuo</w:t>
      </w:r>
      <w:r w:rsidRPr="00595F69">
        <w:rPr>
          <w:rFonts w:ascii="Times New Roman" w:hAnsi="Times New Roman" w:cs="Times New Roman"/>
          <w:i/>
          <w:iCs/>
          <w:color w:val="000000"/>
          <w:sz w:val="18"/>
          <w:szCs w:val="18"/>
          <w:lang w:val="es-ES"/>
        </w:rPr>
        <w:t xml:space="preserve"> en </w:t>
      </w:r>
      <w:proofErr w:type="spellStart"/>
      <w:r>
        <w:rPr>
          <w:rFonts w:ascii="Times New Roman" w:hAnsi="Times New Roman" w:cs="Times New Roman"/>
          <w:i/>
          <w:iCs/>
          <w:color w:val="000000"/>
          <w:sz w:val="18"/>
          <w:szCs w:val="18"/>
          <w:lang w:val="es-ES"/>
        </w:rPr>
        <w:t>Xocén</w:t>
      </w:r>
      <w:proofErr w:type="spellEnd"/>
      <w:r>
        <w:rPr>
          <w:rFonts w:ascii="Times New Roman" w:hAnsi="Times New Roman" w:cs="Times New Roman"/>
          <w:i/>
          <w:iCs/>
          <w:color w:val="000000"/>
          <w:sz w:val="18"/>
          <w:szCs w:val="18"/>
          <w:lang w:val="es-ES"/>
        </w:rPr>
        <w:t>.</w:t>
      </w:r>
      <w:r w:rsidRPr="00595F69">
        <w:rPr>
          <w:rFonts w:ascii="Times New Roman" w:hAnsi="Times New Roman" w:cs="Times New Roman"/>
          <w:i/>
          <w:iCs/>
          <w:color w:val="000000"/>
          <w:sz w:val="18"/>
          <w:szCs w:val="18"/>
          <w:lang w:val="es-ES"/>
        </w:rPr>
        <w:t xml:space="preserve"> </w:t>
      </w:r>
    </w:p>
    <w:p w14:paraId="55602019" w14:textId="77777777" w:rsidR="009B5ACA" w:rsidRPr="00595F69" w:rsidRDefault="009B5ACA" w:rsidP="005C29C2">
      <w:pPr>
        <w:spacing w:line="360" w:lineRule="auto"/>
        <w:rPr>
          <w:rFonts w:ascii="Times New Roman" w:hAnsi="Times New Roman" w:cs="Times New Roman"/>
          <w:bCs/>
          <w:lang w:val="es-ES"/>
        </w:rPr>
      </w:pPr>
    </w:p>
    <w:p w14:paraId="77557266" w14:textId="3ADFDE97" w:rsidR="005C29C2" w:rsidRPr="00595F69" w:rsidRDefault="005C29C2" w:rsidP="005C29C2">
      <w:pPr>
        <w:spacing w:line="360" w:lineRule="auto"/>
        <w:rPr>
          <w:rFonts w:ascii="Times New Roman" w:hAnsi="Times New Roman" w:cs="Times New Roman"/>
          <w:b/>
          <w:i/>
          <w:iCs/>
          <w:sz w:val="22"/>
          <w:szCs w:val="22"/>
          <w:lang w:val="es-ES"/>
        </w:rPr>
      </w:pPr>
      <w:r w:rsidRPr="00595F69">
        <w:rPr>
          <w:rFonts w:ascii="Times New Roman" w:hAnsi="Times New Roman" w:cs="Times New Roman"/>
          <w:b/>
          <w:i/>
          <w:iCs/>
          <w:sz w:val="22"/>
          <w:szCs w:val="22"/>
          <w:lang w:val="es-ES"/>
        </w:rPr>
        <w:t>Ausencia de límites o linderos linealmente trazados, más bien especificados por la interacción humana y el uso.</w:t>
      </w:r>
    </w:p>
    <w:p w14:paraId="5060540A" w14:textId="046E7994" w:rsidR="005C29C2" w:rsidRPr="00595F69" w:rsidRDefault="005C29C2"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existen límites o linderos fijos, lineales, definidos físicamente en</w:t>
      </w:r>
      <w:r w:rsidR="00735FE0" w:rsidRPr="00595F69">
        <w:rPr>
          <w:rFonts w:ascii="Times New Roman" w:hAnsi="Times New Roman" w:cs="Times New Roman"/>
          <w:bCs/>
          <w:lang w:val="es-ES"/>
        </w:rPr>
        <w:t xml:space="preserve">tre </w:t>
      </w:r>
      <w:r w:rsidRPr="00595F69">
        <w:rPr>
          <w:rFonts w:ascii="Times New Roman" w:hAnsi="Times New Roman" w:cs="Times New Roman"/>
          <w:bCs/>
          <w:lang w:val="es-ES"/>
        </w:rPr>
        <w:t>solar</w:t>
      </w:r>
      <w:r w:rsidR="00735FE0" w:rsidRPr="00595F69">
        <w:rPr>
          <w:rFonts w:ascii="Times New Roman" w:hAnsi="Times New Roman" w:cs="Times New Roman"/>
          <w:bCs/>
          <w:lang w:val="es-ES"/>
        </w:rPr>
        <w:t>es</w:t>
      </w:r>
      <w:r w:rsidRPr="00595F69">
        <w:rPr>
          <w:rFonts w:ascii="Times New Roman" w:hAnsi="Times New Roman" w:cs="Times New Roman"/>
          <w:bCs/>
          <w:lang w:val="es-ES"/>
        </w:rPr>
        <w:t>, dentro del solar</w:t>
      </w:r>
      <w:r w:rsidR="00735FE0" w:rsidRPr="00595F69">
        <w:rPr>
          <w:rFonts w:ascii="Times New Roman" w:hAnsi="Times New Roman" w:cs="Times New Roman"/>
          <w:bCs/>
          <w:lang w:val="es-ES"/>
        </w:rPr>
        <w:t xml:space="preserve"> y </w:t>
      </w:r>
      <w:r w:rsidRPr="00595F69">
        <w:rPr>
          <w:rFonts w:ascii="Times New Roman" w:hAnsi="Times New Roman" w:cs="Times New Roman"/>
          <w:bCs/>
          <w:lang w:val="es-ES"/>
        </w:rPr>
        <w:t xml:space="preserve">para </w:t>
      </w:r>
      <w:r w:rsidR="004B0E15" w:rsidRPr="00595F69">
        <w:rPr>
          <w:rFonts w:ascii="Times New Roman" w:hAnsi="Times New Roman" w:cs="Times New Roman"/>
          <w:bCs/>
          <w:lang w:val="es-ES"/>
        </w:rPr>
        <w:t>delimitar</w:t>
      </w:r>
      <w:r w:rsidRPr="00595F69">
        <w:rPr>
          <w:rFonts w:ascii="Times New Roman" w:hAnsi="Times New Roman" w:cs="Times New Roman"/>
          <w:bCs/>
          <w:lang w:val="es-ES"/>
        </w:rPr>
        <w:t xml:space="preserve"> recintos con funciones específicas dentro de la vivienda</w:t>
      </w:r>
      <w:r w:rsidR="00185783" w:rsidRPr="00595F69">
        <w:rPr>
          <w:rFonts w:ascii="Times New Roman" w:hAnsi="Times New Roman" w:cs="Times New Roman"/>
          <w:bCs/>
          <w:lang w:val="es-ES"/>
        </w:rPr>
        <w:t xml:space="preserve"> </w:t>
      </w:r>
      <w:r w:rsidR="00B75275" w:rsidRPr="00595F69">
        <w:rPr>
          <w:rFonts w:ascii="Times New Roman" w:hAnsi="Times New Roman" w:cs="Times New Roman"/>
          <w:bCs/>
          <w:lang w:val="es-ES"/>
        </w:rPr>
        <w:t xml:space="preserve">(ver imagen </w:t>
      </w:r>
      <w:r w:rsidR="007340E4" w:rsidRPr="00595F69">
        <w:rPr>
          <w:rFonts w:ascii="Times New Roman" w:hAnsi="Times New Roman" w:cs="Times New Roman"/>
          <w:bCs/>
          <w:lang w:val="es-ES"/>
        </w:rPr>
        <w:t>20</w:t>
      </w:r>
      <w:r w:rsidR="00B75275" w:rsidRPr="00595F69">
        <w:rPr>
          <w:rFonts w:ascii="Times New Roman" w:hAnsi="Times New Roman" w:cs="Times New Roman"/>
          <w:bCs/>
          <w:lang w:val="es-ES"/>
        </w:rPr>
        <w:t>)</w:t>
      </w:r>
      <w:r w:rsidR="00C12D3A" w:rsidRPr="00595F69">
        <w:rPr>
          <w:rFonts w:ascii="Times New Roman" w:hAnsi="Times New Roman" w:cs="Times New Roman"/>
          <w:bCs/>
          <w:lang w:val="es-ES"/>
        </w:rPr>
        <w:t>.</w:t>
      </w:r>
    </w:p>
    <w:p w14:paraId="0C766C99" w14:textId="548DC2C0" w:rsidR="00C12D3A" w:rsidRPr="00595F69" w:rsidRDefault="00345992" w:rsidP="005C29C2">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5648" behindDoc="0" locked="0" layoutInCell="1" allowOverlap="1" wp14:anchorId="4C52A46E" wp14:editId="020E5696">
            <wp:simplePos x="0" y="0"/>
            <wp:positionH relativeFrom="column">
              <wp:posOffset>2263559</wp:posOffset>
            </wp:positionH>
            <wp:positionV relativeFrom="paragraph">
              <wp:posOffset>882464</wp:posOffset>
            </wp:positionV>
            <wp:extent cx="2096135" cy="3054985"/>
            <wp:effectExtent l="0" t="0" r="0" b="5715"/>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96135" cy="3054985"/>
                    </a:xfrm>
                    <a:prstGeom prst="rect">
                      <a:avLst/>
                    </a:prstGeom>
                  </pic:spPr>
                </pic:pic>
              </a:graphicData>
            </a:graphic>
            <wp14:sizeRelH relativeFrom="page">
              <wp14:pctWidth>0</wp14:pctWidth>
            </wp14:sizeRelH>
            <wp14:sizeRelV relativeFrom="page">
              <wp14:pctHeight>0</wp14:pctHeight>
            </wp14:sizeRelV>
          </wp:anchor>
        </w:drawing>
      </w:r>
      <w:r w:rsidR="00C12D3A" w:rsidRPr="00595F69">
        <w:rPr>
          <w:rFonts w:ascii="Times New Roman" w:hAnsi="Times New Roman" w:cs="Times New Roman"/>
          <w:bCs/>
          <w:lang w:val="es-ES"/>
        </w:rPr>
        <w:t xml:space="preserve">En </w:t>
      </w:r>
      <w:proofErr w:type="spellStart"/>
      <w:r w:rsidR="00C12D3A" w:rsidRPr="00595F69">
        <w:rPr>
          <w:rFonts w:ascii="Times New Roman" w:hAnsi="Times New Roman" w:cs="Times New Roman"/>
          <w:bCs/>
          <w:lang w:val="es-ES"/>
        </w:rPr>
        <w:t>Xocén</w:t>
      </w:r>
      <w:proofErr w:type="spellEnd"/>
      <w:r w:rsidR="00C12D3A" w:rsidRPr="00595F69">
        <w:rPr>
          <w:rFonts w:ascii="Times New Roman" w:hAnsi="Times New Roman" w:cs="Times New Roman"/>
          <w:bCs/>
          <w:lang w:val="es-ES"/>
        </w:rPr>
        <w:t xml:space="preserve">, </w:t>
      </w:r>
      <w:ins w:id="15" w:author="Author">
        <w:r w:rsidR="00115AF4">
          <w:rPr>
            <w:rFonts w:ascii="Times New Roman" w:hAnsi="Times New Roman" w:cs="Times New Roman"/>
            <w:bCs/>
            <w:lang w:val="es-ES"/>
          </w:rPr>
          <w:t>l</w:t>
        </w:r>
      </w:ins>
      <w:del w:id="16" w:author="Author">
        <w:r w:rsidR="00C12D3A" w:rsidRPr="00595F69" w:rsidDel="00115AF4">
          <w:rPr>
            <w:rFonts w:ascii="Times New Roman" w:hAnsi="Times New Roman" w:cs="Times New Roman"/>
            <w:bCs/>
            <w:lang w:val="es-ES"/>
          </w:rPr>
          <w:delText>L</w:delText>
        </w:r>
      </w:del>
      <w:r w:rsidR="00C12D3A" w:rsidRPr="00595F69">
        <w:rPr>
          <w:rFonts w:ascii="Times New Roman" w:hAnsi="Times New Roman" w:cs="Times New Roman"/>
          <w:bCs/>
          <w:lang w:val="es-ES"/>
        </w:rPr>
        <w:t xml:space="preserve">os límites </w:t>
      </w:r>
      <w:r w:rsidR="00185783" w:rsidRPr="00595F69">
        <w:rPr>
          <w:rFonts w:ascii="Times New Roman" w:hAnsi="Times New Roman" w:cs="Times New Roman"/>
          <w:bCs/>
          <w:lang w:val="es-ES"/>
        </w:rPr>
        <w:t>entre solares</w:t>
      </w:r>
      <w:r w:rsidR="00C12D3A" w:rsidRPr="00595F69">
        <w:rPr>
          <w:rFonts w:ascii="Times New Roman" w:hAnsi="Times New Roman" w:cs="Times New Roman"/>
          <w:bCs/>
          <w:lang w:val="es-ES"/>
        </w:rPr>
        <w:t xml:space="preserve"> son físico</w:t>
      </w:r>
      <w:r w:rsidR="00185783" w:rsidRPr="00595F69">
        <w:rPr>
          <w:rFonts w:ascii="Times New Roman" w:hAnsi="Times New Roman" w:cs="Times New Roman"/>
          <w:bCs/>
          <w:lang w:val="es-ES"/>
        </w:rPr>
        <w:t>s</w:t>
      </w:r>
      <w:r w:rsidR="00C12D3A" w:rsidRPr="00595F69">
        <w:rPr>
          <w:rFonts w:ascii="Times New Roman" w:hAnsi="Times New Roman" w:cs="Times New Roman"/>
          <w:bCs/>
          <w:lang w:val="es-ES"/>
        </w:rPr>
        <w:t xml:space="preserve"> y lineales, no así al interior del solar y de la habitación donde son invisibles, difusos y perceptuales: vinculados a lo divino, a lo social y los ciclos solares</w:t>
      </w:r>
      <w:r w:rsidR="00B2192F" w:rsidRPr="00595F69">
        <w:rPr>
          <w:rFonts w:ascii="Times New Roman" w:hAnsi="Times New Roman" w:cs="Times New Roman"/>
          <w:bCs/>
          <w:lang w:val="es-ES"/>
        </w:rPr>
        <w:t xml:space="preserve">; </w:t>
      </w:r>
      <w:r w:rsidR="004B0E15" w:rsidRPr="00595F69">
        <w:rPr>
          <w:rFonts w:ascii="Times New Roman" w:hAnsi="Times New Roman" w:cs="Times New Roman"/>
          <w:bCs/>
          <w:lang w:val="es-ES"/>
        </w:rPr>
        <w:t xml:space="preserve">así mismo, </w:t>
      </w:r>
      <w:r w:rsidR="00C12D3A" w:rsidRPr="00595F69">
        <w:rPr>
          <w:rFonts w:ascii="Times New Roman" w:hAnsi="Times New Roman" w:cs="Times New Roman"/>
          <w:bCs/>
          <w:lang w:val="es-ES"/>
        </w:rPr>
        <w:t>el día y la noche definen otros límites asociados a la interacción con lo sagrado</w:t>
      </w:r>
      <w:r w:rsidR="00B75275" w:rsidRPr="00595F69">
        <w:rPr>
          <w:rFonts w:ascii="Times New Roman" w:hAnsi="Times New Roman" w:cs="Times New Roman"/>
          <w:bCs/>
          <w:lang w:val="es-ES"/>
        </w:rPr>
        <w:t xml:space="preserve"> (ver imagen </w:t>
      </w:r>
      <w:r w:rsidR="007340E4" w:rsidRPr="00595F69">
        <w:rPr>
          <w:rFonts w:ascii="Times New Roman" w:hAnsi="Times New Roman" w:cs="Times New Roman"/>
          <w:bCs/>
          <w:lang w:val="es-ES"/>
        </w:rPr>
        <w:t>21</w:t>
      </w:r>
      <w:r w:rsidR="00B75275" w:rsidRPr="00595F69">
        <w:rPr>
          <w:rFonts w:ascii="Times New Roman" w:hAnsi="Times New Roman" w:cs="Times New Roman"/>
          <w:bCs/>
          <w:lang w:val="es-ES"/>
        </w:rPr>
        <w:t>)</w:t>
      </w:r>
      <w:r w:rsidR="00B2192F" w:rsidRPr="00595F69">
        <w:rPr>
          <w:rFonts w:ascii="Times New Roman" w:hAnsi="Times New Roman" w:cs="Times New Roman"/>
          <w:bCs/>
          <w:lang w:val="es-ES"/>
        </w:rPr>
        <w:t>.</w:t>
      </w:r>
    </w:p>
    <w:p w14:paraId="7D28D630" w14:textId="77777777" w:rsidR="00345992" w:rsidRDefault="00345992" w:rsidP="00345992">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Pr>
          <w:rFonts w:ascii="Times New Roman" w:hAnsi="Times New Roman" w:cs="Times New Roman"/>
          <w:i/>
          <w:iCs/>
          <w:color w:val="000000"/>
          <w:sz w:val="18"/>
          <w:szCs w:val="18"/>
          <w:lang w:val="es-ES"/>
        </w:rPr>
        <w:t>20</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Límites o linderos y extensión de terrenos</w:t>
      </w:r>
      <w:r w:rsidRPr="00595F69">
        <w:rPr>
          <w:rFonts w:ascii="Times New Roman" w:hAnsi="Times New Roman" w:cs="Times New Roman"/>
          <w:i/>
          <w:iCs/>
          <w:color w:val="000000"/>
          <w:sz w:val="18"/>
          <w:szCs w:val="18"/>
          <w:lang w:val="es-ES"/>
        </w:rPr>
        <w:t xml:space="preserve"> en </w:t>
      </w:r>
      <w:proofErr w:type="spellStart"/>
      <w:r w:rsidRPr="00595F69">
        <w:rPr>
          <w:rFonts w:ascii="Times New Roman" w:hAnsi="Times New Roman" w:cs="Times New Roman"/>
          <w:i/>
          <w:iCs/>
          <w:color w:val="000000"/>
          <w:sz w:val="18"/>
          <w:szCs w:val="18"/>
          <w:lang w:val="es-ES"/>
        </w:rPr>
        <w:t>Xcunyá</w:t>
      </w:r>
      <w:proofErr w:type="spellEnd"/>
      <w:r>
        <w:rPr>
          <w:rFonts w:ascii="Times New Roman" w:hAnsi="Times New Roman" w:cs="Times New Roman"/>
          <w:i/>
          <w:iCs/>
          <w:color w:val="000000"/>
          <w:sz w:val="18"/>
          <w:szCs w:val="18"/>
          <w:lang w:val="es-ES"/>
        </w:rPr>
        <w:t>.</w:t>
      </w:r>
    </w:p>
    <w:p w14:paraId="668E5391" w14:textId="77777777" w:rsidR="00345992" w:rsidRDefault="00345992" w:rsidP="005C29C2">
      <w:pPr>
        <w:spacing w:line="360" w:lineRule="auto"/>
        <w:rPr>
          <w:rFonts w:ascii="Times New Roman" w:hAnsi="Times New Roman" w:cs="Times New Roman"/>
          <w:b/>
          <w:i/>
          <w:iCs/>
          <w:sz w:val="22"/>
          <w:szCs w:val="22"/>
          <w:lang w:val="es-ES"/>
        </w:rPr>
      </w:pPr>
    </w:p>
    <w:p w14:paraId="7459D1D6" w14:textId="32A7B317" w:rsidR="005C29C2" w:rsidRPr="00595F69" w:rsidRDefault="00C12D3A" w:rsidP="005C29C2">
      <w:pPr>
        <w:spacing w:line="360" w:lineRule="auto"/>
        <w:rPr>
          <w:rFonts w:ascii="Times New Roman" w:hAnsi="Times New Roman" w:cs="Times New Roman"/>
          <w:bCs/>
          <w:lang w:val="es-ES"/>
        </w:rPr>
      </w:pPr>
      <w:r w:rsidRPr="00595F69">
        <w:rPr>
          <w:rFonts w:ascii="Times New Roman" w:hAnsi="Times New Roman" w:cs="Times New Roman"/>
          <w:b/>
          <w:i/>
          <w:iCs/>
          <w:sz w:val="22"/>
          <w:szCs w:val="22"/>
          <w:lang w:val="es-ES"/>
        </w:rPr>
        <w:lastRenderedPageBreak/>
        <w:t>Dimensión variable o inestable.</w:t>
      </w:r>
    </w:p>
    <w:p w14:paraId="29CEF591" w14:textId="27EED9AB" w:rsidR="009B5ACA" w:rsidRPr="00595F69" w:rsidRDefault="00C12D3A" w:rsidP="005C29C2">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Xcunyá</w:t>
      </w:r>
      <w:proofErr w:type="spellEnd"/>
      <w:r w:rsidRPr="00595F69">
        <w:rPr>
          <w:rFonts w:ascii="Times New Roman" w:hAnsi="Times New Roman" w:cs="Times New Roman"/>
          <w:bCs/>
          <w:lang w:val="es-ES"/>
        </w:rPr>
        <w:t xml:space="preserve">, </w:t>
      </w:r>
      <w:r w:rsidR="00B2192F" w:rsidRPr="00595F69">
        <w:rPr>
          <w:rFonts w:ascii="Times New Roman" w:hAnsi="Times New Roman" w:cs="Times New Roman"/>
          <w:bCs/>
          <w:lang w:val="es-ES"/>
        </w:rPr>
        <w:t xml:space="preserve">los habitantes </w:t>
      </w:r>
      <w:r w:rsidRPr="00595F69">
        <w:rPr>
          <w:rFonts w:ascii="Times New Roman" w:hAnsi="Times New Roman" w:cs="Times New Roman"/>
          <w:bCs/>
          <w:lang w:val="es-ES"/>
        </w:rPr>
        <w:t xml:space="preserve">en algunos </w:t>
      </w:r>
      <w:proofErr w:type="gramStart"/>
      <w:r w:rsidRPr="00595F69">
        <w:rPr>
          <w:rFonts w:ascii="Times New Roman" w:hAnsi="Times New Roman" w:cs="Times New Roman"/>
          <w:bCs/>
          <w:lang w:val="es-ES"/>
        </w:rPr>
        <w:t>casos,</w:t>
      </w:r>
      <w:proofErr w:type="gramEnd"/>
      <w:r w:rsidRPr="00595F69">
        <w:rPr>
          <w:rFonts w:ascii="Times New Roman" w:hAnsi="Times New Roman" w:cs="Times New Roman"/>
          <w:bCs/>
          <w:lang w:val="es-ES"/>
        </w:rPr>
        <w:t xml:space="preserve"> toman los terrenos posteriores para extender las funciones del patio</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(ver imagen 20).</w:t>
      </w:r>
    </w:p>
    <w:p w14:paraId="493AD0F3" w14:textId="5B40B3CD" w:rsidR="00345992" w:rsidRPr="00595F69" w:rsidRDefault="00345992" w:rsidP="00C12D3A">
      <w:pPr>
        <w:spacing w:line="360" w:lineRule="auto"/>
        <w:rPr>
          <w:rFonts w:ascii="Times New Roman" w:hAnsi="Times New Roman" w:cs="Times New Roman"/>
          <w:bCs/>
          <w:lang w:val="es-ES"/>
        </w:rPr>
      </w:pPr>
      <w:r>
        <w:rPr>
          <w:rFonts w:ascii="Times New Roman" w:hAnsi="Times New Roman" w:cs="Times New Roman"/>
          <w:bCs/>
          <w:noProof/>
          <w:lang w:val="es-ES"/>
        </w:rPr>
        <w:drawing>
          <wp:anchor distT="0" distB="0" distL="114300" distR="114300" simplePos="0" relativeHeight="251676672" behindDoc="0" locked="0" layoutInCell="1" allowOverlap="1" wp14:anchorId="3E29E458" wp14:editId="44024038">
            <wp:simplePos x="0" y="0"/>
            <wp:positionH relativeFrom="column">
              <wp:posOffset>2170340</wp:posOffset>
            </wp:positionH>
            <wp:positionV relativeFrom="paragraph">
              <wp:posOffset>607060</wp:posOffset>
            </wp:positionV>
            <wp:extent cx="2138680" cy="3167380"/>
            <wp:effectExtent l="0" t="0" r="0" b="0"/>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38680" cy="3167380"/>
                    </a:xfrm>
                    <a:prstGeom prst="rect">
                      <a:avLst/>
                    </a:prstGeom>
                  </pic:spPr>
                </pic:pic>
              </a:graphicData>
            </a:graphic>
            <wp14:sizeRelH relativeFrom="page">
              <wp14:pctWidth>0</wp14:pctWidth>
            </wp14:sizeRelH>
            <wp14:sizeRelV relativeFrom="page">
              <wp14:pctHeight>0</wp14:pctHeight>
            </wp14:sizeRelV>
          </wp:anchor>
        </w:drawing>
      </w:r>
      <w:r w:rsidR="00C12D3A" w:rsidRPr="00595F69">
        <w:rPr>
          <w:rFonts w:ascii="Times New Roman" w:hAnsi="Times New Roman" w:cs="Times New Roman"/>
          <w:bCs/>
          <w:lang w:val="es-ES"/>
        </w:rPr>
        <w:t xml:space="preserve">En </w:t>
      </w:r>
      <w:r w:rsidR="00A3161A" w:rsidRPr="00595F69">
        <w:rPr>
          <w:rFonts w:ascii="Times New Roman" w:hAnsi="Times New Roman" w:cs="Times New Roman"/>
          <w:bCs/>
          <w:lang w:val="es-ES"/>
        </w:rPr>
        <w:t xml:space="preserve">los lotes localizados en los extremos de </w:t>
      </w:r>
      <w:proofErr w:type="spellStart"/>
      <w:r w:rsidR="00C12D3A" w:rsidRPr="00595F69">
        <w:rPr>
          <w:rFonts w:ascii="Times New Roman" w:hAnsi="Times New Roman" w:cs="Times New Roman"/>
          <w:bCs/>
          <w:lang w:val="es-ES"/>
        </w:rPr>
        <w:t>Xocén</w:t>
      </w:r>
      <w:proofErr w:type="spellEnd"/>
      <w:r w:rsidR="00C12D3A" w:rsidRPr="00595F69">
        <w:rPr>
          <w:rFonts w:ascii="Times New Roman" w:hAnsi="Times New Roman" w:cs="Times New Roman"/>
          <w:bCs/>
          <w:lang w:val="es-ES"/>
        </w:rPr>
        <w:t xml:space="preserve">, </w:t>
      </w:r>
      <w:r w:rsidR="00B2192F" w:rsidRPr="00595F69">
        <w:rPr>
          <w:rFonts w:ascii="Times New Roman" w:hAnsi="Times New Roman" w:cs="Times New Roman"/>
          <w:bCs/>
          <w:lang w:val="es-ES"/>
        </w:rPr>
        <w:t>el</w:t>
      </w:r>
      <w:r w:rsidR="00C12D3A" w:rsidRPr="00595F69">
        <w:rPr>
          <w:rFonts w:ascii="Times New Roman" w:hAnsi="Times New Roman" w:cs="Times New Roman"/>
          <w:bCs/>
          <w:lang w:val="es-ES"/>
        </w:rPr>
        <w:t xml:space="preserve"> terreno</w:t>
      </w:r>
      <w:r w:rsidR="00B2192F" w:rsidRPr="00595F69">
        <w:rPr>
          <w:rFonts w:ascii="Times New Roman" w:hAnsi="Times New Roman" w:cs="Times New Roman"/>
          <w:bCs/>
          <w:lang w:val="es-ES"/>
        </w:rPr>
        <w:t xml:space="preserve"> es</w:t>
      </w:r>
      <w:r w:rsidR="00C12D3A" w:rsidRPr="00595F69">
        <w:rPr>
          <w:rFonts w:ascii="Times New Roman" w:hAnsi="Times New Roman" w:cs="Times New Roman"/>
          <w:bCs/>
          <w:lang w:val="es-ES"/>
        </w:rPr>
        <w:t xml:space="preserve"> susceptible de apropiación y las dimensiones varían en función de la relación habitación-espacio doméstico-poblado-monte</w:t>
      </w:r>
      <w:r w:rsidR="00512119">
        <w:rPr>
          <w:rFonts w:ascii="Times New Roman" w:hAnsi="Times New Roman" w:cs="Times New Roman"/>
          <w:bCs/>
          <w:lang w:val="es-ES"/>
        </w:rPr>
        <w:t xml:space="preserve"> </w:t>
      </w:r>
      <w:r w:rsidR="00512119" w:rsidRPr="00512119">
        <w:rPr>
          <w:rFonts w:ascii="Times New Roman" w:hAnsi="Times New Roman" w:cs="Times New Roman"/>
          <w:bCs/>
          <w:lang w:val="es-ES"/>
        </w:rPr>
        <w:t>(ver imagen 2</w:t>
      </w:r>
      <w:r w:rsidR="00512119">
        <w:rPr>
          <w:rFonts w:ascii="Times New Roman" w:hAnsi="Times New Roman" w:cs="Times New Roman"/>
          <w:bCs/>
          <w:lang w:val="es-ES"/>
        </w:rPr>
        <w:t>1</w:t>
      </w:r>
      <w:r w:rsidR="00512119" w:rsidRPr="00512119">
        <w:rPr>
          <w:rFonts w:ascii="Times New Roman" w:hAnsi="Times New Roman" w:cs="Times New Roman"/>
          <w:bCs/>
          <w:lang w:val="es-ES"/>
        </w:rPr>
        <w:t>)</w:t>
      </w:r>
      <w:r w:rsidR="008E7195">
        <w:rPr>
          <w:rFonts w:ascii="Times New Roman" w:hAnsi="Times New Roman" w:cs="Times New Roman"/>
          <w:bCs/>
          <w:lang w:val="es-ES"/>
        </w:rPr>
        <w:t>.</w:t>
      </w:r>
    </w:p>
    <w:p w14:paraId="3F078DF2" w14:textId="6C6097A2" w:rsidR="008E7195" w:rsidRDefault="009B5ACA" w:rsidP="00345992">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Pr>
          <w:rFonts w:ascii="Times New Roman" w:hAnsi="Times New Roman" w:cs="Times New Roman"/>
          <w:i/>
          <w:iCs/>
          <w:color w:val="000000"/>
          <w:sz w:val="18"/>
          <w:szCs w:val="18"/>
          <w:lang w:val="es-ES"/>
        </w:rPr>
        <w:t>21</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 xml:space="preserve">Límites o linderos </w:t>
      </w:r>
      <w:r w:rsidRPr="00595F69">
        <w:rPr>
          <w:rFonts w:ascii="Times New Roman" w:hAnsi="Times New Roman" w:cs="Times New Roman"/>
          <w:i/>
          <w:iCs/>
          <w:color w:val="000000"/>
          <w:sz w:val="18"/>
          <w:szCs w:val="18"/>
          <w:lang w:val="es-ES"/>
        </w:rPr>
        <w:t xml:space="preserve">en </w:t>
      </w:r>
      <w:proofErr w:type="spellStart"/>
      <w:r w:rsidRPr="00595F69">
        <w:rPr>
          <w:rFonts w:ascii="Times New Roman" w:hAnsi="Times New Roman" w:cs="Times New Roman"/>
          <w:i/>
          <w:iCs/>
          <w:color w:val="000000"/>
          <w:sz w:val="18"/>
          <w:szCs w:val="18"/>
          <w:lang w:val="es-ES"/>
        </w:rPr>
        <w:t>X</w:t>
      </w:r>
      <w:r>
        <w:rPr>
          <w:rFonts w:ascii="Times New Roman" w:hAnsi="Times New Roman" w:cs="Times New Roman"/>
          <w:i/>
          <w:iCs/>
          <w:color w:val="000000"/>
          <w:sz w:val="18"/>
          <w:szCs w:val="18"/>
          <w:lang w:val="es-ES"/>
        </w:rPr>
        <w:t>océn</w:t>
      </w:r>
      <w:proofErr w:type="spellEnd"/>
      <w:r>
        <w:rPr>
          <w:rFonts w:ascii="Times New Roman" w:hAnsi="Times New Roman" w:cs="Times New Roman"/>
          <w:i/>
          <w:iCs/>
          <w:color w:val="000000"/>
          <w:sz w:val="18"/>
          <w:szCs w:val="18"/>
          <w:lang w:val="es-ES"/>
        </w:rPr>
        <w:t>.</w:t>
      </w:r>
      <w:r w:rsidRPr="00595F69">
        <w:rPr>
          <w:rFonts w:ascii="Times New Roman" w:hAnsi="Times New Roman" w:cs="Times New Roman"/>
          <w:i/>
          <w:iCs/>
          <w:color w:val="000000"/>
          <w:sz w:val="18"/>
          <w:szCs w:val="18"/>
          <w:lang w:val="es-ES"/>
        </w:rPr>
        <w:t xml:space="preserve"> </w:t>
      </w:r>
    </w:p>
    <w:p w14:paraId="50A60967" w14:textId="77777777" w:rsidR="00345992" w:rsidRPr="00345992" w:rsidRDefault="00345992" w:rsidP="00345992">
      <w:pPr>
        <w:spacing w:line="360" w:lineRule="auto"/>
        <w:jc w:val="center"/>
        <w:rPr>
          <w:rFonts w:ascii="Times New Roman" w:hAnsi="Times New Roman" w:cs="Times New Roman"/>
          <w:bCs/>
          <w:lang w:val="es-ES"/>
        </w:rPr>
      </w:pPr>
    </w:p>
    <w:p w14:paraId="33A6B334" w14:textId="611FC42E" w:rsidR="00C12D3A" w:rsidRPr="00595F69" w:rsidRDefault="00C12D3A" w:rsidP="00C12D3A">
      <w:pPr>
        <w:spacing w:line="360" w:lineRule="auto"/>
        <w:rPr>
          <w:rFonts w:ascii="Times New Roman" w:hAnsi="Times New Roman" w:cs="Times New Roman"/>
          <w:b/>
        </w:rPr>
      </w:pPr>
      <w:r w:rsidRPr="00595F69">
        <w:rPr>
          <w:rFonts w:ascii="Times New Roman" w:hAnsi="Times New Roman" w:cs="Times New Roman"/>
          <w:b/>
        </w:rPr>
        <w:t>Vínculos con la cuaternidad.</w:t>
      </w:r>
    </w:p>
    <w:p w14:paraId="346DBE86" w14:textId="749129D6" w:rsidR="00190331" w:rsidRPr="00595F69" w:rsidRDefault="00190331" w:rsidP="00301F15">
      <w:pPr>
        <w:spacing w:line="360" w:lineRule="auto"/>
        <w:rPr>
          <w:rFonts w:ascii="Times New Roman" w:hAnsi="Times New Roman" w:cs="Times New Roman"/>
          <w:bCs/>
        </w:rPr>
      </w:pPr>
      <w:r w:rsidRPr="00595F69">
        <w:rPr>
          <w:rFonts w:ascii="Times New Roman" w:hAnsi="Times New Roman" w:cs="Times New Roman"/>
          <w:bCs/>
        </w:rPr>
        <w:t>Los</w:t>
      </w:r>
      <w:r w:rsidR="00301F15" w:rsidRPr="00595F69">
        <w:rPr>
          <w:rFonts w:ascii="Times New Roman" w:hAnsi="Times New Roman" w:cs="Times New Roman"/>
          <w:bCs/>
        </w:rPr>
        <w:t xml:space="preserve"> rasgos característicos del habitar, el espacio y la espacialidad maya prehispánicos, iniciaron su transformación a partir de la colonia, donde las empresas españolas, la reducción y la congregación de la población, que estaban destinadas a la reorganización espacial para satisfacer sus intereses de dominación, causaron un gran impacto en las maneras de ser y de estar de los mayas. </w:t>
      </w:r>
      <w:r w:rsidR="009C0F90" w:rsidRPr="00595F69">
        <w:rPr>
          <w:rFonts w:ascii="Times New Roman" w:hAnsi="Times New Roman" w:cs="Times New Roman"/>
          <w:bCs/>
        </w:rPr>
        <w:t>P</w:t>
      </w:r>
      <w:r w:rsidR="00301F15" w:rsidRPr="00595F69">
        <w:rPr>
          <w:rFonts w:ascii="Times New Roman" w:hAnsi="Times New Roman" w:cs="Times New Roman"/>
          <w:bCs/>
        </w:rPr>
        <w:t>osteriormente, la modernidad occidental y lo urbano</w:t>
      </w:r>
      <w:r w:rsidR="00E91C61" w:rsidRPr="00595F69">
        <w:rPr>
          <w:rFonts w:ascii="Times New Roman" w:hAnsi="Times New Roman" w:cs="Times New Roman"/>
          <w:bCs/>
        </w:rPr>
        <w:t>,</w:t>
      </w:r>
      <w:r w:rsidR="00301F15" w:rsidRPr="00595F69">
        <w:rPr>
          <w:rFonts w:ascii="Times New Roman" w:hAnsi="Times New Roman" w:cs="Times New Roman"/>
          <w:bCs/>
        </w:rPr>
        <w:t xml:space="preserve"> fueron y siguen siendo</w:t>
      </w:r>
      <w:r w:rsidR="00E91C61" w:rsidRPr="00595F69">
        <w:rPr>
          <w:rFonts w:ascii="Times New Roman" w:hAnsi="Times New Roman" w:cs="Times New Roman"/>
          <w:bCs/>
        </w:rPr>
        <w:t>,</w:t>
      </w:r>
      <w:r w:rsidR="00301F15" w:rsidRPr="00595F69">
        <w:rPr>
          <w:rFonts w:ascii="Times New Roman" w:hAnsi="Times New Roman" w:cs="Times New Roman"/>
          <w:bCs/>
        </w:rPr>
        <w:t xml:space="preserve"> otros elementos que juegan un papel importantísimo en la configuración del habitar maya actual. </w:t>
      </w:r>
      <w:r w:rsidR="00B75275" w:rsidRPr="00595F69">
        <w:rPr>
          <w:rFonts w:ascii="Times New Roman" w:hAnsi="Times New Roman" w:cs="Times New Roman"/>
          <w:bCs/>
        </w:rPr>
        <w:t>Dichas</w:t>
      </w:r>
      <w:r w:rsidR="00301F15" w:rsidRPr="00595F69">
        <w:rPr>
          <w:rFonts w:ascii="Times New Roman" w:hAnsi="Times New Roman" w:cs="Times New Roman"/>
          <w:bCs/>
        </w:rPr>
        <w:t xml:space="preserve"> transformaciones manifiestan un alejamiento o desconexión con los elementos de la cuaternidad: la tierra, el cielo, los divinos y los mortales</w:t>
      </w:r>
      <w:r w:rsidR="009C0F90" w:rsidRPr="00595F69">
        <w:rPr>
          <w:rFonts w:ascii="Times New Roman" w:hAnsi="Times New Roman" w:cs="Times New Roman"/>
          <w:bCs/>
        </w:rPr>
        <w:t>, característicos del habitar maya prehispánico</w:t>
      </w:r>
      <w:r w:rsidR="00301F15" w:rsidRPr="00595F69">
        <w:rPr>
          <w:rFonts w:ascii="Times New Roman" w:hAnsi="Times New Roman" w:cs="Times New Roman"/>
          <w:bCs/>
        </w:rPr>
        <w:t>. Éstos pueden resumirse de la siguiente manera:</w:t>
      </w:r>
    </w:p>
    <w:p w14:paraId="4C6AF0B5" w14:textId="4BC21271" w:rsidR="00C12D3A" w:rsidRPr="00595F69" w:rsidRDefault="00190331" w:rsidP="00C12D3A">
      <w:pPr>
        <w:spacing w:line="360" w:lineRule="auto"/>
        <w:rPr>
          <w:rFonts w:ascii="Times New Roman" w:hAnsi="Times New Roman" w:cs="Times New Roman"/>
          <w:bCs/>
          <w:lang w:val="es-ES"/>
        </w:rPr>
      </w:pPr>
      <w:r w:rsidRPr="00595F69">
        <w:rPr>
          <w:rFonts w:ascii="Times New Roman" w:hAnsi="Times New Roman" w:cs="Times New Roman"/>
          <w:bCs/>
        </w:rPr>
        <w:t>E</w:t>
      </w:r>
      <w:r w:rsidR="00C12D3A" w:rsidRPr="00595F69">
        <w:rPr>
          <w:rFonts w:ascii="Times New Roman" w:hAnsi="Times New Roman" w:cs="Times New Roman"/>
          <w:bCs/>
          <w:lang w:val="es-ES"/>
        </w:rPr>
        <w:t xml:space="preserve">n </w:t>
      </w:r>
      <w:proofErr w:type="spellStart"/>
      <w:r w:rsidR="00C12D3A" w:rsidRPr="00595F69">
        <w:rPr>
          <w:rFonts w:ascii="Times New Roman" w:hAnsi="Times New Roman" w:cs="Times New Roman"/>
          <w:bCs/>
          <w:lang w:val="es-ES"/>
        </w:rPr>
        <w:t>Xcunyá</w:t>
      </w:r>
      <w:proofErr w:type="spellEnd"/>
      <w:r w:rsidR="00C12D3A" w:rsidRPr="00595F69">
        <w:rPr>
          <w:rFonts w:ascii="Times New Roman" w:hAnsi="Times New Roman" w:cs="Times New Roman"/>
          <w:bCs/>
          <w:lang w:val="es-ES"/>
        </w:rPr>
        <w:t>, la naturaleza ya no es lo que está a la mano como medio de subsistencia y como dadora de sentido de la vida; lo es la falsa idea de desarrollo y los principios del mercado, basados en el trabajo asalariado y el consumo que rigen el mundo moderno occidental y lo urbano y, por tanto, la naturaleza ha perdido su condición de lugar a partir del cual son aviados los espacios</w:t>
      </w:r>
      <w:r w:rsidR="009C0F90" w:rsidRPr="00595F69">
        <w:rPr>
          <w:rFonts w:ascii="Times New Roman" w:hAnsi="Times New Roman" w:cs="Times New Roman"/>
          <w:bCs/>
          <w:lang w:val="es-ES"/>
        </w:rPr>
        <w:t xml:space="preserve">. </w:t>
      </w:r>
      <w:r w:rsidR="001D053C" w:rsidRPr="00595F69">
        <w:rPr>
          <w:rFonts w:ascii="Times New Roman" w:hAnsi="Times New Roman" w:cs="Times New Roman"/>
          <w:bCs/>
          <w:lang w:val="es-ES"/>
        </w:rPr>
        <w:t>L</w:t>
      </w:r>
      <w:r w:rsidR="00C12D3A" w:rsidRPr="00595F69">
        <w:rPr>
          <w:rFonts w:ascii="Times New Roman" w:hAnsi="Times New Roman" w:cs="Times New Roman"/>
          <w:bCs/>
          <w:lang w:val="es-ES"/>
        </w:rPr>
        <w:t xml:space="preserve">as relaciones sociales, las normas, valores y símbolos heredados y transmitidos de generación en generación y vinculados con la percepción y </w:t>
      </w:r>
      <w:r w:rsidR="00551D70" w:rsidRPr="00595F69">
        <w:rPr>
          <w:rFonts w:ascii="Times New Roman" w:hAnsi="Times New Roman" w:cs="Times New Roman"/>
          <w:bCs/>
          <w:lang w:val="es-ES"/>
        </w:rPr>
        <w:t xml:space="preserve">el </w:t>
      </w:r>
      <w:r w:rsidR="00C12D3A" w:rsidRPr="00595F69">
        <w:rPr>
          <w:rFonts w:ascii="Times New Roman" w:hAnsi="Times New Roman" w:cs="Times New Roman"/>
          <w:bCs/>
          <w:lang w:val="es-ES"/>
        </w:rPr>
        <w:t>conocimiento de los elementos de la cuaternidad</w:t>
      </w:r>
      <w:r w:rsidR="009C0F90" w:rsidRPr="00595F69">
        <w:rPr>
          <w:rFonts w:ascii="Times New Roman" w:hAnsi="Times New Roman" w:cs="Times New Roman"/>
          <w:bCs/>
          <w:lang w:val="es-ES"/>
        </w:rPr>
        <w:t xml:space="preserve">, </w:t>
      </w:r>
      <w:r w:rsidR="00C12D3A" w:rsidRPr="00595F69">
        <w:rPr>
          <w:rFonts w:ascii="Times New Roman" w:hAnsi="Times New Roman" w:cs="Times New Roman"/>
          <w:bCs/>
          <w:lang w:val="es-ES"/>
        </w:rPr>
        <w:t xml:space="preserve">se comparten de manera fragmentada, sin embargo, en la familia, no se ha perdido del todo la idea del habitar gregario, de ayuda mutua y buscando el bien común. </w:t>
      </w:r>
    </w:p>
    <w:p w14:paraId="454FE598" w14:textId="4B39D92A" w:rsidR="00C12D3A" w:rsidRPr="00595F69" w:rsidRDefault="00301F15" w:rsidP="00C12D3A">
      <w:pPr>
        <w:spacing w:line="360" w:lineRule="auto"/>
        <w:rPr>
          <w:rFonts w:ascii="Times New Roman" w:hAnsi="Times New Roman" w:cs="Times New Roman"/>
          <w:bCs/>
          <w:lang w:val="es-ES"/>
        </w:rPr>
      </w:pPr>
      <w:r w:rsidRPr="00595F69">
        <w:rPr>
          <w:rFonts w:ascii="Times New Roman" w:hAnsi="Times New Roman" w:cs="Times New Roman"/>
          <w:bCs/>
          <w:lang w:val="es-ES"/>
        </w:rPr>
        <w:t>Por otro lado, s</w:t>
      </w:r>
      <w:r w:rsidR="00C12D3A" w:rsidRPr="00595F69">
        <w:rPr>
          <w:rFonts w:ascii="Times New Roman" w:hAnsi="Times New Roman" w:cs="Times New Roman"/>
          <w:bCs/>
          <w:lang w:val="es-ES"/>
        </w:rPr>
        <w:t>e ha producido una desvinculación paulatina y en ocasiones, incluso una ruptura con:</w:t>
      </w:r>
      <w:r w:rsidR="009C0F90" w:rsidRPr="00595F69">
        <w:rPr>
          <w:rFonts w:ascii="Times New Roman" w:hAnsi="Times New Roman" w:cs="Times New Roman"/>
          <w:bCs/>
          <w:lang w:val="es-ES"/>
        </w:rPr>
        <w:t xml:space="preserve"> a) </w:t>
      </w:r>
      <w:r w:rsidR="00C12D3A" w:rsidRPr="00595F69">
        <w:rPr>
          <w:rFonts w:ascii="Times New Roman" w:hAnsi="Times New Roman" w:cs="Times New Roman"/>
          <w:bCs/>
          <w:lang w:val="es-ES"/>
        </w:rPr>
        <w:t>los seres animados e inanimados que habitan la tierra y con los cuales se comparte el mundo</w:t>
      </w:r>
      <w:r w:rsidR="009C0F90" w:rsidRPr="00595F69">
        <w:rPr>
          <w:rFonts w:ascii="Times New Roman" w:hAnsi="Times New Roman" w:cs="Times New Roman"/>
          <w:bCs/>
          <w:lang w:val="es-ES"/>
        </w:rPr>
        <w:t>; b)</w:t>
      </w:r>
      <w:r w:rsidR="00C12D3A" w:rsidRPr="00595F69">
        <w:rPr>
          <w:rFonts w:ascii="Times New Roman" w:hAnsi="Times New Roman" w:cs="Times New Roman"/>
          <w:bCs/>
          <w:lang w:val="es-ES"/>
        </w:rPr>
        <w:t xml:space="preserve"> </w:t>
      </w:r>
      <w:r w:rsidR="009C0F90" w:rsidRPr="00595F69">
        <w:rPr>
          <w:rFonts w:ascii="Times New Roman" w:hAnsi="Times New Roman" w:cs="Times New Roman"/>
          <w:bCs/>
          <w:lang w:val="es-ES"/>
        </w:rPr>
        <w:t>l</w:t>
      </w:r>
      <w:r w:rsidR="00C12D3A" w:rsidRPr="00595F69">
        <w:rPr>
          <w:rFonts w:ascii="Times New Roman" w:hAnsi="Times New Roman" w:cs="Times New Roman"/>
          <w:bCs/>
          <w:lang w:val="es-ES"/>
        </w:rPr>
        <w:t xml:space="preserve">os ciclos </w:t>
      </w:r>
      <w:r w:rsidR="00C12D3A" w:rsidRPr="00595F69">
        <w:rPr>
          <w:rFonts w:ascii="Times New Roman" w:hAnsi="Times New Roman" w:cs="Times New Roman"/>
          <w:bCs/>
          <w:lang w:val="es-ES"/>
        </w:rPr>
        <w:lastRenderedPageBreak/>
        <w:t>temporales definidores de los ritmos y rutinas regidos por el cielo y la trayectoria de los astros</w:t>
      </w:r>
      <w:r w:rsidR="009C0F90" w:rsidRPr="00595F69">
        <w:rPr>
          <w:rFonts w:ascii="Times New Roman" w:hAnsi="Times New Roman" w:cs="Times New Roman"/>
          <w:bCs/>
          <w:lang w:val="es-ES"/>
        </w:rPr>
        <w:t xml:space="preserve"> y c)</w:t>
      </w:r>
      <w:r w:rsidR="00C12D3A" w:rsidRPr="00595F69">
        <w:rPr>
          <w:rFonts w:ascii="Times New Roman" w:hAnsi="Times New Roman" w:cs="Times New Roman"/>
          <w:bCs/>
          <w:lang w:val="es-ES"/>
        </w:rPr>
        <w:t xml:space="preserve"> la concepción de lo que es sagrado y divino, sus nexos con la naturaleza y sus manifestaciones en los ritos y los mitos</w:t>
      </w:r>
      <w:r w:rsidRPr="00595F69">
        <w:rPr>
          <w:rFonts w:ascii="Times New Roman" w:hAnsi="Times New Roman" w:cs="Times New Roman"/>
          <w:bCs/>
          <w:lang w:val="es-ES"/>
        </w:rPr>
        <w:t>.</w:t>
      </w:r>
    </w:p>
    <w:p w14:paraId="6E262AA6" w14:textId="48A9B63F" w:rsidR="00C12D3A" w:rsidRPr="00595F69" w:rsidRDefault="00C12D3A" w:rsidP="00C12D3A">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301F15" w:rsidRPr="00595F69">
        <w:rPr>
          <w:rFonts w:ascii="Times New Roman" w:hAnsi="Times New Roman" w:cs="Times New Roman"/>
          <w:bCs/>
          <w:lang w:val="es-ES"/>
        </w:rPr>
        <w:t>s</w:t>
      </w:r>
      <w:r w:rsidRPr="00595F69">
        <w:rPr>
          <w:rFonts w:ascii="Times New Roman" w:hAnsi="Times New Roman" w:cs="Times New Roman"/>
          <w:bCs/>
          <w:lang w:val="es-ES"/>
        </w:rPr>
        <w:t xml:space="preserve">i bien no puede hablarse de una homogeneidad total en las construcciones, los lugares y los espacios, éstos siguen anclados a la naturaleza y al sentido de comunidad, lugares desde donde se construye su habitar cotidiano y a partir de los cuales se avían los espacios. </w:t>
      </w:r>
    </w:p>
    <w:p w14:paraId="6AE4C0CE" w14:textId="721E0645" w:rsidR="00C12D3A" w:rsidRPr="00595F69" w:rsidRDefault="00C12D3A" w:rsidP="00C12D3A">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su habitar pueden reconocerse: </w:t>
      </w:r>
      <w:r w:rsidR="009C0F90" w:rsidRPr="00595F69">
        <w:rPr>
          <w:rFonts w:ascii="Times New Roman" w:hAnsi="Times New Roman" w:cs="Times New Roman"/>
          <w:bCs/>
          <w:lang w:val="es-ES"/>
        </w:rPr>
        <w:t xml:space="preserve">a) </w:t>
      </w:r>
      <w:r w:rsidRPr="00595F69">
        <w:rPr>
          <w:rFonts w:ascii="Times New Roman" w:hAnsi="Times New Roman" w:cs="Times New Roman"/>
          <w:bCs/>
          <w:lang w:val="es-ES"/>
        </w:rPr>
        <w:t>la relación que sus actividades y la manera de realizarlas guardan con la tierra</w:t>
      </w:r>
      <w:r w:rsidR="009C0F90" w:rsidRPr="00595F69">
        <w:rPr>
          <w:rFonts w:ascii="Times New Roman" w:hAnsi="Times New Roman" w:cs="Times New Roman"/>
          <w:bCs/>
          <w:lang w:val="es-ES"/>
        </w:rPr>
        <w:t xml:space="preserve">; b) </w:t>
      </w:r>
      <w:r w:rsidRPr="00595F69">
        <w:rPr>
          <w:rFonts w:ascii="Times New Roman" w:hAnsi="Times New Roman" w:cs="Times New Roman"/>
          <w:bCs/>
          <w:lang w:val="es-ES"/>
        </w:rPr>
        <w:t>el vínculo de sus rutinas y ritos con la temporalidad que marcan la bóveda celeste y sus elementos</w:t>
      </w:r>
      <w:r w:rsidR="009C0F90" w:rsidRPr="00595F69">
        <w:rPr>
          <w:rFonts w:ascii="Times New Roman" w:hAnsi="Times New Roman" w:cs="Times New Roman"/>
          <w:bCs/>
          <w:lang w:val="es-ES"/>
        </w:rPr>
        <w:t xml:space="preserve">; c) </w:t>
      </w:r>
      <w:r w:rsidRPr="00595F69">
        <w:rPr>
          <w:rFonts w:ascii="Times New Roman" w:hAnsi="Times New Roman" w:cs="Times New Roman"/>
          <w:bCs/>
          <w:lang w:val="es-ES"/>
        </w:rPr>
        <w:t>la manera como lo sagrado y lo divino se entremezclan con lo natural y la cotidianidad ritual y mítica</w:t>
      </w:r>
      <w:r w:rsidR="009C0F90" w:rsidRPr="00595F69">
        <w:rPr>
          <w:rFonts w:ascii="Times New Roman" w:hAnsi="Times New Roman" w:cs="Times New Roman"/>
          <w:bCs/>
          <w:lang w:val="es-ES"/>
        </w:rPr>
        <w:t xml:space="preserve"> y d) </w:t>
      </w:r>
      <w:r w:rsidRPr="00595F69">
        <w:rPr>
          <w:rFonts w:ascii="Times New Roman" w:hAnsi="Times New Roman" w:cs="Times New Roman"/>
          <w:bCs/>
          <w:lang w:val="es-ES"/>
        </w:rPr>
        <w:t>a la familia y a la comunidad, como centro que dota de sentido a la vida, factores que establecen maneras de ser y de estar tradicionales mayas</w:t>
      </w:r>
      <w:r w:rsidR="009C0F90" w:rsidRPr="00595F69">
        <w:rPr>
          <w:rFonts w:ascii="Times New Roman" w:hAnsi="Times New Roman" w:cs="Times New Roman"/>
          <w:bCs/>
          <w:lang w:val="es-ES"/>
        </w:rPr>
        <w:t>.</w:t>
      </w:r>
    </w:p>
    <w:p w14:paraId="7E951BB1" w14:textId="77777777" w:rsidR="00860ACD" w:rsidRPr="00595F69" w:rsidRDefault="00860ACD" w:rsidP="00C12D3A">
      <w:pPr>
        <w:spacing w:line="360" w:lineRule="auto"/>
        <w:rPr>
          <w:rFonts w:ascii="Times New Roman" w:hAnsi="Times New Roman" w:cs="Times New Roman"/>
          <w:b/>
        </w:rPr>
      </w:pPr>
    </w:p>
    <w:p w14:paraId="15A0EA1C" w14:textId="23E444F4" w:rsidR="00C12D3A" w:rsidRPr="00595F69" w:rsidRDefault="004A24BC" w:rsidP="00C12D3A">
      <w:pPr>
        <w:spacing w:line="360" w:lineRule="auto"/>
        <w:rPr>
          <w:rFonts w:ascii="Times New Roman" w:hAnsi="Times New Roman" w:cs="Times New Roman"/>
          <w:b/>
        </w:rPr>
      </w:pPr>
      <w:r w:rsidRPr="00595F69">
        <w:rPr>
          <w:rFonts w:ascii="Times New Roman" w:hAnsi="Times New Roman" w:cs="Times New Roman"/>
          <w:b/>
        </w:rPr>
        <w:t>Conclusión</w:t>
      </w:r>
      <w:r w:rsidR="00C12D3A" w:rsidRPr="00595F69">
        <w:rPr>
          <w:rFonts w:ascii="Times New Roman" w:hAnsi="Times New Roman" w:cs="Times New Roman"/>
          <w:b/>
        </w:rPr>
        <w:t>.</w:t>
      </w:r>
    </w:p>
    <w:p w14:paraId="415B1729" w14:textId="50929FE5" w:rsidR="00C12D3A" w:rsidRPr="00595F69" w:rsidRDefault="004A24BC" w:rsidP="004A24BC">
      <w:pPr>
        <w:spacing w:line="360" w:lineRule="auto"/>
        <w:rPr>
          <w:rFonts w:ascii="Times New Roman" w:hAnsi="Times New Roman" w:cs="Times New Roman"/>
          <w:bCs/>
        </w:rPr>
      </w:pPr>
      <w:r w:rsidRPr="00595F69">
        <w:rPr>
          <w:rFonts w:ascii="Times New Roman" w:hAnsi="Times New Roman" w:cs="Times New Roman"/>
          <w:bCs/>
        </w:rPr>
        <w:t>A través de lo anteriormente expuesto se muestra que e</w:t>
      </w:r>
      <w:r w:rsidR="00C12D3A" w:rsidRPr="00595F69">
        <w:rPr>
          <w:rFonts w:ascii="Times New Roman" w:hAnsi="Times New Roman" w:cs="Times New Roman"/>
          <w:bCs/>
        </w:rPr>
        <w:t xml:space="preserve">n Xcunyá, </w:t>
      </w:r>
      <w:r w:rsidRPr="00595F69">
        <w:rPr>
          <w:rFonts w:ascii="Times New Roman" w:hAnsi="Times New Roman" w:cs="Times New Roman"/>
          <w:bCs/>
        </w:rPr>
        <w:t>las relaciones entre las construcciones y los modos de habitar m</w:t>
      </w:r>
      <w:r w:rsidR="00C12D3A" w:rsidRPr="00595F69">
        <w:rPr>
          <w:rFonts w:ascii="Times New Roman" w:hAnsi="Times New Roman" w:cs="Times New Roman"/>
          <w:bCs/>
        </w:rPr>
        <w:t>anifiestan</w:t>
      </w:r>
      <w:r w:rsidRPr="00595F69">
        <w:rPr>
          <w:rFonts w:ascii="Times New Roman" w:hAnsi="Times New Roman" w:cs="Times New Roman"/>
          <w:bCs/>
        </w:rPr>
        <w:t xml:space="preserve"> </w:t>
      </w:r>
      <w:r w:rsidR="00C12D3A" w:rsidRPr="00595F69">
        <w:rPr>
          <w:rFonts w:ascii="Times New Roman" w:hAnsi="Times New Roman" w:cs="Times New Roman"/>
          <w:bCs/>
        </w:rPr>
        <w:t>el peso que ha tenido, la condición social de ser indígena, asignada históricamente desde la colonia</w:t>
      </w:r>
      <w:r w:rsidRPr="00595F69">
        <w:rPr>
          <w:rFonts w:ascii="Times New Roman" w:hAnsi="Times New Roman" w:cs="Times New Roman"/>
          <w:bCs/>
        </w:rPr>
        <w:t>; ya que, dichos vínculos, o</w:t>
      </w:r>
      <w:r w:rsidR="00C12D3A" w:rsidRPr="00595F69">
        <w:rPr>
          <w:rFonts w:ascii="Times New Roman" w:hAnsi="Times New Roman" w:cs="Times New Roman"/>
          <w:bCs/>
        </w:rPr>
        <w:t>peran basados en la cultura del servilismo y el desarrollo de la capacidad de adaptación a situaciones difíciles, que hacen a sus habitantes susceptibles a la apropiación de elementos ajenos en busca de mejores condiciones,</w:t>
      </w:r>
      <w:r w:rsidRPr="00595F69">
        <w:rPr>
          <w:rFonts w:ascii="Times New Roman" w:hAnsi="Times New Roman" w:cs="Times New Roman"/>
          <w:bCs/>
        </w:rPr>
        <w:t xml:space="preserve"> por tanto, </w:t>
      </w:r>
      <w:r w:rsidR="004B0E15" w:rsidRPr="00595F69">
        <w:rPr>
          <w:rFonts w:ascii="Times New Roman" w:hAnsi="Times New Roman" w:cs="Times New Roman"/>
          <w:bCs/>
        </w:rPr>
        <w:t xml:space="preserve">el habitar </w:t>
      </w:r>
      <w:r w:rsidRPr="00595F69">
        <w:rPr>
          <w:rFonts w:ascii="Times New Roman" w:hAnsi="Times New Roman" w:cs="Times New Roman"/>
          <w:bCs/>
        </w:rPr>
        <w:t>s</w:t>
      </w:r>
      <w:r w:rsidR="00C12D3A" w:rsidRPr="00595F69">
        <w:rPr>
          <w:rFonts w:ascii="Times New Roman" w:hAnsi="Times New Roman" w:cs="Times New Roman"/>
          <w:bCs/>
        </w:rPr>
        <w:t xml:space="preserve">e acerca a las ideas, maneras, patrones y características de la cultura occidental, donde priva el individualismo y la racionalidad que llevan a: </w:t>
      </w:r>
      <w:r w:rsidRPr="00595F69">
        <w:rPr>
          <w:rFonts w:ascii="Times New Roman" w:hAnsi="Times New Roman" w:cs="Times New Roman"/>
          <w:bCs/>
        </w:rPr>
        <w:t xml:space="preserve">a) </w:t>
      </w:r>
      <w:r w:rsidR="00C12D3A" w:rsidRPr="00595F69">
        <w:rPr>
          <w:rFonts w:ascii="Times New Roman" w:hAnsi="Times New Roman" w:cs="Times New Roman"/>
          <w:bCs/>
        </w:rPr>
        <w:t>el abandono de los valores, las instituciones y las costumbres tradicionales</w:t>
      </w:r>
      <w:r w:rsidRPr="00595F69">
        <w:rPr>
          <w:rFonts w:ascii="Times New Roman" w:hAnsi="Times New Roman" w:cs="Times New Roman"/>
          <w:bCs/>
        </w:rPr>
        <w:t xml:space="preserve">: b) </w:t>
      </w:r>
      <w:r w:rsidR="00C12D3A" w:rsidRPr="00595F69">
        <w:rPr>
          <w:rFonts w:ascii="Times New Roman" w:hAnsi="Times New Roman" w:cs="Times New Roman"/>
          <w:bCs/>
        </w:rPr>
        <w:t>la existencia de grupos autónomos que no se basan en las relaciones de sangre o matrimoniales y que deriva en un pluralismo de estilos de vida, más que en una real consciencia de comunidad</w:t>
      </w:r>
      <w:r w:rsidRPr="00595F69">
        <w:rPr>
          <w:rFonts w:ascii="Times New Roman" w:hAnsi="Times New Roman" w:cs="Times New Roman"/>
          <w:bCs/>
        </w:rPr>
        <w:t xml:space="preserve">; c) </w:t>
      </w:r>
      <w:r w:rsidR="00C12D3A" w:rsidRPr="00595F69">
        <w:rPr>
          <w:rFonts w:ascii="Times New Roman" w:hAnsi="Times New Roman" w:cs="Times New Roman"/>
          <w:bCs/>
        </w:rPr>
        <w:t>el desestimo, en términos comunitarios pero no en el ámbito familiar, de la búsqueda del bien común y el compartir, característicos de sociedades gregarias</w:t>
      </w:r>
      <w:r w:rsidR="00E6750F" w:rsidRPr="00595F69">
        <w:rPr>
          <w:rFonts w:ascii="Times New Roman" w:hAnsi="Times New Roman" w:cs="Times New Roman"/>
          <w:bCs/>
        </w:rPr>
        <w:t xml:space="preserve"> y</w:t>
      </w:r>
      <w:r w:rsidRPr="00595F69">
        <w:rPr>
          <w:rFonts w:ascii="Times New Roman" w:hAnsi="Times New Roman" w:cs="Times New Roman"/>
          <w:bCs/>
        </w:rPr>
        <w:t>; d) s</w:t>
      </w:r>
      <w:r w:rsidR="00C12D3A" w:rsidRPr="00595F69">
        <w:rPr>
          <w:rFonts w:ascii="Times New Roman" w:hAnsi="Times New Roman" w:cs="Times New Roman"/>
          <w:bCs/>
        </w:rPr>
        <w:t>e aproximan a la modernidad, que implica entre otras cosas</w:t>
      </w:r>
      <w:r w:rsidR="00E91C61" w:rsidRPr="00595F69">
        <w:rPr>
          <w:rFonts w:ascii="Times New Roman" w:hAnsi="Times New Roman" w:cs="Times New Roman"/>
          <w:bCs/>
        </w:rPr>
        <w:t>,</w:t>
      </w:r>
      <w:r w:rsidR="00C12D3A" w:rsidRPr="00595F69">
        <w:rPr>
          <w:rFonts w:ascii="Times New Roman" w:hAnsi="Times New Roman" w:cs="Times New Roman"/>
          <w:bCs/>
        </w:rPr>
        <w:t xml:space="preserve"> industrialización, urbanización, educación y movilización social, a través de un desarraigo de lo tradicional </w:t>
      </w:r>
      <w:r w:rsidRPr="00595F69">
        <w:rPr>
          <w:rFonts w:ascii="Times New Roman" w:hAnsi="Times New Roman" w:cs="Times New Roman"/>
          <w:bCs/>
        </w:rPr>
        <w:t>que los lleva</w:t>
      </w:r>
      <w:r w:rsidR="00C12D3A" w:rsidRPr="00595F69">
        <w:rPr>
          <w:rFonts w:ascii="Times New Roman" w:hAnsi="Times New Roman" w:cs="Times New Roman"/>
          <w:bCs/>
        </w:rPr>
        <w:t xml:space="preserve"> al reemplazo de lo maya y lo rural, por modelos urbanos</w:t>
      </w:r>
      <w:r w:rsidR="00E91C61" w:rsidRPr="00595F69">
        <w:rPr>
          <w:rFonts w:ascii="Times New Roman" w:hAnsi="Times New Roman" w:cs="Times New Roman"/>
          <w:bCs/>
        </w:rPr>
        <w:t>.</w:t>
      </w:r>
    </w:p>
    <w:p w14:paraId="5AAB63C5" w14:textId="7493B8EF" w:rsidR="009B5ACA" w:rsidRPr="00595F69" w:rsidRDefault="00C12D3A" w:rsidP="00E6750F">
      <w:pPr>
        <w:spacing w:line="360" w:lineRule="auto"/>
        <w:rPr>
          <w:rFonts w:ascii="Times New Roman" w:hAnsi="Times New Roman" w:cs="Times New Roman"/>
          <w:bCs/>
          <w:lang w:val="es-ES"/>
        </w:rPr>
      </w:pPr>
      <w:r w:rsidRPr="00595F69">
        <w:rPr>
          <w:rFonts w:ascii="Times New Roman" w:hAnsi="Times New Roman" w:cs="Times New Roman"/>
          <w:bCs/>
          <w:lang w:val="es-ES"/>
        </w:rPr>
        <w:t xml:space="preserve">En </w:t>
      </w:r>
      <w:proofErr w:type="spellStart"/>
      <w:r w:rsidRPr="00595F69">
        <w:rPr>
          <w:rFonts w:ascii="Times New Roman" w:hAnsi="Times New Roman" w:cs="Times New Roman"/>
          <w:bCs/>
          <w:lang w:val="es-ES"/>
        </w:rPr>
        <w:t>Xocén</w:t>
      </w:r>
      <w:proofErr w:type="spellEnd"/>
      <w:r w:rsidRPr="00595F69">
        <w:rPr>
          <w:rFonts w:ascii="Times New Roman" w:hAnsi="Times New Roman" w:cs="Times New Roman"/>
          <w:bCs/>
          <w:lang w:val="es-ES"/>
        </w:rPr>
        <w:t xml:space="preserve">, </w:t>
      </w:r>
      <w:r w:rsidR="004A24BC" w:rsidRPr="00595F69">
        <w:rPr>
          <w:rFonts w:ascii="Times New Roman" w:hAnsi="Times New Roman" w:cs="Times New Roman"/>
          <w:bCs/>
          <w:lang w:val="es-ES"/>
        </w:rPr>
        <w:t>dicho</w:t>
      </w:r>
      <w:r w:rsidR="004B0E15" w:rsidRPr="00595F69">
        <w:rPr>
          <w:rFonts w:ascii="Times New Roman" w:hAnsi="Times New Roman" w:cs="Times New Roman"/>
          <w:bCs/>
          <w:lang w:val="es-ES"/>
        </w:rPr>
        <w:t>s</w:t>
      </w:r>
      <w:r w:rsidR="004A24BC" w:rsidRPr="00595F69">
        <w:rPr>
          <w:rFonts w:ascii="Times New Roman" w:hAnsi="Times New Roman" w:cs="Times New Roman"/>
          <w:bCs/>
          <w:lang w:val="es-ES"/>
        </w:rPr>
        <w:t xml:space="preserve"> vínculos p</w:t>
      </w:r>
      <w:r w:rsidRPr="00595F69">
        <w:rPr>
          <w:rFonts w:ascii="Times New Roman" w:hAnsi="Times New Roman" w:cs="Times New Roman"/>
          <w:bCs/>
          <w:lang w:val="es-ES"/>
        </w:rPr>
        <w:t>arecen estar determinados, por la condición y orgullo de ser herederos de una cultura ancestral, que ha forjado una identidad particular y que manifiesta un gran arraigo con el suelo natal, las costumbres, creencias y tradiciones</w:t>
      </w:r>
      <w:r w:rsidR="004A24BC" w:rsidRPr="00595F69">
        <w:rPr>
          <w:rFonts w:ascii="Times New Roman" w:hAnsi="Times New Roman" w:cs="Times New Roman"/>
          <w:bCs/>
          <w:lang w:val="es-ES"/>
        </w:rPr>
        <w:t>; por tanto, o</w:t>
      </w:r>
      <w:r w:rsidRPr="00595F69">
        <w:rPr>
          <w:rFonts w:ascii="Times New Roman" w:hAnsi="Times New Roman" w:cs="Times New Roman"/>
          <w:bCs/>
          <w:lang w:val="es-ES"/>
        </w:rPr>
        <w:t>peran bajo un sistema que privilegia lo tradicional, esto permite en el territorio de lo cotidiano, tener la posibilidad de tomar decisiones dirigidas activamente a la creación de nuevas maneras de habitar guiadas por los valores, las instituciones y las costumbres propios de su identidad maya, por tanto:</w:t>
      </w:r>
      <w:r w:rsidR="00E6750F" w:rsidRPr="00595F69">
        <w:rPr>
          <w:rFonts w:ascii="Times New Roman" w:hAnsi="Times New Roman" w:cs="Times New Roman"/>
          <w:bCs/>
          <w:lang w:val="es-ES"/>
        </w:rPr>
        <w:t xml:space="preserve"> a) </w:t>
      </w:r>
      <w:r w:rsidRPr="00595F69">
        <w:rPr>
          <w:rFonts w:ascii="Times New Roman" w:hAnsi="Times New Roman" w:cs="Times New Roman"/>
          <w:bCs/>
          <w:lang w:val="es-ES"/>
        </w:rPr>
        <w:t>existe una propensión menor a la adquisición de modelos culturales ajenos</w:t>
      </w:r>
      <w:r w:rsidR="00E6750F" w:rsidRPr="00595F69">
        <w:rPr>
          <w:rFonts w:ascii="Times New Roman" w:hAnsi="Times New Roman" w:cs="Times New Roman"/>
          <w:bCs/>
          <w:lang w:val="es-ES"/>
        </w:rPr>
        <w:t xml:space="preserve">; b) </w:t>
      </w:r>
      <w:r w:rsidRPr="00595F69">
        <w:rPr>
          <w:rFonts w:ascii="Times New Roman" w:hAnsi="Times New Roman" w:cs="Times New Roman"/>
          <w:bCs/>
          <w:lang w:val="es-ES"/>
        </w:rPr>
        <w:t>existe un grado menor de penetración de la modernidad occidental</w:t>
      </w:r>
      <w:r w:rsidR="004B0E15" w:rsidRPr="00595F69">
        <w:rPr>
          <w:rFonts w:ascii="Times New Roman" w:hAnsi="Times New Roman" w:cs="Times New Roman"/>
          <w:bCs/>
          <w:lang w:val="es-ES"/>
        </w:rPr>
        <w:t xml:space="preserve">; c) </w:t>
      </w:r>
      <w:r w:rsidRPr="00595F69">
        <w:rPr>
          <w:rFonts w:ascii="Times New Roman" w:hAnsi="Times New Roman" w:cs="Times New Roman"/>
          <w:bCs/>
          <w:lang w:val="es-ES"/>
        </w:rPr>
        <w:t>se construye todavía desde el habitar y se piensa para el habitar</w:t>
      </w:r>
      <w:r w:rsidR="00E6750F" w:rsidRPr="00595F69">
        <w:rPr>
          <w:rFonts w:ascii="Times New Roman" w:hAnsi="Times New Roman" w:cs="Times New Roman"/>
          <w:bCs/>
          <w:lang w:val="es-ES"/>
        </w:rPr>
        <w:t xml:space="preserve">; </w:t>
      </w:r>
      <w:r w:rsidR="004B0E15" w:rsidRPr="00595F69">
        <w:rPr>
          <w:rFonts w:ascii="Times New Roman" w:hAnsi="Times New Roman" w:cs="Times New Roman"/>
          <w:bCs/>
          <w:lang w:val="es-ES"/>
        </w:rPr>
        <w:t>d</w:t>
      </w:r>
      <w:r w:rsidR="00E6750F" w:rsidRPr="00595F69">
        <w:rPr>
          <w:rFonts w:ascii="Times New Roman" w:hAnsi="Times New Roman" w:cs="Times New Roman"/>
          <w:bCs/>
          <w:lang w:val="es-ES"/>
        </w:rPr>
        <w:t>)</w:t>
      </w:r>
      <w:r w:rsidRPr="00595F69">
        <w:rPr>
          <w:rFonts w:ascii="Times New Roman" w:hAnsi="Times New Roman" w:cs="Times New Roman"/>
          <w:bCs/>
          <w:lang w:val="es-ES"/>
        </w:rPr>
        <w:t xml:space="preserve"> apropiación de ideas, maneras, patrones y características de la modernidad occidental requiere, en muchas ocasiones, de un proceso comunitario de valoración de sus bondades</w:t>
      </w:r>
      <w:r w:rsidR="00E6750F" w:rsidRPr="00595F69">
        <w:rPr>
          <w:rFonts w:ascii="Times New Roman" w:hAnsi="Times New Roman" w:cs="Times New Roman"/>
          <w:bCs/>
          <w:lang w:val="es-ES"/>
        </w:rPr>
        <w:t xml:space="preserve">; </w:t>
      </w:r>
      <w:r w:rsidR="004B0E15" w:rsidRPr="00595F69">
        <w:rPr>
          <w:rFonts w:ascii="Times New Roman" w:hAnsi="Times New Roman" w:cs="Times New Roman"/>
          <w:bCs/>
          <w:lang w:val="es-ES"/>
        </w:rPr>
        <w:t>e</w:t>
      </w:r>
      <w:r w:rsidR="00E6750F" w:rsidRPr="00595F69">
        <w:rPr>
          <w:rFonts w:ascii="Times New Roman" w:hAnsi="Times New Roman" w:cs="Times New Roman"/>
          <w:bCs/>
          <w:lang w:val="es-ES"/>
        </w:rPr>
        <w:t>) se fundan</w:t>
      </w:r>
      <w:r w:rsidRPr="00595F69">
        <w:rPr>
          <w:rFonts w:ascii="Times New Roman" w:hAnsi="Times New Roman" w:cs="Times New Roman"/>
          <w:bCs/>
          <w:lang w:val="es-ES"/>
        </w:rPr>
        <w:t xml:space="preserve"> todavía en buena medida en la naturaleza y los elementos de la Cuaternidad</w:t>
      </w:r>
      <w:r w:rsidR="00E6750F" w:rsidRPr="00595F69">
        <w:rPr>
          <w:rFonts w:ascii="Times New Roman" w:hAnsi="Times New Roman" w:cs="Times New Roman"/>
          <w:bCs/>
          <w:lang w:val="es-ES"/>
        </w:rPr>
        <w:t xml:space="preserve"> y </w:t>
      </w:r>
      <w:r w:rsidR="004B0E15" w:rsidRPr="00595F69">
        <w:rPr>
          <w:rFonts w:ascii="Times New Roman" w:hAnsi="Times New Roman" w:cs="Times New Roman"/>
          <w:bCs/>
          <w:lang w:val="es-ES"/>
        </w:rPr>
        <w:t>f</w:t>
      </w:r>
      <w:r w:rsidR="00E6750F" w:rsidRPr="00595F69">
        <w:rPr>
          <w:rFonts w:ascii="Times New Roman" w:hAnsi="Times New Roman" w:cs="Times New Roman"/>
          <w:bCs/>
          <w:lang w:val="es-ES"/>
        </w:rPr>
        <w:t>) están l</w:t>
      </w:r>
      <w:r w:rsidRPr="00595F69">
        <w:rPr>
          <w:rFonts w:ascii="Times New Roman" w:hAnsi="Times New Roman" w:cs="Times New Roman"/>
          <w:bCs/>
          <w:lang w:val="es-ES"/>
        </w:rPr>
        <w:t xml:space="preserve">igados al habitar rural que le permiten a buena parte de la población continuar con una economía </w:t>
      </w:r>
      <w:r w:rsidRPr="00595F69">
        <w:rPr>
          <w:rFonts w:ascii="Times New Roman" w:hAnsi="Times New Roman" w:cs="Times New Roman"/>
          <w:bCs/>
          <w:lang w:val="es-ES"/>
        </w:rPr>
        <w:lastRenderedPageBreak/>
        <w:t xml:space="preserve">basada en la naturaleza: autoproducción y autoconsumo, aumentando la permanencia de grupos completos, como el femenino, en la comunidad. </w:t>
      </w:r>
    </w:p>
    <w:p w14:paraId="6128748F" w14:textId="58F059D7" w:rsidR="008E7195" w:rsidRDefault="008E7195" w:rsidP="00130E76">
      <w:pPr>
        <w:spacing w:line="360" w:lineRule="auto"/>
        <w:rPr>
          <w:rFonts w:ascii="Times New Roman" w:hAnsi="Times New Roman" w:cs="Times New Roman"/>
          <w:bCs/>
        </w:rPr>
      </w:pPr>
      <w:r>
        <w:rPr>
          <w:rFonts w:ascii="Times New Roman" w:hAnsi="Times New Roman" w:cs="Times New Roman"/>
          <w:bCs/>
          <w:noProof/>
        </w:rPr>
        <w:drawing>
          <wp:anchor distT="0" distB="0" distL="114300" distR="114300" simplePos="0" relativeHeight="251677696" behindDoc="0" locked="0" layoutInCell="1" allowOverlap="1" wp14:anchorId="10DF507B" wp14:editId="74616F1B">
            <wp:simplePos x="0" y="0"/>
            <wp:positionH relativeFrom="column">
              <wp:posOffset>293643</wp:posOffset>
            </wp:positionH>
            <wp:positionV relativeFrom="paragraph">
              <wp:posOffset>1665968</wp:posOffset>
            </wp:positionV>
            <wp:extent cx="5698490" cy="2256155"/>
            <wp:effectExtent l="0" t="0" r="3810" b="4445"/>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98490" cy="2256155"/>
                    </a:xfrm>
                    <a:prstGeom prst="rect">
                      <a:avLst/>
                    </a:prstGeom>
                  </pic:spPr>
                </pic:pic>
              </a:graphicData>
            </a:graphic>
            <wp14:sizeRelH relativeFrom="page">
              <wp14:pctWidth>0</wp14:pctWidth>
            </wp14:sizeRelH>
            <wp14:sizeRelV relativeFrom="page">
              <wp14:pctHeight>0</wp14:pctHeight>
            </wp14:sizeRelV>
          </wp:anchor>
        </w:drawing>
      </w:r>
      <w:r w:rsidR="007F6DA5" w:rsidRPr="00595F69">
        <w:rPr>
          <w:rFonts w:ascii="Times New Roman" w:hAnsi="Times New Roman" w:cs="Times New Roman"/>
          <w:bCs/>
        </w:rPr>
        <w:t xml:space="preserve">Por tanto, las relaciones humano-naturaleza-cultura y humano-otros humanos, han variado a lo largo del tiempo y en función de aspectos históricos y contextuales, </w:t>
      </w:r>
      <w:r w:rsidR="00551D70" w:rsidRPr="00595F69">
        <w:rPr>
          <w:rFonts w:ascii="Times New Roman" w:hAnsi="Times New Roman" w:cs="Times New Roman"/>
          <w:bCs/>
        </w:rPr>
        <w:t>de tal manera que</w:t>
      </w:r>
      <w:r w:rsidR="007F6DA5" w:rsidRPr="00595F69">
        <w:rPr>
          <w:rFonts w:ascii="Times New Roman" w:hAnsi="Times New Roman" w:cs="Times New Roman"/>
          <w:bCs/>
        </w:rPr>
        <w:t>, la raíz cultural maya ha derivado en una infinidad de estadios permanencias-cambios en el habitar</w:t>
      </w:r>
      <w:r w:rsidR="00E91C61" w:rsidRPr="00595F69">
        <w:rPr>
          <w:rFonts w:ascii="Times New Roman" w:hAnsi="Times New Roman" w:cs="Times New Roman"/>
          <w:bCs/>
        </w:rPr>
        <w:t>,</w:t>
      </w:r>
      <w:r w:rsidR="007F6DA5" w:rsidRPr="00595F69">
        <w:rPr>
          <w:rFonts w:ascii="Times New Roman" w:hAnsi="Times New Roman" w:cs="Times New Roman"/>
          <w:bCs/>
        </w:rPr>
        <w:t xml:space="preserve"> al interior de los poblados y entre unos y otros forjando, por un lado, una forma de ser y de estar basada en el orgullo de pertenecer a esta cultura que cuida y mantiene sus tradiciones y otra, asociada a la carga de pertenecer a un grupo racial con pocas oportunidades que facilita la adopción de valores, ideas y patrones ajenos (ver Imagen </w:t>
      </w:r>
      <w:r w:rsidR="007340E4" w:rsidRPr="00595F69">
        <w:rPr>
          <w:rFonts w:ascii="Times New Roman" w:hAnsi="Times New Roman" w:cs="Times New Roman"/>
          <w:bCs/>
        </w:rPr>
        <w:t>2</w:t>
      </w:r>
      <w:r w:rsidR="009B5ACA">
        <w:rPr>
          <w:rFonts w:ascii="Times New Roman" w:hAnsi="Times New Roman" w:cs="Times New Roman"/>
          <w:bCs/>
        </w:rPr>
        <w:t>2</w:t>
      </w:r>
      <w:r w:rsidR="007F6DA5" w:rsidRPr="00595F69">
        <w:rPr>
          <w:rFonts w:ascii="Times New Roman" w:hAnsi="Times New Roman" w:cs="Times New Roman"/>
          <w:bCs/>
        </w:rPr>
        <w:t>).</w:t>
      </w:r>
    </w:p>
    <w:p w14:paraId="51561267" w14:textId="1BF2F6DF" w:rsidR="009B5ACA" w:rsidRPr="00595F69" w:rsidRDefault="009B5ACA" w:rsidP="009B5ACA">
      <w:pPr>
        <w:spacing w:line="360" w:lineRule="auto"/>
        <w:jc w:val="center"/>
        <w:rPr>
          <w:rFonts w:ascii="Times New Roman" w:hAnsi="Times New Roman" w:cs="Times New Roman"/>
          <w:bCs/>
          <w:lang w:val="es-ES"/>
        </w:rPr>
      </w:pPr>
      <w:r w:rsidRPr="00595F69">
        <w:rPr>
          <w:rFonts w:ascii="Times New Roman" w:hAnsi="Times New Roman" w:cs="Times New Roman"/>
          <w:i/>
          <w:iCs/>
          <w:color w:val="000000"/>
          <w:sz w:val="18"/>
          <w:szCs w:val="18"/>
          <w:lang w:val="es-ES"/>
        </w:rPr>
        <w:t xml:space="preserve">Imagen </w:t>
      </w:r>
      <w:r>
        <w:rPr>
          <w:rFonts w:ascii="Times New Roman" w:hAnsi="Times New Roman" w:cs="Times New Roman"/>
          <w:i/>
          <w:iCs/>
          <w:color w:val="000000"/>
          <w:sz w:val="18"/>
          <w:szCs w:val="18"/>
          <w:lang w:val="es-ES"/>
        </w:rPr>
        <w:t>22</w:t>
      </w:r>
      <w:r w:rsidRPr="00595F69">
        <w:rPr>
          <w:rFonts w:ascii="Times New Roman" w:hAnsi="Times New Roman" w:cs="Times New Roman"/>
          <w:i/>
          <w:iCs/>
          <w:color w:val="000000"/>
          <w:sz w:val="18"/>
          <w:szCs w:val="18"/>
          <w:lang w:val="es-ES"/>
        </w:rPr>
        <w:t xml:space="preserve">. Ayora, S. (2019). </w:t>
      </w:r>
      <w:r>
        <w:rPr>
          <w:rFonts w:ascii="Times New Roman" w:hAnsi="Times New Roman" w:cs="Times New Roman"/>
          <w:i/>
          <w:iCs/>
          <w:color w:val="000000"/>
          <w:sz w:val="18"/>
          <w:szCs w:val="18"/>
          <w:lang w:val="es-ES"/>
        </w:rPr>
        <w:t>Esquema de los modos de habitar en los poblados.</w:t>
      </w:r>
    </w:p>
    <w:p w14:paraId="052AADB1" w14:textId="77777777" w:rsidR="009B5ACA" w:rsidRPr="009B5ACA" w:rsidRDefault="009B5ACA" w:rsidP="00130E76">
      <w:pPr>
        <w:spacing w:line="360" w:lineRule="auto"/>
        <w:rPr>
          <w:rFonts w:ascii="Times New Roman" w:hAnsi="Times New Roman" w:cs="Times New Roman"/>
          <w:bCs/>
          <w:lang w:val="es-ES"/>
        </w:rPr>
      </w:pPr>
    </w:p>
    <w:p w14:paraId="2BE11683" w14:textId="20003C83" w:rsidR="00304499" w:rsidRPr="00595F69" w:rsidRDefault="00304499" w:rsidP="00304499">
      <w:pPr>
        <w:spacing w:line="360" w:lineRule="auto"/>
        <w:rPr>
          <w:rFonts w:ascii="Times New Roman" w:hAnsi="Times New Roman" w:cs="Times New Roman"/>
          <w:b/>
          <w:lang w:val="es-ES"/>
        </w:rPr>
      </w:pPr>
      <w:commentRangeStart w:id="17"/>
      <w:r w:rsidRPr="00595F69">
        <w:rPr>
          <w:rFonts w:ascii="Times New Roman" w:hAnsi="Times New Roman" w:cs="Times New Roman"/>
          <w:b/>
          <w:lang w:val="es-ES"/>
        </w:rPr>
        <w:t>Referencias</w:t>
      </w:r>
      <w:commentRangeEnd w:id="17"/>
      <w:r w:rsidR="002419FF">
        <w:rPr>
          <w:rStyle w:val="CommentReference"/>
        </w:rPr>
        <w:commentReference w:id="17"/>
      </w:r>
    </w:p>
    <w:p w14:paraId="3C088A59" w14:textId="55268084" w:rsidR="007340E4" w:rsidRPr="00595F69" w:rsidRDefault="007340E4" w:rsidP="007340E4">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Heidegger, M. (1994). </w:t>
      </w:r>
      <w:r w:rsidR="00CB11B2" w:rsidRPr="00595F69">
        <w:rPr>
          <w:rFonts w:ascii="Times New Roman" w:hAnsi="Times New Roman" w:cs="Times New Roman"/>
          <w:bCs/>
          <w:sz w:val="18"/>
          <w:szCs w:val="18"/>
        </w:rPr>
        <w:t xml:space="preserve">Construir, habitar y pensar, </w:t>
      </w:r>
      <w:r w:rsidRPr="00595F69">
        <w:rPr>
          <w:rFonts w:ascii="Times New Roman" w:hAnsi="Times New Roman" w:cs="Times New Roman"/>
          <w:bCs/>
          <w:i/>
          <w:iCs/>
          <w:sz w:val="18"/>
          <w:szCs w:val="18"/>
        </w:rPr>
        <w:t>Conferencias y artículos</w:t>
      </w:r>
      <w:r w:rsidRPr="00595F69">
        <w:rPr>
          <w:rFonts w:ascii="Times New Roman" w:hAnsi="Times New Roman" w:cs="Times New Roman"/>
          <w:bCs/>
          <w:sz w:val="18"/>
          <w:szCs w:val="18"/>
        </w:rPr>
        <w:t>, Ediciones del Serbal</w:t>
      </w:r>
      <w:r w:rsidR="00CB11B2" w:rsidRPr="00595F69">
        <w:rPr>
          <w:rFonts w:ascii="Times New Roman" w:hAnsi="Times New Roman" w:cs="Times New Roman"/>
          <w:bCs/>
          <w:sz w:val="18"/>
          <w:szCs w:val="18"/>
        </w:rPr>
        <w:t>, 127-142.</w:t>
      </w:r>
    </w:p>
    <w:p w14:paraId="3F6095B3" w14:textId="6BAE7799" w:rsidR="007340E4" w:rsidRPr="00595F69" w:rsidRDefault="007340E4" w:rsidP="00CB11B2">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Heidegger, M. (1994). Serenidad</w:t>
      </w:r>
      <w:r w:rsidR="00CB11B2" w:rsidRPr="00595F69">
        <w:rPr>
          <w:rFonts w:ascii="Times New Roman" w:hAnsi="Times New Roman" w:cs="Times New Roman"/>
          <w:bCs/>
          <w:sz w:val="18"/>
          <w:szCs w:val="18"/>
        </w:rPr>
        <w:t>.</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Del progreso</w:t>
      </w:r>
      <w:r w:rsidRPr="00595F69">
        <w:rPr>
          <w:rFonts w:ascii="Times New Roman" w:hAnsi="Times New Roman" w:cs="Times New Roman"/>
          <w:bCs/>
          <w:sz w:val="18"/>
          <w:szCs w:val="18"/>
        </w:rPr>
        <w:t xml:space="preserve">, 3, </w:t>
      </w:r>
      <w:r w:rsidR="00CB11B2" w:rsidRPr="00595F69">
        <w:rPr>
          <w:rFonts w:ascii="Times New Roman" w:hAnsi="Times New Roman" w:cs="Times New Roman"/>
          <w:bCs/>
          <w:sz w:val="18"/>
          <w:szCs w:val="18"/>
        </w:rPr>
        <w:t xml:space="preserve">22-28. </w:t>
      </w:r>
      <w:hyperlink r:id="rId37" w:history="1">
        <w:r w:rsidR="00CB11B2" w:rsidRPr="00595F69">
          <w:rPr>
            <w:rStyle w:val="Hyperlink"/>
            <w:rFonts w:ascii="Times New Roman" w:hAnsi="Times New Roman" w:cs="Times New Roman"/>
            <w:bCs/>
            <w:sz w:val="18"/>
            <w:szCs w:val="18"/>
          </w:rPr>
          <w:t>https://apuntesfilosoficos.cl/textos/Heidegger%20-%20Serenidad.pdf</w:t>
        </w:r>
      </w:hyperlink>
    </w:p>
    <w:p w14:paraId="5BC72415" w14:textId="1F2F26C3" w:rsidR="00CB11B2" w:rsidRPr="00595F69" w:rsidRDefault="00CB11B2" w:rsidP="00CB11B2">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Heidegger, M. (2017). </w:t>
      </w:r>
      <w:r w:rsidR="007340E4" w:rsidRPr="00595F69">
        <w:rPr>
          <w:rFonts w:ascii="Times New Roman" w:hAnsi="Times New Roman" w:cs="Times New Roman"/>
          <w:bCs/>
          <w:sz w:val="18"/>
          <w:szCs w:val="18"/>
        </w:rPr>
        <w:t>La pregunta por la técnica</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Revista de Filosofía</w:t>
      </w:r>
      <w:r w:rsidRPr="00595F69">
        <w:rPr>
          <w:rFonts w:ascii="Times New Roman" w:hAnsi="Times New Roman" w:cs="Times New Roman"/>
          <w:bCs/>
          <w:sz w:val="18"/>
          <w:szCs w:val="18"/>
        </w:rPr>
        <w:t>, 5(1), 55-79. https://revistafilosofia.uchile.cl/index.php/RDF/article/view/45002/47085</w:t>
      </w:r>
    </w:p>
    <w:p w14:paraId="16EE1C72" w14:textId="6EEEDC2E" w:rsidR="00CB11B2" w:rsidRPr="00595F69" w:rsidRDefault="00CB11B2" w:rsidP="00CB11B2">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Heidegger, M. </w:t>
      </w:r>
      <w:r w:rsidR="003D7CF7" w:rsidRPr="00595F69">
        <w:rPr>
          <w:rFonts w:ascii="Times New Roman" w:hAnsi="Times New Roman" w:cs="Times New Roman"/>
          <w:bCs/>
          <w:sz w:val="18"/>
          <w:szCs w:val="18"/>
        </w:rPr>
        <w:t xml:space="preserve">(2017). </w:t>
      </w:r>
      <w:r w:rsidR="007340E4" w:rsidRPr="00595F69">
        <w:rPr>
          <w:rFonts w:ascii="Times New Roman" w:hAnsi="Times New Roman" w:cs="Times New Roman"/>
          <w:bCs/>
          <w:sz w:val="18"/>
          <w:szCs w:val="18"/>
        </w:rPr>
        <w:t>Poéticamente habita el hombre</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Revista de Filosofía</w:t>
      </w:r>
      <w:r w:rsidRPr="00595F69">
        <w:rPr>
          <w:rFonts w:ascii="Times New Roman" w:hAnsi="Times New Roman" w:cs="Times New Roman"/>
          <w:bCs/>
          <w:sz w:val="18"/>
          <w:szCs w:val="18"/>
        </w:rPr>
        <w:t>, 7</w:t>
      </w:r>
      <w:r w:rsidR="003D7CF7" w:rsidRPr="00595F69">
        <w:rPr>
          <w:rFonts w:ascii="Times New Roman" w:hAnsi="Times New Roman" w:cs="Times New Roman"/>
          <w:bCs/>
          <w:sz w:val="18"/>
          <w:szCs w:val="18"/>
        </w:rPr>
        <w:t>(</w:t>
      </w:r>
      <w:r w:rsidRPr="00595F69">
        <w:rPr>
          <w:rFonts w:ascii="Times New Roman" w:hAnsi="Times New Roman" w:cs="Times New Roman"/>
          <w:bCs/>
          <w:sz w:val="18"/>
          <w:szCs w:val="18"/>
        </w:rPr>
        <w:t>1-2</w:t>
      </w:r>
      <w:r w:rsidR="003D7CF7" w:rsidRPr="00595F69">
        <w:rPr>
          <w:rFonts w:ascii="Times New Roman" w:hAnsi="Times New Roman" w:cs="Times New Roman"/>
          <w:bCs/>
          <w:sz w:val="18"/>
          <w:szCs w:val="18"/>
        </w:rPr>
        <w:t>)</w:t>
      </w:r>
      <w:r w:rsidRPr="00595F69">
        <w:rPr>
          <w:rFonts w:ascii="Times New Roman" w:hAnsi="Times New Roman" w:cs="Times New Roman"/>
          <w:bCs/>
          <w:sz w:val="18"/>
          <w:szCs w:val="18"/>
        </w:rPr>
        <w:t>,</w:t>
      </w:r>
      <w:r w:rsidR="003D7CF7" w:rsidRPr="00595F69">
        <w:rPr>
          <w:rFonts w:ascii="Times New Roman" w:hAnsi="Times New Roman" w:cs="Times New Roman"/>
          <w:bCs/>
          <w:sz w:val="18"/>
          <w:szCs w:val="18"/>
        </w:rPr>
        <w:t xml:space="preserve"> 77-90.</w:t>
      </w:r>
      <w:r w:rsidRPr="00595F69">
        <w:rPr>
          <w:rFonts w:ascii="Times New Roman" w:hAnsi="Times New Roman" w:cs="Times New Roman"/>
          <w:bCs/>
          <w:sz w:val="18"/>
          <w:szCs w:val="18"/>
        </w:rPr>
        <w:t xml:space="preserve"> </w:t>
      </w:r>
      <w:hyperlink r:id="rId38" w:history="1">
        <w:r w:rsidR="003D7CF7" w:rsidRPr="00595F69">
          <w:rPr>
            <w:rStyle w:val="Hyperlink"/>
            <w:rFonts w:ascii="Times New Roman" w:hAnsi="Times New Roman" w:cs="Times New Roman"/>
            <w:bCs/>
            <w:sz w:val="18"/>
            <w:szCs w:val="18"/>
          </w:rPr>
          <w:t>https://revistafilosofia.uchile.cl/index.php/RDF/article/view/44871/46941</w:t>
        </w:r>
      </w:hyperlink>
    </w:p>
    <w:p w14:paraId="44547580" w14:textId="2E5259FD" w:rsidR="007340E4"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Heidegger, M. (1994). </w:t>
      </w:r>
      <w:r w:rsidR="007340E4" w:rsidRPr="00595F69">
        <w:rPr>
          <w:rFonts w:ascii="Times New Roman" w:hAnsi="Times New Roman" w:cs="Times New Roman"/>
          <w:bCs/>
          <w:sz w:val="18"/>
          <w:szCs w:val="18"/>
        </w:rPr>
        <w:t>La cosa</w:t>
      </w:r>
      <w:r w:rsidRPr="00595F69">
        <w:rPr>
          <w:rFonts w:ascii="Times New Roman" w:hAnsi="Times New Roman" w:cs="Times New Roman"/>
          <w:bCs/>
          <w:sz w:val="18"/>
          <w:szCs w:val="18"/>
        </w:rPr>
        <w:t xml:space="preserve">, </w:t>
      </w:r>
      <w:r w:rsidRPr="00595F69">
        <w:rPr>
          <w:rFonts w:ascii="Times New Roman" w:hAnsi="Times New Roman" w:cs="Times New Roman"/>
          <w:bCs/>
          <w:i/>
          <w:iCs/>
          <w:sz w:val="18"/>
          <w:szCs w:val="18"/>
        </w:rPr>
        <w:t>Conferencias y artículos</w:t>
      </w:r>
      <w:r w:rsidRPr="00595F69">
        <w:rPr>
          <w:rFonts w:ascii="Times New Roman" w:hAnsi="Times New Roman" w:cs="Times New Roman"/>
          <w:bCs/>
          <w:sz w:val="18"/>
          <w:szCs w:val="18"/>
        </w:rPr>
        <w:t>, Ediciones del Serbal, 143-159.</w:t>
      </w:r>
    </w:p>
    <w:p w14:paraId="2853111C" w14:textId="52CB0AFB" w:rsidR="003D7CF7"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Altbach Pérez, D. (2015). Del Hombre-Dios al Cristo-Sol. La religión y la tradición religiosa mesoamericada en la obra de Alfredo López Austin, </w:t>
      </w:r>
      <w:r w:rsidRPr="00595F69">
        <w:rPr>
          <w:rFonts w:ascii="Times New Roman" w:hAnsi="Times New Roman" w:cs="Times New Roman"/>
          <w:bCs/>
          <w:i/>
          <w:iCs/>
          <w:sz w:val="18"/>
          <w:szCs w:val="18"/>
        </w:rPr>
        <w:t>Cultura y representaciones sociales</w:t>
      </w:r>
      <w:r w:rsidRPr="00595F69">
        <w:rPr>
          <w:rFonts w:ascii="Times New Roman" w:hAnsi="Times New Roman" w:cs="Times New Roman"/>
          <w:bCs/>
          <w:sz w:val="18"/>
          <w:szCs w:val="18"/>
        </w:rPr>
        <w:t>, 9(18), 124-16. http://www.scielo.org.mx/pdf/crs/v9n18/v9n18a5.pdf</w:t>
      </w:r>
    </w:p>
    <w:p w14:paraId="4F0AF3CF" w14:textId="3137100C" w:rsidR="003D7CF7"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INEGI, </w:t>
      </w:r>
      <w:hyperlink r:id="rId39" w:history="1">
        <w:r w:rsidRPr="00595F69">
          <w:rPr>
            <w:rStyle w:val="Hyperlink"/>
            <w:rFonts w:ascii="Times New Roman" w:hAnsi="Times New Roman" w:cs="Times New Roman"/>
            <w:bCs/>
            <w:sz w:val="18"/>
            <w:szCs w:val="18"/>
          </w:rPr>
          <w:t>https://www.inegi.org.mx/app/mapa/espacioydatos/default.aspx?ag=310500744</w:t>
        </w:r>
      </w:hyperlink>
    </w:p>
    <w:p w14:paraId="4BA6AD6E" w14:textId="73CA5C2A" w:rsidR="003D7CF7"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 xml:space="preserve">Ramírez Carrillo, L. (2006). Impacto de la globalización en los mayas yucatecos, </w:t>
      </w:r>
      <w:r w:rsidRPr="00595F69">
        <w:rPr>
          <w:rFonts w:ascii="Times New Roman" w:hAnsi="Times New Roman" w:cs="Times New Roman"/>
          <w:bCs/>
          <w:i/>
          <w:iCs/>
          <w:sz w:val="18"/>
          <w:szCs w:val="18"/>
        </w:rPr>
        <w:t>Estudios de cultura Maya</w:t>
      </w:r>
      <w:r w:rsidRPr="00595F69">
        <w:rPr>
          <w:rFonts w:ascii="Times New Roman" w:hAnsi="Times New Roman" w:cs="Times New Roman"/>
          <w:bCs/>
          <w:sz w:val="18"/>
          <w:szCs w:val="18"/>
        </w:rPr>
        <w:t xml:space="preserve">, (27), 73-97. http://www.scielo.org.mx/scielo.php?script=sci_arttext&amp;pid=S0185-25742006000200004&amp;lng=es&amp;nrm=iso </w:t>
      </w:r>
    </w:p>
    <w:p w14:paraId="5DB469FE" w14:textId="0AA377F1" w:rsidR="003D7CF7" w:rsidRPr="00595F69" w:rsidRDefault="003D7CF7" w:rsidP="003D7CF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Baños Ramírez, O.</w:t>
      </w:r>
      <w:r w:rsidR="00FD3A57" w:rsidRPr="00595F69">
        <w:rPr>
          <w:rFonts w:ascii="Times New Roman" w:hAnsi="Times New Roman" w:cs="Times New Roman"/>
          <w:bCs/>
          <w:sz w:val="18"/>
          <w:szCs w:val="18"/>
        </w:rPr>
        <w:t xml:space="preserve"> (2000). </w:t>
      </w:r>
      <w:r w:rsidRPr="00595F69">
        <w:rPr>
          <w:rFonts w:ascii="Times New Roman" w:hAnsi="Times New Roman" w:cs="Times New Roman"/>
          <w:bCs/>
          <w:sz w:val="18"/>
          <w:szCs w:val="18"/>
        </w:rPr>
        <w:t xml:space="preserve">La península de Yucatán en la ruta de la modernidad (1970-1995), </w:t>
      </w:r>
      <w:r w:rsidRPr="00595F69">
        <w:rPr>
          <w:rFonts w:ascii="Times New Roman" w:hAnsi="Times New Roman" w:cs="Times New Roman"/>
          <w:bCs/>
          <w:i/>
          <w:iCs/>
          <w:sz w:val="18"/>
          <w:szCs w:val="18"/>
        </w:rPr>
        <w:t>Revista Mexicana del Caribe</w:t>
      </w:r>
      <w:r w:rsidRPr="00595F69">
        <w:rPr>
          <w:rFonts w:ascii="Times New Roman" w:hAnsi="Times New Roman" w:cs="Times New Roman"/>
          <w:bCs/>
          <w:sz w:val="18"/>
          <w:szCs w:val="18"/>
        </w:rPr>
        <w:t xml:space="preserve">, </w:t>
      </w:r>
      <w:r w:rsidR="00FD3A57" w:rsidRPr="00595F69">
        <w:rPr>
          <w:rFonts w:ascii="Times New Roman" w:hAnsi="Times New Roman" w:cs="Times New Roman"/>
          <w:bCs/>
          <w:sz w:val="18"/>
          <w:szCs w:val="18"/>
        </w:rPr>
        <w:t>(</w:t>
      </w:r>
      <w:r w:rsidRPr="00595F69">
        <w:rPr>
          <w:rFonts w:ascii="Times New Roman" w:hAnsi="Times New Roman" w:cs="Times New Roman"/>
          <w:bCs/>
          <w:sz w:val="18"/>
          <w:szCs w:val="18"/>
        </w:rPr>
        <w:t>V</w:t>
      </w:r>
      <w:r w:rsidR="00FD3A57" w:rsidRPr="00595F69">
        <w:rPr>
          <w:rFonts w:ascii="Times New Roman" w:hAnsi="Times New Roman" w:cs="Times New Roman"/>
          <w:bCs/>
          <w:sz w:val="18"/>
          <w:szCs w:val="18"/>
        </w:rPr>
        <w:t>)</w:t>
      </w:r>
      <w:r w:rsidRPr="00595F69">
        <w:rPr>
          <w:rFonts w:ascii="Times New Roman" w:hAnsi="Times New Roman" w:cs="Times New Roman"/>
          <w:bCs/>
          <w:sz w:val="18"/>
          <w:szCs w:val="18"/>
        </w:rPr>
        <w:t xml:space="preserve">, </w:t>
      </w:r>
      <w:r w:rsidR="00FD3A57" w:rsidRPr="00595F69">
        <w:rPr>
          <w:rFonts w:ascii="Times New Roman" w:hAnsi="Times New Roman" w:cs="Times New Roman"/>
          <w:bCs/>
          <w:sz w:val="18"/>
          <w:szCs w:val="18"/>
        </w:rPr>
        <w:t xml:space="preserve">178-179. </w:t>
      </w:r>
      <w:r w:rsidRPr="00595F69">
        <w:rPr>
          <w:rFonts w:ascii="Times New Roman" w:hAnsi="Times New Roman" w:cs="Times New Roman"/>
          <w:bCs/>
          <w:sz w:val="18"/>
          <w:szCs w:val="18"/>
        </w:rPr>
        <w:t>http://w.redalyc.org/articulo.oa?id=12800905</w:t>
      </w:r>
    </w:p>
    <w:p w14:paraId="4003544F" w14:textId="6B00755E" w:rsidR="001D39FF" w:rsidRPr="00595F69" w:rsidRDefault="003D7CF7" w:rsidP="00FD3A57">
      <w:pPr>
        <w:spacing w:line="360" w:lineRule="auto"/>
        <w:ind w:left="567" w:hanging="283"/>
        <w:rPr>
          <w:rFonts w:ascii="Times New Roman" w:hAnsi="Times New Roman" w:cs="Times New Roman"/>
          <w:bCs/>
          <w:sz w:val="18"/>
          <w:szCs w:val="18"/>
        </w:rPr>
      </w:pPr>
      <w:r w:rsidRPr="00595F69">
        <w:rPr>
          <w:rFonts w:ascii="Times New Roman" w:hAnsi="Times New Roman" w:cs="Times New Roman"/>
          <w:bCs/>
          <w:sz w:val="18"/>
          <w:szCs w:val="18"/>
        </w:rPr>
        <w:t>Tsubasa</w:t>
      </w:r>
      <w:r w:rsidR="00FD3A57" w:rsidRPr="00595F69">
        <w:rPr>
          <w:rFonts w:ascii="Times New Roman" w:hAnsi="Times New Roman" w:cs="Times New Roman"/>
          <w:bCs/>
          <w:sz w:val="18"/>
          <w:szCs w:val="18"/>
        </w:rPr>
        <w:t>,</w:t>
      </w:r>
      <w:r w:rsidRPr="00595F69">
        <w:rPr>
          <w:rFonts w:ascii="Times New Roman" w:hAnsi="Times New Roman" w:cs="Times New Roman"/>
          <w:bCs/>
          <w:sz w:val="18"/>
          <w:szCs w:val="18"/>
        </w:rPr>
        <w:t xml:space="preserve"> </w:t>
      </w:r>
      <w:r w:rsidR="00FD3A57" w:rsidRPr="00595F69">
        <w:rPr>
          <w:rFonts w:ascii="Times New Roman" w:hAnsi="Times New Roman" w:cs="Times New Roman"/>
          <w:bCs/>
          <w:sz w:val="18"/>
          <w:szCs w:val="18"/>
        </w:rPr>
        <w:t>O. (2018).</w:t>
      </w:r>
      <w:r w:rsidRPr="00595F69">
        <w:rPr>
          <w:rFonts w:ascii="Times New Roman" w:hAnsi="Times New Roman" w:cs="Times New Roman"/>
          <w:bCs/>
          <w:sz w:val="18"/>
          <w:szCs w:val="18"/>
        </w:rPr>
        <w:t xml:space="preserve"> De lo ajeno impuesto a lo nuestro fundado: el proceso de la “domesticación” del espacio de los pueblos de indios de la gobernación de Yucatán, </w:t>
      </w:r>
      <w:r w:rsidRPr="00595F69">
        <w:rPr>
          <w:rFonts w:ascii="Times New Roman" w:hAnsi="Times New Roman" w:cs="Times New Roman"/>
          <w:bCs/>
          <w:i/>
          <w:iCs/>
          <w:sz w:val="18"/>
          <w:szCs w:val="18"/>
        </w:rPr>
        <w:t>Recorriendo el lindero, trazando la frontera. Estudios interdisciplinarios sobre el espacio y las froteras en las sociedades indígenas</w:t>
      </w:r>
      <w:r w:rsidRPr="00595F69">
        <w:rPr>
          <w:rFonts w:ascii="Times New Roman" w:hAnsi="Times New Roman" w:cs="Times New Roman"/>
          <w:bCs/>
          <w:sz w:val="18"/>
          <w:szCs w:val="18"/>
        </w:rPr>
        <w:t>, Universidad Nacional Autónoma de México, 185-203</w:t>
      </w:r>
      <w:r w:rsidR="00FD3A57" w:rsidRPr="00595F69">
        <w:rPr>
          <w:rFonts w:ascii="Times New Roman" w:hAnsi="Times New Roman" w:cs="Times New Roman"/>
          <w:bCs/>
          <w:sz w:val="18"/>
          <w:szCs w:val="18"/>
        </w:rPr>
        <w:t>.</w:t>
      </w:r>
    </w:p>
    <w:p w14:paraId="50D700D5" w14:textId="77777777" w:rsidR="007419A3" w:rsidRPr="00595F69" w:rsidRDefault="007419A3" w:rsidP="00304499">
      <w:pPr>
        <w:spacing w:line="360" w:lineRule="auto"/>
        <w:rPr>
          <w:rFonts w:ascii="Times New Roman" w:hAnsi="Times New Roman" w:cs="Times New Roman"/>
          <w:b/>
          <w:sz w:val="20"/>
          <w:szCs w:val="20"/>
        </w:rPr>
      </w:pPr>
    </w:p>
    <w:p w14:paraId="0ECD42D5" w14:textId="0CD083B6" w:rsidR="00BE159F" w:rsidRDefault="00DD674F" w:rsidP="007419A3">
      <w:pPr>
        <w:pStyle w:val="AuthorBiographyText"/>
        <w:rPr>
          <w:rStyle w:val="AuthorNameHeadingChar"/>
          <w:b w:val="0"/>
          <w:i w:val="0"/>
          <w:szCs w:val="20"/>
          <w:lang w:val="es-ES"/>
        </w:rPr>
      </w:pPr>
      <w:r w:rsidRPr="00595F69">
        <w:rPr>
          <w:rStyle w:val="AuthorNameHeadingChar"/>
          <w:szCs w:val="20"/>
          <w:lang w:val="es-ES"/>
        </w:rPr>
        <w:t>Sofía Guadalupe Ayora Talavera</w:t>
      </w:r>
      <w:r w:rsidR="001D39FF" w:rsidRPr="00595F69">
        <w:rPr>
          <w:rStyle w:val="AuthorNameHeadingChar"/>
          <w:bCs/>
          <w:iCs/>
          <w:szCs w:val="20"/>
          <w:lang w:val="es-ES"/>
        </w:rPr>
        <w:t xml:space="preserve">: </w:t>
      </w:r>
      <w:r w:rsidR="00595F69" w:rsidRPr="00595F69">
        <w:rPr>
          <w:rStyle w:val="AuthorNameHeadingChar"/>
          <w:b w:val="0"/>
          <w:i w:val="0"/>
          <w:szCs w:val="20"/>
          <w:lang w:val="es-ES"/>
        </w:rPr>
        <w:t>Profesora e investigadora de la Universidad Marista de Mérida, desarrolla su labor docente en la escuela de Arquitectura y Diseño y participa en el proyecto Manifestaciones espaciales de la pobreza en las comisarías de Mérida.</w:t>
      </w:r>
      <w:r w:rsidR="00BE159F">
        <w:rPr>
          <w:rStyle w:val="AuthorNameHeadingChar"/>
          <w:b w:val="0"/>
          <w:i w:val="0"/>
          <w:szCs w:val="20"/>
          <w:lang w:val="es-ES"/>
        </w:rPr>
        <w:t xml:space="preserve"> A</w:t>
      </w:r>
      <w:r w:rsidR="00595F69" w:rsidRPr="00595F69">
        <w:rPr>
          <w:rStyle w:val="AuthorNameHeadingChar"/>
          <w:b w:val="0"/>
          <w:i w:val="0"/>
          <w:szCs w:val="20"/>
          <w:lang w:val="es-ES"/>
        </w:rPr>
        <w:t xml:space="preserve">ctualmente estudia el Doctorado Interinstitucional en Ciencias del Hábitat de la Universidad Autónoma de San Luis Potosí, desarrollando la tesis </w:t>
      </w:r>
      <w:r w:rsidR="00595F69" w:rsidRPr="00B37F89">
        <w:rPr>
          <w:rStyle w:val="AuthorNameHeadingChar"/>
          <w:b w:val="0"/>
          <w:iCs/>
          <w:szCs w:val="20"/>
          <w:lang w:val="es-ES"/>
          <w:rPrChange w:id="18" w:author="Author">
            <w:rPr>
              <w:rStyle w:val="AuthorNameHeadingChar"/>
              <w:b w:val="0"/>
              <w:i w:val="0"/>
              <w:szCs w:val="20"/>
              <w:lang w:val="es-ES"/>
            </w:rPr>
          </w:rPrChange>
        </w:rPr>
        <w:t xml:space="preserve">Los modos de habitar en </w:t>
      </w:r>
      <w:proofErr w:type="spellStart"/>
      <w:r w:rsidR="00BE159F" w:rsidRPr="00B37F89">
        <w:rPr>
          <w:rStyle w:val="AuthorNameHeadingChar"/>
          <w:b w:val="0"/>
          <w:iCs/>
          <w:szCs w:val="20"/>
          <w:lang w:val="es-ES"/>
          <w:rPrChange w:id="19" w:author="Author">
            <w:rPr>
              <w:rStyle w:val="AuthorNameHeadingChar"/>
              <w:b w:val="0"/>
              <w:i w:val="0"/>
              <w:szCs w:val="20"/>
              <w:lang w:val="es-ES"/>
            </w:rPr>
          </w:rPrChange>
        </w:rPr>
        <w:t>Xcunyá</w:t>
      </w:r>
      <w:proofErr w:type="spellEnd"/>
      <w:r w:rsidR="00BE159F" w:rsidRPr="00B37F89">
        <w:rPr>
          <w:rStyle w:val="AuthorNameHeadingChar"/>
          <w:b w:val="0"/>
          <w:iCs/>
          <w:szCs w:val="20"/>
          <w:lang w:val="es-ES"/>
          <w:rPrChange w:id="20" w:author="Author">
            <w:rPr>
              <w:rStyle w:val="AuthorNameHeadingChar"/>
              <w:b w:val="0"/>
              <w:i w:val="0"/>
              <w:szCs w:val="20"/>
              <w:lang w:val="es-ES"/>
            </w:rPr>
          </w:rPrChange>
        </w:rPr>
        <w:t xml:space="preserve"> y </w:t>
      </w:r>
      <w:proofErr w:type="spellStart"/>
      <w:r w:rsidR="00BE159F" w:rsidRPr="00B37F89">
        <w:rPr>
          <w:rStyle w:val="AuthorNameHeadingChar"/>
          <w:b w:val="0"/>
          <w:iCs/>
          <w:szCs w:val="20"/>
          <w:lang w:val="es-ES"/>
          <w:rPrChange w:id="21" w:author="Author">
            <w:rPr>
              <w:rStyle w:val="AuthorNameHeadingChar"/>
              <w:b w:val="0"/>
              <w:i w:val="0"/>
              <w:szCs w:val="20"/>
              <w:lang w:val="es-ES"/>
            </w:rPr>
          </w:rPrChange>
        </w:rPr>
        <w:t>Xocén</w:t>
      </w:r>
      <w:proofErr w:type="spellEnd"/>
      <w:r w:rsidR="00BE159F" w:rsidRPr="00B37F89">
        <w:rPr>
          <w:rStyle w:val="AuthorNameHeadingChar"/>
          <w:b w:val="0"/>
          <w:iCs/>
          <w:szCs w:val="20"/>
          <w:lang w:val="es-ES"/>
          <w:rPrChange w:id="22" w:author="Author">
            <w:rPr>
              <w:rStyle w:val="AuthorNameHeadingChar"/>
              <w:b w:val="0"/>
              <w:i w:val="0"/>
              <w:szCs w:val="20"/>
              <w:lang w:val="es-ES"/>
            </w:rPr>
          </w:rPrChange>
        </w:rPr>
        <w:t>: espacio y espacialidad maya</w:t>
      </w:r>
      <w:r w:rsidR="00BE159F">
        <w:rPr>
          <w:rStyle w:val="AuthorNameHeadingChar"/>
          <w:b w:val="0"/>
          <w:i w:val="0"/>
          <w:szCs w:val="20"/>
          <w:lang w:val="es-ES"/>
        </w:rPr>
        <w:t>.</w:t>
      </w:r>
    </w:p>
    <w:p w14:paraId="3BBB9595" w14:textId="0CC38F76" w:rsidR="00304499" w:rsidRPr="00345992" w:rsidRDefault="00DD674F" w:rsidP="00345992">
      <w:pPr>
        <w:pStyle w:val="AuthorBiographyText"/>
        <w:rPr>
          <w:i/>
          <w:iCs/>
          <w:szCs w:val="20"/>
          <w:lang w:val="es-ES"/>
        </w:rPr>
      </w:pPr>
      <w:r w:rsidRPr="00595F69">
        <w:rPr>
          <w:szCs w:val="20"/>
          <w:lang w:val="es-ES"/>
        </w:rPr>
        <w:t>sayora@marista.edu.mx</w:t>
      </w:r>
    </w:p>
    <w:sectPr w:rsidR="00304499" w:rsidRPr="00345992" w:rsidSect="00092910">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Author" w:initials="A">
    <w:p w14:paraId="0E900454" w14:textId="26349337" w:rsidR="003A769E" w:rsidRDefault="003A769E">
      <w:pPr>
        <w:pStyle w:val="CommentText"/>
      </w:pPr>
      <w:r>
        <w:rPr>
          <w:rStyle w:val="CommentReference"/>
        </w:rPr>
        <w:annotationRef/>
      </w:r>
      <w:r w:rsidR="00705F6F">
        <w:rPr>
          <w:rStyle w:val="CommentReference"/>
        </w:rPr>
        <w:t>Arriba</w:t>
      </w:r>
      <w:r w:rsidR="00705F6F">
        <w:t xml:space="preserve"> se emplea la mayúscula en aquellas palabras que describen periodos históricos. </w:t>
      </w:r>
      <w:r w:rsidR="00754C9B">
        <w:t>Por consistencia puede emplearse aquí también.</w:t>
      </w:r>
    </w:p>
  </w:comment>
  <w:comment w:id="2" w:author="Author" w:initials="A">
    <w:p w14:paraId="5DB50732" w14:textId="0FEA8E9F" w:rsidR="00C56C83" w:rsidRDefault="00C56C83">
      <w:pPr>
        <w:pStyle w:val="CommentText"/>
      </w:pPr>
      <w:r>
        <w:rPr>
          <w:rStyle w:val="CommentReference"/>
        </w:rPr>
        <w:annotationRef/>
      </w:r>
      <w:r w:rsidR="001F08C3">
        <w:t>Agregar</w:t>
      </w:r>
      <w:r w:rsidR="00B5018B">
        <w:t xml:space="preserve"> referencia al texto </w:t>
      </w:r>
      <w:r w:rsidR="007A1733">
        <w:t>al</w:t>
      </w:r>
      <w:r w:rsidR="00B5018B">
        <w:t xml:space="preserve"> que se hace mención.</w:t>
      </w:r>
    </w:p>
  </w:comment>
  <w:comment w:id="3" w:author="Author" w:initials="A">
    <w:p w14:paraId="466C07D0" w14:textId="56815608" w:rsidR="004F3CB9" w:rsidRDefault="004F3CB9">
      <w:pPr>
        <w:pStyle w:val="CommentText"/>
      </w:pPr>
      <w:r>
        <w:rPr>
          <w:rStyle w:val="CommentReference"/>
        </w:rPr>
        <w:annotationRef/>
      </w:r>
      <w:r>
        <w:t xml:space="preserve">Favor de </w:t>
      </w:r>
      <w:r w:rsidR="003C3A1E">
        <w:t>emplear</w:t>
      </w:r>
      <w:r>
        <w:t xml:space="preserve"> formato APA.</w:t>
      </w:r>
    </w:p>
  </w:comment>
  <w:comment w:id="6" w:author="Author" w:initials="A">
    <w:p w14:paraId="5E0EDCAB" w14:textId="17FF2896" w:rsidR="003C3A1E" w:rsidRDefault="003C3A1E">
      <w:pPr>
        <w:pStyle w:val="CommentText"/>
      </w:pPr>
      <w:r>
        <w:rPr>
          <w:rStyle w:val="CommentReference"/>
        </w:rPr>
        <w:annotationRef/>
      </w:r>
      <w:r>
        <w:t>Favor de emplear formato APA.</w:t>
      </w:r>
    </w:p>
  </w:comment>
  <w:comment w:id="9" w:author="Author" w:initials="A">
    <w:p w14:paraId="7F1B3305" w14:textId="647ABFFF" w:rsidR="002419FF" w:rsidRDefault="002419FF">
      <w:pPr>
        <w:pStyle w:val="CommentText"/>
      </w:pPr>
      <w:r>
        <w:rPr>
          <w:rStyle w:val="CommentReference"/>
        </w:rPr>
        <w:annotationRef/>
      </w:r>
      <w:r>
        <w:t>Favor de emplear formato APA.</w:t>
      </w:r>
    </w:p>
  </w:comment>
  <w:comment w:id="10" w:author="Author" w:initials="A">
    <w:p w14:paraId="54248AA1" w14:textId="74B819E0" w:rsidR="002419FF" w:rsidRDefault="002419FF">
      <w:pPr>
        <w:pStyle w:val="CommentText"/>
      </w:pPr>
      <w:r>
        <w:rPr>
          <w:rStyle w:val="CommentReference"/>
        </w:rPr>
        <w:annotationRef/>
      </w:r>
      <w:r>
        <w:t>Favor de emplear formato APA.</w:t>
      </w:r>
    </w:p>
  </w:comment>
  <w:comment w:id="11" w:author="Author" w:initials="A">
    <w:p w14:paraId="55C59BA3" w14:textId="624616E9" w:rsidR="002419FF" w:rsidRDefault="002419FF">
      <w:pPr>
        <w:pStyle w:val="CommentText"/>
      </w:pPr>
      <w:r>
        <w:rPr>
          <w:rStyle w:val="CommentReference"/>
        </w:rPr>
        <w:annotationRef/>
      </w:r>
      <w:r>
        <w:t>Favor de emplear formato APA.</w:t>
      </w:r>
    </w:p>
  </w:comment>
  <w:comment w:id="13" w:author="Author" w:initials="A">
    <w:p w14:paraId="35E9C8C7" w14:textId="74928B0C" w:rsidR="002419FF" w:rsidRDefault="002419FF">
      <w:pPr>
        <w:pStyle w:val="CommentText"/>
      </w:pPr>
      <w:r>
        <w:rPr>
          <w:rStyle w:val="CommentReference"/>
        </w:rPr>
        <w:annotationRef/>
      </w:r>
      <w:r>
        <w:t>Favor de emplear formato APA.</w:t>
      </w:r>
    </w:p>
  </w:comment>
  <w:comment w:id="17" w:author="Author" w:initials="A">
    <w:p w14:paraId="34ED390E" w14:textId="1E323EE7" w:rsidR="002419FF" w:rsidRDefault="002419FF">
      <w:pPr>
        <w:pStyle w:val="CommentText"/>
      </w:pPr>
      <w:r>
        <w:rPr>
          <w:rStyle w:val="CommentReference"/>
        </w:rPr>
        <w:annotationRef/>
      </w:r>
      <w:r>
        <w:t>Verificar que todos los artículos citados se encuentren en la lista de referencias y viceversa.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E900454" w15:done="0"/>
  <w15:commentEx w15:paraId="5DB50732" w15:done="0"/>
  <w15:commentEx w15:paraId="466C07D0" w15:done="0"/>
  <w15:commentEx w15:paraId="5E0EDCAB" w15:done="0"/>
  <w15:commentEx w15:paraId="7F1B3305" w15:done="0"/>
  <w15:commentEx w15:paraId="54248AA1" w15:done="0"/>
  <w15:commentEx w15:paraId="55C59BA3" w15:done="0"/>
  <w15:commentEx w15:paraId="35E9C8C7" w15:done="0"/>
  <w15:commentEx w15:paraId="34ED39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E900454" w16cid:durableId="232C3D88"/>
  <w16cid:commentId w16cid:paraId="5DB50732" w16cid:durableId="23628C0D"/>
  <w16cid:commentId w16cid:paraId="466C07D0" w16cid:durableId="23628E1D"/>
  <w16cid:commentId w16cid:paraId="5E0EDCAB" w16cid:durableId="23628E5C"/>
  <w16cid:commentId w16cid:paraId="7F1B3305" w16cid:durableId="23628E8F"/>
  <w16cid:commentId w16cid:paraId="54248AA1" w16cid:durableId="23628EBE"/>
  <w16cid:commentId w16cid:paraId="55C59BA3" w16cid:durableId="23628ECA"/>
  <w16cid:commentId w16cid:paraId="35E9C8C7" w16cid:durableId="23628EFA"/>
  <w16cid:commentId w16cid:paraId="34ED390E" w16cid:durableId="23628F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755D5D" w14:textId="77777777" w:rsidR="00ED208E" w:rsidRDefault="00ED208E" w:rsidP="00304499">
      <w:r>
        <w:separator/>
      </w:r>
    </w:p>
  </w:endnote>
  <w:endnote w:type="continuationSeparator" w:id="0">
    <w:p w14:paraId="6BF51C43" w14:textId="77777777" w:rsidR="00ED208E" w:rsidRDefault="00ED208E"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Times New Roman"/>
    <w:panose1 w:val="020B0604020202020204"/>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B0604020202020204"/>
    <w:charset w:val="00"/>
    <w:family w:val="roman"/>
    <w:pitch w:val="default"/>
    <w:sig w:usb0="00000003" w:usb1="00000000" w:usb2="00000000" w:usb3="00000000" w:csb0="00000001" w:csb1="00000000"/>
  </w:font>
  <w:font w:name="Roboto Medium">
    <w:altName w:val="Times New Roman"/>
    <w:panose1 w:val="020B0604020202020204"/>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B9F873" w14:textId="77777777" w:rsidR="00ED208E" w:rsidRDefault="00ED208E" w:rsidP="00304499">
      <w:r>
        <w:separator/>
      </w:r>
    </w:p>
  </w:footnote>
  <w:footnote w:type="continuationSeparator" w:id="0">
    <w:p w14:paraId="38BCCC94" w14:textId="77777777" w:rsidR="00ED208E" w:rsidRDefault="00ED208E" w:rsidP="00304499">
      <w:r>
        <w:continuationSeparator/>
      </w:r>
    </w:p>
  </w:footnote>
  <w:footnote w:id="1">
    <w:p w14:paraId="4CEEEBB2" w14:textId="1B428435" w:rsidR="00017417" w:rsidRPr="00017417" w:rsidRDefault="00017417">
      <w:pPr>
        <w:pStyle w:val="FootnoteText"/>
        <w:rPr>
          <w:rFonts w:ascii="Times New Roman" w:hAnsi="Times New Roman" w:cs="Times New Roman"/>
          <w:sz w:val="18"/>
          <w:szCs w:val="18"/>
          <w:lang w:val="es-ES"/>
        </w:rPr>
      </w:pPr>
      <w:r w:rsidRPr="00017417">
        <w:rPr>
          <w:rStyle w:val="FootnoteReference"/>
          <w:rFonts w:ascii="Times New Roman" w:hAnsi="Times New Roman" w:cs="Times New Roman"/>
          <w:sz w:val="18"/>
          <w:szCs w:val="18"/>
        </w:rPr>
        <w:footnoteRef/>
      </w:r>
      <w:r w:rsidRPr="00017417">
        <w:rPr>
          <w:rFonts w:ascii="Times New Roman" w:hAnsi="Times New Roman" w:cs="Times New Roman"/>
          <w:sz w:val="18"/>
          <w:szCs w:val="18"/>
        </w:rPr>
        <w:t xml:space="preserve"> En este trabajo el término “construcción” será considerado desde la definición de Heidegger, es decir, como una “cosa” cuya esencia coliga los elementos fundamentales de la vida: la Cuaternidad, conformada por el cielo, la tierra, los divinos y los mortales, creando lugares (espacio existencial) y espacios (físicos) donde sus habitantes existen (Ser) y transitan (Estar-en-el-mundo).</w:t>
      </w:r>
    </w:p>
  </w:footnote>
  <w:footnote w:id="2">
    <w:p w14:paraId="05381D4C" w14:textId="12808A95" w:rsidR="007F425A" w:rsidRPr="007F425A" w:rsidRDefault="007F425A" w:rsidP="007F425A">
      <w:pPr>
        <w:pStyle w:val="FootnoteText"/>
        <w:rPr>
          <w:rFonts w:ascii="Times New Roman" w:hAnsi="Times New Roman" w:cs="Times New Roman"/>
          <w:sz w:val="18"/>
          <w:szCs w:val="18"/>
          <w:lang w:val="en-US"/>
        </w:rPr>
      </w:pPr>
      <w:r w:rsidRPr="007F425A">
        <w:rPr>
          <w:rStyle w:val="FootnoteReference"/>
          <w:rFonts w:ascii="Times New Roman" w:hAnsi="Times New Roman" w:cs="Times New Roman"/>
          <w:sz w:val="18"/>
          <w:szCs w:val="18"/>
        </w:rPr>
        <w:footnoteRef/>
      </w:r>
      <w:r w:rsidRPr="007F425A">
        <w:rPr>
          <w:rFonts w:ascii="Times New Roman" w:hAnsi="Times New Roman" w:cs="Times New Roman"/>
          <w:sz w:val="18"/>
          <w:szCs w:val="18"/>
          <w:lang w:val="en-US"/>
        </w:rPr>
        <w:t xml:space="preserve"> </w:t>
      </w:r>
      <w:r>
        <w:rPr>
          <w:rFonts w:ascii="Times New Roman" w:hAnsi="Times New Roman" w:cs="Times New Roman"/>
          <w:sz w:val="18"/>
          <w:szCs w:val="18"/>
          <w:lang w:val="en-US"/>
        </w:rPr>
        <w:t>In this work, the term “construction” will be considered from Heidegger’s definition, t</w:t>
      </w:r>
      <w:r w:rsidRPr="007F425A">
        <w:rPr>
          <w:rFonts w:ascii="Times New Roman" w:hAnsi="Times New Roman" w:cs="Times New Roman"/>
          <w:sz w:val="18"/>
          <w:szCs w:val="18"/>
          <w:lang w:val="en-US"/>
        </w:rPr>
        <w:t>hat is, as a “thing” whose essence hangs the fundamental elements of life: the Quaternity, made up of heaven, earth, divine and mortal, creating places (existential space)and spaces (physical) where its inhabitants exist (Being) and transit (Being-in-the-world).</w:t>
      </w:r>
    </w:p>
  </w:footnote>
  <w:footnote w:id="3">
    <w:p w14:paraId="194F9FE7" w14:textId="3BA9ADE6" w:rsidR="008E740B" w:rsidRPr="008E740B" w:rsidRDefault="008E740B" w:rsidP="008E740B">
      <w:pPr>
        <w:pStyle w:val="FootnoteText"/>
        <w:snapToGrid w:val="0"/>
        <w:contextualSpacing/>
        <w:rPr>
          <w:rFonts w:ascii="Times New Roman" w:hAnsi="Times New Roman" w:cs="Times New Roman"/>
          <w:sz w:val="18"/>
          <w:szCs w:val="18"/>
        </w:rPr>
      </w:pPr>
      <w:r>
        <w:rPr>
          <w:rStyle w:val="FootnoteReference"/>
        </w:rPr>
        <w:footnoteRef/>
      </w:r>
      <w:r>
        <w:t xml:space="preserve"> </w:t>
      </w:r>
      <w:r w:rsidRPr="00F47B1B">
        <w:rPr>
          <w:rFonts w:ascii="Times New Roman" w:hAnsi="Times New Roman" w:cs="Times New Roman"/>
          <w:sz w:val="18"/>
          <w:szCs w:val="18"/>
        </w:rPr>
        <w:t xml:space="preserve">Martín Heidegger, </w:t>
      </w:r>
      <w:r w:rsidRPr="00F47B1B">
        <w:rPr>
          <w:rFonts w:ascii="Times New Roman" w:hAnsi="Times New Roman" w:cs="Times New Roman"/>
          <w:i/>
          <w:sz w:val="18"/>
          <w:szCs w:val="18"/>
        </w:rPr>
        <w:t>Conferencias y artículos</w:t>
      </w:r>
      <w:r>
        <w:rPr>
          <w:rFonts w:ascii="Times New Roman" w:hAnsi="Times New Roman" w:cs="Times New Roman"/>
          <w:sz w:val="18"/>
          <w:szCs w:val="18"/>
        </w:rPr>
        <w:t xml:space="preserve">, </w:t>
      </w:r>
      <w:r w:rsidRPr="00F47B1B">
        <w:rPr>
          <w:rFonts w:ascii="Times New Roman" w:hAnsi="Times New Roman" w:cs="Times New Roman"/>
          <w:sz w:val="18"/>
          <w:szCs w:val="18"/>
        </w:rPr>
        <w:t>Barcelona</w:t>
      </w:r>
      <w:r>
        <w:rPr>
          <w:rFonts w:ascii="Times New Roman" w:hAnsi="Times New Roman" w:cs="Times New Roman"/>
          <w:sz w:val="18"/>
          <w:szCs w:val="18"/>
        </w:rPr>
        <w:t xml:space="preserve">, </w:t>
      </w:r>
      <w:r w:rsidRPr="00F47B1B">
        <w:rPr>
          <w:rFonts w:ascii="Times New Roman" w:hAnsi="Times New Roman" w:cs="Times New Roman"/>
          <w:sz w:val="18"/>
          <w:szCs w:val="18"/>
        </w:rPr>
        <w:t xml:space="preserve">Ediciones del Serbal, 1994, </w:t>
      </w:r>
      <w:r>
        <w:rPr>
          <w:rFonts w:ascii="Times New Roman" w:hAnsi="Times New Roman" w:cs="Times New Roman"/>
          <w:sz w:val="18"/>
          <w:szCs w:val="18"/>
        </w:rPr>
        <w:t xml:space="preserve">pp. </w:t>
      </w:r>
      <w:r w:rsidRPr="00F47B1B">
        <w:rPr>
          <w:rFonts w:ascii="Times New Roman" w:hAnsi="Times New Roman" w:cs="Times New Roman"/>
          <w:sz w:val="18"/>
          <w:szCs w:val="18"/>
        </w:rPr>
        <w:t>127-142.</w:t>
      </w:r>
    </w:p>
  </w:footnote>
  <w:footnote w:id="4">
    <w:p w14:paraId="1438653F" w14:textId="30F699DB" w:rsidR="008E740B" w:rsidRPr="008E740B" w:rsidRDefault="008E740B" w:rsidP="008E740B">
      <w:pPr>
        <w:pStyle w:val="FootnoteText"/>
      </w:pPr>
      <w:r>
        <w:rPr>
          <w:rStyle w:val="FootnoteReference"/>
        </w:rPr>
        <w:footnoteRef/>
      </w:r>
      <w:r>
        <w:t xml:space="preserve"> </w:t>
      </w:r>
      <w:r w:rsidRPr="00F8482D">
        <w:rPr>
          <w:rFonts w:ascii="Times New Roman" w:hAnsi="Times New Roman" w:cs="Times New Roman"/>
          <w:sz w:val="18"/>
          <w:szCs w:val="18"/>
        </w:rPr>
        <w:t>Además de</w:t>
      </w:r>
      <w:r w:rsidRPr="00F8482D">
        <w:rPr>
          <w:rFonts w:ascii="Times New Roman" w:eastAsia="Times New Roman" w:hAnsi="Times New Roman" w:cs="Times New Roman"/>
          <w:color w:val="000000"/>
          <w:kern w:val="24"/>
          <w:sz w:val="18"/>
          <w:szCs w:val="18"/>
          <w:lang w:val="es-ES" w:eastAsia="es-MX"/>
        </w:rPr>
        <w:t xml:space="preserve"> </w:t>
      </w:r>
      <w:r w:rsidRPr="00F8482D">
        <w:rPr>
          <w:rFonts w:ascii="Times New Roman" w:eastAsia="Times New Roman" w:hAnsi="Times New Roman" w:cs="Times New Roman"/>
          <w:i/>
          <w:iCs/>
          <w:color w:val="000000"/>
          <w:kern w:val="24"/>
          <w:sz w:val="18"/>
          <w:szCs w:val="18"/>
          <w:lang w:val="es-ES" w:eastAsia="es-MX"/>
        </w:rPr>
        <w:t>Construir, Habitar, Pensar</w:t>
      </w:r>
      <w:r w:rsidRPr="00F8482D">
        <w:rPr>
          <w:rFonts w:ascii="Times New Roman" w:eastAsia="Times New Roman" w:hAnsi="Times New Roman" w:cs="Times New Roman"/>
          <w:color w:val="000000"/>
          <w:kern w:val="24"/>
          <w:sz w:val="18"/>
          <w:szCs w:val="18"/>
          <w:lang w:val="es-ES" w:eastAsia="es-MX"/>
        </w:rPr>
        <w:t xml:space="preserve">, </w:t>
      </w:r>
      <w:r>
        <w:rPr>
          <w:rFonts w:ascii="Times New Roman" w:eastAsia="Times New Roman" w:hAnsi="Times New Roman" w:cs="Times New Roman"/>
          <w:color w:val="000000"/>
          <w:kern w:val="24"/>
          <w:sz w:val="18"/>
          <w:szCs w:val="18"/>
          <w:lang w:val="es-ES" w:eastAsia="es-MX"/>
        </w:rPr>
        <w:t>podemos mencionar</w:t>
      </w:r>
      <w:r w:rsidRPr="00F8482D">
        <w:rPr>
          <w:rFonts w:ascii="Times New Roman" w:eastAsia="Times New Roman" w:hAnsi="Times New Roman" w:cs="Times New Roman"/>
          <w:color w:val="000000"/>
          <w:kern w:val="24"/>
          <w:sz w:val="18"/>
          <w:szCs w:val="18"/>
          <w:lang w:val="es-ES" w:eastAsia="es-MX"/>
        </w:rPr>
        <w:t xml:space="preserve"> </w:t>
      </w:r>
      <w:r w:rsidRPr="00712737">
        <w:rPr>
          <w:rFonts w:ascii="Times New Roman" w:eastAsia="Times New Roman" w:hAnsi="Times New Roman" w:cs="Times New Roman"/>
          <w:i/>
          <w:iCs/>
          <w:color w:val="000000"/>
          <w:kern w:val="24"/>
          <w:sz w:val="18"/>
          <w:szCs w:val="18"/>
          <w:lang w:val="es-ES" w:eastAsia="es-MX"/>
        </w:rPr>
        <w:t>Serenidad</w:t>
      </w:r>
      <w:r>
        <w:rPr>
          <w:rFonts w:ascii="Times New Roman" w:eastAsia="Times New Roman" w:hAnsi="Times New Roman" w:cs="Times New Roman"/>
          <w:color w:val="000000"/>
          <w:kern w:val="24"/>
          <w:sz w:val="18"/>
          <w:szCs w:val="18"/>
          <w:lang w:val="es-ES" w:eastAsia="es-MX"/>
        </w:rPr>
        <w:t xml:space="preserve">; </w:t>
      </w:r>
      <w:r w:rsidRPr="00712737">
        <w:rPr>
          <w:rFonts w:ascii="Times New Roman" w:eastAsia="Times New Roman" w:hAnsi="Times New Roman" w:cs="Times New Roman"/>
          <w:i/>
          <w:iCs/>
          <w:color w:val="000000"/>
          <w:kern w:val="24"/>
          <w:sz w:val="18"/>
          <w:szCs w:val="18"/>
          <w:lang w:val="es-ES" w:eastAsia="es-MX"/>
        </w:rPr>
        <w:t>La pregunta por la técnica</w:t>
      </w:r>
      <w:r>
        <w:rPr>
          <w:rFonts w:ascii="Times New Roman" w:eastAsia="Times New Roman" w:hAnsi="Times New Roman" w:cs="Times New Roman"/>
          <w:color w:val="000000"/>
          <w:kern w:val="24"/>
          <w:sz w:val="18"/>
          <w:szCs w:val="18"/>
          <w:lang w:val="es-ES" w:eastAsia="es-MX"/>
        </w:rPr>
        <w:t xml:space="preserve">; </w:t>
      </w:r>
      <w:r w:rsidRPr="00712737">
        <w:rPr>
          <w:rFonts w:ascii="Times New Roman" w:eastAsia="Times New Roman" w:hAnsi="Times New Roman" w:cs="Times New Roman"/>
          <w:i/>
          <w:iCs/>
          <w:color w:val="000000"/>
          <w:kern w:val="24"/>
          <w:sz w:val="18"/>
          <w:szCs w:val="18"/>
          <w:lang w:val="es-ES" w:eastAsia="es-MX"/>
        </w:rPr>
        <w:t>Poéticamente habita el hombre</w:t>
      </w:r>
      <w:r>
        <w:rPr>
          <w:rFonts w:ascii="Times New Roman" w:eastAsia="Times New Roman" w:hAnsi="Times New Roman" w:cs="Times New Roman"/>
          <w:color w:val="000000"/>
          <w:kern w:val="24"/>
          <w:sz w:val="18"/>
          <w:szCs w:val="18"/>
          <w:lang w:val="es-ES" w:eastAsia="es-MX"/>
        </w:rPr>
        <w:t xml:space="preserve"> y </w:t>
      </w:r>
      <w:r w:rsidRPr="00712737">
        <w:rPr>
          <w:rFonts w:ascii="Times New Roman" w:eastAsia="Times New Roman" w:hAnsi="Times New Roman" w:cs="Times New Roman"/>
          <w:i/>
          <w:iCs/>
          <w:color w:val="000000"/>
          <w:kern w:val="24"/>
          <w:sz w:val="18"/>
          <w:szCs w:val="18"/>
          <w:lang w:val="es-ES" w:eastAsia="es-MX"/>
        </w:rPr>
        <w:t>La cosa</w:t>
      </w:r>
      <w:r>
        <w:rPr>
          <w:rFonts w:ascii="Times New Roman" w:eastAsia="Times New Roman" w:hAnsi="Times New Roman" w:cs="Times New Roman"/>
          <w:color w:val="000000"/>
          <w:kern w:val="24"/>
          <w:sz w:val="18"/>
          <w:szCs w:val="18"/>
          <w:lang w:val="es-ES" w:eastAsia="es-MX"/>
        </w:rPr>
        <w:t>.</w:t>
      </w:r>
    </w:p>
  </w:footnote>
  <w:footnote w:id="5">
    <w:p w14:paraId="489D9544" w14:textId="0CE8468F" w:rsidR="00CE1A9F" w:rsidRPr="00CE1A9F" w:rsidRDefault="00CE1A9F">
      <w:pPr>
        <w:pStyle w:val="FootnoteText"/>
      </w:pPr>
      <w:r w:rsidRPr="00CE1A9F">
        <w:rPr>
          <w:rStyle w:val="FootnoteReference"/>
          <w:rFonts w:ascii="Times New Roman" w:hAnsi="Times New Roman" w:cs="Times New Roman"/>
          <w:sz w:val="18"/>
          <w:szCs w:val="18"/>
        </w:rPr>
        <w:footnoteRef/>
      </w:r>
      <w:r w:rsidRPr="00CE1A9F">
        <w:rPr>
          <w:rFonts w:ascii="Times New Roman" w:hAnsi="Times New Roman" w:cs="Times New Roman"/>
          <w:sz w:val="18"/>
          <w:szCs w:val="18"/>
        </w:rPr>
        <w:t xml:space="preserve"> Daniel Altbach Pérez, “Del Hombre-Dios al Cristo-Sol. </w:t>
      </w:r>
      <w:r w:rsidRPr="00CE1A9F">
        <w:rPr>
          <w:rFonts w:ascii="Times New Roman" w:hAnsi="Times New Roman" w:cs="Times New Roman"/>
          <w:sz w:val="18"/>
          <w:szCs w:val="18"/>
        </w:rPr>
        <w:t xml:space="preserve">La religión y la tradición religiosa mesoamericada en la obra de Alfredo López Austin, en </w:t>
      </w:r>
      <w:r w:rsidRPr="00CE1A9F">
        <w:rPr>
          <w:rFonts w:ascii="Times New Roman" w:hAnsi="Times New Roman" w:cs="Times New Roman"/>
          <w:i/>
          <w:iCs/>
          <w:sz w:val="18"/>
          <w:szCs w:val="18"/>
        </w:rPr>
        <w:t xml:space="preserve">Cultura y representaciones sociales, </w:t>
      </w:r>
      <w:r w:rsidRPr="00CE1A9F">
        <w:rPr>
          <w:rFonts w:ascii="Times New Roman" w:hAnsi="Times New Roman" w:cs="Times New Roman"/>
          <w:color w:val="000000"/>
          <w:sz w:val="18"/>
          <w:szCs w:val="18"/>
          <w:shd w:val="clear" w:color="auto" w:fill="FFFFFF"/>
        </w:rPr>
        <w:t xml:space="preserve">2015, vol.9, n.18, disponible </w:t>
      </w:r>
      <w:r w:rsidRPr="00CE1A9F">
        <w:rPr>
          <w:rFonts w:ascii="Times New Roman" w:hAnsi="Times New Roman" w:cs="Times New Roman"/>
          <w:color w:val="000000"/>
          <w:sz w:val="18"/>
          <w:szCs w:val="18"/>
          <w:shd w:val="clear" w:color="auto" w:fill="FFFFFF"/>
        </w:rPr>
        <w:t>en: </w:t>
      </w:r>
      <w:r w:rsidRPr="00CE1A9F">
        <w:fldChar w:fldCharType="begin"/>
      </w:r>
      <w:r w:rsidRPr="00CE1A9F">
        <w:rPr>
          <w:rFonts w:ascii="Times New Roman" w:hAnsi="Times New Roman" w:cs="Times New Roman"/>
          <w:sz w:val="18"/>
          <w:szCs w:val="18"/>
        </w:rPr>
        <w:instrText xml:space="preserve"> HYPERLINK "http://www.scielo.org.mx/pdf/crs/v9n18/v9n18a5.pdf" </w:instrText>
      </w:r>
      <w:r w:rsidRPr="00CE1A9F">
        <w:fldChar w:fldCharType="separate"/>
      </w:r>
      <w:r w:rsidRPr="00CE1A9F">
        <w:rPr>
          <w:rStyle w:val="Hyperlink"/>
          <w:rFonts w:ascii="Times New Roman" w:hAnsi="Times New Roman" w:cs="Times New Roman"/>
          <w:color w:val="000000" w:themeColor="text1"/>
          <w:sz w:val="18"/>
          <w:szCs w:val="18"/>
          <w:u w:val="none"/>
        </w:rPr>
        <w:t>http://www.scielo.org.mx/pdf/crs/v9n18/v9n18a5.pdf</w:t>
      </w:r>
      <w:r w:rsidRPr="00CE1A9F">
        <w:rPr>
          <w:rStyle w:val="Hyperlink"/>
          <w:rFonts w:ascii="Times New Roman" w:hAnsi="Times New Roman" w:cs="Times New Roman"/>
          <w:color w:val="000000" w:themeColor="text1"/>
          <w:sz w:val="18"/>
          <w:szCs w:val="18"/>
          <w:u w:val="none"/>
        </w:rPr>
        <w:fldChar w:fldCharType="end"/>
      </w:r>
      <w:r w:rsidRPr="00CE1A9F">
        <w:rPr>
          <w:rFonts w:ascii="Times New Roman" w:hAnsi="Times New Roman" w:cs="Times New Roman"/>
          <w:color w:val="000000" w:themeColor="text1"/>
          <w:sz w:val="18"/>
          <w:szCs w:val="18"/>
        </w:rPr>
        <w:t>, consultado el 10 de febrero de 2020, p. 130.</w:t>
      </w:r>
    </w:p>
  </w:footnote>
  <w:footnote w:id="6">
    <w:p w14:paraId="16915130" w14:textId="34DBA8EA" w:rsidR="007A27E6" w:rsidRPr="007A27E6" w:rsidRDefault="007A27E6">
      <w:pPr>
        <w:pStyle w:val="FootnoteText"/>
      </w:pPr>
      <w:r>
        <w:rPr>
          <w:rStyle w:val="FootnoteReference"/>
        </w:rPr>
        <w:footnoteRef/>
      </w:r>
      <w:r>
        <w:t xml:space="preserve"> </w:t>
      </w:r>
      <w:r w:rsidRPr="009A4836">
        <w:rPr>
          <w:rFonts w:ascii="Times New Roman" w:hAnsi="Times New Roman" w:cs="Times New Roman"/>
          <w:sz w:val="18"/>
          <w:szCs w:val="18"/>
        </w:rPr>
        <w:t>INEGI</w:t>
      </w:r>
      <w:r w:rsidRPr="009A4836">
        <w:rPr>
          <w:rFonts w:ascii="Times New Roman" w:hAnsi="Times New Roman" w:cs="Times New Roman"/>
          <w:color w:val="000000" w:themeColor="text1"/>
          <w:sz w:val="18"/>
          <w:szCs w:val="18"/>
        </w:rPr>
        <w:t xml:space="preserve">, </w:t>
      </w:r>
      <w:r w:rsidRPr="009A4836">
        <w:fldChar w:fldCharType="begin"/>
      </w:r>
      <w:r w:rsidRPr="009A4836">
        <w:rPr>
          <w:rFonts w:ascii="Times New Roman" w:hAnsi="Times New Roman" w:cs="Times New Roman"/>
          <w:sz w:val="18"/>
          <w:szCs w:val="18"/>
        </w:rPr>
        <w:instrText xml:space="preserve"> HYPERLINK "https://www.inegi.org.mx/app/mapa/espacioydatos/default.aspx?ag=310500744" </w:instrText>
      </w:r>
      <w:r w:rsidRPr="009A4836">
        <w:fldChar w:fldCharType="separate"/>
      </w:r>
      <w:r w:rsidRPr="009A4836">
        <w:rPr>
          <w:rStyle w:val="Hyperlink"/>
          <w:rFonts w:ascii="Times New Roman" w:hAnsi="Times New Roman" w:cs="Times New Roman"/>
          <w:color w:val="000000" w:themeColor="text1"/>
          <w:sz w:val="18"/>
          <w:szCs w:val="18"/>
          <w:u w:val="none"/>
        </w:rPr>
        <w:t>https://www.inegi.org.mx/app/mapa/espa</w:t>
      </w:r>
      <w:r w:rsidRPr="009A4836">
        <w:rPr>
          <w:rStyle w:val="Hyperlink"/>
          <w:rFonts w:ascii="Times New Roman" w:hAnsi="Times New Roman" w:cs="Times New Roman"/>
          <w:color w:val="000000" w:themeColor="text1"/>
          <w:sz w:val="18"/>
          <w:szCs w:val="18"/>
          <w:u w:val="none"/>
        </w:rPr>
        <w:t>c</w:t>
      </w:r>
      <w:r w:rsidRPr="009A4836">
        <w:rPr>
          <w:rStyle w:val="Hyperlink"/>
          <w:rFonts w:ascii="Times New Roman" w:hAnsi="Times New Roman" w:cs="Times New Roman"/>
          <w:color w:val="000000" w:themeColor="text1"/>
          <w:sz w:val="18"/>
          <w:szCs w:val="18"/>
          <w:u w:val="none"/>
        </w:rPr>
        <w:t>ioydatos/default.aspx?ag=310500744</w:t>
      </w:r>
      <w:r w:rsidRPr="009A4836">
        <w:rPr>
          <w:rStyle w:val="Hyperlink"/>
          <w:rFonts w:ascii="Times New Roman" w:hAnsi="Times New Roman" w:cs="Times New Roman"/>
          <w:color w:val="000000" w:themeColor="text1"/>
          <w:sz w:val="18"/>
          <w:szCs w:val="18"/>
          <w:u w:val="none"/>
        </w:rPr>
        <w:fldChar w:fldCharType="end"/>
      </w:r>
      <w:r w:rsidRPr="009A4836">
        <w:rPr>
          <w:rFonts w:ascii="Times New Roman" w:hAnsi="Times New Roman" w:cs="Times New Roman"/>
          <w:sz w:val="18"/>
          <w:szCs w:val="18"/>
        </w:rPr>
        <w:t>, consultado el 15 de febrero de 2019.</w:t>
      </w:r>
    </w:p>
  </w:footnote>
  <w:footnote w:id="7">
    <w:p w14:paraId="03348B4E" w14:textId="77777777" w:rsidR="007F3270" w:rsidRPr="009A4836" w:rsidRDefault="007F3270" w:rsidP="007F3270">
      <w:pPr>
        <w:jc w:val="both"/>
        <w:rPr>
          <w:rFonts w:ascii="Times New Roman" w:hAnsi="Times New Roman" w:cs="Times New Roman"/>
          <w:iCs/>
          <w:sz w:val="18"/>
          <w:szCs w:val="18"/>
          <w:lang w:val="es-ES_tradnl"/>
        </w:rPr>
      </w:pPr>
      <w:r w:rsidRPr="009A4836">
        <w:rPr>
          <w:rStyle w:val="FootnoteReference"/>
          <w:rFonts w:ascii="Times New Roman" w:hAnsi="Times New Roman" w:cs="Times New Roman"/>
          <w:sz w:val="18"/>
          <w:szCs w:val="18"/>
        </w:rPr>
        <w:footnoteRef/>
      </w:r>
      <w:r w:rsidRPr="009A4836">
        <w:rPr>
          <w:rFonts w:ascii="Times New Roman" w:hAnsi="Times New Roman" w:cs="Times New Roman"/>
          <w:sz w:val="18"/>
          <w:szCs w:val="18"/>
        </w:rPr>
        <w:t xml:space="preserve"> </w:t>
      </w:r>
      <w:r w:rsidRPr="009A4836">
        <w:rPr>
          <w:rFonts w:ascii="Times New Roman" w:hAnsi="Times New Roman" w:cs="Times New Roman"/>
          <w:sz w:val="18"/>
          <w:szCs w:val="18"/>
        </w:rPr>
        <w:t xml:space="preserve">Consultar: </w:t>
      </w:r>
      <w:r w:rsidRPr="009A4836">
        <w:rPr>
          <w:rFonts w:ascii="Times New Roman" w:hAnsi="Times New Roman" w:cs="Times New Roman"/>
          <w:sz w:val="18"/>
          <w:szCs w:val="18"/>
          <w:lang w:val="es-ES_tradnl"/>
        </w:rPr>
        <w:t xml:space="preserve">Luis Alfonso Ramírez Carrillo, </w:t>
      </w:r>
      <w:r w:rsidRPr="009A4836">
        <w:rPr>
          <w:rFonts w:ascii="Times New Roman" w:hAnsi="Times New Roman" w:cs="Times New Roman"/>
          <w:iCs/>
          <w:sz w:val="18"/>
          <w:szCs w:val="18"/>
          <w:lang w:val="es-ES_tradnl"/>
        </w:rPr>
        <w:t xml:space="preserve">“Impacto de la globalización en los mayas yucatecos, en </w:t>
      </w:r>
      <w:r w:rsidRPr="009A4836">
        <w:rPr>
          <w:rFonts w:ascii="Times New Roman" w:hAnsi="Times New Roman" w:cs="Times New Roman"/>
          <w:i/>
          <w:sz w:val="18"/>
          <w:szCs w:val="18"/>
          <w:lang w:val="es-ES_tradnl"/>
        </w:rPr>
        <w:t>Estudios de cultura Maya</w:t>
      </w:r>
      <w:r w:rsidRPr="009A4836">
        <w:rPr>
          <w:rFonts w:ascii="Times New Roman" w:hAnsi="Times New Roman" w:cs="Times New Roman"/>
          <w:iCs/>
          <w:sz w:val="18"/>
          <w:szCs w:val="18"/>
          <w:lang w:val="es-ES_tradnl"/>
        </w:rPr>
        <w:t>, 2006, Vol. 27</w:t>
      </w:r>
      <w:r w:rsidRPr="009A4836">
        <w:rPr>
          <w:rFonts w:ascii="Times New Roman" w:hAnsi="Times New Roman" w:cs="Times New Roman"/>
          <w:i/>
          <w:sz w:val="18"/>
          <w:szCs w:val="18"/>
          <w:lang w:val="es-ES_tradnl"/>
        </w:rPr>
        <w:t>,</w:t>
      </w:r>
      <w:r w:rsidRPr="009A4836">
        <w:rPr>
          <w:rFonts w:ascii="Times New Roman" w:hAnsi="Times New Roman" w:cs="Times New Roman"/>
          <w:iCs/>
          <w:sz w:val="18"/>
          <w:szCs w:val="18"/>
          <w:lang w:val="es-ES_tradnl"/>
        </w:rPr>
        <w:t xml:space="preserve"> Disponible en: </w:t>
      </w:r>
      <w:hyperlink r:id="rId1" w:history="1">
        <w:r w:rsidRPr="009A4836">
          <w:rPr>
            <w:rStyle w:val="Hyperlink"/>
            <w:rFonts w:ascii="Times New Roman" w:hAnsi="Times New Roman" w:cs="Times New Roman"/>
            <w:color w:val="000000" w:themeColor="text1"/>
            <w:sz w:val="18"/>
            <w:szCs w:val="18"/>
            <w:u w:val="none"/>
          </w:rPr>
          <w:t>http://www.scielo.org.mx/scielo.php?script=sci_arttext&amp;pid=S0185-25742006000200004&amp;lng=es&amp;nrm=iso</w:t>
        </w:r>
      </w:hyperlink>
      <w:r w:rsidRPr="009A4836">
        <w:rPr>
          <w:rFonts w:ascii="Times New Roman" w:hAnsi="Times New Roman" w:cs="Times New Roman"/>
          <w:color w:val="000000" w:themeColor="text1"/>
          <w:sz w:val="18"/>
          <w:szCs w:val="18"/>
        </w:rPr>
        <w:t xml:space="preserve">, Consultado </w:t>
      </w:r>
      <w:r w:rsidRPr="009A4836">
        <w:rPr>
          <w:rFonts w:ascii="Times New Roman" w:hAnsi="Times New Roman" w:cs="Times New Roman"/>
          <w:sz w:val="18"/>
          <w:szCs w:val="18"/>
          <w:lang w:val="es-ES_tradnl"/>
        </w:rPr>
        <w:t>el 20 de noviembre de 2018 y Othón Baños Ramírez, “La península de Yucatán en la ruta de la modernidad (1970-1995)”,</w:t>
      </w:r>
      <w:r w:rsidRPr="009A4836">
        <w:rPr>
          <w:rFonts w:ascii="Times New Roman" w:hAnsi="Times New Roman" w:cs="Times New Roman"/>
          <w:sz w:val="18"/>
          <w:szCs w:val="18"/>
        </w:rPr>
        <w:t xml:space="preserve"> en</w:t>
      </w:r>
      <w:r w:rsidRPr="009A4836">
        <w:rPr>
          <w:rFonts w:ascii="Times New Roman" w:hAnsi="Times New Roman" w:cs="Times New Roman"/>
          <w:i/>
          <w:sz w:val="18"/>
          <w:szCs w:val="18"/>
        </w:rPr>
        <w:t xml:space="preserve"> </w:t>
      </w:r>
      <w:r w:rsidRPr="009A4836">
        <w:rPr>
          <w:rFonts w:ascii="Times New Roman" w:hAnsi="Times New Roman" w:cs="Times New Roman"/>
          <w:i/>
          <w:sz w:val="18"/>
          <w:szCs w:val="18"/>
          <w:lang w:val="es-ES_tradnl"/>
        </w:rPr>
        <w:t>Revista Mexicana del Carib</w:t>
      </w:r>
      <w:r w:rsidRPr="009A4836">
        <w:rPr>
          <w:rFonts w:ascii="Times New Roman" w:hAnsi="Times New Roman" w:cs="Times New Roman"/>
          <w:sz w:val="18"/>
          <w:szCs w:val="18"/>
          <w:lang w:val="es-ES_tradnl"/>
        </w:rPr>
        <w:t>e, 2000, V, Disponible en</w:t>
      </w:r>
      <w:r w:rsidRPr="009A4836">
        <w:rPr>
          <w:rFonts w:ascii="Times New Roman" w:hAnsi="Times New Roman" w:cs="Times New Roman"/>
          <w:color w:val="000000" w:themeColor="text1"/>
          <w:sz w:val="18"/>
          <w:szCs w:val="18"/>
          <w:lang w:val="es-ES_tradnl"/>
        </w:rPr>
        <w:t xml:space="preserve">: </w:t>
      </w:r>
      <w:hyperlink r:id="rId2" w:history="1">
        <w:r w:rsidRPr="009A4836">
          <w:rPr>
            <w:rStyle w:val="Hyperlink"/>
            <w:rFonts w:ascii="Times New Roman" w:hAnsi="Times New Roman" w:cs="Times New Roman"/>
            <w:color w:val="000000" w:themeColor="text1"/>
            <w:sz w:val="18"/>
            <w:szCs w:val="18"/>
            <w:u w:val="none"/>
            <w:lang w:val="es-ES_tradnl"/>
          </w:rPr>
          <w:t>http://w.redalyc.org/articulo.oa?id=12800905</w:t>
        </w:r>
      </w:hyperlink>
      <w:r w:rsidRPr="009A4836">
        <w:rPr>
          <w:rFonts w:ascii="Times New Roman" w:hAnsi="Times New Roman" w:cs="Times New Roman"/>
          <w:sz w:val="18"/>
          <w:szCs w:val="18"/>
          <w:lang w:val="es-ES_tradnl"/>
        </w:rPr>
        <w:t xml:space="preserve">, Consultado el 20 de noviembre de 2018, </w:t>
      </w:r>
      <w:r w:rsidRPr="009A4836">
        <w:rPr>
          <w:rFonts w:ascii="Times New Roman" w:hAnsi="Times New Roman" w:cs="Times New Roman"/>
          <w:sz w:val="18"/>
          <w:szCs w:val="18"/>
        </w:rPr>
        <w:t xml:space="preserve">pp. </w:t>
      </w:r>
      <w:r w:rsidRPr="009A4836">
        <w:rPr>
          <w:rFonts w:ascii="Times New Roman" w:hAnsi="Times New Roman" w:cs="Times New Roman"/>
          <w:sz w:val="18"/>
          <w:szCs w:val="18"/>
          <w:lang w:val="es-ES_tradnl"/>
        </w:rPr>
        <w:t>178-179</w:t>
      </w:r>
      <w:r w:rsidRPr="009A4836">
        <w:rPr>
          <w:rFonts w:ascii="Times New Roman" w:hAnsi="Times New Roman" w:cs="Times New Roman"/>
          <w:sz w:val="18"/>
          <w:szCs w:val="18"/>
        </w:rPr>
        <w:t>.</w:t>
      </w:r>
    </w:p>
  </w:footnote>
  <w:footnote w:id="8">
    <w:p w14:paraId="4788996A" w14:textId="69299613" w:rsidR="00E3399B" w:rsidRPr="00E3399B" w:rsidRDefault="00E3399B">
      <w:pPr>
        <w:pStyle w:val="FootnoteText"/>
        <w:rPr>
          <w:rFonts w:ascii="Times New Roman" w:hAnsi="Times New Roman" w:cs="Times New Roman"/>
          <w:sz w:val="18"/>
          <w:szCs w:val="18"/>
          <w:lang w:val="es-ES"/>
        </w:rPr>
      </w:pPr>
      <w:r w:rsidRPr="00E3399B">
        <w:rPr>
          <w:rStyle w:val="FootnoteReference"/>
          <w:rFonts w:ascii="Times New Roman" w:hAnsi="Times New Roman" w:cs="Times New Roman"/>
          <w:sz w:val="18"/>
          <w:szCs w:val="18"/>
        </w:rPr>
        <w:footnoteRef/>
      </w:r>
      <w:r w:rsidRPr="00E3399B">
        <w:rPr>
          <w:rFonts w:ascii="Times New Roman" w:hAnsi="Times New Roman" w:cs="Times New Roman"/>
          <w:sz w:val="18"/>
          <w:szCs w:val="18"/>
        </w:rPr>
        <w:t xml:space="preserve"> </w:t>
      </w:r>
      <w:r w:rsidRPr="00E3399B">
        <w:rPr>
          <w:rFonts w:ascii="Times New Roman" w:hAnsi="Times New Roman" w:cs="Times New Roman"/>
          <w:sz w:val="18"/>
          <w:szCs w:val="18"/>
          <w:lang w:val="es-ES"/>
        </w:rPr>
        <w:t>Estructura</w:t>
      </w:r>
      <w:r>
        <w:rPr>
          <w:rFonts w:ascii="Times New Roman" w:hAnsi="Times New Roman" w:cs="Times New Roman"/>
          <w:sz w:val="18"/>
          <w:szCs w:val="18"/>
          <w:lang w:val="es-ES"/>
        </w:rPr>
        <w:t xml:space="preserve"> </w:t>
      </w:r>
      <w:r w:rsidR="009A4836">
        <w:rPr>
          <w:rFonts w:ascii="Times New Roman" w:hAnsi="Times New Roman" w:cs="Times New Roman"/>
          <w:sz w:val="18"/>
          <w:szCs w:val="18"/>
          <w:lang w:val="es-ES"/>
        </w:rPr>
        <w:t xml:space="preserve">socio-política-espacial </w:t>
      </w:r>
      <w:r>
        <w:rPr>
          <w:rFonts w:ascii="Times New Roman" w:hAnsi="Times New Roman" w:cs="Times New Roman"/>
          <w:sz w:val="18"/>
          <w:szCs w:val="18"/>
          <w:lang w:val="es-ES"/>
        </w:rPr>
        <w:t xml:space="preserve">compleja </w:t>
      </w:r>
      <w:r w:rsidR="00753CBC">
        <w:rPr>
          <w:rFonts w:ascii="Times New Roman" w:hAnsi="Times New Roman" w:cs="Times New Roman"/>
          <w:sz w:val="18"/>
          <w:szCs w:val="18"/>
          <w:lang w:val="es-ES"/>
        </w:rPr>
        <w:t xml:space="preserve">cuya célula inicial era el </w:t>
      </w:r>
      <w:proofErr w:type="spellStart"/>
      <w:r w:rsidR="00753CBC" w:rsidRPr="00753CBC">
        <w:rPr>
          <w:rFonts w:ascii="Times New Roman" w:hAnsi="Times New Roman" w:cs="Times New Roman"/>
          <w:i/>
          <w:iCs/>
          <w:sz w:val="18"/>
          <w:szCs w:val="18"/>
          <w:lang w:val="es-ES"/>
        </w:rPr>
        <w:t>cahob</w:t>
      </w:r>
      <w:proofErr w:type="spellEnd"/>
      <w:r w:rsidR="00753CBC">
        <w:rPr>
          <w:rFonts w:ascii="Times New Roman" w:hAnsi="Times New Roman" w:cs="Times New Roman"/>
          <w:sz w:val="18"/>
          <w:szCs w:val="18"/>
          <w:lang w:val="es-ES"/>
        </w:rPr>
        <w:t xml:space="preserve"> (formado por una o varias familias extensas), cuyo</w:t>
      </w:r>
      <w:r w:rsidR="00753CBC" w:rsidRPr="00753CBC">
        <w:rPr>
          <w:rFonts w:ascii="Times New Roman" w:hAnsi="Times New Roman" w:cs="Times New Roman"/>
          <w:sz w:val="18"/>
          <w:szCs w:val="18"/>
          <w:lang w:val="es-ES"/>
        </w:rPr>
        <w:t xml:space="preserve"> objetivo primordial, a través de </w:t>
      </w:r>
      <w:r w:rsidR="00753CBC">
        <w:rPr>
          <w:rFonts w:ascii="Times New Roman" w:hAnsi="Times New Roman" w:cs="Times New Roman"/>
          <w:sz w:val="18"/>
          <w:szCs w:val="18"/>
          <w:lang w:val="es-ES"/>
        </w:rPr>
        <w:t>alianzas y por tanto de su incorporación a redes más extensas (</w:t>
      </w:r>
      <w:proofErr w:type="spellStart"/>
      <w:r w:rsidR="00753CBC" w:rsidRPr="00753CBC">
        <w:rPr>
          <w:rFonts w:ascii="Times New Roman" w:hAnsi="Times New Roman" w:cs="Times New Roman"/>
          <w:i/>
          <w:iCs/>
          <w:sz w:val="18"/>
          <w:szCs w:val="18"/>
          <w:lang w:val="es-ES"/>
        </w:rPr>
        <w:t>batabil</w:t>
      </w:r>
      <w:proofErr w:type="spellEnd"/>
      <w:r w:rsidR="00B75275">
        <w:rPr>
          <w:rFonts w:ascii="Times New Roman" w:hAnsi="Times New Roman" w:cs="Times New Roman"/>
          <w:i/>
          <w:iCs/>
          <w:sz w:val="18"/>
          <w:szCs w:val="18"/>
          <w:lang w:val="es-ES"/>
        </w:rPr>
        <w:t xml:space="preserve"> </w:t>
      </w:r>
      <w:r w:rsidR="00753CBC">
        <w:rPr>
          <w:rFonts w:ascii="Times New Roman" w:hAnsi="Times New Roman" w:cs="Times New Roman"/>
          <w:sz w:val="18"/>
          <w:szCs w:val="18"/>
          <w:lang w:val="es-ES"/>
        </w:rPr>
        <w:t xml:space="preserve">y </w:t>
      </w:r>
      <w:proofErr w:type="spellStart"/>
      <w:r w:rsidR="00753CBC">
        <w:rPr>
          <w:rFonts w:ascii="Times New Roman" w:hAnsi="Times New Roman" w:cs="Times New Roman"/>
          <w:sz w:val="18"/>
          <w:szCs w:val="18"/>
          <w:lang w:val="es-ES"/>
        </w:rPr>
        <w:t>c</w:t>
      </w:r>
      <w:r w:rsidR="00753CBC" w:rsidRPr="00753CBC">
        <w:rPr>
          <w:rFonts w:ascii="Times New Roman" w:hAnsi="Times New Roman" w:cs="Times New Roman"/>
          <w:i/>
          <w:iCs/>
          <w:sz w:val="18"/>
          <w:szCs w:val="18"/>
          <w:lang w:val="es-ES"/>
        </w:rPr>
        <w:t>úuchcabal</w:t>
      </w:r>
      <w:proofErr w:type="spellEnd"/>
      <w:r w:rsidR="00753CBC">
        <w:rPr>
          <w:rFonts w:ascii="Times New Roman" w:hAnsi="Times New Roman" w:cs="Times New Roman"/>
          <w:sz w:val="18"/>
          <w:szCs w:val="18"/>
          <w:lang w:val="es-ES"/>
        </w:rPr>
        <w:t xml:space="preserve">), </w:t>
      </w:r>
      <w:r w:rsidR="00753CBC" w:rsidRPr="00753CBC">
        <w:rPr>
          <w:rFonts w:ascii="Times New Roman" w:hAnsi="Times New Roman" w:cs="Times New Roman"/>
          <w:sz w:val="18"/>
          <w:szCs w:val="18"/>
          <w:lang w:val="es-ES"/>
        </w:rPr>
        <w:t>era la búsqueda de</w:t>
      </w:r>
      <w:r w:rsidR="00753CBC">
        <w:rPr>
          <w:rFonts w:ascii="Times New Roman" w:hAnsi="Times New Roman" w:cs="Times New Roman"/>
          <w:sz w:val="18"/>
          <w:szCs w:val="18"/>
          <w:lang w:val="es-ES"/>
        </w:rPr>
        <w:t>l</w:t>
      </w:r>
      <w:r w:rsidR="00753CBC" w:rsidRPr="00753CBC">
        <w:rPr>
          <w:rFonts w:ascii="Times New Roman" w:hAnsi="Times New Roman" w:cs="Times New Roman"/>
          <w:sz w:val="18"/>
          <w:szCs w:val="18"/>
          <w:lang w:val="es-ES"/>
        </w:rPr>
        <w:t xml:space="preserve"> bienestar</w:t>
      </w:r>
      <w:r w:rsidR="00753CBC">
        <w:rPr>
          <w:rFonts w:ascii="Times New Roman" w:hAnsi="Times New Roman" w:cs="Times New Roman"/>
          <w:sz w:val="18"/>
          <w:szCs w:val="18"/>
          <w:lang w:val="es-ES"/>
        </w:rPr>
        <w:t xml:space="preserve">, del </w:t>
      </w:r>
      <w:r w:rsidR="00753CBC" w:rsidRPr="00753CBC">
        <w:rPr>
          <w:rFonts w:ascii="Times New Roman" w:hAnsi="Times New Roman" w:cs="Times New Roman"/>
          <w:sz w:val="18"/>
          <w:szCs w:val="18"/>
          <w:lang w:val="es-ES"/>
        </w:rPr>
        <w:t>bien común del grupo en su totalidad</w:t>
      </w:r>
      <w:r w:rsidR="00753CBC">
        <w:rPr>
          <w:rFonts w:ascii="Times New Roman" w:hAnsi="Times New Roman" w:cs="Times New Roman"/>
          <w:sz w:val="18"/>
          <w:szCs w:val="18"/>
          <w:lang w:val="es-ES"/>
        </w:rPr>
        <w:t xml:space="preserve">. </w:t>
      </w:r>
      <w:r w:rsidR="00B75275">
        <w:rPr>
          <w:rFonts w:ascii="Times New Roman" w:hAnsi="Times New Roman" w:cs="Times New Roman"/>
          <w:sz w:val="18"/>
          <w:szCs w:val="18"/>
          <w:lang w:val="es-ES"/>
        </w:rPr>
        <w:t>Consultar:</w:t>
      </w:r>
      <w:r>
        <w:rPr>
          <w:rFonts w:ascii="Times New Roman" w:hAnsi="Times New Roman" w:cs="Times New Roman"/>
          <w:sz w:val="18"/>
          <w:szCs w:val="18"/>
          <w:lang w:val="es-ES"/>
        </w:rPr>
        <w:t xml:space="preserve"> </w:t>
      </w:r>
      <w:r w:rsidR="00B75275" w:rsidRPr="0070692C">
        <w:rPr>
          <w:rFonts w:ascii="Times New Roman" w:hAnsi="Times New Roman" w:cs="Times New Roman"/>
          <w:sz w:val="18"/>
          <w:szCs w:val="18"/>
        </w:rPr>
        <w:t xml:space="preserve">Tsubasa Okoshi Harada, “De lo ajeno impuesto a lo nuestro fundado: el proceso de la “domesticación” del espacio de los pueblos de indios de la gobernación de </w:t>
      </w:r>
      <w:r w:rsidR="00B75275">
        <w:rPr>
          <w:rFonts w:ascii="Times New Roman" w:hAnsi="Times New Roman" w:cs="Times New Roman"/>
          <w:sz w:val="18"/>
          <w:szCs w:val="18"/>
        </w:rPr>
        <w:t>Y</w:t>
      </w:r>
      <w:r w:rsidR="00B75275" w:rsidRPr="0070692C">
        <w:rPr>
          <w:rFonts w:ascii="Times New Roman" w:hAnsi="Times New Roman" w:cs="Times New Roman"/>
          <w:sz w:val="18"/>
          <w:szCs w:val="18"/>
        </w:rPr>
        <w:t xml:space="preserve">ucatán”, en Tsubasa Okoshi, Julien Machault y Alberto Tepoxtecatl, coordinadores, </w:t>
      </w:r>
      <w:r w:rsidR="00B75275" w:rsidRPr="0070692C">
        <w:rPr>
          <w:rFonts w:ascii="Times New Roman" w:hAnsi="Times New Roman" w:cs="Times New Roman"/>
          <w:i/>
          <w:iCs/>
          <w:sz w:val="18"/>
          <w:szCs w:val="18"/>
        </w:rPr>
        <w:t>Recorriendo el lindero, trazando la frontera. Estudios interdisciplinarios sobre el espacio y las froteras en las sociedades indígenas</w:t>
      </w:r>
      <w:r w:rsidR="00B75275" w:rsidRPr="0070692C">
        <w:rPr>
          <w:rFonts w:ascii="Times New Roman" w:hAnsi="Times New Roman" w:cs="Times New Roman"/>
          <w:sz w:val="18"/>
          <w:szCs w:val="18"/>
        </w:rPr>
        <w:t xml:space="preserve">, México, Universidad Nacional Autónoma de México, 2018, </w:t>
      </w:r>
      <w:r w:rsidR="00B75275">
        <w:rPr>
          <w:rFonts w:ascii="Times New Roman" w:hAnsi="Times New Roman" w:cs="Times New Roman"/>
          <w:sz w:val="18"/>
          <w:szCs w:val="18"/>
        </w:rPr>
        <w:t>pp. 185-203.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620E7"/>
    <w:multiLevelType w:val="hybridMultilevel"/>
    <w:tmpl w:val="CEFC202A"/>
    <w:lvl w:ilvl="0" w:tplc="04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26F5E28"/>
    <w:multiLevelType w:val="hybridMultilevel"/>
    <w:tmpl w:val="E55ECE7C"/>
    <w:lvl w:ilvl="0" w:tplc="04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99"/>
    <w:rsid w:val="00017417"/>
    <w:rsid w:val="00022917"/>
    <w:rsid w:val="00032068"/>
    <w:rsid w:val="00033A8F"/>
    <w:rsid w:val="0003427E"/>
    <w:rsid w:val="00051732"/>
    <w:rsid w:val="00082DE8"/>
    <w:rsid w:val="00084877"/>
    <w:rsid w:val="00092CF5"/>
    <w:rsid w:val="000B2E64"/>
    <w:rsid w:val="000E5016"/>
    <w:rsid w:val="00114DD9"/>
    <w:rsid w:val="00115AF4"/>
    <w:rsid w:val="00130E76"/>
    <w:rsid w:val="00134B5C"/>
    <w:rsid w:val="00143A7A"/>
    <w:rsid w:val="00147C0C"/>
    <w:rsid w:val="00185783"/>
    <w:rsid w:val="00190331"/>
    <w:rsid w:val="001A1D09"/>
    <w:rsid w:val="001C1501"/>
    <w:rsid w:val="001D053C"/>
    <w:rsid w:val="001D39FF"/>
    <w:rsid w:val="001D7C7F"/>
    <w:rsid w:val="001E4CFA"/>
    <w:rsid w:val="001F08C3"/>
    <w:rsid w:val="00225887"/>
    <w:rsid w:val="00230E4B"/>
    <w:rsid w:val="002419FF"/>
    <w:rsid w:val="0024207D"/>
    <w:rsid w:val="0026206B"/>
    <w:rsid w:val="00267D7D"/>
    <w:rsid w:val="002A0BC9"/>
    <w:rsid w:val="002B2471"/>
    <w:rsid w:val="002D1135"/>
    <w:rsid w:val="00301F15"/>
    <w:rsid w:val="00304499"/>
    <w:rsid w:val="00305D94"/>
    <w:rsid w:val="003077F8"/>
    <w:rsid w:val="00345992"/>
    <w:rsid w:val="00356624"/>
    <w:rsid w:val="00363437"/>
    <w:rsid w:val="00382BBF"/>
    <w:rsid w:val="003848DE"/>
    <w:rsid w:val="003A0CE0"/>
    <w:rsid w:val="003A769E"/>
    <w:rsid w:val="003B4307"/>
    <w:rsid w:val="003B791B"/>
    <w:rsid w:val="003C3A1E"/>
    <w:rsid w:val="003D7CF7"/>
    <w:rsid w:val="003E24D1"/>
    <w:rsid w:val="00414B3F"/>
    <w:rsid w:val="0042611B"/>
    <w:rsid w:val="00442A9B"/>
    <w:rsid w:val="004946BB"/>
    <w:rsid w:val="0049660B"/>
    <w:rsid w:val="004A24BC"/>
    <w:rsid w:val="004A3178"/>
    <w:rsid w:val="004B0E15"/>
    <w:rsid w:val="004F3CB9"/>
    <w:rsid w:val="004F4DC2"/>
    <w:rsid w:val="00512119"/>
    <w:rsid w:val="00536DB0"/>
    <w:rsid w:val="00551D70"/>
    <w:rsid w:val="00582A5E"/>
    <w:rsid w:val="00595487"/>
    <w:rsid w:val="00595F69"/>
    <w:rsid w:val="005B0963"/>
    <w:rsid w:val="005C29C2"/>
    <w:rsid w:val="005D59D8"/>
    <w:rsid w:val="005E7D27"/>
    <w:rsid w:val="005F20A3"/>
    <w:rsid w:val="00627535"/>
    <w:rsid w:val="00677EF4"/>
    <w:rsid w:val="0068209A"/>
    <w:rsid w:val="00686C75"/>
    <w:rsid w:val="006A48DE"/>
    <w:rsid w:val="006B76BC"/>
    <w:rsid w:val="006D64BB"/>
    <w:rsid w:val="00705F6F"/>
    <w:rsid w:val="007222DF"/>
    <w:rsid w:val="00732440"/>
    <w:rsid w:val="00732CE2"/>
    <w:rsid w:val="007340E4"/>
    <w:rsid w:val="00735FE0"/>
    <w:rsid w:val="007419A3"/>
    <w:rsid w:val="00753CBC"/>
    <w:rsid w:val="00754C9B"/>
    <w:rsid w:val="007766FF"/>
    <w:rsid w:val="007A1733"/>
    <w:rsid w:val="007A27E6"/>
    <w:rsid w:val="007C6A4B"/>
    <w:rsid w:val="007F3270"/>
    <w:rsid w:val="007F425A"/>
    <w:rsid w:val="007F6DA5"/>
    <w:rsid w:val="00803964"/>
    <w:rsid w:val="00817FAF"/>
    <w:rsid w:val="0082460A"/>
    <w:rsid w:val="00860ACD"/>
    <w:rsid w:val="00862E6C"/>
    <w:rsid w:val="008A4F07"/>
    <w:rsid w:val="008E7195"/>
    <w:rsid w:val="008E740B"/>
    <w:rsid w:val="008F4ED7"/>
    <w:rsid w:val="00902FD3"/>
    <w:rsid w:val="00914302"/>
    <w:rsid w:val="009264C5"/>
    <w:rsid w:val="00947BFA"/>
    <w:rsid w:val="00970AE2"/>
    <w:rsid w:val="00986960"/>
    <w:rsid w:val="00992182"/>
    <w:rsid w:val="009A4836"/>
    <w:rsid w:val="009B5ACA"/>
    <w:rsid w:val="009C0F90"/>
    <w:rsid w:val="009E4079"/>
    <w:rsid w:val="009E525E"/>
    <w:rsid w:val="00A17CA2"/>
    <w:rsid w:val="00A3161A"/>
    <w:rsid w:val="00A333B3"/>
    <w:rsid w:val="00A7610C"/>
    <w:rsid w:val="00AA4D2B"/>
    <w:rsid w:val="00AA561D"/>
    <w:rsid w:val="00AC2706"/>
    <w:rsid w:val="00AD6FC5"/>
    <w:rsid w:val="00AE6327"/>
    <w:rsid w:val="00B004C8"/>
    <w:rsid w:val="00B069D8"/>
    <w:rsid w:val="00B2192F"/>
    <w:rsid w:val="00B31C00"/>
    <w:rsid w:val="00B37F89"/>
    <w:rsid w:val="00B5018B"/>
    <w:rsid w:val="00B57C6C"/>
    <w:rsid w:val="00B728CF"/>
    <w:rsid w:val="00B75275"/>
    <w:rsid w:val="00B86AFD"/>
    <w:rsid w:val="00B92607"/>
    <w:rsid w:val="00BB337B"/>
    <w:rsid w:val="00BE159F"/>
    <w:rsid w:val="00BF38F3"/>
    <w:rsid w:val="00C12D3A"/>
    <w:rsid w:val="00C321A4"/>
    <w:rsid w:val="00C43CBE"/>
    <w:rsid w:val="00C56C83"/>
    <w:rsid w:val="00C725A0"/>
    <w:rsid w:val="00C94120"/>
    <w:rsid w:val="00CA7923"/>
    <w:rsid w:val="00CB11B2"/>
    <w:rsid w:val="00CD15AF"/>
    <w:rsid w:val="00CE1A9F"/>
    <w:rsid w:val="00D17603"/>
    <w:rsid w:val="00D94F69"/>
    <w:rsid w:val="00DD674F"/>
    <w:rsid w:val="00DE5F01"/>
    <w:rsid w:val="00DE7BAC"/>
    <w:rsid w:val="00E077F1"/>
    <w:rsid w:val="00E141F3"/>
    <w:rsid w:val="00E27B66"/>
    <w:rsid w:val="00E3399B"/>
    <w:rsid w:val="00E37DCA"/>
    <w:rsid w:val="00E53FB7"/>
    <w:rsid w:val="00E56CCF"/>
    <w:rsid w:val="00E6750F"/>
    <w:rsid w:val="00E70289"/>
    <w:rsid w:val="00E866BD"/>
    <w:rsid w:val="00E91C61"/>
    <w:rsid w:val="00ED208E"/>
    <w:rsid w:val="00F17CC3"/>
    <w:rsid w:val="00F36779"/>
    <w:rsid w:val="00FB441E"/>
    <w:rsid w:val="00FD3A57"/>
    <w:rsid w:val="00FF2A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D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FootnoteReference">
    <w:name w:val="footnote reference"/>
    <w:uiPriority w:val="99"/>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ListParagraph">
    <w:name w:val="List Paragraph"/>
    <w:basedOn w:val="Normal"/>
    <w:uiPriority w:val="34"/>
    <w:qFormat/>
    <w:rsid w:val="00130E76"/>
    <w:pPr>
      <w:ind w:left="720"/>
      <w:contextualSpacing/>
    </w:pPr>
  </w:style>
  <w:style w:type="character" w:styleId="Hyperlink">
    <w:name w:val="Hyperlink"/>
    <w:basedOn w:val="DefaultParagraphFont"/>
    <w:uiPriority w:val="99"/>
    <w:unhideWhenUsed/>
    <w:rsid w:val="002B2471"/>
    <w:rPr>
      <w:color w:val="0563C1" w:themeColor="hyperlink"/>
      <w:u w:val="single"/>
    </w:rPr>
  </w:style>
  <w:style w:type="character" w:styleId="UnresolvedMention">
    <w:name w:val="Unresolved Mention"/>
    <w:basedOn w:val="DefaultParagraphFont"/>
    <w:uiPriority w:val="99"/>
    <w:semiHidden/>
    <w:unhideWhenUsed/>
    <w:rsid w:val="002B2471"/>
    <w:rPr>
      <w:color w:val="605E5C"/>
      <w:shd w:val="clear" w:color="auto" w:fill="E1DFDD"/>
    </w:rPr>
  </w:style>
  <w:style w:type="paragraph" w:customStyle="1" w:styleId="AuthorNameHeading">
    <w:name w:val="* AuthorNameHeading"/>
    <w:next w:val="NoSpacing"/>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NoSpacing">
    <w:name w:val="No Spacing"/>
    <w:uiPriority w:val="1"/>
    <w:qFormat/>
    <w:rsid w:val="001D39FF"/>
  </w:style>
  <w:style w:type="paragraph" w:styleId="FootnoteText">
    <w:name w:val="footnote text"/>
    <w:basedOn w:val="Normal"/>
    <w:link w:val="FootnoteTextChar"/>
    <w:uiPriority w:val="99"/>
    <w:unhideWhenUsed/>
    <w:rsid w:val="00017417"/>
    <w:rPr>
      <w:sz w:val="20"/>
      <w:szCs w:val="20"/>
    </w:rPr>
  </w:style>
  <w:style w:type="character" w:customStyle="1" w:styleId="FootnoteTextChar">
    <w:name w:val="Footnote Text Char"/>
    <w:basedOn w:val="DefaultParagraphFont"/>
    <w:link w:val="FootnoteText"/>
    <w:uiPriority w:val="99"/>
    <w:rsid w:val="00017417"/>
    <w:rPr>
      <w:sz w:val="20"/>
      <w:szCs w:val="20"/>
    </w:rPr>
  </w:style>
  <w:style w:type="character" w:styleId="FollowedHyperlink">
    <w:name w:val="FollowedHyperlink"/>
    <w:basedOn w:val="DefaultParagraphFont"/>
    <w:uiPriority w:val="99"/>
    <w:semiHidden/>
    <w:unhideWhenUsed/>
    <w:rsid w:val="003848DE"/>
    <w:rPr>
      <w:color w:val="954F72" w:themeColor="followedHyperlink"/>
      <w:u w:val="single"/>
    </w:rPr>
  </w:style>
  <w:style w:type="table" w:styleId="TableGrid">
    <w:name w:val="Table Grid"/>
    <w:basedOn w:val="TableNormal"/>
    <w:uiPriority w:val="39"/>
    <w:rsid w:val="002A0BC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39"/>
    <w:rsid w:val="009A483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E866BD"/>
    <w:rPr>
      <w:sz w:val="20"/>
      <w:szCs w:val="20"/>
    </w:rPr>
  </w:style>
  <w:style w:type="character" w:customStyle="1" w:styleId="EndnoteTextChar">
    <w:name w:val="Endnote Text Char"/>
    <w:basedOn w:val="DefaultParagraphFont"/>
    <w:link w:val="EndnoteText"/>
    <w:uiPriority w:val="99"/>
    <w:semiHidden/>
    <w:rsid w:val="00E866BD"/>
    <w:rPr>
      <w:sz w:val="20"/>
      <w:szCs w:val="20"/>
    </w:rPr>
  </w:style>
  <w:style w:type="character" w:styleId="EndnoteReference">
    <w:name w:val="endnote reference"/>
    <w:basedOn w:val="DefaultParagraphFont"/>
    <w:uiPriority w:val="99"/>
    <w:semiHidden/>
    <w:unhideWhenUsed/>
    <w:rsid w:val="00E866BD"/>
    <w:rPr>
      <w:vertAlign w:val="superscript"/>
    </w:rPr>
  </w:style>
  <w:style w:type="character" w:styleId="CommentReference">
    <w:name w:val="annotation reference"/>
    <w:basedOn w:val="DefaultParagraphFont"/>
    <w:uiPriority w:val="99"/>
    <w:semiHidden/>
    <w:unhideWhenUsed/>
    <w:rsid w:val="003A769E"/>
    <w:rPr>
      <w:sz w:val="16"/>
      <w:szCs w:val="16"/>
    </w:rPr>
  </w:style>
  <w:style w:type="paragraph" w:styleId="CommentText">
    <w:name w:val="annotation text"/>
    <w:basedOn w:val="Normal"/>
    <w:link w:val="CommentTextChar"/>
    <w:uiPriority w:val="99"/>
    <w:semiHidden/>
    <w:unhideWhenUsed/>
    <w:rsid w:val="003A769E"/>
    <w:rPr>
      <w:sz w:val="20"/>
      <w:szCs w:val="20"/>
    </w:rPr>
  </w:style>
  <w:style w:type="character" w:customStyle="1" w:styleId="CommentTextChar">
    <w:name w:val="Comment Text Char"/>
    <w:basedOn w:val="DefaultParagraphFont"/>
    <w:link w:val="CommentText"/>
    <w:uiPriority w:val="99"/>
    <w:semiHidden/>
    <w:rsid w:val="003A769E"/>
    <w:rPr>
      <w:sz w:val="20"/>
      <w:szCs w:val="20"/>
    </w:rPr>
  </w:style>
  <w:style w:type="paragraph" w:styleId="CommentSubject">
    <w:name w:val="annotation subject"/>
    <w:basedOn w:val="CommentText"/>
    <w:next w:val="CommentText"/>
    <w:link w:val="CommentSubjectChar"/>
    <w:uiPriority w:val="99"/>
    <w:semiHidden/>
    <w:unhideWhenUsed/>
    <w:rsid w:val="003A769E"/>
    <w:rPr>
      <w:b/>
      <w:bCs/>
    </w:rPr>
  </w:style>
  <w:style w:type="character" w:customStyle="1" w:styleId="CommentSubjectChar">
    <w:name w:val="Comment Subject Char"/>
    <w:basedOn w:val="CommentTextChar"/>
    <w:link w:val="CommentSubject"/>
    <w:uiPriority w:val="99"/>
    <w:semiHidden/>
    <w:rsid w:val="003A769E"/>
    <w:rPr>
      <w:b/>
      <w:bCs/>
      <w:sz w:val="20"/>
      <w:szCs w:val="20"/>
    </w:rPr>
  </w:style>
  <w:style w:type="paragraph" w:styleId="BalloonText">
    <w:name w:val="Balloon Text"/>
    <w:basedOn w:val="Normal"/>
    <w:link w:val="BalloonTextChar"/>
    <w:uiPriority w:val="99"/>
    <w:semiHidden/>
    <w:unhideWhenUsed/>
    <w:rsid w:val="003A769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A769E"/>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462381666">
      <w:bodyDiv w:val="1"/>
      <w:marLeft w:val="0"/>
      <w:marRight w:val="0"/>
      <w:marTop w:val="0"/>
      <w:marBottom w:val="0"/>
      <w:divBdr>
        <w:top w:val="none" w:sz="0" w:space="0" w:color="auto"/>
        <w:left w:val="none" w:sz="0" w:space="0" w:color="auto"/>
        <w:bottom w:val="none" w:sz="0" w:space="0" w:color="auto"/>
        <w:right w:val="none" w:sz="0" w:space="0" w:color="auto"/>
      </w:divBdr>
      <w:divsChild>
        <w:div w:id="1814131264">
          <w:marLeft w:val="360"/>
          <w:marRight w:val="0"/>
          <w:marTop w:val="0"/>
          <w:marBottom w:val="120"/>
          <w:divBdr>
            <w:top w:val="none" w:sz="0" w:space="0" w:color="auto"/>
            <w:left w:val="none" w:sz="0" w:space="0" w:color="auto"/>
            <w:bottom w:val="none" w:sz="0" w:space="0" w:color="auto"/>
            <w:right w:val="none" w:sz="0" w:space="0" w:color="auto"/>
          </w:divBdr>
        </w:div>
      </w:divsChild>
    </w:div>
    <w:div w:id="592126067">
      <w:bodyDiv w:val="1"/>
      <w:marLeft w:val="0"/>
      <w:marRight w:val="0"/>
      <w:marTop w:val="0"/>
      <w:marBottom w:val="0"/>
      <w:divBdr>
        <w:top w:val="none" w:sz="0" w:space="0" w:color="auto"/>
        <w:left w:val="none" w:sz="0" w:space="0" w:color="auto"/>
        <w:bottom w:val="none" w:sz="0" w:space="0" w:color="auto"/>
        <w:right w:val="none" w:sz="0" w:space="0" w:color="auto"/>
      </w:divBdr>
      <w:divsChild>
        <w:div w:id="1207833790">
          <w:marLeft w:val="360"/>
          <w:marRight w:val="0"/>
          <w:marTop w:val="0"/>
          <w:marBottom w:val="120"/>
          <w:divBdr>
            <w:top w:val="none" w:sz="0" w:space="0" w:color="auto"/>
            <w:left w:val="none" w:sz="0" w:space="0" w:color="auto"/>
            <w:bottom w:val="none" w:sz="0" w:space="0" w:color="auto"/>
            <w:right w:val="none" w:sz="0" w:space="0" w:color="auto"/>
          </w:divBdr>
        </w:div>
        <w:div w:id="600720658">
          <w:marLeft w:val="360"/>
          <w:marRight w:val="0"/>
          <w:marTop w:val="0"/>
          <w:marBottom w:val="120"/>
          <w:divBdr>
            <w:top w:val="none" w:sz="0" w:space="0" w:color="auto"/>
            <w:left w:val="none" w:sz="0" w:space="0" w:color="auto"/>
            <w:bottom w:val="none" w:sz="0" w:space="0" w:color="auto"/>
            <w:right w:val="none" w:sz="0" w:space="0" w:color="auto"/>
          </w:divBdr>
        </w:div>
        <w:div w:id="1280336105">
          <w:marLeft w:val="360"/>
          <w:marRight w:val="0"/>
          <w:marTop w:val="0"/>
          <w:marBottom w:val="120"/>
          <w:divBdr>
            <w:top w:val="none" w:sz="0" w:space="0" w:color="auto"/>
            <w:left w:val="none" w:sz="0" w:space="0" w:color="auto"/>
            <w:bottom w:val="none" w:sz="0" w:space="0" w:color="auto"/>
            <w:right w:val="none" w:sz="0" w:space="0" w:color="auto"/>
          </w:divBdr>
        </w:div>
        <w:div w:id="446579768">
          <w:marLeft w:val="360"/>
          <w:marRight w:val="0"/>
          <w:marTop w:val="0"/>
          <w:marBottom w:val="120"/>
          <w:divBdr>
            <w:top w:val="none" w:sz="0" w:space="0" w:color="auto"/>
            <w:left w:val="none" w:sz="0" w:space="0" w:color="auto"/>
            <w:bottom w:val="none" w:sz="0" w:space="0" w:color="auto"/>
            <w:right w:val="none" w:sz="0" w:space="0" w:color="auto"/>
          </w:divBdr>
        </w:div>
        <w:div w:id="1127427641">
          <w:marLeft w:val="360"/>
          <w:marRight w:val="0"/>
          <w:marTop w:val="0"/>
          <w:marBottom w:val="120"/>
          <w:divBdr>
            <w:top w:val="none" w:sz="0" w:space="0" w:color="auto"/>
            <w:left w:val="none" w:sz="0" w:space="0" w:color="auto"/>
            <w:bottom w:val="none" w:sz="0" w:space="0" w:color="auto"/>
            <w:right w:val="none" w:sz="0" w:space="0" w:color="auto"/>
          </w:divBdr>
        </w:div>
        <w:div w:id="1221329140">
          <w:marLeft w:val="360"/>
          <w:marRight w:val="0"/>
          <w:marTop w:val="0"/>
          <w:marBottom w:val="12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7396649">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643921854">
      <w:bodyDiv w:val="1"/>
      <w:marLeft w:val="0"/>
      <w:marRight w:val="0"/>
      <w:marTop w:val="0"/>
      <w:marBottom w:val="0"/>
      <w:divBdr>
        <w:top w:val="none" w:sz="0" w:space="0" w:color="auto"/>
        <w:left w:val="none" w:sz="0" w:space="0" w:color="auto"/>
        <w:bottom w:val="none" w:sz="0" w:space="0" w:color="auto"/>
        <w:right w:val="none" w:sz="0" w:space="0" w:color="auto"/>
      </w:divBdr>
      <w:divsChild>
        <w:div w:id="1128665082">
          <w:marLeft w:val="446"/>
          <w:marRight w:val="0"/>
          <w:marTop w:val="0"/>
          <w:marBottom w:val="0"/>
          <w:divBdr>
            <w:top w:val="none" w:sz="0" w:space="0" w:color="auto"/>
            <w:left w:val="none" w:sz="0" w:space="0" w:color="auto"/>
            <w:bottom w:val="none" w:sz="0" w:space="0" w:color="auto"/>
            <w:right w:val="none" w:sz="0" w:space="0" w:color="auto"/>
          </w:divBdr>
        </w:div>
        <w:div w:id="811214032">
          <w:marLeft w:val="446"/>
          <w:marRight w:val="0"/>
          <w:marTop w:val="0"/>
          <w:marBottom w:val="0"/>
          <w:divBdr>
            <w:top w:val="none" w:sz="0" w:space="0" w:color="auto"/>
            <w:left w:val="none" w:sz="0" w:space="0" w:color="auto"/>
            <w:bottom w:val="none" w:sz="0" w:space="0" w:color="auto"/>
            <w:right w:val="none" w:sz="0" w:space="0" w:color="auto"/>
          </w:divBdr>
        </w:div>
        <w:div w:id="1174490814">
          <w:marLeft w:val="446"/>
          <w:marRight w:val="0"/>
          <w:marTop w:val="0"/>
          <w:marBottom w:val="0"/>
          <w:divBdr>
            <w:top w:val="none" w:sz="0" w:space="0" w:color="auto"/>
            <w:left w:val="none" w:sz="0" w:space="0" w:color="auto"/>
            <w:bottom w:val="none" w:sz="0" w:space="0" w:color="auto"/>
            <w:right w:val="none" w:sz="0" w:space="0" w:color="auto"/>
          </w:divBdr>
        </w:div>
      </w:divsChild>
    </w:div>
    <w:div w:id="1651254715">
      <w:bodyDiv w:val="1"/>
      <w:marLeft w:val="0"/>
      <w:marRight w:val="0"/>
      <w:marTop w:val="0"/>
      <w:marBottom w:val="0"/>
      <w:divBdr>
        <w:top w:val="none" w:sz="0" w:space="0" w:color="auto"/>
        <w:left w:val="none" w:sz="0" w:space="0" w:color="auto"/>
        <w:bottom w:val="none" w:sz="0" w:space="0" w:color="auto"/>
        <w:right w:val="none" w:sz="0" w:space="0" w:color="auto"/>
      </w:divBdr>
      <w:divsChild>
        <w:div w:id="479231400">
          <w:marLeft w:val="360"/>
          <w:marRight w:val="0"/>
          <w:marTop w:val="0"/>
          <w:marBottom w:val="120"/>
          <w:divBdr>
            <w:top w:val="none" w:sz="0" w:space="0" w:color="auto"/>
            <w:left w:val="none" w:sz="0" w:space="0" w:color="auto"/>
            <w:bottom w:val="none" w:sz="0" w:space="0" w:color="auto"/>
            <w:right w:val="none" w:sz="0" w:space="0" w:color="auto"/>
          </w:divBdr>
        </w:div>
        <w:div w:id="1532456349">
          <w:marLeft w:val="360"/>
          <w:marRight w:val="0"/>
          <w:marTop w:val="0"/>
          <w:marBottom w:val="120"/>
          <w:divBdr>
            <w:top w:val="none" w:sz="0" w:space="0" w:color="auto"/>
            <w:left w:val="none" w:sz="0" w:space="0" w:color="auto"/>
            <w:bottom w:val="none" w:sz="0" w:space="0" w:color="auto"/>
            <w:right w:val="none" w:sz="0" w:space="0" w:color="auto"/>
          </w:divBdr>
        </w:div>
        <w:div w:id="1154688735">
          <w:marLeft w:val="360"/>
          <w:marRight w:val="0"/>
          <w:marTop w:val="0"/>
          <w:marBottom w:val="120"/>
          <w:divBdr>
            <w:top w:val="none" w:sz="0" w:space="0" w:color="auto"/>
            <w:left w:val="none" w:sz="0" w:space="0" w:color="auto"/>
            <w:bottom w:val="none" w:sz="0" w:space="0" w:color="auto"/>
            <w:right w:val="none" w:sz="0" w:space="0" w:color="auto"/>
          </w:divBdr>
        </w:div>
        <w:div w:id="2055038219">
          <w:marLeft w:val="360"/>
          <w:marRight w:val="0"/>
          <w:marTop w:val="0"/>
          <w:marBottom w:val="120"/>
          <w:divBdr>
            <w:top w:val="none" w:sz="0" w:space="0" w:color="auto"/>
            <w:left w:val="none" w:sz="0" w:space="0" w:color="auto"/>
            <w:bottom w:val="none" w:sz="0" w:space="0" w:color="auto"/>
            <w:right w:val="none" w:sz="0" w:space="0" w:color="auto"/>
          </w:divBdr>
        </w:div>
        <w:div w:id="401031180">
          <w:marLeft w:val="360"/>
          <w:marRight w:val="0"/>
          <w:marTop w:val="0"/>
          <w:marBottom w:val="120"/>
          <w:divBdr>
            <w:top w:val="none" w:sz="0" w:space="0" w:color="auto"/>
            <w:left w:val="none" w:sz="0" w:space="0" w:color="auto"/>
            <w:bottom w:val="none" w:sz="0" w:space="0" w:color="auto"/>
            <w:right w:val="none" w:sz="0" w:space="0" w:color="auto"/>
          </w:divBdr>
        </w:div>
        <w:div w:id="417598317">
          <w:marLeft w:val="360"/>
          <w:marRight w:val="0"/>
          <w:marTop w:val="0"/>
          <w:marBottom w:val="12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91628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jpeg"/><Relationship Id="rId26" Type="http://schemas.openxmlformats.org/officeDocument/2006/relationships/image" Target="media/image12.jpg"/><Relationship Id="rId39" Type="http://schemas.openxmlformats.org/officeDocument/2006/relationships/hyperlink" Target="https://www.inegi.org.mx/app/mapa/espacioydatos/default.aspx?ag=310500744" TargetMode="External"/><Relationship Id="rId21" Type="http://schemas.openxmlformats.org/officeDocument/2006/relationships/image" Target="media/image7.jpg"/><Relationship Id="rId34" Type="http://schemas.openxmlformats.org/officeDocument/2006/relationships/image" Target="media/image20.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6.jpg"/><Relationship Id="rId29" Type="http://schemas.openxmlformats.org/officeDocument/2006/relationships/image" Target="media/image15.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g"/><Relationship Id="rId32" Type="http://schemas.openxmlformats.org/officeDocument/2006/relationships/image" Target="media/image18.jpg"/><Relationship Id="rId37" Type="http://schemas.openxmlformats.org/officeDocument/2006/relationships/hyperlink" Target="https://apuntesfilosoficos.cl/textos/Heidegger%20-%20Serenidad.pdf"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9.jpg"/><Relationship Id="rId28" Type="http://schemas.openxmlformats.org/officeDocument/2006/relationships/image" Target="media/image14.jpg"/><Relationship Id="rId36" Type="http://schemas.openxmlformats.org/officeDocument/2006/relationships/image" Target="media/image22.jpeg"/><Relationship Id="rId10" Type="http://schemas.openxmlformats.org/officeDocument/2006/relationships/endnotes" Target="endnotes.xml"/><Relationship Id="rId19" Type="http://schemas.openxmlformats.org/officeDocument/2006/relationships/hyperlink" Target="http://www.revista.unam.mx/vol.13/num12/art119/art119.pdf" TargetMode="External"/><Relationship Id="rId31" Type="http://schemas.openxmlformats.org/officeDocument/2006/relationships/image" Target="media/image1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 Id="rId22" Type="http://schemas.openxmlformats.org/officeDocument/2006/relationships/image" Target="media/image8.jpg"/><Relationship Id="rId27" Type="http://schemas.openxmlformats.org/officeDocument/2006/relationships/image" Target="media/image13.jpg"/><Relationship Id="rId30" Type="http://schemas.openxmlformats.org/officeDocument/2006/relationships/image" Target="media/image16.jpg"/><Relationship Id="rId35" Type="http://schemas.openxmlformats.org/officeDocument/2006/relationships/image" Target="media/image21.jpeg"/><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image" Target="media/image11.jpg"/><Relationship Id="rId33" Type="http://schemas.openxmlformats.org/officeDocument/2006/relationships/image" Target="media/image19.jpeg"/><Relationship Id="rId38" Type="http://schemas.openxmlformats.org/officeDocument/2006/relationships/hyperlink" Target="https://revistafilosofia.uchile.cl/index.php/RDF/article/view/44871/46941"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w.redalyc.org/articulo.oa?id=12800905" TargetMode="External"/><Relationship Id="rId1" Type="http://schemas.openxmlformats.org/officeDocument/2006/relationships/hyperlink" Target="http://www.scielo.org.mx/scielo.php?script=sci_arttext&amp;pid=S0185-25742006000200004&amp;lng=es&amp;nrm=i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9535C8-99C1-2542-9C90-33A1425174C2}">
  <ds:schemaRefs>
    <ds:schemaRef ds:uri="http://schemas.openxmlformats.org/officeDocument/2006/bibliography"/>
  </ds:schemaRefs>
</ds:datastoreItem>
</file>

<file path=customXml/itemProps2.xml><?xml version="1.0" encoding="utf-8"?>
<ds:datastoreItem xmlns:ds="http://schemas.openxmlformats.org/officeDocument/2006/customXml" ds:itemID="{A2E22F1D-4611-4E1C-8718-38FD7BF601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E426996-1B9C-443F-9329-5997F80CD6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8B87DD-2398-4D27-B6DB-302602EEF1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19</Pages>
  <Words>5745</Words>
  <Characters>32753</Characters>
  <Application>Microsoft Office Word</Application>
  <DocSecurity>0</DocSecurity>
  <Lines>272</Lines>
  <Paragraphs>76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19</cp:revision>
  <dcterms:created xsi:type="dcterms:W3CDTF">2020-09-22T14:59:00Z</dcterms:created>
  <dcterms:modified xsi:type="dcterms:W3CDTF">2020-11-21T00:55:00Z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