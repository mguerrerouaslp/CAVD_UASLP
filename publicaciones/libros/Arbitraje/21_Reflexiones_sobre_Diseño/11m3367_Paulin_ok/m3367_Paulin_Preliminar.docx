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837D29" w14:textId="77777777" w:rsidR="009A40C9" w:rsidRPr="001D39FF" w:rsidRDefault="009A40C9" w:rsidP="004B7E83">
      <w:pPr>
        <w:spacing w:before="120" w:after="120" w:line="360" w:lineRule="auto"/>
        <w:rPr>
          <w:rFonts w:ascii="Times New Roman" w:hAnsi="Times New Roman" w:cs="Times New Roman"/>
          <w:lang w:val="es-ES"/>
        </w:rPr>
      </w:pPr>
    </w:p>
    <w:p w14:paraId="2FF82060" w14:textId="77777777" w:rsidR="00794FCC" w:rsidRDefault="00AD219C" w:rsidP="004B7E83">
      <w:pPr>
        <w:spacing w:before="120" w:after="120" w:line="360" w:lineRule="auto"/>
        <w:jc w:val="center"/>
        <w:rPr>
          <w:ins w:id="0" w:author="Autor"/>
          <w:rFonts w:ascii="Times New Roman" w:hAnsi="Times New Roman" w:cs="Times New Roman"/>
          <w:b/>
          <w:bCs/>
          <w:sz w:val="26"/>
          <w:szCs w:val="26"/>
          <w:lang w:val="es-ES"/>
        </w:rPr>
      </w:pPr>
      <w:r>
        <w:rPr>
          <w:rFonts w:ascii="Times New Roman" w:hAnsi="Times New Roman" w:cs="Times New Roman"/>
          <w:b/>
          <w:bCs/>
          <w:sz w:val="26"/>
          <w:szCs w:val="26"/>
          <w:lang w:val="es-ES"/>
        </w:rPr>
        <w:t>Diseño de interacción</w:t>
      </w:r>
      <w:r w:rsidR="009A40C9" w:rsidRPr="007651F1">
        <w:rPr>
          <w:rFonts w:ascii="Times New Roman" w:hAnsi="Times New Roman" w:cs="Times New Roman"/>
          <w:b/>
          <w:bCs/>
          <w:sz w:val="26"/>
          <w:szCs w:val="26"/>
          <w:lang w:val="es-ES"/>
        </w:rPr>
        <w:t xml:space="preserve"> para la presencia</w:t>
      </w:r>
    </w:p>
    <w:p w14:paraId="6B656D33" w14:textId="7DE75D6D" w:rsidR="009A40C9" w:rsidRDefault="009A40C9" w:rsidP="004B7E83">
      <w:pPr>
        <w:spacing w:before="120" w:after="120" w:line="360" w:lineRule="auto"/>
        <w:jc w:val="center"/>
        <w:rPr>
          <w:rFonts w:ascii="Times New Roman" w:hAnsi="Times New Roman" w:cs="Times New Roman"/>
          <w:b/>
          <w:bCs/>
          <w:sz w:val="26"/>
          <w:szCs w:val="26"/>
          <w:lang w:val="es-ES"/>
        </w:rPr>
      </w:pPr>
      <w:del w:id="1" w:author="Autor">
        <w:r w:rsidRPr="007651F1" w:rsidDel="00794FCC">
          <w:rPr>
            <w:rFonts w:ascii="Times New Roman" w:hAnsi="Times New Roman" w:cs="Times New Roman"/>
            <w:b/>
            <w:bCs/>
            <w:sz w:val="26"/>
            <w:szCs w:val="26"/>
            <w:lang w:val="es-ES"/>
          </w:rPr>
          <w:delText xml:space="preserve">: </w:delText>
        </w:r>
      </w:del>
      <w:proofErr w:type="spellStart"/>
      <w:r w:rsidR="00AD219C">
        <w:rPr>
          <w:rFonts w:ascii="Times New Roman" w:hAnsi="Times New Roman" w:cs="Times New Roman"/>
          <w:b/>
          <w:bCs/>
          <w:sz w:val="26"/>
          <w:szCs w:val="26"/>
          <w:lang w:val="es-ES"/>
        </w:rPr>
        <w:t>Interaction</w:t>
      </w:r>
      <w:proofErr w:type="spellEnd"/>
      <w:r w:rsidR="00AD219C">
        <w:rPr>
          <w:rFonts w:ascii="Times New Roman" w:hAnsi="Times New Roman" w:cs="Times New Roman"/>
          <w:b/>
          <w:bCs/>
          <w:sz w:val="26"/>
          <w:szCs w:val="26"/>
          <w:lang w:val="es-ES"/>
        </w:rPr>
        <w:t xml:space="preserve"> </w:t>
      </w:r>
      <w:proofErr w:type="spellStart"/>
      <w:r w:rsidR="00AD219C">
        <w:rPr>
          <w:rFonts w:ascii="Times New Roman" w:hAnsi="Times New Roman" w:cs="Times New Roman"/>
          <w:b/>
          <w:bCs/>
          <w:sz w:val="26"/>
          <w:szCs w:val="26"/>
          <w:lang w:val="es-ES"/>
        </w:rPr>
        <w:t>design</w:t>
      </w:r>
      <w:proofErr w:type="spellEnd"/>
      <w:r w:rsidR="007651F1" w:rsidRPr="007651F1">
        <w:rPr>
          <w:rFonts w:ascii="Times New Roman" w:hAnsi="Times New Roman" w:cs="Times New Roman"/>
          <w:b/>
          <w:bCs/>
          <w:sz w:val="26"/>
          <w:szCs w:val="26"/>
          <w:lang w:val="es-ES"/>
        </w:rPr>
        <w:t xml:space="preserve"> </w:t>
      </w:r>
      <w:proofErr w:type="spellStart"/>
      <w:r w:rsidR="007651F1" w:rsidRPr="007651F1">
        <w:rPr>
          <w:rFonts w:ascii="Times New Roman" w:hAnsi="Times New Roman" w:cs="Times New Roman"/>
          <w:b/>
          <w:bCs/>
          <w:sz w:val="26"/>
          <w:szCs w:val="26"/>
          <w:lang w:val="es-ES"/>
        </w:rPr>
        <w:t>for</w:t>
      </w:r>
      <w:proofErr w:type="spellEnd"/>
      <w:r w:rsidR="007651F1" w:rsidRPr="007651F1">
        <w:rPr>
          <w:rFonts w:ascii="Times New Roman" w:hAnsi="Times New Roman" w:cs="Times New Roman"/>
          <w:b/>
          <w:bCs/>
          <w:sz w:val="26"/>
          <w:szCs w:val="26"/>
          <w:lang w:val="es-ES"/>
        </w:rPr>
        <w:t xml:space="preserve"> </w:t>
      </w:r>
      <w:proofErr w:type="spellStart"/>
      <w:r w:rsidR="007651F1" w:rsidRPr="007651F1">
        <w:rPr>
          <w:rFonts w:ascii="Times New Roman" w:hAnsi="Times New Roman" w:cs="Times New Roman"/>
          <w:b/>
          <w:bCs/>
          <w:sz w:val="26"/>
          <w:szCs w:val="26"/>
          <w:lang w:val="es-ES"/>
        </w:rPr>
        <w:t>the</w:t>
      </w:r>
      <w:proofErr w:type="spellEnd"/>
      <w:r w:rsidR="007651F1" w:rsidRPr="007651F1">
        <w:rPr>
          <w:rFonts w:ascii="Times New Roman" w:hAnsi="Times New Roman" w:cs="Times New Roman"/>
          <w:b/>
          <w:bCs/>
          <w:sz w:val="26"/>
          <w:szCs w:val="26"/>
          <w:lang w:val="es-ES"/>
        </w:rPr>
        <w:t xml:space="preserve"> </w:t>
      </w:r>
      <w:proofErr w:type="spellStart"/>
      <w:r w:rsidR="001B54F5">
        <w:rPr>
          <w:rFonts w:ascii="Times New Roman" w:hAnsi="Times New Roman" w:cs="Times New Roman"/>
          <w:b/>
          <w:bCs/>
          <w:sz w:val="26"/>
          <w:szCs w:val="26"/>
          <w:lang w:val="es-ES"/>
        </w:rPr>
        <w:t>sense</w:t>
      </w:r>
      <w:proofErr w:type="spellEnd"/>
      <w:r w:rsidR="001B54F5">
        <w:rPr>
          <w:rFonts w:ascii="Times New Roman" w:hAnsi="Times New Roman" w:cs="Times New Roman"/>
          <w:b/>
          <w:bCs/>
          <w:sz w:val="26"/>
          <w:szCs w:val="26"/>
          <w:lang w:val="es-ES"/>
        </w:rPr>
        <w:t xml:space="preserve"> of </w:t>
      </w:r>
      <w:proofErr w:type="spellStart"/>
      <w:r w:rsidR="00AE0F9B">
        <w:rPr>
          <w:rFonts w:ascii="Times New Roman" w:hAnsi="Times New Roman" w:cs="Times New Roman"/>
          <w:b/>
          <w:bCs/>
          <w:sz w:val="26"/>
          <w:szCs w:val="26"/>
          <w:lang w:val="es-ES"/>
        </w:rPr>
        <w:t>presence</w:t>
      </w:r>
      <w:proofErr w:type="spellEnd"/>
    </w:p>
    <w:p w14:paraId="2D1B3F88" w14:textId="77777777" w:rsidR="009A40C9" w:rsidRDefault="009A40C9" w:rsidP="004B7E83">
      <w:pPr>
        <w:spacing w:before="120" w:after="120" w:line="360" w:lineRule="auto"/>
        <w:jc w:val="center"/>
        <w:rPr>
          <w:rFonts w:ascii="Times New Roman" w:hAnsi="Times New Roman" w:cs="Times New Roman"/>
          <w:b/>
          <w:bCs/>
          <w:sz w:val="26"/>
          <w:szCs w:val="26"/>
          <w:lang w:val="es-ES"/>
        </w:rPr>
      </w:pPr>
    </w:p>
    <w:p w14:paraId="0960FD95" w14:textId="77777777" w:rsidR="009A40C9" w:rsidRPr="00304499" w:rsidRDefault="009A40C9" w:rsidP="004B7E83">
      <w:pPr>
        <w:spacing w:before="120" w:after="120" w:line="360" w:lineRule="auto"/>
        <w:jc w:val="center"/>
        <w:rPr>
          <w:rFonts w:ascii="Times New Roman" w:hAnsi="Times New Roman" w:cs="Times New Roman"/>
          <w:bCs/>
          <w:sz w:val="22"/>
          <w:szCs w:val="22"/>
          <w:lang w:val="es-ES"/>
        </w:rPr>
      </w:pPr>
      <w:r>
        <w:rPr>
          <w:rFonts w:ascii="Times New Roman" w:hAnsi="Times New Roman" w:cs="Times New Roman"/>
          <w:bCs/>
          <w:sz w:val="22"/>
          <w:szCs w:val="22"/>
          <w:lang w:val="es-ES"/>
        </w:rPr>
        <w:t xml:space="preserve">Luis Alberto </w:t>
      </w:r>
      <w:proofErr w:type="gramStart"/>
      <w:r>
        <w:rPr>
          <w:rFonts w:ascii="Times New Roman" w:hAnsi="Times New Roman" w:cs="Times New Roman"/>
          <w:bCs/>
          <w:sz w:val="22"/>
          <w:szCs w:val="22"/>
          <w:lang w:val="es-ES"/>
        </w:rPr>
        <w:t>Teniente</w:t>
      </w:r>
      <w:proofErr w:type="gramEnd"/>
      <w:r>
        <w:rPr>
          <w:rFonts w:ascii="Times New Roman" w:hAnsi="Times New Roman" w:cs="Times New Roman"/>
          <w:bCs/>
          <w:sz w:val="22"/>
          <w:szCs w:val="22"/>
          <w:lang w:val="es-ES"/>
        </w:rPr>
        <w:t xml:space="preserve"> Paulín</w:t>
      </w:r>
      <w:r w:rsidRPr="00304499">
        <w:rPr>
          <w:rFonts w:ascii="Times New Roman" w:hAnsi="Times New Roman" w:cs="Times New Roman"/>
          <w:bCs/>
          <w:sz w:val="22"/>
          <w:szCs w:val="22"/>
          <w:lang w:val="es-ES"/>
        </w:rPr>
        <w:t>,</w:t>
      </w:r>
      <w:r w:rsidRPr="001D39FF">
        <w:rPr>
          <w:rFonts w:ascii="Times New Roman" w:hAnsi="Times New Roman" w:cs="Times New Roman"/>
          <w:bCs/>
          <w:sz w:val="22"/>
          <w:szCs w:val="22"/>
          <w:lang w:val="es-ES"/>
        </w:rPr>
        <w:t xml:space="preserve"> </w:t>
      </w:r>
      <w:r>
        <w:rPr>
          <w:rFonts w:ascii="Times New Roman" w:hAnsi="Times New Roman" w:cs="Times New Roman"/>
          <w:bCs/>
          <w:sz w:val="22"/>
          <w:szCs w:val="22"/>
          <w:lang w:val="es-ES"/>
        </w:rPr>
        <w:t>Universidad Autónoma de San Luis Potosí</w:t>
      </w:r>
      <w:r w:rsidRPr="00304499">
        <w:rPr>
          <w:rFonts w:ascii="Times New Roman" w:hAnsi="Times New Roman" w:cs="Times New Roman"/>
          <w:bCs/>
          <w:sz w:val="22"/>
          <w:szCs w:val="22"/>
          <w:lang w:val="es-ES"/>
        </w:rPr>
        <w:t xml:space="preserve">, </w:t>
      </w:r>
      <w:r>
        <w:rPr>
          <w:rFonts w:ascii="Times New Roman" w:hAnsi="Times New Roman" w:cs="Times New Roman"/>
          <w:bCs/>
          <w:sz w:val="22"/>
          <w:szCs w:val="22"/>
          <w:lang w:val="es-ES"/>
        </w:rPr>
        <w:t>México</w:t>
      </w:r>
    </w:p>
    <w:p w14:paraId="68ECE0F1" w14:textId="77777777" w:rsidR="009A40C9" w:rsidRPr="001D39FF" w:rsidRDefault="009A40C9" w:rsidP="004B7E83">
      <w:pPr>
        <w:spacing w:before="120" w:after="120" w:line="360" w:lineRule="auto"/>
        <w:jc w:val="center"/>
        <w:rPr>
          <w:rFonts w:ascii="Times New Roman" w:hAnsi="Times New Roman" w:cs="Times New Roman"/>
          <w:bCs/>
          <w:i/>
          <w:sz w:val="20"/>
          <w:szCs w:val="20"/>
          <w:lang w:val="es-ES"/>
        </w:rPr>
      </w:pPr>
    </w:p>
    <w:p w14:paraId="627E7702" w14:textId="77777777" w:rsidR="00AE0F9B" w:rsidRPr="00AE0F9B" w:rsidRDefault="009A40C9" w:rsidP="002B050E">
      <w:pPr>
        <w:pStyle w:val="AbstractStyle"/>
        <w:spacing w:before="120" w:after="120" w:line="360" w:lineRule="auto"/>
        <w:rPr>
          <w:sz w:val="20"/>
          <w:lang w:val="es-ES"/>
        </w:rPr>
      </w:pPr>
      <w:r w:rsidRPr="00AE0F9B">
        <w:rPr>
          <w:sz w:val="20"/>
          <w:lang w:val="es-ES"/>
        </w:rPr>
        <w:t xml:space="preserve">Resumen: </w:t>
      </w:r>
    </w:p>
    <w:p w14:paraId="28A8726D" w14:textId="77777777" w:rsidR="002B050E" w:rsidRPr="002B050E" w:rsidRDefault="002B050E" w:rsidP="002B050E">
      <w:pPr>
        <w:pStyle w:val="KeywordsText"/>
        <w:spacing w:before="120" w:after="120" w:line="360" w:lineRule="auto"/>
        <w:jc w:val="both"/>
        <w:rPr>
          <w:sz w:val="20"/>
          <w:lang w:val="es-ES"/>
        </w:rPr>
      </w:pPr>
      <w:r w:rsidRPr="002B050E">
        <w:rPr>
          <w:sz w:val="20"/>
          <w:lang w:val="es-ES"/>
        </w:rPr>
        <w:t xml:space="preserve">El desarrollo acelerado de las tecnologías de la información orientadas a satisfacer o acompañar las actividades cotidianas como las laborales, sociales, domésticas y el ocio, se han vuelto tan imprescindibles para la vida que han incidido en cómo asimilamos </w:t>
      </w:r>
      <w:r w:rsidR="008A4ADD">
        <w:rPr>
          <w:sz w:val="20"/>
          <w:lang w:val="es-ES"/>
        </w:rPr>
        <w:t xml:space="preserve">nuestra presencia en la </w:t>
      </w:r>
      <w:r w:rsidRPr="002B050E">
        <w:rPr>
          <w:sz w:val="20"/>
          <w:lang w:val="es-ES"/>
        </w:rPr>
        <w:t>realidad a través de la información.</w:t>
      </w:r>
    </w:p>
    <w:p w14:paraId="613A8C3F" w14:textId="77777777" w:rsidR="002B050E" w:rsidRPr="002B050E" w:rsidRDefault="002B050E" w:rsidP="002B050E">
      <w:pPr>
        <w:pStyle w:val="KeywordsText"/>
        <w:spacing w:before="120" w:after="120" w:line="360" w:lineRule="auto"/>
        <w:jc w:val="both"/>
        <w:rPr>
          <w:sz w:val="20"/>
          <w:lang w:val="es-ES"/>
        </w:rPr>
      </w:pPr>
      <w:r w:rsidRPr="002B050E">
        <w:rPr>
          <w:sz w:val="20"/>
          <w:lang w:val="es-ES"/>
        </w:rPr>
        <w:t>Debemos recordar que estos artefactos considerados inteligentes</w:t>
      </w:r>
      <w:r>
        <w:rPr>
          <w:sz w:val="20"/>
          <w:lang w:val="es-ES"/>
        </w:rPr>
        <w:t xml:space="preserve"> </w:t>
      </w:r>
      <w:r w:rsidRPr="002B050E">
        <w:rPr>
          <w:sz w:val="20"/>
          <w:lang w:val="es-ES"/>
        </w:rPr>
        <w:t xml:space="preserve">fueron perfeccionándose </w:t>
      </w:r>
      <w:r>
        <w:rPr>
          <w:sz w:val="20"/>
          <w:lang w:val="es-ES"/>
        </w:rPr>
        <w:t xml:space="preserve">creados igualando </w:t>
      </w:r>
      <w:r w:rsidRPr="002B050E">
        <w:rPr>
          <w:sz w:val="20"/>
          <w:lang w:val="es-ES"/>
        </w:rPr>
        <w:t xml:space="preserve">al humano y a la máquina como procesadores de información que dialogan entre sí, intercambiando datos a través de sus interfaces orgánicas y artificiales, </w:t>
      </w:r>
      <w:r>
        <w:rPr>
          <w:sz w:val="20"/>
          <w:lang w:val="es-ES"/>
        </w:rPr>
        <w:t>convirtiéndose en una</w:t>
      </w:r>
      <w:r w:rsidRPr="002B050E">
        <w:rPr>
          <w:sz w:val="20"/>
          <w:lang w:val="es-ES"/>
        </w:rPr>
        <w:t xml:space="preserve"> herramienta revolucion</w:t>
      </w:r>
      <w:r>
        <w:rPr>
          <w:sz w:val="20"/>
          <w:lang w:val="es-ES"/>
        </w:rPr>
        <w:t>o el pensamiento al pensamiento humano y a los distintos campos de la ciencia.</w:t>
      </w:r>
    </w:p>
    <w:p w14:paraId="1E234620" w14:textId="77777777" w:rsidR="002B050E" w:rsidRPr="002B050E" w:rsidRDefault="002B050E" w:rsidP="002B050E">
      <w:pPr>
        <w:pStyle w:val="KeywordsText"/>
        <w:spacing w:before="120" w:after="120" w:line="360" w:lineRule="auto"/>
        <w:jc w:val="both"/>
        <w:rPr>
          <w:sz w:val="20"/>
          <w:lang w:val="es-ES"/>
        </w:rPr>
      </w:pPr>
      <w:r>
        <w:rPr>
          <w:sz w:val="20"/>
          <w:lang w:val="es-ES"/>
        </w:rPr>
        <w:t>C</w:t>
      </w:r>
      <w:r w:rsidRPr="002B050E">
        <w:rPr>
          <w:sz w:val="20"/>
          <w:lang w:val="es-ES"/>
        </w:rPr>
        <w:t xml:space="preserve">on el paso del tiempo </w:t>
      </w:r>
      <w:r>
        <w:rPr>
          <w:sz w:val="20"/>
          <w:lang w:val="es-ES"/>
        </w:rPr>
        <w:t xml:space="preserve">al </w:t>
      </w:r>
      <w:r w:rsidRPr="002B050E">
        <w:rPr>
          <w:sz w:val="20"/>
          <w:lang w:val="es-ES"/>
        </w:rPr>
        <w:t xml:space="preserve">entrar esta tecnología a la esfera de </w:t>
      </w:r>
      <w:r>
        <w:rPr>
          <w:sz w:val="20"/>
          <w:lang w:val="es-ES"/>
        </w:rPr>
        <w:t>la vida</w:t>
      </w:r>
      <w:r w:rsidRPr="002B050E">
        <w:rPr>
          <w:sz w:val="20"/>
          <w:lang w:val="es-ES"/>
        </w:rPr>
        <w:t xml:space="preserve"> cotidiana, ha transformado a sus usuarios en nodos permanentes de transferencia y consumo de información, gracias </w:t>
      </w:r>
      <w:r>
        <w:rPr>
          <w:sz w:val="20"/>
          <w:lang w:val="es-ES"/>
        </w:rPr>
        <w:t xml:space="preserve">al internet </w:t>
      </w:r>
      <w:r w:rsidRPr="002B050E">
        <w:rPr>
          <w:sz w:val="20"/>
          <w:lang w:val="es-ES"/>
        </w:rPr>
        <w:t xml:space="preserve">y </w:t>
      </w:r>
      <w:r>
        <w:rPr>
          <w:sz w:val="20"/>
          <w:lang w:val="es-ES"/>
        </w:rPr>
        <w:t>portabilidad, estos artefactos</w:t>
      </w:r>
      <w:r w:rsidRPr="002B050E">
        <w:rPr>
          <w:sz w:val="20"/>
          <w:lang w:val="es-ES"/>
        </w:rPr>
        <w:t xml:space="preserve"> se han vuelto ubicuos en la vida de las personas, </w:t>
      </w:r>
      <w:r>
        <w:rPr>
          <w:sz w:val="20"/>
          <w:lang w:val="es-ES"/>
        </w:rPr>
        <w:t>brindándoles</w:t>
      </w:r>
      <w:r w:rsidRPr="002B050E">
        <w:rPr>
          <w:sz w:val="20"/>
          <w:lang w:val="es-ES"/>
        </w:rPr>
        <w:t xml:space="preserve"> información en todo momento.</w:t>
      </w:r>
    </w:p>
    <w:p w14:paraId="4A45E90E" w14:textId="77777777" w:rsidR="002B050E" w:rsidRPr="002B050E" w:rsidRDefault="002B050E" w:rsidP="002B050E">
      <w:pPr>
        <w:pStyle w:val="KeywordsText"/>
        <w:spacing w:before="120" w:after="120" w:line="360" w:lineRule="auto"/>
        <w:jc w:val="both"/>
        <w:rPr>
          <w:sz w:val="20"/>
          <w:lang w:val="es-ES"/>
        </w:rPr>
      </w:pPr>
      <w:r w:rsidRPr="002B050E">
        <w:rPr>
          <w:sz w:val="20"/>
          <w:lang w:val="es-ES"/>
        </w:rPr>
        <w:t xml:space="preserve">Sin </w:t>
      </w:r>
      <w:proofErr w:type="gramStart"/>
      <w:r w:rsidRPr="002B050E">
        <w:rPr>
          <w:sz w:val="20"/>
          <w:lang w:val="es-ES"/>
        </w:rPr>
        <w:t>embargo</w:t>
      </w:r>
      <w:proofErr w:type="gramEnd"/>
      <w:r w:rsidRPr="002B050E">
        <w:rPr>
          <w:sz w:val="20"/>
          <w:lang w:val="es-ES"/>
        </w:rPr>
        <w:t xml:space="preserve"> no debe de pasarse por alto que los procesos cognitivos superiores como el pensamiento crítico, la memoria, las emociones y resolución de problemas no se basan </w:t>
      </w:r>
      <w:r w:rsidR="008A4ADD">
        <w:rPr>
          <w:sz w:val="20"/>
          <w:lang w:val="es-ES"/>
        </w:rPr>
        <w:t>solamente en</w:t>
      </w:r>
      <w:r w:rsidRPr="002B050E">
        <w:rPr>
          <w:sz w:val="20"/>
          <w:lang w:val="es-ES"/>
        </w:rPr>
        <w:t xml:space="preserve"> procesar información, sino que requieren </w:t>
      </w:r>
      <w:r w:rsidR="008A4ADD">
        <w:rPr>
          <w:sz w:val="20"/>
          <w:lang w:val="es-ES"/>
        </w:rPr>
        <w:t>acciones donde se</w:t>
      </w:r>
      <w:r w:rsidRPr="002B050E">
        <w:rPr>
          <w:sz w:val="20"/>
          <w:lang w:val="es-ES"/>
        </w:rPr>
        <w:t xml:space="preserve"> involucr</w:t>
      </w:r>
      <w:r w:rsidR="008A4ADD">
        <w:rPr>
          <w:sz w:val="20"/>
          <w:lang w:val="es-ES"/>
        </w:rPr>
        <w:t>a</w:t>
      </w:r>
      <w:r w:rsidRPr="002B050E">
        <w:rPr>
          <w:sz w:val="20"/>
          <w:lang w:val="es-ES"/>
        </w:rPr>
        <w:t xml:space="preserve"> la corporalidad, la intersubjetividad y la atención presente, elementos que se dejan fuera cuando nos encontramos inmersos interactuando con las pantallas.</w:t>
      </w:r>
    </w:p>
    <w:p w14:paraId="770A9719" w14:textId="77777777" w:rsidR="002B050E" w:rsidRPr="002B050E" w:rsidRDefault="002B050E" w:rsidP="002B050E">
      <w:pPr>
        <w:pStyle w:val="KeywordsText"/>
        <w:spacing w:before="120" w:after="120" w:line="360" w:lineRule="auto"/>
        <w:jc w:val="both"/>
        <w:rPr>
          <w:sz w:val="20"/>
          <w:lang w:val="es-ES"/>
        </w:rPr>
      </w:pPr>
      <w:r w:rsidRPr="002B050E">
        <w:rPr>
          <w:sz w:val="20"/>
          <w:lang w:val="es-ES"/>
        </w:rPr>
        <w:t xml:space="preserve">Los profesionales de la salud advierten sobre síntomas alarmantes en </w:t>
      </w:r>
      <w:r w:rsidR="008A4ADD">
        <w:rPr>
          <w:sz w:val="20"/>
          <w:lang w:val="es-ES"/>
        </w:rPr>
        <w:t xml:space="preserve">el </w:t>
      </w:r>
      <w:r w:rsidRPr="002B050E">
        <w:rPr>
          <w:sz w:val="20"/>
          <w:lang w:val="es-ES"/>
        </w:rPr>
        <w:t xml:space="preserve">desempeño cognitivo deficiente </w:t>
      </w:r>
      <w:r w:rsidR="008A4ADD">
        <w:rPr>
          <w:sz w:val="20"/>
          <w:lang w:val="es-ES"/>
        </w:rPr>
        <w:t>de</w:t>
      </w:r>
      <w:r w:rsidRPr="002B050E">
        <w:rPr>
          <w:sz w:val="20"/>
          <w:lang w:val="es-ES"/>
        </w:rPr>
        <w:t xml:space="preserve"> usuarios que pasan una gran cantidad de tiempo inmersos en las pantallas</w:t>
      </w:r>
      <w:r w:rsidR="008A4ADD">
        <w:rPr>
          <w:sz w:val="20"/>
          <w:lang w:val="es-ES"/>
        </w:rPr>
        <w:t xml:space="preserve"> </w:t>
      </w:r>
      <w:r w:rsidR="008A4ADD" w:rsidRPr="002B050E">
        <w:rPr>
          <w:sz w:val="20"/>
          <w:lang w:val="es-ES"/>
        </w:rPr>
        <w:t>y que</w:t>
      </w:r>
      <w:r w:rsidR="008A4ADD">
        <w:rPr>
          <w:sz w:val="20"/>
          <w:lang w:val="es-ES"/>
        </w:rPr>
        <w:t xml:space="preserve"> parece estar relacionado con diversos problemas psicosomáticos como la ansiedad, el estrés y la depresión.</w:t>
      </w:r>
    </w:p>
    <w:p w14:paraId="6C539231" w14:textId="77777777" w:rsidR="002B050E" w:rsidRDefault="008A4ADD" w:rsidP="008A4ADD">
      <w:pPr>
        <w:pStyle w:val="KeywordsText"/>
        <w:spacing w:before="120" w:after="120" w:line="360" w:lineRule="auto"/>
        <w:jc w:val="both"/>
        <w:rPr>
          <w:sz w:val="20"/>
          <w:lang w:val="es-ES"/>
        </w:rPr>
      </w:pPr>
      <w:r>
        <w:rPr>
          <w:sz w:val="20"/>
          <w:lang w:val="es-ES"/>
        </w:rPr>
        <w:t>L</w:t>
      </w:r>
      <w:r w:rsidR="002B050E" w:rsidRPr="002B050E">
        <w:rPr>
          <w:sz w:val="20"/>
          <w:lang w:val="es-ES"/>
        </w:rPr>
        <w:t xml:space="preserve">as teorías de la cognición </w:t>
      </w:r>
      <w:proofErr w:type="gramStart"/>
      <w:r w:rsidR="002B050E" w:rsidRPr="002B050E">
        <w:rPr>
          <w:sz w:val="20"/>
          <w:lang w:val="es-ES"/>
        </w:rPr>
        <w:t>corpor</w:t>
      </w:r>
      <w:r>
        <w:rPr>
          <w:sz w:val="20"/>
          <w:lang w:val="es-ES"/>
        </w:rPr>
        <w:t>e</w:t>
      </w:r>
      <w:r w:rsidR="002B050E" w:rsidRPr="002B050E">
        <w:rPr>
          <w:sz w:val="20"/>
          <w:lang w:val="es-ES"/>
        </w:rPr>
        <w:t>izada,</w:t>
      </w:r>
      <w:proofErr w:type="gramEnd"/>
      <w:r w:rsidR="002B050E" w:rsidRPr="002B050E">
        <w:rPr>
          <w:sz w:val="20"/>
          <w:lang w:val="es-ES"/>
        </w:rPr>
        <w:t xml:space="preserve"> permiten imaginar nuevas estrategias en </w:t>
      </w:r>
      <w:r w:rsidR="001D74D5">
        <w:rPr>
          <w:sz w:val="20"/>
          <w:lang w:val="es-ES"/>
        </w:rPr>
        <w:t>los procesos de</w:t>
      </w:r>
      <w:r w:rsidR="002B050E" w:rsidRPr="002B050E">
        <w:rPr>
          <w:sz w:val="20"/>
          <w:lang w:val="es-ES"/>
        </w:rPr>
        <w:t xml:space="preserve"> diseño</w:t>
      </w:r>
      <w:r w:rsidR="001D74D5">
        <w:rPr>
          <w:sz w:val="20"/>
          <w:lang w:val="es-ES"/>
        </w:rPr>
        <w:t xml:space="preserve"> de</w:t>
      </w:r>
      <w:r w:rsidR="002B050E" w:rsidRPr="002B050E">
        <w:rPr>
          <w:sz w:val="20"/>
          <w:lang w:val="es-ES"/>
        </w:rPr>
        <w:t xml:space="preserve"> </w:t>
      </w:r>
      <w:r>
        <w:rPr>
          <w:sz w:val="20"/>
          <w:lang w:val="es-ES"/>
        </w:rPr>
        <w:t>interacción</w:t>
      </w:r>
      <w:r w:rsidR="002B050E" w:rsidRPr="002B050E">
        <w:rPr>
          <w:sz w:val="20"/>
          <w:lang w:val="es-ES"/>
        </w:rPr>
        <w:t xml:space="preserve">, </w:t>
      </w:r>
      <w:r>
        <w:rPr>
          <w:sz w:val="20"/>
          <w:lang w:val="es-ES"/>
        </w:rPr>
        <w:t>para que tome en cuenta</w:t>
      </w:r>
      <w:r w:rsidR="002B050E" w:rsidRPr="002B050E">
        <w:rPr>
          <w:sz w:val="20"/>
          <w:lang w:val="es-ES"/>
        </w:rPr>
        <w:t xml:space="preserve"> aspectos sensoriales</w:t>
      </w:r>
      <w:r>
        <w:rPr>
          <w:sz w:val="20"/>
          <w:lang w:val="es-ES"/>
        </w:rPr>
        <w:t>,</w:t>
      </w:r>
      <w:r w:rsidR="002B050E" w:rsidRPr="002B050E">
        <w:rPr>
          <w:sz w:val="20"/>
          <w:lang w:val="es-ES"/>
        </w:rPr>
        <w:t xml:space="preserve"> kinestésicos y sociales que </w:t>
      </w:r>
      <w:r w:rsidRPr="002B050E">
        <w:rPr>
          <w:sz w:val="20"/>
          <w:lang w:val="es-ES"/>
        </w:rPr>
        <w:t>están</w:t>
      </w:r>
      <w:r w:rsidR="002B050E" w:rsidRPr="002B050E">
        <w:rPr>
          <w:sz w:val="20"/>
          <w:lang w:val="es-ES"/>
        </w:rPr>
        <w:t xml:space="preserve"> involucrados en la asimilación de conocimiento y que son </w:t>
      </w:r>
      <w:r>
        <w:rPr>
          <w:sz w:val="20"/>
          <w:lang w:val="es-ES"/>
        </w:rPr>
        <w:t>esenciale</w:t>
      </w:r>
      <w:r w:rsidR="002B050E" w:rsidRPr="002B050E">
        <w:rPr>
          <w:sz w:val="20"/>
          <w:lang w:val="es-ES"/>
        </w:rPr>
        <w:t xml:space="preserve">s en la aprehensión del mundo, </w:t>
      </w:r>
      <w:r w:rsidR="001D74D5">
        <w:rPr>
          <w:sz w:val="20"/>
          <w:lang w:val="es-ES"/>
        </w:rPr>
        <w:t>de esta forma</w:t>
      </w:r>
      <w:r>
        <w:rPr>
          <w:sz w:val="20"/>
          <w:lang w:val="es-ES"/>
        </w:rPr>
        <w:t xml:space="preserve"> cambiar el concepto de inmersión por el de presencia en la interacción.</w:t>
      </w:r>
    </w:p>
    <w:p w14:paraId="5D1C423B" w14:textId="77777777" w:rsidR="009A40C9" w:rsidRPr="00AE0F9B" w:rsidRDefault="009A40C9" w:rsidP="002B050E">
      <w:pPr>
        <w:pStyle w:val="KeywordsText"/>
        <w:spacing w:before="120" w:after="120" w:line="360" w:lineRule="auto"/>
        <w:jc w:val="left"/>
        <w:rPr>
          <w:b/>
          <w:sz w:val="20"/>
          <w:lang w:val="es-ES"/>
        </w:rPr>
      </w:pPr>
      <w:r w:rsidRPr="00AE0F9B">
        <w:rPr>
          <w:b/>
          <w:sz w:val="20"/>
          <w:lang w:val="es-ES"/>
        </w:rPr>
        <w:t xml:space="preserve">Palabras clave: </w:t>
      </w:r>
      <w:r w:rsidR="0049028E" w:rsidRPr="00AE0F9B">
        <w:rPr>
          <w:b/>
          <w:sz w:val="20"/>
          <w:lang w:val="es-ES"/>
        </w:rPr>
        <w:t xml:space="preserve">Inmersión, </w:t>
      </w:r>
      <w:r w:rsidR="00FC25F7">
        <w:rPr>
          <w:b/>
          <w:sz w:val="20"/>
          <w:lang w:val="es-ES"/>
        </w:rPr>
        <w:t xml:space="preserve">Diseño de Interacción, </w:t>
      </w:r>
      <w:r w:rsidR="0049028E" w:rsidRPr="00AE0F9B">
        <w:rPr>
          <w:b/>
          <w:sz w:val="20"/>
          <w:lang w:val="es-ES"/>
        </w:rPr>
        <w:t>Cognición corporeizada</w:t>
      </w:r>
      <w:r w:rsidR="00092503" w:rsidRPr="00AE0F9B">
        <w:rPr>
          <w:b/>
          <w:sz w:val="20"/>
          <w:lang w:val="es-ES"/>
        </w:rPr>
        <w:t xml:space="preserve">, </w:t>
      </w:r>
      <w:r w:rsidR="0049028E" w:rsidRPr="00AE0F9B">
        <w:rPr>
          <w:b/>
          <w:sz w:val="20"/>
          <w:lang w:val="es-ES"/>
        </w:rPr>
        <w:t>P</w:t>
      </w:r>
      <w:r w:rsidR="00092503" w:rsidRPr="00AE0F9B">
        <w:rPr>
          <w:b/>
          <w:sz w:val="20"/>
          <w:lang w:val="es-ES"/>
        </w:rPr>
        <w:t>resencia.</w:t>
      </w:r>
    </w:p>
    <w:p w14:paraId="2025C8F2" w14:textId="77777777" w:rsidR="001D74D5" w:rsidRDefault="001D74D5" w:rsidP="001D74D5">
      <w:pPr>
        <w:pStyle w:val="AbstractStyle"/>
        <w:spacing w:before="120" w:after="120" w:line="360" w:lineRule="auto"/>
        <w:rPr>
          <w:sz w:val="20"/>
          <w:highlight w:val="yellow"/>
          <w:lang w:val="es-ES"/>
        </w:rPr>
      </w:pPr>
    </w:p>
    <w:p w14:paraId="649ABAE3" w14:textId="77777777" w:rsidR="001D74D5" w:rsidRPr="0090750F" w:rsidRDefault="001D74D5" w:rsidP="001D74D5">
      <w:pPr>
        <w:pStyle w:val="AbstractStyle"/>
        <w:spacing w:before="120" w:after="120" w:line="360" w:lineRule="auto"/>
        <w:rPr>
          <w:sz w:val="20"/>
          <w:highlight w:val="yellow"/>
          <w:lang w:val="es-ES"/>
        </w:rPr>
      </w:pPr>
    </w:p>
    <w:p w14:paraId="1F00818A" w14:textId="77777777" w:rsidR="009A40C9" w:rsidRPr="001D74D5" w:rsidRDefault="009A40C9" w:rsidP="001D74D5">
      <w:pPr>
        <w:pStyle w:val="AbstractStyle"/>
        <w:spacing w:before="120" w:after="120" w:line="360" w:lineRule="auto"/>
        <w:rPr>
          <w:sz w:val="20"/>
        </w:rPr>
      </w:pPr>
      <w:r w:rsidRPr="001D74D5">
        <w:rPr>
          <w:sz w:val="20"/>
        </w:rPr>
        <w:lastRenderedPageBreak/>
        <w:t xml:space="preserve">Abstract: </w:t>
      </w:r>
    </w:p>
    <w:p w14:paraId="71765443" w14:textId="77777777" w:rsidR="007B43FA" w:rsidRPr="001D74D5" w:rsidRDefault="007B43FA" w:rsidP="008A4ADD">
      <w:pPr>
        <w:pStyle w:val="AbstractStyle"/>
        <w:spacing w:before="120" w:after="120" w:line="360" w:lineRule="auto"/>
        <w:rPr>
          <w:sz w:val="20"/>
        </w:rPr>
      </w:pPr>
      <w:r w:rsidRPr="001D74D5">
        <w:rPr>
          <w:sz w:val="20"/>
        </w:rPr>
        <w:t>The highly development of information technologies aimed at satisfying or accompany our daily activities such work, social interactions, domestic work and leisure activities have become so essential for life that they have influenced how we assimilate our presence in reality through information.</w:t>
      </w:r>
    </w:p>
    <w:p w14:paraId="638B72F7" w14:textId="77777777" w:rsidR="007B43FA" w:rsidRPr="001D74D5" w:rsidRDefault="007B43FA" w:rsidP="008A4ADD">
      <w:pPr>
        <w:pStyle w:val="AbstractStyle"/>
        <w:spacing w:before="120" w:after="120" w:line="360" w:lineRule="auto"/>
        <w:rPr>
          <w:sz w:val="20"/>
        </w:rPr>
      </w:pPr>
      <w:r w:rsidRPr="001D74D5">
        <w:rPr>
          <w:sz w:val="20"/>
        </w:rPr>
        <w:t>We must remember that these smart artifacts were being created by equating the human mind and the machine as information processors that dialogue with each other, exchanging data through their organic and artificial interfaces, becoming a tool that revolutionized the human thinking and different fields of science.</w:t>
      </w:r>
    </w:p>
    <w:p w14:paraId="77C66BD5" w14:textId="77777777" w:rsidR="007B43FA" w:rsidRDefault="007B43FA" w:rsidP="008A4ADD">
      <w:pPr>
        <w:pStyle w:val="AbstractStyle"/>
        <w:spacing w:before="120" w:after="120" w:line="360" w:lineRule="auto"/>
        <w:rPr>
          <w:sz w:val="20"/>
        </w:rPr>
      </w:pPr>
      <w:r w:rsidRPr="001D74D5">
        <w:rPr>
          <w:sz w:val="20"/>
        </w:rPr>
        <w:t>Through the time as this technology introduce in the sphere of daily life, it has transformed its</w:t>
      </w:r>
      <w:r w:rsidRPr="007B43FA">
        <w:rPr>
          <w:sz w:val="20"/>
        </w:rPr>
        <w:t xml:space="preserve"> users into permanent nodes for the transfer and consumption of information, </w:t>
      </w:r>
      <w:r>
        <w:rPr>
          <w:sz w:val="20"/>
        </w:rPr>
        <w:t>due</w:t>
      </w:r>
      <w:r w:rsidRPr="007B43FA">
        <w:rPr>
          <w:sz w:val="20"/>
        </w:rPr>
        <w:t xml:space="preserve"> to the internet and portability these artifacts have become ubiquitous in people's live</w:t>
      </w:r>
      <w:r>
        <w:rPr>
          <w:sz w:val="20"/>
        </w:rPr>
        <w:t>s</w:t>
      </w:r>
      <w:r w:rsidRPr="007B43FA">
        <w:rPr>
          <w:sz w:val="20"/>
        </w:rPr>
        <w:t>, providing them with information all</w:t>
      </w:r>
      <w:r>
        <w:rPr>
          <w:sz w:val="20"/>
        </w:rPr>
        <w:t xml:space="preserve"> the</w:t>
      </w:r>
      <w:r w:rsidRPr="007B43FA">
        <w:rPr>
          <w:sz w:val="20"/>
        </w:rPr>
        <w:t xml:space="preserve"> time.</w:t>
      </w:r>
    </w:p>
    <w:p w14:paraId="1223BF1F" w14:textId="77777777" w:rsidR="007B43FA" w:rsidRDefault="007B43FA" w:rsidP="008A4ADD">
      <w:pPr>
        <w:pStyle w:val="AbstractStyle"/>
        <w:spacing w:before="120" w:after="120" w:line="360" w:lineRule="auto"/>
        <w:rPr>
          <w:sz w:val="20"/>
        </w:rPr>
      </w:pPr>
      <w:r w:rsidRPr="007B43FA">
        <w:rPr>
          <w:sz w:val="20"/>
        </w:rPr>
        <w:t xml:space="preserve">However it should not be overlooked that higher cognitive processes such as critical thinking, memory, emotions and problem solving are not based only on processing information, but require actions involving </w:t>
      </w:r>
      <w:r>
        <w:rPr>
          <w:sz w:val="20"/>
        </w:rPr>
        <w:t>the body</w:t>
      </w:r>
      <w:r w:rsidRPr="007B43FA">
        <w:rPr>
          <w:sz w:val="20"/>
        </w:rPr>
        <w:t xml:space="preserve">, intersubjectivity and </w:t>
      </w:r>
      <w:r>
        <w:rPr>
          <w:sz w:val="20"/>
        </w:rPr>
        <w:t>focus in the</w:t>
      </w:r>
      <w:r w:rsidRPr="007B43FA">
        <w:rPr>
          <w:sz w:val="20"/>
        </w:rPr>
        <w:t xml:space="preserve"> present, elements that are left out when we are immersed in interacting with the screens.</w:t>
      </w:r>
    </w:p>
    <w:p w14:paraId="0067BBBE" w14:textId="77777777" w:rsidR="001D74D5" w:rsidRDefault="001D74D5" w:rsidP="008A4ADD">
      <w:pPr>
        <w:pStyle w:val="AbstractStyle"/>
        <w:spacing w:before="120" w:after="120" w:line="360" w:lineRule="auto"/>
        <w:rPr>
          <w:sz w:val="20"/>
        </w:rPr>
      </w:pPr>
      <w:r w:rsidRPr="001D74D5">
        <w:rPr>
          <w:sz w:val="20"/>
        </w:rPr>
        <w:t xml:space="preserve">Health professionals warn of alarming symptoms </w:t>
      </w:r>
      <w:r>
        <w:rPr>
          <w:sz w:val="20"/>
        </w:rPr>
        <w:t>by</w:t>
      </w:r>
      <w:r w:rsidRPr="001D74D5">
        <w:rPr>
          <w:sz w:val="20"/>
        </w:rPr>
        <w:t xml:space="preserve"> </w:t>
      </w:r>
      <w:r>
        <w:rPr>
          <w:sz w:val="20"/>
        </w:rPr>
        <w:t>low</w:t>
      </w:r>
      <w:r w:rsidRPr="001D74D5">
        <w:rPr>
          <w:sz w:val="20"/>
        </w:rPr>
        <w:t xml:space="preserve"> cognitive performance </w:t>
      </w:r>
      <w:r>
        <w:rPr>
          <w:sz w:val="20"/>
        </w:rPr>
        <w:t xml:space="preserve">of </w:t>
      </w:r>
      <w:r w:rsidRPr="001D74D5">
        <w:rPr>
          <w:sz w:val="20"/>
        </w:rPr>
        <w:t>users who spend a great deal of time immersed in screens and which seem to be related to various psychosomatic problems such as anxiety, stress and depression</w:t>
      </w:r>
      <w:r>
        <w:rPr>
          <w:sz w:val="20"/>
        </w:rPr>
        <w:t>.</w:t>
      </w:r>
    </w:p>
    <w:p w14:paraId="269A1355" w14:textId="77777777" w:rsidR="009A40C9" w:rsidRPr="001D74D5" w:rsidRDefault="001D74D5" w:rsidP="001D74D5">
      <w:pPr>
        <w:pStyle w:val="AbstractStyle"/>
        <w:spacing w:before="120" w:after="120" w:line="360" w:lineRule="auto"/>
        <w:rPr>
          <w:sz w:val="20"/>
        </w:rPr>
      </w:pPr>
      <w:r w:rsidRPr="001D74D5">
        <w:rPr>
          <w:sz w:val="20"/>
        </w:rPr>
        <w:t xml:space="preserve">Theories of embodied cognition allow the </w:t>
      </w:r>
      <w:r>
        <w:rPr>
          <w:sz w:val="20"/>
        </w:rPr>
        <w:t xml:space="preserve">visualize </w:t>
      </w:r>
      <w:r w:rsidRPr="001D74D5">
        <w:rPr>
          <w:sz w:val="20"/>
        </w:rPr>
        <w:t>new strategies in the interaction design</w:t>
      </w:r>
      <w:r>
        <w:rPr>
          <w:sz w:val="20"/>
        </w:rPr>
        <w:t xml:space="preserve"> process</w:t>
      </w:r>
      <w:r w:rsidRPr="001D74D5">
        <w:rPr>
          <w:sz w:val="20"/>
        </w:rPr>
        <w:t xml:space="preserve">, so that it takes </w:t>
      </w:r>
      <w:r>
        <w:rPr>
          <w:sz w:val="20"/>
        </w:rPr>
        <w:t>importance on</w:t>
      </w:r>
      <w:r w:rsidRPr="001D74D5">
        <w:rPr>
          <w:sz w:val="20"/>
        </w:rPr>
        <w:t xml:space="preserve"> sensory, kinesthetic and social aspects that are involved in the assimilation of knowledge and that are essential in the apprehension of the world, </w:t>
      </w:r>
      <w:r>
        <w:rPr>
          <w:sz w:val="20"/>
        </w:rPr>
        <w:t>and start to</w:t>
      </w:r>
      <w:r w:rsidRPr="001D74D5">
        <w:rPr>
          <w:sz w:val="20"/>
        </w:rPr>
        <w:t xml:space="preserve"> change the concept of immersion by that of presence in the interaction.</w:t>
      </w:r>
    </w:p>
    <w:p w14:paraId="7FE47D44" w14:textId="77777777" w:rsidR="009A40C9" w:rsidRPr="00AE0F9B" w:rsidRDefault="009A40C9" w:rsidP="004B7E83">
      <w:pPr>
        <w:pStyle w:val="KeywordsText"/>
        <w:spacing w:before="120" w:after="120" w:line="360" w:lineRule="auto"/>
        <w:rPr>
          <w:b/>
          <w:sz w:val="20"/>
        </w:rPr>
      </w:pPr>
      <w:r w:rsidRPr="00AE0F9B">
        <w:rPr>
          <w:b/>
          <w:sz w:val="20"/>
        </w:rPr>
        <w:t>Keywords:</w:t>
      </w:r>
      <w:r w:rsidR="0049028E" w:rsidRPr="00AE0F9B">
        <w:rPr>
          <w:b/>
          <w:sz w:val="20"/>
        </w:rPr>
        <w:t xml:space="preserve"> </w:t>
      </w:r>
      <w:proofErr w:type="spellStart"/>
      <w:r w:rsidR="001D74D5">
        <w:rPr>
          <w:b/>
          <w:sz w:val="20"/>
        </w:rPr>
        <w:t>Inmersed</w:t>
      </w:r>
      <w:proofErr w:type="spellEnd"/>
      <w:r w:rsidR="0049028E" w:rsidRPr="00AE0F9B">
        <w:rPr>
          <w:b/>
          <w:sz w:val="20"/>
        </w:rPr>
        <w:t>,</w:t>
      </w:r>
      <w:r w:rsidR="007651F1" w:rsidRPr="00AE0F9B">
        <w:rPr>
          <w:b/>
          <w:sz w:val="20"/>
        </w:rPr>
        <w:t xml:space="preserve"> </w:t>
      </w:r>
      <w:del w:id="2" w:author="Autor">
        <w:r w:rsidR="00092503" w:rsidRPr="00AE0F9B" w:rsidDel="00841088">
          <w:rPr>
            <w:b/>
            <w:sz w:val="20"/>
          </w:rPr>
          <w:delText xml:space="preserve"> </w:delText>
        </w:r>
      </w:del>
      <w:r w:rsidR="0049028E" w:rsidRPr="00AE0F9B">
        <w:rPr>
          <w:b/>
          <w:sz w:val="20"/>
        </w:rPr>
        <w:t>Interaction design</w:t>
      </w:r>
      <w:r w:rsidR="00092503" w:rsidRPr="00AE0F9B">
        <w:rPr>
          <w:b/>
          <w:sz w:val="20"/>
        </w:rPr>
        <w:t>,</w:t>
      </w:r>
      <w:r w:rsidR="00FC25F7" w:rsidRPr="00FC25F7">
        <w:rPr>
          <w:b/>
          <w:sz w:val="20"/>
        </w:rPr>
        <w:t xml:space="preserve"> </w:t>
      </w:r>
      <w:r w:rsidR="00FC25F7">
        <w:rPr>
          <w:b/>
          <w:sz w:val="20"/>
        </w:rPr>
        <w:t>E</w:t>
      </w:r>
      <w:r w:rsidR="00FC25F7" w:rsidRPr="00AE0F9B">
        <w:rPr>
          <w:b/>
          <w:sz w:val="20"/>
        </w:rPr>
        <w:t xml:space="preserve">mbodied </w:t>
      </w:r>
      <w:r w:rsidR="00FC25F7">
        <w:rPr>
          <w:b/>
          <w:sz w:val="20"/>
        </w:rPr>
        <w:t>C</w:t>
      </w:r>
      <w:r w:rsidR="00FC25F7" w:rsidRPr="00AE0F9B">
        <w:rPr>
          <w:b/>
          <w:sz w:val="20"/>
        </w:rPr>
        <w:t>ognition</w:t>
      </w:r>
      <w:r w:rsidR="00FC25F7">
        <w:rPr>
          <w:b/>
          <w:sz w:val="20"/>
        </w:rPr>
        <w:t>,</w:t>
      </w:r>
      <w:r w:rsidR="00092503" w:rsidRPr="00AE0F9B">
        <w:rPr>
          <w:b/>
          <w:sz w:val="20"/>
        </w:rPr>
        <w:t xml:space="preserve"> </w:t>
      </w:r>
      <w:r w:rsidR="0049028E" w:rsidRPr="00AE0F9B">
        <w:rPr>
          <w:b/>
          <w:sz w:val="20"/>
        </w:rPr>
        <w:t>Presence</w:t>
      </w:r>
      <w:r w:rsidR="00092503" w:rsidRPr="00AE0F9B">
        <w:rPr>
          <w:b/>
          <w:sz w:val="20"/>
        </w:rPr>
        <w:t>.</w:t>
      </w:r>
    </w:p>
    <w:p w14:paraId="7BA69CAD" w14:textId="77777777" w:rsidR="00C33E55" w:rsidRDefault="00C33E55" w:rsidP="004B7E83">
      <w:pPr>
        <w:spacing w:before="120" w:after="120" w:line="360" w:lineRule="auto"/>
        <w:rPr>
          <w:lang w:val="en-US"/>
        </w:rPr>
      </w:pPr>
    </w:p>
    <w:p w14:paraId="41D5862B" w14:textId="77777777" w:rsidR="001D74D5" w:rsidRPr="0090750F" w:rsidRDefault="001D74D5" w:rsidP="004B7E83">
      <w:pPr>
        <w:spacing w:before="120" w:after="120" w:line="360" w:lineRule="auto"/>
        <w:rPr>
          <w:rFonts w:ascii="Times New Roman" w:hAnsi="Times New Roman" w:cs="Times New Roman"/>
          <w:b/>
          <w:lang w:val="en-US"/>
        </w:rPr>
      </w:pPr>
    </w:p>
    <w:p w14:paraId="3788FA0F" w14:textId="77777777" w:rsidR="0049028E" w:rsidRPr="00E63256" w:rsidRDefault="001D74D5" w:rsidP="004B7E83">
      <w:pPr>
        <w:spacing w:before="120" w:after="120" w:line="360" w:lineRule="auto"/>
        <w:rPr>
          <w:rFonts w:ascii="Times New Roman" w:hAnsi="Times New Roman" w:cs="Times New Roman"/>
          <w:b/>
        </w:rPr>
      </w:pPr>
      <w:r>
        <w:rPr>
          <w:rFonts w:ascii="Times New Roman" w:hAnsi="Times New Roman" w:cs="Times New Roman"/>
          <w:b/>
        </w:rPr>
        <w:t>Somos n</w:t>
      </w:r>
      <w:r w:rsidR="00F0695C">
        <w:rPr>
          <w:rFonts w:ascii="Times New Roman" w:hAnsi="Times New Roman" w:cs="Times New Roman"/>
          <w:b/>
        </w:rPr>
        <w:t>odos</w:t>
      </w:r>
      <w:r w:rsidR="000D075F" w:rsidRPr="00E63256">
        <w:rPr>
          <w:rFonts w:ascii="Times New Roman" w:hAnsi="Times New Roman" w:cs="Times New Roman"/>
          <w:b/>
        </w:rPr>
        <w:t xml:space="preserve"> </w:t>
      </w:r>
      <w:r w:rsidR="00F0695C">
        <w:rPr>
          <w:rFonts w:ascii="Times New Roman" w:hAnsi="Times New Roman" w:cs="Times New Roman"/>
          <w:b/>
        </w:rPr>
        <w:t>activados por la</w:t>
      </w:r>
      <w:r w:rsidR="000D075F">
        <w:rPr>
          <w:rFonts w:ascii="Times New Roman" w:hAnsi="Times New Roman" w:cs="Times New Roman"/>
          <w:b/>
        </w:rPr>
        <w:t xml:space="preserve"> información</w:t>
      </w:r>
    </w:p>
    <w:p w14:paraId="1CEDF482" w14:textId="77777777" w:rsidR="007B5EE5" w:rsidRDefault="00E63256" w:rsidP="00AD3D4F">
      <w:pPr>
        <w:spacing w:before="120" w:after="120" w:line="360" w:lineRule="auto"/>
        <w:jc w:val="both"/>
        <w:rPr>
          <w:rFonts w:ascii="Times New Roman" w:hAnsi="Times New Roman" w:cs="Times New Roman"/>
        </w:rPr>
      </w:pPr>
      <w:r>
        <w:rPr>
          <w:rFonts w:ascii="Times New Roman" w:hAnsi="Times New Roman" w:cs="Times New Roman"/>
        </w:rPr>
        <w:t>En la actualidad p</w:t>
      </w:r>
      <w:r w:rsidR="001D0C1B" w:rsidRPr="00A11871">
        <w:rPr>
          <w:rFonts w:ascii="Times New Roman" w:hAnsi="Times New Roman" w:cs="Times New Roman"/>
        </w:rPr>
        <w:t xml:space="preserve">asamos nuestros </w:t>
      </w:r>
      <w:r w:rsidR="006916D9" w:rsidRPr="00A11871">
        <w:rPr>
          <w:rFonts w:ascii="Times New Roman" w:hAnsi="Times New Roman" w:cs="Times New Roman"/>
        </w:rPr>
        <w:t>días</w:t>
      </w:r>
      <w:r w:rsidR="001D0C1B" w:rsidRPr="00A11871">
        <w:rPr>
          <w:rFonts w:ascii="Times New Roman" w:hAnsi="Times New Roman" w:cs="Times New Roman"/>
        </w:rPr>
        <w:t xml:space="preserve"> </w:t>
      </w:r>
      <w:r w:rsidR="006A7DB6">
        <w:rPr>
          <w:rFonts w:ascii="Times New Roman" w:hAnsi="Times New Roman" w:cs="Times New Roman"/>
        </w:rPr>
        <w:t xml:space="preserve">realizando </w:t>
      </w:r>
      <w:r w:rsidR="00072B06">
        <w:rPr>
          <w:rFonts w:ascii="Times New Roman" w:hAnsi="Times New Roman" w:cs="Times New Roman"/>
        </w:rPr>
        <w:t xml:space="preserve">una </w:t>
      </w:r>
      <w:r w:rsidR="001D0C1B" w:rsidRPr="00A11871">
        <w:rPr>
          <w:rFonts w:ascii="Times New Roman" w:hAnsi="Times New Roman" w:cs="Times New Roman"/>
        </w:rPr>
        <w:t xml:space="preserve">diversidad de </w:t>
      </w:r>
      <w:r w:rsidR="00EA3358">
        <w:rPr>
          <w:rFonts w:ascii="Times New Roman" w:hAnsi="Times New Roman" w:cs="Times New Roman"/>
        </w:rPr>
        <w:t>actividades</w:t>
      </w:r>
      <w:r w:rsidR="001D0C1B" w:rsidRPr="00A11871">
        <w:rPr>
          <w:rFonts w:ascii="Times New Roman" w:hAnsi="Times New Roman" w:cs="Times New Roman"/>
        </w:rPr>
        <w:t xml:space="preserve"> </w:t>
      </w:r>
      <w:r w:rsidR="007B5EE5">
        <w:rPr>
          <w:rFonts w:ascii="Times New Roman" w:hAnsi="Times New Roman" w:cs="Times New Roman"/>
        </w:rPr>
        <w:t xml:space="preserve">con </w:t>
      </w:r>
      <w:r w:rsidR="00A11871" w:rsidRPr="00A11871">
        <w:rPr>
          <w:rFonts w:ascii="Times New Roman" w:hAnsi="Times New Roman" w:cs="Times New Roman"/>
        </w:rPr>
        <w:t xml:space="preserve">nuestros dispositivos electrónicos; enviamos trabajo y tareas, lanzamos afectos y buscamos aceptación a través de </w:t>
      </w:r>
      <w:r w:rsidR="00EA3358">
        <w:rPr>
          <w:rFonts w:ascii="Times New Roman" w:hAnsi="Times New Roman" w:cs="Times New Roman"/>
        </w:rPr>
        <w:t>mensajes</w:t>
      </w:r>
      <w:r w:rsidR="00A11871" w:rsidRPr="00A11871">
        <w:rPr>
          <w:rFonts w:ascii="Times New Roman" w:hAnsi="Times New Roman" w:cs="Times New Roman"/>
        </w:rPr>
        <w:t>, debatimos p</w:t>
      </w:r>
      <w:r w:rsidR="00A555F9">
        <w:rPr>
          <w:rFonts w:ascii="Times New Roman" w:hAnsi="Times New Roman" w:cs="Times New Roman"/>
        </w:rPr>
        <w:t xml:space="preserve">osturas </w:t>
      </w:r>
      <w:r w:rsidR="00A11871" w:rsidRPr="00A11871">
        <w:rPr>
          <w:rFonts w:ascii="Times New Roman" w:hAnsi="Times New Roman" w:cs="Times New Roman"/>
        </w:rPr>
        <w:t xml:space="preserve">y encendemos nuestras pasiones en </w:t>
      </w:r>
      <w:r w:rsidR="00EA3358">
        <w:rPr>
          <w:rFonts w:ascii="Times New Roman" w:hAnsi="Times New Roman" w:cs="Times New Roman"/>
        </w:rPr>
        <w:t xml:space="preserve">las </w:t>
      </w:r>
      <w:r w:rsidR="00A11871" w:rsidRPr="00A11871">
        <w:rPr>
          <w:rFonts w:ascii="Times New Roman" w:hAnsi="Times New Roman" w:cs="Times New Roman"/>
        </w:rPr>
        <w:t xml:space="preserve">redes sociales, leemos noticias, opiniones </w:t>
      </w:r>
      <w:r w:rsidR="00A555F9">
        <w:rPr>
          <w:rFonts w:ascii="Times New Roman" w:hAnsi="Times New Roman" w:cs="Times New Roman"/>
        </w:rPr>
        <w:t xml:space="preserve">y reconfirmamos nuestras ideas </w:t>
      </w:r>
      <w:r w:rsidR="00EA3358">
        <w:rPr>
          <w:rFonts w:ascii="Times New Roman" w:hAnsi="Times New Roman" w:cs="Times New Roman"/>
        </w:rPr>
        <w:t>condensadas</w:t>
      </w:r>
      <w:r w:rsidR="00A555F9">
        <w:rPr>
          <w:rFonts w:ascii="Times New Roman" w:hAnsi="Times New Roman" w:cs="Times New Roman"/>
        </w:rPr>
        <w:t xml:space="preserve"> </w:t>
      </w:r>
      <w:r w:rsidR="00EA3358">
        <w:rPr>
          <w:rFonts w:ascii="Times New Roman" w:hAnsi="Times New Roman" w:cs="Times New Roman"/>
        </w:rPr>
        <w:t>en</w:t>
      </w:r>
      <w:r w:rsidR="00A555F9">
        <w:rPr>
          <w:rFonts w:ascii="Times New Roman" w:hAnsi="Times New Roman" w:cs="Times New Roman"/>
        </w:rPr>
        <w:t xml:space="preserve"> </w:t>
      </w:r>
      <w:r w:rsidR="00EA3358">
        <w:rPr>
          <w:rFonts w:ascii="Times New Roman" w:hAnsi="Times New Roman" w:cs="Times New Roman"/>
        </w:rPr>
        <w:t xml:space="preserve">imágenes </w:t>
      </w:r>
      <w:r w:rsidR="00A11871" w:rsidRPr="00A11871">
        <w:rPr>
          <w:rFonts w:ascii="Times New Roman" w:hAnsi="Times New Roman" w:cs="Times New Roman"/>
        </w:rPr>
        <w:t>, escuchamos música</w:t>
      </w:r>
      <w:r w:rsidR="00EA3358">
        <w:rPr>
          <w:rFonts w:ascii="Times New Roman" w:hAnsi="Times New Roman" w:cs="Times New Roman"/>
        </w:rPr>
        <w:t>, radio</w:t>
      </w:r>
      <w:r w:rsidR="00A11871" w:rsidRPr="00A11871">
        <w:rPr>
          <w:rFonts w:ascii="Times New Roman" w:hAnsi="Times New Roman" w:cs="Times New Roman"/>
        </w:rPr>
        <w:t xml:space="preserve"> o podcast mientras corremos, manejamos el coche, limpiamos la casa o </w:t>
      </w:r>
      <w:r w:rsidR="00A555F9">
        <w:rPr>
          <w:rFonts w:ascii="Times New Roman" w:hAnsi="Times New Roman" w:cs="Times New Roman"/>
        </w:rPr>
        <w:t>simplemente para no dar</w:t>
      </w:r>
      <w:r w:rsidR="00A11871" w:rsidRPr="00A11871">
        <w:rPr>
          <w:rFonts w:ascii="Times New Roman" w:hAnsi="Times New Roman" w:cs="Times New Roman"/>
        </w:rPr>
        <w:t xml:space="preserve"> entrada al silencio, </w:t>
      </w:r>
      <w:r w:rsidR="00A555F9">
        <w:rPr>
          <w:rFonts w:ascii="Times New Roman" w:hAnsi="Times New Roman" w:cs="Times New Roman"/>
        </w:rPr>
        <w:t xml:space="preserve">adiestramos </w:t>
      </w:r>
      <w:r w:rsidR="00AD3D4F">
        <w:rPr>
          <w:rFonts w:ascii="Times New Roman" w:hAnsi="Times New Roman" w:cs="Times New Roman"/>
        </w:rPr>
        <w:t>al</w:t>
      </w:r>
      <w:r w:rsidR="00A555F9">
        <w:rPr>
          <w:rFonts w:ascii="Times New Roman" w:hAnsi="Times New Roman" w:cs="Times New Roman"/>
        </w:rPr>
        <w:t xml:space="preserve"> algoritmo</w:t>
      </w:r>
      <w:r w:rsidR="00EA3358">
        <w:rPr>
          <w:rFonts w:ascii="Times New Roman" w:hAnsi="Times New Roman" w:cs="Times New Roman"/>
        </w:rPr>
        <w:t xml:space="preserve"> de nuestros avatares</w:t>
      </w:r>
      <w:r w:rsidR="00A555F9">
        <w:rPr>
          <w:rFonts w:ascii="Times New Roman" w:hAnsi="Times New Roman" w:cs="Times New Roman"/>
        </w:rPr>
        <w:t xml:space="preserve"> con </w:t>
      </w:r>
      <w:r w:rsidR="00A11871" w:rsidRPr="00A11871">
        <w:rPr>
          <w:rFonts w:ascii="Times New Roman" w:hAnsi="Times New Roman" w:cs="Times New Roman"/>
        </w:rPr>
        <w:t xml:space="preserve">gustos </w:t>
      </w:r>
      <w:r w:rsidR="00A555F9">
        <w:rPr>
          <w:rFonts w:ascii="Times New Roman" w:hAnsi="Times New Roman" w:cs="Times New Roman"/>
        </w:rPr>
        <w:t>culturales</w:t>
      </w:r>
      <w:r w:rsidR="00A11871" w:rsidRPr="00A11871">
        <w:rPr>
          <w:rFonts w:ascii="Times New Roman" w:hAnsi="Times New Roman" w:cs="Times New Roman"/>
        </w:rPr>
        <w:t xml:space="preserve">, </w:t>
      </w:r>
      <w:r w:rsidR="00A555F9">
        <w:rPr>
          <w:rFonts w:ascii="Times New Roman" w:hAnsi="Times New Roman" w:cs="Times New Roman"/>
        </w:rPr>
        <w:t>de consumo</w:t>
      </w:r>
      <w:r w:rsidR="00A11871" w:rsidRPr="00A11871">
        <w:rPr>
          <w:rFonts w:ascii="Times New Roman" w:hAnsi="Times New Roman" w:cs="Times New Roman"/>
        </w:rPr>
        <w:t>,</w:t>
      </w:r>
      <w:r w:rsidR="00EA3358">
        <w:rPr>
          <w:rFonts w:ascii="Times New Roman" w:hAnsi="Times New Roman" w:cs="Times New Roman"/>
        </w:rPr>
        <w:t xml:space="preserve"> de</w:t>
      </w:r>
      <w:r w:rsidR="00A555F9">
        <w:rPr>
          <w:rFonts w:ascii="Times New Roman" w:hAnsi="Times New Roman" w:cs="Times New Roman"/>
        </w:rPr>
        <w:t xml:space="preserve"> </w:t>
      </w:r>
      <w:r w:rsidR="006916D9">
        <w:rPr>
          <w:rFonts w:ascii="Times New Roman" w:hAnsi="Times New Roman" w:cs="Times New Roman"/>
        </w:rPr>
        <w:t>trayectorias</w:t>
      </w:r>
      <w:r w:rsidR="00A555F9">
        <w:rPr>
          <w:rFonts w:ascii="Times New Roman" w:hAnsi="Times New Roman" w:cs="Times New Roman"/>
        </w:rPr>
        <w:t xml:space="preserve"> y </w:t>
      </w:r>
      <w:r w:rsidR="00EA3358">
        <w:rPr>
          <w:rFonts w:ascii="Times New Roman" w:hAnsi="Times New Roman" w:cs="Times New Roman"/>
        </w:rPr>
        <w:t>espacios</w:t>
      </w:r>
      <w:r w:rsidR="00A555F9">
        <w:rPr>
          <w:rFonts w:ascii="Times New Roman" w:hAnsi="Times New Roman" w:cs="Times New Roman"/>
        </w:rPr>
        <w:t>, v</w:t>
      </w:r>
      <w:r w:rsidR="00A11871" w:rsidRPr="00A11871">
        <w:rPr>
          <w:rFonts w:ascii="Times New Roman" w:hAnsi="Times New Roman" w:cs="Times New Roman"/>
        </w:rPr>
        <w:t xml:space="preserve">emos videos </w:t>
      </w:r>
      <w:r w:rsidR="00EA3358">
        <w:rPr>
          <w:rFonts w:ascii="Times New Roman" w:hAnsi="Times New Roman" w:cs="Times New Roman"/>
        </w:rPr>
        <w:lastRenderedPageBreak/>
        <w:t xml:space="preserve">breves </w:t>
      </w:r>
      <w:r w:rsidR="00A555F9">
        <w:rPr>
          <w:rFonts w:ascii="Times New Roman" w:hAnsi="Times New Roman" w:cs="Times New Roman"/>
        </w:rPr>
        <w:t xml:space="preserve">para </w:t>
      </w:r>
      <w:r w:rsidR="00AD3D4F">
        <w:rPr>
          <w:rFonts w:ascii="Times New Roman" w:hAnsi="Times New Roman" w:cs="Times New Roman"/>
        </w:rPr>
        <w:t>ampliar nuestro conocimiento</w:t>
      </w:r>
      <w:r w:rsidR="00A11871" w:rsidRPr="00A11871">
        <w:rPr>
          <w:rFonts w:ascii="Times New Roman" w:hAnsi="Times New Roman" w:cs="Times New Roman"/>
        </w:rPr>
        <w:t xml:space="preserve"> y pasamos gran cantidad de horas viendo series </w:t>
      </w:r>
      <w:r w:rsidR="00AD3D4F">
        <w:rPr>
          <w:rFonts w:ascii="Times New Roman" w:hAnsi="Times New Roman" w:cs="Times New Roman"/>
        </w:rPr>
        <w:t xml:space="preserve">televisivas </w:t>
      </w:r>
      <w:r w:rsidR="00A11871" w:rsidRPr="00A11871">
        <w:rPr>
          <w:rFonts w:ascii="Times New Roman" w:hAnsi="Times New Roman" w:cs="Times New Roman"/>
        </w:rPr>
        <w:t xml:space="preserve">para </w:t>
      </w:r>
      <w:r w:rsidR="00EA3358">
        <w:rPr>
          <w:rFonts w:ascii="Times New Roman" w:hAnsi="Times New Roman" w:cs="Times New Roman"/>
        </w:rPr>
        <w:t>distraernos.</w:t>
      </w:r>
    </w:p>
    <w:p w14:paraId="6FC9D7A5" w14:textId="77777777" w:rsidR="007E1C03" w:rsidRPr="003B480C" w:rsidRDefault="00AD3D4F" w:rsidP="00AD3D4F">
      <w:pPr>
        <w:spacing w:before="120" w:after="120" w:line="360" w:lineRule="auto"/>
        <w:jc w:val="both"/>
        <w:rPr>
          <w:rFonts w:ascii="Times New Roman" w:hAnsi="Times New Roman" w:cs="Times New Roman"/>
        </w:rPr>
      </w:pPr>
      <w:r>
        <w:rPr>
          <w:rFonts w:ascii="Times New Roman" w:hAnsi="Times New Roman" w:cs="Times New Roman"/>
        </w:rPr>
        <w:t>I</w:t>
      </w:r>
      <w:r w:rsidR="00061E39">
        <w:rPr>
          <w:rFonts w:ascii="Times New Roman" w:hAnsi="Times New Roman" w:cs="Times New Roman"/>
        </w:rPr>
        <w:t xml:space="preserve">nvariablemente nos mantenemos inmersos </w:t>
      </w:r>
      <w:r>
        <w:rPr>
          <w:rFonts w:ascii="Times New Roman" w:hAnsi="Times New Roman" w:cs="Times New Roman"/>
        </w:rPr>
        <w:t>dentro d</w:t>
      </w:r>
      <w:r w:rsidR="00061E39">
        <w:rPr>
          <w:rFonts w:ascii="Times New Roman" w:hAnsi="Times New Roman" w:cs="Times New Roman"/>
        </w:rPr>
        <w:t>el flujo de</w:t>
      </w:r>
      <w:r>
        <w:rPr>
          <w:rFonts w:ascii="Times New Roman" w:hAnsi="Times New Roman" w:cs="Times New Roman"/>
        </w:rPr>
        <w:t xml:space="preserve"> la</w:t>
      </w:r>
      <w:r w:rsidR="00061E39">
        <w:rPr>
          <w:rFonts w:ascii="Times New Roman" w:hAnsi="Times New Roman" w:cs="Times New Roman"/>
        </w:rPr>
        <w:t xml:space="preserve"> información, n</w:t>
      </w:r>
      <w:r w:rsidR="007B5EE5">
        <w:rPr>
          <w:rFonts w:ascii="Times New Roman" w:hAnsi="Times New Roman" w:cs="Times New Roman"/>
        </w:rPr>
        <w:t xml:space="preserve">os hemos vuelto personas orbitando sobre </w:t>
      </w:r>
      <w:r w:rsidR="00061E39">
        <w:rPr>
          <w:rFonts w:ascii="Times New Roman" w:hAnsi="Times New Roman" w:cs="Times New Roman"/>
        </w:rPr>
        <w:t>ella</w:t>
      </w:r>
      <w:r w:rsidR="007B5EE5">
        <w:rPr>
          <w:rFonts w:ascii="Times New Roman" w:hAnsi="Times New Roman" w:cs="Times New Roman"/>
        </w:rPr>
        <w:t>, tratando de extra</w:t>
      </w:r>
      <w:r w:rsidR="00061E39">
        <w:rPr>
          <w:rFonts w:ascii="Times New Roman" w:hAnsi="Times New Roman" w:cs="Times New Roman"/>
        </w:rPr>
        <w:t>e</w:t>
      </w:r>
      <w:r w:rsidR="007B5EE5">
        <w:rPr>
          <w:rFonts w:ascii="Times New Roman" w:hAnsi="Times New Roman" w:cs="Times New Roman"/>
        </w:rPr>
        <w:t>rla</w:t>
      </w:r>
      <w:r>
        <w:rPr>
          <w:rFonts w:ascii="Times New Roman" w:hAnsi="Times New Roman" w:cs="Times New Roman"/>
        </w:rPr>
        <w:t xml:space="preserve"> de </w:t>
      </w:r>
      <w:r w:rsidR="007B5EE5">
        <w:rPr>
          <w:rFonts w:ascii="Times New Roman" w:hAnsi="Times New Roman" w:cs="Times New Roman"/>
        </w:rPr>
        <w:t xml:space="preserve">cada punto en el que nos detenemos a </w:t>
      </w:r>
      <w:r w:rsidR="00072B06">
        <w:rPr>
          <w:rFonts w:ascii="Times New Roman" w:hAnsi="Times New Roman" w:cs="Times New Roman"/>
        </w:rPr>
        <w:t>interactuar</w:t>
      </w:r>
      <w:r w:rsidR="00EA3358">
        <w:rPr>
          <w:rFonts w:ascii="Times New Roman" w:hAnsi="Times New Roman" w:cs="Times New Roman"/>
        </w:rPr>
        <w:t>,</w:t>
      </w:r>
      <w:r w:rsidR="007B5EE5">
        <w:rPr>
          <w:rFonts w:ascii="Times New Roman" w:hAnsi="Times New Roman" w:cs="Times New Roman"/>
        </w:rPr>
        <w:t xml:space="preserve"> </w:t>
      </w:r>
      <w:r>
        <w:rPr>
          <w:rFonts w:ascii="Times New Roman" w:hAnsi="Times New Roman" w:cs="Times New Roman"/>
        </w:rPr>
        <w:t xml:space="preserve">ya sea </w:t>
      </w:r>
      <w:r w:rsidR="007B5EE5">
        <w:rPr>
          <w:rFonts w:ascii="Times New Roman" w:hAnsi="Times New Roman" w:cs="Times New Roman"/>
        </w:rPr>
        <w:t>con</w:t>
      </w:r>
      <w:r>
        <w:rPr>
          <w:rFonts w:ascii="Times New Roman" w:hAnsi="Times New Roman" w:cs="Times New Roman"/>
        </w:rPr>
        <w:t xml:space="preserve"> </w:t>
      </w:r>
      <w:r w:rsidR="007B5EE5">
        <w:rPr>
          <w:rFonts w:ascii="Times New Roman" w:hAnsi="Times New Roman" w:cs="Times New Roman"/>
        </w:rPr>
        <w:t xml:space="preserve">la </w:t>
      </w:r>
      <w:r w:rsidR="00061E39">
        <w:rPr>
          <w:rFonts w:ascii="Times New Roman" w:hAnsi="Times New Roman" w:cs="Times New Roman"/>
        </w:rPr>
        <w:t>finalidad</w:t>
      </w:r>
      <w:r w:rsidR="007B5EE5">
        <w:rPr>
          <w:rFonts w:ascii="Times New Roman" w:hAnsi="Times New Roman" w:cs="Times New Roman"/>
        </w:rPr>
        <w:t xml:space="preserve"> de </w:t>
      </w:r>
      <w:r w:rsidR="00EA3358">
        <w:rPr>
          <w:rFonts w:ascii="Times New Roman" w:hAnsi="Times New Roman" w:cs="Times New Roman"/>
        </w:rPr>
        <w:t xml:space="preserve">ser productivos, </w:t>
      </w:r>
      <w:r>
        <w:rPr>
          <w:rFonts w:ascii="Times New Roman" w:hAnsi="Times New Roman" w:cs="Times New Roman"/>
        </w:rPr>
        <w:t>mantenernos</w:t>
      </w:r>
      <w:r w:rsidR="00EA3358">
        <w:rPr>
          <w:rFonts w:ascii="Times New Roman" w:hAnsi="Times New Roman" w:cs="Times New Roman"/>
        </w:rPr>
        <w:t xml:space="preserve"> </w:t>
      </w:r>
      <w:r w:rsidR="007B5EE5">
        <w:rPr>
          <w:rFonts w:ascii="Times New Roman" w:hAnsi="Times New Roman" w:cs="Times New Roman"/>
        </w:rPr>
        <w:t xml:space="preserve">comunicados </w:t>
      </w:r>
      <w:commentRangeStart w:id="3"/>
      <w:r w:rsidR="007B5EE5">
        <w:rPr>
          <w:rFonts w:ascii="Times New Roman" w:hAnsi="Times New Roman" w:cs="Times New Roman"/>
        </w:rPr>
        <w:t>entre s</w:t>
      </w:r>
      <w:ins w:id="4" w:author="Autor">
        <w:r w:rsidR="0090750F">
          <w:rPr>
            <w:rFonts w:ascii="Times New Roman" w:hAnsi="Times New Roman" w:cs="Times New Roman"/>
          </w:rPr>
          <w:t>í</w:t>
        </w:r>
        <w:commentRangeEnd w:id="3"/>
        <w:r w:rsidR="0090750F">
          <w:rPr>
            <w:rStyle w:val="Refdecomentario"/>
          </w:rPr>
          <w:commentReference w:id="3"/>
        </w:r>
      </w:ins>
      <w:del w:id="5" w:author="Autor">
        <w:r w:rsidR="007B5EE5" w:rsidDel="0090750F">
          <w:rPr>
            <w:rFonts w:ascii="Times New Roman" w:hAnsi="Times New Roman" w:cs="Times New Roman"/>
          </w:rPr>
          <w:delText>i</w:delText>
        </w:r>
      </w:del>
      <w:r w:rsidR="007B5EE5">
        <w:rPr>
          <w:rFonts w:ascii="Times New Roman" w:hAnsi="Times New Roman" w:cs="Times New Roman"/>
        </w:rPr>
        <w:t xml:space="preserve">, </w:t>
      </w:r>
      <w:r w:rsidR="00061E39">
        <w:rPr>
          <w:rFonts w:ascii="Times New Roman" w:hAnsi="Times New Roman" w:cs="Times New Roman"/>
        </w:rPr>
        <w:t>actualizados</w:t>
      </w:r>
      <w:r w:rsidR="00EA3358">
        <w:rPr>
          <w:rFonts w:ascii="Times New Roman" w:hAnsi="Times New Roman" w:cs="Times New Roman"/>
        </w:rPr>
        <w:t xml:space="preserve"> o</w:t>
      </w:r>
      <w:r w:rsidR="007B5EE5">
        <w:rPr>
          <w:rFonts w:ascii="Times New Roman" w:hAnsi="Times New Roman" w:cs="Times New Roman"/>
        </w:rPr>
        <w:t xml:space="preserve"> estimulados </w:t>
      </w:r>
      <w:r w:rsidR="00061E39">
        <w:rPr>
          <w:rFonts w:ascii="Times New Roman" w:hAnsi="Times New Roman" w:cs="Times New Roman"/>
        </w:rPr>
        <w:t>para</w:t>
      </w:r>
      <w:r w:rsidR="007B5EE5">
        <w:rPr>
          <w:rFonts w:ascii="Times New Roman" w:hAnsi="Times New Roman" w:cs="Times New Roman"/>
        </w:rPr>
        <w:t xml:space="preserve"> no </w:t>
      </w:r>
      <w:r w:rsidR="00EA3358">
        <w:rPr>
          <w:rFonts w:ascii="Times New Roman" w:hAnsi="Times New Roman" w:cs="Times New Roman"/>
        </w:rPr>
        <w:t>sentirnos aburridos en</w:t>
      </w:r>
      <w:r w:rsidR="007B5EE5">
        <w:rPr>
          <w:rFonts w:ascii="Times New Roman" w:hAnsi="Times New Roman" w:cs="Times New Roman"/>
        </w:rPr>
        <w:t xml:space="preserve"> nuestro tiempo</w:t>
      </w:r>
      <w:r w:rsidR="00EA3358">
        <w:rPr>
          <w:rFonts w:ascii="Times New Roman" w:hAnsi="Times New Roman" w:cs="Times New Roman"/>
        </w:rPr>
        <w:t xml:space="preserve"> libre. </w:t>
      </w:r>
      <w:r>
        <w:rPr>
          <w:rFonts w:ascii="Times New Roman" w:hAnsi="Times New Roman" w:cs="Times New Roman"/>
        </w:rPr>
        <w:t xml:space="preserve">Sin </w:t>
      </w:r>
      <w:proofErr w:type="gramStart"/>
      <w:r>
        <w:rPr>
          <w:rFonts w:ascii="Times New Roman" w:hAnsi="Times New Roman" w:cs="Times New Roman"/>
        </w:rPr>
        <w:t>embargo</w:t>
      </w:r>
      <w:proofErr w:type="gramEnd"/>
      <w:r>
        <w:rPr>
          <w:rFonts w:ascii="Times New Roman" w:hAnsi="Times New Roman" w:cs="Times New Roman"/>
        </w:rPr>
        <w:t xml:space="preserve"> al final del día</w:t>
      </w:r>
      <w:r w:rsidR="00EA3358">
        <w:rPr>
          <w:rFonts w:ascii="Times New Roman" w:hAnsi="Times New Roman" w:cs="Times New Roman"/>
        </w:rPr>
        <w:t xml:space="preserve"> s</w:t>
      </w:r>
      <w:r w:rsidR="007B5EE5">
        <w:rPr>
          <w:rFonts w:ascii="Times New Roman" w:hAnsi="Times New Roman" w:cs="Times New Roman"/>
        </w:rPr>
        <w:t>intetizar</w:t>
      </w:r>
      <w:r w:rsidR="00EA3358">
        <w:rPr>
          <w:rFonts w:ascii="Times New Roman" w:hAnsi="Times New Roman" w:cs="Times New Roman"/>
        </w:rPr>
        <w:t xml:space="preserve"> y filtrar</w:t>
      </w:r>
      <w:r w:rsidR="007B5EE5">
        <w:rPr>
          <w:rFonts w:ascii="Times New Roman" w:hAnsi="Times New Roman" w:cs="Times New Roman"/>
        </w:rPr>
        <w:t xml:space="preserve"> todo este c</w:t>
      </w:r>
      <w:ins w:id="6" w:author="Autor">
        <w:r w:rsidR="0090750F">
          <w:rPr>
            <w:rFonts w:ascii="Times New Roman" w:hAnsi="Times New Roman" w:cs="Times New Roman"/>
          </w:rPr>
          <w:t>ú</w:t>
        </w:r>
      </w:ins>
      <w:del w:id="7" w:author="Autor">
        <w:r w:rsidR="007B5EE5" w:rsidDel="0090750F">
          <w:rPr>
            <w:rFonts w:ascii="Times New Roman" w:hAnsi="Times New Roman" w:cs="Times New Roman"/>
          </w:rPr>
          <w:delText>u</w:delText>
        </w:r>
      </w:del>
      <w:r w:rsidR="007B5EE5">
        <w:rPr>
          <w:rFonts w:ascii="Times New Roman" w:hAnsi="Times New Roman" w:cs="Times New Roman"/>
        </w:rPr>
        <w:t xml:space="preserve">mulo </w:t>
      </w:r>
      <w:r w:rsidR="00EA3358">
        <w:rPr>
          <w:rFonts w:ascii="Times New Roman" w:hAnsi="Times New Roman" w:cs="Times New Roman"/>
        </w:rPr>
        <w:t>de información audi</w:t>
      </w:r>
      <w:r w:rsidR="00061E39">
        <w:rPr>
          <w:rFonts w:ascii="Times New Roman" w:hAnsi="Times New Roman" w:cs="Times New Roman"/>
        </w:rPr>
        <w:t>o</w:t>
      </w:r>
      <w:r w:rsidR="00EA3358">
        <w:rPr>
          <w:rFonts w:ascii="Times New Roman" w:hAnsi="Times New Roman" w:cs="Times New Roman"/>
        </w:rPr>
        <w:t>v</w:t>
      </w:r>
      <w:r w:rsidR="00061E39">
        <w:rPr>
          <w:rFonts w:ascii="Times New Roman" w:hAnsi="Times New Roman" w:cs="Times New Roman"/>
        </w:rPr>
        <w:t>i</w:t>
      </w:r>
      <w:r w:rsidR="00EA3358">
        <w:rPr>
          <w:rFonts w:ascii="Times New Roman" w:hAnsi="Times New Roman" w:cs="Times New Roman"/>
        </w:rPr>
        <w:t xml:space="preserve">sual </w:t>
      </w:r>
      <w:r w:rsidR="007B5EE5">
        <w:rPr>
          <w:rFonts w:ascii="Times New Roman" w:hAnsi="Times New Roman" w:cs="Times New Roman"/>
        </w:rPr>
        <w:t xml:space="preserve">es una tarea </w:t>
      </w:r>
      <w:r>
        <w:rPr>
          <w:rFonts w:ascii="Times New Roman" w:hAnsi="Times New Roman" w:cs="Times New Roman"/>
        </w:rPr>
        <w:t xml:space="preserve">casi </w:t>
      </w:r>
      <w:r w:rsidR="007B5EE5">
        <w:rPr>
          <w:rFonts w:ascii="Times New Roman" w:hAnsi="Times New Roman" w:cs="Times New Roman"/>
        </w:rPr>
        <w:t xml:space="preserve">imposible para la mente, </w:t>
      </w:r>
      <w:r w:rsidR="00EA3358">
        <w:rPr>
          <w:rFonts w:ascii="Times New Roman" w:hAnsi="Times New Roman" w:cs="Times New Roman"/>
        </w:rPr>
        <w:t>no solamente por la</w:t>
      </w:r>
      <w:r w:rsidR="00072B06">
        <w:rPr>
          <w:rFonts w:ascii="Times New Roman" w:hAnsi="Times New Roman" w:cs="Times New Roman"/>
        </w:rPr>
        <w:t xml:space="preserve"> </w:t>
      </w:r>
      <w:r w:rsidR="00EA3358">
        <w:rPr>
          <w:rFonts w:ascii="Times New Roman" w:hAnsi="Times New Roman" w:cs="Times New Roman"/>
        </w:rPr>
        <w:t>cantidad sino por</w:t>
      </w:r>
      <w:r w:rsidR="007B5EE5">
        <w:rPr>
          <w:rFonts w:ascii="Times New Roman" w:hAnsi="Times New Roman" w:cs="Times New Roman"/>
        </w:rPr>
        <w:t xml:space="preserve"> </w:t>
      </w:r>
      <w:r w:rsidR="00EA3358">
        <w:rPr>
          <w:rFonts w:ascii="Times New Roman" w:hAnsi="Times New Roman" w:cs="Times New Roman"/>
        </w:rPr>
        <w:t xml:space="preserve">su </w:t>
      </w:r>
      <w:r w:rsidR="00EA3358" w:rsidRPr="003B480C">
        <w:rPr>
          <w:rFonts w:ascii="Times New Roman" w:hAnsi="Times New Roman" w:cs="Times New Roman"/>
        </w:rPr>
        <w:t xml:space="preserve">brevedad </w:t>
      </w:r>
      <w:r w:rsidR="00072B06">
        <w:rPr>
          <w:rFonts w:ascii="Times New Roman" w:hAnsi="Times New Roman" w:cs="Times New Roman"/>
        </w:rPr>
        <w:t>y</w:t>
      </w:r>
      <w:r w:rsidR="00EA3358" w:rsidRPr="003B480C">
        <w:rPr>
          <w:rFonts w:ascii="Times New Roman" w:hAnsi="Times New Roman" w:cs="Times New Roman"/>
        </w:rPr>
        <w:t xml:space="preserve"> </w:t>
      </w:r>
      <w:r w:rsidR="006532DA" w:rsidRPr="003B480C">
        <w:rPr>
          <w:rFonts w:ascii="Times New Roman" w:hAnsi="Times New Roman" w:cs="Times New Roman"/>
        </w:rPr>
        <w:t>aleatoriedad</w:t>
      </w:r>
      <w:r w:rsidR="00EA3358" w:rsidRPr="003B480C">
        <w:rPr>
          <w:rFonts w:ascii="Times New Roman" w:hAnsi="Times New Roman" w:cs="Times New Roman"/>
        </w:rPr>
        <w:t xml:space="preserve"> que interfiere en</w:t>
      </w:r>
      <w:r w:rsidR="007B5EE5" w:rsidRPr="003B480C">
        <w:rPr>
          <w:rFonts w:ascii="Times New Roman" w:hAnsi="Times New Roman" w:cs="Times New Roman"/>
        </w:rPr>
        <w:t xml:space="preserve"> nuestro foco atencional</w:t>
      </w:r>
      <w:r>
        <w:rPr>
          <w:rFonts w:ascii="Times New Roman" w:hAnsi="Times New Roman" w:cs="Times New Roman"/>
        </w:rPr>
        <w:t>, que muchas veces terminamos abrumados con la sensación de que el tiempo ha pasado de forma fugaz.</w:t>
      </w:r>
    </w:p>
    <w:p w14:paraId="2D62CC87" w14:textId="77777777" w:rsidR="003B480C" w:rsidRPr="003B480C" w:rsidRDefault="00AD3D4F" w:rsidP="00AD3D4F">
      <w:pPr>
        <w:spacing w:before="120" w:after="120" w:line="360" w:lineRule="auto"/>
        <w:jc w:val="both"/>
        <w:rPr>
          <w:rFonts w:ascii="Times New Roman" w:hAnsi="Times New Roman" w:cs="Times New Roman"/>
        </w:rPr>
      </w:pPr>
      <w:r>
        <w:rPr>
          <w:rFonts w:ascii="Times New Roman" w:hAnsi="Times New Roman" w:cs="Times New Roman"/>
        </w:rPr>
        <w:t xml:space="preserve">Debemos </w:t>
      </w:r>
      <w:r w:rsidR="007177A9" w:rsidRPr="003B480C">
        <w:rPr>
          <w:rFonts w:ascii="Times New Roman" w:hAnsi="Times New Roman" w:cs="Times New Roman"/>
        </w:rPr>
        <w:t>antes</w:t>
      </w:r>
      <w:r w:rsidR="00EA3358" w:rsidRPr="003B480C">
        <w:rPr>
          <w:rFonts w:ascii="Times New Roman" w:hAnsi="Times New Roman" w:cs="Times New Roman"/>
        </w:rPr>
        <w:t xml:space="preserve"> recordar que e</w:t>
      </w:r>
      <w:r w:rsidR="007E1C03" w:rsidRPr="003B480C">
        <w:rPr>
          <w:rFonts w:ascii="Times New Roman" w:hAnsi="Times New Roman" w:cs="Times New Roman"/>
        </w:rPr>
        <w:t xml:space="preserve">stas </w:t>
      </w:r>
      <w:r w:rsidR="00EA3358" w:rsidRPr="003B480C">
        <w:rPr>
          <w:rFonts w:ascii="Times New Roman" w:hAnsi="Times New Roman" w:cs="Times New Roman"/>
        </w:rPr>
        <w:t>máquinas computacionales</w:t>
      </w:r>
      <w:r w:rsidR="007E1C03" w:rsidRPr="003B480C">
        <w:rPr>
          <w:rFonts w:ascii="Times New Roman" w:hAnsi="Times New Roman" w:cs="Times New Roman"/>
        </w:rPr>
        <w:t xml:space="preserve"> fueron </w:t>
      </w:r>
      <w:r w:rsidRPr="003B480C">
        <w:rPr>
          <w:rFonts w:ascii="Times New Roman" w:hAnsi="Times New Roman" w:cs="Times New Roman"/>
        </w:rPr>
        <w:t>hechas</w:t>
      </w:r>
      <w:r w:rsidR="007E1C03" w:rsidRPr="003B480C">
        <w:rPr>
          <w:rFonts w:ascii="Times New Roman" w:hAnsi="Times New Roman" w:cs="Times New Roman"/>
        </w:rPr>
        <w:t xml:space="preserve"> </w:t>
      </w:r>
      <w:r w:rsidR="005819F2" w:rsidRPr="003B480C">
        <w:rPr>
          <w:rFonts w:ascii="Times New Roman" w:hAnsi="Times New Roman" w:cs="Times New Roman"/>
        </w:rPr>
        <w:t xml:space="preserve">con la finalidad de </w:t>
      </w:r>
      <w:r w:rsidR="006532DA" w:rsidRPr="003B480C">
        <w:rPr>
          <w:rFonts w:ascii="Times New Roman" w:hAnsi="Times New Roman" w:cs="Times New Roman"/>
        </w:rPr>
        <w:t>convertirse</w:t>
      </w:r>
      <w:r w:rsidR="005819F2" w:rsidRPr="003B480C">
        <w:rPr>
          <w:rFonts w:ascii="Times New Roman" w:hAnsi="Times New Roman" w:cs="Times New Roman"/>
        </w:rPr>
        <w:t xml:space="preserve"> en </w:t>
      </w:r>
      <w:r w:rsidR="007E1C03" w:rsidRPr="003B480C">
        <w:rPr>
          <w:rFonts w:ascii="Times New Roman" w:hAnsi="Times New Roman" w:cs="Times New Roman"/>
        </w:rPr>
        <w:t>herramientas de apoyo cognitivo</w:t>
      </w:r>
      <w:r w:rsidR="00EA3358" w:rsidRPr="003B480C">
        <w:rPr>
          <w:rFonts w:ascii="Times New Roman" w:hAnsi="Times New Roman" w:cs="Times New Roman"/>
        </w:rPr>
        <w:t xml:space="preserve"> </w:t>
      </w:r>
      <w:r w:rsidR="00072B06">
        <w:rPr>
          <w:rFonts w:ascii="Times New Roman" w:hAnsi="Times New Roman" w:cs="Times New Roman"/>
        </w:rPr>
        <w:t>para</w:t>
      </w:r>
      <w:r w:rsidR="008C7888" w:rsidRPr="003B480C">
        <w:rPr>
          <w:rFonts w:ascii="Times New Roman" w:hAnsi="Times New Roman" w:cs="Times New Roman"/>
        </w:rPr>
        <w:t xml:space="preserve"> automatiza</w:t>
      </w:r>
      <w:r>
        <w:rPr>
          <w:rFonts w:ascii="Times New Roman" w:hAnsi="Times New Roman" w:cs="Times New Roman"/>
        </w:rPr>
        <w:t>r</w:t>
      </w:r>
      <w:r w:rsidR="008C7888" w:rsidRPr="003B480C">
        <w:rPr>
          <w:rFonts w:ascii="Times New Roman" w:hAnsi="Times New Roman" w:cs="Times New Roman"/>
        </w:rPr>
        <w:t xml:space="preserve"> procesos matemáticos,</w:t>
      </w:r>
      <w:r w:rsidR="00EA3358" w:rsidRPr="003B480C">
        <w:rPr>
          <w:rFonts w:ascii="Times New Roman" w:hAnsi="Times New Roman" w:cs="Times New Roman"/>
        </w:rPr>
        <w:t xml:space="preserve"> visualiza</w:t>
      </w:r>
      <w:r>
        <w:rPr>
          <w:rFonts w:ascii="Times New Roman" w:hAnsi="Times New Roman" w:cs="Times New Roman"/>
        </w:rPr>
        <w:t xml:space="preserve">r de forma </w:t>
      </w:r>
      <w:r w:rsidR="00EA3358" w:rsidRPr="003B480C">
        <w:rPr>
          <w:rFonts w:ascii="Times New Roman" w:hAnsi="Times New Roman" w:cs="Times New Roman"/>
        </w:rPr>
        <w:t>más eficiente la información</w:t>
      </w:r>
      <w:r w:rsidR="008C7888" w:rsidRPr="003B480C">
        <w:rPr>
          <w:rFonts w:ascii="Times New Roman" w:hAnsi="Times New Roman" w:cs="Times New Roman"/>
        </w:rPr>
        <w:t xml:space="preserve"> e incluso extender la capacidad de </w:t>
      </w:r>
      <w:r w:rsidR="00072B06">
        <w:rPr>
          <w:rFonts w:ascii="Times New Roman" w:hAnsi="Times New Roman" w:cs="Times New Roman"/>
        </w:rPr>
        <w:t xml:space="preserve">la </w:t>
      </w:r>
      <w:r w:rsidR="008C7888" w:rsidRPr="003B480C">
        <w:rPr>
          <w:rFonts w:ascii="Times New Roman" w:hAnsi="Times New Roman" w:cs="Times New Roman"/>
        </w:rPr>
        <w:t>memoria</w:t>
      </w:r>
      <w:r w:rsidR="00072B06">
        <w:rPr>
          <w:rFonts w:ascii="Times New Roman" w:hAnsi="Times New Roman" w:cs="Times New Roman"/>
        </w:rPr>
        <w:t xml:space="preserve"> operativa</w:t>
      </w:r>
      <w:r w:rsidR="00EA3358" w:rsidRPr="003B480C">
        <w:rPr>
          <w:rFonts w:ascii="Times New Roman" w:hAnsi="Times New Roman" w:cs="Times New Roman"/>
        </w:rPr>
        <w:t xml:space="preserve">, </w:t>
      </w:r>
      <w:r w:rsidR="00072B06">
        <w:rPr>
          <w:rFonts w:ascii="Times New Roman" w:hAnsi="Times New Roman" w:cs="Times New Roman"/>
        </w:rPr>
        <w:t xml:space="preserve"> </w:t>
      </w:r>
      <w:r>
        <w:rPr>
          <w:rFonts w:ascii="Times New Roman" w:hAnsi="Times New Roman" w:cs="Times New Roman"/>
        </w:rPr>
        <w:t xml:space="preserve">de este modo </w:t>
      </w:r>
      <w:r w:rsidR="00072B06">
        <w:rPr>
          <w:rFonts w:ascii="Times New Roman" w:hAnsi="Times New Roman" w:cs="Times New Roman"/>
        </w:rPr>
        <w:t>la</w:t>
      </w:r>
      <w:r w:rsidR="008C7888" w:rsidRPr="003B480C">
        <w:rPr>
          <w:rFonts w:ascii="Times New Roman" w:hAnsi="Times New Roman" w:cs="Times New Roman"/>
        </w:rPr>
        <w:t xml:space="preserve"> computadora</w:t>
      </w:r>
      <w:r>
        <w:rPr>
          <w:rFonts w:ascii="Times New Roman" w:hAnsi="Times New Roman" w:cs="Times New Roman"/>
        </w:rPr>
        <w:t xml:space="preserve"> se crea</w:t>
      </w:r>
      <w:r w:rsidR="008C7888" w:rsidRPr="003B480C">
        <w:rPr>
          <w:rFonts w:ascii="Times New Roman" w:hAnsi="Times New Roman" w:cs="Times New Roman"/>
        </w:rPr>
        <w:t xml:space="preserve"> </w:t>
      </w:r>
      <w:r>
        <w:rPr>
          <w:rFonts w:ascii="Times New Roman" w:hAnsi="Times New Roman" w:cs="Times New Roman"/>
        </w:rPr>
        <w:t>con base</w:t>
      </w:r>
      <w:r w:rsidR="008C7888" w:rsidRPr="003B480C">
        <w:rPr>
          <w:rFonts w:ascii="Times New Roman" w:hAnsi="Times New Roman" w:cs="Times New Roman"/>
        </w:rPr>
        <w:t xml:space="preserve"> </w:t>
      </w:r>
      <w:r w:rsidR="00072B06">
        <w:rPr>
          <w:rFonts w:ascii="Times New Roman" w:hAnsi="Times New Roman" w:cs="Times New Roman"/>
        </w:rPr>
        <w:t>en el concepto de</w:t>
      </w:r>
      <w:r w:rsidR="003B480C" w:rsidRPr="003B480C">
        <w:rPr>
          <w:rFonts w:ascii="Times New Roman" w:hAnsi="Times New Roman" w:cs="Times New Roman"/>
        </w:rPr>
        <w:t xml:space="preserve"> la mente humana como</w:t>
      </w:r>
      <w:r>
        <w:rPr>
          <w:rFonts w:ascii="Times New Roman" w:hAnsi="Times New Roman" w:cs="Times New Roman"/>
        </w:rPr>
        <w:t xml:space="preserve"> </w:t>
      </w:r>
      <w:r w:rsidR="003B480C" w:rsidRPr="003B480C">
        <w:rPr>
          <w:rFonts w:ascii="Times New Roman" w:hAnsi="Times New Roman" w:cs="Times New Roman"/>
        </w:rPr>
        <w:t>procesador</w:t>
      </w:r>
      <w:r w:rsidR="00072B06">
        <w:rPr>
          <w:rFonts w:ascii="Times New Roman" w:hAnsi="Times New Roman" w:cs="Times New Roman"/>
        </w:rPr>
        <w:t>a</w:t>
      </w:r>
      <w:r w:rsidR="003B480C" w:rsidRPr="003B480C">
        <w:rPr>
          <w:rFonts w:ascii="Times New Roman" w:hAnsi="Times New Roman" w:cs="Times New Roman"/>
        </w:rPr>
        <w:t xml:space="preserve"> de información </w:t>
      </w:r>
      <w:r>
        <w:rPr>
          <w:rFonts w:ascii="Times New Roman" w:hAnsi="Times New Roman" w:cs="Times New Roman"/>
        </w:rPr>
        <w:t>simbólica</w:t>
      </w:r>
      <w:r w:rsidR="003B480C" w:rsidRPr="003B480C">
        <w:rPr>
          <w:rFonts w:ascii="Times New Roman" w:hAnsi="Times New Roman" w:cs="Times New Roman"/>
        </w:rPr>
        <w:t xml:space="preserve"> </w:t>
      </w:r>
      <w:r w:rsidR="003B480C" w:rsidRPr="003B480C">
        <w:rPr>
          <w:rFonts w:ascii="Times New Roman" w:hAnsi="Times New Roman" w:cs="Times New Roman"/>
        </w:rPr>
        <w:fldChar w:fldCharType="begin"/>
      </w:r>
      <w:r w:rsidR="003B48A9">
        <w:rPr>
          <w:rFonts w:ascii="Times New Roman" w:hAnsi="Times New Roman" w:cs="Times New Roman"/>
        </w:rPr>
        <w:instrText xml:space="preserve"> ADDIN ZOTERO_ITEM CSL_CITATION {"citationID":"2qf7us3sda","properties":{"formattedCitation":"(Ca\\uc0\\u241{}as Delgado, 2004)","plainCitation":"(Cañas Delgado, 2004)","noteIndex":0},"citationItems":[{"id":"IzBikbOK/uH4pjFMG","uris":["http://zotero.org/users/local/ezh7nOHK/items/HTE393Q3"],"uri":["http://zotero.org/users/local/ezh7nOHK/items/HTE393Q3"],"itemData":{"id":1733,"type":"book","title":"Personas y máquinas: el diseño de su interacción desde la ergonomía cognitiva","publisher":"Pirámide","publisher-place":"Madrid","source":"Open WorldCat","event-place":"Madrid","abstract":"OCLC: 803111346","ISBN":"978-84-368-1893-2","shortTitle":"Personas y máquinas","language":"Spanish","author":[{"family":"Cañas Delgado","given":"José Juan"}],"issued":{"date-parts":[["2004"]]}}}],"schema":"https://github.com/citation-style-language/schema/raw/master/csl-citation.json"} </w:instrText>
      </w:r>
      <w:r w:rsidR="003B480C" w:rsidRPr="003B480C">
        <w:rPr>
          <w:rFonts w:ascii="Times New Roman" w:hAnsi="Times New Roman" w:cs="Times New Roman"/>
        </w:rPr>
        <w:fldChar w:fldCharType="separate"/>
      </w:r>
      <w:r w:rsidR="003B48A9" w:rsidRPr="003B48A9">
        <w:rPr>
          <w:rFonts w:ascii="Times New Roman" w:hAnsi="Times New Roman"/>
        </w:rPr>
        <w:t>(Cañas Delgado, 2004)</w:t>
      </w:r>
      <w:r w:rsidR="003B480C" w:rsidRPr="003B480C">
        <w:rPr>
          <w:rFonts w:ascii="Times New Roman" w:hAnsi="Times New Roman" w:cs="Times New Roman"/>
        </w:rPr>
        <w:fldChar w:fldCharType="end"/>
      </w:r>
      <w:r w:rsidR="00072B06">
        <w:rPr>
          <w:rFonts w:ascii="Times New Roman" w:hAnsi="Times New Roman" w:cs="Times New Roman"/>
        </w:rPr>
        <w:t xml:space="preserve"> </w:t>
      </w:r>
      <w:r>
        <w:rPr>
          <w:rFonts w:ascii="Times New Roman" w:hAnsi="Times New Roman" w:cs="Times New Roman"/>
        </w:rPr>
        <w:t xml:space="preserve">que </w:t>
      </w:r>
      <w:r w:rsidR="00072B06" w:rsidRPr="003B480C">
        <w:rPr>
          <w:rFonts w:ascii="Times New Roman" w:hAnsi="Times New Roman" w:cs="Times New Roman"/>
        </w:rPr>
        <w:t>obt</w:t>
      </w:r>
      <w:r>
        <w:rPr>
          <w:rFonts w:ascii="Times New Roman" w:hAnsi="Times New Roman" w:cs="Times New Roman"/>
        </w:rPr>
        <w:t xml:space="preserve">iene </w:t>
      </w:r>
      <w:r w:rsidR="003B480C" w:rsidRPr="003B480C">
        <w:rPr>
          <w:rFonts w:ascii="Times New Roman" w:hAnsi="Times New Roman" w:cs="Times New Roman"/>
        </w:rPr>
        <w:t xml:space="preserve">de su entorno y posteriormente expresada a través del lenguaje formal, es bajo este esquema que </w:t>
      </w:r>
      <w:r w:rsidR="00072B06">
        <w:rPr>
          <w:rFonts w:ascii="Times New Roman" w:hAnsi="Times New Roman" w:cs="Times New Roman"/>
        </w:rPr>
        <w:t>se construye</w:t>
      </w:r>
      <w:r w:rsidR="003B480C" w:rsidRPr="003B480C">
        <w:rPr>
          <w:rFonts w:ascii="Times New Roman" w:hAnsi="Times New Roman" w:cs="Times New Roman"/>
        </w:rPr>
        <w:t xml:space="preserve"> un dispositivo de entrada, proceso y salida de información.</w:t>
      </w:r>
    </w:p>
    <w:p w14:paraId="424D2CFC" w14:textId="77777777" w:rsidR="003B480C" w:rsidRPr="002E069C" w:rsidRDefault="003B480C" w:rsidP="00AD3D4F">
      <w:pPr>
        <w:spacing w:before="120" w:after="120" w:line="360" w:lineRule="auto"/>
        <w:jc w:val="both"/>
        <w:rPr>
          <w:rFonts w:ascii="Times New Roman" w:hAnsi="Times New Roman" w:cs="Times New Roman"/>
        </w:rPr>
      </w:pPr>
      <w:r>
        <w:rPr>
          <w:rFonts w:ascii="Times New Roman" w:hAnsi="Times New Roman" w:cs="Times New Roman"/>
        </w:rPr>
        <w:t xml:space="preserve">Por lo </w:t>
      </w:r>
      <w:proofErr w:type="gramStart"/>
      <w:r>
        <w:rPr>
          <w:rFonts w:ascii="Times New Roman" w:hAnsi="Times New Roman" w:cs="Times New Roman"/>
        </w:rPr>
        <w:t>tanto</w:t>
      </w:r>
      <w:proofErr w:type="gramEnd"/>
      <w:r w:rsidR="008C7888" w:rsidRPr="003B480C">
        <w:rPr>
          <w:rFonts w:ascii="Times New Roman" w:hAnsi="Times New Roman" w:cs="Times New Roman"/>
        </w:rPr>
        <w:t xml:space="preserve"> la interacción humano</w:t>
      </w:r>
      <w:r w:rsidRPr="003B480C">
        <w:rPr>
          <w:rFonts w:ascii="Times New Roman" w:hAnsi="Times New Roman" w:cs="Times New Roman"/>
        </w:rPr>
        <w:t>-</w:t>
      </w:r>
      <w:r w:rsidR="008C7888" w:rsidRPr="003B480C">
        <w:rPr>
          <w:rFonts w:ascii="Times New Roman" w:hAnsi="Times New Roman" w:cs="Times New Roman"/>
        </w:rPr>
        <w:t xml:space="preserve">computadora </w:t>
      </w:r>
      <w:r w:rsidR="00AD3D4F">
        <w:rPr>
          <w:rFonts w:ascii="Times New Roman" w:hAnsi="Times New Roman" w:cs="Times New Roman"/>
        </w:rPr>
        <w:t>se fundament</w:t>
      </w:r>
      <w:ins w:id="8" w:author="Autor">
        <w:r w:rsidR="0090750F">
          <w:rPr>
            <w:rFonts w:ascii="Times New Roman" w:hAnsi="Times New Roman" w:cs="Times New Roman"/>
          </w:rPr>
          <w:t>a</w:t>
        </w:r>
      </w:ins>
      <w:del w:id="9" w:author="Autor">
        <w:r w:rsidR="00AD3D4F" w:rsidDel="0090750F">
          <w:rPr>
            <w:rFonts w:ascii="Times New Roman" w:hAnsi="Times New Roman" w:cs="Times New Roman"/>
          </w:rPr>
          <w:delText>e</w:delText>
        </w:r>
      </w:del>
      <w:r w:rsidR="00AD3D4F">
        <w:rPr>
          <w:rFonts w:ascii="Times New Roman" w:hAnsi="Times New Roman" w:cs="Times New Roman"/>
        </w:rPr>
        <w:t xml:space="preserve"> en</w:t>
      </w:r>
      <w:r w:rsidR="008C7888" w:rsidRPr="003B480C">
        <w:rPr>
          <w:rFonts w:ascii="Times New Roman" w:hAnsi="Times New Roman" w:cs="Times New Roman"/>
        </w:rPr>
        <w:t xml:space="preserve"> </w:t>
      </w:r>
      <w:r w:rsidR="00072B06">
        <w:rPr>
          <w:rFonts w:ascii="Times New Roman" w:hAnsi="Times New Roman" w:cs="Times New Roman"/>
        </w:rPr>
        <w:t>e</w:t>
      </w:r>
      <w:r w:rsidR="008C7888" w:rsidRPr="003B480C">
        <w:rPr>
          <w:rFonts w:ascii="Times New Roman" w:hAnsi="Times New Roman" w:cs="Times New Roman"/>
        </w:rPr>
        <w:t>l intercambio de información entre ambas partes a través de sus interfaces orgánicas y artificiales</w:t>
      </w:r>
      <w:r w:rsidRPr="003B480C">
        <w:rPr>
          <w:rFonts w:ascii="Times New Roman" w:hAnsi="Times New Roman" w:cs="Times New Roman"/>
        </w:rPr>
        <w:t xml:space="preserve"> </w:t>
      </w:r>
      <w:r w:rsidR="00072B06">
        <w:rPr>
          <w:rFonts w:ascii="Times New Roman" w:hAnsi="Times New Roman" w:cs="Times New Roman"/>
        </w:rPr>
        <w:t xml:space="preserve">respectivamente </w:t>
      </w:r>
      <w:r w:rsidR="00AD3D4F">
        <w:rPr>
          <w:rFonts w:ascii="Times New Roman" w:hAnsi="Times New Roman" w:cs="Times New Roman"/>
        </w:rPr>
        <w:t xml:space="preserve">y </w:t>
      </w:r>
      <w:r w:rsidRPr="003B480C">
        <w:rPr>
          <w:rFonts w:ascii="Times New Roman" w:hAnsi="Times New Roman" w:cs="Times New Roman"/>
        </w:rPr>
        <w:t xml:space="preserve">con fines utilitarios. </w:t>
      </w:r>
      <w:r w:rsidR="00072B06">
        <w:rPr>
          <w:rFonts w:ascii="Times New Roman" w:hAnsi="Times New Roman" w:cs="Times New Roman"/>
        </w:rPr>
        <w:t>L</w:t>
      </w:r>
      <w:r w:rsidRPr="002E069C">
        <w:rPr>
          <w:rFonts w:ascii="Times New Roman" w:hAnsi="Times New Roman" w:cs="Times New Roman"/>
        </w:rPr>
        <w:t xml:space="preserve">a disciplina del diseño de interacción </w:t>
      </w:r>
      <w:r w:rsidR="00072B06">
        <w:rPr>
          <w:rFonts w:ascii="Times New Roman" w:hAnsi="Times New Roman" w:cs="Times New Roman"/>
        </w:rPr>
        <w:t>surge</w:t>
      </w:r>
      <w:r w:rsidRPr="002E069C">
        <w:rPr>
          <w:rFonts w:ascii="Times New Roman" w:hAnsi="Times New Roman" w:cs="Times New Roman"/>
        </w:rPr>
        <w:t xml:space="preserve"> de la convergencia entre ciencias computacionales, cibernética, ciencias de la comunicación, psicología y la filosofía cognitiva, con la intención </w:t>
      </w:r>
      <w:r w:rsidR="00AD3D4F">
        <w:rPr>
          <w:rFonts w:ascii="Times New Roman" w:hAnsi="Times New Roman" w:cs="Times New Roman"/>
        </w:rPr>
        <w:t>de perfeccionar</w:t>
      </w:r>
      <w:r w:rsidRPr="002E069C">
        <w:rPr>
          <w:rFonts w:ascii="Times New Roman" w:hAnsi="Times New Roman" w:cs="Times New Roman"/>
        </w:rPr>
        <w:t xml:space="preserve"> este di</w:t>
      </w:r>
      <w:ins w:id="10" w:author="Autor">
        <w:r w:rsidR="0090750F">
          <w:rPr>
            <w:rFonts w:ascii="Times New Roman" w:hAnsi="Times New Roman" w:cs="Times New Roman"/>
          </w:rPr>
          <w:t>á</w:t>
        </w:r>
      </w:ins>
      <w:del w:id="11" w:author="Autor">
        <w:r w:rsidRPr="002E069C" w:rsidDel="0090750F">
          <w:rPr>
            <w:rFonts w:ascii="Times New Roman" w:hAnsi="Times New Roman" w:cs="Times New Roman"/>
          </w:rPr>
          <w:delText>a</w:delText>
        </w:r>
      </w:del>
      <w:r w:rsidRPr="002E069C">
        <w:rPr>
          <w:rFonts w:ascii="Times New Roman" w:hAnsi="Times New Roman" w:cs="Times New Roman"/>
        </w:rPr>
        <w:t>logo humano-m</w:t>
      </w:r>
      <w:ins w:id="12" w:author="Autor">
        <w:r w:rsidR="0090750F">
          <w:rPr>
            <w:rFonts w:ascii="Times New Roman" w:hAnsi="Times New Roman" w:cs="Times New Roman"/>
          </w:rPr>
          <w:t>á</w:t>
        </w:r>
      </w:ins>
      <w:del w:id="13" w:author="Autor">
        <w:r w:rsidRPr="002E069C" w:rsidDel="0090750F">
          <w:rPr>
            <w:rFonts w:ascii="Times New Roman" w:hAnsi="Times New Roman" w:cs="Times New Roman"/>
          </w:rPr>
          <w:delText>a</w:delText>
        </w:r>
      </w:del>
      <w:r w:rsidRPr="002E069C">
        <w:rPr>
          <w:rFonts w:ascii="Times New Roman" w:hAnsi="Times New Roman" w:cs="Times New Roman"/>
        </w:rPr>
        <w:t>quina</w:t>
      </w:r>
      <w:r w:rsidR="00072B06">
        <w:rPr>
          <w:rFonts w:ascii="Times New Roman" w:hAnsi="Times New Roman" w:cs="Times New Roman"/>
        </w:rPr>
        <w:t xml:space="preserve"> </w:t>
      </w:r>
      <w:r w:rsidR="00AD3D4F">
        <w:rPr>
          <w:rFonts w:ascii="Times New Roman" w:hAnsi="Times New Roman" w:cs="Times New Roman"/>
        </w:rPr>
        <w:t>por medio de sus</w:t>
      </w:r>
      <w:r w:rsidR="00072B06">
        <w:rPr>
          <w:rFonts w:ascii="Times New Roman" w:hAnsi="Times New Roman" w:cs="Times New Roman"/>
        </w:rPr>
        <w:t xml:space="preserve"> interfaces comunicativas.</w:t>
      </w:r>
    </w:p>
    <w:p w14:paraId="25C3A680" w14:textId="77777777" w:rsidR="008C7888" w:rsidRPr="00332BFD" w:rsidRDefault="00332BFD" w:rsidP="00AD3D4F">
      <w:pPr>
        <w:spacing w:before="120" w:after="120" w:line="360" w:lineRule="auto"/>
        <w:jc w:val="both"/>
        <w:rPr>
          <w:rFonts w:ascii="Times New Roman" w:hAnsi="Times New Roman" w:cs="Times New Roman"/>
        </w:rPr>
      </w:pPr>
      <w:r>
        <w:rPr>
          <w:rFonts w:ascii="Times New Roman" w:hAnsi="Times New Roman" w:cs="Times New Roman"/>
        </w:rPr>
        <w:t xml:space="preserve">Al </w:t>
      </w:r>
      <w:r w:rsidR="00AD3D4F">
        <w:rPr>
          <w:rFonts w:ascii="Times New Roman" w:hAnsi="Times New Roman" w:cs="Times New Roman"/>
        </w:rPr>
        <w:t xml:space="preserve">evolucionar </w:t>
      </w:r>
      <w:r>
        <w:rPr>
          <w:rFonts w:ascii="Times New Roman" w:hAnsi="Times New Roman" w:cs="Times New Roman"/>
        </w:rPr>
        <w:t xml:space="preserve">la </w:t>
      </w:r>
      <w:r w:rsidR="003B480C" w:rsidRPr="002E069C">
        <w:rPr>
          <w:rFonts w:ascii="Times New Roman" w:hAnsi="Times New Roman" w:cs="Times New Roman"/>
        </w:rPr>
        <w:t>interfaz</w:t>
      </w:r>
      <w:r w:rsidR="00AD3D4F">
        <w:rPr>
          <w:rFonts w:ascii="Times New Roman" w:hAnsi="Times New Roman" w:cs="Times New Roman"/>
        </w:rPr>
        <w:t xml:space="preserve"> y</w:t>
      </w:r>
      <w:r w:rsidR="003B480C" w:rsidRPr="002E069C">
        <w:rPr>
          <w:rFonts w:ascii="Times New Roman" w:hAnsi="Times New Roman" w:cs="Times New Roman"/>
        </w:rPr>
        <w:t xml:space="preserve"> </w:t>
      </w:r>
      <w:r w:rsidR="002E069C" w:rsidRPr="002E069C">
        <w:rPr>
          <w:rFonts w:ascii="Times New Roman" w:hAnsi="Times New Roman" w:cs="Times New Roman"/>
        </w:rPr>
        <w:t>adapt</w:t>
      </w:r>
      <w:r w:rsidR="00AD3D4F">
        <w:rPr>
          <w:rFonts w:ascii="Times New Roman" w:hAnsi="Times New Roman" w:cs="Times New Roman"/>
        </w:rPr>
        <w:t>arse</w:t>
      </w:r>
      <w:r>
        <w:rPr>
          <w:rFonts w:ascii="Times New Roman" w:hAnsi="Times New Roman" w:cs="Times New Roman"/>
        </w:rPr>
        <w:t xml:space="preserve"> al</w:t>
      </w:r>
      <w:r w:rsidR="002E069C" w:rsidRPr="002E069C">
        <w:rPr>
          <w:rFonts w:ascii="Times New Roman" w:hAnsi="Times New Roman" w:cs="Times New Roman"/>
        </w:rPr>
        <w:t xml:space="preserve"> habla </w:t>
      </w:r>
      <w:r>
        <w:rPr>
          <w:rFonts w:ascii="Times New Roman" w:hAnsi="Times New Roman" w:cs="Times New Roman"/>
        </w:rPr>
        <w:t xml:space="preserve">humana </w:t>
      </w:r>
      <w:r w:rsidR="00AD3D4F">
        <w:rPr>
          <w:rFonts w:ascii="Times New Roman" w:hAnsi="Times New Roman" w:cs="Times New Roman"/>
        </w:rPr>
        <w:t>por medio de</w:t>
      </w:r>
      <w:r w:rsidR="003B480C" w:rsidRPr="002E069C">
        <w:rPr>
          <w:rFonts w:ascii="Times New Roman" w:hAnsi="Times New Roman" w:cs="Times New Roman"/>
        </w:rPr>
        <w:t xml:space="preserve"> metáforas de la vida real</w:t>
      </w:r>
      <w:r>
        <w:rPr>
          <w:rFonts w:ascii="Times New Roman" w:hAnsi="Times New Roman" w:cs="Times New Roman"/>
        </w:rPr>
        <w:t xml:space="preserve"> </w:t>
      </w:r>
      <w:r w:rsidR="00AD3D4F">
        <w:rPr>
          <w:rFonts w:ascii="Times New Roman" w:hAnsi="Times New Roman" w:cs="Times New Roman"/>
        </w:rPr>
        <w:t>ha ido</w:t>
      </w:r>
      <w:r w:rsidR="003B480C" w:rsidRPr="002E069C">
        <w:rPr>
          <w:rFonts w:ascii="Times New Roman" w:hAnsi="Times New Roman" w:cs="Times New Roman"/>
        </w:rPr>
        <w:t xml:space="preserve"> enmascarando </w:t>
      </w:r>
      <w:r w:rsidR="00AD3D4F">
        <w:rPr>
          <w:rFonts w:ascii="Times New Roman" w:hAnsi="Times New Roman" w:cs="Times New Roman"/>
        </w:rPr>
        <w:t xml:space="preserve">su </w:t>
      </w:r>
      <w:r w:rsidR="003B480C" w:rsidRPr="002E069C">
        <w:rPr>
          <w:rFonts w:ascii="Times New Roman" w:hAnsi="Times New Roman" w:cs="Times New Roman"/>
        </w:rPr>
        <w:t xml:space="preserve">lenguaje binario, primero con sintaxis </w:t>
      </w:r>
      <w:r w:rsidR="002E069C" w:rsidRPr="002E069C">
        <w:rPr>
          <w:rFonts w:ascii="Times New Roman" w:hAnsi="Times New Roman" w:cs="Times New Roman"/>
        </w:rPr>
        <w:t>del</w:t>
      </w:r>
      <w:r w:rsidR="003B480C" w:rsidRPr="002E069C">
        <w:rPr>
          <w:rFonts w:ascii="Times New Roman" w:hAnsi="Times New Roman" w:cs="Times New Roman"/>
        </w:rPr>
        <w:t xml:space="preserve"> lenguaje formal </w:t>
      </w:r>
      <w:r w:rsidR="002E069C" w:rsidRPr="002E069C">
        <w:rPr>
          <w:rFonts w:ascii="Times New Roman" w:hAnsi="Times New Roman" w:cs="Times New Roman"/>
        </w:rPr>
        <w:t>humano,</w:t>
      </w:r>
      <w:r w:rsidR="003B480C" w:rsidRPr="002E069C">
        <w:rPr>
          <w:rFonts w:ascii="Times New Roman" w:hAnsi="Times New Roman" w:cs="Times New Roman"/>
        </w:rPr>
        <w:t xml:space="preserve"> posteriormente </w:t>
      </w:r>
      <w:r w:rsidR="00AD3D4F">
        <w:rPr>
          <w:rFonts w:ascii="Times New Roman" w:hAnsi="Times New Roman" w:cs="Times New Roman"/>
        </w:rPr>
        <w:t>con</w:t>
      </w:r>
      <w:r w:rsidR="003B480C" w:rsidRPr="002E069C">
        <w:rPr>
          <w:rFonts w:ascii="Times New Roman" w:hAnsi="Times New Roman" w:cs="Times New Roman"/>
        </w:rPr>
        <w:t xml:space="preserve"> iconos visuales</w:t>
      </w:r>
      <w:r w:rsidR="00AD3D4F">
        <w:rPr>
          <w:rFonts w:ascii="Times New Roman" w:hAnsi="Times New Roman" w:cs="Times New Roman"/>
        </w:rPr>
        <w:t xml:space="preserve"> y</w:t>
      </w:r>
      <w:r w:rsidR="002E069C" w:rsidRPr="002E069C">
        <w:rPr>
          <w:rFonts w:ascii="Times New Roman" w:hAnsi="Times New Roman" w:cs="Times New Roman"/>
        </w:rPr>
        <w:t xml:space="preserve"> voz</w:t>
      </w:r>
      <w:r w:rsidR="00AD3D4F">
        <w:rPr>
          <w:rFonts w:ascii="Times New Roman" w:hAnsi="Times New Roman" w:cs="Times New Roman"/>
        </w:rPr>
        <w:t>, e incluso creando su propio lenguaje de</w:t>
      </w:r>
      <w:r w:rsidR="002E069C" w:rsidRPr="002E069C">
        <w:rPr>
          <w:rFonts w:ascii="Times New Roman" w:hAnsi="Times New Roman" w:cs="Times New Roman"/>
        </w:rPr>
        <w:t xml:space="preserve"> vibraciones, luces o sonidos</w:t>
      </w:r>
      <w:r w:rsidR="00AD3D4F">
        <w:rPr>
          <w:rFonts w:ascii="Times New Roman" w:hAnsi="Times New Roman" w:cs="Times New Roman"/>
        </w:rPr>
        <w:t xml:space="preserve"> que ha consensuado con la cultura, </w:t>
      </w:r>
      <w:r w:rsidR="002E069C" w:rsidRPr="002E069C">
        <w:rPr>
          <w:rFonts w:ascii="Times New Roman" w:hAnsi="Times New Roman" w:cs="Times New Roman"/>
        </w:rPr>
        <w:t>l</w:t>
      </w:r>
      <w:r w:rsidR="003B480C" w:rsidRPr="002E069C">
        <w:rPr>
          <w:rFonts w:ascii="Times New Roman" w:hAnsi="Times New Roman" w:cs="Times New Roman"/>
        </w:rPr>
        <w:t>ogrando</w:t>
      </w:r>
      <w:r w:rsidR="008C7888" w:rsidRPr="002E069C">
        <w:rPr>
          <w:rFonts w:ascii="Times New Roman" w:hAnsi="Times New Roman" w:cs="Times New Roman"/>
        </w:rPr>
        <w:t xml:space="preserve"> un diálogo </w:t>
      </w:r>
      <w:r w:rsidR="003B480C" w:rsidRPr="002E069C">
        <w:rPr>
          <w:rFonts w:ascii="Times New Roman" w:hAnsi="Times New Roman" w:cs="Times New Roman"/>
        </w:rPr>
        <w:t>universal</w:t>
      </w:r>
      <w:r w:rsidR="00072B06">
        <w:rPr>
          <w:rFonts w:ascii="Times New Roman" w:hAnsi="Times New Roman" w:cs="Times New Roman"/>
        </w:rPr>
        <w:t xml:space="preserve"> </w:t>
      </w:r>
      <w:r w:rsidR="002E069C" w:rsidRPr="002E069C">
        <w:rPr>
          <w:rFonts w:ascii="Times New Roman" w:hAnsi="Times New Roman" w:cs="Times New Roman"/>
        </w:rPr>
        <w:t xml:space="preserve">que </w:t>
      </w:r>
      <w:r w:rsidR="008C7888" w:rsidRPr="002E069C">
        <w:rPr>
          <w:rFonts w:ascii="Times New Roman" w:hAnsi="Times New Roman" w:cs="Times New Roman"/>
        </w:rPr>
        <w:t xml:space="preserve">ha servido para revolucionar los diversos campos de la ciencia, la </w:t>
      </w:r>
      <w:r w:rsidR="008C7888" w:rsidRPr="00332BFD">
        <w:rPr>
          <w:rFonts w:ascii="Times New Roman" w:hAnsi="Times New Roman" w:cs="Times New Roman"/>
        </w:rPr>
        <w:t xml:space="preserve">tecnología, la industria y los medios, </w:t>
      </w:r>
      <w:r w:rsidR="00404B76">
        <w:rPr>
          <w:rFonts w:ascii="Times New Roman" w:hAnsi="Times New Roman" w:cs="Times New Roman"/>
        </w:rPr>
        <w:t xml:space="preserve">como </w:t>
      </w:r>
      <w:r w:rsidR="008C7888" w:rsidRPr="00332BFD">
        <w:rPr>
          <w:rFonts w:ascii="Times New Roman" w:hAnsi="Times New Roman" w:cs="Times New Roman"/>
        </w:rPr>
        <w:t xml:space="preserve">resultado de una cognición ampliada </w:t>
      </w:r>
      <w:r w:rsidR="00404B76">
        <w:rPr>
          <w:rFonts w:ascii="Times New Roman" w:hAnsi="Times New Roman" w:cs="Times New Roman"/>
        </w:rPr>
        <w:t>por la</w:t>
      </w:r>
      <w:r w:rsidR="008C7888" w:rsidRPr="00332BFD">
        <w:rPr>
          <w:rFonts w:ascii="Times New Roman" w:hAnsi="Times New Roman" w:cs="Times New Roman"/>
        </w:rPr>
        <w:t xml:space="preserve"> </w:t>
      </w:r>
      <w:r w:rsidR="00072B06">
        <w:rPr>
          <w:rFonts w:ascii="Times New Roman" w:hAnsi="Times New Roman" w:cs="Times New Roman"/>
        </w:rPr>
        <w:t>colaboración hombre-m</w:t>
      </w:r>
      <w:ins w:id="14" w:author="Autor">
        <w:r w:rsidR="0090750F">
          <w:rPr>
            <w:rFonts w:ascii="Times New Roman" w:hAnsi="Times New Roman" w:cs="Times New Roman"/>
          </w:rPr>
          <w:t>á</w:t>
        </w:r>
      </w:ins>
      <w:del w:id="15" w:author="Autor">
        <w:r w:rsidR="00072B06" w:rsidDel="0090750F">
          <w:rPr>
            <w:rFonts w:ascii="Times New Roman" w:hAnsi="Times New Roman" w:cs="Times New Roman"/>
          </w:rPr>
          <w:delText>a</w:delText>
        </w:r>
      </w:del>
      <w:r w:rsidR="00072B06">
        <w:rPr>
          <w:rFonts w:ascii="Times New Roman" w:hAnsi="Times New Roman" w:cs="Times New Roman"/>
        </w:rPr>
        <w:t>quina</w:t>
      </w:r>
      <w:r w:rsidRPr="00332BFD">
        <w:rPr>
          <w:rFonts w:ascii="Times New Roman" w:hAnsi="Times New Roman" w:cs="Times New Roman"/>
        </w:rPr>
        <w:t xml:space="preserve"> con la información.</w:t>
      </w:r>
    </w:p>
    <w:p w14:paraId="5DD74601" w14:textId="77777777" w:rsidR="00653724" w:rsidRPr="005862CF" w:rsidRDefault="00332BFD" w:rsidP="00AD3D4F">
      <w:pPr>
        <w:spacing w:before="120" w:after="120" w:line="360" w:lineRule="auto"/>
        <w:jc w:val="both"/>
        <w:rPr>
          <w:rFonts w:ascii="Times New Roman" w:hAnsi="Times New Roman" w:cs="Times New Roman"/>
        </w:rPr>
      </w:pPr>
      <w:r w:rsidRPr="00332BFD">
        <w:rPr>
          <w:rFonts w:ascii="Times New Roman" w:hAnsi="Times New Roman" w:cs="Times New Roman"/>
        </w:rPr>
        <w:lastRenderedPageBreak/>
        <w:t xml:space="preserve">La </w:t>
      </w:r>
      <w:r w:rsidR="002E069C" w:rsidRPr="00332BFD">
        <w:rPr>
          <w:rFonts w:ascii="Times New Roman" w:hAnsi="Times New Roman" w:cs="Times New Roman"/>
        </w:rPr>
        <w:t xml:space="preserve">disciplina de diseño de interacción </w:t>
      </w:r>
      <w:r w:rsidRPr="00332BFD">
        <w:rPr>
          <w:rFonts w:ascii="Times New Roman" w:hAnsi="Times New Roman" w:cs="Times New Roman"/>
        </w:rPr>
        <w:t xml:space="preserve">valiéndose de esta familiaridad con el lenguaje informático </w:t>
      </w:r>
      <w:r w:rsidR="00072B06">
        <w:rPr>
          <w:rFonts w:ascii="Times New Roman" w:hAnsi="Times New Roman" w:cs="Times New Roman"/>
        </w:rPr>
        <w:t xml:space="preserve">y </w:t>
      </w:r>
      <w:r w:rsidRPr="00332BFD">
        <w:rPr>
          <w:rFonts w:ascii="Times New Roman" w:hAnsi="Times New Roman" w:cs="Times New Roman"/>
        </w:rPr>
        <w:t xml:space="preserve">apoyándose en la psicología </w:t>
      </w:r>
      <w:r w:rsidR="00404B76">
        <w:rPr>
          <w:rFonts w:ascii="Times New Roman" w:hAnsi="Times New Roman" w:cs="Times New Roman"/>
        </w:rPr>
        <w:t>d</w:t>
      </w:r>
      <w:r w:rsidRPr="00332BFD">
        <w:rPr>
          <w:rFonts w:ascii="Times New Roman" w:hAnsi="Times New Roman" w:cs="Times New Roman"/>
        </w:rPr>
        <w:t xml:space="preserve">el comportamiento humano </w:t>
      </w:r>
      <w:r w:rsidR="00404B76">
        <w:rPr>
          <w:rFonts w:ascii="Times New Roman" w:hAnsi="Times New Roman" w:cs="Times New Roman"/>
        </w:rPr>
        <w:t>ha creado conceptos sobre la</w:t>
      </w:r>
      <w:r w:rsidR="003B00B4">
        <w:rPr>
          <w:rFonts w:ascii="Times New Roman" w:hAnsi="Times New Roman" w:cs="Times New Roman"/>
        </w:rPr>
        <w:t xml:space="preserve"> ergonomía, accesibilidad y utilidad </w:t>
      </w:r>
      <w:r w:rsidR="00404B76">
        <w:rPr>
          <w:rFonts w:ascii="Times New Roman" w:hAnsi="Times New Roman" w:cs="Times New Roman"/>
        </w:rPr>
        <w:t>desarrollando</w:t>
      </w:r>
      <w:r w:rsidRPr="00332BFD">
        <w:rPr>
          <w:rFonts w:ascii="Times New Roman" w:hAnsi="Times New Roman" w:cs="Times New Roman"/>
        </w:rPr>
        <w:t xml:space="preserve"> dispositivos cada vez más intuitivos</w:t>
      </w:r>
      <w:r w:rsidR="00404B76">
        <w:rPr>
          <w:rFonts w:ascii="Times New Roman" w:hAnsi="Times New Roman" w:cs="Times New Roman"/>
        </w:rPr>
        <w:t xml:space="preserve"> en el uso y </w:t>
      </w:r>
      <w:r w:rsidRPr="00332BFD">
        <w:rPr>
          <w:rFonts w:ascii="Times New Roman" w:hAnsi="Times New Roman" w:cs="Times New Roman"/>
        </w:rPr>
        <w:t xml:space="preserve">que han ido </w:t>
      </w:r>
      <w:r w:rsidR="00404B76" w:rsidRPr="00332BFD">
        <w:rPr>
          <w:rFonts w:ascii="Times New Roman" w:hAnsi="Times New Roman" w:cs="Times New Roman"/>
        </w:rPr>
        <w:t>insertándo</w:t>
      </w:r>
      <w:r w:rsidR="00404B76">
        <w:rPr>
          <w:rFonts w:ascii="Times New Roman" w:hAnsi="Times New Roman" w:cs="Times New Roman"/>
        </w:rPr>
        <w:t>se</w:t>
      </w:r>
      <w:r w:rsidRPr="00332BFD">
        <w:rPr>
          <w:rFonts w:ascii="Times New Roman" w:hAnsi="Times New Roman" w:cs="Times New Roman"/>
        </w:rPr>
        <w:t xml:space="preserve"> en </w:t>
      </w:r>
      <w:r w:rsidR="00404B76">
        <w:rPr>
          <w:rFonts w:ascii="Times New Roman" w:hAnsi="Times New Roman" w:cs="Times New Roman"/>
        </w:rPr>
        <w:t>cotidianidad</w:t>
      </w:r>
      <w:r>
        <w:rPr>
          <w:rFonts w:ascii="Times New Roman" w:hAnsi="Times New Roman" w:cs="Times New Roman"/>
        </w:rPr>
        <w:t xml:space="preserve">, separándose </w:t>
      </w:r>
      <w:r w:rsidRPr="00653724">
        <w:rPr>
          <w:rFonts w:ascii="Times New Roman" w:hAnsi="Times New Roman" w:cs="Times New Roman"/>
        </w:rPr>
        <w:t xml:space="preserve">exclusivamente de su </w:t>
      </w:r>
      <w:r w:rsidR="00404B76">
        <w:rPr>
          <w:rFonts w:ascii="Times New Roman" w:hAnsi="Times New Roman" w:cs="Times New Roman"/>
        </w:rPr>
        <w:t>forma</w:t>
      </w:r>
      <w:r w:rsidRPr="00653724">
        <w:rPr>
          <w:rFonts w:ascii="Times New Roman" w:hAnsi="Times New Roman" w:cs="Times New Roman"/>
        </w:rPr>
        <w:t xml:space="preserve"> utilitari</w:t>
      </w:r>
      <w:r w:rsidR="00404B76">
        <w:rPr>
          <w:rFonts w:ascii="Times New Roman" w:hAnsi="Times New Roman" w:cs="Times New Roman"/>
        </w:rPr>
        <w:t>a</w:t>
      </w:r>
      <w:r w:rsidRPr="00653724">
        <w:rPr>
          <w:rFonts w:ascii="Times New Roman" w:hAnsi="Times New Roman" w:cs="Times New Roman"/>
        </w:rPr>
        <w:t xml:space="preserve"> para volverse objetos de consumo</w:t>
      </w:r>
      <w:r w:rsidR="00404B76">
        <w:rPr>
          <w:rFonts w:ascii="Times New Roman" w:hAnsi="Times New Roman" w:cs="Times New Roman"/>
        </w:rPr>
        <w:t xml:space="preserve"> y</w:t>
      </w:r>
      <w:r w:rsidRPr="00653724">
        <w:rPr>
          <w:rFonts w:ascii="Times New Roman" w:hAnsi="Times New Roman" w:cs="Times New Roman"/>
        </w:rPr>
        <w:t xml:space="preserve"> culturales</w:t>
      </w:r>
      <w:r w:rsidR="00404B76">
        <w:rPr>
          <w:rFonts w:ascii="Times New Roman" w:hAnsi="Times New Roman" w:cs="Times New Roman"/>
        </w:rPr>
        <w:t xml:space="preserve"> que han revolucionado nuestra forma de vida</w:t>
      </w:r>
      <w:r w:rsidRPr="00653724">
        <w:rPr>
          <w:rFonts w:ascii="Times New Roman" w:hAnsi="Times New Roman" w:cs="Times New Roman"/>
        </w:rPr>
        <w:t xml:space="preserve">, </w:t>
      </w:r>
      <w:r w:rsidR="00072B06">
        <w:rPr>
          <w:rFonts w:ascii="Times New Roman" w:hAnsi="Times New Roman" w:cs="Times New Roman"/>
        </w:rPr>
        <w:t xml:space="preserve">convirtiendo </w:t>
      </w:r>
      <w:r w:rsidRPr="00653724">
        <w:rPr>
          <w:rFonts w:ascii="Times New Roman" w:hAnsi="Times New Roman" w:cs="Times New Roman"/>
        </w:rPr>
        <w:t xml:space="preserve">a la información en materia </w:t>
      </w:r>
      <w:r w:rsidRPr="005862CF">
        <w:rPr>
          <w:rFonts w:ascii="Times New Roman" w:hAnsi="Times New Roman" w:cs="Times New Roman"/>
        </w:rPr>
        <w:t xml:space="preserve">prima de nuestras actividades </w:t>
      </w:r>
      <w:r w:rsidR="00404B76">
        <w:rPr>
          <w:rFonts w:ascii="Times New Roman" w:hAnsi="Times New Roman" w:cs="Times New Roman"/>
        </w:rPr>
        <w:t>diarias</w:t>
      </w:r>
      <w:r w:rsidR="00653724" w:rsidRPr="005862CF">
        <w:rPr>
          <w:rFonts w:ascii="Times New Roman" w:hAnsi="Times New Roman" w:cs="Times New Roman"/>
        </w:rPr>
        <w:t>.</w:t>
      </w:r>
    </w:p>
    <w:p w14:paraId="26A57579" w14:textId="77777777" w:rsidR="00437F8E" w:rsidRDefault="00653724" w:rsidP="00AD3D4F">
      <w:pPr>
        <w:spacing w:before="120" w:after="120" w:line="360" w:lineRule="auto"/>
        <w:jc w:val="both"/>
        <w:rPr>
          <w:rFonts w:ascii="Times New Roman" w:hAnsi="Times New Roman" w:cs="Times New Roman"/>
        </w:rPr>
      </w:pPr>
      <w:r w:rsidRPr="005862CF">
        <w:rPr>
          <w:rFonts w:ascii="Times New Roman" w:hAnsi="Times New Roman" w:cs="Times New Roman"/>
        </w:rPr>
        <w:t>Es</w:t>
      </w:r>
      <w:r w:rsidR="00332BFD" w:rsidRPr="005862CF">
        <w:rPr>
          <w:rFonts w:ascii="Times New Roman" w:hAnsi="Times New Roman" w:cs="Times New Roman"/>
        </w:rPr>
        <w:t xml:space="preserve"> a través de</w:t>
      </w:r>
      <w:r w:rsidR="00CE1C73">
        <w:rPr>
          <w:rFonts w:ascii="Times New Roman" w:hAnsi="Times New Roman" w:cs="Times New Roman"/>
        </w:rPr>
        <w:t xml:space="preserve"> la interfaz de pantalla</w:t>
      </w:r>
      <w:r w:rsidR="00404B76">
        <w:rPr>
          <w:rFonts w:ascii="Times New Roman" w:hAnsi="Times New Roman" w:cs="Times New Roman"/>
        </w:rPr>
        <w:t xml:space="preserve"> que esta</w:t>
      </w:r>
      <w:r w:rsidR="00CE1C73">
        <w:rPr>
          <w:rFonts w:ascii="Times New Roman" w:hAnsi="Times New Roman" w:cs="Times New Roman"/>
        </w:rPr>
        <w:t xml:space="preserve"> presente en</w:t>
      </w:r>
      <w:r w:rsidR="00332BFD" w:rsidRPr="005862CF">
        <w:rPr>
          <w:rFonts w:ascii="Times New Roman" w:hAnsi="Times New Roman" w:cs="Times New Roman"/>
        </w:rPr>
        <w:t xml:space="preserve"> toda clase de aparatos electrónicos como computadoras, videojuegos, televisores, </w:t>
      </w:r>
      <w:r w:rsidR="006532DA" w:rsidRPr="005862CF">
        <w:rPr>
          <w:rFonts w:ascii="Times New Roman" w:hAnsi="Times New Roman" w:cs="Times New Roman"/>
        </w:rPr>
        <w:t>teléfonos</w:t>
      </w:r>
      <w:r w:rsidR="00332BFD" w:rsidRPr="005862CF">
        <w:rPr>
          <w:rFonts w:ascii="Times New Roman" w:hAnsi="Times New Roman" w:cs="Times New Roman"/>
        </w:rPr>
        <w:t xml:space="preserve"> móviles y dispositivos añadidos </w:t>
      </w:r>
      <w:r w:rsidR="005862CF" w:rsidRPr="005862CF">
        <w:rPr>
          <w:rFonts w:ascii="Times New Roman" w:hAnsi="Times New Roman" w:cs="Times New Roman"/>
        </w:rPr>
        <w:t xml:space="preserve">que </w:t>
      </w:r>
      <w:r w:rsidR="00404B76">
        <w:rPr>
          <w:rFonts w:ascii="Times New Roman" w:hAnsi="Times New Roman" w:cs="Times New Roman"/>
        </w:rPr>
        <w:t xml:space="preserve">junto con </w:t>
      </w:r>
      <w:r w:rsidR="005862CF" w:rsidRPr="005862CF">
        <w:rPr>
          <w:rFonts w:ascii="Times New Roman" w:hAnsi="Times New Roman" w:cs="Times New Roman"/>
        </w:rPr>
        <w:t xml:space="preserve">los usuarios </w:t>
      </w:r>
      <w:r w:rsidR="001C1BB7">
        <w:rPr>
          <w:rFonts w:ascii="Times New Roman" w:hAnsi="Times New Roman" w:cs="Times New Roman"/>
        </w:rPr>
        <w:t xml:space="preserve">se han </w:t>
      </w:r>
      <w:r w:rsidR="00404B76">
        <w:rPr>
          <w:rFonts w:ascii="Times New Roman" w:hAnsi="Times New Roman" w:cs="Times New Roman"/>
        </w:rPr>
        <w:t xml:space="preserve">transformado en </w:t>
      </w:r>
      <w:r w:rsidR="005862CF" w:rsidRPr="005862CF">
        <w:rPr>
          <w:rFonts w:ascii="Times New Roman" w:hAnsi="Times New Roman" w:cs="Times New Roman"/>
        </w:rPr>
        <w:t>nodos permanentes de transferencia y consumo de información, gracias al</w:t>
      </w:r>
      <w:r w:rsidR="00404B76">
        <w:rPr>
          <w:rFonts w:ascii="Times New Roman" w:hAnsi="Times New Roman" w:cs="Times New Roman"/>
        </w:rPr>
        <w:t xml:space="preserve"> desarrollo de internet</w:t>
      </w:r>
      <w:r w:rsidR="005862CF" w:rsidRPr="005862CF">
        <w:rPr>
          <w:rFonts w:ascii="Times New Roman" w:hAnsi="Times New Roman" w:cs="Times New Roman"/>
        </w:rPr>
        <w:t xml:space="preserve"> y </w:t>
      </w:r>
      <w:r w:rsidR="00404B76">
        <w:rPr>
          <w:rFonts w:ascii="Times New Roman" w:hAnsi="Times New Roman" w:cs="Times New Roman"/>
        </w:rPr>
        <w:t>la</w:t>
      </w:r>
      <w:r w:rsidR="005862CF" w:rsidRPr="005862CF">
        <w:rPr>
          <w:rFonts w:ascii="Times New Roman" w:hAnsi="Times New Roman" w:cs="Times New Roman"/>
        </w:rPr>
        <w:t xml:space="preserve"> portabilidad </w:t>
      </w:r>
      <w:r w:rsidR="007D26B2">
        <w:rPr>
          <w:rFonts w:ascii="Times New Roman" w:hAnsi="Times New Roman" w:cs="Times New Roman"/>
        </w:rPr>
        <w:t>los</w:t>
      </w:r>
      <w:r w:rsidR="005862CF" w:rsidRPr="005862CF">
        <w:rPr>
          <w:rFonts w:ascii="Times New Roman" w:hAnsi="Times New Roman" w:cs="Times New Roman"/>
        </w:rPr>
        <w:t xml:space="preserve"> artefactos se han vuelto ubicuos en la vida de las personas, </w:t>
      </w:r>
      <w:r w:rsidR="006532DA" w:rsidRPr="005862CF">
        <w:rPr>
          <w:rFonts w:ascii="Times New Roman" w:hAnsi="Times New Roman" w:cs="Times New Roman"/>
        </w:rPr>
        <w:t>rodeándoles</w:t>
      </w:r>
      <w:r w:rsidR="005862CF" w:rsidRPr="005862CF">
        <w:rPr>
          <w:rFonts w:ascii="Times New Roman" w:hAnsi="Times New Roman" w:cs="Times New Roman"/>
        </w:rPr>
        <w:t xml:space="preserve"> de información en todo momento y </w:t>
      </w:r>
      <w:r w:rsidR="00404B76">
        <w:rPr>
          <w:rFonts w:ascii="Times New Roman" w:hAnsi="Times New Roman" w:cs="Times New Roman"/>
        </w:rPr>
        <w:t xml:space="preserve">muchas veces </w:t>
      </w:r>
      <w:r w:rsidR="005862CF" w:rsidRPr="005862CF">
        <w:rPr>
          <w:rFonts w:ascii="Times New Roman" w:hAnsi="Times New Roman" w:cs="Times New Roman"/>
        </w:rPr>
        <w:t xml:space="preserve">mediando </w:t>
      </w:r>
      <w:r w:rsidR="007D26B2">
        <w:rPr>
          <w:rFonts w:ascii="Times New Roman" w:hAnsi="Times New Roman" w:cs="Times New Roman"/>
        </w:rPr>
        <w:t>con ella la</w:t>
      </w:r>
      <w:r w:rsidR="005862CF" w:rsidRPr="005862CF">
        <w:rPr>
          <w:rFonts w:ascii="Times New Roman" w:hAnsi="Times New Roman" w:cs="Times New Roman"/>
        </w:rPr>
        <w:t xml:space="preserve"> realidad </w:t>
      </w:r>
      <w:r w:rsidR="007D26B2">
        <w:rPr>
          <w:rFonts w:ascii="Times New Roman" w:hAnsi="Times New Roman" w:cs="Times New Roman"/>
        </w:rPr>
        <w:t xml:space="preserve">que </w:t>
      </w:r>
      <w:r w:rsidR="005862CF" w:rsidRPr="005862CF">
        <w:rPr>
          <w:rFonts w:ascii="Times New Roman" w:hAnsi="Times New Roman" w:cs="Times New Roman"/>
        </w:rPr>
        <w:t>percib</w:t>
      </w:r>
      <w:r w:rsidR="007D26B2">
        <w:rPr>
          <w:rFonts w:ascii="Times New Roman" w:hAnsi="Times New Roman" w:cs="Times New Roman"/>
        </w:rPr>
        <w:t>en</w:t>
      </w:r>
      <w:r w:rsidR="005862CF" w:rsidRPr="005862CF">
        <w:rPr>
          <w:rFonts w:ascii="Times New Roman" w:hAnsi="Times New Roman" w:cs="Times New Roman"/>
        </w:rPr>
        <w:t>.</w:t>
      </w:r>
    </w:p>
    <w:p w14:paraId="34986605" w14:textId="77777777" w:rsidR="005862CF" w:rsidRDefault="00072B06" w:rsidP="00AD3D4F">
      <w:pPr>
        <w:spacing w:before="120" w:after="120" w:line="360" w:lineRule="auto"/>
        <w:jc w:val="both"/>
        <w:rPr>
          <w:rFonts w:ascii="Times New Roman" w:hAnsi="Times New Roman" w:cs="Times New Roman"/>
        </w:rPr>
      </w:pPr>
      <w:r>
        <w:rPr>
          <w:rFonts w:ascii="Times New Roman" w:hAnsi="Times New Roman" w:cs="Times New Roman"/>
        </w:rPr>
        <w:t xml:space="preserve">De </w:t>
      </w:r>
      <w:r w:rsidR="00404B76">
        <w:rPr>
          <w:rFonts w:ascii="Times New Roman" w:hAnsi="Times New Roman" w:cs="Times New Roman"/>
        </w:rPr>
        <w:t>esta</w:t>
      </w:r>
      <w:r w:rsidR="007D26B2">
        <w:rPr>
          <w:rFonts w:ascii="Times New Roman" w:hAnsi="Times New Roman" w:cs="Times New Roman"/>
        </w:rPr>
        <w:t xml:space="preserve"> </w:t>
      </w:r>
      <w:r w:rsidR="006532DA">
        <w:rPr>
          <w:rFonts w:ascii="Times New Roman" w:hAnsi="Times New Roman" w:cs="Times New Roman"/>
        </w:rPr>
        <w:t>inmersión</w:t>
      </w:r>
      <w:r w:rsidR="005862CF">
        <w:rPr>
          <w:rFonts w:ascii="Times New Roman" w:hAnsi="Times New Roman" w:cs="Times New Roman"/>
        </w:rPr>
        <w:t xml:space="preserve"> </w:t>
      </w:r>
      <w:r w:rsidR="007D26B2">
        <w:rPr>
          <w:rFonts w:ascii="Times New Roman" w:hAnsi="Times New Roman" w:cs="Times New Roman"/>
        </w:rPr>
        <w:t xml:space="preserve">del usuario </w:t>
      </w:r>
      <w:r w:rsidR="00404B76">
        <w:rPr>
          <w:rFonts w:ascii="Times New Roman" w:hAnsi="Times New Roman" w:cs="Times New Roman"/>
        </w:rPr>
        <w:t>ha sabido aprovechar</w:t>
      </w:r>
      <w:r>
        <w:rPr>
          <w:rFonts w:ascii="Times New Roman" w:hAnsi="Times New Roman" w:cs="Times New Roman"/>
        </w:rPr>
        <w:t xml:space="preserve"> el mercado</w:t>
      </w:r>
      <w:r w:rsidR="00404B76">
        <w:rPr>
          <w:rFonts w:ascii="Times New Roman" w:hAnsi="Times New Roman" w:cs="Times New Roman"/>
        </w:rPr>
        <w:t xml:space="preserve"> para ser capitalizado</w:t>
      </w:r>
      <w:r>
        <w:rPr>
          <w:rFonts w:ascii="Times New Roman" w:hAnsi="Times New Roman" w:cs="Times New Roman"/>
        </w:rPr>
        <w:t xml:space="preserve"> y se ha</w:t>
      </w:r>
      <w:r w:rsidR="005862CF">
        <w:rPr>
          <w:rFonts w:ascii="Times New Roman" w:hAnsi="Times New Roman" w:cs="Times New Roman"/>
        </w:rPr>
        <w:t xml:space="preserve"> vuelto un indicador de éxito para </w:t>
      </w:r>
      <w:r w:rsidR="007D26B2">
        <w:rPr>
          <w:rFonts w:ascii="Times New Roman" w:hAnsi="Times New Roman" w:cs="Times New Roman"/>
        </w:rPr>
        <w:t>la</w:t>
      </w:r>
      <w:r w:rsidR="005862CF">
        <w:rPr>
          <w:rFonts w:ascii="Times New Roman" w:hAnsi="Times New Roman" w:cs="Times New Roman"/>
        </w:rPr>
        <w:t xml:space="preserve"> tecnología de consumo, donde los datos que el usuario mueve a través de sus dispositivos y contactos </w:t>
      </w:r>
      <w:commentRangeStart w:id="16"/>
      <w:r w:rsidR="009929EC">
        <w:rPr>
          <w:rFonts w:ascii="Times New Roman" w:hAnsi="Times New Roman" w:cs="Times New Roman"/>
        </w:rPr>
        <w:t>es</w:t>
      </w:r>
      <w:commentRangeEnd w:id="16"/>
      <w:r w:rsidR="006651F0">
        <w:rPr>
          <w:rStyle w:val="Refdecomentario"/>
        </w:rPr>
        <w:commentReference w:id="16"/>
      </w:r>
      <w:r w:rsidR="005862CF">
        <w:rPr>
          <w:rFonts w:ascii="Times New Roman" w:hAnsi="Times New Roman" w:cs="Times New Roman"/>
        </w:rPr>
        <w:t xml:space="preserve"> </w:t>
      </w:r>
      <w:r w:rsidR="00404B76">
        <w:rPr>
          <w:rFonts w:ascii="Times New Roman" w:hAnsi="Times New Roman" w:cs="Times New Roman"/>
        </w:rPr>
        <w:t xml:space="preserve">ya la </w:t>
      </w:r>
      <w:r w:rsidR="005862CF">
        <w:rPr>
          <w:rFonts w:ascii="Times New Roman" w:hAnsi="Times New Roman" w:cs="Times New Roman"/>
        </w:rPr>
        <w:t>moneda de cambio para las</w:t>
      </w:r>
      <w:r w:rsidR="007D26B2">
        <w:rPr>
          <w:rFonts w:ascii="Times New Roman" w:hAnsi="Times New Roman" w:cs="Times New Roman"/>
        </w:rPr>
        <w:t xml:space="preserve"> </w:t>
      </w:r>
      <w:r w:rsidR="005862CF">
        <w:rPr>
          <w:rFonts w:ascii="Times New Roman" w:hAnsi="Times New Roman" w:cs="Times New Roman"/>
        </w:rPr>
        <w:t xml:space="preserve">empresas que construyen estos ecosistemas tecnológicos, </w:t>
      </w:r>
      <w:r w:rsidR="00404B76">
        <w:rPr>
          <w:rFonts w:ascii="Times New Roman" w:hAnsi="Times New Roman" w:cs="Times New Roman"/>
        </w:rPr>
        <w:t>donde los</w:t>
      </w:r>
      <w:r w:rsidR="005862CF">
        <w:rPr>
          <w:rFonts w:ascii="Times New Roman" w:hAnsi="Times New Roman" w:cs="Times New Roman"/>
        </w:rPr>
        <w:t xml:space="preserve"> conceptos como usabilidad</w:t>
      </w:r>
      <w:r w:rsidR="009929EC">
        <w:rPr>
          <w:rFonts w:ascii="Times New Roman" w:hAnsi="Times New Roman" w:cs="Times New Roman"/>
        </w:rPr>
        <w:t>, accesibilidad</w:t>
      </w:r>
      <w:r w:rsidR="005862CF">
        <w:rPr>
          <w:rFonts w:ascii="Times New Roman" w:hAnsi="Times New Roman" w:cs="Times New Roman"/>
        </w:rPr>
        <w:t xml:space="preserve"> o ergonomía aplicados </w:t>
      </w:r>
      <w:r w:rsidR="00404B76">
        <w:rPr>
          <w:rFonts w:ascii="Times New Roman" w:hAnsi="Times New Roman" w:cs="Times New Roman"/>
        </w:rPr>
        <w:t>anteriormente se</w:t>
      </w:r>
      <w:r w:rsidR="005862CF">
        <w:rPr>
          <w:rFonts w:ascii="Times New Roman" w:hAnsi="Times New Roman" w:cs="Times New Roman"/>
        </w:rPr>
        <w:t xml:space="preserve"> han ido sustituyendo por los de experiencia de usuario </w:t>
      </w:r>
      <w:r w:rsidR="003B48A9">
        <w:rPr>
          <w:rFonts w:ascii="Times New Roman" w:hAnsi="Times New Roman" w:cs="Times New Roman"/>
        </w:rPr>
        <w:fldChar w:fldCharType="begin"/>
      </w:r>
      <w:r w:rsidR="003B48A9">
        <w:rPr>
          <w:rFonts w:ascii="Times New Roman" w:hAnsi="Times New Roman" w:cs="Times New Roman"/>
        </w:rPr>
        <w:instrText xml:space="preserve"> ADDIN ZOTERO_ITEM CSL_CITATION {"citationID":"Wi5zSQrO","properties":{"formattedCitation":"(Carraro &amp; Duarte, 2015)","plainCitation":"(Carraro &amp; Duarte, 2015)","noteIndex":0},"citationItems":[{"id":92,"uris":["http://zotero.org/users/local/fUVTpIRL/items/6PGQ3PPI"],"uri":["http://zotero.org/users/local/fUVTpIRL/items/6PGQ3PPI"],"itemData":{"id":92,"type":"book","event-place":"Buenos Aires, Argentina","ISBN":"978-987-711-400-3","language":"Español","number-of-pages":"202","publisher":"Autores de Argentina","publisher-place":"Buenos Aires, Argentina","title":"Diseño de experiencia de usuario (UX)","author":[{"family":"Carraro","given":"Juan Manuel"},{"family":"Duarte","given":"Yanina"}],"issued":{"date-parts":[["2015"]]}}}],"schema":"https://github.com/citation-style-language/schema/raw/master/csl-citation.json"} </w:instrText>
      </w:r>
      <w:r w:rsidR="003B48A9">
        <w:rPr>
          <w:rFonts w:ascii="Times New Roman" w:hAnsi="Times New Roman" w:cs="Times New Roman"/>
        </w:rPr>
        <w:fldChar w:fldCharType="separate"/>
      </w:r>
      <w:r w:rsidR="003B48A9">
        <w:rPr>
          <w:rFonts w:ascii="Times New Roman" w:hAnsi="Times New Roman" w:cs="Times New Roman"/>
          <w:noProof/>
        </w:rPr>
        <w:t>(Carraro &amp; Duarte, 2015)</w:t>
      </w:r>
      <w:r w:rsidR="003B48A9">
        <w:rPr>
          <w:rFonts w:ascii="Times New Roman" w:hAnsi="Times New Roman" w:cs="Times New Roman"/>
        </w:rPr>
        <w:fldChar w:fldCharType="end"/>
      </w:r>
      <w:r w:rsidR="003B48A9">
        <w:rPr>
          <w:rFonts w:ascii="Times New Roman" w:hAnsi="Times New Roman" w:cs="Times New Roman"/>
        </w:rPr>
        <w:t xml:space="preserve"> </w:t>
      </w:r>
      <w:r w:rsidR="009929EC">
        <w:rPr>
          <w:rFonts w:ascii="Times New Roman" w:hAnsi="Times New Roman" w:cs="Times New Roman"/>
        </w:rPr>
        <w:t xml:space="preserve">que dan más </w:t>
      </w:r>
      <w:r w:rsidR="00404B76">
        <w:rPr>
          <w:rFonts w:ascii="Times New Roman" w:hAnsi="Times New Roman" w:cs="Times New Roman"/>
        </w:rPr>
        <w:t>valor</w:t>
      </w:r>
      <w:r w:rsidR="005862CF">
        <w:rPr>
          <w:rFonts w:ascii="Times New Roman" w:hAnsi="Times New Roman" w:cs="Times New Roman"/>
        </w:rPr>
        <w:t xml:space="preserve"> </w:t>
      </w:r>
      <w:r w:rsidR="009929EC">
        <w:rPr>
          <w:rFonts w:ascii="Times New Roman" w:hAnsi="Times New Roman" w:cs="Times New Roman"/>
        </w:rPr>
        <w:t>a</w:t>
      </w:r>
      <w:r w:rsidR="005862CF">
        <w:rPr>
          <w:rFonts w:ascii="Times New Roman" w:hAnsi="Times New Roman" w:cs="Times New Roman"/>
        </w:rPr>
        <w:t xml:space="preserve"> la sensación subjetiva</w:t>
      </w:r>
      <w:r w:rsidR="009929EC">
        <w:rPr>
          <w:rFonts w:ascii="Times New Roman" w:hAnsi="Times New Roman" w:cs="Times New Roman"/>
        </w:rPr>
        <w:t xml:space="preserve">, </w:t>
      </w:r>
      <w:r w:rsidR="00404B76">
        <w:rPr>
          <w:rFonts w:ascii="Times New Roman" w:hAnsi="Times New Roman" w:cs="Times New Roman"/>
        </w:rPr>
        <w:t xml:space="preserve">las </w:t>
      </w:r>
      <w:r w:rsidR="009929EC">
        <w:rPr>
          <w:rFonts w:ascii="Times New Roman" w:hAnsi="Times New Roman" w:cs="Times New Roman"/>
        </w:rPr>
        <w:t>emociones</w:t>
      </w:r>
      <w:r w:rsidR="005862CF">
        <w:rPr>
          <w:rFonts w:ascii="Times New Roman" w:hAnsi="Times New Roman" w:cs="Times New Roman"/>
        </w:rPr>
        <w:t xml:space="preserve"> y el tiempo que el usuario</w:t>
      </w:r>
      <w:r w:rsidR="009929EC">
        <w:rPr>
          <w:rFonts w:ascii="Times New Roman" w:hAnsi="Times New Roman" w:cs="Times New Roman"/>
        </w:rPr>
        <w:t xml:space="preserve"> experimenta</w:t>
      </w:r>
      <w:r w:rsidR="003B48A9">
        <w:rPr>
          <w:rFonts w:ascii="Times New Roman" w:hAnsi="Times New Roman" w:cs="Times New Roman"/>
        </w:rPr>
        <w:t xml:space="preserve"> al interactuar</w:t>
      </w:r>
      <w:r w:rsidR="009929EC">
        <w:rPr>
          <w:rFonts w:ascii="Times New Roman" w:hAnsi="Times New Roman" w:cs="Times New Roman"/>
        </w:rPr>
        <w:t xml:space="preserve"> con </w:t>
      </w:r>
      <w:r w:rsidR="00404B76">
        <w:rPr>
          <w:rFonts w:ascii="Times New Roman" w:hAnsi="Times New Roman" w:cs="Times New Roman"/>
        </w:rPr>
        <w:t>un producto, en este caso digital.</w:t>
      </w:r>
      <w:r w:rsidR="005862CF" w:rsidRPr="00682C2A">
        <w:rPr>
          <w:rFonts w:ascii="Times New Roman" w:hAnsi="Times New Roman" w:cs="Times New Roman"/>
        </w:rPr>
        <w:t xml:space="preserve"> </w:t>
      </w:r>
    </w:p>
    <w:p w14:paraId="558E9718" w14:textId="77777777" w:rsidR="00F01A80" w:rsidRDefault="009929EC" w:rsidP="00AD3D4F">
      <w:pPr>
        <w:spacing w:before="120" w:after="120" w:line="360" w:lineRule="auto"/>
        <w:jc w:val="both"/>
        <w:rPr>
          <w:rFonts w:ascii="Times New Roman" w:hAnsi="Times New Roman" w:cs="Times New Roman"/>
        </w:rPr>
      </w:pPr>
      <w:r>
        <w:rPr>
          <w:rFonts w:ascii="Times New Roman" w:hAnsi="Times New Roman" w:cs="Times New Roman"/>
        </w:rPr>
        <w:t>Gran parte de la investigación</w:t>
      </w:r>
      <w:r w:rsidR="00404B76">
        <w:rPr>
          <w:rFonts w:ascii="Times New Roman" w:hAnsi="Times New Roman" w:cs="Times New Roman"/>
        </w:rPr>
        <w:t xml:space="preserve"> que se realiza</w:t>
      </w:r>
      <w:r>
        <w:rPr>
          <w:rFonts w:ascii="Times New Roman" w:hAnsi="Times New Roman" w:cs="Times New Roman"/>
        </w:rPr>
        <w:t xml:space="preserve"> </w:t>
      </w:r>
      <w:r w:rsidR="00404B76">
        <w:rPr>
          <w:rFonts w:ascii="Times New Roman" w:hAnsi="Times New Roman" w:cs="Times New Roman"/>
        </w:rPr>
        <w:t>sobre la</w:t>
      </w:r>
      <w:r w:rsidR="00F01A80" w:rsidRPr="00682C2A">
        <w:rPr>
          <w:rFonts w:ascii="Times New Roman" w:hAnsi="Times New Roman" w:cs="Times New Roman"/>
        </w:rPr>
        <w:t xml:space="preserve"> interacción está</w:t>
      </w:r>
      <w:r w:rsidR="007D26B2">
        <w:rPr>
          <w:rFonts w:ascii="Times New Roman" w:hAnsi="Times New Roman" w:cs="Times New Roman"/>
        </w:rPr>
        <w:t xml:space="preserve"> orientad</w:t>
      </w:r>
      <w:r w:rsidR="00404B76">
        <w:rPr>
          <w:rFonts w:ascii="Times New Roman" w:hAnsi="Times New Roman" w:cs="Times New Roman"/>
        </w:rPr>
        <w:t>a</w:t>
      </w:r>
      <w:r w:rsidR="007D26B2">
        <w:rPr>
          <w:rFonts w:ascii="Times New Roman" w:hAnsi="Times New Roman" w:cs="Times New Roman"/>
        </w:rPr>
        <w:t xml:space="preserve"> </w:t>
      </w:r>
      <w:r w:rsidR="00F01A80" w:rsidRPr="00682C2A">
        <w:rPr>
          <w:rFonts w:ascii="Times New Roman" w:hAnsi="Times New Roman" w:cs="Times New Roman"/>
        </w:rPr>
        <w:t xml:space="preserve">a crear estrategias </w:t>
      </w:r>
      <w:r w:rsidR="00F01A80" w:rsidRPr="00682C2A">
        <w:rPr>
          <w:rFonts w:ascii="Times New Roman" w:hAnsi="Times New Roman" w:cs="Times New Roman"/>
        </w:rPr>
        <w:fldChar w:fldCharType="begin"/>
      </w:r>
      <w:r w:rsidR="00F01A80" w:rsidRPr="00682C2A">
        <w:rPr>
          <w:rFonts w:ascii="Times New Roman" w:hAnsi="Times New Roman" w:cs="Times New Roman"/>
        </w:rPr>
        <w:instrText xml:space="preserve"> ADDIN ZOTERO_ITEM CSL_CITATION {"citationID":"1mrokjfotr","properties":{"formattedCitation":"(A. Alter, 2017; A. L. Alter, 2017)","plainCitation":"(A. Alter, 2017; A. L. Alter, 2017)","noteIndex":0},"citationItems":[{"id":"IzBikbOK/YJaCxkIX","uris":["http://zotero.org/users/local/ezh7nOHK/items/KRJADCQN"],"uri":["http://zotero.org/users/local/ezh7nOHK/items/KRJADCQN"],"itemData":{"id":2754,"type":"book","title":"Irresistible: why we can't stop checking, scrolling, clicking and watching","source":"Open WorldCat","abstract":"IMPACT OF SCIENCE &amp; TECHNOLOGY ON SOCIETY. How many times have you checked your phone today? Why are messaging apps, email and social media so hard to resist? How come we always end up watching another episode? In recent years, media and technology have perfected the lucrative art of gaining and holding our attention. This extraordinary feat has changed the behaviour of billions of people, and especially the young: by current medical standards, we are experiencing an unprecedented, global pandemic of addiction. But what exactly is an addiction[unk] And what, if anything, might we do about it? From cliff-hangers to earworms, from religion to pornography, and from the awesome allure of the 'Kim Kardashian: Hollywood' app to the unexpected benefits of the 'butt-brush effect', Irresistible blends fascinating stories with ingenious science to explain how and why we all got hooked.","URL":"https://www.overdrive.com/search?q=AC7BE08E-CE3C-47CD-9B50-FFB780002AD6","ISBN":"978-1-4735-2302-9","shortTitle":"Irresistible","language":"English","author":[{"family":"Alter","given":"Adam"}],"issued":{"date-parts":[["2017"]]},"accessed":{"date-parts":[["2018",9,21]]}}},{"id":"IzBikbOK/ibJzJGBg","uris":["http://zotero.org/users/local/ezh7nOHK/items/3ZEKT3UN"],"uri":["http://zotero.org/users/local/ezh7nOHK/items/3ZEKT3UN"],"itemData":{"id":2750,"type":"book","title":"Irresistible: the rise of addictive technology and the business of keeping us hooked","publisher":"Penguin Press","publisher-place":"New York","number-of-pages":"354","source":"Library of Congress ISBN","event-place":"New York","abstract":"\"An urgent and expert investigation into behavioral addiction, the dark flipside of today's unavoidable digital technologies, and how we can turn the tide to regain control. Behavioral addiction may prove to be one of the most important fields of social, medical, and psychological research in our lifetime. The idea that behaviors can be being addictive is new, but the threat is near universal. Experts are just beginning to acknowledge that we are all potential addicts. Adam Alter, a professor of psychology and marketing at NYU, is at the cutting edge of research into what makes these products so compulsive, and he documents the hefty price we're likely to pay if we continue blindly down our current path. People have been addicted to substances for thousands of years, but for the past two decades, we've also been hooked on technologies, such as Instagram, Netflix, and Facebook--inventions that we've adopted because we assume they'll make our lives better. These inventions have profound upsides, but their extraordinary appeal isn't an accident. Technology companies and marketers have teams of engineers and researchers devoted to keeping us engaged. They know how to push our buttons, and how to coax us into using their products for hours, days, and weeks on end. Tracing the very notion of addiction through history right up until the present day, Alter shows that we're only just beginning to understand the epidemic of behavioral addiction gripping society. He takes us inside the human brain at the very moment we score points on a smartphone game, or see that someone has liked a photo we've posted on Instagram. But more than that, Alter heads the problem off at the pass, letting us know what we can do to step away from the screen. He lays out the options we have address this problem before it truly consumes us. After all, who among us has struggled to ignore the ding of a new email, the next episode in a TV series, or the desire to play a game just one more time? Adam Alter's previous book, Drunk Tank Pink:And Other Unexpected Forces that Shape How We Think, Feel, and Behaveis available in paperback from Penguin\"--","ISBN":"978-1-59420-664-1","call-number":"HM851 .A437 2017","shortTitle":"Irresistible","author":[{"family":"Alter","given":"Adam L."}],"issued":{"date-parts":[["2017"]]}}}],"schema":"https://github.com/citation-style-language/schema/raw/master/csl-citation.json"} </w:instrText>
      </w:r>
      <w:r w:rsidR="00F01A80" w:rsidRPr="00682C2A">
        <w:rPr>
          <w:rFonts w:ascii="Times New Roman" w:hAnsi="Times New Roman" w:cs="Times New Roman"/>
        </w:rPr>
        <w:fldChar w:fldCharType="separate"/>
      </w:r>
      <w:r w:rsidR="00F01A80" w:rsidRPr="00682C2A">
        <w:rPr>
          <w:rFonts w:ascii="Times New Roman" w:hAnsi="Times New Roman" w:cs="Times New Roman"/>
        </w:rPr>
        <w:t>(A. Alter, 2017; A. L. Alter, 2017)</w:t>
      </w:r>
      <w:r w:rsidR="00F01A80" w:rsidRPr="00682C2A">
        <w:rPr>
          <w:rFonts w:ascii="Times New Roman" w:hAnsi="Times New Roman" w:cs="Times New Roman"/>
        </w:rPr>
        <w:fldChar w:fldCharType="end"/>
      </w:r>
      <w:r w:rsidR="00F01A80" w:rsidRPr="00682C2A">
        <w:rPr>
          <w:rFonts w:ascii="Times New Roman" w:hAnsi="Times New Roman" w:cs="Times New Roman"/>
        </w:rPr>
        <w:t xml:space="preserve"> </w:t>
      </w:r>
      <w:r w:rsidR="00F01A80">
        <w:rPr>
          <w:rFonts w:ascii="Times New Roman" w:hAnsi="Times New Roman" w:cs="Times New Roman"/>
        </w:rPr>
        <w:t xml:space="preserve">para </w:t>
      </w:r>
      <w:r w:rsidR="00FC2F27">
        <w:rPr>
          <w:rFonts w:ascii="Times New Roman" w:hAnsi="Times New Roman" w:cs="Times New Roman"/>
        </w:rPr>
        <w:t>atraer a los usuarios</w:t>
      </w:r>
      <w:r w:rsidR="00F01A80" w:rsidRPr="00F01A80">
        <w:rPr>
          <w:rFonts w:ascii="Times New Roman" w:hAnsi="Times New Roman" w:cs="Times New Roman"/>
        </w:rPr>
        <w:t xml:space="preserve"> </w:t>
      </w:r>
      <w:r>
        <w:rPr>
          <w:rFonts w:ascii="Times New Roman" w:hAnsi="Times New Roman" w:cs="Times New Roman"/>
        </w:rPr>
        <w:t>la mayor parte del tiempo</w:t>
      </w:r>
      <w:r w:rsidR="002C526C">
        <w:rPr>
          <w:rFonts w:ascii="Times New Roman" w:hAnsi="Times New Roman" w:cs="Times New Roman"/>
        </w:rPr>
        <w:t>,</w:t>
      </w:r>
      <w:r w:rsidR="00F01A80">
        <w:rPr>
          <w:rFonts w:ascii="Times New Roman" w:hAnsi="Times New Roman" w:cs="Times New Roman"/>
        </w:rPr>
        <w:t xml:space="preserve"> </w:t>
      </w:r>
      <w:r w:rsidR="002C526C">
        <w:rPr>
          <w:rFonts w:ascii="Times New Roman" w:hAnsi="Times New Roman" w:cs="Times New Roman"/>
        </w:rPr>
        <w:t>e</w:t>
      </w:r>
      <w:r w:rsidR="00F01A80" w:rsidRPr="00F01A80">
        <w:rPr>
          <w:rFonts w:ascii="Times New Roman" w:hAnsi="Times New Roman" w:cs="Times New Roman"/>
        </w:rPr>
        <w:t xml:space="preserve">jemplos de </w:t>
      </w:r>
      <w:r w:rsidR="006532DA" w:rsidRPr="00F01A80">
        <w:rPr>
          <w:rFonts w:ascii="Times New Roman" w:hAnsi="Times New Roman" w:cs="Times New Roman"/>
        </w:rPr>
        <w:t>estas</w:t>
      </w:r>
      <w:r w:rsidR="007D26B2">
        <w:rPr>
          <w:rFonts w:ascii="Times New Roman" w:hAnsi="Times New Roman" w:cs="Times New Roman"/>
        </w:rPr>
        <w:t xml:space="preserve"> </w:t>
      </w:r>
      <w:r w:rsidR="006532DA" w:rsidRPr="00F01A80">
        <w:rPr>
          <w:rFonts w:ascii="Times New Roman" w:hAnsi="Times New Roman" w:cs="Times New Roman"/>
        </w:rPr>
        <w:t>prácti</w:t>
      </w:r>
      <w:r w:rsidR="006532DA">
        <w:rPr>
          <w:rFonts w:ascii="Times New Roman" w:hAnsi="Times New Roman" w:cs="Times New Roman"/>
        </w:rPr>
        <w:t>c</w:t>
      </w:r>
      <w:r w:rsidR="006532DA" w:rsidRPr="00F01A80">
        <w:rPr>
          <w:rFonts w:ascii="Times New Roman" w:hAnsi="Times New Roman" w:cs="Times New Roman"/>
        </w:rPr>
        <w:t>as</w:t>
      </w:r>
      <w:r w:rsidR="00F01A80" w:rsidRPr="00F01A80">
        <w:rPr>
          <w:rFonts w:ascii="Times New Roman" w:hAnsi="Times New Roman" w:cs="Times New Roman"/>
        </w:rPr>
        <w:t xml:space="preserve"> son la creación del </w:t>
      </w:r>
      <w:r w:rsidR="00F01A80" w:rsidRPr="00F01A80">
        <w:rPr>
          <w:rFonts w:ascii="Times New Roman" w:hAnsi="Times New Roman" w:cs="Times New Roman"/>
          <w:i/>
          <w:iCs/>
        </w:rPr>
        <w:t>scrolling infinito</w:t>
      </w:r>
      <w:r w:rsidR="00F01A80" w:rsidRPr="00F01A80">
        <w:rPr>
          <w:rFonts w:ascii="Times New Roman" w:hAnsi="Times New Roman" w:cs="Times New Roman"/>
        </w:rPr>
        <w:t xml:space="preserve">, </w:t>
      </w:r>
      <w:r w:rsidR="002C526C">
        <w:rPr>
          <w:rFonts w:ascii="Times New Roman" w:hAnsi="Times New Roman" w:cs="Times New Roman"/>
        </w:rPr>
        <w:t xml:space="preserve">los </w:t>
      </w:r>
      <w:r w:rsidR="00F01A80" w:rsidRPr="00F01A80">
        <w:rPr>
          <w:rFonts w:ascii="Times New Roman" w:hAnsi="Times New Roman" w:cs="Times New Roman"/>
        </w:rPr>
        <w:t>contadores de</w:t>
      </w:r>
      <w:r w:rsidR="00F01A80" w:rsidRPr="00F01A80">
        <w:rPr>
          <w:rFonts w:ascii="Times New Roman" w:hAnsi="Times New Roman" w:cs="Times New Roman"/>
          <w:i/>
          <w:iCs/>
        </w:rPr>
        <w:t xml:space="preserve"> likes</w:t>
      </w:r>
      <w:r w:rsidR="00F01A80" w:rsidRPr="00F01A80">
        <w:rPr>
          <w:rFonts w:ascii="Times New Roman" w:hAnsi="Times New Roman" w:cs="Times New Roman"/>
        </w:rPr>
        <w:t xml:space="preserve">, </w:t>
      </w:r>
      <w:r w:rsidR="002C526C">
        <w:rPr>
          <w:rFonts w:ascii="Times New Roman" w:hAnsi="Times New Roman" w:cs="Times New Roman"/>
        </w:rPr>
        <w:t xml:space="preserve">las </w:t>
      </w:r>
      <w:r w:rsidR="00F01A80" w:rsidRPr="00F01A80">
        <w:rPr>
          <w:rFonts w:ascii="Times New Roman" w:hAnsi="Times New Roman" w:cs="Times New Roman"/>
        </w:rPr>
        <w:t xml:space="preserve">notificaciones al usuario, </w:t>
      </w:r>
      <w:r w:rsidR="00F01A80" w:rsidRPr="00F01A80">
        <w:rPr>
          <w:rFonts w:ascii="Times New Roman" w:hAnsi="Times New Roman" w:cs="Times New Roman"/>
          <w:i/>
          <w:iCs/>
        </w:rPr>
        <w:t>previews</w:t>
      </w:r>
      <w:r w:rsidR="00F01A80" w:rsidRPr="00F01A80">
        <w:rPr>
          <w:rFonts w:ascii="Times New Roman" w:hAnsi="Times New Roman" w:cs="Times New Roman"/>
        </w:rPr>
        <w:t xml:space="preserve"> o sugerencias de contenido basado en gustos del usuario y </w:t>
      </w:r>
      <w:r w:rsidR="007D26B2">
        <w:rPr>
          <w:rFonts w:ascii="Times New Roman" w:hAnsi="Times New Roman" w:cs="Times New Roman"/>
        </w:rPr>
        <w:t>presenta</w:t>
      </w:r>
      <w:r w:rsidR="002C526C">
        <w:rPr>
          <w:rFonts w:ascii="Times New Roman" w:hAnsi="Times New Roman" w:cs="Times New Roman"/>
        </w:rPr>
        <w:t>r</w:t>
      </w:r>
      <w:r w:rsidR="007D26B2">
        <w:rPr>
          <w:rFonts w:ascii="Times New Roman" w:hAnsi="Times New Roman" w:cs="Times New Roman"/>
        </w:rPr>
        <w:t xml:space="preserve"> </w:t>
      </w:r>
      <w:r w:rsidR="00F01A80" w:rsidRPr="00F01A80">
        <w:rPr>
          <w:rFonts w:ascii="Times New Roman" w:hAnsi="Times New Roman" w:cs="Times New Roman"/>
        </w:rPr>
        <w:t>información</w:t>
      </w:r>
      <w:r w:rsidR="007D26B2">
        <w:rPr>
          <w:rFonts w:ascii="Times New Roman" w:hAnsi="Times New Roman" w:cs="Times New Roman"/>
        </w:rPr>
        <w:t xml:space="preserve"> de forma cada vez más reducida</w:t>
      </w:r>
      <w:r w:rsidR="00F01A80" w:rsidRPr="00F01A80">
        <w:rPr>
          <w:rFonts w:ascii="Times New Roman" w:hAnsi="Times New Roman" w:cs="Times New Roman"/>
        </w:rPr>
        <w:t xml:space="preserve">; videos breves, </w:t>
      </w:r>
      <w:proofErr w:type="spellStart"/>
      <w:r w:rsidR="00FC2F27" w:rsidRPr="00FC2F27">
        <w:rPr>
          <w:rFonts w:ascii="Times New Roman" w:hAnsi="Times New Roman" w:cs="Times New Roman"/>
          <w:i/>
        </w:rPr>
        <w:t>emojis</w:t>
      </w:r>
      <w:proofErr w:type="spellEnd"/>
      <w:r w:rsidR="00F01A80" w:rsidRPr="00FC2F27">
        <w:rPr>
          <w:rFonts w:ascii="Times New Roman" w:hAnsi="Times New Roman" w:cs="Times New Roman"/>
          <w:i/>
        </w:rPr>
        <w:t xml:space="preserve">, </w:t>
      </w:r>
      <w:r w:rsidR="00F01A80" w:rsidRPr="00FC2F27">
        <w:rPr>
          <w:rFonts w:ascii="Times New Roman" w:hAnsi="Times New Roman" w:cs="Times New Roman"/>
          <w:i/>
          <w:iCs/>
        </w:rPr>
        <w:t>memes</w:t>
      </w:r>
      <w:r w:rsidR="00F01A80" w:rsidRPr="00FC2F27">
        <w:rPr>
          <w:rFonts w:ascii="Times New Roman" w:hAnsi="Times New Roman" w:cs="Times New Roman"/>
          <w:i/>
        </w:rPr>
        <w:t xml:space="preserve">, </w:t>
      </w:r>
      <w:r w:rsidR="00F01A80" w:rsidRPr="00FC2F27">
        <w:rPr>
          <w:rFonts w:ascii="Times New Roman" w:hAnsi="Times New Roman" w:cs="Times New Roman"/>
          <w:i/>
          <w:iCs/>
        </w:rPr>
        <w:t>tweets</w:t>
      </w:r>
      <w:r w:rsidR="00F01A80" w:rsidRPr="00FC2F27">
        <w:rPr>
          <w:rFonts w:ascii="Times New Roman" w:hAnsi="Times New Roman" w:cs="Times New Roman"/>
          <w:i/>
        </w:rPr>
        <w:t>,</w:t>
      </w:r>
      <w:r w:rsidR="00FC2F27" w:rsidRPr="00FC2F27">
        <w:rPr>
          <w:rFonts w:ascii="Times New Roman" w:hAnsi="Times New Roman" w:cs="Times New Roman"/>
          <w:i/>
        </w:rPr>
        <w:t xml:space="preserve"> </w:t>
      </w:r>
      <w:proofErr w:type="spellStart"/>
      <w:r w:rsidR="00FC2F27" w:rsidRPr="00FC2F27">
        <w:rPr>
          <w:rFonts w:ascii="Times New Roman" w:hAnsi="Times New Roman" w:cs="Times New Roman"/>
          <w:i/>
        </w:rPr>
        <w:t>gifs</w:t>
      </w:r>
      <w:proofErr w:type="spellEnd"/>
      <w:r w:rsidR="00FC2F27" w:rsidRPr="00FC2F27">
        <w:rPr>
          <w:rFonts w:ascii="Times New Roman" w:hAnsi="Times New Roman" w:cs="Times New Roman"/>
          <w:i/>
        </w:rPr>
        <w:t xml:space="preserve">, </w:t>
      </w:r>
      <w:proofErr w:type="spellStart"/>
      <w:r w:rsidR="00FC2F27" w:rsidRPr="00FC2F27">
        <w:rPr>
          <w:rFonts w:ascii="Times New Roman" w:hAnsi="Times New Roman" w:cs="Times New Roman"/>
          <w:i/>
        </w:rPr>
        <w:t>stickers</w:t>
      </w:r>
      <w:proofErr w:type="spellEnd"/>
      <w:r w:rsidR="00FC2F27">
        <w:rPr>
          <w:rFonts w:ascii="Times New Roman" w:hAnsi="Times New Roman" w:cs="Times New Roman"/>
        </w:rPr>
        <w:t>,</w:t>
      </w:r>
      <w:r w:rsidR="00F01A80" w:rsidRPr="00F01A80">
        <w:rPr>
          <w:rFonts w:ascii="Times New Roman" w:hAnsi="Times New Roman" w:cs="Times New Roman"/>
        </w:rPr>
        <w:t xml:space="preserve"> es decir fragmentando y sintetizando la información con la finalidad de atraer más la atención del usuario </w:t>
      </w:r>
      <w:r w:rsidR="007D26B2">
        <w:rPr>
          <w:rFonts w:ascii="Times New Roman" w:hAnsi="Times New Roman" w:cs="Times New Roman"/>
        </w:rPr>
        <w:t>mediante</w:t>
      </w:r>
      <w:r w:rsidR="00F01A80" w:rsidRPr="00F01A80">
        <w:rPr>
          <w:rFonts w:ascii="Times New Roman" w:hAnsi="Times New Roman" w:cs="Times New Roman"/>
        </w:rPr>
        <w:t xml:space="preserve"> la novedad.</w:t>
      </w:r>
    </w:p>
    <w:p w14:paraId="5A476648" w14:textId="500E5F16" w:rsidR="00F01A80" w:rsidRDefault="00FC2F27" w:rsidP="00AD3D4F">
      <w:pPr>
        <w:spacing w:before="120" w:after="120" w:line="360" w:lineRule="auto"/>
        <w:jc w:val="both"/>
        <w:rPr>
          <w:rFonts w:ascii="Times New Roman" w:hAnsi="Times New Roman" w:cs="Times New Roman"/>
        </w:rPr>
      </w:pPr>
      <w:r>
        <w:rPr>
          <w:rFonts w:ascii="Times New Roman" w:hAnsi="Times New Roman" w:cs="Times New Roman"/>
        </w:rPr>
        <w:t>Esta</w:t>
      </w:r>
      <w:r w:rsidR="00682C2A" w:rsidRPr="00682C2A">
        <w:rPr>
          <w:rFonts w:ascii="Times New Roman" w:hAnsi="Times New Roman" w:cs="Times New Roman"/>
        </w:rPr>
        <w:t xml:space="preserve"> forma de lucrar con </w:t>
      </w:r>
      <w:r w:rsidR="001A02CD">
        <w:rPr>
          <w:rFonts w:ascii="Times New Roman" w:hAnsi="Times New Roman" w:cs="Times New Roman"/>
        </w:rPr>
        <w:t xml:space="preserve">la interacción, la atención y el </w:t>
      </w:r>
      <w:r w:rsidR="00682C2A" w:rsidRPr="00682C2A">
        <w:rPr>
          <w:rFonts w:ascii="Times New Roman" w:hAnsi="Times New Roman" w:cs="Times New Roman"/>
        </w:rPr>
        <w:t xml:space="preserve">tiempo del usuario </w:t>
      </w:r>
      <w:r w:rsidR="00682C2A" w:rsidRPr="00682C2A">
        <w:rPr>
          <w:rFonts w:ascii="Times New Roman" w:hAnsi="Times New Roman" w:cs="Times New Roman"/>
        </w:rPr>
        <w:fldChar w:fldCharType="begin"/>
      </w:r>
      <w:r w:rsidR="00682C2A" w:rsidRPr="00682C2A">
        <w:rPr>
          <w:rFonts w:ascii="Times New Roman" w:hAnsi="Times New Roman" w:cs="Times New Roman"/>
        </w:rPr>
        <w:instrText xml:space="preserve"> ADDIN ZOTERO_ITEM CSL_CITATION {"citationID":"fcqfgpmnt","properties":{"formattedCitation":"(Coupland, 2018)","plainCitation":"(Coupland, 2018)","noteIndex":0},"citationItems":[{"id":"IzBikbOK/hhhFQGw6","uris":["http://zotero.org/users/local/ezh7nOHK/items/DTUBDQKQ"],"uri":["http://zotero.org/users/local/ezh7nOHK/items/DTUBDQKQ"],"itemData":{"id":1487,"type":"webpage","title":"I no longer remember my pre-internet brain","container-title":"CNN Style","URL":"http://edition.cnn.com/style/article/douglas-coupland-internet-brain/index.html","author":[{"family":"Coupland","given":"Douglas"}],"issued":{"date-parts":[["2018",1]]}}}],"schema":"https://github.com/citation-style-language/schema/raw/master/csl-citation.json"} </w:instrText>
      </w:r>
      <w:r w:rsidR="00682C2A" w:rsidRPr="00682C2A">
        <w:rPr>
          <w:rFonts w:ascii="Times New Roman" w:hAnsi="Times New Roman" w:cs="Times New Roman"/>
        </w:rPr>
        <w:fldChar w:fldCharType="separate"/>
      </w:r>
      <w:r w:rsidR="00682C2A" w:rsidRPr="00682C2A">
        <w:rPr>
          <w:rFonts w:ascii="Times New Roman" w:hAnsi="Times New Roman" w:cs="Times New Roman"/>
        </w:rPr>
        <w:t>(Coupland, 2018)</w:t>
      </w:r>
      <w:r w:rsidR="00682C2A" w:rsidRPr="00682C2A">
        <w:rPr>
          <w:rFonts w:ascii="Times New Roman" w:hAnsi="Times New Roman" w:cs="Times New Roman"/>
        </w:rPr>
        <w:fldChar w:fldCharType="end"/>
      </w:r>
      <w:r w:rsidR="00682C2A">
        <w:rPr>
          <w:rFonts w:ascii="Times New Roman" w:hAnsi="Times New Roman" w:cs="Times New Roman"/>
        </w:rPr>
        <w:t xml:space="preserve">, </w:t>
      </w:r>
      <w:r w:rsidRPr="00682C2A">
        <w:rPr>
          <w:rFonts w:ascii="Times New Roman" w:hAnsi="Times New Roman" w:cs="Times New Roman"/>
        </w:rPr>
        <w:t>genera valor</w:t>
      </w:r>
      <w:r>
        <w:rPr>
          <w:rFonts w:ascii="Times New Roman" w:hAnsi="Times New Roman" w:cs="Times New Roman"/>
        </w:rPr>
        <w:t xml:space="preserve"> </w:t>
      </w:r>
      <w:r w:rsidR="00682C2A">
        <w:rPr>
          <w:rFonts w:ascii="Times New Roman" w:hAnsi="Times New Roman" w:cs="Times New Roman"/>
        </w:rPr>
        <w:t>m</w:t>
      </w:r>
      <w:r w:rsidR="005862CF" w:rsidRPr="00682C2A">
        <w:rPr>
          <w:rFonts w:ascii="Times New Roman" w:hAnsi="Times New Roman" w:cs="Times New Roman"/>
        </w:rPr>
        <w:t>ient</w:t>
      </w:r>
      <w:r>
        <w:rPr>
          <w:rFonts w:ascii="Times New Roman" w:hAnsi="Times New Roman" w:cs="Times New Roman"/>
        </w:rPr>
        <w:t>r</w:t>
      </w:r>
      <w:r w:rsidR="005862CF" w:rsidRPr="00682C2A">
        <w:rPr>
          <w:rFonts w:ascii="Times New Roman" w:hAnsi="Times New Roman" w:cs="Times New Roman"/>
        </w:rPr>
        <w:t>as m</w:t>
      </w:r>
      <w:ins w:id="17" w:author="Autor">
        <w:r w:rsidR="006651F0">
          <w:rPr>
            <w:rFonts w:ascii="Times New Roman" w:hAnsi="Times New Roman" w:cs="Times New Roman"/>
          </w:rPr>
          <w:t>á</w:t>
        </w:r>
      </w:ins>
      <w:del w:id="18" w:author="Autor">
        <w:r w:rsidR="005862CF" w:rsidRPr="00682C2A" w:rsidDel="006651F0">
          <w:rPr>
            <w:rFonts w:ascii="Times New Roman" w:hAnsi="Times New Roman" w:cs="Times New Roman"/>
          </w:rPr>
          <w:delText>a</w:delText>
        </w:r>
      </w:del>
      <w:r w:rsidR="005862CF" w:rsidRPr="00682C2A">
        <w:rPr>
          <w:rFonts w:ascii="Times New Roman" w:hAnsi="Times New Roman" w:cs="Times New Roman"/>
        </w:rPr>
        <w:t xml:space="preserve">s se encuentre </w:t>
      </w:r>
      <w:r w:rsidR="001A02CD">
        <w:rPr>
          <w:rFonts w:ascii="Times New Roman" w:hAnsi="Times New Roman" w:cs="Times New Roman"/>
        </w:rPr>
        <w:t>inmerso</w:t>
      </w:r>
      <w:r>
        <w:rPr>
          <w:rFonts w:ascii="Times New Roman" w:hAnsi="Times New Roman" w:cs="Times New Roman"/>
        </w:rPr>
        <w:t xml:space="preserve"> navegando o interactuando</w:t>
      </w:r>
      <w:r w:rsidR="001A02CD">
        <w:rPr>
          <w:rFonts w:ascii="Times New Roman" w:hAnsi="Times New Roman" w:cs="Times New Roman"/>
        </w:rPr>
        <w:t xml:space="preserve">, </w:t>
      </w:r>
      <w:r>
        <w:rPr>
          <w:rFonts w:ascii="Times New Roman" w:hAnsi="Times New Roman" w:cs="Times New Roman"/>
        </w:rPr>
        <w:t xml:space="preserve">convirtiendo al </w:t>
      </w:r>
      <w:r>
        <w:rPr>
          <w:rFonts w:ascii="Times New Roman" w:hAnsi="Times New Roman" w:cs="Times New Roman"/>
        </w:rPr>
        <w:lastRenderedPageBreak/>
        <w:t>usuario</w:t>
      </w:r>
      <w:r w:rsidR="001A02CD">
        <w:rPr>
          <w:rFonts w:ascii="Times New Roman" w:hAnsi="Times New Roman" w:cs="Times New Roman"/>
        </w:rPr>
        <w:t xml:space="preserve"> en</w:t>
      </w:r>
      <w:r w:rsidR="001A02CD" w:rsidRPr="001A02CD">
        <w:rPr>
          <w:rFonts w:ascii="Times New Roman" w:hAnsi="Times New Roman" w:cs="Times New Roman"/>
        </w:rPr>
        <w:t xml:space="preserve"> un prosumidor</w:t>
      </w:r>
      <w:r w:rsidR="001A02CD">
        <w:rPr>
          <w:rFonts w:ascii="Times New Roman" w:hAnsi="Times New Roman" w:cs="Times New Roman"/>
        </w:rPr>
        <w:t xml:space="preserve"> (produce y consume información)</w:t>
      </w:r>
      <w:r w:rsidR="001A02CD" w:rsidRPr="001A02CD">
        <w:rPr>
          <w:rFonts w:ascii="Times New Roman" w:hAnsi="Times New Roman" w:cs="Times New Roman"/>
        </w:rPr>
        <w:t xml:space="preserve"> </w:t>
      </w:r>
      <w:r w:rsidR="007D26B2">
        <w:rPr>
          <w:rFonts w:ascii="Times New Roman" w:hAnsi="Times New Roman" w:cs="Times New Roman"/>
        </w:rPr>
        <w:t xml:space="preserve">de </w:t>
      </w:r>
      <w:r w:rsidR="001A02CD">
        <w:rPr>
          <w:rFonts w:ascii="Times New Roman" w:hAnsi="Times New Roman" w:cs="Times New Roman"/>
        </w:rPr>
        <w:t>contenido</w:t>
      </w:r>
      <w:r w:rsidR="001A02CD" w:rsidRPr="001A02CD">
        <w:rPr>
          <w:rFonts w:ascii="Times New Roman" w:hAnsi="Times New Roman" w:cs="Times New Roman"/>
        </w:rPr>
        <w:t xml:space="preserve"> gratuit</w:t>
      </w:r>
      <w:r w:rsidR="007D26B2">
        <w:rPr>
          <w:rFonts w:ascii="Times New Roman" w:hAnsi="Times New Roman" w:cs="Times New Roman"/>
        </w:rPr>
        <w:t>o</w:t>
      </w:r>
      <w:r w:rsidR="001A02CD" w:rsidRPr="001A02CD">
        <w:rPr>
          <w:rFonts w:ascii="Times New Roman" w:hAnsi="Times New Roman" w:cs="Times New Roman"/>
        </w:rPr>
        <w:t xml:space="preserve"> y </w:t>
      </w:r>
      <w:r>
        <w:rPr>
          <w:rFonts w:ascii="Times New Roman" w:hAnsi="Times New Roman" w:cs="Times New Roman"/>
        </w:rPr>
        <w:t xml:space="preserve">de forma </w:t>
      </w:r>
      <w:r w:rsidR="001A02CD" w:rsidRPr="001A02CD">
        <w:rPr>
          <w:rFonts w:ascii="Times New Roman" w:hAnsi="Times New Roman" w:cs="Times New Roman"/>
        </w:rPr>
        <w:t>voluntaria</w:t>
      </w:r>
      <w:r w:rsidR="007D26B2">
        <w:rPr>
          <w:rFonts w:ascii="Times New Roman" w:hAnsi="Times New Roman" w:cs="Times New Roman"/>
        </w:rPr>
        <w:t>mente</w:t>
      </w:r>
      <w:r w:rsidR="001A02CD" w:rsidRPr="001A02CD">
        <w:rPr>
          <w:rFonts w:ascii="Times New Roman" w:hAnsi="Times New Roman" w:cs="Times New Roman"/>
        </w:rPr>
        <w:t xml:space="preserve"> pa</w:t>
      </w:r>
      <w:r w:rsidR="001A02CD">
        <w:rPr>
          <w:rFonts w:ascii="Times New Roman" w:hAnsi="Times New Roman" w:cs="Times New Roman"/>
        </w:rPr>
        <w:t xml:space="preserve">ra las empresas que se retroalimentan de esto para </w:t>
      </w:r>
      <w:r w:rsidR="007D26B2">
        <w:rPr>
          <w:rFonts w:ascii="Times New Roman" w:hAnsi="Times New Roman" w:cs="Times New Roman"/>
        </w:rPr>
        <w:t xml:space="preserve">sostener sus plataformas </w:t>
      </w:r>
      <w:r>
        <w:rPr>
          <w:rFonts w:ascii="Times New Roman" w:hAnsi="Times New Roman" w:cs="Times New Roman"/>
        </w:rPr>
        <w:t xml:space="preserve">y </w:t>
      </w:r>
      <w:r w:rsidR="007D26B2">
        <w:rPr>
          <w:rFonts w:ascii="Times New Roman" w:hAnsi="Times New Roman" w:cs="Times New Roman"/>
        </w:rPr>
        <w:t>que forman</w:t>
      </w:r>
      <w:r w:rsidR="001A02CD">
        <w:rPr>
          <w:rFonts w:ascii="Times New Roman" w:hAnsi="Times New Roman" w:cs="Times New Roman"/>
        </w:rPr>
        <w:t xml:space="preserve"> parte </w:t>
      </w:r>
      <w:r w:rsidR="00F01A80" w:rsidRPr="001A02CD">
        <w:rPr>
          <w:rFonts w:ascii="Times New Roman" w:hAnsi="Times New Roman" w:cs="Times New Roman"/>
        </w:rPr>
        <w:t xml:space="preserve">del paradigma de capitalismo cognitivo </w:t>
      </w:r>
      <w:r w:rsidR="00F01A80" w:rsidRPr="001A02CD">
        <w:rPr>
          <w:rFonts w:ascii="Times New Roman" w:hAnsi="Times New Roman" w:cs="Times New Roman"/>
        </w:rPr>
        <w:fldChar w:fldCharType="begin"/>
      </w:r>
      <w:r w:rsidR="00F01A80" w:rsidRPr="001A02CD">
        <w:rPr>
          <w:rFonts w:ascii="Times New Roman" w:hAnsi="Times New Roman" w:cs="Times New Roman"/>
        </w:rPr>
        <w:instrText xml:space="preserve"> ADDIN ZOTERO_ITEM CSL_CITATION {"citationID":"1603tn5q41","properties":{"formattedCitation":"(Moullier Boutang, 2020)","plainCitation":"(Moullier Boutang, 2020)","noteIndex":0},"citationItems":[{"id":"IzBikbOK/Hx7sXk0z","uris":["http://zotero.org/users/local/ezh7nOHK/items/HI53A9S5"],"uri":["http://zotero.org/users/local/ezh7nOHK/items/HI53A9S5"],"itemData":{"id":3022,"type":"article-journal","title":"Del design capitalism al capitalismo cognitivo: arte e industria, nuevos lazos, ¿nuevas tensiones?","container-title":"Ciencias sociales y educación","page":"339-349","author":[{"family":"Moullier Boutang","given":"Yann"}],"issued":{"date-parts":[["2020"]]}}}],"schema":"https://github.com/citation-style-language/schema/raw/master/csl-citation.json"} </w:instrText>
      </w:r>
      <w:r w:rsidR="00F01A80" w:rsidRPr="001A02CD">
        <w:rPr>
          <w:rFonts w:ascii="Times New Roman" w:hAnsi="Times New Roman" w:cs="Times New Roman"/>
        </w:rPr>
        <w:fldChar w:fldCharType="separate"/>
      </w:r>
      <w:r w:rsidR="00F01A80" w:rsidRPr="001A02CD">
        <w:rPr>
          <w:rFonts w:ascii="Times New Roman" w:hAnsi="Times New Roman" w:cs="Times New Roman"/>
        </w:rPr>
        <w:t>(Moullier Boutang, 2020)</w:t>
      </w:r>
      <w:r w:rsidR="00F01A80" w:rsidRPr="001A02CD">
        <w:rPr>
          <w:rFonts w:ascii="Times New Roman" w:hAnsi="Times New Roman" w:cs="Times New Roman"/>
        </w:rPr>
        <w:fldChar w:fldCharType="end"/>
      </w:r>
      <w:r w:rsidR="00F01A80" w:rsidRPr="001A02CD">
        <w:rPr>
          <w:rFonts w:ascii="Times New Roman" w:hAnsi="Times New Roman" w:cs="Times New Roman"/>
        </w:rPr>
        <w:t xml:space="preserve">, no es casualidad que </w:t>
      </w:r>
      <w:r w:rsidR="00F01A80" w:rsidRPr="001A02CD">
        <w:rPr>
          <w:rFonts w:ascii="Times New Roman" w:hAnsi="Times New Roman" w:cs="Times New Roman"/>
          <w:i/>
          <w:iCs/>
        </w:rPr>
        <w:t>Facebook</w:t>
      </w:r>
      <w:r w:rsidR="00F01A80" w:rsidRPr="001A02CD">
        <w:rPr>
          <w:rFonts w:ascii="Times New Roman" w:hAnsi="Times New Roman" w:cs="Times New Roman"/>
        </w:rPr>
        <w:t xml:space="preserve"> o </w:t>
      </w:r>
      <w:r w:rsidR="00F01A80" w:rsidRPr="001A02CD">
        <w:rPr>
          <w:rFonts w:ascii="Times New Roman" w:hAnsi="Times New Roman" w:cs="Times New Roman"/>
          <w:i/>
          <w:iCs/>
        </w:rPr>
        <w:t>Instagram</w:t>
      </w:r>
      <w:r w:rsidR="00F01A80" w:rsidRPr="001A02CD">
        <w:rPr>
          <w:rFonts w:ascii="Times New Roman" w:hAnsi="Times New Roman" w:cs="Times New Roman"/>
        </w:rPr>
        <w:t xml:space="preserve"> siendo </w:t>
      </w:r>
      <w:del w:id="19" w:author="Autor">
        <w:r w:rsidR="00F01A80" w:rsidRPr="001A02CD" w:rsidDel="00A87C7D">
          <w:rPr>
            <w:rFonts w:ascii="Times New Roman" w:hAnsi="Times New Roman" w:cs="Times New Roman"/>
          </w:rPr>
          <w:delText xml:space="preserve"> </w:delText>
        </w:r>
      </w:del>
      <w:r w:rsidR="00F01A80" w:rsidRPr="001A02CD">
        <w:rPr>
          <w:rFonts w:ascii="Times New Roman" w:hAnsi="Times New Roman" w:cs="Times New Roman"/>
        </w:rPr>
        <w:t xml:space="preserve">servicios que se ofrecen </w:t>
      </w:r>
      <w:r w:rsidR="006532DA">
        <w:rPr>
          <w:rFonts w:ascii="Times New Roman" w:hAnsi="Times New Roman" w:cs="Times New Roman"/>
        </w:rPr>
        <w:t>gratuitos</w:t>
      </w:r>
      <w:r w:rsidR="00F01A80" w:rsidRPr="001A02CD">
        <w:rPr>
          <w:rFonts w:ascii="Times New Roman" w:hAnsi="Times New Roman" w:cs="Times New Roman"/>
        </w:rPr>
        <w:t xml:space="preserve"> sean los más lucrativos, y otros </w:t>
      </w:r>
      <w:r w:rsidR="001A02CD">
        <w:rPr>
          <w:rFonts w:ascii="Times New Roman" w:hAnsi="Times New Roman" w:cs="Times New Roman"/>
        </w:rPr>
        <w:t>sigan</w:t>
      </w:r>
      <w:r w:rsidR="00F01A80" w:rsidRPr="001A02CD">
        <w:rPr>
          <w:rFonts w:ascii="Times New Roman" w:hAnsi="Times New Roman" w:cs="Times New Roman"/>
        </w:rPr>
        <w:t xml:space="preserve"> estos modelos como el caso de </w:t>
      </w:r>
      <w:proofErr w:type="spellStart"/>
      <w:r w:rsidR="00F01A80" w:rsidRPr="001A02CD">
        <w:rPr>
          <w:rFonts w:ascii="Times New Roman" w:hAnsi="Times New Roman" w:cs="Times New Roman"/>
          <w:i/>
          <w:iCs/>
        </w:rPr>
        <w:t>Link</w:t>
      </w:r>
      <w:ins w:id="20" w:author="Autor">
        <w:r w:rsidR="00A87C7D">
          <w:rPr>
            <w:rFonts w:ascii="Times New Roman" w:hAnsi="Times New Roman" w:cs="Times New Roman"/>
            <w:i/>
            <w:iCs/>
          </w:rPr>
          <w:t>e</w:t>
        </w:r>
      </w:ins>
      <w:r w:rsidR="00F01A80" w:rsidRPr="001A02CD">
        <w:rPr>
          <w:rFonts w:ascii="Times New Roman" w:hAnsi="Times New Roman" w:cs="Times New Roman"/>
          <w:i/>
          <w:iCs/>
        </w:rPr>
        <w:t>d</w:t>
      </w:r>
      <w:ins w:id="21" w:author="Autor">
        <w:r w:rsidR="00A87C7D">
          <w:rPr>
            <w:rFonts w:ascii="Times New Roman" w:hAnsi="Times New Roman" w:cs="Times New Roman"/>
            <w:i/>
            <w:iCs/>
          </w:rPr>
          <w:t>i</w:t>
        </w:r>
      </w:ins>
      <w:r w:rsidR="00F01A80" w:rsidRPr="001A02CD">
        <w:rPr>
          <w:rFonts w:ascii="Times New Roman" w:hAnsi="Times New Roman" w:cs="Times New Roman"/>
          <w:i/>
          <w:iCs/>
        </w:rPr>
        <w:t>n</w:t>
      </w:r>
      <w:proofErr w:type="spellEnd"/>
      <w:r w:rsidR="00F01A80" w:rsidRPr="001A02CD">
        <w:rPr>
          <w:rFonts w:ascii="Times New Roman" w:hAnsi="Times New Roman" w:cs="Times New Roman"/>
        </w:rPr>
        <w:t xml:space="preserve"> o </w:t>
      </w:r>
      <w:proofErr w:type="spellStart"/>
      <w:r w:rsidR="00F01A80" w:rsidRPr="00FC2F27">
        <w:rPr>
          <w:rFonts w:ascii="Times New Roman" w:hAnsi="Times New Roman" w:cs="Times New Roman"/>
          <w:i/>
        </w:rPr>
        <w:t>Youtube</w:t>
      </w:r>
      <w:proofErr w:type="spellEnd"/>
      <w:r w:rsidR="00F01A80" w:rsidRPr="001A02CD">
        <w:rPr>
          <w:rFonts w:ascii="Times New Roman" w:hAnsi="Times New Roman" w:cs="Times New Roman"/>
        </w:rPr>
        <w:t xml:space="preserve"> </w:t>
      </w:r>
      <w:r w:rsidR="001A02CD">
        <w:rPr>
          <w:rFonts w:ascii="Times New Roman" w:hAnsi="Times New Roman" w:cs="Times New Roman"/>
        </w:rPr>
        <w:t>ambas</w:t>
      </w:r>
      <w:r w:rsidR="00F01A80" w:rsidRPr="001A02CD">
        <w:rPr>
          <w:rFonts w:ascii="Times New Roman" w:hAnsi="Times New Roman" w:cs="Times New Roman"/>
        </w:rPr>
        <w:t xml:space="preserve"> buscan </w:t>
      </w:r>
      <w:r w:rsidR="001A02CD">
        <w:rPr>
          <w:rFonts w:ascii="Times New Roman" w:hAnsi="Times New Roman" w:cs="Times New Roman"/>
        </w:rPr>
        <w:t>conseguir</w:t>
      </w:r>
      <w:r w:rsidR="00F01A80" w:rsidRPr="001A02CD">
        <w:rPr>
          <w:rFonts w:ascii="Times New Roman" w:hAnsi="Times New Roman" w:cs="Times New Roman"/>
        </w:rPr>
        <w:t xml:space="preserve"> atractivo de la red social, además de las que se siguen sumando como </w:t>
      </w:r>
      <w:r w:rsidRPr="00FC2F27">
        <w:rPr>
          <w:rFonts w:ascii="Times New Roman" w:hAnsi="Times New Roman" w:cs="Times New Roman"/>
          <w:i/>
        </w:rPr>
        <w:t>Snapchat</w:t>
      </w:r>
      <w:r>
        <w:rPr>
          <w:rFonts w:ascii="Times New Roman" w:hAnsi="Times New Roman" w:cs="Times New Roman"/>
        </w:rPr>
        <w:t xml:space="preserve"> y </w:t>
      </w:r>
      <w:r w:rsidR="00F01A80" w:rsidRPr="001A02CD">
        <w:rPr>
          <w:rFonts w:ascii="Times New Roman" w:hAnsi="Times New Roman" w:cs="Times New Roman"/>
        </w:rPr>
        <w:t xml:space="preserve">la reciente popularización de </w:t>
      </w:r>
      <w:r w:rsidR="00F01A80" w:rsidRPr="001A02CD">
        <w:rPr>
          <w:rFonts w:ascii="Times New Roman" w:hAnsi="Times New Roman" w:cs="Times New Roman"/>
          <w:i/>
          <w:iCs/>
        </w:rPr>
        <w:t>Tik Tok.</w:t>
      </w:r>
    </w:p>
    <w:p w14:paraId="002BCDF3" w14:textId="77777777" w:rsidR="0097241C" w:rsidRDefault="007D26B2" w:rsidP="00AD3D4F">
      <w:pPr>
        <w:spacing w:before="120" w:after="120" w:line="360" w:lineRule="auto"/>
        <w:jc w:val="both"/>
        <w:rPr>
          <w:rFonts w:ascii="Times New Roman" w:hAnsi="Times New Roman" w:cs="Times New Roman"/>
        </w:rPr>
      </w:pPr>
      <w:r>
        <w:rPr>
          <w:rFonts w:ascii="Times New Roman" w:hAnsi="Times New Roman" w:cs="Times New Roman"/>
        </w:rPr>
        <w:t>Si</w:t>
      </w:r>
      <w:r w:rsidR="001A02CD" w:rsidRPr="007D26B2">
        <w:rPr>
          <w:rFonts w:ascii="Times New Roman" w:hAnsi="Times New Roman" w:cs="Times New Roman"/>
        </w:rPr>
        <w:t xml:space="preserve"> en un principio </w:t>
      </w:r>
      <w:r w:rsidR="007E61CE">
        <w:rPr>
          <w:rFonts w:ascii="Times New Roman" w:hAnsi="Times New Roman" w:cs="Times New Roman"/>
        </w:rPr>
        <w:t xml:space="preserve">la finalidad </w:t>
      </w:r>
      <w:r w:rsidR="00CE1C73">
        <w:rPr>
          <w:rFonts w:ascii="Times New Roman" w:hAnsi="Times New Roman" w:cs="Times New Roman"/>
        </w:rPr>
        <w:t>del diseño de interfaz era</w:t>
      </w:r>
      <w:r>
        <w:rPr>
          <w:rFonts w:ascii="Times New Roman" w:hAnsi="Times New Roman" w:cs="Times New Roman"/>
        </w:rPr>
        <w:t xml:space="preserve"> </w:t>
      </w:r>
      <w:r w:rsidR="00CE1C73">
        <w:rPr>
          <w:rFonts w:ascii="Times New Roman" w:hAnsi="Times New Roman" w:cs="Times New Roman"/>
        </w:rPr>
        <w:t>hacer más eficiente y sencilla</w:t>
      </w:r>
      <w:r w:rsidR="001A02CD" w:rsidRPr="007D26B2">
        <w:rPr>
          <w:rFonts w:ascii="Times New Roman" w:hAnsi="Times New Roman" w:cs="Times New Roman"/>
        </w:rPr>
        <w:t xml:space="preserve"> la comunicación </w:t>
      </w:r>
      <w:r w:rsidR="00CE1C73">
        <w:rPr>
          <w:rFonts w:ascii="Times New Roman" w:hAnsi="Times New Roman" w:cs="Times New Roman"/>
        </w:rPr>
        <w:t>entre humano y máquina</w:t>
      </w:r>
      <w:r w:rsidR="001A02CD" w:rsidRPr="007D26B2">
        <w:rPr>
          <w:rFonts w:ascii="Times New Roman" w:hAnsi="Times New Roman" w:cs="Times New Roman"/>
        </w:rPr>
        <w:t xml:space="preserve">, en la actualidad </w:t>
      </w:r>
      <w:r w:rsidR="00CE1C73">
        <w:rPr>
          <w:rFonts w:ascii="Times New Roman" w:hAnsi="Times New Roman" w:cs="Times New Roman"/>
        </w:rPr>
        <w:t xml:space="preserve">pareciera que se trata de adaptar </w:t>
      </w:r>
      <w:r w:rsidR="003636FA">
        <w:rPr>
          <w:rFonts w:ascii="Times New Roman" w:hAnsi="Times New Roman" w:cs="Times New Roman"/>
        </w:rPr>
        <w:t>al</w:t>
      </w:r>
      <w:r w:rsidR="00CE1C73">
        <w:rPr>
          <w:rFonts w:ascii="Times New Roman" w:hAnsi="Times New Roman" w:cs="Times New Roman"/>
        </w:rPr>
        <w:t xml:space="preserve"> usuario </w:t>
      </w:r>
      <w:r w:rsidR="003636FA">
        <w:rPr>
          <w:rFonts w:ascii="Times New Roman" w:hAnsi="Times New Roman" w:cs="Times New Roman"/>
        </w:rPr>
        <w:t xml:space="preserve">a </w:t>
      </w:r>
      <w:r w:rsidR="00CE1C73">
        <w:rPr>
          <w:rFonts w:ascii="Times New Roman" w:hAnsi="Times New Roman" w:cs="Times New Roman"/>
        </w:rPr>
        <w:t xml:space="preserve">las pautas </w:t>
      </w:r>
      <w:r>
        <w:rPr>
          <w:rFonts w:ascii="Times New Roman" w:hAnsi="Times New Roman" w:cs="Times New Roman"/>
        </w:rPr>
        <w:t>guiad</w:t>
      </w:r>
      <w:r w:rsidR="003636FA">
        <w:rPr>
          <w:rFonts w:ascii="Times New Roman" w:hAnsi="Times New Roman" w:cs="Times New Roman"/>
        </w:rPr>
        <w:t>a</w:t>
      </w:r>
      <w:r>
        <w:rPr>
          <w:rFonts w:ascii="Times New Roman" w:hAnsi="Times New Roman" w:cs="Times New Roman"/>
        </w:rPr>
        <w:t>s por el ecosistema de los medios digitales, es decir a</w:t>
      </w:r>
      <w:r w:rsidR="00FC2F27">
        <w:rPr>
          <w:rFonts w:ascii="Times New Roman" w:hAnsi="Times New Roman" w:cs="Times New Roman"/>
        </w:rPr>
        <w:t>l</w:t>
      </w:r>
      <w:r>
        <w:rPr>
          <w:rFonts w:ascii="Times New Roman" w:hAnsi="Times New Roman" w:cs="Times New Roman"/>
        </w:rPr>
        <w:t xml:space="preserve"> </w:t>
      </w:r>
      <w:r w:rsidR="00CE1C73">
        <w:rPr>
          <w:rFonts w:ascii="Times New Roman" w:hAnsi="Times New Roman" w:cs="Times New Roman"/>
        </w:rPr>
        <w:t>intercambio inconsciente de información</w:t>
      </w:r>
      <w:r>
        <w:rPr>
          <w:rFonts w:ascii="Times New Roman" w:hAnsi="Times New Roman" w:cs="Times New Roman"/>
        </w:rPr>
        <w:t xml:space="preserve"> sin descanso ni almacenamiento </w:t>
      </w:r>
      <w:r w:rsidR="00CE1C73">
        <w:rPr>
          <w:rFonts w:ascii="Times New Roman" w:hAnsi="Times New Roman" w:cs="Times New Roman"/>
        </w:rPr>
        <w:t xml:space="preserve">duradero, con la </w:t>
      </w:r>
      <w:r w:rsidR="006532DA">
        <w:rPr>
          <w:rFonts w:ascii="Times New Roman" w:hAnsi="Times New Roman" w:cs="Times New Roman"/>
        </w:rPr>
        <w:t>única</w:t>
      </w:r>
      <w:r w:rsidR="00CE1C73">
        <w:rPr>
          <w:rFonts w:ascii="Times New Roman" w:hAnsi="Times New Roman" w:cs="Times New Roman"/>
        </w:rPr>
        <w:t xml:space="preserve"> finalidad de mover información de un lado a otro</w:t>
      </w:r>
      <w:r w:rsidR="003636FA">
        <w:rPr>
          <w:rFonts w:ascii="Times New Roman" w:hAnsi="Times New Roman" w:cs="Times New Roman"/>
        </w:rPr>
        <w:t xml:space="preserve">, para alimentar bancos de datos o inteligencia artificial </w:t>
      </w:r>
      <w:r w:rsidR="00FC2F27">
        <w:rPr>
          <w:rFonts w:ascii="Times New Roman" w:hAnsi="Times New Roman" w:cs="Times New Roman"/>
        </w:rPr>
        <w:t>para que se vuelva predictiva de nuestras acciones.</w:t>
      </w:r>
    </w:p>
    <w:p w14:paraId="2B888512" w14:textId="77777777" w:rsidR="00CE1C73" w:rsidRDefault="0097241C" w:rsidP="00AD3D4F">
      <w:pPr>
        <w:spacing w:before="120" w:after="120" w:line="360" w:lineRule="auto"/>
        <w:jc w:val="both"/>
        <w:rPr>
          <w:rFonts w:ascii="Times New Roman" w:hAnsi="Times New Roman" w:cs="Times New Roman"/>
        </w:rPr>
      </w:pPr>
      <w:r>
        <w:rPr>
          <w:rFonts w:ascii="Times New Roman" w:hAnsi="Times New Roman" w:cs="Times New Roman"/>
        </w:rPr>
        <w:t xml:space="preserve">Sin </w:t>
      </w:r>
      <w:proofErr w:type="gramStart"/>
      <w:r>
        <w:rPr>
          <w:rFonts w:ascii="Times New Roman" w:hAnsi="Times New Roman" w:cs="Times New Roman"/>
        </w:rPr>
        <w:t>embargo</w:t>
      </w:r>
      <w:proofErr w:type="gramEnd"/>
      <w:r>
        <w:rPr>
          <w:rFonts w:ascii="Times New Roman" w:hAnsi="Times New Roman" w:cs="Times New Roman"/>
        </w:rPr>
        <w:t xml:space="preserve"> </w:t>
      </w:r>
      <w:r w:rsidR="00FC2F27">
        <w:rPr>
          <w:rFonts w:ascii="Times New Roman" w:hAnsi="Times New Roman" w:cs="Times New Roman"/>
        </w:rPr>
        <w:t>esta</w:t>
      </w:r>
      <w:r>
        <w:rPr>
          <w:rFonts w:ascii="Times New Roman" w:hAnsi="Times New Roman" w:cs="Times New Roman"/>
        </w:rPr>
        <w:t xml:space="preserve"> realidad mediada por datos trae consecuencias para el ser humano, </w:t>
      </w:r>
      <w:r w:rsidR="00FC2F27">
        <w:rPr>
          <w:rFonts w:ascii="Times New Roman" w:hAnsi="Times New Roman" w:cs="Times New Roman"/>
        </w:rPr>
        <w:t xml:space="preserve">debido a que esta manera de </w:t>
      </w:r>
      <w:r>
        <w:rPr>
          <w:rFonts w:ascii="Times New Roman" w:hAnsi="Times New Roman" w:cs="Times New Roman"/>
        </w:rPr>
        <w:t xml:space="preserve">involucrarnos con la información, a pesar de su calidad es limitada y sesgada </w:t>
      </w:r>
      <w:r w:rsidR="00FC2F27">
        <w:rPr>
          <w:rFonts w:ascii="Times New Roman" w:hAnsi="Times New Roman" w:cs="Times New Roman"/>
        </w:rPr>
        <w:t>porque</w:t>
      </w:r>
      <w:r>
        <w:rPr>
          <w:rFonts w:ascii="Times New Roman" w:hAnsi="Times New Roman" w:cs="Times New Roman"/>
        </w:rPr>
        <w:t xml:space="preserve"> los humanos no nos relacionamos </w:t>
      </w:r>
      <w:r w:rsidR="006532DA">
        <w:rPr>
          <w:rFonts w:ascii="Times New Roman" w:hAnsi="Times New Roman" w:cs="Times New Roman"/>
        </w:rPr>
        <w:t>así</w:t>
      </w:r>
      <w:r>
        <w:rPr>
          <w:rFonts w:ascii="Times New Roman" w:hAnsi="Times New Roman" w:cs="Times New Roman"/>
        </w:rPr>
        <w:t xml:space="preserve"> con la realidad; interactuamos con las cosas, el entorno o con nuestros compañeros </w:t>
      </w:r>
      <w:r w:rsidR="00FC2F27">
        <w:rPr>
          <w:rFonts w:ascii="Times New Roman" w:hAnsi="Times New Roman" w:cs="Times New Roman"/>
        </w:rPr>
        <w:t>usando nuestra</w:t>
      </w:r>
      <w:r>
        <w:rPr>
          <w:rFonts w:ascii="Times New Roman" w:hAnsi="Times New Roman" w:cs="Times New Roman"/>
        </w:rPr>
        <w:t xml:space="preserve"> corporalidad</w:t>
      </w:r>
      <w:r w:rsidR="00FC2F27">
        <w:rPr>
          <w:rFonts w:ascii="Times New Roman" w:hAnsi="Times New Roman" w:cs="Times New Roman"/>
        </w:rPr>
        <w:t xml:space="preserve">, es a través del </w:t>
      </w:r>
      <w:r>
        <w:rPr>
          <w:rFonts w:ascii="Times New Roman" w:hAnsi="Times New Roman" w:cs="Times New Roman"/>
        </w:rPr>
        <w:t xml:space="preserve">contacto </w:t>
      </w:r>
      <w:r w:rsidR="00FC2F27">
        <w:rPr>
          <w:rFonts w:ascii="Times New Roman" w:hAnsi="Times New Roman" w:cs="Times New Roman"/>
        </w:rPr>
        <w:t xml:space="preserve">que </w:t>
      </w:r>
      <w:r>
        <w:rPr>
          <w:rFonts w:ascii="Times New Roman" w:hAnsi="Times New Roman" w:cs="Times New Roman"/>
        </w:rPr>
        <w:t>aprehende</w:t>
      </w:r>
      <w:r w:rsidR="00FC2F27">
        <w:rPr>
          <w:rFonts w:ascii="Times New Roman" w:hAnsi="Times New Roman" w:cs="Times New Roman"/>
        </w:rPr>
        <w:t xml:space="preserve">mos </w:t>
      </w:r>
      <w:r>
        <w:rPr>
          <w:rFonts w:ascii="Times New Roman" w:hAnsi="Times New Roman" w:cs="Times New Roman"/>
        </w:rPr>
        <w:t xml:space="preserve">y no sólo </w:t>
      </w:r>
      <w:r w:rsidR="00FC2F27">
        <w:rPr>
          <w:rFonts w:ascii="Times New Roman" w:hAnsi="Times New Roman" w:cs="Times New Roman"/>
        </w:rPr>
        <w:t>de</w:t>
      </w:r>
      <w:r>
        <w:rPr>
          <w:rFonts w:ascii="Times New Roman" w:hAnsi="Times New Roman" w:cs="Times New Roman"/>
        </w:rPr>
        <w:t xml:space="preserve"> datos </w:t>
      </w:r>
      <w:r w:rsidRPr="0097241C">
        <w:rPr>
          <w:rFonts w:ascii="Times New Roman" w:hAnsi="Times New Roman" w:cs="Times New Roman"/>
        </w:rPr>
        <w:t>abstractos</w:t>
      </w:r>
      <w:r w:rsidR="00FC2F27">
        <w:rPr>
          <w:rFonts w:ascii="Times New Roman" w:hAnsi="Times New Roman" w:cs="Times New Roman"/>
        </w:rPr>
        <w:t>.</w:t>
      </w:r>
      <w:r w:rsidRPr="0097241C">
        <w:rPr>
          <w:rFonts w:ascii="Times New Roman" w:hAnsi="Times New Roman" w:cs="Times New Roman"/>
        </w:rPr>
        <w:t xml:space="preserve"> </w:t>
      </w:r>
    </w:p>
    <w:p w14:paraId="2F65DA4F" w14:textId="49E975F7" w:rsidR="00623BB1" w:rsidRDefault="00623BB1" w:rsidP="00AD3D4F">
      <w:pPr>
        <w:spacing w:before="120" w:after="120" w:line="360" w:lineRule="auto"/>
        <w:jc w:val="both"/>
        <w:rPr>
          <w:rFonts w:ascii="Times New Roman" w:hAnsi="Times New Roman" w:cs="Times New Roman"/>
        </w:rPr>
      </w:pPr>
      <w:r>
        <w:rPr>
          <w:rFonts w:ascii="Times New Roman" w:hAnsi="Times New Roman" w:cs="Times New Roman"/>
        </w:rPr>
        <w:t>Los</w:t>
      </w:r>
      <w:r w:rsidRPr="00FA15F0">
        <w:rPr>
          <w:rFonts w:ascii="Times New Roman" w:hAnsi="Times New Roman" w:cs="Times New Roman"/>
        </w:rPr>
        <w:t xml:space="preserve"> profesionales de la salud cada vez advierten </w:t>
      </w:r>
      <w:r>
        <w:rPr>
          <w:rFonts w:ascii="Times New Roman" w:hAnsi="Times New Roman" w:cs="Times New Roman"/>
        </w:rPr>
        <w:t xml:space="preserve">más </w:t>
      </w:r>
      <w:r w:rsidRPr="00FA15F0">
        <w:rPr>
          <w:rFonts w:ascii="Times New Roman" w:hAnsi="Times New Roman" w:cs="Times New Roman"/>
        </w:rPr>
        <w:t xml:space="preserve">sobre </w:t>
      </w:r>
      <w:r w:rsidR="00FC2F27">
        <w:rPr>
          <w:rFonts w:ascii="Times New Roman" w:hAnsi="Times New Roman" w:cs="Times New Roman"/>
        </w:rPr>
        <w:t xml:space="preserve">diversas </w:t>
      </w:r>
      <w:r>
        <w:rPr>
          <w:rFonts w:ascii="Times New Roman" w:hAnsi="Times New Roman" w:cs="Times New Roman"/>
        </w:rPr>
        <w:t xml:space="preserve">patologías que </w:t>
      </w:r>
      <w:r w:rsidR="006532DA">
        <w:rPr>
          <w:rFonts w:ascii="Times New Roman" w:hAnsi="Times New Roman" w:cs="Times New Roman"/>
        </w:rPr>
        <w:t>están</w:t>
      </w:r>
      <w:r>
        <w:rPr>
          <w:rFonts w:ascii="Times New Roman" w:hAnsi="Times New Roman" w:cs="Times New Roman"/>
        </w:rPr>
        <w:t xml:space="preserve"> desarrollando los</w:t>
      </w:r>
      <w:r w:rsidRPr="00FA15F0">
        <w:rPr>
          <w:rFonts w:ascii="Times New Roman" w:hAnsi="Times New Roman" w:cs="Times New Roman"/>
        </w:rPr>
        <w:t xml:space="preserve"> usuarios que pasan gran cantidad de tiempo </w:t>
      </w:r>
      <w:r>
        <w:rPr>
          <w:rFonts w:ascii="Times New Roman" w:hAnsi="Times New Roman" w:cs="Times New Roman"/>
        </w:rPr>
        <w:t xml:space="preserve">consumiendo interactuando con </w:t>
      </w:r>
      <w:r w:rsidRPr="00FA15F0">
        <w:rPr>
          <w:rFonts w:ascii="Times New Roman" w:hAnsi="Times New Roman" w:cs="Times New Roman"/>
        </w:rPr>
        <w:t>las pantallas, principalmente</w:t>
      </w:r>
      <w:r>
        <w:rPr>
          <w:rFonts w:ascii="Times New Roman" w:hAnsi="Times New Roman" w:cs="Times New Roman"/>
        </w:rPr>
        <w:t xml:space="preserve"> en</w:t>
      </w:r>
      <w:r w:rsidRPr="00FA15F0">
        <w:rPr>
          <w:rFonts w:ascii="Times New Roman" w:hAnsi="Times New Roman" w:cs="Times New Roman"/>
        </w:rPr>
        <w:t xml:space="preserve"> </w:t>
      </w:r>
      <w:r w:rsidR="00FC2F27">
        <w:rPr>
          <w:rFonts w:ascii="Times New Roman" w:hAnsi="Times New Roman" w:cs="Times New Roman"/>
        </w:rPr>
        <w:t>adolescentes y niño</w:t>
      </w:r>
      <w:ins w:id="22" w:author="Autor">
        <w:r w:rsidR="00906CF3">
          <w:rPr>
            <w:rFonts w:ascii="Times New Roman" w:hAnsi="Times New Roman" w:cs="Times New Roman"/>
          </w:rPr>
          <w:t>s</w:t>
        </w:r>
      </w:ins>
      <w:r w:rsidRPr="00FA15F0">
        <w:rPr>
          <w:rFonts w:ascii="Times New Roman" w:hAnsi="Times New Roman" w:cs="Times New Roman"/>
        </w:rPr>
        <w:t xml:space="preserve"> que se han habituado a esta tecnología desde muy temprana edad,</w:t>
      </w:r>
      <w:r w:rsidR="00FC2F27">
        <w:rPr>
          <w:rFonts w:ascii="Times New Roman" w:hAnsi="Times New Roman" w:cs="Times New Roman"/>
        </w:rPr>
        <w:t xml:space="preserve"> teniendo</w:t>
      </w:r>
      <w:r w:rsidRPr="00FA15F0">
        <w:rPr>
          <w:rFonts w:ascii="Times New Roman" w:hAnsi="Times New Roman" w:cs="Times New Roman"/>
        </w:rPr>
        <w:t xml:space="preserve"> dificultades para mantener </w:t>
      </w:r>
      <w:r>
        <w:rPr>
          <w:rFonts w:ascii="Times New Roman" w:hAnsi="Times New Roman" w:cs="Times New Roman"/>
        </w:rPr>
        <w:t>la</w:t>
      </w:r>
      <w:r w:rsidRPr="00FA15F0">
        <w:rPr>
          <w:rFonts w:ascii="Times New Roman" w:hAnsi="Times New Roman" w:cs="Times New Roman"/>
        </w:rPr>
        <w:t xml:space="preserve"> atención,</w:t>
      </w:r>
      <w:r>
        <w:rPr>
          <w:rFonts w:ascii="Times New Roman" w:hAnsi="Times New Roman" w:cs="Times New Roman"/>
        </w:rPr>
        <w:t xml:space="preserve"> </w:t>
      </w:r>
      <w:r w:rsidR="00FC2F27">
        <w:rPr>
          <w:rFonts w:ascii="Times New Roman" w:hAnsi="Times New Roman" w:cs="Times New Roman"/>
        </w:rPr>
        <w:t xml:space="preserve"> mostrando escase</w:t>
      </w:r>
      <w:ins w:id="23" w:author="Autor">
        <w:r w:rsidR="00260E11">
          <w:rPr>
            <w:rFonts w:ascii="Times New Roman" w:hAnsi="Times New Roman" w:cs="Times New Roman"/>
          </w:rPr>
          <w:t>z</w:t>
        </w:r>
      </w:ins>
      <w:del w:id="24" w:author="Autor">
        <w:r w:rsidR="00FC2F27" w:rsidDel="00260E11">
          <w:rPr>
            <w:rFonts w:ascii="Times New Roman" w:hAnsi="Times New Roman" w:cs="Times New Roman"/>
          </w:rPr>
          <w:delText>s</w:delText>
        </w:r>
      </w:del>
      <w:r w:rsidR="00FC2F27">
        <w:rPr>
          <w:rFonts w:ascii="Times New Roman" w:hAnsi="Times New Roman" w:cs="Times New Roman"/>
        </w:rPr>
        <w:t xml:space="preserve"> de</w:t>
      </w:r>
      <w:r w:rsidRPr="00FA15F0">
        <w:rPr>
          <w:rFonts w:ascii="Times New Roman" w:hAnsi="Times New Roman" w:cs="Times New Roman"/>
        </w:rPr>
        <w:t xml:space="preserve"> empatía, problemas de sueño, ansiedad, depresión e incluso </w:t>
      </w:r>
      <w:r>
        <w:rPr>
          <w:rFonts w:ascii="Times New Roman" w:hAnsi="Times New Roman" w:cs="Times New Roman"/>
        </w:rPr>
        <w:t xml:space="preserve">se ha detectado una </w:t>
      </w:r>
      <w:r w:rsidRPr="00FA15F0">
        <w:rPr>
          <w:rFonts w:ascii="Times New Roman" w:hAnsi="Times New Roman" w:cs="Times New Roman"/>
        </w:rPr>
        <w:t xml:space="preserve">predisposición </w:t>
      </w:r>
      <w:r>
        <w:rPr>
          <w:rFonts w:ascii="Times New Roman" w:hAnsi="Times New Roman" w:cs="Times New Roman"/>
        </w:rPr>
        <w:t>hacia</w:t>
      </w:r>
      <w:r w:rsidRPr="00FA15F0">
        <w:rPr>
          <w:rFonts w:ascii="Times New Roman" w:hAnsi="Times New Roman" w:cs="Times New Roman"/>
        </w:rPr>
        <w:t xml:space="preserve"> el autismo</w:t>
      </w:r>
      <w:r w:rsidR="00FC2F27">
        <w:rPr>
          <w:rFonts w:ascii="Times New Roman" w:hAnsi="Times New Roman" w:cs="Times New Roman"/>
        </w:rPr>
        <w:t xml:space="preserve">, un problema que tiene que ver principalmente con la comunicación humana, </w:t>
      </w:r>
      <w:r w:rsidR="00FC2F27" w:rsidRPr="0097241C">
        <w:rPr>
          <w:rFonts w:ascii="Times New Roman" w:hAnsi="Times New Roman" w:cs="Times New Roman"/>
        </w:rPr>
        <w:t>¿Qué resonancia tendrá en nuestro cuerpo toda esta inercia estática que provoca el prolongado uso de dispositivos</w:t>
      </w:r>
      <w:r w:rsidR="00FC2F27">
        <w:rPr>
          <w:rFonts w:ascii="Times New Roman" w:hAnsi="Times New Roman" w:cs="Times New Roman"/>
        </w:rPr>
        <w:t xml:space="preserve"> o el confiar a ellos nuestras tareas cotidianas</w:t>
      </w:r>
      <w:r w:rsidR="00FC2F27" w:rsidRPr="0097241C">
        <w:rPr>
          <w:rFonts w:ascii="Times New Roman" w:hAnsi="Times New Roman" w:cs="Times New Roman"/>
        </w:rPr>
        <w:t>?</w:t>
      </w:r>
      <w:r w:rsidR="004A72B3">
        <w:rPr>
          <w:rFonts w:ascii="Times New Roman" w:hAnsi="Times New Roman" w:cs="Times New Roman"/>
        </w:rPr>
        <w:t>.</w:t>
      </w:r>
    </w:p>
    <w:p w14:paraId="7174D799" w14:textId="77777777" w:rsidR="00982521" w:rsidRPr="000D075F" w:rsidRDefault="000D075F" w:rsidP="00AD3D4F">
      <w:pPr>
        <w:spacing w:before="120" w:after="120" w:line="360" w:lineRule="auto"/>
        <w:jc w:val="both"/>
        <w:rPr>
          <w:rFonts w:ascii="Times New Roman" w:hAnsi="Times New Roman" w:cs="Times New Roman"/>
          <w:b/>
          <w:i/>
          <w:sz w:val="22"/>
          <w:szCs w:val="22"/>
        </w:rPr>
      </w:pPr>
      <w:r w:rsidRPr="000D075F">
        <w:rPr>
          <w:rFonts w:ascii="Times New Roman" w:hAnsi="Times New Roman" w:cs="Times New Roman"/>
          <w:b/>
          <w:i/>
          <w:sz w:val="22"/>
          <w:szCs w:val="22"/>
        </w:rPr>
        <w:t>El cuerpo apagado</w:t>
      </w:r>
      <w:r w:rsidR="001D74D5">
        <w:rPr>
          <w:rFonts w:ascii="Times New Roman" w:hAnsi="Times New Roman" w:cs="Times New Roman"/>
          <w:b/>
          <w:i/>
          <w:sz w:val="22"/>
          <w:szCs w:val="22"/>
        </w:rPr>
        <w:t>.</w:t>
      </w:r>
    </w:p>
    <w:p w14:paraId="2A7FECB0" w14:textId="325FD114" w:rsidR="00552880" w:rsidRDefault="00552880" w:rsidP="00F0695C">
      <w:pPr>
        <w:spacing w:before="120" w:after="120" w:line="360" w:lineRule="auto"/>
        <w:jc w:val="both"/>
        <w:rPr>
          <w:rFonts w:ascii="Times New Roman" w:hAnsi="Times New Roman" w:cs="Times New Roman"/>
        </w:rPr>
      </w:pPr>
      <w:r>
        <w:rPr>
          <w:rFonts w:ascii="Times New Roman" w:hAnsi="Times New Roman" w:cs="Times New Roman"/>
        </w:rPr>
        <w:t>El sistema neurológico humano</w:t>
      </w:r>
      <w:r w:rsidRPr="0097241C">
        <w:rPr>
          <w:rFonts w:ascii="Times New Roman" w:hAnsi="Times New Roman" w:cs="Times New Roman"/>
        </w:rPr>
        <w:t xml:space="preserve"> no está diseñado biológicamente para procesar la realidad filtrando y procesando grandes cantidades de </w:t>
      </w:r>
      <w:r>
        <w:rPr>
          <w:rFonts w:ascii="Times New Roman" w:hAnsi="Times New Roman" w:cs="Times New Roman"/>
        </w:rPr>
        <w:t>información</w:t>
      </w:r>
      <w:r w:rsidRPr="0097241C">
        <w:rPr>
          <w:rFonts w:ascii="Times New Roman" w:hAnsi="Times New Roman" w:cs="Times New Roman"/>
        </w:rPr>
        <w:t xml:space="preserve">, </w:t>
      </w:r>
      <w:r w:rsidR="00F0695C">
        <w:rPr>
          <w:rFonts w:ascii="Times New Roman" w:hAnsi="Times New Roman" w:cs="Times New Roman"/>
        </w:rPr>
        <w:t xml:space="preserve">y cada vez se nos induce más a </w:t>
      </w:r>
      <w:r w:rsidR="00F0695C">
        <w:rPr>
          <w:rFonts w:ascii="Times New Roman" w:hAnsi="Times New Roman" w:cs="Times New Roman"/>
        </w:rPr>
        <w:lastRenderedPageBreak/>
        <w:t xml:space="preserve">adaptarnos a operar como la </w:t>
      </w:r>
      <w:r>
        <w:rPr>
          <w:rFonts w:ascii="Times New Roman" w:hAnsi="Times New Roman" w:cs="Times New Roman"/>
        </w:rPr>
        <w:t xml:space="preserve">mente </w:t>
      </w:r>
      <w:r w:rsidRPr="0097241C">
        <w:rPr>
          <w:rFonts w:ascii="Times New Roman" w:hAnsi="Times New Roman" w:cs="Times New Roman"/>
        </w:rPr>
        <w:t xml:space="preserve">computacional, es decir </w:t>
      </w:r>
      <w:r w:rsidR="00F0695C">
        <w:rPr>
          <w:rFonts w:ascii="Times New Roman" w:hAnsi="Times New Roman" w:cs="Times New Roman"/>
        </w:rPr>
        <w:t xml:space="preserve">a </w:t>
      </w:r>
      <w:r w:rsidRPr="0097241C">
        <w:rPr>
          <w:rFonts w:ascii="Times New Roman" w:hAnsi="Times New Roman" w:cs="Times New Roman"/>
        </w:rPr>
        <w:t xml:space="preserve">inferir la realidad </w:t>
      </w:r>
      <w:r>
        <w:rPr>
          <w:rFonts w:ascii="Times New Roman" w:hAnsi="Times New Roman" w:cs="Times New Roman"/>
        </w:rPr>
        <w:t>a</w:t>
      </w:r>
      <w:r w:rsidRPr="0097241C">
        <w:rPr>
          <w:rFonts w:ascii="Times New Roman" w:hAnsi="Times New Roman" w:cs="Times New Roman"/>
        </w:rPr>
        <w:t xml:space="preserve"> través de datos, sin embargo </w:t>
      </w:r>
      <w:r>
        <w:rPr>
          <w:rFonts w:ascii="Times New Roman" w:hAnsi="Times New Roman" w:cs="Times New Roman"/>
        </w:rPr>
        <w:t xml:space="preserve">necesitamos </w:t>
      </w:r>
      <w:r w:rsidRPr="0097241C">
        <w:rPr>
          <w:rFonts w:ascii="Times New Roman" w:hAnsi="Times New Roman" w:cs="Times New Roman"/>
        </w:rPr>
        <w:t xml:space="preserve">situarnos en el mundo </w:t>
      </w:r>
      <w:r>
        <w:rPr>
          <w:rFonts w:ascii="Times New Roman" w:hAnsi="Times New Roman" w:cs="Times New Roman"/>
        </w:rPr>
        <w:t>corporalmente</w:t>
      </w:r>
      <w:r w:rsidRPr="0097241C">
        <w:rPr>
          <w:rFonts w:ascii="Times New Roman" w:hAnsi="Times New Roman" w:cs="Times New Roman"/>
        </w:rPr>
        <w:t xml:space="preserve"> e interpretarlo a partir de nuestra sensorialidad </w:t>
      </w:r>
      <w:r w:rsidRPr="0097241C">
        <w:rPr>
          <w:rFonts w:ascii="Times New Roman" w:hAnsi="Times New Roman" w:cs="Times New Roman"/>
        </w:rPr>
        <w:fldChar w:fldCharType="begin"/>
      </w:r>
      <w:r w:rsidRPr="0097241C">
        <w:rPr>
          <w:rFonts w:ascii="Times New Roman" w:hAnsi="Times New Roman" w:cs="Times New Roman"/>
        </w:rPr>
        <w:instrText xml:space="preserve"> ADDIN ZOTERO_ITEM CSL_CITATION {"citationID":"qhaa8kfi5","properties":{"formattedCitation":"(Varela, Thompson, &amp; Rosch, 2000)","plainCitation":"(Varela, Thompson, &amp; Rosch, 2000)","noteIndex":0},"citationItems":[{"id":"IzBikbOK/nx7oEBrW","uris":["http://zotero.org/users/local/ezh7nOHK/items/RSMGWZWB"],"uri":["http://zotero.org/users/local/ezh7nOHK/items/RSMGWZWB"],"itemData":{"id":2015,"type":"book","title":"The embodied mind: cognitive science and human experience","publisher":"MIT Press","publisher-place":"Cambridge, Mass.","number-of-pages":"308","edition":"8. print","source":"Gemeinsamer Bibliotheksverbund ISBN","event-place":"Cambridge, Mass.","abstract":"OCLC: 249281910","ISBN":"978-0-262-72021-2","shortTitle":"The embodied mind","language":"eng","author":[{"family":"Varela","given":"Francisco J."},{"family":"Thompson","given":"Evan"},{"family":"Rosch","given":"Eleanor"}],"issued":{"date-parts":[["2000"]]}}}],"schema":"https://github.com/citation-style-language/schema/raw/master/csl-citation.json"} </w:instrText>
      </w:r>
      <w:r w:rsidRPr="0097241C">
        <w:rPr>
          <w:rFonts w:ascii="Times New Roman" w:hAnsi="Times New Roman" w:cs="Times New Roman"/>
        </w:rPr>
        <w:fldChar w:fldCharType="separate"/>
      </w:r>
      <w:r w:rsidRPr="0097241C">
        <w:rPr>
          <w:rFonts w:ascii="Times New Roman" w:hAnsi="Times New Roman" w:cs="Times New Roman"/>
        </w:rPr>
        <w:t>(Varela, Thompson, &amp; Rosch, 2000)</w:t>
      </w:r>
      <w:r w:rsidRPr="0097241C">
        <w:rPr>
          <w:rFonts w:ascii="Times New Roman" w:hAnsi="Times New Roman" w:cs="Times New Roman"/>
        </w:rPr>
        <w:fldChar w:fldCharType="end"/>
      </w:r>
      <w:r w:rsidRPr="0097241C">
        <w:rPr>
          <w:rFonts w:ascii="Times New Roman" w:hAnsi="Times New Roman" w:cs="Times New Roman"/>
        </w:rPr>
        <w:t>, ¿</w:t>
      </w:r>
      <w:r w:rsidR="00F0695C">
        <w:rPr>
          <w:rFonts w:ascii="Times New Roman" w:hAnsi="Times New Roman" w:cs="Times New Roman"/>
        </w:rPr>
        <w:t>En la actualidad c</w:t>
      </w:r>
      <w:r w:rsidRPr="0097241C">
        <w:rPr>
          <w:rFonts w:ascii="Times New Roman" w:hAnsi="Times New Roman" w:cs="Times New Roman"/>
        </w:rPr>
        <w:t>u</w:t>
      </w:r>
      <w:ins w:id="25" w:author="Autor">
        <w:r w:rsidR="00260E11">
          <w:rPr>
            <w:rFonts w:ascii="Times New Roman" w:hAnsi="Times New Roman" w:cs="Times New Roman"/>
          </w:rPr>
          <w:t>á</w:t>
        </w:r>
      </w:ins>
      <w:del w:id="26" w:author="Autor">
        <w:r w:rsidRPr="0097241C" w:rsidDel="00260E11">
          <w:rPr>
            <w:rFonts w:ascii="Times New Roman" w:hAnsi="Times New Roman" w:cs="Times New Roman"/>
          </w:rPr>
          <w:delText>a</w:delText>
        </w:r>
      </w:del>
      <w:r w:rsidRPr="0097241C">
        <w:rPr>
          <w:rFonts w:ascii="Times New Roman" w:hAnsi="Times New Roman" w:cs="Times New Roman"/>
        </w:rPr>
        <w:t xml:space="preserve">nta parte de nuestro día dedicamos a actividades que involucren </w:t>
      </w:r>
      <w:r w:rsidR="00F0695C">
        <w:rPr>
          <w:rFonts w:ascii="Times New Roman" w:hAnsi="Times New Roman" w:cs="Times New Roman"/>
        </w:rPr>
        <w:t>al</w:t>
      </w:r>
      <w:r w:rsidRPr="0097241C">
        <w:rPr>
          <w:rFonts w:ascii="Times New Roman" w:hAnsi="Times New Roman" w:cs="Times New Roman"/>
        </w:rPr>
        <w:t xml:space="preserve"> cuerpo o el contacto con lo natural</w:t>
      </w:r>
      <w:r w:rsidR="00F0695C">
        <w:rPr>
          <w:rFonts w:ascii="Times New Roman" w:hAnsi="Times New Roman" w:cs="Times New Roman"/>
        </w:rPr>
        <w:t xml:space="preserve"> o los otros</w:t>
      </w:r>
      <w:r w:rsidRPr="0097241C">
        <w:rPr>
          <w:rFonts w:ascii="Times New Roman" w:hAnsi="Times New Roman" w:cs="Times New Roman"/>
        </w:rPr>
        <w:t xml:space="preserve"> sin estar mediado por la tecnología?.</w:t>
      </w:r>
    </w:p>
    <w:p w14:paraId="08A7E931" w14:textId="3DA3F75D" w:rsidR="00EA6263" w:rsidRDefault="00F0695C" w:rsidP="00AD3D4F">
      <w:pPr>
        <w:spacing w:before="120" w:after="120" w:line="360" w:lineRule="auto"/>
        <w:jc w:val="both"/>
        <w:rPr>
          <w:rFonts w:ascii="Times New Roman" w:hAnsi="Times New Roman" w:cs="Times New Roman"/>
        </w:rPr>
      </w:pPr>
      <w:r>
        <w:rPr>
          <w:rFonts w:ascii="Times New Roman" w:hAnsi="Times New Roman" w:cs="Times New Roman"/>
        </w:rPr>
        <w:t>R</w:t>
      </w:r>
      <w:r w:rsidR="0097241C">
        <w:rPr>
          <w:rFonts w:ascii="Times New Roman" w:hAnsi="Times New Roman" w:cs="Times New Roman"/>
        </w:rPr>
        <w:t>elacionarnos con</w:t>
      </w:r>
      <w:r w:rsidR="00623BB1" w:rsidRPr="00FB32BB">
        <w:rPr>
          <w:rFonts w:ascii="Times New Roman" w:hAnsi="Times New Roman" w:cs="Times New Roman"/>
        </w:rPr>
        <w:t xml:space="preserve"> la información</w:t>
      </w:r>
      <w:r w:rsidR="0097241C">
        <w:rPr>
          <w:rFonts w:ascii="Times New Roman" w:hAnsi="Times New Roman" w:cs="Times New Roman"/>
        </w:rPr>
        <w:t xml:space="preserve"> </w:t>
      </w:r>
      <w:r>
        <w:rPr>
          <w:rFonts w:ascii="Times New Roman" w:hAnsi="Times New Roman" w:cs="Times New Roman"/>
        </w:rPr>
        <w:t>de manera</w:t>
      </w:r>
      <w:r w:rsidR="0097241C">
        <w:rPr>
          <w:rFonts w:ascii="Times New Roman" w:hAnsi="Times New Roman" w:cs="Times New Roman"/>
        </w:rPr>
        <w:t xml:space="preserve"> constante</w:t>
      </w:r>
      <w:r w:rsidR="00623BB1" w:rsidRPr="00FB32BB">
        <w:rPr>
          <w:rFonts w:ascii="Times New Roman" w:hAnsi="Times New Roman" w:cs="Times New Roman"/>
        </w:rPr>
        <w:t xml:space="preserve">, </w:t>
      </w:r>
      <w:r w:rsidR="007A7154">
        <w:rPr>
          <w:rFonts w:ascii="Times New Roman" w:hAnsi="Times New Roman" w:cs="Times New Roman"/>
        </w:rPr>
        <w:t>est</w:t>
      </w:r>
      <w:ins w:id="27" w:author="Autor">
        <w:r w:rsidR="00260E11">
          <w:rPr>
            <w:rFonts w:ascii="Times New Roman" w:hAnsi="Times New Roman" w:cs="Times New Roman"/>
          </w:rPr>
          <w:t>á</w:t>
        </w:r>
      </w:ins>
      <w:del w:id="28" w:author="Autor">
        <w:r w:rsidR="007A7154" w:rsidDel="00260E11">
          <w:rPr>
            <w:rFonts w:ascii="Times New Roman" w:hAnsi="Times New Roman" w:cs="Times New Roman"/>
          </w:rPr>
          <w:delText>a</w:delText>
        </w:r>
      </w:del>
      <w:r w:rsidR="00623BB1" w:rsidRPr="00FB32BB">
        <w:rPr>
          <w:rFonts w:ascii="Times New Roman" w:hAnsi="Times New Roman" w:cs="Times New Roman"/>
        </w:rPr>
        <w:t xml:space="preserve"> </w:t>
      </w:r>
      <w:r w:rsidR="007A7154">
        <w:rPr>
          <w:rFonts w:ascii="Times New Roman" w:hAnsi="Times New Roman" w:cs="Times New Roman"/>
        </w:rPr>
        <w:t>teniendo</w:t>
      </w:r>
      <w:r w:rsidR="00623BB1" w:rsidRPr="00FB32BB">
        <w:rPr>
          <w:rFonts w:ascii="Times New Roman" w:hAnsi="Times New Roman" w:cs="Times New Roman"/>
        </w:rPr>
        <w:t xml:space="preserve"> efectos </w:t>
      </w:r>
      <w:r w:rsidR="00EA6263">
        <w:rPr>
          <w:rFonts w:ascii="Times New Roman" w:hAnsi="Times New Roman" w:cs="Times New Roman"/>
        </w:rPr>
        <w:t xml:space="preserve">psicosomáticos </w:t>
      </w:r>
      <w:r w:rsidR="00623BB1" w:rsidRPr="00FB32BB">
        <w:rPr>
          <w:rFonts w:ascii="Times New Roman" w:hAnsi="Times New Roman" w:cs="Times New Roman"/>
        </w:rPr>
        <w:t xml:space="preserve">adversos </w:t>
      </w:r>
      <w:r w:rsidR="00623BB1">
        <w:rPr>
          <w:rFonts w:ascii="Times New Roman" w:hAnsi="Times New Roman" w:cs="Times New Roman"/>
        </w:rPr>
        <w:t>y</w:t>
      </w:r>
      <w:r w:rsidR="00623BB1" w:rsidRPr="00FB32BB">
        <w:rPr>
          <w:rFonts w:ascii="Times New Roman" w:hAnsi="Times New Roman" w:cs="Times New Roman"/>
        </w:rPr>
        <w:t xml:space="preserve"> alarmantes</w:t>
      </w:r>
      <w:r w:rsidR="00623BB1">
        <w:rPr>
          <w:rFonts w:ascii="Times New Roman" w:hAnsi="Times New Roman" w:cs="Times New Roman"/>
        </w:rPr>
        <w:t xml:space="preserve"> </w:t>
      </w:r>
      <w:r w:rsidR="007A7154">
        <w:rPr>
          <w:rFonts w:ascii="Times New Roman" w:hAnsi="Times New Roman" w:cs="Times New Roman"/>
        </w:rPr>
        <w:t>sobre todo en</w:t>
      </w:r>
      <w:r w:rsidR="00EA6263">
        <w:rPr>
          <w:rFonts w:ascii="Times New Roman" w:hAnsi="Times New Roman" w:cs="Times New Roman"/>
        </w:rPr>
        <w:t xml:space="preserve"> los jóvenes </w:t>
      </w:r>
      <w:r w:rsidR="00623BB1" w:rsidRPr="00FB32BB">
        <w:rPr>
          <w:rFonts w:ascii="Times New Roman" w:hAnsi="Times New Roman" w:cs="Times New Roman"/>
        </w:rPr>
        <w:fldChar w:fldCharType="begin"/>
      </w:r>
      <w:r w:rsidR="00623BB1">
        <w:rPr>
          <w:rFonts w:ascii="Times New Roman" w:hAnsi="Times New Roman" w:cs="Times New Roman"/>
        </w:rPr>
        <w:instrText xml:space="preserve"> ADDIN ZOTERO_ITEM CSL_CITATION {"citationID":"2957k5gatb","properties":{"formattedCitation":"(Basay et\\uc0\\u160{}al., 2020; Domoff, Borgen, &amp; Robinson, 2020; Garc\\uc0\\u237{}a-Hermoso, Hormaz\\uc0\\u225{}bal-Aguayo, Fern\\uc0\\u225{}ndez-Vergara, Olivares, &amp; Oriol-Granado, 2020; Hale et\\uc0\\u160{}al., 2018; Trinh, Wong, &amp; Faulkner, 2015)","plainCitation":"(Basay et al., 2020; Domoff, Borgen, &amp; Robinson, 2020; García-Hermoso, Hormazábal-Aguayo, Fernández-Vergara, Olivares, &amp; Oriol-Granado, 2020; Hale et al., 2018; Trinh, Wong, &amp; Faulkner, 2015)","noteIndex":0},"citationItems":[{"id":"IzBikbOK/3FWeAgLE","uris":["http://zotero.org/users/local/ezh7nOHK/items/ICMGUZEQ"],"uri":["http://zotero.org/users/local/ezh7nOHK/items/ICMGUZEQ"],"itemData":{"id":2003,"type":"article","title":"Screen Use Habits among Children and Adolescents with Psychiatric Disorders: A Cross-Sectional Study from Turkey","publisher":"Psihologija","author":[{"family":"Basay","given":"Burge Kabukcu"},{"family":"Basay","given":"Omer"},{"family":"Akdogan","given":"Cemre"},{"family":"Karaisli","given":"Seyma"},{"family":"Satilmis","given":"Merve"},{"family":"Gozen","given":"Burcu"},{"family":"Sekerci","given":"Naci Bahadir"}],"issued":{"date-parts":[["2020"]]}}},{"id":"IzBikbOK/gMcYCowr","uris":["http://zotero.org/users/local/ezh7nOHK/items/G33SNXK2"],"uri":["http://zotero.org/users/local/ezh7nOHK/items/G33SNXK2"],"itemData":{"id":2002,"type":"chapter","title":"Problematic use of screen media and mobile devices","container-title":"Clinician's Toolkit for Children's Behavioral Health","publisher":"Academic Press","page":"175-198","author":[{"family":"Domoff","given":"Sarah E."},{"family":"Borgen","given":"Aubrey L."},{"family":"Robinson","given":"Chelsea"}],"issued":{"date-parts":[["2020"]]}}},{"id":"IzBikbOK/Lg9cUjmz","uris":["http://zotero.org/users/local/ezh7nOHK/items/CFHNSMHP"],"uri":["http://zotero.org/users/local/ezh7nOHK/items/CFHNSMHP"],"itemData":{"id":2000,"type":"article-journal","title":"Physical activity, screen time and subjective well-being among children","container-title":"International journel of clinical and health psychology","author":[{"family":"García-Hermoso","given":"Antonio"},{"family":"Hormazábal-Aguayo","given":"Ignacio"},{"family":"Fernández-Vergara","given":"Omar"},{"family":"Olivares","given":"Pedro R."},{"family":"Oriol-Granado","given":"Xavier"}],"issued":{"date-parts":[["2020"]]}}},{"id":"IzBikbOK/dihGuttz","uris":["http://zotero.org/users/local/ezh7nOHK/items/WTAQ4KBQ"],"uri":["http://zotero.org/users/local/ezh7nOHK/items/WTAQ4KBQ"],"itemData":{"id":2007,"type":"article-journal","title":"Youth Screen Media Habits and Sleep. Sleep-Friendly Screen Behavior Recommendations for Clinicians, Educators, and Parents","container-title":"Child Adolesc Psychiatric Clin N","author":[{"family":"Hale","given":"Lauren"},{"family":"Kirschen","given":"Gregory W."},{"family":"LeBourgeois","given":"Monique K."},{"family":"Gradisar","given":"Michael"},{"family":"Garrison","given":"Michelle M."},{"family":"Montgomery-Downs","given":"Hawley"},{"family":"Kirschen","given":"Howard"},{"family":"McHale","given":"Susan M."},{"family":"Chang","given":"Anne-Marie"},{"family":"Buxton","given":"Orfeu M."}],"issued":{"date-parts":[["2018"]]}}},{"id":"IzBikbOK/GbHXpAWb","uris":["http://zotero.org/users/local/ezh7nOHK/items/8EMJQ85C"],"uri":["http://zotero.org/users/local/ezh7nOHK/items/8EMJQ85C"],"itemData":{"id":2008,"type":"article","title":"The Independent and Interactive Associations of Screen Time and Physical Activity on Mental Health, School Connectedness and Academic Achievement among a Population-Based Sample of Youth","publisher":"Journal Canadian Academy Child Adolescent Psychiatry","author":[{"family":"Trinh","given":"Linda"},{"family":"Wong","given":"Bonny"},{"family":"Faulkner","given":"Guy E."}],"issued":{"date-parts":[["2015"]]}}}],"schema":"https://github.com/citation-style-language/schema/raw/master/csl-citation.json"} </w:instrText>
      </w:r>
      <w:r w:rsidR="00623BB1" w:rsidRPr="00FB32BB">
        <w:rPr>
          <w:rFonts w:ascii="Times New Roman" w:hAnsi="Times New Roman" w:cs="Times New Roman"/>
        </w:rPr>
        <w:fldChar w:fldCharType="separate"/>
      </w:r>
      <w:r w:rsidR="00623BB1" w:rsidRPr="003B48A9">
        <w:rPr>
          <w:rFonts w:ascii="Times New Roman" w:hAnsi="Times New Roman"/>
        </w:rPr>
        <w:t>(Basay et al., 2020; Domoff, Borgen, &amp; Robinson, 2020; García-Hermoso, Hormazábal-Aguayo, Fernández-Vergara, Olivares, &amp; Oriol-Granado, 2020; Hale et al., 2018; Trinh, Wong, &amp; Faulkner, 2015)</w:t>
      </w:r>
      <w:r w:rsidR="00623BB1" w:rsidRPr="00FB32BB">
        <w:rPr>
          <w:rFonts w:ascii="Times New Roman" w:hAnsi="Times New Roman" w:cs="Times New Roman"/>
        </w:rPr>
        <w:fldChar w:fldCharType="end"/>
      </w:r>
      <w:r w:rsidR="00623BB1" w:rsidRPr="00FB32BB">
        <w:rPr>
          <w:rFonts w:ascii="Times New Roman" w:hAnsi="Times New Roman" w:cs="Times New Roman"/>
        </w:rPr>
        <w:t>,</w:t>
      </w:r>
      <w:r w:rsidR="00623BB1">
        <w:rPr>
          <w:rFonts w:ascii="Times New Roman" w:hAnsi="Times New Roman" w:cs="Times New Roman"/>
        </w:rPr>
        <w:t xml:space="preserve"> </w:t>
      </w:r>
      <w:r w:rsidR="00EA6263">
        <w:rPr>
          <w:rFonts w:ascii="Times New Roman" w:hAnsi="Times New Roman" w:cs="Times New Roman"/>
        </w:rPr>
        <w:t xml:space="preserve">que </w:t>
      </w:r>
      <w:r>
        <w:rPr>
          <w:rFonts w:ascii="Times New Roman" w:hAnsi="Times New Roman" w:cs="Times New Roman"/>
        </w:rPr>
        <w:t>c</w:t>
      </w:r>
      <w:r w:rsidR="00EA6263">
        <w:rPr>
          <w:rFonts w:ascii="Times New Roman" w:hAnsi="Times New Roman" w:cs="Times New Roman"/>
        </w:rPr>
        <w:t>onsum</w:t>
      </w:r>
      <w:r>
        <w:rPr>
          <w:rFonts w:ascii="Times New Roman" w:hAnsi="Times New Roman" w:cs="Times New Roman"/>
        </w:rPr>
        <w:t>en</w:t>
      </w:r>
      <w:r w:rsidR="00EA6263">
        <w:rPr>
          <w:rFonts w:ascii="Times New Roman" w:hAnsi="Times New Roman" w:cs="Times New Roman"/>
        </w:rPr>
        <w:t xml:space="preserve"> insaciable</w:t>
      </w:r>
      <w:r>
        <w:rPr>
          <w:rFonts w:ascii="Times New Roman" w:hAnsi="Times New Roman" w:cs="Times New Roman"/>
        </w:rPr>
        <w:t>mente</w:t>
      </w:r>
      <w:r w:rsidR="00EA6263">
        <w:rPr>
          <w:rFonts w:ascii="Times New Roman" w:hAnsi="Times New Roman" w:cs="Times New Roman"/>
        </w:rPr>
        <w:t xml:space="preserve"> información, </w:t>
      </w:r>
      <w:r>
        <w:rPr>
          <w:rFonts w:ascii="Times New Roman" w:hAnsi="Times New Roman" w:cs="Times New Roman"/>
        </w:rPr>
        <w:t xml:space="preserve">se sienten orillados a tener presencia constate en las redes sociales </w:t>
      </w:r>
      <w:r w:rsidR="00EA6263">
        <w:rPr>
          <w:rFonts w:ascii="Times New Roman" w:hAnsi="Times New Roman" w:cs="Times New Roman"/>
        </w:rPr>
        <w:t xml:space="preserve">o el consumo excesivo de pornografía, </w:t>
      </w:r>
      <w:r>
        <w:rPr>
          <w:rFonts w:ascii="Times New Roman" w:hAnsi="Times New Roman" w:cs="Times New Roman"/>
        </w:rPr>
        <w:t xml:space="preserve">estas </w:t>
      </w:r>
      <w:r w:rsidR="00EA6263">
        <w:rPr>
          <w:rFonts w:ascii="Times New Roman" w:hAnsi="Times New Roman" w:cs="Times New Roman"/>
        </w:rPr>
        <w:t xml:space="preserve">acciones directamente ligados a la vida sedentaria y que se relacionan </w:t>
      </w:r>
      <w:r>
        <w:rPr>
          <w:rFonts w:ascii="Times New Roman" w:hAnsi="Times New Roman" w:cs="Times New Roman"/>
        </w:rPr>
        <w:t>a</w:t>
      </w:r>
      <w:r w:rsidR="00EA6263">
        <w:rPr>
          <w:rFonts w:ascii="Times New Roman" w:hAnsi="Times New Roman" w:cs="Times New Roman"/>
        </w:rPr>
        <w:t xml:space="preserve"> problemas de ansiedad y depresión, aunque es una sintomatología </w:t>
      </w:r>
      <w:r w:rsidR="006532DA">
        <w:rPr>
          <w:rFonts w:ascii="Times New Roman" w:hAnsi="Times New Roman" w:cs="Times New Roman"/>
        </w:rPr>
        <w:t>difícil</w:t>
      </w:r>
      <w:r w:rsidR="00EA6263">
        <w:rPr>
          <w:rFonts w:ascii="Times New Roman" w:hAnsi="Times New Roman" w:cs="Times New Roman"/>
        </w:rPr>
        <w:t xml:space="preserve"> de detectar porque estas actividades pasan desapercibidas o no son mal vistas.</w:t>
      </w:r>
    </w:p>
    <w:p w14:paraId="2CA9BAB1" w14:textId="77777777" w:rsidR="000D075F" w:rsidRPr="0097241C" w:rsidRDefault="000D075F" w:rsidP="00AD3D4F">
      <w:pPr>
        <w:spacing w:before="120" w:after="120" w:line="360" w:lineRule="auto"/>
        <w:jc w:val="both"/>
        <w:rPr>
          <w:rFonts w:ascii="Times New Roman" w:hAnsi="Times New Roman" w:cs="Times New Roman"/>
        </w:rPr>
      </w:pPr>
      <w:r>
        <w:rPr>
          <w:rFonts w:ascii="Times New Roman" w:hAnsi="Times New Roman" w:cs="Times New Roman"/>
        </w:rPr>
        <w:t xml:space="preserve">De acuerdo a las teorías de la cognición corporeizada no </w:t>
      </w:r>
      <w:r w:rsidRPr="00FA15F0">
        <w:rPr>
          <w:rFonts w:ascii="Times New Roman" w:hAnsi="Times New Roman" w:cs="Times New Roman"/>
        </w:rPr>
        <w:t>deb</w:t>
      </w:r>
      <w:r w:rsidR="00EA6263">
        <w:rPr>
          <w:rFonts w:ascii="Times New Roman" w:hAnsi="Times New Roman" w:cs="Times New Roman"/>
        </w:rPr>
        <w:t>iera minimizarse estos estados de sedentarismo, debido a que</w:t>
      </w:r>
      <w:r w:rsidRPr="00FA15F0">
        <w:rPr>
          <w:rFonts w:ascii="Times New Roman" w:hAnsi="Times New Roman" w:cs="Times New Roman"/>
        </w:rPr>
        <w:t xml:space="preserve"> los procesos cognitivos superiores como el pensamiento crítico, la memoria, las emociones y resolución de problemas no se basan </w:t>
      </w:r>
      <w:r w:rsidR="006532DA" w:rsidRPr="00FA15F0">
        <w:rPr>
          <w:rFonts w:ascii="Times New Roman" w:hAnsi="Times New Roman" w:cs="Times New Roman"/>
        </w:rPr>
        <w:t>únicamente</w:t>
      </w:r>
      <w:r w:rsidRPr="00FA15F0">
        <w:rPr>
          <w:rFonts w:ascii="Times New Roman" w:hAnsi="Times New Roman" w:cs="Times New Roman"/>
        </w:rPr>
        <w:t xml:space="preserve"> en digerir y procesar información, sino que requieren diversas actividades que involucran la corporalidad, la intersubjetividad y la atención presente, que se dejan fuera cuando</w:t>
      </w:r>
      <w:r>
        <w:rPr>
          <w:rFonts w:ascii="Times New Roman" w:hAnsi="Times New Roman" w:cs="Times New Roman"/>
        </w:rPr>
        <w:t xml:space="preserve"> solamente nos limitamos a </w:t>
      </w:r>
      <w:r w:rsidRPr="0097241C">
        <w:rPr>
          <w:rFonts w:ascii="Times New Roman" w:hAnsi="Times New Roman" w:cs="Times New Roman"/>
        </w:rPr>
        <w:t>interactuar con pantallas o pasamos gran parte de tiempo con ellas.</w:t>
      </w:r>
    </w:p>
    <w:p w14:paraId="066BF37E" w14:textId="77777777" w:rsidR="000D075F" w:rsidRDefault="000D075F" w:rsidP="00AD3D4F">
      <w:pPr>
        <w:spacing w:before="120" w:after="120" w:line="360" w:lineRule="auto"/>
        <w:jc w:val="both"/>
        <w:rPr>
          <w:rFonts w:ascii="Times New Roman" w:hAnsi="Times New Roman" w:cs="Times New Roman"/>
        </w:rPr>
      </w:pPr>
      <w:r w:rsidRPr="0097241C">
        <w:rPr>
          <w:rFonts w:ascii="Times New Roman" w:hAnsi="Times New Roman" w:cs="Times New Roman"/>
        </w:rPr>
        <w:t>Diseñar un mundo circundante par</w:t>
      </w:r>
      <w:r w:rsidR="007B449C">
        <w:rPr>
          <w:rFonts w:ascii="Times New Roman" w:hAnsi="Times New Roman" w:cs="Times New Roman"/>
        </w:rPr>
        <w:t>a que el usuario</w:t>
      </w:r>
      <w:r w:rsidRPr="0097241C">
        <w:rPr>
          <w:rFonts w:ascii="Times New Roman" w:hAnsi="Times New Roman" w:cs="Times New Roman"/>
        </w:rPr>
        <w:t xml:space="preserve"> </w:t>
      </w:r>
      <w:r w:rsidR="006532DA">
        <w:rPr>
          <w:rFonts w:ascii="Times New Roman" w:hAnsi="Times New Roman" w:cs="Times New Roman"/>
        </w:rPr>
        <w:t>interactúe</w:t>
      </w:r>
      <w:r w:rsidR="007B449C">
        <w:rPr>
          <w:rFonts w:ascii="Times New Roman" w:hAnsi="Times New Roman" w:cs="Times New Roman"/>
        </w:rPr>
        <w:t xml:space="preserve"> de forma completamente</w:t>
      </w:r>
      <w:r w:rsidRPr="0097241C">
        <w:rPr>
          <w:rFonts w:ascii="Times New Roman" w:hAnsi="Times New Roman" w:cs="Times New Roman"/>
        </w:rPr>
        <w:t xml:space="preserve"> computacional puede estar relacionado con </w:t>
      </w:r>
      <w:r w:rsidR="007B449C">
        <w:rPr>
          <w:rFonts w:ascii="Times New Roman" w:hAnsi="Times New Roman" w:cs="Times New Roman"/>
        </w:rPr>
        <w:t xml:space="preserve">las principales </w:t>
      </w:r>
      <w:r w:rsidRPr="0097241C">
        <w:rPr>
          <w:rFonts w:ascii="Times New Roman" w:hAnsi="Times New Roman" w:cs="Times New Roman"/>
        </w:rPr>
        <w:t xml:space="preserve">patologías </w:t>
      </w:r>
      <w:r w:rsidR="007B449C">
        <w:rPr>
          <w:rFonts w:ascii="Times New Roman" w:hAnsi="Times New Roman" w:cs="Times New Roman"/>
        </w:rPr>
        <w:t xml:space="preserve">psicosomáticas </w:t>
      </w:r>
      <w:r w:rsidRPr="0097241C">
        <w:rPr>
          <w:rFonts w:ascii="Times New Roman" w:hAnsi="Times New Roman" w:cs="Times New Roman"/>
        </w:rPr>
        <w:t xml:space="preserve">de nuestra época, al centrar nuestra atención en </w:t>
      </w:r>
      <w:r w:rsidR="007B449C">
        <w:rPr>
          <w:rFonts w:ascii="Times New Roman" w:hAnsi="Times New Roman" w:cs="Times New Roman"/>
        </w:rPr>
        <w:t xml:space="preserve">tratar de </w:t>
      </w:r>
      <w:r w:rsidRPr="0097241C">
        <w:rPr>
          <w:rFonts w:ascii="Times New Roman" w:hAnsi="Times New Roman" w:cs="Times New Roman"/>
        </w:rPr>
        <w:t>capt</w:t>
      </w:r>
      <w:r w:rsidR="007B449C">
        <w:rPr>
          <w:rFonts w:ascii="Times New Roman" w:hAnsi="Times New Roman" w:cs="Times New Roman"/>
        </w:rPr>
        <w:t>urar</w:t>
      </w:r>
      <w:r w:rsidRPr="0097241C">
        <w:rPr>
          <w:rFonts w:ascii="Times New Roman" w:hAnsi="Times New Roman" w:cs="Times New Roman"/>
        </w:rPr>
        <w:t xml:space="preserve"> la mayor información posible </w:t>
      </w:r>
      <w:r w:rsidR="007B449C">
        <w:rPr>
          <w:rFonts w:ascii="Times New Roman" w:hAnsi="Times New Roman" w:cs="Times New Roman"/>
        </w:rPr>
        <w:t xml:space="preserve">de las pantallas, </w:t>
      </w:r>
      <w:r w:rsidRPr="0097241C">
        <w:rPr>
          <w:rFonts w:ascii="Times New Roman" w:hAnsi="Times New Roman" w:cs="Times New Roman"/>
        </w:rPr>
        <w:t xml:space="preserve">desatendemos gran parte de nuestra </w:t>
      </w:r>
      <w:r w:rsidR="006532DA" w:rsidRPr="0097241C">
        <w:rPr>
          <w:rFonts w:ascii="Times New Roman" w:hAnsi="Times New Roman" w:cs="Times New Roman"/>
        </w:rPr>
        <w:t>cognición</w:t>
      </w:r>
      <w:r w:rsidRPr="0097241C">
        <w:rPr>
          <w:rFonts w:ascii="Times New Roman" w:hAnsi="Times New Roman" w:cs="Times New Roman"/>
        </w:rPr>
        <w:t xml:space="preserve"> corporeizada</w:t>
      </w:r>
      <w:r w:rsidR="007B449C">
        <w:rPr>
          <w:rFonts w:ascii="Times New Roman" w:hAnsi="Times New Roman" w:cs="Times New Roman"/>
        </w:rPr>
        <w:t xml:space="preserve"> que esta</w:t>
      </w:r>
      <w:r w:rsidRPr="0097241C">
        <w:rPr>
          <w:rFonts w:ascii="Times New Roman" w:hAnsi="Times New Roman" w:cs="Times New Roman"/>
        </w:rPr>
        <w:t xml:space="preserve"> relacionada con la interocepción o propiorecepción</w:t>
      </w:r>
      <w:r w:rsidR="007B449C">
        <w:rPr>
          <w:rFonts w:ascii="Times New Roman" w:hAnsi="Times New Roman" w:cs="Times New Roman"/>
        </w:rPr>
        <w:t xml:space="preserve">, </w:t>
      </w:r>
      <w:r w:rsidRPr="0097241C">
        <w:rPr>
          <w:rFonts w:ascii="Times New Roman" w:hAnsi="Times New Roman" w:cs="Times New Roman"/>
        </w:rPr>
        <w:t xml:space="preserve">los </w:t>
      </w:r>
      <w:r w:rsidR="006532DA" w:rsidRPr="0097241C">
        <w:rPr>
          <w:rFonts w:ascii="Times New Roman" w:hAnsi="Times New Roman" w:cs="Times New Roman"/>
        </w:rPr>
        <w:t>mecanismos</w:t>
      </w:r>
      <w:r w:rsidRPr="0097241C">
        <w:rPr>
          <w:rFonts w:ascii="Times New Roman" w:hAnsi="Times New Roman" w:cs="Times New Roman"/>
        </w:rPr>
        <w:t xml:space="preserve"> que nos permiten estar en el momento presente</w:t>
      </w:r>
      <w:r w:rsidR="000F4243" w:rsidRPr="0097241C">
        <w:rPr>
          <w:rFonts w:ascii="Times New Roman" w:hAnsi="Times New Roman" w:cs="Times New Roman"/>
        </w:rPr>
        <w:t xml:space="preserve">, es decir atentos </w:t>
      </w:r>
      <w:r w:rsidR="007B449C">
        <w:rPr>
          <w:rFonts w:ascii="Times New Roman" w:hAnsi="Times New Roman" w:cs="Times New Roman"/>
        </w:rPr>
        <w:t>a estar en el mundo</w:t>
      </w:r>
      <w:r w:rsidR="000F4243" w:rsidRPr="0097241C">
        <w:rPr>
          <w:rFonts w:ascii="Times New Roman" w:hAnsi="Times New Roman" w:cs="Times New Roman"/>
        </w:rPr>
        <w:t xml:space="preserve"> </w:t>
      </w:r>
      <w:r w:rsidR="00552880">
        <w:rPr>
          <w:rFonts w:ascii="Times New Roman" w:hAnsi="Times New Roman" w:cs="Times New Roman"/>
        </w:rPr>
        <w:t xml:space="preserve">y no </w:t>
      </w:r>
      <w:r w:rsidR="000F4243" w:rsidRPr="0097241C">
        <w:rPr>
          <w:rFonts w:ascii="Times New Roman" w:hAnsi="Times New Roman" w:cs="Times New Roman"/>
        </w:rPr>
        <w:t xml:space="preserve">absortos </w:t>
      </w:r>
      <w:r w:rsidR="007B449C">
        <w:rPr>
          <w:rFonts w:ascii="Times New Roman" w:hAnsi="Times New Roman" w:cs="Times New Roman"/>
        </w:rPr>
        <w:t>procesando los</w:t>
      </w:r>
      <w:r w:rsidR="000F4243" w:rsidRPr="0097241C">
        <w:rPr>
          <w:rFonts w:ascii="Times New Roman" w:hAnsi="Times New Roman" w:cs="Times New Roman"/>
        </w:rPr>
        <w:t xml:space="preserve"> </w:t>
      </w:r>
      <w:r w:rsidR="006532DA" w:rsidRPr="0097241C">
        <w:rPr>
          <w:rFonts w:ascii="Times New Roman" w:hAnsi="Times New Roman" w:cs="Times New Roman"/>
        </w:rPr>
        <w:t>estímulos</w:t>
      </w:r>
      <w:r w:rsidR="000F4243" w:rsidRPr="0097241C">
        <w:rPr>
          <w:rFonts w:ascii="Times New Roman" w:hAnsi="Times New Roman" w:cs="Times New Roman"/>
        </w:rPr>
        <w:t xml:space="preserve"> </w:t>
      </w:r>
      <w:r w:rsidR="007B449C">
        <w:rPr>
          <w:rFonts w:ascii="Times New Roman" w:hAnsi="Times New Roman" w:cs="Times New Roman"/>
        </w:rPr>
        <w:t xml:space="preserve">informativos </w:t>
      </w:r>
      <w:r w:rsidR="000F4243" w:rsidRPr="0097241C">
        <w:rPr>
          <w:rFonts w:ascii="Times New Roman" w:hAnsi="Times New Roman" w:cs="Times New Roman"/>
        </w:rPr>
        <w:t xml:space="preserve">que recibimos en todo momento, </w:t>
      </w:r>
      <w:r w:rsidR="006532DA" w:rsidRPr="0097241C">
        <w:rPr>
          <w:rFonts w:ascii="Times New Roman" w:hAnsi="Times New Roman" w:cs="Times New Roman"/>
        </w:rPr>
        <w:t>características</w:t>
      </w:r>
      <w:r w:rsidR="000F4243" w:rsidRPr="0097241C">
        <w:rPr>
          <w:rFonts w:ascii="Times New Roman" w:hAnsi="Times New Roman" w:cs="Times New Roman"/>
        </w:rPr>
        <w:t xml:space="preserve"> que definen a estados de ansiedad o depresi</w:t>
      </w:r>
      <w:r w:rsidR="00552880">
        <w:rPr>
          <w:rFonts w:ascii="Times New Roman" w:hAnsi="Times New Roman" w:cs="Times New Roman"/>
        </w:rPr>
        <w:t>v</w:t>
      </w:r>
      <w:r w:rsidR="000F4243" w:rsidRPr="0097241C">
        <w:rPr>
          <w:rFonts w:ascii="Times New Roman" w:hAnsi="Times New Roman" w:cs="Times New Roman"/>
        </w:rPr>
        <w:t>os.</w:t>
      </w:r>
    </w:p>
    <w:p w14:paraId="7668DE6B" w14:textId="77777777" w:rsidR="000F4243" w:rsidRPr="00FB32BB" w:rsidRDefault="002816BA" w:rsidP="00AD3D4F">
      <w:pPr>
        <w:spacing w:before="120" w:after="120" w:line="360" w:lineRule="auto"/>
        <w:jc w:val="both"/>
        <w:rPr>
          <w:rFonts w:ascii="Times New Roman" w:hAnsi="Times New Roman" w:cs="Times New Roman"/>
        </w:rPr>
      </w:pPr>
      <w:r>
        <w:rPr>
          <w:rFonts w:ascii="Times New Roman" w:hAnsi="Times New Roman" w:cs="Times New Roman"/>
        </w:rPr>
        <w:t>En lugar del pensamiento intuitivo propio de la interocepción y la propiorecepción queda de lado al depositar nuestra confianza en los algoritmos que definen nuestras decisiones</w:t>
      </w:r>
      <w:r w:rsidR="006532DA">
        <w:rPr>
          <w:rFonts w:ascii="Times New Roman" w:hAnsi="Times New Roman" w:cs="Times New Roman"/>
        </w:rPr>
        <w:t xml:space="preserve"> </w:t>
      </w:r>
      <w:r>
        <w:rPr>
          <w:rFonts w:ascii="Times New Roman" w:hAnsi="Times New Roman" w:cs="Times New Roman"/>
        </w:rPr>
        <w:t xml:space="preserve">y gustos </w:t>
      </w:r>
      <w:r>
        <w:rPr>
          <w:rFonts w:ascii="Times New Roman" w:hAnsi="Times New Roman" w:cs="Times New Roman"/>
        </w:rPr>
        <w:lastRenderedPageBreak/>
        <w:t>a través de la información, donde imágenes, sonidos y textos se vuelven detonantes de nuestro</w:t>
      </w:r>
      <w:r w:rsidR="000F4243" w:rsidRPr="00FB32BB">
        <w:rPr>
          <w:rFonts w:ascii="Times New Roman" w:hAnsi="Times New Roman" w:cs="Times New Roman"/>
        </w:rPr>
        <w:t xml:space="preserve"> comportamiento y estados de ánimo. </w:t>
      </w:r>
    </w:p>
    <w:p w14:paraId="3029B12C" w14:textId="77777777" w:rsidR="002816BA" w:rsidRDefault="002816BA" w:rsidP="00AD3D4F">
      <w:pPr>
        <w:spacing w:before="120" w:after="120" w:line="360" w:lineRule="auto"/>
        <w:jc w:val="both"/>
        <w:rPr>
          <w:rFonts w:ascii="Times New Roman" w:hAnsi="Times New Roman" w:cs="Times New Roman"/>
        </w:rPr>
      </w:pPr>
      <w:r>
        <w:rPr>
          <w:rFonts w:ascii="Times New Roman" w:hAnsi="Times New Roman" w:cs="Times New Roman"/>
        </w:rPr>
        <w:t>La actual</w:t>
      </w:r>
      <w:r w:rsidR="00E935D2" w:rsidRPr="00FB32BB">
        <w:rPr>
          <w:rFonts w:ascii="Times New Roman" w:hAnsi="Times New Roman" w:cs="Times New Roman"/>
        </w:rPr>
        <w:t xml:space="preserve"> situación </w:t>
      </w:r>
      <w:r>
        <w:rPr>
          <w:rFonts w:ascii="Times New Roman" w:hAnsi="Times New Roman" w:cs="Times New Roman"/>
        </w:rPr>
        <w:t>de</w:t>
      </w:r>
      <w:r w:rsidR="00E935D2" w:rsidRPr="00FB32BB">
        <w:rPr>
          <w:rFonts w:ascii="Times New Roman" w:hAnsi="Times New Roman" w:cs="Times New Roman"/>
        </w:rPr>
        <w:t xml:space="preserve"> confinamiento debido a la pandemia de COVID-19,</w:t>
      </w:r>
      <w:r w:rsidR="00E935D2" w:rsidRPr="00FB32BB">
        <w:rPr>
          <w:rFonts w:ascii="Times New Roman" w:hAnsi="Times New Roman" w:cs="Times New Roman"/>
          <w:i/>
          <w:iCs/>
        </w:rPr>
        <w:t xml:space="preserve"> </w:t>
      </w:r>
      <w:r>
        <w:rPr>
          <w:rFonts w:ascii="Times New Roman" w:hAnsi="Times New Roman" w:cs="Times New Roman"/>
        </w:rPr>
        <w:t>nos hizo romantizar</w:t>
      </w:r>
      <w:r w:rsidR="00E935D2" w:rsidRPr="00FB32BB">
        <w:rPr>
          <w:rFonts w:ascii="Times New Roman" w:hAnsi="Times New Roman" w:cs="Times New Roman"/>
        </w:rPr>
        <w:t xml:space="preserve"> </w:t>
      </w:r>
      <w:r>
        <w:rPr>
          <w:rFonts w:ascii="Times New Roman" w:hAnsi="Times New Roman" w:cs="Times New Roman"/>
        </w:rPr>
        <w:t xml:space="preserve">las bondades de internet que </w:t>
      </w:r>
      <w:r w:rsidR="00F6409F">
        <w:rPr>
          <w:rFonts w:ascii="Times New Roman" w:hAnsi="Times New Roman" w:cs="Times New Roman"/>
        </w:rPr>
        <w:t xml:space="preserve">nos </w:t>
      </w:r>
      <w:r w:rsidR="006532DA">
        <w:rPr>
          <w:rFonts w:ascii="Times New Roman" w:hAnsi="Times New Roman" w:cs="Times New Roman"/>
        </w:rPr>
        <w:t>permitirían</w:t>
      </w:r>
      <w:r w:rsidR="00F6409F">
        <w:rPr>
          <w:rFonts w:ascii="Times New Roman" w:hAnsi="Times New Roman" w:cs="Times New Roman"/>
        </w:rPr>
        <w:t xml:space="preserve"> el </w:t>
      </w:r>
      <w:r>
        <w:rPr>
          <w:rFonts w:ascii="Times New Roman" w:hAnsi="Times New Roman" w:cs="Times New Roman"/>
        </w:rPr>
        <w:t>teletrabajo y</w:t>
      </w:r>
      <w:r w:rsidR="00F6409F">
        <w:rPr>
          <w:rFonts w:ascii="Times New Roman" w:hAnsi="Times New Roman" w:cs="Times New Roman"/>
        </w:rPr>
        <w:t xml:space="preserve"> </w:t>
      </w:r>
      <w:r w:rsidR="006532DA">
        <w:rPr>
          <w:rFonts w:ascii="Times New Roman" w:hAnsi="Times New Roman" w:cs="Times New Roman"/>
        </w:rPr>
        <w:t>diversas</w:t>
      </w:r>
      <w:r>
        <w:rPr>
          <w:rFonts w:ascii="Times New Roman" w:hAnsi="Times New Roman" w:cs="Times New Roman"/>
        </w:rPr>
        <w:t xml:space="preserve"> actividades en línea como la </w:t>
      </w:r>
      <w:r w:rsidR="006532DA">
        <w:rPr>
          <w:rFonts w:ascii="Times New Roman" w:hAnsi="Times New Roman" w:cs="Times New Roman"/>
        </w:rPr>
        <w:t>educación</w:t>
      </w:r>
      <w:r w:rsidR="00F6409F">
        <w:rPr>
          <w:rFonts w:ascii="Times New Roman" w:hAnsi="Times New Roman" w:cs="Times New Roman"/>
        </w:rPr>
        <w:t xml:space="preserve">, es ensayar que </w:t>
      </w:r>
      <w:r w:rsidR="006532DA">
        <w:rPr>
          <w:rFonts w:ascii="Times New Roman" w:hAnsi="Times New Roman" w:cs="Times New Roman"/>
        </w:rPr>
        <w:t>podíamos</w:t>
      </w:r>
      <w:r w:rsidR="00F6409F">
        <w:rPr>
          <w:rFonts w:ascii="Times New Roman" w:hAnsi="Times New Roman" w:cs="Times New Roman"/>
        </w:rPr>
        <w:t xml:space="preserve"> mover el mundo sin salir siquiera de casa,</w:t>
      </w:r>
      <w:r w:rsidRPr="00FB32BB">
        <w:rPr>
          <w:rFonts w:ascii="Times New Roman" w:hAnsi="Times New Roman" w:cs="Times New Roman"/>
        </w:rPr>
        <w:t xml:space="preserve"> sin embargo conforme han pasado los meses</w:t>
      </w:r>
      <w:r w:rsidR="00F6409F">
        <w:rPr>
          <w:rFonts w:ascii="Times New Roman" w:hAnsi="Times New Roman" w:cs="Times New Roman"/>
        </w:rPr>
        <w:t xml:space="preserve"> nos hemos dado cuenta de la importancia de la presencia y el contacto con las personas, sobre todo en la educación en </w:t>
      </w:r>
      <w:r w:rsidR="006532DA">
        <w:rPr>
          <w:rFonts w:ascii="Times New Roman" w:hAnsi="Times New Roman" w:cs="Times New Roman"/>
        </w:rPr>
        <w:t>línea</w:t>
      </w:r>
      <w:r w:rsidR="00F6409F">
        <w:rPr>
          <w:rFonts w:ascii="Times New Roman" w:hAnsi="Times New Roman" w:cs="Times New Roman"/>
        </w:rPr>
        <w:t xml:space="preserve">, </w:t>
      </w:r>
      <w:r w:rsidR="006532DA">
        <w:rPr>
          <w:rFonts w:ascii="Times New Roman" w:hAnsi="Times New Roman" w:cs="Times New Roman"/>
        </w:rPr>
        <w:t>dándonos</w:t>
      </w:r>
      <w:r w:rsidR="00F6409F">
        <w:rPr>
          <w:rFonts w:ascii="Times New Roman" w:hAnsi="Times New Roman" w:cs="Times New Roman"/>
        </w:rPr>
        <w:t xml:space="preserve"> cuenta que la escuela donde se </w:t>
      </w:r>
      <w:r w:rsidR="006532DA">
        <w:rPr>
          <w:rFonts w:ascii="Times New Roman" w:hAnsi="Times New Roman" w:cs="Times New Roman"/>
        </w:rPr>
        <w:t>realizan</w:t>
      </w:r>
      <w:r w:rsidR="00F6409F">
        <w:rPr>
          <w:rFonts w:ascii="Times New Roman" w:hAnsi="Times New Roman" w:cs="Times New Roman"/>
        </w:rPr>
        <w:t xml:space="preserve"> toda clase de interacciones físicas que son parte de la formación del conocimiento no pueden </w:t>
      </w:r>
      <w:r w:rsidR="006532DA">
        <w:rPr>
          <w:rFonts w:ascii="Times New Roman" w:hAnsi="Times New Roman" w:cs="Times New Roman"/>
        </w:rPr>
        <w:t>reducirse</w:t>
      </w:r>
      <w:r w:rsidR="00F6409F">
        <w:rPr>
          <w:rFonts w:ascii="Times New Roman" w:hAnsi="Times New Roman" w:cs="Times New Roman"/>
        </w:rPr>
        <w:t xml:space="preserve"> a aulas virtuales.</w:t>
      </w:r>
    </w:p>
    <w:p w14:paraId="4A7EBA07" w14:textId="7C5667CF" w:rsidR="00F6409F" w:rsidRDefault="00F6409F" w:rsidP="00AD3D4F">
      <w:pPr>
        <w:spacing w:before="120" w:after="120" w:line="360" w:lineRule="auto"/>
        <w:jc w:val="both"/>
        <w:rPr>
          <w:rFonts w:ascii="Times New Roman" w:hAnsi="Times New Roman" w:cs="Times New Roman"/>
        </w:rPr>
      </w:pPr>
      <w:r>
        <w:rPr>
          <w:rFonts w:ascii="Times New Roman" w:hAnsi="Times New Roman" w:cs="Times New Roman"/>
        </w:rPr>
        <w:t xml:space="preserve">Por otro </w:t>
      </w:r>
      <w:proofErr w:type="gramStart"/>
      <w:r>
        <w:rPr>
          <w:rFonts w:ascii="Times New Roman" w:hAnsi="Times New Roman" w:cs="Times New Roman"/>
        </w:rPr>
        <w:t>lado</w:t>
      </w:r>
      <w:proofErr w:type="gramEnd"/>
      <w:r>
        <w:rPr>
          <w:rFonts w:ascii="Times New Roman" w:hAnsi="Times New Roman" w:cs="Times New Roman"/>
        </w:rPr>
        <w:t xml:space="preserve"> en la cuestión del teletrabajo de oficina que se basa en gestionar información se ha vuelto más demandante y menos acotado, debido a que son tareas interminables e inagotables que obliga</w:t>
      </w:r>
      <w:ins w:id="29" w:author="Autor">
        <w:r w:rsidR="00260E11">
          <w:rPr>
            <w:rFonts w:ascii="Times New Roman" w:hAnsi="Times New Roman" w:cs="Times New Roman"/>
          </w:rPr>
          <w:t>n</w:t>
        </w:r>
      </w:ins>
      <w:r>
        <w:rPr>
          <w:rFonts w:ascii="Times New Roman" w:hAnsi="Times New Roman" w:cs="Times New Roman"/>
        </w:rPr>
        <w:t>, voluntariamente o no, a las personas a mantenerse inmers</w:t>
      </w:r>
      <w:ins w:id="30" w:author="Autor">
        <w:r w:rsidR="00260E11">
          <w:rPr>
            <w:rFonts w:ascii="Times New Roman" w:hAnsi="Times New Roman" w:cs="Times New Roman"/>
          </w:rPr>
          <w:t>a</w:t>
        </w:r>
      </w:ins>
      <w:del w:id="31" w:author="Autor">
        <w:r w:rsidDel="00260E11">
          <w:rPr>
            <w:rFonts w:ascii="Times New Roman" w:hAnsi="Times New Roman" w:cs="Times New Roman"/>
          </w:rPr>
          <w:delText>o</w:delText>
        </w:r>
      </w:del>
      <w:r>
        <w:rPr>
          <w:rFonts w:ascii="Times New Roman" w:hAnsi="Times New Roman" w:cs="Times New Roman"/>
        </w:rPr>
        <w:t xml:space="preserve">s en su actividad laborar en horarios difusos, </w:t>
      </w:r>
      <w:commentRangeStart w:id="32"/>
      <w:r>
        <w:rPr>
          <w:rFonts w:ascii="Times New Roman" w:hAnsi="Times New Roman" w:cs="Times New Roman"/>
        </w:rPr>
        <w:t xml:space="preserve">en gran parte debido a que </w:t>
      </w:r>
      <w:commentRangeEnd w:id="32"/>
      <w:r w:rsidR="00260E11">
        <w:rPr>
          <w:rStyle w:val="Refdecomentario"/>
        </w:rPr>
        <w:commentReference w:id="32"/>
      </w:r>
    </w:p>
    <w:p w14:paraId="7AB37E99" w14:textId="6DD9DF5A" w:rsidR="002816BA" w:rsidRDefault="002816BA" w:rsidP="00AD3D4F">
      <w:pPr>
        <w:spacing w:before="120" w:after="120" w:line="360" w:lineRule="auto"/>
        <w:jc w:val="both"/>
        <w:rPr>
          <w:rFonts w:ascii="Times New Roman" w:hAnsi="Times New Roman" w:cs="Times New Roman"/>
        </w:rPr>
      </w:pPr>
      <w:r>
        <w:rPr>
          <w:rFonts w:ascii="Times New Roman" w:hAnsi="Times New Roman" w:cs="Times New Roman"/>
        </w:rPr>
        <w:t>Además se pensaba que deteniendo nuestras actividades que exigen la conexión como el trabajo</w:t>
      </w:r>
      <w:r w:rsidR="00F6409F">
        <w:rPr>
          <w:rFonts w:ascii="Times New Roman" w:hAnsi="Times New Roman" w:cs="Times New Roman"/>
        </w:rPr>
        <w:t xml:space="preserve"> o la exigencia social</w:t>
      </w:r>
      <w:r>
        <w:rPr>
          <w:rFonts w:ascii="Times New Roman" w:hAnsi="Times New Roman" w:cs="Times New Roman"/>
        </w:rPr>
        <w:t xml:space="preserve">, </w:t>
      </w:r>
      <w:r w:rsidR="006532DA">
        <w:rPr>
          <w:rFonts w:ascii="Times New Roman" w:hAnsi="Times New Roman" w:cs="Times New Roman"/>
        </w:rPr>
        <w:t>podríamos</w:t>
      </w:r>
      <w:r>
        <w:rPr>
          <w:rFonts w:ascii="Times New Roman" w:hAnsi="Times New Roman" w:cs="Times New Roman"/>
        </w:rPr>
        <w:t xml:space="preserve"> </w:t>
      </w:r>
      <w:r w:rsidR="00F6409F">
        <w:rPr>
          <w:rFonts w:ascii="Times New Roman" w:hAnsi="Times New Roman" w:cs="Times New Roman"/>
        </w:rPr>
        <w:t xml:space="preserve">tener </w:t>
      </w:r>
      <w:r>
        <w:rPr>
          <w:rFonts w:ascii="Times New Roman" w:hAnsi="Times New Roman" w:cs="Times New Roman"/>
        </w:rPr>
        <w:t>tiempo para convivir con las personas</w:t>
      </w:r>
      <w:r w:rsidR="00F6409F">
        <w:rPr>
          <w:rFonts w:ascii="Times New Roman" w:hAnsi="Times New Roman" w:cs="Times New Roman"/>
        </w:rPr>
        <w:t xml:space="preserve"> cercanas</w:t>
      </w:r>
      <w:r>
        <w:rPr>
          <w:rFonts w:ascii="Times New Roman" w:hAnsi="Times New Roman" w:cs="Times New Roman"/>
        </w:rPr>
        <w:t xml:space="preserve"> o realizar ejercicios </w:t>
      </w:r>
      <w:r w:rsidR="00E935D2" w:rsidRPr="00FB32BB">
        <w:rPr>
          <w:rFonts w:ascii="Times New Roman" w:hAnsi="Times New Roman" w:cs="Times New Roman"/>
        </w:rPr>
        <w:t xml:space="preserve">de introspección, </w:t>
      </w:r>
      <w:r>
        <w:rPr>
          <w:rFonts w:ascii="Times New Roman" w:hAnsi="Times New Roman" w:cs="Times New Roman"/>
        </w:rPr>
        <w:t>tiempo para</w:t>
      </w:r>
      <w:r w:rsidR="00E935D2" w:rsidRPr="00FB32BB">
        <w:rPr>
          <w:rFonts w:ascii="Times New Roman" w:hAnsi="Times New Roman" w:cs="Times New Roman"/>
        </w:rPr>
        <w:t xml:space="preserve"> disfrutar placeres y hobbies que no</w:t>
      </w:r>
      <w:r w:rsidR="00F6409F">
        <w:rPr>
          <w:rFonts w:ascii="Times New Roman" w:hAnsi="Times New Roman" w:cs="Times New Roman"/>
        </w:rPr>
        <w:t xml:space="preserve">s impide </w:t>
      </w:r>
      <w:r w:rsidR="00E935D2" w:rsidRPr="00FB32BB">
        <w:rPr>
          <w:rFonts w:ascii="Times New Roman" w:hAnsi="Times New Roman" w:cs="Times New Roman"/>
        </w:rPr>
        <w:t xml:space="preserve">la acelerada vida </w:t>
      </w:r>
      <w:r>
        <w:rPr>
          <w:rFonts w:ascii="Times New Roman" w:hAnsi="Times New Roman" w:cs="Times New Roman"/>
        </w:rPr>
        <w:t>moderna</w:t>
      </w:r>
      <w:r w:rsidR="00E935D2" w:rsidRPr="00FB32BB">
        <w:rPr>
          <w:rFonts w:ascii="Times New Roman" w:hAnsi="Times New Roman" w:cs="Times New Roman"/>
        </w:rPr>
        <w:t xml:space="preserve">, </w:t>
      </w:r>
      <w:r>
        <w:rPr>
          <w:rFonts w:ascii="Times New Roman" w:hAnsi="Times New Roman" w:cs="Times New Roman"/>
        </w:rPr>
        <w:t xml:space="preserve">sin embargo se </w:t>
      </w:r>
      <w:r w:rsidRPr="00FB32BB">
        <w:rPr>
          <w:rFonts w:ascii="Times New Roman" w:hAnsi="Times New Roman" w:cs="Times New Roman"/>
        </w:rPr>
        <w:t>exacerb</w:t>
      </w:r>
      <w:ins w:id="33" w:author="Autor">
        <w:r w:rsidR="00260E11">
          <w:rPr>
            <w:rFonts w:ascii="Times New Roman" w:hAnsi="Times New Roman" w:cs="Times New Roman"/>
          </w:rPr>
          <w:t>ó</w:t>
        </w:r>
      </w:ins>
      <w:del w:id="34" w:author="Autor">
        <w:r w:rsidR="00F6409F" w:rsidDel="00260E11">
          <w:rPr>
            <w:rFonts w:ascii="Times New Roman" w:hAnsi="Times New Roman" w:cs="Times New Roman"/>
          </w:rPr>
          <w:delText>o</w:delText>
        </w:r>
      </w:del>
      <w:r w:rsidRPr="00FB32BB">
        <w:rPr>
          <w:rFonts w:ascii="Times New Roman" w:hAnsi="Times New Roman" w:cs="Times New Roman"/>
        </w:rPr>
        <w:t xml:space="preserve"> nuestro consumo de contenidos</w:t>
      </w:r>
      <w:r w:rsidR="00F6409F">
        <w:rPr>
          <w:rFonts w:ascii="Times New Roman" w:hAnsi="Times New Roman" w:cs="Times New Roman"/>
        </w:rPr>
        <w:t xml:space="preserve">; servicios de video en streaming, webinars, videojuegos, compras en </w:t>
      </w:r>
      <w:r w:rsidR="006532DA">
        <w:rPr>
          <w:rFonts w:ascii="Times New Roman" w:hAnsi="Times New Roman" w:cs="Times New Roman"/>
        </w:rPr>
        <w:t>línea</w:t>
      </w:r>
      <w:r w:rsidR="00F6409F">
        <w:rPr>
          <w:rFonts w:ascii="Times New Roman" w:hAnsi="Times New Roman" w:cs="Times New Roman"/>
        </w:rPr>
        <w:t xml:space="preserve">, </w:t>
      </w:r>
      <w:r w:rsidR="006532DA">
        <w:rPr>
          <w:rFonts w:ascii="Times New Roman" w:hAnsi="Times New Roman" w:cs="Times New Roman"/>
        </w:rPr>
        <w:t>video transmisiones</w:t>
      </w:r>
      <w:r w:rsidR="00F6409F">
        <w:rPr>
          <w:rFonts w:ascii="Times New Roman" w:hAnsi="Times New Roman" w:cs="Times New Roman"/>
        </w:rPr>
        <w:t xml:space="preserve"> en vivo, </w:t>
      </w:r>
      <w:r w:rsidR="006532DA">
        <w:rPr>
          <w:rFonts w:ascii="Times New Roman" w:hAnsi="Times New Roman" w:cs="Times New Roman"/>
        </w:rPr>
        <w:t>etc.</w:t>
      </w:r>
      <w:r w:rsidR="00F6409F">
        <w:rPr>
          <w:rFonts w:ascii="Times New Roman" w:hAnsi="Times New Roman" w:cs="Times New Roman"/>
        </w:rPr>
        <w:t xml:space="preserve"> fueron en ascenso, empresas como Netflix, Amazon, Nintendo, Zoom o Tik Tok, fueron las protagonistas </w:t>
      </w:r>
      <w:r w:rsidR="006532DA">
        <w:rPr>
          <w:rFonts w:ascii="Times New Roman" w:hAnsi="Times New Roman" w:cs="Times New Roman"/>
        </w:rPr>
        <w:t>tecnológicas</w:t>
      </w:r>
      <w:r w:rsidR="00F6409F">
        <w:rPr>
          <w:rFonts w:ascii="Times New Roman" w:hAnsi="Times New Roman" w:cs="Times New Roman"/>
        </w:rPr>
        <w:t xml:space="preserve"> de esta pandemia, aumentando su valor en la bolsa.</w:t>
      </w:r>
    </w:p>
    <w:p w14:paraId="530CAE8A" w14:textId="2C24D60A" w:rsidR="00200AE8" w:rsidRDefault="00200AE8" w:rsidP="00AD3D4F">
      <w:pPr>
        <w:spacing w:before="120" w:after="120" w:line="360" w:lineRule="auto"/>
        <w:jc w:val="both"/>
        <w:rPr>
          <w:rFonts w:ascii="Times New Roman" w:hAnsi="Times New Roman" w:cs="Times New Roman"/>
        </w:rPr>
      </w:pPr>
      <w:r>
        <w:rPr>
          <w:rFonts w:ascii="Times New Roman" w:hAnsi="Times New Roman" w:cs="Times New Roman"/>
        </w:rPr>
        <w:t xml:space="preserve">Es </w:t>
      </w:r>
      <w:proofErr w:type="gramStart"/>
      <w:r>
        <w:rPr>
          <w:rFonts w:ascii="Times New Roman" w:hAnsi="Times New Roman" w:cs="Times New Roman"/>
        </w:rPr>
        <w:t>decir</w:t>
      </w:r>
      <w:proofErr w:type="gramEnd"/>
      <w:r>
        <w:rPr>
          <w:rFonts w:ascii="Times New Roman" w:hAnsi="Times New Roman" w:cs="Times New Roman"/>
        </w:rPr>
        <w:t xml:space="preserve"> el cuerpo confinado es el estado ideal para las interacciones digitales, sin embargo sus efectos cognitivos producidos por la p</w:t>
      </w:r>
      <w:ins w:id="35" w:author="Autor">
        <w:r w:rsidR="00260E11">
          <w:rPr>
            <w:rFonts w:ascii="Times New Roman" w:hAnsi="Times New Roman" w:cs="Times New Roman"/>
          </w:rPr>
          <w:t>é</w:t>
        </w:r>
      </w:ins>
      <w:del w:id="36" w:author="Autor">
        <w:r w:rsidDel="00260E11">
          <w:rPr>
            <w:rFonts w:ascii="Times New Roman" w:hAnsi="Times New Roman" w:cs="Times New Roman"/>
          </w:rPr>
          <w:delText>e</w:delText>
        </w:r>
      </w:del>
      <w:r>
        <w:rPr>
          <w:rFonts w:ascii="Times New Roman" w:hAnsi="Times New Roman" w:cs="Times New Roman"/>
        </w:rPr>
        <w:t>rdida de contacto y la corporalidad con su relación a la cognición aun est</w:t>
      </w:r>
      <w:ins w:id="37" w:author="Autor">
        <w:r w:rsidR="00260E11">
          <w:rPr>
            <w:rFonts w:ascii="Times New Roman" w:hAnsi="Times New Roman" w:cs="Times New Roman"/>
          </w:rPr>
          <w:t>á</w:t>
        </w:r>
      </w:ins>
      <w:del w:id="38" w:author="Autor">
        <w:r w:rsidDel="00260E11">
          <w:rPr>
            <w:rFonts w:ascii="Times New Roman" w:hAnsi="Times New Roman" w:cs="Times New Roman"/>
          </w:rPr>
          <w:delText>a</w:delText>
        </w:r>
      </w:del>
      <w:r>
        <w:rPr>
          <w:rFonts w:ascii="Times New Roman" w:hAnsi="Times New Roman" w:cs="Times New Roman"/>
        </w:rPr>
        <w:t xml:space="preserve"> por verse.</w:t>
      </w:r>
    </w:p>
    <w:p w14:paraId="2890C0D2" w14:textId="77777777" w:rsidR="00FA15F0" w:rsidRPr="006916D9" w:rsidRDefault="001D74D5" w:rsidP="00AD3D4F">
      <w:pPr>
        <w:spacing w:before="120" w:after="120" w:line="360" w:lineRule="auto"/>
        <w:jc w:val="both"/>
        <w:rPr>
          <w:rFonts w:ascii="Times New Roman" w:hAnsi="Times New Roman" w:cs="Times New Roman"/>
          <w:b/>
          <w:i/>
          <w:sz w:val="22"/>
          <w:szCs w:val="22"/>
        </w:rPr>
      </w:pPr>
      <w:r>
        <w:rPr>
          <w:rFonts w:ascii="Times New Roman" w:hAnsi="Times New Roman" w:cs="Times New Roman"/>
          <w:b/>
          <w:i/>
          <w:sz w:val="22"/>
          <w:szCs w:val="22"/>
        </w:rPr>
        <w:t xml:space="preserve">El cuerpo interactuando </w:t>
      </w:r>
      <w:r w:rsidR="006916D9" w:rsidRPr="006916D9">
        <w:rPr>
          <w:rFonts w:ascii="Times New Roman" w:hAnsi="Times New Roman" w:cs="Times New Roman"/>
          <w:b/>
          <w:i/>
          <w:sz w:val="22"/>
          <w:szCs w:val="22"/>
        </w:rPr>
        <w:t>para estar presente</w:t>
      </w:r>
    </w:p>
    <w:p w14:paraId="54420637" w14:textId="77777777" w:rsidR="006916D9" w:rsidRDefault="00E152EF" w:rsidP="00AD3D4F">
      <w:pPr>
        <w:spacing w:before="120" w:after="120" w:line="360" w:lineRule="auto"/>
        <w:jc w:val="both"/>
        <w:rPr>
          <w:rFonts w:ascii="Times New Roman" w:hAnsi="Times New Roman" w:cs="Times New Roman"/>
        </w:rPr>
      </w:pPr>
      <w:r>
        <w:rPr>
          <w:rFonts w:ascii="Times New Roman" w:hAnsi="Times New Roman" w:cs="Times New Roman"/>
        </w:rPr>
        <w:t>En cuestión de dos décadas las tecnologías de la información que prometían mayor rapidez y mejor calidad en la información han</w:t>
      </w:r>
      <w:r w:rsidR="006532DA">
        <w:rPr>
          <w:rFonts w:ascii="Times New Roman" w:hAnsi="Times New Roman" w:cs="Times New Roman"/>
        </w:rPr>
        <w:t xml:space="preserve"> </w:t>
      </w:r>
      <w:r>
        <w:rPr>
          <w:rFonts w:ascii="Times New Roman" w:hAnsi="Times New Roman" w:cs="Times New Roman"/>
        </w:rPr>
        <w:t>comenzando a</w:t>
      </w:r>
      <w:r w:rsidR="006532DA">
        <w:rPr>
          <w:rFonts w:ascii="Times New Roman" w:hAnsi="Times New Roman" w:cs="Times New Roman"/>
        </w:rPr>
        <w:t xml:space="preserve"> </w:t>
      </w:r>
      <w:r>
        <w:rPr>
          <w:rFonts w:ascii="Times New Roman" w:hAnsi="Times New Roman" w:cs="Times New Roman"/>
        </w:rPr>
        <w:t>preocupar</w:t>
      </w:r>
      <w:r w:rsidR="006532DA">
        <w:rPr>
          <w:rFonts w:ascii="Times New Roman" w:hAnsi="Times New Roman" w:cs="Times New Roman"/>
        </w:rPr>
        <w:t xml:space="preserve"> </w:t>
      </w:r>
      <w:r>
        <w:rPr>
          <w:rFonts w:ascii="Times New Roman" w:hAnsi="Times New Roman" w:cs="Times New Roman"/>
        </w:rPr>
        <w:t xml:space="preserve">a </w:t>
      </w:r>
      <w:r w:rsidR="006532DA">
        <w:rPr>
          <w:rFonts w:ascii="Times New Roman" w:hAnsi="Times New Roman" w:cs="Times New Roman"/>
        </w:rPr>
        <w:t xml:space="preserve">los </w:t>
      </w:r>
      <w:r w:rsidR="00213D1D">
        <w:rPr>
          <w:rFonts w:ascii="Times New Roman" w:hAnsi="Times New Roman" w:cs="Times New Roman"/>
        </w:rPr>
        <w:t>usuarios</w:t>
      </w:r>
      <w:r>
        <w:rPr>
          <w:rFonts w:ascii="Times New Roman" w:hAnsi="Times New Roman" w:cs="Times New Roman"/>
        </w:rPr>
        <w:t xml:space="preserve"> y a cuestionarse su</w:t>
      </w:r>
      <w:r w:rsidR="006532DA">
        <w:rPr>
          <w:rFonts w:ascii="Times New Roman" w:hAnsi="Times New Roman" w:cs="Times New Roman"/>
        </w:rPr>
        <w:t xml:space="preserve"> relación</w:t>
      </w:r>
      <w:r w:rsidR="00213D1D">
        <w:rPr>
          <w:rFonts w:ascii="Times New Roman" w:hAnsi="Times New Roman" w:cs="Times New Roman"/>
        </w:rPr>
        <w:t xml:space="preserve"> con</w:t>
      </w:r>
      <w:r>
        <w:rPr>
          <w:rFonts w:ascii="Times New Roman" w:hAnsi="Times New Roman" w:cs="Times New Roman"/>
        </w:rPr>
        <w:t xml:space="preserve"> estas tecnologías, </w:t>
      </w:r>
      <w:r w:rsidR="006916D9">
        <w:rPr>
          <w:rFonts w:ascii="Times New Roman" w:hAnsi="Times New Roman" w:cs="Times New Roman"/>
        </w:rPr>
        <w:t xml:space="preserve">preocupándose por el tiempo que pasan inmersos en sus dispositivos, así como de sus efectos más notorios como la distracción, el agobio o los cambios de ánimo ocasionados por la información que transita en ellos en todo </w:t>
      </w:r>
      <w:r w:rsidR="006916D9">
        <w:rPr>
          <w:rFonts w:ascii="Times New Roman" w:hAnsi="Times New Roman" w:cs="Times New Roman"/>
        </w:rPr>
        <w:lastRenderedPageBreak/>
        <w:t>momento, y c</w:t>
      </w:r>
      <w:r w:rsidR="006916D9" w:rsidRPr="00FB32BB">
        <w:rPr>
          <w:rFonts w:ascii="Times New Roman" w:hAnsi="Times New Roman" w:cs="Times New Roman"/>
        </w:rPr>
        <w:t xml:space="preserve">ada vez crece el número de personas que desea o comienza a desprenderse del uso de las redes sociales en primer instancia y de los teléfonos </w:t>
      </w:r>
      <w:r w:rsidR="006916D9">
        <w:rPr>
          <w:rFonts w:ascii="Times New Roman" w:hAnsi="Times New Roman" w:cs="Times New Roman"/>
        </w:rPr>
        <w:t>móviles.</w:t>
      </w:r>
    </w:p>
    <w:p w14:paraId="03F5423A" w14:textId="6415E728" w:rsidR="00E152EF" w:rsidRDefault="006916D9" w:rsidP="00AD3D4F">
      <w:pPr>
        <w:spacing w:before="120" w:after="120" w:line="360" w:lineRule="auto"/>
        <w:jc w:val="both"/>
        <w:rPr>
          <w:rFonts w:ascii="Times New Roman" w:hAnsi="Times New Roman" w:cs="Times New Roman"/>
        </w:rPr>
      </w:pPr>
      <w:r>
        <w:rPr>
          <w:rFonts w:ascii="Times New Roman" w:hAnsi="Times New Roman" w:cs="Times New Roman"/>
        </w:rPr>
        <w:t>Los terapeutas</w:t>
      </w:r>
      <w:r w:rsidRPr="00FB32BB">
        <w:rPr>
          <w:rFonts w:ascii="Times New Roman" w:hAnsi="Times New Roman" w:cs="Times New Roman"/>
        </w:rPr>
        <w:t xml:space="preserve"> recomiendan técnicas como la meditación</w:t>
      </w:r>
      <w:r>
        <w:rPr>
          <w:rFonts w:ascii="Times New Roman" w:hAnsi="Times New Roman" w:cs="Times New Roman"/>
        </w:rPr>
        <w:t xml:space="preserve"> o el </w:t>
      </w:r>
      <w:r w:rsidRPr="00FB32BB">
        <w:rPr>
          <w:rFonts w:ascii="Times New Roman" w:hAnsi="Times New Roman" w:cs="Times New Roman"/>
        </w:rPr>
        <w:t>mindfulnes</w:t>
      </w:r>
      <w:r>
        <w:rPr>
          <w:rFonts w:ascii="Times New Roman" w:hAnsi="Times New Roman" w:cs="Times New Roman"/>
        </w:rPr>
        <w:t>s</w:t>
      </w:r>
      <w:r w:rsidRPr="00FB32BB">
        <w:rPr>
          <w:rFonts w:ascii="Times New Roman" w:hAnsi="Times New Roman" w:cs="Times New Roman"/>
        </w:rPr>
        <w:t xml:space="preserve">, el contacto con </w:t>
      </w:r>
      <w:r>
        <w:rPr>
          <w:rFonts w:ascii="Times New Roman" w:hAnsi="Times New Roman" w:cs="Times New Roman"/>
        </w:rPr>
        <w:t>la</w:t>
      </w:r>
      <w:r w:rsidRPr="00FB32BB">
        <w:rPr>
          <w:rFonts w:ascii="Times New Roman" w:hAnsi="Times New Roman" w:cs="Times New Roman"/>
        </w:rPr>
        <w:t xml:space="preserve"> natural</w:t>
      </w:r>
      <w:r>
        <w:rPr>
          <w:rFonts w:ascii="Times New Roman" w:hAnsi="Times New Roman" w:cs="Times New Roman"/>
        </w:rPr>
        <w:t>eza</w:t>
      </w:r>
      <w:r w:rsidRPr="00FB32BB">
        <w:rPr>
          <w:rFonts w:ascii="Times New Roman" w:hAnsi="Times New Roman" w:cs="Times New Roman"/>
        </w:rPr>
        <w:t>, la exploración del entorno inmediato, el fomento de la empatía</w:t>
      </w:r>
      <w:r>
        <w:rPr>
          <w:rFonts w:ascii="Times New Roman" w:hAnsi="Times New Roman" w:cs="Times New Roman"/>
        </w:rPr>
        <w:t xml:space="preserve"> y</w:t>
      </w:r>
      <w:r w:rsidRPr="00FB32BB">
        <w:rPr>
          <w:rFonts w:ascii="Times New Roman" w:hAnsi="Times New Roman" w:cs="Times New Roman"/>
        </w:rPr>
        <w:t xml:space="preserve"> la </w:t>
      </w:r>
      <w:r>
        <w:rPr>
          <w:rFonts w:ascii="Times New Roman" w:hAnsi="Times New Roman" w:cs="Times New Roman"/>
        </w:rPr>
        <w:t xml:space="preserve">reuniones sociales presenciales </w:t>
      </w:r>
      <w:r w:rsidRPr="00FB32BB">
        <w:rPr>
          <w:rFonts w:ascii="Times New Roman" w:hAnsi="Times New Roman" w:cs="Times New Roman"/>
        </w:rPr>
        <w:t xml:space="preserve">como actividades que ayudan a aliviar la sensación de ansiedad y estrés que </w:t>
      </w:r>
      <w:r>
        <w:rPr>
          <w:rFonts w:ascii="Times New Roman" w:hAnsi="Times New Roman" w:cs="Times New Roman"/>
        </w:rPr>
        <w:t xml:space="preserve">provoca la inmersión en el mundo digital, cabría aquí preguntarnos si </w:t>
      </w:r>
      <w:r w:rsidR="00E152EF" w:rsidRPr="00FA15F0">
        <w:rPr>
          <w:rFonts w:ascii="Times New Roman" w:hAnsi="Times New Roman" w:cs="Times New Roman"/>
        </w:rPr>
        <w:t xml:space="preserve">¿Es posible concebir </w:t>
      </w:r>
      <w:r w:rsidR="00E152EF">
        <w:rPr>
          <w:rFonts w:ascii="Times New Roman" w:hAnsi="Times New Roman" w:cs="Times New Roman"/>
        </w:rPr>
        <w:t>nuevas</w:t>
      </w:r>
      <w:r w:rsidR="00E152EF" w:rsidRPr="00FA15F0">
        <w:rPr>
          <w:rFonts w:ascii="Times New Roman" w:hAnsi="Times New Roman" w:cs="Times New Roman"/>
        </w:rPr>
        <w:t xml:space="preserve"> práctica</w:t>
      </w:r>
      <w:r w:rsidR="00E152EF">
        <w:rPr>
          <w:rFonts w:ascii="Times New Roman" w:hAnsi="Times New Roman" w:cs="Times New Roman"/>
        </w:rPr>
        <w:t>s</w:t>
      </w:r>
      <w:r w:rsidR="00E152EF" w:rsidRPr="00FA15F0">
        <w:rPr>
          <w:rFonts w:ascii="Times New Roman" w:hAnsi="Times New Roman" w:cs="Times New Roman"/>
        </w:rPr>
        <w:t xml:space="preserve"> dentro del diseño de interacción que no apueste</w:t>
      </w:r>
      <w:ins w:id="39" w:author="Autor">
        <w:r w:rsidR="00260E11">
          <w:rPr>
            <w:rFonts w:ascii="Times New Roman" w:hAnsi="Times New Roman" w:cs="Times New Roman"/>
          </w:rPr>
          <w:t>n</w:t>
        </w:r>
      </w:ins>
      <w:r w:rsidR="00E152EF" w:rsidRPr="00FA15F0">
        <w:rPr>
          <w:rFonts w:ascii="Times New Roman" w:hAnsi="Times New Roman" w:cs="Times New Roman"/>
        </w:rPr>
        <w:t xml:space="preserve"> por un </w:t>
      </w:r>
      <w:r w:rsidR="00E152EF">
        <w:rPr>
          <w:rFonts w:ascii="Times New Roman" w:hAnsi="Times New Roman" w:cs="Times New Roman"/>
        </w:rPr>
        <w:t>usuario alienado</w:t>
      </w:r>
      <w:r>
        <w:rPr>
          <w:rFonts w:ascii="Times New Roman" w:hAnsi="Times New Roman" w:cs="Times New Roman"/>
        </w:rPr>
        <w:t xml:space="preserve"> con</w:t>
      </w:r>
      <w:r w:rsidR="00E152EF" w:rsidRPr="00FA15F0">
        <w:rPr>
          <w:rFonts w:ascii="Times New Roman" w:hAnsi="Times New Roman" w:cs="Times New Roman"/>
        </w:rPr>
        <w:t xml:space="preserve"> la </w:t>
      </w:r>
      <w:proofErr w:type="gramStart"/>
      <w:r w:rsidR="00E152EF" w:rsidRPr="00FA15F0">
        <w:rPr>
          <w:rFonts w:ascii="Times New Roman" w:hAnsi="Times New Roman" w:cs="Times New Roman"/>
        </w:rPr>
        <w:t>información?</w:t>
      </w:r>
      <w:r w:rsidR="00E152EF">
        <w:rPr>
          <w:rFonts w:ascii="Times New Roman" w:hAnsi="Times New Roman" w:cs="Times New Roman"/>
        </w:rPr>
        <w:t>.</w:t>
      </w:r>
      <w:proofErr w:type="gramEnd"/>
    </w:p>
    <w:p w14:paraId="72FA612A" w14:textId="77777777" w:rsidR="00637EDE" w:rsidRDefault="00637EDE" w:rsidP="00AD3D4F">
      <w:pPr>
        <w:spacing w:before="120" w:after="120" w:line="360" w:lineRule="auto"/>
        <w:jc w:val="both"/>
        <w:rPr>
          <w:rFonts w:ascii="Times New Roman" w:hAnsi="Times New Roman" w:cs="Times New Roman"/>
        </w:rPr>
      </w:pPr>
      <w:r>
        <w:rPr>
          <w:rFonts w:ascii="Times New Roman" w:hAnsi="Times New Roman" w:cs="Times New Roman"/>
        </w:rPr>
        <w:t xml:space="preserve">Incluso Google ha creado un departamento </w:t>
      </w:r>
      <w:commentRangeStart w:id="40"/>
      <w:r>
        <w:rPr>
          <w:rFonts w:ascii="Times New Roman" w:hAnsi="Times New Roman" w:cs="Times New Roman"/>
        </w:rPr>
        <w:t xml:space="preserve">que </w:t>
      </w:r>
      <w:commentRangeEnd w:id="40"/>
      <w:r w:rsidR="00260E11">
        <w:rPr>
          <w:rStyle w:val="Refdecomentario"/>
        </w:rPr>
        <w:commentReference w:id="40"/>
      </w:r>
      <w:r>
        <w:rPr>
          <w:rFonts w:ascii="Times New Roman" w:hAnsi="Times New Roman" w:cs="Times New Roman"/>
        </w:rPr>
        <w:t xml:space="preserve">denominado </w:t>
      </w:r>
      <w:proofErr w:type="spellStart"/>
      <w:r>
        <w:rPr>
          <w:rFonts w:ascii="Times New Roman" w:hAnsi="Times New Roman" w:cs="Times New Roman"/>
        </w:rPr>
        <w:t>Wellbeing</w:t>
      </w:r>
      <w:proofErr w:type="spellEnd"/>
      <w:r>
        <w:rPr>
          <w:rFonts w:ascii="Times New Roman" w:hAnsi="Times New Roman" w:cs="Times New Roman"/>
        </w:rPr>
        <w:t xml:space="preserve"> (</w:t>
      </w:r>
      <w:hyperlink r:id="rId13" w:history="1">
        <w:r w:rsidRPr="001008A9">
          <w:rPr>
            <w:rStyle w:val="Hipervnculo"/>
            <w:rFonts w:ascii="Times New Roman" w:hAnsi="Times New Roman" w:cs="Times New Roman"/>
          </w:rPr>
          <w:t>https://wellbeing.google</w:t>
        </w:r>
      </w:hyperlink>
      <w:r>
        <w:rPr>
          <w:rFonts w:ascii="Times New Roman" w:hAnsi="Times New Roman" w:cs="Times New Roman"/>
        </w:rPr>
        <w:t>), con la finalidad de crear aplicaciones, aditamentos e información de expertos sobre medidas para que el teléfono móvil no distraiga al usuario o sea más consciente en su forma de uso, ya sea contabilizando el tiempo que esta interactuando, dejando disponibles solamente las apps necesarias, quitando las notificaciones, cambiando el color de la pantalla o complicando el acceso al teléfono móvil.</w:t>
      </w:r>
    </w:p>
    <w:p w14:paraId="0A6E8E02" w14:textId="77777777" w:rsidR="000E6736" w:rsidRDefault="006532DA" w:rsidP="00AD3D4F">
      <w:pPr>
        <w:spacing w:before="120" w:after="120" w:line="360" w:lineRule="auto"/>
        <w:jc w:val="both"/>
        <w:rPr>
          <w:rFonts w:ascii="Times New Roman" w:hAnsi="Times New Roman" w:cs="Times New Roman"/>
        </w:rPr>
      </w:pPr>
      <w:r>
        <w:rPr>
          <w:rFonts w:ascii="Times New Roman" w:hAnsi="Times New Roman" w:cs="Times New Roman"/>
        </w:rPr>
        <w:t>S</w:t>
      </w:r>
      <w:r w:rsidR="000E6736">
        <w:rPr>
          <w:rFonts w:ascii="Times New Roman" w:hAnsi="Times New Roman" w:cs="Times New Roman"/>
        </w:rPr>
        <w:t xml:space="preserve">in duda </w:t>
      </w:r>
      <w:r w:rsidR="00637EDE">
        <w:rPr>
          <w:rFonts w:ascii="Times New Roman" w:hAnsi="Times New Roman" w:cs="Times New Roman"/>
        </w:rPr>
        <w:t>la solución más viable</w:t>
      </w:r>
      <w:r w:rsidR="000E6736">
        <w:rPr>
          <w:rFonts w:ascii="Times New Roman" w:hAnsi="Times New Roman" w:cs="Times New Roman"/>
        </w:rPr>
        <w:t xml:space="preserve"> puede encontrarse en cambiar el comportamiento del mercado de datos, mediante regulaciones y normas que protejan la información, además de certificaciones que avalen la ética y la responsabilidad en los dispositivos, contenidos y productos digitales. </w:t>
      </w:r>
      <w:proofErr w:type="gramStart"/>
      <w:r w:rsidR="000E6736">
        <w:rPr>
          <w:rFonts w:ascii="Times New Roman" w:hAnsi="Times New Roman" w:cs="Times New Roman"/>
        </w:rPr>
        <w:t>Además</w:t>
      </w:r>
      <w:proofErr w:type="gramEnd"/>
      <w:r w:rsidR="000E6736">
        <w:rPr>
          <w:rFonts w:ascii="Times New Roman" w:hAnsi="Times New Roman" w:cs="Times New Roman"/>
        </w:rPr>
        <w:t xml:space="preserve"> se </w:t>
      </w:r>
      <w:r w:rsidR="00E152EF">
        <w:rPr>
          <w:rFonts w:ascii="Times New Roman" w:hAnsi="Times New Roman" w:cs="Times New Roman"/>
        </w:rPr>
        <w:t>necesitan</w:t>
      </w:r>
      <w:r w:rsidR="000E6736">
        <w:rPr>
          <w:rFonts w:ascii="Times New Roman" w:hAnsi="Times New Roman" w:cs="Times New Roman"/>
        </w:rPr>
        <w:t xml:space="preserve"> nuevos modelos de retribución para que el trabajo de productores, creadores y diseñadores no dependa de los datos del usuario o el tiempo que inviertan inmersos en sus productos.</w:t>
      </w:r>
    </w:p>
    <w:p w14:paraId="4E4A9F0B" w14:textId="77777777" w:rsidR="00752F85" w:rsidRDefault="00E8309F" w:rsidP="00AD3D4F">
      <w:pPr>
        <w:spacing w:before="120" w:after="120" w:line="360" w:lineRule="auto"/>
        <w:jc w:val="both"/>
        <w:rPr>
          <w:rFonts w:ascii="Times New Roman" w:hAnsi="Times New Roman" w:cs="Times New Roman"/>
        </w:rPr>
      </w:pPr>
      <w:proofErr w:type="gramStart"/>
      <w:r>
        <w:rPr>
          <w:rFonts w:ascii="Times New Roman" w:hAnsi="Times New Roman" w:cs="Times New Roman"/>
        </w:rPr>
        <w:t>Además</w:t>
      </w:r>
      <w:proofErr w:type="gramEnd"/>
      <w:r>
        <w:rPr>
          <w:rFonts w:ascii="Times New Roman" w:hAnsi="Times New Roman" w:cs="Times New Roman"/>
        </w:rPr>
        <w:t xml:space="preserve"> es importante la postura crítica en el diseñador de interacción</w:t>
      </w:r>
      <w:r w:rsidR="00B93FE2">
        <w:rPr>
          <w:rFonts w:ascii="Times New Roman" w:hAnsi="Times New Roman" w:cs="Times New Roman"/>
        </w:rPr>
        <w:t xml:space="preserve"> desde la academia como en la industria</w:t>
      </w:r>
      <w:r>
        <w:rPr>
          <w:rFonts w:ascii="Times New Roman" w:hAnsi="Times New Roman" w:cs="Times New Roman"/>
        </w:rPr>
        <w:t>, que a través de soluciones y propuestas creativas pued</w:t>
      </w:r>
      <w:r w:rsidR="00B93FE2">
        <w:rPr>
          <w:rFonts w:ascii="Times New Roman" w:hAnsi="Times New Roman" w:cs="Times New Roman"/>
        </w:rPr>
        <w:t>a</w:t>
      </w:r>
      <w:r>
        <w:rPr>
          <w:rFonts w:ascii="Times New Roman" w:hAnsi="Times New Roman" w:cs="Times New Roman"/>
        </w:rPr>
        <w:t xml:space="preserve"> dar un nuevo discurso </w:t>
      </w:r>
      <w:r w:rsidR="00B93FE2">
        <w:rPr>
          <w:rFonts w:ascii="Times New Roman" w:hAnsi="Times New Roman" w:cs="Times New Roman"/>
        </w:rPr>
        <w:t xml:space="preserve">de la </w:t>
      </w:r>
      <w:r>
        <w:rPr>
          <w:rFonts w:ascii="Times New Roman" w:hAnsi="Times New Roman" w:cs="Times New Roman"/>
        </w:rPr>
        <w:t xml:space="preserve">tecnología digital que </w:t>
      </w:r>
      <w:r w:rsidR="00B93FE2">
        <w:rPr>
          <w:rFonts w:ascii="Times New Roman" w:hAnsi="Times New Roman" w:cs="Times New Roman"/>
        </w:rPr>
        <w:t>no solo se centre en el</w:t>
      </w:r>
      <w:r>
        <w:rPr>
          <w:rFonts w:ascii="Times New Roman" w:hAnsi="Times New Roman" w:cs="Times New Roman"/>
        </w:rPr>
        <w:t xml:space="preserve"> consumo pasiv</w:t>
      </w:r>
      <w:r w:rsidR="00B93FE2">
        <w:rPr>
          <w:rFonts w:ascii="Times New Roman" w:hAnsi="Times New Roman" w:cs="Times New Roman"/>
        </w:rPr>
        <w:t>o</w:t>
      </w:r>
      <w:r w:rsidR="00752F85">
        <w:rPr>
          <w:rFonts w:ascii="Times New Roman" w:hAnsi="Times New Roman" w:cs="Times New Roman"/>
        </w:rPr>
        <w:t xml:space="preserve"> y automatizado de la información</w:t>
      </w:r>
      <w:r>
        <w:rPr>
          <w:rFonts w:ascii="Times New Roman" w:hAnsi="Times New Roman" w:cs="Times New Roman"/>
        </w:rPr>
        <w:t xml:space="preserve">, y que vuelva </w:t>
      </w:r>
      <w:r w:rsidR="00752F85">
        <w:rPr>
          <w:rFonts w:ascii="Times New Roman" w:hAnsi="Times New Roman" w:cs="Times New Roman"/>
        </w:rPr>
        <w:t>a ser una herramienta que posibilita a las personas a transformar sus vidas de forma activa y conscientes.</w:t>
      </w:r>
    </w:p>
    <w:p w14:paraId="1FC44B4E" w14:textId="02F11AD6" w:rsidR="00CB624A" w:rsidRDefault="00AC1444" w:rsidP="00AD3D4F">
      <w:pPr>
        <w:spacing w:before="120" w:after="120" w:line="360" w:lineRule="auto"/>
        <w:jc w:val="both"/>
        <w:rPr>
          <w:rFonts w:ascii="Times New Roman" w:hAnsi="Times New Roman" w:cs="Times New Roman"/>
        </w:rPr>
      </w:pPr>
      <w:r w:rsidRPr="00FA15F0">
        <w:rPr>
          <w:rFonts w:ascii="Times New Roman" w:hAnsi="Times New Roman" w:cs="Times New Roman"/>
        </w:rPr>
        <w:t xml:space="preserve">Las teorías de la cognición </w:t>
      </w:r>
      <w:proofErr w:type="gramStart"/>
      <w:r w:rsidRPr="00FA15F0">
        <w:rPr>
          <w:rFonts w:ascii="Times New Roman" w:hAnsi="Times New Roman" w:cs="Times New Roman"/>
        </w:rPr>
        <w:t>corpor</w:t>
      </w:r>
      <w:r w:rsidR="00752F85">
        <w:rPr>
          <w:rFonts w:ascii="Times New Roman" w:hAnsi="Times New Roman" w:cs="Times New Roman"/>
        </w:rPr>
        <w:t>e</w:t>
      </w:r>
      <w:r w:rsidRPr="00FA15F0">
        <w:rPr>
          <w:rFonts w:ascii="Times New Roman" w:hAnsi="Times New Roman" w:cs="Times New Roman"/>
        </w:rPr>
        <w:t>izada,</w:t>
      </w:r>
      <w:proofErr w:type="gramEnd"/>
      <w:r w:rsidRPr="00FA15F0">
        <w:rPr>
          <w:rFonts w:ascii="Times New Roman" w:hAnsi="Times New Roman" w:cs="Times New Roman"/>
        </w:rPr>
        <w:t xml:space="preserve"> permiten imaginar nuevas estrategias en el diseño </w:t>
      </w:r>
      <w:r w:rsidR="00752F85">
        <w:rPr>
          <w:rFonts w:ascii="Times New Roman" w:hAnsi="Times New Roman" w:cs="Times New Roman"/>
        </w:rPr>
        <w:t>de interacción</w:t>
      </w:r>
      <w:r w:rsidRPr="00FA15F0">
        <w:rPr>
          <w:rFonts w:ascii="Times New Roman" w:hAnsi="Times New Roman" w:cs="Times New Roman"/>
        </w:rPr>
        <w:t xml:space="preserve">, </w:t>
      </w:r>
      <w:r w:rsidR="00752F85">
        <w:rPr>
          <w:rFonts w:ascii="Times New Roman" w:hAnsi="Times New Roman" w:cs="Times New Roman"/>
        </w:rPr>
        <w:t>que tomen en</w:t>
      </w:r>
      <w:r>
        <w:rPr>
          <w:rFonts w:ascii="Times New Roman" w:hAnsi="Times New Roman" w:cs="Times New Roman"/>
        </w:rPr>
        <w:t xml:space="preserve"> cuenta</w:t>
      </w:r>
      <w:r w:rsidRPr="00FA15F0">
        <w:rPr>
          <w:rFonts w:ascii="Times New Roman" w:hAnsi="Times New Roman" w:cs="Times New Roman"/>
        </w:rPr>
        <w:t xml:space="preserve"> aspectos sensoriales </w:t>
      </w:r>
      <w:r>
        <w:rPr>
          <w:rFonts w:ascii="Times New Roman" w:hAnsi="Times New Roman" w:cs="Times New Roman"/>
        </w:rPr>
        <w:t>tanto propioreceptivos</w:t>
      </w:r>
      <w:r w:rsidR="00752F85">
        <w:rPr>
          <w:rFonts w:ascii="Times New Roman" w:hAnsi="Times New Roman" w:cs="Times New Roman"/>
        </w:rPr>
        <w:t>, interioceptivos,</w:t>
      </w:r>
      <w:r>
        <w:rPr>
          <w:rFonts w:ascii="Times New Roman" w:hAnsi="Times New Roman" w:cs="Times New Roman"/>
        </w:rPr>
        <w:t xml:space="preserve"> como </w:t>
      </w:r>
      <w:r w:rsidRPr="00FA15F0">
        <w:rPr>
          <w:rFonts w:ascii="Times New Roman" w:hAnsi="Times New Roman" w:cs="Times New Roman"/>
        </w:rPr>
        <w:t>kinestésicos y</w:t>
      </w:r>
      <w:r w:rsidR="00752F85">
        <w:rPr>
          <w:rFonts w:ascii="Times New Roman" w:hAnsi="Times New Roman" w:cs="Times New Roman"/>
        </w:rPr>
        <w:t xml:space="preserve"> de contacto social que s</w:t>
      </w:r>
      <w:r w:rsidR="00B845D2">
        <w:rPr>
          <w:rFonts w:ascii="Times New Roman" w:hAnsi="Times New Roman" w:cs="Times New Roman"/>
        </w:rPr>
        <w:t>o</w:t>
      </w:r>
      <w:r w:rsidR="00752F85">
        <w:rPr>
          <w:rFonts w:ascii="Times New Roman" w:hAnsi="Times New Roman" w:cs="Times New Roman"/>
        </w:rPr>
        <w:t xml:space="preserve">n necesarios para aprehender del mundo estando presentes en </w:t>
      </w:r>
      <w:ins w:id="41" w:author="Autor">
        <w:r w:rsidR="00260E11">
          <w:rPr>
            <w:rFonts w:ascii="Times New Roman" w:hAnsi="Times New Roman" w:cs="Times New Roman"/>
          </w:rPr>
          <w:t>é</w:t>
        </w:r>
      </w:ins>
      <w:del w:id="42" w:author="Autor">
        <w:r w:rsidR="00752F85" w:rsidDel="00260E11">
          <w:rPr>
            <w:rFonts w:ascii="Times New Roman" w:hAnsi="Times New Roman" w:cs="Times New Roman"/>
          </w:rPr>
          <w:delText>e</w:delText>
        </w:r>
      </w:del>
      <w:r w:rsidR="00752F85">
        <w:rPr>
          <w:rFonts w:ascii="Times New Roman" w:hAnsi="Times New Roman" w:cs="Times New Roman"/>
        </w:rPr>
        <w:t xml:space="preserve">l, aspectos que como hemos visto se han dejado de lado por una cultura de la información predominantemente audiovisual. </w:t>
      </w:r>
    </w:p>
    <w:p w14:paraId="4889AECD" w14:textId="769F4347" w:rsidR="00E735CC" w:rsidRPr="00E705DE" w:rsidRDefault="002F760C" w:rsidP="00AD3D4F">
      <w:pPr>
        <w:spacing w:before="120" w:after="120" w:line="360" w:lineRule="auto"/>
        <w:jc w:val="both"/>
        <w:rPr>
          <w:rFonts w:ascii="Times New Roman" w:hAnsi="Times New Roman" w:cs="Times New Roman"/>
          <w:b/>
          <w:i/>
        </w:rPr>
      </w:pPr>
      <w:r w:rsidRPr="00E705DE">
        <w:rPr>
          <w:rFonts w:ascii="Times New Roman" w:hAnsi="Times New Roman" w:cs="Times New Roman"/>
        </w:rPr>
        <w:lastRenderedPageBreak/>
        <w:t>Es necesario</w:t>
      </w:r>
      <w:r w:rsidR="00E735CC" w:rsidRPr="00E705DE">
        <w:rPr>
          <w:rFonts w:ascii="Times New Roman" w:hAnsi="Times New Roman" w:cs="Times New Roman"/>
        </w:rPr>
        <w:t xml:space="preserve"> ir superando el concepto de la interfaz de pantalla</w:t>
      </w:r>
      <w:r w:rsidRPr="00E705DE">
        <w:rPr>
          <w:rFonts w:ascii="Times New Roman" w:hAnsi="Times New Roman" w:cs="Times New Roman"/>
        </w:rPr>
        <w:t xml:space="preserve"> táctil</w:t>
      </w:r>
      <w:r w:rsidR="00E735CC" w:rsidRPr="00E705DE">
        <w:rPr>
          <w:rFonts w:ascii="Times New Roman" w:hAnsi="Times New Roman" w:cs="Times New Roman"/>
        </w:rPr>
        <w:t xml:space="preserve"> como eje central en donde gira </w:t>
      </w:r>
      <w:r w:rsidRPr="00E705DE">
        <w:rPr>
          <w:rFonts w:ascii="Times New Roman" w:hAnsi="Times New Roman" w:cs="Times New Roman"/>
        </w:rPr>
        <w:t xml:space="preserve">la </w:t>
      </w:r>
      <w:r w:rsidR="00E735CC" w:rsidRPr="00E705DE">
        <w:rPr>
          <w:rFonts w:ascii="Times New Roman" w:hAnsi="Times New Roman" w:cs="Times New Roman"/>
        </w:rPr>
        <w:t>comunicación,</w:t>
      </w:r>
      <w:r w:rsidRPr="00E705DE">
        <w:rPr>
          <w:rFonts w:ascii="Times New Roman" w:hAnsi="Times New Roman" w:cs="Times New Roman"/>
        </w:rPr>
        <w:t xml:space="preserve"> </w:t>
      </w:r>
      <w:r w:rsidR="00E735CC" w:rsidRPr="00E705DE">
        <w:rPr>
          <w:rFonts w:ascii="Times New Roman" w:hAnsi="Times New Roman" w:cs="Times New Roman"/>
        </w:rPr>
        <w:t>experimentos llevados a cabo</w:t>
      </w:r>
      <w:r w:rsidR="004B7E83" w:rsidRPr="00E705DE">
        <w:rPr>
          <w:rFonts w:ascii="Times New Roman" w:hAnsi="Times New Roman" w:cs="Times New Roman"/>
        </w:rPr>
        <w:t xml:space="preserve"> por el equipo de </w:t>
      </w:r>
      <w:proofErr w:type="spellStart"/>
      <w:r w:rsidR="004B7E83" w:rsidRPr="00E705DE">
        <w:rPr>
          <w:rFonts w:ascii="Times New Roman" w:hAnsi="Times New Roman" w:cs="Times New Roman"/>
        </w:rPr>
        <w:t>Yushi</w:t>
      </w:r>
      <w:proofErr w:type="spellEnd"/>
      <w:r w:rsidR="004B7E83" w:rsidRPr="00E705DE">
        <w:rPr>
          <w:rFonts w:ascii="Times New Roman" w:hAnsi="Times New Roman" w:cs="Times New Roman"/>
        </w:rPr>
        <w:t xml:space="preserve"> Sato </w:t>
      </w:r>
      <w:r w:rsidR="004B7E83" w:rsidRPr="00E705DE">
        <w:rPr>
          <w:rFonts w:ascii="Times New Roman" w:hAnsi="Times New Roman" w:cs="Times New Roman"/>
        </w:rPr>
        <w:fldChar w:fldCharType="begin"/>
      </w:r>
      <w:r w:rsidR="004B7E83" w:rsidRPr="00E705DE">
        <w:rPr>
          <w:rFonts w:ascii="Times New Roman" w:hAnsi="Times New Roman" w:cs="Times New Roman"/>
        </w:rPr>
        <w:instrText xml:space="preserve"> ADDIN ZOTERO_ITEM CSL_CITATION {"citationID":"1nc48lho4o","properties":{"formattedCitation":"(Sato et\\uc0\\u160{}al., 2020)","plainCitation":"(Sato et al., 2020)","noteIndex":0},"citationItems":[{"id":"IzBikbOK/CjfAYzOr","uris":["http://zotero.org/users/local/ezh7nOHK/items/UVNEQK8N"],"uri":["http://zotero.org/users/local/ezh7nOHK/items/UVNEQK8N"],"itemData":{"id":1969,"type":"article","title":"Modifying texture perception with pseudo-haptic feedback for a projected virtual hand interface","publisher":"IEEE Access","author":[{"family":"Sato","given":"Yushi"},{"family":"Hiraki","given":"Takefumi"},{"family":"Tanabe","given":"Naruki"},{"family":"Matsukura","given":"Haruka"},{"family":"Iwai","given":"Daisuke"},{"family":"Sato","given":"Kosuke"}],"issued":{"date-parts":[["2020"]]}}}],"schema":"https://github.com/citation-style-language/schema/raw/master/csl-citation.json"} </w:instrText>
      </w:r>
      <w:r w:rsidR="004B7E83" w:rsidRPr="00E705DE">
        <w:rPr>
          <w:rFonts w:ascii="Times New Roman" w:hAnsi="Times New Roman" w:cs="Times New Roman"/>
        </w:rPr>
        <w:fldChar w:fldCharType="separate"/>
      </w:r>
      <w:r w:rsidR="004B7E83" w:rsidRPr="00E705DE">
        <w:rPr>
          <w:rFonts w:ascii="Times New Roman" w:hAnsi="Times New Roman"/>
        </w:rPr>
        <w:t>(Sato et al., 2020)</w:t>
      </w:r>
      <w:r w:rsidR="004B7E83" w:rsidRPr="00E705DE">
        <w:rPr>
          <w:rFonts w:ascii="Times New Roman" w:hAnsi="Times New Roman" w:cs="Times New Roman"/>
        </w:rPr>
        <w:fldChar w:fldCharType="end"/>
      </w:r>
      <w:r w:rsidR="00E735CC" w:rsidRPr="00E705DE">
        <w:rPr>
          <w:rFonts w:ascii="Times New Roman" w:hAnsi="Times New Roman" w:cs="Times New Roman"/>
        </w:rPr>
        <w:t xml:space="preserve"> sobre interfaces texturizadas, </w:t>
      </w:r>
      <w:r w:rsidRPr="00E705DE">
        <w:rPr>
          <w:rFonts w:ascii="Times New Roman" w:hAnsi="Times New Roman" w:cs="Times New Roman"/>
        </w:rPr>
        <w:t>permite</w:t>
      </w:r>
      <w:ins w:id="43" w:author="Autor">
        <w:r w:rsidR="00260E11">
          <w:rPr>
            <w:rFonts w:ascii="Times New Roman" w:hAnsi="Times New Roman" w:cs="Times New Roman"/>
          </w:rPr>
          <w:t>n</w:t>
        </w:r>
      </w:ins>
      <w:r w:rsidRPr="00E705DE">
        <w:rPr>
          <w:rFonts w:ascii="Times New Roman" w:hAnsi="Times New Roman" w:cs="Times New Roman"/>
        </w:rPr>
        <w:t xml:space="preserve"> idear otras formas de</w:t>
      </w:r>
      <w:r w:rsidR="00E735CC" w:rsidRPr="00E705DE">
        <w:rPr>
          <w:rFonts w:ascii="Times New Roman" w:hAnsi="Times New Roman" w:cs="Times New Roman"/>
        </w:rPr>
        <w:t xml:space="preserve"> transmitir emociones a través de sensaciones </w:t>
      </w:r>
      <w:r w:rsidRPr="00E705DE">
        <w:rPr>
          <w:rFonts w:ascii="Times New Roman" w:hAnsi="Times New Roman" w:cs="Times New Roman"/>
        </w:rPr>
        <w:t xml:space="preserve">táctiles diversas o las </w:t>
      </w:r>
      <w:r w:rsidR="00E735CC" w:rsidRPr="00E705DE">
        <w:rPr>
          <w:rFonts w:ascii="Times New Roman" w:hAnsi="Times New Roman" w:cs="Times New Roman"/>
        </w:rPr>
        <w:t xml:space="preserve">interfaces orgánicas que proponen </w:t>
      </w:r>
      <w:proofErr w:type="spellStart"/>
      <w:r w:rsidR="00E735CC" w:rsidRPr="00E705DE">
        <w:rPr>
          <w:rFonts w:ascii="Times New Roman" w:hAnsi="Times New Roman" w:cs="Times New Roman"/>
        </w:rPr>
        <w:t>Lipomi</w:t>
      </w:r>
      <w:proofErr w:type="spellEnd"/>
      <w:r w:rsidR="00E735CC" w:rsidRPr="00E705DE">
        <w:rPr>
          <w:rFonts w:ascii="Times New Roman" w:hAnsi="Times New Roman" w:cs="Times New Roman"/>
        </w:rPr>
        <w:t xml:space="preserve"> </w:t>
      </w:r>
      <w:proofErr w:type="spellStart"/>
      <w:r w:rsidR="00E735CC" w:rsidRPr="00E705DE">
        <w:rPr>
          <w:rFonts w:ascii="Times New Roman" w:hAnsi="Times New Roman" w:cs="Times New Roman"/>
        </w:rPr>
        <w:t>Dhong</w:t>
      </w:r>
      <w:proofErr w:type="spellEnd"/>
      <w:r w:rsidR="00E735CC" w:rsidRPr="00E705DE">
        <w:rPr>
          <w:rFonts w:ascii="Times New Roman" w:hAnsi="Times New Roman" w:cs="Times New Roman"/>
        </w:rPr>
        <w:t xml:space="preserve"> </w:t>
      </w:r>
      <w:r w:rsidR="00E735CC" w:rsidRPr="00E705DE">
        <w:rPr>
          <w:rFonts w:ascii="Times New Roman" w:hAnsi="Times New Roman" w:cs="Times New Roman"/>
        </w:rPr>
        <w:fldChar w:fldCharType="begin"/>
      </w:r>
      <w:r w:rsidR="00E735CC" w:rsidRPr="00E705DE">
        <w:rPr>
          <w:rFonts w:ascii="Times New Roman" w:hAnsi="Times New Roman" w:cs="Times New Roman"/>
        </w:rPr>
        <w:instrText xml:space="preserve"> ADDIN ZOTERO_ITEM CSL_CITATION {"citationID":"2pr2btv1vf","properties":{"formattedCitation":"(Lipomi, Dhong, Carpenter, Root, &amp; Ramachandran, 2019)","plainCitation":"(Lipomi, Dhong, Carpenter, Root, &amp; Ramachandran, 2019)","noteIndex":0},"citationItems":[{"id":"IzBikbOK/m3dS2Mkd","uris":["http://zotero.org/users/local/ezh7nOHK/items/CRRE762H"],"uri":["http://zotero.org/users/local/ezh7nOHK/items/CRRE762H"],"itemData":{"id":2943,"type":"article","title":"Organic Haptics: Intersection of materials chemistry and tactile perception","publisher":"Advanced functional materials","URL":"https://onlinelibrary.wiley.com/journal/16163028","author":[{"family":"Lipomi","given":"Darren J."},{"family":"Dhong","given":"Charles"},{"family":"Carpenter","given":"Cody W."},{"family":"Root","given":"Nicholas B."},{"family":"Ramachandran","given":"Vilayanur S."}],"issued":{"date-parts":[["2019"]]}}}],"schema":"https://github.com/citation-style-language/schema/raw/master/csl-citation.json"} </w:instrText>
      </w:r>
      <w:r w:rsidR="00E735CC" w:rsidRPr="00E705DE">
        <w:rPr>
          <w:rFonts w:ascii="Times New Roman" w:hAnsi="Times New Roman" w:cs="Times New Roman"/>
        </w:rPr>
        <w:fldChar w:fldCharType="separate"/>
      </w:r>
      <w:r w:rsidR="00E735CC" w:rsidRPr="00E705DE">
        <w:rPr>
          <w:rFonts w:ascii="Times New Roman" w:hAnsi="Times New Roman" w:cs="Times New Roman"/>
        </w:rPr>
        <w:t>(</w:t>
      </w:r>
      <w:proofErr w:type="spellStart"/>
      <w:r w:rsidR="00E735CC" w:rsidRPr="00E705DE">
        <w:rPr>
          <w:rFonts w:ascii="Times New Roman" w:hAnsi="Times New Roman" w:cs="Times New Roman"/>
        </w:rPr>
        <w:t>Lipomi</w:t>
      </w:r>
      <w:proofErr w:type="spellEnd"/>
      <w:r w:rsidR="00E735CC" w:rsidRPr="00E705DE">
        <w:rPr>
          <w:rFonts w:ascii="Times New Roman" w:hAnsi="Times New Roman" w:cs="Times New Roman"/>
        </w:rPr>
        <w:t xml:space="preserve">, </w:t>
      </w:r>
      <w:proofErr w:type="spellStart"/>
      <w:r w:rsidR="00E735CC" w:rsidRPr="00E705DE">
        <w:rPr>
          <w:rFonts w:ascii="Times New Roman" w:hAnsi="Times New Roman" w:cs="Times New Roman"/>
        </w:rPr>
        <w:t>Dhong</w:t>
      </w:r>
      <w:proofErr w:type="spellEnd"/>
      <w:r w:rsidR="00E735CC" w:rsidRPr="00E705DE">
        <w:rPr>
          <w:rFonts w:ascii="Times New Roman" w:hAnsi="Times New Roman" w:cs="Times New Roman"/>
        </w:rPr>
        <w:t>, Carpenter, Root, &amp; Ramachandran, 2019)</w:t>
      </w:r>
      <w:r w:rsidR="00E735CC" w:rsidRPr="00E705DE">
        <w:rPr>
          <w:rFonts w:ascii="Times New Roman" w:hAnsi="Times New Roman" w:cs="Times New Roman"/>
        </w:rPr>
        <w:fldChar w:fldCharType="end"/>
      </w:r>
      <w:r w:rsidR="00E735CC" w:rsidRPr="00E705DE">
        <w:rPr>
          <w:rFonts w:ascii="Times New Roman" w:hAnsi="Times New Roman" w:cs="Times New Roman"/>
        </w:rPr>
        <w:t xml:space="preserve"> </w:t>
      </w:r>
      <w:r w:rsidRPr="00E705DE">
        <w:rPr>
          <w:rFonts w:ascii="Times New Roman" w:hAnsi="Times New Roman" w:cs="Times New Roman"/>
        </w:rPr>
        <w:t>al imitar</w:t>
      </w:r>
      <w:r w:rsidR="00E735CC" w:rsidRPr="00E705DE">
        <w:rPr>
          <w:rFonts w:ascii="Times New Roman" w:hAnsi="Times New Roman" w:cs="Times New Roman"/>
        </w:rPr>
        <w:t xml:space="preserve"> consistencias, texturas y </w:t>
      </w:r>
      <w:r w:rsidR="00F267EA" w:rsidRPr="00E705DE">
        <w:rPr>
          <w:rFonts w:ascii="Times New Roman" w:hAnsi="Times New Roman" w:cs="Times New Roman"/>
        </w:rPr>
        <w:t xml:space="preserve">superficies </w:t>
      </w:r>
      <w:r w:rsidR="00E735CC" w:rsidRPr="00E705DE">
        <w:rPr>
          <w:rFonts w:ascii="Times New Roman" w:hAnsi="Times New Roman" w:cs="Times New Roman"/>
        </w:rPr>
        <w:t xml:space="preserve">orgánicas </w:t>
      </w:r>
      <w:r w:rsidRPr="00E705DE">
        <w:rPr>
          <w:rFonts w:ascii="Times New Roman" w:hAnsi="Times New Roman" w:cs="Times New Roman"/>
        </w:rPr>
        <w:t>para</w:t>
      </w:r>
      <w:r w:rsidR="00E735CC" w:rsidRPr="00E705DE">
        <w:rPr>
          <w:rFonts w:ascii="Times New Roman" w:hAnsi="Times New Roman" w:cs="Times New Roman"/>
        </w:rPr>
        <w:t xml:space="preserve"> crear objetos que sean más parecidos a la naturaleza </w:t>
      </w:r>
      <w:r w:rsidRPr="00E705DE">
        <w:rPr>
          <w:rFonts w:ascii="Times New Roman" w:hAnsi="Times New Roman" w:cs="Times New Roman"/>
        </w:rPr>
        <w:t>y que transmitan</w:t>
      </w:r>
      <w:r w:rsidR="00E735CC" w:rsidRPr="00E705DE">
        <w:rPr>
          <w:rFonts w:ascii="Times New Roman" w:hAnsi="Times New Roman" w:cs="Times New Roman"/>
        </w:rPr>
        <w:t xml:space="preserve"> información por los canales sensoriales hápticos.</w:t>
      </w:r>
    </w:p>
    <w:p w14:paraId="6503C28A" w14:textId="77777777" w:rsidR="002F760C" w:rsidRPr="00E705DE" w:rsidRDefault="002F760C" w:rsidP="00AD3D4F">
      <w:pPr>
        <w:spacing w:before="120" w:after="120" w:line="360" w:lineRule="auto"/>
        <w:jc w:val="both"/>
        <w:rPr>
          <w:rFonts w:ascii="Times New Roman" w:hAnsi="Times New Roman" w:cs="Times New Roman"/>
          <w:b/>
          <w:i/>
        </w:rPr>
      </w:pPr>
      <w:r w:rsidRPr="00E705DE">
        <w:rPr>
          <w:rFonts w:ascii="Times New Roman" w:hAnsi="Times New Roman" w:cs="Times New Roman"/>
        </w:rPr>
        <w:t>Las artes interactivas y la poesía electrónica</w:t>
      </w:r>
      <w:r w:rsidR="00E705DE">
        <w:rPr>
          <w:rFonts w:ascii="Times New Roman" w:hAnsi="Times New Roman" w:cs="Times New Roman"/>
        </w:rPr>
        <w:t xml:space="preserve"> también</w:t>
      </w:r>
      <w:r w:rsidRPr="00E705DE">
        <w:rPr>
          <w:rFonts w:ascii="Times New Roman" w:hAnsi="Times New Roman" w:cs="Times New Roman"/>
        </w:rPr>
        <w:t xml:space="preserve"> son buen semillero de nuevas formas de interacción </w:t>
      </w:r>
      <w:r w:rsidRPr="00E705DE">
        <w:rPr>
          <w:rFonts w:ascii="Times New Roman" w:hAnsi="Times New Roman" w:cs="Times New Roman"/>
        </w:rPr>
        <w:fldChar w:fldCharType="begin"/>
      </w:r>
      <w:r w:rsidRPr="00E705DE">
        <w:rPr>
          <w:rFonts w:ascii="Times New Roman" w:hAnsi="Times New Roman" w:cs="Times New Roman"/>
        </w:rPr>
        <w:instrText xml:space="preserve"> ADDIN ZOTERO_ITEM CSL_CITATION {"citationID":"1g77otq814","properties":{"formattedCitation":"(Crawford, 2002)","plainCitation":"(Crawford, 2002)","noteIndex":0},"citationItems":[{"id":"IzBikbOK/v2oepCkv","uris":["http://zotero.org/users/local/ezh7nOHK/items/M8ATFR54"],"uri":["http://zotero.org/users/local/ezh7nOHK/items/M8ATFR54"],"itemData":{"id":1801,"type":"book","title":"The art of interactive design: a euphonious and illuminating guide to building successful software, June 2002","publisher":"No Starch Press","publisher-place":"San Francisco","number-of-pages":"385","source":"Library of Congress ISBN","event-place":"San Francisco","ISBN":"978-1-886411-84-5","call-number":"QA76.76.I59 C73 2002","shortTitle":"The art of interactive design","author":[{"family":"Crawford","given":"Chris"}],"issued":{"date-parts":[["2002"]]}}}],"schema":"https://github.com/citation-style-language/schema/raw/master/csl-citation.json"} </w:instrText>
      </w:r>
      <w:r w:rsidRPr="00E705DE">
        <w:rPr>
          <w:rFonts w:ascii="Times New Roman" w:hAnsi="Times New Roman" w:cs="Times New Roman"/>
        </w:rPr>
        <w:fldChar w:fldCharType="separate"/>
      </w:r>
      <w:r w:rsidRPr="00E705DE">
        <w:rPr>
          <w:rFonts w:ascii="Times New Roman" w:hAnsi="Times New Roman" w:cs="Times New Roman"/>
        </w:rPr>
        <w:t>(Crawford, 2002)</w:t>
      </w:r>
      <w:r w:rsidRPr="00E705DE">
        <w:rPr>
          <w:rFonts w:ascii="Times New Roman" w:hAnsi="Times New Roman" w:cs="Times New Roman"/>
        </w:rPr>
        <w:fldChar w:fldCharType="end"/>
      </w:r>
      <w:r w:rsidRPr="00E705DE">
        <w:rPr>
          <w:rFonts w:ascii="Times New Roman" w:hAnsi="Times New Roman" w:cs="Times New Roman"/>
        </w:rPr>
        <w:t xml:space="preserve">, </w:t>
      </w:r>
      <w:r w:rsidR="00F267EA" w:rsidRPr="00E705DE">
        <w:rPr>
          <w:rFonts w:ascii="Times New Roman" w:hAnsi="Times New Roman" w:cs="Times New Roman"/>
        </w:rPr>
        <w:t xml:space="preserve">donde a través de diversos canales sensoriales y gracias </w:t>
      </w:r>
      <w:r w:rsidRPr="00E705DE">
        <w:rPr>
          <w:rFonts w:ascii="Times New Roman" w:hAnsi="Times New Roman" w:cs="Times New Roman"/>
        </w:rPr>
        <w:t>a sus características exploratorias, lúdicas y abiertas, que sólo buscan la experiencia sensorial del espectador o usuario a través de la contemplación, los contenidos con los que se interactúa comúnmente no están hechos para contemplarse y experimentar con ellos, generalmente están hechos para seguir viendo más contenidos similares de forma rizomática</w:t>
      </w:r>
      <w:r w:rsidR="00E705DE">
        <w:rPr>
          <w:rFonts w:ascii="Times New Roman" w:hAnsi="Times New Roman" w:cs="Times New Roman"/>
        </w:rPr>
        <w:t xml:space="preserve">. </w:t>
      </w:r>
      <w:r w:rsidR="00251843" w:rsidRPr="00E705DE">
        <w:rPr>
          <w:rFonts w:ascii="Times New Roman" w:hAnsi="Times New Roman" w:cs="Times New Roman"/>
        </w:rPr>
        <w:t xml:space="preserve">La obra de arte electrónica generalmente es abierta y participativa para que el observador </w:t>
      </w:r>
      <w:proofErr w:type="gramStart"/>
      <w:r w:rsidR="00251843" w:rsidRPr="00E705DE">
        <w:rPr>
          <w:rFonts w:ascii="Times New Roman" w:hAnsi="Times New Roman" w:cs="Times New Roman"/>
        </w:rPr>
        <w:t>intervenga</w:t>
      </w:r>
      <w:proofErr w:type="gramEnd"/>
      <w:r w:rsidR="00251843" w:rsidRPr="00E705DE">
        <w:rPr>
          <w:rFonts w:ascii="Times New Roman" w:hAnsi="Times New Roman" w:cs="Times New Roman"/>
        </w:rPr>
        <w:t xml:space="preserve"> pero finita para que posteriormente el espectador reflexione.</w:t>
      </w:r>
    </w:p>
    <w:p w14:paraId="5C4B20B1" w14:textId="77777777" w:rsidR="00E705DE" w:rsidRPr="00E705DE" w:rsidRDefault="009B0259" w:rsidP="00AD3D4F">
      <w:pPr>
        <w:spacing w:before="120" w:after="120" w:line="360" w:lineRule="auto"/>
        <w:jc w:val="both"/>
        <w:rPr>
          <w:rFonts w:ascii="Times New Roman" w:hAnsi="Times New Roman" w:cs="Times New Roman"/>
          <w:b/>
          <w:i/>
        </w:rPr>
      </w:pPr>
      <w:r w:rsidRPr="00E705DE">
        <w:rPr>
          <w:rFonts w:ascii="Times New Roman" w:hAnsi="Times New Roman" w:cs="Times New Roman"/>
        </w:rPr>
        <w:t>Se necesita interacción que fomente</w:t>
      </w:r>
      <w:del w:id="44" w:author="Autor">
        <w:r w:rsidRPr="00E705DE" w:rsidDel="003D42C7">
          <w:rPr>
            <w:rFonts w:ascii="Times New Roman" w:hAnsi="Times New Roman" w:cs="Times New Roman"/>
          </w:rPr>
          <w:delText>n</w:delText>
        </w:r>
      </w:del>
      <w:r w:rsidRPr="00E705DE">
        <w:rPr>
          <w:rFonts w:ascii="Times New Roman" w:hAnsi="Times New Roman" w:cs="Times New Roman"/>
        </w:rPr>
        <w:t xml:space="preserve"> el trabajo empático y colaborativo</w:t>
      </w:r>
      <w:r w:rsidR="00E705DE" w:rsidRPr="00E705DE">
        <w:rPr>
          <w:rFonts w:ascii="Times New Roman" w:hAnsi="Times New Roman" w:cs="Times New Roman"/>
        </w:rPr>
        <w:t>,</w:t>
      </w:r>
      <w:r w:rsidRPr="00E705DE">
        <w:rPr>
          <w:rFonts w:ascii="Times New Roman" w:hAnsi="Times New Roman" w:cs="Times New Roman"/>
        </w:rPr>
        <w:t xml:space="preserve"> redes digitales que realmente conecten con las comunidades donde están siendo usadas</w:t>
      </w:r>
      <w:r w:rsidR="00E705DE" w:rsidRPr="00E705DE">
        <w:rPr>
          <w:rFonts w:ascii="Times New Roman" w:hAnsi="Times New Roman" w:cs="Times New Roman"/>
        </w:rPr>
        <w:t xml:space="preserve"> para tener un impacto notorio</w:t>
      </w:r>
      <w:r w:rsidR="00E705DE">
        <w:rPr>
          <w:rFonts w:ascii="Times New Roman" w:hAnsi="Times New Roman" w:cs="Times New Roman"/>
        </w:rPr>
        <w:t>, es visible la fragmentación social y el aislamiento de las personas en las ciudades y como contrasta con el dinamismo social que se vive en las redes sociales digitales.</w:t>
      </w:r>
    </w:p>
    <w:p w14:paraId="49320A1B" w14:textId="067BA459" w:rsidR="009B0259" w:rsidRPr="00E705DE" w:rsidRDefault="00E705DE" w:rsidP="00AD3D4F">
      <w:pPr>
        <w:spacing w:before="120" w:after="120" w:line="360" w:lineRule="auto"/>
        <w:jc w:val="both"/>
        <w:rPr>
          <w:rFonts w:ascii="Times New Roman" w:hAnsi="Times New Roman" w:cs="Times New Roman"/>
        </w:rPr>
      </w:pPr>
      <w:r>
        <w:rPr>
          <w:rFonts w:ascii="Times New Roman" w:hAnsi="Times New Roman" w:cs="Times New Roman"/>
        </w:rPr>
        <w:t>Retomar el</w:t>
      </w:r>
      <w:r w:rsidR="009B0259" w:rsidRPr="00E705DE">
        <w:rPr>
          <w:rFonts w:ascii="Times New Roman" w:hAnsi="Times New Roman" w:cs="Times New Roman"/>
        </w:rPr>
        <w:t xml:space="preserve"> concepto de cognición expandida </w:t>
      </w:r>
      <w:r w:rsidR="009B0259" w:rsidRPr="00E705DE">
        <w:rPr>
          <w:rFonts w:ascii="Times New Roman" w:hAnsi="Times New Roman" w:cs="Times New Roman"/>
        </w:rPr>
        <w:fldChar w:fldCharType="begin"/>
      </w:r>
      <w:r w:rsidR="009B0259" w:rsidRPr="00E705DE">
        <w:rPr>
          <w:rFonts w:ascii="Times New Roman" w:hAnsi="Times New Roman" w:cs="Times New Roman"/>
        </w:rPr>
        <w:instrText xml:space="preserve"> ADDIN ZOTERO_ITEM CSL_CITATION {"citationID":"o201kda8u","properties":{"formattedCitation":"(Svanaes, 2010; Wilson, 2002)","plainCitation":"(Svanaes, 2010; Wilson, 2002)","noteIndex":0},"citationItems":[{"id":"IzBikbOK/Uk9JkZkr","uris":["http://zotero.org/users/local/ezh7nOHK/items/WHQXHU3B"],"uri":["http://zotero.org/users/local/ezh7nOHK/items/WHQXHU3B"],"itemData":{"id":1531,"type":"book","title":"Understanding Interactivity: Steps to a Phenomenology of Human-Computer Interaction","publisher":"Norges Teknisk-Naturvitenskapelige Universitet (NTNU)","publisher-place":"Trondheim, Norway","event-place":"Trondheim, Norway","author":[{"family":"Svanaes","given":"Dag"}],"issued":{"date-parts":[["2010"]]}}},{"id":"IzBikbOK/hZ1ZCcsC","uris":["http://zotero.org/users/local/ezh7nOHK/items/I8E828ZC"],"uri":["http://zotero.org/users/local/ezh7nOHK/items/I8E828ZC"],"itemData":{"id":3017,"type":"article-journal","title":"Six views of embodied cognition","container-title":"Psychonomic Bulletin &amp; Review","page":"625-635","author":[{"family":"Wilson","given":"Margaret"}],"issued":{"date-parts":[["2002"]]}}}],"schema":"https://github.com/citation-style-language/schema/raw/master/csl-citation.json"} </w:instrText>
      </w:r>
      <w:r w:rsidR="009B0259" w:rsidRPr="00E705DE">
        <w:rPr>
          <w:rFonts w:ascii="Times New Roman" w:hAnsi="Times New Roman" w:cs="Times New Roman"/>
        </w:rPr>
        <w:fldChar w:fldCharType="separate"/>
      </w:r>
      <w:r w:rsidR="009B0259" w:rsidRPr="00E705DE">
        <w:rPr>
          <w:rFonts w:ascii="Times New Roman" w:hAnsi="Times New Roman" w:cs="Times New Roman"/>
        </w:rPr>
        <w:t>(Svanaes, 2010; Wilson, 2002)</w:t>
      </w:r>
      <w:r w:rsidR="009B0259" w:rsidRPr="00E705DE">
        <w:rPr>
          <w:rFonts w:ascii="Times New Roman" w:hAnsi="Times New Roman" w:cs="Times New Roman"/>
        </w:rPr>
        <w:fldChar w:fldCharType="end"/>
      </w:r>
      <w:r w:rsidR="009B0259" w:rsidRPr="00E705DE">
        <w:rPr>
          <w:rFonts w:ascii="Times New Roman" w:hAnsi="Times New Roman" w:cs="Times New Roman"/>
        </w:rPr>
        <w:t xml:space="preserve"> que se refiera al conocimiento que adquiere la persona al interactuar más allá de su corporalidad haciendo uso del entorno y objetos, al igual que el microscopio o el telescopio que potencian nuestras capacidades visuales o el martillo y la polea las mecánicas, la tecnología como instrumento de mejora humana en lugar de ser solamente un mediador de la realidad</w:t>
      </w:r>
      <w:r w:rsidRPr="00E705DE">
        <w:rPr>
          <w:rFonts w:ascii="Times New Roman" w:hAnsi="Times New Roman" w:cs="Times New Roman"/>
        </w:rPr>
        <w:t>, a</w:t>
      </w:r>
      <w:r w:rsidR="009B0259" w:rsidRPr="00E705DE">
        <w:rPr>
          <w:rFonts w:ascii="Times New Roman" w:hAnsi="Times New Roman" w:cs="Times New Roman"/>
        </w:rPr>
        <w:t xml:space="preserve"> diferencia del automatismo total al que aspira el desarrollo actual de la inteligencia artificial</w:t>
      </w:r>
      <w:r w:rsidRPr="00E705DE">
        <w:rPr>
          <w:rFonts w:ascii="Times New Roman" w:hAnsi="Times New Roman" w:cs="Times New Roman"/>
        </w:rPr>
        <w:t>, en donde se deja a un lado totalmente la intervención humana.</w:t>
      </w:r>
    </w:p>
    <w:p w14:paraId="1FBA858D" w14:textId="77777777" w:rsidR="00AC1444" w:rsidRDefault="00AC1444" w:rsidP="00AD3D4F">
      <w:pPr>
        <w:spacing w:before="120" w:after="120" w:line="360" w:lineRule="auto"/>
        <w:jc w:val="both"/>
        <w:rPr>
          <w:rFonts w:ascii="Times New Roman" w:hAnsi="Times New Roman" w:cs="Times New Roman"/>
        </w:rPr>
      </w:pPr>
      <w:r w:rsidRPr="009B0259">
        <w:rPr>
          <w:rFonts w:ascii="Times New Roman" w:hAnsi="Times New Roman" w:cs="Times New Roman"/>
        </w:rPr>
        <w:t xml:space="preserve">Se necesitan productos que </w:t>
      </w:r>
      <w:r w:rsidR="00604A00">
        <w:rPr>
          <w:rFonts w:ascii="Times New Roman" w:hAnsi="Times New Roman" w:cs="Times New Roman"/>
        </w:rPr>
        <w:t>basándose en que la</w:t>
      </w:r>
      <w:r w:rsidRPr="009B0259">
        <w:rPr>
          <w:rFonts w:ascii="Times New Roman" w:hAnsi="Times New Roman" w:cs="Times New Roman"/>
        </w:rPr>
        <w:t xml:space="preserve"> cognición </w:t>
      </w:r>
      <w:r w:rsidR="00604A00">
        <w:rPr>
          <w:rFonts w:ascii="Times New Roman" w:hAnsi="Times New Roman" w:cs="Times New Roman"/>
        </w:rPr>
        <w:t>requiere de todo el dinamismo corporal y no sólo de la mente operando con símbolos</w:t>
      </w:r>
      <w:r w:rsidRPr="009B0259">
        <w:rPr>
          <w:rFonts w:ascii="Times New Roman" w:hAnsi="Times New Roman" w:cs="Times New Roman"/>
        </w:rPr>
        <w:t xml:space="preserve">, promuevan el movimiento y no el sedentarismo, fomenten al humano a tener contacto y conciencia con su mundo natural e inmediato, funciones que no exijan siempre estar conectados, programas que favorezcan los </w:t>
      </w:r>
      <w:r w:rsidRPr="009B0259">
        <w:rPr>
          <w:rFonts w:ascii="Times New Roman" w:hAnsi="Times New Roman" w:cs="Times New Roman"/>
        </w:rPr>
        <w:lastRenderedPageBreak/>
        <w:t>encuentros sin artefactos de por medio, aplicaciones que dejen de ser intrusivas a la vida del usuario, máquinas que se apeguen a los ritmos circadianos y sean útiles en los tiempos de mayor productividad y desaparezcan en los momentos de sueño, accesos a correctos y al alcance de información de calidad sobre la saluda, la comunidad o el bienestar, en fin una tecnología que sirva para estar presente.</w:t>
      </w:r>
    </w:p>
    <w:p w14:paraId="51A24099" w14:textId="77777777" w:rsidR="00604A00" w:rsidRPr="00604A00" w:rsidRDefault="00E705DE" w:rsidP="00AD3D4F">
      <w:pPr>
        <w:spacing w:before="120" w:after="120" w:line="360" w:lineRule="auto"/>
        <w:jc w:val="both"/>
        <w:rPr>
          <w:rFonts w:ascii="Times New Roman" w:hAnsi="Times New Roman" w:cs="Times New Roman"/>
        </w:rPr>
      </w:pPr>
      <w:r w:rsidRPr="00604A00">
        <w:rPr>
          <w:rFonts w:ascii="Times New Roman" w:hAnsi="Times New Roman" w:cs="Times New Roman"/>
        </w:rPr>
        <w:t>T</w:t>
      </w:r>
      <w:r w:rsidR="00604A00" w:rsidRPr="00604A00">
        <w:rPr>
          <w:rFonts w:ascii="Times New Roman" w:hAnsi="Times New Roman" w:cs="Times New Roman"/>
        </w:rPr>
        <w:t xml:space="preserve">omando </w:t>
      </w:r>
      <w:r w:rsidRPr="00604A00">
        <w:rPr>
          <w:rFonts w:ascii="Times New Roman" w:hAnsi="Times New Roman" w:cs="Times New Roman"/>
        </w:rPr>
        <w:t>en cuenta est</w:t>
      </w:r>
      <w:r w:rsidR="00604A00" w:rsidRPr="00604A00">
        <w:rPr>
          <w:rFonts w:ascii="Times New Roman" w:hAnsi="Times New Roman" w:cs="Times New Roman"/>
        </w:rPr>
        <w:t>a</w:t>
      </w:r>
      <w:r w:rsidRPr="00604A00">
        <w:rPr>
          <w:rFonts w:ascii="Times New Roman" w:hAnsi="Times New Roman" w:cs="Times New Roman"/>
        </w:rPr>
        <w:t xml:space="preserve">s </w:t>
      </w:r>
      <w:r w:rsidR="00604A00" w:rsidRPr="00604A00">
        <w:rPr>
          <w:rFonts w:ascii="Times New Roman" w:hAnsi="Times New Roman" w:cs="Times New Roman"/>
        </w:rPr>
        <w:t>consideraciones lo que determine el éxito de un producto interactivo no sea el grado de inmersión del usuario, sino la capacidad de que pase desapercibida la interfaz porque es asimilada por los sentidos, al igual que el martillo, la bicicleta o el automóvil, son aditamentos que sirven para llevar a cabo acciones más significativas que no giran en torno a la herramienta, solamente siendo notoria, como decía Heidegger, cuando comienza a fallarnos o a interferir en nuestras actividades como esta ocurriendo en la actualidad con las interacciones digitales</w:t>
      </w:r>
      <w:r w:rsidR="00486EE9">
        <w:rPr>
          <w:rFonts w:ascii="Times New Roman" w:hAnsi="Times New Roman" w:cs="Times New Roman"/>
        </w:rPr>
        <w:t>.</w:t>
      </w:r>
    </w:p>
    <w:p w14:paraId="58950745" w14:textId="77777777" w:rsidR="00604A00" w:rsidRDefault="00E935D2" w:rsidP="00AD3D4F">
      <w:pPr>
        <w:spacing w:before="120" w:after="120" w:line="360" w:lineRule="auto"/>
        <w:jc w:val="both"/>
        <w:rPr>
          <w:rFonts w:ascii="Times New Roman" w:hAnsi="Times New Roman" w:cs="Times New Roman"/>
        </w:rPr>
      </w:pPr>
      <w:r>
        <w:rPr>
          <w:rFonts w:ascii="Times New Roman" w:hAnsi="Times New Roman" w:cs="Times New Roman"/>
        </w:rPr>
        <w:t xml:space="preserve">Debemos considerar cada vez mas </w:t>
      </w:r>
      <w:r w:rsidR="00604A00">
        <w:rPr>
          <w:rFonts w:ascii="Times New Roman" w:hAnsi="Times New Roman" w:cs="Times New Roman"/>
        </w:rPr>
        <w:t xml:space="preserve">a </w:t>
      </w:r>
      <w:r>
        <w:rPr>
          <w:rFonts w:ascii="Times New Roman" w:hAnsi="Times New Roman" w:cs="Times New Roman"/>
        </w:rPr>
        <w:t>la artificialidad de nuestras máquinas</w:t>
      </w:r>
      <w:r w:rsidR="00604A00">
        <w:rPr>
          <w:rFonts w:ascii="Times New Roman" w:hAnsi="Times New Roman" w:cs="Times New Roman"/>
        </w:rPr>
        <w:t xml:space="preserve"> como</w:t>
      </w:r>
      <w:r>
        <w:rPr>
          <w:rFonts w:ascii="Times New Roman" w:hAnsi="Times New Roman" w:cs="Times New Roman"/>
        </w:rPr>
        <w:t xml:space="preserve"> </w:t>
      </w:r>
      <w:r w:rsidR="00604A00">
        <w:rPr>
          <w:rFonts w:ascii="Times New Roman" w:hAnsi="Times New Roman" w:cs="Times New Roman"/>
        </w:rPr>
        <w:t xml:space="preserve">un </w:t>
      </w:r>
      <w:r>
        <w:rPr>
          <w:rFonts w:ascii="Times New Roman" w:hAnsi="Times New Roman" w:cs="Times New Roman"/>
        </w:rPr>
        <w:t xml:space="preserve">reflejo de </w:t>
      </w:r>
      <w:r w:rsidR="00604A00">
        <w:rPr>
          <w:rFonts w:ascii="Times New Roman" w:hAnsi="Times New Roman" w:cs="Times New Roman"/>
        </w:rPr>
        <w:t>nuestra evolución</w:t>
      </w:r>
      <w:r>
        <w:rPr>
          <w:rFonts w:ascii="Times New Roman" w:hAnsi="Times New Roman" w:cs="Times New Roman"/>
        </w:rPr>
        <w:t xml:space="preserve">, comprender </w:t>
      </w:r>
      <w:r w:rsidR="00604A00">
        <w:rPr>
          <w:rFonts w:ascii="Times New Roman" w:hAnsi="Times New Roman" w:cs="Times New Roman"/>
        </w:rPr>
        <w:t>que es un proceso en conjunto de adaptación y esta no es sinónimo de perfeccionamiento sino de</w:t>
      </w:r>
      <w:r>
        <w:rPr>
          <w:rFonts w:ascii="Times New Roman" w:hAnsi="Times New Roman" w:cs="Times New Roman"/>
        </w:rPr>
        <w:t xml:space="preserve"> </w:t>
      </w:r>
      <w:r w:rsidR="00604A00">
        <w:rPr>
          <w:rFonts w:ascii="Times New Roman" w:hAnsi="Times New Roman" w:cs="Times New Roman"/>
        </w:rPr>
        <w:t xml:space="preserve">ir acertando y errando </w:t>
      </w:r>
      <w:r w:rsidR="00CB624A">
        <w:rPr>
          <w:rFonts w:ascii="Times New Roman" w:hAnsi="Times New Roman" w:cs="Times New Roman"/>
        </w:rPr>
        <w:t>por las condiciones del ambiente o contexto, nuestra idea de la mente computacional nos ha traído a una cultura contenida en la información que nos ha dado muchas mejoras, sin embargo también es posible girar y retomar la inteligencia olvidada del cuerpo que nos puede brindar nuevas experiencias de conocimiento en lugar de las inmersivas, aisladas y enfocadas a uno o dos sentidos, por otras abiertas, holísticas y que permitan el conocimiento de uno mismo y el estar presente.</w:t>
      </w:r>
    </w:p>
    <w:p w14:paraId="6844CC2A" w14:textId="77777777" w:rsidR="009B0259" w:rsidRPr="00CB624A" w:rsidRDefault="009B0259" w:rsidP="00E63256">
      <w:pPr>
        <w:pStyle w:val="Bibliografa"/>
        <w:spacing w:before="120" w:after="120" w:line="276" w:lineRule="auto"/>
        <w:rPr>
          <w:rFonts w:ascii="Times New Roman" w:hAnsi="Times New Roman" w:cs="Times New Roman"/>
          <w:b/>
        </w:rPr>
      </w:pPr>
    </w:p>
    <w:p w14:paraId="325948E4" w14:textId="77777777" w:rsidR="009A40C9" w:rsidRPr="00AD3D4F" w:rsidRDefault="00FB32BB" w:rsidP="00E63256">
      <w:pPr>
        <w:pStyle w:val="Bibliografa"/>
        <w:spacing w:before="120" w:after="120" w:line="276" w:lineRule="auto"/>
        <w:rPr>
          <w:rFonts w:ascii="Times New Roman" w:hAnsi="Times New Roman" w:cs="Times New Roman"/>
          <w:b/>
          <w:lang w:val="en-US"/>
        </w:rPr>
      </w:pPr>
      <w:proofErr w:type="spellStart"/>
      <w:r w:rsidRPr="00AD3D4F">
        <w:rPr>
          <w:rFonts w:ascii="Times New Roman" w:hAnsi="Times New Roman" w:cs="Times New Roman"/>
          <w:b/>
          <w:lang w:val="en-US"/>
        </w:rPr>
        <w:t>Referencias</w:t>
      </w:r>
      <w:proofErr w:type="spellEnd"/>
    </w:p>
    <w:p w14:paraId="264E204E" w14:textId="77777777" w:rsidR="009A40C9" w:rsidRPr="00AD3D4F" w:rsidRDefault="009A40C9" w:rsidP="00631370">
      <w:pPr>
        <w:pStyle w:val="Bibliografa"/>
        <w:spacing w:before="120" w:after="120"/>
        <w:rPr>
          <w:rFonts w:ascii="Times New Roman" w:hAnsi="Times New Roman" w:cs="Times New Roman"/>
          <w:sz w:val="18"/>
          <w:szCs w:val="18"/>
          <w:lang w:val="en-US"/>
        </w:rPr>
      </w:pPr>
    </w:p>
    <w:p w14:paraId="1E3A2322" w14:textId="77777777" w:rsidR="003B48A9" w:rsidRPr="003B48A9" w:rsidRDefault="009A40C9" w:rsidP="003B48A9">
      <w:pPr>
        <w:pStyle w:val="Bibliografa1"/>
        <w:rPr>
          <w:sz w:val="18"/>
        </w:rPr>
      </w:pPr>
      <w:r w:rsidRPr="009A40C9">
        <w:rPr>
          <w:sz w:val="18"/>
          <w:szCs w:val="18"/>
        </w:rPr>
        <w:fldChar w:fldCharType="begin"/>
      </w:r>
      <w:r w:rsidRPr="003B48A9">
        <w:rPr>
          <w:sz w:val="18"/>
          <w:szCs w:val="18"/>
          <w:lang w:val="en-US"/>
        </w:rPr>
        <w:instrText xml:space="preserve"> ADDIN ZOTERO_BIBL {"custom":[]} CSL_BIBLIOGRAPHY </w:instrText>
      </w:r>
      <w:r w:rsidRPr="009A40C9">
        <w:rPr>
          <w:sz w:val="18"/>
          <w:szCs w:val="18"/>
        </w:rPr>
        <w:fldChar w:fldCharType="separate"/>
      </w:r>
      <w:r w:rsidR="003B48A9" w:rsidRPr="003B48A9">
        <w:rPr>
          <w:sz w:val="18"/>
          <w:lang w:val="en-US"/>
        </w:rPr>
        <w:t xml:space="preserve">Alter, A. (2017). </w:t>
      </w:r>
      <w:r w:rsidR="003B48A9" w:rsidRPr="003B48A9">
        <w:rPr>
          <w:i/>
          <w:iCs/>
          <w:sz w:val="18"/>
          <w:lang w:val="en-US"/>
        </w:rPr>
        <w:t>Irresistible: Why we can’t stop checking, scrolling, clicking and watching</w:t>
      </w:r>
      <w:r w:rsidR="003B48A9" w:rsidRPr="003B48A9">
        <w:rPr>
          <w:sz w:val="18"/>
          <w:lang w:val="en-US"/>
        </w:rPr>
        <w:t xml:space="preserve">. </w:t>
      </w:r>
      <w:r w:rsidR="003B48A9" w:rsidRPr="003B48A9">
        <w:rPr>
          <w:sz w:val="18"/>
        </w:rPr>
        <w:t>Recuperado de https://www.overdrive.com/search?q=AC7BE08E-CE3C-47CD-9B50-FFB780002AD6</w:t>
      </w:r>
    </w:p>
    <w:p w14:paraId="37629E2D" w14:textId="77777777" w:rsidR="003B48A9" w:rsidRPr="003B48A9" w:rsidRDefault="003B48A9" w:rsidP="003B48A9">
      <w:pPr>
        <w:pStyle w:val="Bibliografa1"/>
        <w:rPr>
          <w:sz w:val="18"/>
          <w:lang w:val="en-US"/>
        </w:rPr>
      </w:pPr>
      <w:r w:rsidRPr="003B48A9">
        <w:rPr>
          <w:sz w:val="18"/>
          <w:lang w:val="en-US"/>
        </w:rPr>
        <w:t xml:space="preserve">Alter, A. L. (2017). </w:t>
      </w:r>
      <w:r w:rsidRPr="003B48A9">
        <w:rPr>
          <w:i/>
          <w:iCs/>
          <w:sz w:val="18"/>
          <w:lang w:val="en-US"/>
        </w:rPr>
        <w:t>Irresistible: The rise of addictive technology and the business of keeping us hooked</w:t>
      </w:r>
      <w:r w:rsidRPr="003B48A9">
        <w:rPr>
          <w:sz w:val="18"/>
          <w:lang w:val="en-US"/>
        </w:rPr>
        <w:t>. New York: Penguin Press.</w:t>
      </w:r>
    </w:p>
    <w:p w14:paraId="5D5B017B" w14:textId="77777777" w:rsidR="003B48A9" w:rsidRPr="003B48A9" w:rsidRDefault="003B48A9" w:rsidP="003B48A9">
      <w:pPr>
        <w:pStyle w:val="Bibliografa1"/>
        <w:rPr>
          <w:sz w:val="18"/>
        </w:rPr>
      </w:pPr>
      <w:r w:rsidRPr="003B48A9">
        <w:rPr>
          <w:sz w:val="18"/>
          <w:lang w:val="en-US"/>
        </w:rPr>
        <w:t xml:space="preserve">Basay, B. K., Basay, O., Akdogan, C., Karaisli, S., Satilmis, M., Gozen, B., &amp; Sekerci, N. B. (2020). </w:t>
      </w:r>
      <w:r w:rsidRPr="003B48A9">
        <w:rPr>
          <w:i/>
          <w:iCs/>
          <w:sz w:val="18"/>
          <w:lang w:val="en-US"/>
        </w:rPr>
        <w:t xml:space="preserve">Screen Use </w:t>
      </w:r>
      <w:r w:rsidRPr="00AE0F9B">
        <w:rPr>
          <w:i/>
          <w:iCs/>
          <w:sz w:val="18"/>
          <w:lang w:val="en-US"/>
        </w:rPr>
        <w:t>Habits</w:t>
      </w:r>
      <w:r w:rsidRPr="003B48A9">
        <w:rPr>
          <w:i/>
          <w:iCs/>
          <w:sz w:val="18"/>
          <w:lang w:val="en-US"/>
        </w:rPr>
        <w:t xml:space="preserve"> among Children and Adolescents with Psychiatric Disorders: A Cross-Sectional Study from Turkey</w:t>
      </w:r>
      <w:r w:rsidRPr="003B48A9">
        <w:rPr>
          <w:sz w:val="18"/>
          <w:lang w:val="en-US"/>
        </w:rPr>
        <w:t xml:space="preserve">. </w:t>
      </w:r>
      <w:r w:rsidRPr="003B48A9">
        <w:rPr>
          <w:sz w:val="18"/>
        </w:rPr>
        <w:t>Psihologija.</w:t>
      </w:r>
    </w:p>
    <w:p w14:paraId="0754C36C" w14:textId="77777777" w:rsidR="003B48A9" w:rsidRPr="003B48A9" w:rsidRDefault="003B48A9" w:rsidP="003B48A9">
      <w:pPr>
        <w:pStyle w:val="Bibliografa1"/>
        <w:rPr>
          <w:sz w:val="18"/>
        </w:rPr>
      </w:pPr>
      <w:r w:rsidRPr="003B48A9">
        <w:rPr>
          <w:sz w:val="18"/>
        </w:rPr>
        <w:lastRenderedPageBreak/>
        <w:t xml:space="preserve">Cañas Delgado, J. J. (2004). </w:t>
      </w:r>
      <w:r w:rsidRPr="003B48A9">
        <w:rPr>
          <w:i/>
          <w:iCs/>
          <w:sz w:val="18"/>
        </w:rPr>
        <w:t>Personas y máquinas: El diseño de su interacción desde la ergonomía cognitiva</w:t>
      </w:r>
      <w:r w:rsidRPr="003B48A9">
        <w:rPr>
          <w:sz w:val="18"/>
        </w:rPr>
        <w:t>. Madrid: Pirámide.</w:t>
      </w:r>
    </w:p>
    <w:p w14:paraId="59D9C3C0" w14:textId="77777777" w:rsidR="003B48A9" w:rsidRPr="003B48A9" w:rsidRDefault="003B48A9" w:rsidP="003B48A9">
      <w:pPr>
        <w:pStyle w:val="Bibliografa1"/>
        <w:rPr>
          <w:sz w:val="18"/>
        </w:rPr>
      </w:pPr>
      <w:r w:rsidRPr="003B48A9">
        <w:rPr>
          <w:sz w:val="18"/>
        </w:rPr>
        <w:t xml:space="preserve">Carraro, J. M., &amp; Duarte, Y. (2015). </w:t>
      </w:r>
      <w:r w:rsidRPr="003B48A9">
        <w:rPr>
          <w:i/>
          <w:iCs/>
          <w:sz w:val="18"/>
        </w:rPr>
        <w:t>Diseño de experiencia de usuario (UX)</w:t>
      </w:r>
      <w:r w:rsidRPr="003B48A9">
        <w:rPr>
          <w:sz w:val="18"/>
        </w:rPr>
        <w:t>. Buenos Aires, Argentina: Autores de Argentina.</w:t>
      </w:r>
    </w:p>
    <w:p w14:paraId="12377B76" w14:textId="77777777" w:rsidR="003B48A9" w:rsidRPr="003B48A9" w:rsidRDefault="003B48A9" w:rsidP="003B48A9">
      <w:pPr>
        <w:pStyle w:val="Bibliografa1"/>
        <w:rPr>
          <w:sz w:val="18"/>
        </w:rPr>
      </w:pPr>
      <w:r w:rsidRPr="003B48A9">
        <w:rPr>
          <w:sz w:val="18"/>
        </w:rPr>
        <w:t>Coupland, D. (2018, enero). I no longer remember my pre-internet brain. Recuperado de CNN Style website: http://edition.cnn.com/style/article/douglas-coupland-internet-brain/index.html</w:t>
      </w:r>
    </w:p>
    <w:p w14:paraId="7588281E" w14:textId="77777777" w:rsidR="003B48A9" w:rsidRPr="003B48A9" w:rsidRDefault="003B48A9" w:rsidP="003B48A9">
      <w:pPr>
        <w:pStyle w:val="Bibliografa1"/>
        <w:rPr>
          <w:sz w:val="18"/>
          <w:lang w:val="en-US"/>
        </w:rPr>
      </w:pPr>
      <w:r w:rsidRPr="003B48A9">
        <w:rPr>
          <w:sz w:val="18"/>
          <w:lang w:val="en-US"/>
        </w:rPr>
        <w:t xml:space="preserve">Crawford, C. (2002). </w:t>
      </w:r>
      <w:r w:rsidRPr="003B48A9">
        <w:rPr>
          <w:i/>
          <w:iCs/>
          <w:sz w:val="18"/>
          <w:lang w:val="en-US"/>
        </w:rPr>
        <w:t>The art of interactive design: A euphonious and illuminating guide to building successful software, June 2002</w:t>
      </w:r>
      <w:r w:rsidRPr="003B48A9">
        <w:rPr>
          <w:sz w:val="18"/>
          <w:lang w:val="en-US"/>
        </w:rPr>
        <w:t>. San Francisco: No Starch Press.</w:t>
      </w:r>
    </w:p>
    <w:p w14:paraId="03780754" w14:textId="77777777" w:rsidR="003B48A9" w:rsidRPr="003B48A9" w:rsidRDefault="003B48A9" w:rsidP="003B48A9">
      <w:pPr>
        <w:pStyle w:val="Bibliografa1"/>
        <w:rPr>
          <w:sz w:val="18"/>
          <w:lang w:val="en-US"/>
        </w:rPr>
      </w:pPr>
      <w:r w:rsidRPr="003B48A9">
        <w:rPr>
          <w:sz w:val="18"/>
          <w:lang w:val="en-US"/>
        </w:rPr>
        <w:t xml:space="preserve">Domoff, S. E., Borgen, A. L., &amp; Robinson, C. (2020). Problematic use of screen media and mobile devices. En </w:t>
      </w:r>
      <w:r w:rsidRPr="003B48A9">
        <w:rPr>
          <w:i/>
          <w:iCs/>
          <w:sz w:val="18"/>
          <w:lang w:val="en-US"/>
        </w:rPr>
        <w:t>Clinician’s Toolkit for Children’s Behavioral Health</w:t>
      </w:r>
      <w:r w:rsidRPr="003B48A9">
        <w:rPr>
          <w:sz w:val="18"/>
          <w:lang w:val="en-US"/>
        </w:rPr>
        <w:t xml:space="preserve"> (pp. 175–198). Academic Press.</w:t>
      </w:r>
    </w:p>
    <w:p w14:paraId="2EBDE1E1" w14:textId="77777777" w:rsidR="003B48A9" w:rsidRPr="003B48A9" w:rsidRDefault="003B48A9" w:rsidP="003B48A9">
      <w:pPr>
        <w:pStyle w:val="Bibliografa1"/>
        <w:rPr>
          <w:sz w:val="18"/>
          <w:lang w:val="en-US"/>
        </w:rPr>
      </w:pPr>
      <w:r w:rsidRPr="003B48A9">
        <w:rPr>
          <w:sz w:val="18"/>
        </w:rPr>
        <w:t xml:space="preserve">García-Hermoso, A., Hormazábal-Aguayo, I., Fernández-Vergara, O., Olivares, P. R., &amp; Oriol-Granado, X. (2020). </w:t>
      </w:r>
      <w:r w:rsidRPr="003B48A9">
        <w:rPr>
          <w:sz w:val="18"/>
          <w:lang w:val="en-US"/>
        </w:rPr>
        <w:t xml:space="preserve">Physical activity, screen time and subjective well-being among children. </w:t>
      </w:r>
      <w:r w:rsidRPr="003B48A9">
        <w:rPr>
          <w:i/>
          <w:iCs/>
          <w:sz w:val="18"/>
          <w:lang w:val="en-US"/>
        </w:rPr>
        <w:t>International journel of clinical and health psychology</w:t>
      </w:r>
      <w:r w:rsidRPr="003B48A9">
        <w:rPr>
          <w:sz w:val="18"/>
          <w:lang w:val="en-US"/>
        </w:rPr>
        <w:t>.</w:t>
      </w:r>
    </w:p>
    <w:p w14:paraId="458F4FB4" w14:textId="77777777" w:rsidR="003B48A9" w:rsidRPr="003B48A9" w:rsidRDefault="003B48A9" w:rsidP="003B48A9">
      <w:pPr>
        <w:pStyle w:val="Bibliografa1"/>
        <w:rPr>
          <w:sz w:val="18"/>
          <w:lang w:val="en-US"/>
        </w:rPr>
      </w:pPr>
      <w:r w:rsidRPr="003B48A9">
        <w:rPr>
          <w:sz w:val="18"/>
          <w:lang w:val="en-US"/>
        </w:rPr>
        <w:t xml:space="preserve">Hale, L., Kirschen, G. W., LeBourgeois, M. K., Gradisar, M., Garrison, M. M., Montgomery-Downs, H., … Buxton, O. M. (2018). Youth Screen Media Habits and Sleep. Sleep-Friendly Screen Behavior Recommendations for Clinicians, Educators, and Parents. </w:t>
      </w:r>
      <w:r w:rsidRPr="003B48A9">
        <w:rPr>
          <w:i/>
          <w:iCs/>
          <w:sz w:val="18"/>
          <w:lang w:val="en-US"/>
        </w:rPr>
        <w:t>Child Adolesc Psychiatric Clin N</w:t>
      </w:r>
      <w:r w:rsidRPr="003B48A9">
        <w:rPr>
          <w:sz w:val="18"/>
          <w:lang w:val="en-US"/>
        </w:rPr>
        <w:t>.</w:t>
      </w:r>
    </w:p>
    <w:p w14:paraId="25F17380" w14:textId="77777777" w:rsidR="003B48A9" w:rsidRPr="003B48A9" w:rsidRDefault="003B48A9" w:rsidP="003B48A9">
      <w:pPr>
        <w:pStyle w:val="Bibliografa1"/>
        <w:rPr>
          <w:sz w:val="18"/>
          <w:lang w:val="en-US"/>
        </w:rPr>
      </w:pPr>
      <w:r w:rsidRPr="003B48A9">
        <w:rPr>
          <w:sz w:val="18"/>
          <w:lang w:val="en-US"/>
        </w:rPr>
        <w:t xml:space="preserve">Kim, E., &amp; Schneider, O. (2020). </w:t>
      </w:r>
      <w:r w:rsidRPr="003B48A9">
        <w:rPr>
          <w:i/>
          <w:iCs/>
          <w:sz w:val="18"/>
          <w:lang w:val="en-US"/>
        </w:rPr>
        <w:t>Defining haptic experience: Foundations for understanding, comunicating, and evaluating HX</w:t>
      </w:r>
      <w:r w:rsidRPr="003B48A9">
        <w:rPr>
          <w:sz w:val="18"/>
          <w:lang w:val="en-US"/>
        </w:rPr>
        <w:t>. International Conference on Human Factors on Computing Systems on the ACM Digital Library.</w:t>
      </w:r>
    </w:p>
    <w:p w14:paraId="3AE8B770" w14:textId="77777777" w:rsidR="003B48A9" w:rsidRPr="003B48A9" w:rsidRDefault="003B48A9" w:rsidP="003B48A9">
      <w:pPr>
        <w:pStyle w:val="Bibliografa1"/>
        <w:rPr>
          <w:sz w:val="18"/>
        </w:rPr>
      </w:pPr>
      <w:r w:rsidRPr="003B48A9">
        <w:rPr>
          <w:sz w:val="18"/>
          <w:lang w:val="en-US"/>
        </w:rPr>
        <w:t xml:space="preserve">Lipomi, D. J., Dhong, C., Carpenter, C. W., Root, N. B., &amp; Ramachandran, V. S. (2019). </w:t>
      </w:r>
      <w:r w:rsidRPr="003B48A9">
        <w:rPr>
          <w:i/>
          <w:iCs/>
          <w:sz w:val="18"/>
          <w:lang w:val="en-US"/>
        </w:rPr>
        <w:t>Organic Haptics: Intersection of materials chemistry and tactile perception</w:t>
      </w:r>
      <w:r w:rsidRPr="003B48A9">
        <w:rPr>
          <w:sz w:val="18"/>
          <w:lang w:val="en-US"/>
        </w:rPr>
        <w:t xml:space="preserve">. Advanced functional materials. </w:t>
      </w:r>
      <w:r w:rsidRPr="003B48A9">
        <w:rPr>
          <w:sz w:val="18"/>
        </w:rPr>
        <w:t>Recuperado de https://onlinelibrary.wiley.com/journal/16163028</w:t>
      </w:r>
    </w:p>
    <w:p w14:paraId="0CD21789" w14:textId="77777777" w:rsidR="003B48A9" w:rsidRPr="003B48A9" w:rsidRDefault="003B48A9" w:rsidP="003B48A9">
      <w:pPr>
        <w:pStyle w:val="Bibliografa1"/>
        <w:rPr>
          <w:sz w:val="18"/>
        </w:rPr>
      </w:pPr>
      <w:r w:rsidRPr="003B48A9">
        <w:rPr>
          <w:sz w:val="18"/>
        </w:rPr>
        <w:t xml:space="preserve">López Bueno, O. (2020). Videojuegos que combaten al coronavirus, descubren exoplanetas o desmienten a Einstein. </w:t>
      </w:r>
      <w:r w:rsidRPr="003B48A9">
        <w:rPr>
          <w:i/>
          <w:iCs/>
          <w:sz w:val="18"/>
        </w:rPr>
        <w:t>El País</w:t>
      </w:r>
      <w:r w:rsidRPr="003B48A9">
        <w:rPr>
          <w:sz w:val="18"/>
        </w:rPr>
        <w:t>. Recuperado de https://retina.elpais.com/retina/2020/04/21/innovacion/1587488219_287063.html</w:t>
      </w:r>
    </w:p>
    <w:p w14:paraId="72DDA00F" w14:textId="77777777" w:rsidR="003B48A9" w:rsidRPr="003B48A9" w:rsidRDefault="003B48A9" w:rsidP="003B48A9">
      <w:pPr>
        <w:pStyle w:val="Bibliografa1"/>
        <w:rPr>
          <w:sz w:val="18"/>
          <w:lang w:val="en-US"/>
        </w:rPr>
      </w:pPr>
      <w:r w:rsidRPr="003B48A9">
        <w:rPr>
          <w:sz w:val="18"/>
        </w:rPr>
        <w:t xml:space="preserve">Moullier Boutang, Y. (2020). Del design capitalism al capitalismo cognitivo: Arte e industria, nuevos lazos, ¿nuevas tensiones? </w:t>
      </w:r>
      <w:r w:rsidRPr="003B48A9">
        <w:rPr>
          <w:i/>
          <w:iCs/>
          <w:sz w:val="18"/>
          <w:lang w:val="en-US"/>
        </w:rPr>
        <w:t>Ciencias sociales y educación</w:t>
      </w:r>
      <w:r w:rsidRPr="003B48A9">
        <w:rPr>
          <w:sz w:val="18"/>
          <w:lang w:val="en-US"/>
        </w:rPr>
        <w:t>, 339–349.</w:t>
      </w:r>
    </w:p>
    <w:p w14:paraId="3B524F9E" w14:textId="77777777" w:rsidR="003B48A9" w:rsidRPr="003B48A9" w:rsidRDefault="003B48A9" w:rsidP="003B48A9">
      <w:pPr>
        <w:pStyle w:val="Bibliografa1"/>
        <w:rPr>
          <w:sz w:val="18"/>
          <w:lang w:val="en-US"/>
        </w:rPr>
      </w:pPr>
      <w:r w:rsidRPr="003B48A9">
        <w:rPr>
          <w:sz w:val="18"/>
          <w:lang w:val="en-US"/>
        </w:rPr>
        <w:t xml:space="preserve">Parker, L. (2016). Depressed and Anxious? These Video Games Want to Help. </w:t>
      </w:r>
      <w:r w:rsidRPr="003B48A9">
        <w:rPr>
          <w:i/>
          <w:iCs/>
          <w:sz w:val="18"/>
          <w:lang w:val="en-US"/>
        </w:rPr>
        <w:t>The New York Times</w:t>
      </w:r>
      <w:r w:rsidRPr="003B48A9">
        <w:rPr>
          <w:sz w:val="18"/>
          <w:lang w:val="en-US"/>
        </w:rPr>
        <w:t>. Recuperado de https://www.nytimes.com/2019/03/24/technology/personaltech/depression-anxiety-video-games.html</w:t>
      </w:r>
    </w:p>
    <w:p w14:paraId="5FC53717" w14:textId="77777777" w:rsidR="003B48A9" w:rsidRPr="003B48A9" w:rsidRDefault="003B48A9" w:rsidP="003B48A9">
      <w:pPr>
        <w:pStyle w:val="Bibliografa1"/>
        <w:rPr>
          <w:sz w:val="18"/>
          <w:lang w:val="en-US"/>
        </w:rPr>
      </w:pPr>
      <w:r w:rsidRPr="003B48A9">
        <w:rPr>
          <w:sz w:val="18"/>
          <w:lang w:val="en-US"/>
        </w:rPr>
        <w:lastRenderedPageBreak/>
        <w:t xml:space="preserve">Sato, Y., Hiraki, T., Tanabe, N., Matsukura, H., Iwai, D., &amp; Sato, K. (2020). </w:t>
      </w:r>
      <w:r w:rsidRPr="003B48A9">
        <w:rPr>
          <w:i/>
          <w:iCs/>
          <w:sz w:val="18"/>
          <w:lang w:val="en-US"/>
        </w:rPr>
        <w:t>Modifying texture perception with pseudo-haptic feedback for a projected virtual hand interface</w:t>
      </w:r>
      <w:r w:rsidRPr="003B48A9">
        <w:rPr>
          <w:sz w:val="18"/>
          <w:lang w:val="en-US"/>
        </w:rPr>
        <w:t>. IEEE Access.</w:t>
      </w:r>
    </w:p>
    <w:p w14:paraId="2BDF4D44" w14:textId="77777777" w:rsidR="003B48A9" w:rsidRPr="00794FCC" w:rsidRDefault="003B48A9" w:rsidP="003B48A9">
      <w:pPr>
        <w:pStyle w:val="Bibliografa1"/>
        <w:rPr>
          <w:sz w:val="18"/>
          <w:lang w:val="de-DE"/>
          <w:rPrChange w:id="45" w:author="Autor">
            <w:rPr>
              <w:sz w:val="18"/>
              <w:lang w:val="en-US"/>
            </w:rPr>
          </w:rPrChange>
        </w:rPr>
      </w:pPr>
      <w:r w:rsidRPr="003B48A9">
        <w:rPr>
          <w:sz w:val="18"/>
          <w:lang w:val="en-US"/>
        </w:rPr>
        <w:t xml:space="preserve">Svanaes, D. (2010). </w:t>
      </w:r>
      <w:r w:rsidRPr="003B48A9">
        <w:rPr>
          <w:i/>
          <w:iCs/>
          <w:sz w:val="18"/>
          <w:lang w:val="en-US"/>
        </w:rPr>
        <w:t>Understanding Interactivity: Steps to a Phenomenology of Human-Computer Interaction</w:t>
      </w:r>
      <w:r w:rsidRPr="003B48A9">
        <w:rPr>
          <w:sz w:val="18"/>
          <w:lang w:val="en-US"/>
        </w:rPr>
        <w:t xml:space="preserve">. </w:t>
      </w:r>
      <w:r w:rsidRPr="00794FCC">
        <w:rPr>
          <w:sz w:val="18"/>
          <w:lang w:val="de-DE"/>
          <w:rPrChange w:id="46" w:author="Autor">
            <w:rPr>
              <w:sz w:val="18"/>
              <w:lang w:val="en-US"/>
            </w:rPr>
          </w:rPrChange>
        </w:rPr>
        <w:t>Trondheim, Norway: Norges Teknisk-Naturvitenskapelige Universitet (NTNU).</w:t>
      </w:r>
    </w:p>
    <w:p w14:paraId="30A3F05D" w14:textId="77777777" w:rsidR="003B48A9" w:rsidRPr="003B48A9" w:rsidRDefault="003B48A9" w:rsidP="003B48A9">
      <w:pPr>
        <w:pStyle w:val="Bibliografa1"/>
        <w:rPr>
          <w:sz w:val="18"/>
          <w:lang w:val="en-US"/>
        </w:rPr>
      </w:pPr>
      <w:r w:rsidRPr="00794FCC">
        <w:rPr>
          <w:sz w:val="18"/>
          <w:lang w:val="de-DE"/>
          <w:rPrChange w:id="47" w:author="Autor">
            <w:rPr>
              <w:sz w:val="18"/>
              <w:lang w:val="en-US"/>
            </w:rPr>
          </w:rPrChange>
        </w:rPr>
        <w:t xml:space="preserve">Trinh, L., Wong, B., &amp; Faulkner, G. E. (2015). </w:t>
      </w:r>
      <w:r w:rsidRPr="003B48A9">
        <w:rPr>
          <w:i/>
          <w:iCs/>
          <w:sz w:val="18"/>
          <w:lang w:val="en-US"/>
        </w:rPr>
        <w:t>The Independent and Interactive Associations of Screen Time and Physical Activity on Mental Health, School Connectedness and Academic Achievement among a Population-Based Sample of Youth</w:t>
      </w:r>
      <w:r w:rsidRPr="003B48A9">
        <w:rPr>
          <w:sz w:val="18"/>
          <w:lang w:val="en-US"/>
        </w:rPr>
        <w:t>. Journal Canadian Academy Child Adolescent Psychiatry.</w:t>
      </w:r>
    </w:p>
    <w:p w14:paraId="1C48DE47" w14:textId="77777777" w:rsidR="003B48A9" w:rsidRPr="003B48A9" w:rsidRDefault="003B48A9" w:rsidP="003B48A9">
      <w:pPr>
        <w:pStyle w:val="Bibliografa1"/>
        <w:rPr>
          <w:sz w:val="18"/>
          <w:lang w:val="en-US"/>
        </w:rPr>
      </w:pPr>
      <w:r w:rsidRPr="003B48A9">
        <w:rPr>
          <w:sz w:val="18"/>
          <w:lang w:val="en-US"/>
        </w:rPr>
        <w:t xml:space="preserve">Varela, F. J., Thompson, E., &amp; Rosch, E. (2000). </w:t>
      </w:r>
      <w:r w:rsidRPr="003B48A9">
        <w:rPr>
          <w:i/>
          <w:iCs/>
          <w:sz w:val="18"/>
          <w:lang w:val="en-US"/>
        </w:rPr>
        <w:t>The embodied mind: Cognitive science and human experience</w:t>
      </w:r>
      <w:r w:rsidRPr="003B48A9">
        <w:rPr>
          <w:sz w:val="18"/>
          <w:lang w:val="en-US"/>
        </w:rPr>
        <w:t xml:space="preserve"> (8. print). Cambridge, Mass.: MIT Press.</w:t>
      </w:r>
    </w:p>
    <w:p w14:paraId="32841000" w14:textId="77777777" w:rsidR="003B48A9" w:rsidRPr="003B48A9" w:rsidRDefault="003B48A9" w:rsidP="003B48A9">
      <w:pPr>
        <w:pStyle w:val="Bibliografa1"/>
        <w:rPr>
          <w:sz w:val="18"/>
        </w:rPr>
      </w:pPr>
      <w:r w:rsidRPr="003B48A9">
        <w:rPr>
          <w:sz w:val="18"/>
          <w:lang w:val="en-US"/>
        </w:rPr>
        <w:t xml:space="preserve">Wilson, M. (2002). Six views of embodied cognition. </w:t>
      </w:r>
      <w:r w:rsidRPr="003B48A9">
        <w:rPr>
          <w:i/>
          <w:iCs/>
          <w:sz w:val="18"/>
        </w:rPr>
        <w:t>Psychonomic Bulletin &amp; Review</w:t>
      </w:r>
      <w:r w:rsidRPr="003B48A9">
        <w:rPr>
          <w:sz w:val="18"/>
        </w:rPr>
        <w:t>, 625–635.</w:t>
      </w:r>
    </w:p>
    <w:p w14:paraId="0F66B169" w14:textId="77777777" w:rsidR="009A40C9" w:rsidRDefault="009A40C9" w:rsidP="00631370">
      <w:pPr>
        <w:spacing w:before="120" w:after="120"/>
        <w:rPr>
          <w:rFonts w:ascii="Times New Roman" w:hAnsi="Times New Roman" w:cs="Times New Roman"/>
          <w:sz w:val="18"/>
          <w:szCs w:val="18"/>
        </w:rPr>
      </w:pPr>
      <w:r w:rsidRPr="009A40C9">
        <w:rPr>
          <w:rFonts w:ascii="Times New Roman" w:hAnsi="Times New Roman" w:cs="Times New Roman"/>
          <w:sz w:val="18"/>
          <w:szCs w:val="18"/>
        </w:rPr>
        <w:fldChar w:fldCharType="end"/>
      </w:r>
    </w:p>
    <w:p w14:paraId="71B0C1B6" w14:textId="77777777" w:rsidR="00FB32BB" w:rsidRPr="00DA48A5" w:rsidRDefault="00237ADB" w:rsidP="00631370">
      <w:pPr>
        <w:pStyle w:val="AuthorBiographyText"/>
        <w:spacing w:before="120" w:after="120"/>
        <w:rPr>
          <w:lang w:val="es-ES"/>
        </w:rPr>
      </w:pPr>
      <w:r>
        <w:rPr>
          <w:rStyle w:val="AuthorNameHeadingChar"/>
          <w:lang w:val="es-ES"/>
        </w:rPr>
        <w:t xml:space="preserve">MCH </w:t>
      </w:r>
      <w:r w:rsidR="00D75E7D" w:rsidRPr="007651F1">
        <w:rPr>
          <w:rStyle w:val="AuthorNameHeadingChar"/>
          <w:lang w:val="es-ES"/>
        </w:rPr>
        <w:t xml:space="preserve">Luis Alberto </w:t>
      </w:r>
      <w:proofErr w:type="gramStart"/>
      <w:r w:rsidR="00D75E7D" w:rsidRPr="007651F1">
        <w:rPr>
          <w:rStyle w:val="AuthorNameHeadingChar"/>
          <w:lang w:val="es-ES"/>
        </w:rPr>
        <w:t>Teniente</w:t>
      </w:r>
      <w:proofErr w:type="gramEnd"/>
      <w:r w:rsidR="00D75E7D" w:rsidRPr="007651F1">
        <w:rPr>
          <w:rStyle w:val="AuthorNameHeadingChar"/>
          <w:lang w:val="es-ES"/>
        </w:rPr>
        <w:t xml:space="preserve"> Paulín</w:t>
      </w:r>
      <w:r w:rsidR="00FB32BB" w:rsidRPr="007651F1">
        <w:rPr>
          <w:rStyle w:val="AuthorNameHeadingChar"/>
          <w:lang w:val="es-ES"/>
        </w:rPr>
        <w:t xml:space="preserve">: </w:t>
      </w:r>
      <w:r w:rsidR="007651F1" w:rsidRPr="007651F1">
        <w:rPr>
          <w:lang w:val="es-ES"/>
        </w:rPr>
        <w:t>Estudiante de la U</w:t>
      </w:r>
      <w:r w:rsidR="00FB32BB" w:rsidRPr="007651F1">
        <w:rPr>
          <w:lang w:val="es-ES"/>
        </w:rPr>
        <w:t xml:space="preserve">niversidad Autónoma de </w:t>
      </w:r>
      <w:r w:rsidR="007651F1" w:rsidRPr="007651F1">
        <w:rPr>
          <w:lang w:val="es-ES"/>
        </w:rPr>
        <w:t>San Luis Potosí</w:t>
      </w:r>
      <w:r w:rsidR="00DA48A5">
        <w:rPr>
          <w:lang w:val="es-ES"/>
        </w:rPr>
        <w:t xml:space="preserve"> del</w:t>
      </w:r>
      <w:r>
        <w:rPr>
          <w:lang w:val="es-ES"/>
        </w:rPr>
        <w:t xml:space="preserve"> </w:t>
      </w:r>
      <w:r w:rsidR="007651F1" w:rsidRPr="007651F1">
        <w:rPr>
          <w:lang w:val="es-ES"/>
        </w:rPr>
        <w:t>Doctorado Inter</w:t>
      </w:r>
      <w:del w:id="48" w:author="Autor">
        <w:r w:rsidR="007651F1" w:rsidRPr="007651F1" w:rsidDel="00841088">
          <w:rPr>
            <w:lang w:val="es-ES"/>
          </w:rPr>
          <w:delText xml:space="preserve"> </w:delText>
        </w:r>
      </w:del>
      <w:r w:rsidR="007651F1" w:rsidRPr="007651F1">
        <w:rPr>
          <w:lang w:val="es-ES"/>
        </w:rPr>
        <w:t>institucional en Ciencias del Hábitat, Docente de Diseño en Colegio de Bachilleres de San Luis Potosí e Investigador de Patrimonio Sonoro del Centro Histórico del Estado de San Luis Potosí</w:t>
      </w:r>
      <w:r w:rsidR="00FB32BB" w:rsidRPr="007651F1">
        <w:rPr>
          <w:lang w:val="es-ES"/>
        </w:rPr>
        <w:t xml:space="preserve">, México. </w:t>
      </w:r>
      <w:r>
        <w:rPr>
          <w:lang w:val="es-ES"/>
        </w:rPr>
        <w:t xml:space="preserve">Contacto: </w:t>
      </w:r>
      <w:hyperlink r:id="rId14" w:history="1">
        <w:r w:rsidRPr="002D5F0C">
          <w:rPr>
            <w:rStyle w:val="Hipervnculo"/>
            <w:lang w:val="es-ES"/>
          </w:rPr>
          <w:t>luis.teniente@cbslp.edu.mx</w:t>
        </w:r>
      </w:hyperlink>
      <w:r>
        <w:rPr>
          <w:lang w:val="es-ES"/>
        </w:rPr>
        <w:t xml:space="preserve"> , </w:t>
      </w:r>
      <w:hyperlink r:id="rId15" w:history="1">
        <w:r w:rsidRPr="002D5F0C">
          <w:rPr>
            <w:rStyle w:val="Hipervnculo"/>
            <w:lang w:val="es-ES"/>
          </w:rPr>
          <w:t>A271354@alumnos.uaslp.mx</w:t>
        </w:r>
      </w:hyperlink>
      <w:r>
        <w:rPr>
          <w:lang w:val="es-ES"/>
        </w:rPr>
        <w:t xml:space="preserve"> </w:t>
      </w:r>
    </w:p>
    <w:p w14:paraId="250468A4" w14:textId="77777777" w:rsidR="00FB32BB" w:rsidRPr="00FB32BB" w:rsidRDefault="00FB32BB" w:rsidP="009A40C9">
      <w:pPr>
        <w:spacing w:line="360" w:lineRule="auto"/>
        <w:rPr>
          <w:rFonts w:ascii="Times New Roman" w:hAnsi="Times New Roman" w:cs="Times New Roman"/>
          <w:sz w:val="18"/>
          <w:szCs w:val="18"/>
        </w:rPr>
      </w:pPr>
    </w:p>
    <w:sectPr w:rsidR="00FB32BB" w:rsidRPr="00FB32BB" w:rsidSect="00F8422E">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3" w:author="Autor" w:initials="A">
    <w:p w14:paraId="6D55303C" w14:textId="77777777" w:rsidR="0090750F" w:rsidRDefault="0090750F">
      <w:pPr>
        <w:pStyle w:val="Textocomentario"/>
      </w:pPr>
      <w:r>
        <w:rPr>
          <w:rStyle w:val="Refdecomentario"/>
        </w:rPr>
        <w:annotationRef/>
      </w:r>
      <w:r>
        <w:rPr>
          <w:rStyle w:val="Refdecomentario"/>
        </w:rPr>
        <w:t>Revisar</w:t>
      </w:r>
      <w:r>
        <w:t xml:space="preserve"> </w:t>
      </w:r>
    </w:p>
  </w:comment>
  <w:comment w:id="16" w:author="Autor" w:initials="A">
    <w:p w14:paraId="2D5E8397" w14:textId="3C654F5D" w:rsidR="006651F0" w:rsidRDefault="006651F0">
      <w:pPr>
        <w:pStyle w:val="Textocomentario"/>
      </w:pPr>
      <w:r>
        <w:t>Los datos…</w:t>
      </w:r>
      <w:r>
        <w:rPr>
          <w:rStyle w:val="Refdecomentario"/>
        </w:rPr>
        <w:annotationRef/>
      </w:r>
      <w:r>
        <w:t>¿son?</w:t>
      </w:r>
      <w:r w:rsidR="00BA1278">
        <w:t xml:space="preserve"> la moneda de cambio.</w:t>
      </w:r>
      <w:r>
        <w:t xml:space="preserve"> Revisar congruencia entre el sujeto y el verbo.</w:t>
      </w:r>
    </w:p>
  </w:comment>
  <w:comment w:id="32" w:author="Autor" w:initials="A">
    <w:p w14:paraId="19D973B3" w14:textId="56999F32" w:rsidR="00260E11" w:rsidRDefault="00260E11">
      <w:pPr>
        <w:pStyle w:val="Textocomentario"/>
      </w:pPr>
      <w:r>
        <w:rPr>
          <w:rStyle w:val="Refdecomentario"/>
        </w:rPr>
        <w:annotationRef/>
      </w:r>
      <w:r>
        <w:t>Revisar: Frase incompleta</w:t>
      </w:r>
    </w:p>
  </w:comment>
  <w:comment w:id="40" w:author="Autor" w:initials="A">
    <w:p w14:paraId="1C34153A" w14:textId="29F7F642" w:rsidR="00260E11" w:rsidRDefault="00260E11">
      <w:pPr>
        <w:pStyle w:val="Textocomentario"/>
      </w:pPr>
      <w:r>
        <w:rPr>
          <w:rStyle w:val="Refdecomentario"/>
        </w:rPr>
        <w:annotationRef/>
      </w:r>
      <w:r>
        <w:t>Revisar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6D55303C" w15:done="0"/>
  <w15:commentEx w15:paraId="2D5E8397" w15:done="0"/>
  <w15:commentEx w15:paraId="19D973B3" w15:done="0"/>
  <w15:commentEx w15:paraId="1C34153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D55303C" w16cid:durableId="232CAE6C"/>
  <w16cid:commentId w16cid:paraId="2D5E8397" w16cid:durableId="232CAF6D"/>
  <w16cid:commentId w16cid:paraId="19D973B3" w16cid:durableId="232CB55B"/>
  <w16cid:commentId w16cid:paraId="1C34153A" w16cid:durableId="232CB5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29F2C3D" w14:textId="77777777" w:rsidR="00920D6D" w:rsidRDefault="00920D6D" w:rsidP="00FB32BB">
      <w:r>
        <w:separator/>
      </w:r>
    </w:p>
  </w:endnote>
  <w:endnote w:type="continuationSeparator" w:id="0">
    <w:p w14:paraId="364BA7B3" w14:textId="77777777" w:rsidR="00920D6D" w:rsidRDefault="00920D6D" w:rsidP="00FB32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DE5BD7" w14:textId="77777777" w:rsidR="00920D6D" w:rsidRDefault="00920D6D" w:rsidP="00FB32BB">
      <w:r>
        <w:separator/>
      </w:r>
    </w:p>
  </w:footnote>
  <w:footnote w:type="continuationSeparator" w:id="0">
    <w:p w14:paraId="38DB0C9B" w14:textId="77777777" w:rsidR="00920D6D" w:rsidRDefault="00920D6D" w:rsidP="00FB32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B52B26"/>
    <w:multiLevelType w:val="hybridMultilevel"/>
    <w:tmpl w:val="24BE05C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1EE72A18"/>
    <w:multiLevelType w:val="hybridMultilevel"/>
    <w:tmpl w:val="1B40E1C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297114F5"/>
    <w:multiLevelType w:val="hybridMultilevel"/>
    <w:tmpl w:val="7A7EB4F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43BC5171"/>
    <w:multiLevelType w:val="hybridMultilevel"/>
    <w:tmpl w:val="2870D8D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4AC81D54"/>
    <w:multiLevelType w:val="hybridMultilevel"/>
    <w:tmpl w:val="AB52F51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removePersonalInformation/>
  <w:removeDateAndTim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E55"/>
    <w:rsid w:val="00061E39"/>
    <w:rsid w:val="00064A9E"/>
    <w:rsid w:val="00072B06"/>
    <w:rsid w:val="00083C60"/>
    <w:rsid w:val="00092503"/>
    <w:rsid w:val="000C2284"/>
    <w:rsid w:val="000D075F"/>
    <w:rsid w:val="000E6736"/>
    <w:rsid w:val="000F4243"/>
    <w:rsid w:val="00155817"/>
    <w:rsid w:val="001900DF"/>
    <w:rsid w:val="001A02CD"/>
    <w:rsid w:val="001B54F5"/>
    <w:rsid w:val="001C1BB7"/>
    <w:rsid w:val="001D0C1B"/>
    <w:rsid w:val="001D74D5"/>
    <w:rsid w:val="00200291"/>
    <w:rsid w:val="00200AE8"/>
    <w:rsid w:val="00203DD4"/>
    <w:rsid w:val="00213D1D"/>
    <w:rsid w:val="00215819"/>
    <w:rsid w:val="00237ADB"/>
    <w:rsid w:val="00251843"/>
    <w:rsid w:val="00260E11"/>
    <w:rsid w:val="002634F5"/>
    <w:rsid w:val="00281533"/>
    <w:rsid w:val="002816BA"/>
    <w:rsid w:val="002B050E"/>
    <w:rsid w:val="002B3348"/>
    <w:rsid w:val="002C526C"/>
    <w:rsid w:val="002E069C"/>
    <w:rsid w:val="002F760C"/>
    <w:rsid w:val="00332BFD"/>
    <w:rsid w:val="00337A7E"/>
    <w:rsid w:val="003636FA"/>
    <w:rsid w:val="003804EA"/>
    <w:rsid w:val="003B00B4"/>
    <w:rsid w:val="003B480C"/>
    <w:rsid w:val="003B48A9"/>
    <w:rsid w:val="003C6B85"/>
    <w:rsid w:val="003D42C7"/>
    <w:rsid w:val="003D7E0A"/>
    <w:rsid w:val="00404B76"/>
    <w:rsid w:val="00405133"/>
    <w:rsid w:val="00437F8E"/>
    <w:rsid w:val="00486EE9"/>
    <w:rsid w:val="0049028E"/>
    <w:rsid w:val="004A72B3"/>
    <w:rsid w:val="004B7E83"/>
    <w:rsid w:val="004D26CB"/>
    <w:rsid w:val="00552880"/>
    <w:rsid w:val="005819F2"/>
    <w:rsid w:val="00583C7B"/>
    <w:rsid w:val="005862CF"/>
    <w:rsid w:val="00604A00"/>
    <w:rsid w:val="00623BB1"/>
    <w:rsid w:val="0062584A"/>
    <w:rsid w:val="00631370"/>
    <w:rsid w:val="00637EDE"/>
    <w:rsid w:val="006532DA"/>
    <w:rsid w:val="00653724"/>
    <w:rsid w:val="006651F0"/>
    <w:rsid w:val="0066551D"/>
    <w:rsid w:val="00672F38"/>
    <w:rsid w:val="00682C2A"/>
    <w:rsid w:val="006916D9"/>
    <w:rsid w:val="006A7DB6"/>
    <w:rsid w:val="006E1EA1"/>
    <w:rsid w:val="006E659D"/>
    <w:rsid w:val="007177A9"/>
    <w:rsid w:val="00752F85"/>
    <w:rsid w:val="007614C1"/>
    <w:rsid w:val="007651F1"/>
    <w:rsid w:val="007877BE"/>
    <w:rsid w:val="00794FCC"/>
    <w:rsid w:val="007A7154"/>
    <w:rsid w:val="007B43FA"/>
    <w:rsid w:val="007B449C"/>
    <w:rsid w:val="007B5EE5"/>
    <w:rsid w:val="007D26B2"/>
    <w:rsid w:val="007E1C03"/>
    <w:rsid w:val="007E61CE"/>
    <w:rsid w:val="00841088"/>
    <w:rsid w:val="00867860"/>
    <w:rsid w:val="008A4ADD"/>
    <w:rsid w:val="008A7B07"/>
    <w:rsid w:val="008C7888"/>
    <w:rsid w:val="008E15D2"/>
    <w:rsid w:val="00906CF3"/>
    <w:rsid w:val="0090750F"/>
    <w:rsid w:val="00920D6D"/>
    <w:rsid w:val="0094397E"/>
    <w:rsid w:val="0097241C"/>
    <w:rsid w:val="00982521"/>
    <w:rsid w:val="00992280"/>
    <w:rsid w:val="009929EC"/>
    <w:rsid w:val="009A40C9"/>
    <w:rsid w:val="009B0259"/>
    <w:rsid w:val="00A11871"/>
    <w:rsid w:val="00A555F9"/>
    <w:rsid w:val="00A719C2"/>
    <w:rsid w:val="00A87C7D"/>
    <w:rsid w:val="00AC1444"/>
    <w:rsid w:val="00AD219C"/>
    <w:rsid w:val="00AD3D4F"/>
    <w:rsid w:val="00AD4D41"/>
    <w:rsid w:val="00AE0F9B"/>
    <w:rsid w:val="00B602EE"/>
    <w:rsid w:val="00B845D2"/>
    <w:rsid w:val="00B93FE2"/>
    <w:rsid w:val="00BA1278"/>
    <w:rsid w:val="00C33E55"/>
    <w:rsid w:val="00CB624A"/>
    <w:rsid w:val="00CE1C73"/>
    <w:rsid w:val="00D46D23"/>
    <w:rsid w:val="00D743CD"/>
    <w:rsid w:val="00D75E7D"/>
    <w:rsid w:val="00DA48A5"/>
    <w:rsid w:val="00DE5CA0"/>
    <w:rsid w:val="00E152EF"/>
    <w:rsid w:val="00E15B3B"/>
    <w:rsid w:val="00E40A5E"/>
    <w:rsid w:val="00E554D7"/>
    <w:rsid w:val="00E63256"/>
    <w:rsid w:val="00E705DE"/>
    <w:rsid w:val="00E735CC"/>
    <w:rsid w:val="00E8309F"/>
    <w:rsid w:val="00E935D2"/>
    <w:rsid w:val="00EA3358"/>
    <w:rsid w:val="00EA6263"/>
    <w:rsid w:val="00EB3ABD"/>
    <w:rsid w:val="00EF2F4B"/>
    <w:rsid w:val="00F01A80"/>
    <w:rsid w:val="00F0695C"/>
    <w:rsid w:val="00F267EA"/>
    <w:rsid w:val="00F6409F"/>
    <w:rsid w:val="00F67062"/>
    <w:rsid w:val="00F6765A"/>
    <w:rsid w:val="00F8422E"/>
    <w:rsid w:val="00F86A3D"/>
    <w:rsid w:val="00FA15F0"/>
    <w:rsid w:val="00FB32BB"/>
    <w:rsid w:val="00FC25F7"/>
    <w:rsid w:val="00FC2F27"/>
    <w:rsid w:val="00FF7AF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0385F2F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0C9"/>
    <w:rPr>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Style">
    <w:name w:val="* AbstractStyle"/>
    <w:link w:val="AbstractStyleChar"/>
    <w:qFormat/>
    <w:rsid w:val="009A40C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9A40C9"/>
    <w:rPr>
      <w:rFonts w:ascii="Times New Roman" w:eastAsia="Times New Roman" w:hAnsi="Times New Roman" w:cs="Vrinda"/>
      <w:i/>
      <w:sz w:val="16"/>
      <w:szCs w:val="20"/>
      <w:lang w:val="en-US"/>
    </w:rPr>
  </w:style>
  <w:style w:type="paragraph" w:customStyle="1" w:styleId="KeywordsText">
    <w:name w:val="* KeywordsText"/>
    <w:link w:val="KeywordsTextChar"/>
    <w:qFormat/>
    <w:rsid w:val="009A40C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9A40C9"/>
    <w:rPr>
      <w:rFonts w:ascii="Times New Roman" w:eastAsia="Times New Roman" w:hAnsi="Times New Roman" w:cs="Vrinda"/>
      <w:i/>
      <w:sz w:val="16"/>
      <w:szCs w:val="20"/>
      <w:lang w:val="en-US"/>
    </w:rPr>
  </w:style>
  <w:style w:type="paragraph" w:styleId="Bibliografa">
    <w:name w:val="Bibliography"/>
    <w:basedOn w:val="Normal"/>
    <w:next w:val="Normal"/>
    <w:uiPriority w:val="37"/>
    <w:semiHidden/>
    <w:unhideWhenUsed/>
    <w:rsid w:val="009A40C9"/>
  </w:style>
  <w:style w:type="paragraph" w:customStyle="1" w:styleId="AuthorNameHeading">
    <w:name w:val="* AuthorNameHeading"/>
    <w:next w:val="Sinespaciado"/>
    <w:link w:val="AuthorNameHeadingChar"/>
    <w:qFormat/>
    <w:rsid w:val="00FB32BB"/>
    <w:rPr>
      <w:rFonts w:ascii="Times New Roman" w:eastAsia="Times New Roman" w:hAnsi="Times New Roman" w:cs="Vrinda"/>
      <w:b/>
      <w:i/>
      <w:sz w:val="20"/>
      <w:lang w:val="en-US"/>
    </w:rPr>
  </w:style>
  <w:style w:type="character" w:customStyle="1" w:styleId="AuthorNameHeadingChar">
    <w:name w:val="* AuthorNameHeading Char"/>
    <w:link w:val="AuthorNameHeading"/>
    <w:rsid w:val="00FB32BB"/>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FB32BB"/>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FB32BB"/>
    <w:rPr>
      <w:rFonts w:ascii="Times New Roman" w:eastAsia="Times New Roman" w:hAnsi="Times New Roman" w:cs="Vrinda"/>
      <w:sz w:val="20"/>
      <w:lang w:val="en-US"/>
    </w:rPr>
  </w:style>
  <w:style w:type="paragraph" w:styleId="Sinespaciado">
    <w:name w:val="No Spacing"/>
    <w:uiPriority w:val="1"/>
    <w:qFormat/>
    <w:rsid w:val="00FB32BB"/>
  </w:style>
  <w:style w:type="character" w:customStyle="1" w:styleId="Caracteresdenotaalpie">
    <w:name w:val="Caracteres de nota al pie"/>
    <w:rsid w:val="00FB32BB"/>
  </w:style>
  <w:style w:type="character" w:styleId="Refdenotaalpie">
    <w:name w:val="footnote reference"/>
    <w:rsid w:val="00FB32BB"/>
    <w:rPr>
      <w:vertAlign w:val="superscript"/>
    </w:rPr>
  </w:style>
  <w:style w:type="character" w:styleId="Hipervnculo">
    <w:name w:val="Hyperlink"/>
    <w:rsid w:val="00FB32BB"/>
    <w:rPr>
      <w:color w:val="000080"/>
      <w:u w:val="single"/>
    </w:rPr>
  </w:style>
  <w:style w:type="paragraph" w:styleId="Textonotapie">
    <w:name w:val="footnote text"/>
    <w:basedOn w:val="Normal"/>
    <w:link w:val="TextonotapieCar"/>
    <w:rsid w:val="00FB32BB"/>
    <w:pPr>
      <w:widowControl w:val="0"/>
      <w:suppressLineNumbers/>
      <w:suppressAutoHyphens/>
      <w:ind w:left="283" w:hanging="283"/>
    </w:pPr>
    <w:rPr>
      <w:rFonts w:ascii="Times New Roman" w:eastAsia="Arial Unicode MS" w:hAnsi="Times New Roman" w:cs="Arial Unicode MS"/>
      <w:kern w:val="1"/>
      <w:sz w:val="20"/>
      <w:szCs w:val="20"/>
      <w:lang w:eastAsia="hi-IN" w:bidi="hi-IN"/>
    </w:rPr>
  </w:style>
  <w:style w:type="character" w:customStyle="1" w:styleId="TextonotapieCar">
    <w:name w:val="Texto nota pie Car"/>
    <w:basedOn w:val="Fuentedeprrafopredeter"/>
    <w:link w:val="Textonotapie"/>
    <w:rsid w:val="00FB32BB"/>
    <w:rPr>
      <w:rFonts w:ascii="Times New Roman" w:eastAsia="Arial Unicode MS" w:hAnsi="Times New Roman" w:cs="Arial Unicode MS"/>
      <w:kern w:val="1"/>
      <w:sz w:val="20"/>
      <w:szCs w:val="20"/>
      <w:lang w:eastAsia="hi-IN" w:bidi="hi-IN"/>
    </w:rPr>
  </w:style>
  <w:style w:type="character" w:styleId="Mencinsinresolver">
    <w:name w:val="Unresolved Mention"/>
    <w:basedOn w:val="Fuentedeprrafopredeter"/>
    <w:uiPriority w:val="99"/>
    <w:semiHidden/>
    <w:unhideWhenUsed/>
    <w:rsid w:val="00237ADB"/>
    <w:rPr>
      <w:color w:val="605E5C"/>
      <w:shd w:val="clear" w:color="auto" w:fill="E1DFDD"/>
    </w:rPr>
  </w:style>
  <w:style w:type="paragraph" w:customStyle="1" w:styleId="Bibliografa1">
    <w:name w:val="Bibliografía1"/>
    <w:basedOn w:val="Normal"/>
    <w:link w:val="BibliographyCar"/>
    <w:rsid w:val="003B48A9"/>
    <w:pPr>
      <w:spacing w:before="120" w:line="480" w:lineRule="auto"/>
      <w:ind w:left="720" w:hanging="720"/>
    </w:pPr>
    <w:rPr>
      <w:rFonts w:ascii="Times New Roman" w:hAnsi="Times New Roman" w:cs="Times New Roman"/>
    </w:rPr>
  </w:style>
  <w:style w:type="character" w:customStyle="1" w:styleId="BibliographyCar">
    <w:name w:val="Bibliography Car"/>
    <w:basedOn w:val="Fuentedeprrafopredeter"/>
    <w:link w:val="Bibliografa1"/>
    <w:rsid w:val="003B48A9"/>
    <w:rPr>
      <w:rFonts w:ascii="Times New Roman" w:hAnsi="Times New Roman" w:cs="Times New Roman"/>
    </w:rPr>
  </w:style>
  <w:style w:type="paragraph" w:styleId="Prrafodelista">
    <w:name w:val="List Paragraph"/>
    <w:basedOn w:val="Normal"/>
    <w:uiPriority w:val="34"/>
    <w:qFormat/>
    <w:rsid w:val="00583C7B"/>
    <w:pPr>
      <w:ind w:left="720"/>
      <w:contextualSpacing/>
    </w:pPr>
  </w:style>
  <w:style w:type="paragraph" w:styleId="Textodeglobo">
    <w:name w:val="Balloon Text"/>
    <w:basedOn w:val="Normal"/>
    <w:link w:val="TextodegloboCar"/>
    <w:uiPriority w:val="99"/>
    <w:semiHidden/>
    <w:unhideWhenUsed/>
    <w:rsid w:val="0090750F"/>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90750F"/>
    <w:rPr>
      <w:rFonts w:ascii="Times New Roman" w:hAnsi="Times New Roman" w:cs="Times New Roman"/>
      <w:sz w:val="18"/>
      <w:szCs w:val="18"/>
      <w:lang w:val="es-ES_tradnl"/>
    </w:rPr>
  </w:style>
  <w:style w:type="character" w:styleId="Refdecomentario">
    <w:name w:val="annotation reference"/>
    <w:basedOn w:val="Fuentedeprrafopredeter"/>
    <w:uiPriority w:val="99"/>
    <w:semiHidden/>
    <w:unhideWhenUsed/>
    <w:rsid w:val="0090750F"/>
    <w:rPr>
      <w:sz w:val="16"/>
      <w:szCs w:val="16"/>
    </w:rPr>
  </w:style>
  <w:style w:type="paragraph" w:styleId="Textocomentario">
    <w:name w:val="annotation text"/>
    <w:basedOn w:val="Normal"/>
    <w:link w:val="TextocomentarioCar"/>
    <w:uiPriority w:val="99"/>
    <w:semiHidden/>
    <w:unhideWhenUsed/>
    <w:rsid w:val="0090750F"/>
    <w:rPr>
      <w:sz w:val="20"/>
      <w:szCs w:val="20"/>
    </w:rPr>
  </w:style>
  <w:style w:type="character" w:customStyle="1" w:styleId="TextocomentarioCar">
    <w:name w:val="Texto comentario Car"/>
    <w:basedOn w:val="Fuentedeprrafopredeter"/>
    <w:link w:val="Textocomentario"/>
    <w:uiPriority w:val="99"/>
    <w:semiHidden/>
    <w:rsid w:val="0090750F"/>
    <w:rPr>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90750F"/>
    <w:rPr>
      <w:b/>
      <w:bCs/>
    </w:rPr>
  </w:style>
  <w:style w:type="character" w:customStyle="1" w:styleId="AsuntodelcomentarioCar">
    <w:name w:val="Asunto del comentario Car"/>
    <w:basedOn w:val="TextocomentarioCar"/>
    <w:link w:val="Asuntodelcomentario"/>
    <w:uiPriority w:val="99"/>
    <w:semiHidden/>
    <w:rsid w:val="0090750F"/>
    <w:rPr>
      <w:b/>
      <w:bCs/>
      <w:sz w:val="20"/>
      <w:szCs w:val="20"/>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ellbeing.google"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yperlink" Target="mailto:A271354@alumnos.uaslp.mx" TargetMode="Externa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luis.teniente@cbslp.edu.m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9DC2AD-3F92-4DCC-AAAE-892B36BDEA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67E155-5088-47F0-B674-D87551350C4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12815B9-4BA3-4CCB-83AB-7374B742A32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855</TotalTime>
  <Pages>12</Pages>
  <Words>6966</Words>
  <Characters>38316</Characters>
  <Application>Microsoft Office Word</Application>
  <DocSecurity>0</DocSecurity>
  <Lines>319</Lines>
  <Paragraphs>90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63</cp:revision>
  <dcterms:created xsi:type="dcterms:W3CDTF">2020-09-25T21:05:00Z</dcterms:created>
  <dcterms:modified xsi:type="dcterms:W3CDTF">2020-12-17T13:16:00Z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zotero-version="5.0.90"&gt;&lt;session id="IzBikbOK"/&gt;&lt;style id="http://www.zotero.org/styles/apa-6th-edition" locale="es-MX" hasBibliography="1" bibliographyStyleHasBeenSet="1"/&gt;&lt;prefs&gt;&lt;pref name="fieldType" value="Field"/&gt;&lt;/prefs&gt;&lt;/data</vt:lpwstr>
  </property>
  <property fmtid="{D5CDD505-2E9C-101B-9397-08002B2CF9AE}" pid="3" name="ZOTERO_PREF_2">
    <vt:lpwstr>&gt;</vt:lpwstr>
  </property>
  <property fmtid="{D5CDD505-2E9C-101B-9397-08002B2CF9AE}" pid="4" name="ContentTypeId">
    <vt:lpwstr>0x01010000B9C5560965F546AC737C52AB2A2FC1</vt:lpwstr>
  </property>
</Properties>
</file>