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1FC703" w14:textId="77777777" w:rsidR="00725808" w:rsidRDefault="00725808" w:rsidP="007270E4">
      <w:pPr>
        <w:spacing w:after="0" w:line="360" w:lineRule="auto"/>
        <w:jc w:val="center"/>
        <w:rPr>
          <w:rFonts w:ascii="Times New Roman" w:hAnsi="Times New Roman" w:cs="Times New Roman"/>
          <w:b/>
          <w:bCs/>
          <w:sz w:val="26"/>
          <w:szCs w:val="26"/>
          <w:lang w:val="es-ES"/>
        </w:rPr>
      </w:pPr>
      <w:r w:rsidRPr="007F4D91">
        <w:rPr>
          <w:rFonts w:ascii="Times New Roman" w:hAnsi="Times New Roman" w:cs="Times New Roman"/>
          <w:b/>
          <w:bCs/>
          <w:sz w:val="26"/>
          <w:szCs w:val="26"/>
          <w:lang w:val="es-ES"/>
        </w:rPr>
        <w:t>El diseño y la calidad de la mano de obra de albañilería en la vivienda en serie en San Luis Potosí.</w:t>
      </w:r>
    </w:p>
    <w:p w14:paraId="5665AE18" w14:textId="428A2D5C" w:rsidR="00725808" w:rsidRPr="00310B80" w:rsidRDefault="00725808" w:rsidP="007270E4">
      <w:pPr>
        <w:spacing w:after="0" w:line="360" w:lineRule="auto"/>
        <w:jc w:val="center"/>
        <w:rPr>
          <w:rFonts w:ascii="Times New Roman" w:hAnsi="Times New Roman" w:cs="Times New Roman"/>
          <w:b/>
          <w:bCs/>
          <w:sz w:val="26"/>
          <w:szCs w:val="26"/>
          <w:lang w:val="en-US"/>
        </w:rPr>
      </w:pPr>
      <w:r w:rsidRPr="00310B80">
        <w:rPr>
          <w:rFonts w:ascii="Times New Roman" w:hAnsi="Times New Roman" w:cs="Times New Roman"/>
          <w:b/>
          <w:bCs/>
          <w:sz w:val="26"/>
          <w:szCs w:val="26"/>
          <w:lang w:val="en-US"/>
        </w:rPr>
        <w:t>The design and quality of masonry workmanship in serial housing in San Luis Potosí.</w:t>
      </w:r>
    </w:p>
    <w:p w14:paraId="36917CFE" w14:textId="77777777" w:rsidR="00E87055" w:rsidRPr="00CD0A88" w:rsidRDefault="00E87055" w:rsidP="0047773F">
      <w:pPr>
        <w:spacing w:after="0" w:line="360" w:lineRule="auto"/>
        <w:jc w:val="center"/>
        <w:rPr>
          <w:rFonts w:ascii="Times New Roman" w:hAnsi="Times New Roman" w:cs="Times New Roman"/>
          <w:bCs/>
          <w:sz w:val="24"/>
          <w:szCs w:val="24"/>
          <w:lang w:val="en-US"/>
        </w:rPr>
      </w:pPr>
    </w:p>
    <w:p w14:paraId="406D8E2E" w14:textId="77777777" w:rsidR="00725808" w:rsidRPr="0047773F" w:rsidRDefault="00725808" w:rsidP="007270E4">
      <w:pPr>
        <w:spacing w:after="0" w:line="360" w:lineRule="auto"/>
        <w:jc w:val="center"/>
        <w:rPr>
          <w:rFonts w:ascii="Times New Roman" w:hAnsi="Times New Roman" w:cs="Times New Roman"/>
          <w:bCs/>
          <w:sz w:val="24"/>
          <w:szCs w:val="24"/>
          <w:lang w:val="es-ES"/>
        </w:rPr>
      </w:pPr>
    </w:p>
    <w:p w14:paraId="2AA3019D" w14:textId="0715FAB9" w:rsidR="00725808" w:rsidRPr="00E14A09" w:rsidRDefault="00725808" w:rsidP="00CD0A88">
      <w:pPr>
        <w:pStyle w:val="AbstractStyle"/>
        <w:spacing w:line="360" w:lineRule="auto"/>
        <w:jc w:val="center"/>
        <w:rPr>
          <w:sz w:val="20"/>
          <w:lang w:val="es-ES"/>
        </w:rPr>
      </w:pPr>
      <w:r w:rsidRPr="00E14A09">
        <w:rPr>
          <w:sz w:val="20"/>
          <w:lang w:val="es-ES"/>
        </w:rPr>
        <w:t>Resumen:</w:t>
      </w:r>
      <w:r w:rsidR="00CD0A88" w:rsidRPr="00E14A09">
        <w:rPr>
          <w:sz w:val="20"/>
          <w:lang w:val="es-ES"/>
        </w:rPr>
        <w:t xml:space="preserve"> </w:t>
      </w:r>
      <w:r w:rsidRPr="00E14A09">
        <w:rPr>
          <w:sz w:val="20"/>
          <w:lang w:val="es-ES"/>
        </w:rPr>
        <w:t>La industria de la construcción y principalmente el sector de vivienda en serie ca</w:t>
      </w:r>
      <w:r w:rsidR="00A60E92" w:rsidRPr="00E14A09">
        <w:rPr>
          <w:sz w:val="20"/>
          <w:lang w:val="es-ES"/>
        </w:rPr>
        <w:t>da día desvincula más el diseño</w:t>
      </w:r>
      <w:r w:rsidRPr="00E14A09">
        <w:rPr>
          <w:sz w:val="20"/>
          <w:lang w:val="es-ES"/>
        </w:rPr>
        <w:t xml:space="preserve"> de su producción. Claramente</w:t>
      </w:r>
      <w:r w:rsidR="00A60E92" w:rsidRPr="00E14A09">
        <w:rPr>
          <w:sz w:val="20"/>
          <w:lang w:val="es-ES"/>
        </w:rPr>
        <w:t>,</w:t>
      </w:r>
      <w:r w:rsidRPr="00E14A09">
        <w:rPr>
          <w:sz w:val="20"/>
          <w:lang w:val="es-ES"/>
        </w:rPr>
        <w:t xml:space="preserve"> se ha podido determinar que uno de los factores más importantes que influye en la calidad final del proceso constructivo es la mano de obra de albañilería.</w:t>
      </w:r>
    </w:p>
    <w:p w14:paraId="4A81A107" w14:textId="5DF00DF0" w:rsidR="00725808" w:rsidRPr="00E14A09" w:rsidRDefault="00725808" w:rsidP="00CD0A88">
      <w:pPr>
        <w:pStyle w:val="AbstractStyle"/>
        <w:spacing w:line="360" w:lineRule="auto"/>
        <w:jc w:val="center"/>
        <w:rPr>
          <w:sz w:val="20"/>
          <w:lang w:val="es-ES"/>
        </w:rPr>
      </w:pPr>
      <w:r w:rsidRPr="00E14A09">
        <w:rPr>
          <w:sz w:val="20"/>
          <w:lang w:val="es-ES"/>
        </w:rPr>
        <w:t>El objetivo de esta investigación es mostrar una serie de factores que intervienen en la calidad de mano de obra en la etapa de la obra gris en vivienda estandarizada en serie, mismos que deberán incluir la actividad creativa como respuesta a las necesidades del usuario de dicha vivienda.</w:t>
      </w:r>
    </w:p>
    <w:p w14:paraId="6A0B5DD6" w14:textId="5D53A752" w:rsidR="00725808" w:rsidRPr="00E14A09" w:rsidRDefault="00725808" w:rsidP="00CD0A88">
      <w:pPr>
        <w:pStyle w:val="AbstractStyle"/>
        <w:spacing w:line="360" w:lineRule="auto"/>
        <w:jc w:val="center"/>
        <w:rPr>
          <w:sz w:val="20"/>
          <w:lang w:val="es-ES"/>
        </w:rPr>
      </w:pPr>
      <w:r w:rsidRPr="00E14A09">
        <w:rPr>
          <w:sz w:val="20"/>
          <w:lang w:val="es-ES"/>
        </w:rPr>
        <w:t>Los datos obtenidos hasta el momento nos han permitido hacer una evaluación e identificar las relaciones preliminares de los factores que determinan la calidad del proceso de albañilería con la mano de obra y su productividad. Las observaciones resultantes manifiestan la importancia de analizar la cultura constructiva de la región, las políticas de incentivos y formas de pago, los materiales y procesos constructivos en San Luis Potosí, ya que, es común ver que las actividades relacionadas con la obra gris están siendo llevada a cabo con personal cada vez menos específico. La intervención del diseñador en este proceso constructivo se ha alejado del profesionista de la construcción, cuando es tarea conjunta del diseñador-constructor la implementación en las distintas fases del diseño arquitectónico hasta la materialización de la vivienda. La fase creativa no debería desvincularse de la fase constructiva, así como tampoco, de la fase media que involucra la toma de decisiones conceptuales de procedimientos que se reflejan en la fase de ejecución. La especialización en la mano de obra y la dirección de los procesos en manos de profesionales de la construcción, junto con un diseño específico de procesos toma un rol significativo, cuando se trata de secuencias repetitivas como lo es la estandarización de procesos constructivos. La metodología que se pretende implementar parte del diseño de instrumentos como entrevistas y encuestas, para la recolección de información y luego de un análisis que permita codificar y organizar las variantes del proceso por participante de tal manera de poder ofrecer una planeación para cada participante donde se dirija específicamente a la mejora continua. Esto dará un valor a los mecanismos de control que apunten a garantizar la buena ejecución de cada partida, así como también dará pautas que deriven en un cambio de mentalidad y actitud de los obreros de la construcción y gerentes técnicos involucrados. Lo anterior se traduce en un concepto bastante utilizado que es el “aseguramiento de la calidad”.</w:t>
      </w:r>
    </w:p>
    <w:p w14:paraId="511BC1D8" w14:textId="77777777" w:rsidR="00725808" w:rsidRPr="00E14A09" w:rsidRDefault="00725808" w:rsidP="00CD0A88">
      <w:pPr>
        <w:pStyle w:val="AbstractStyle"/>
        <w:spacing w:line="360" w:lineRule="auto"/>
        <w:jc w:val="center"/>
        <w:rPr>
          <w:sz w:val="20"/>
          <w:lang w:val="es-ES"/>
        </w:rPr>
      </w:pPr>
      <w:r w:rsidRPr="00E14A09">
        <w:rPr>
          <w:sz w:val="20"/>
          <w:lang w:val="es-ES"/>
        </w:rPr>
        <w:t xml:space="preserve">Con este trabajo, pretendemos analizar la necesidad urgente de aplicar el concepto calidad tanto en el diseño como en la ejecución y construcción de vivienda en serie, un concepto que debería estar presente para generar un prototipo de empresa constructora, que incluya al diseño de una manera implícita en la creación de un “plan de aseguramiento de calidad”, pasando por cada uno de los actores directos del proceso. Se </w:t>
      </w:r>
      <w:r w:rsidRPr="00E14A09">
        <w:rPr>
          <w:sz w:val="20"/>
          <w:lang w:val="es-ES"/>
        </w:rPr>
        <w:lastRenderedPageBreak/>
        <w:t>espera que nuestros resultados nos lleven a un control documentado, el cual será, en un futuro muy próximo la base que garantice la permanencia de la empresa constructora en el mercado, con viviendas que, más que elementos en serie, muestren a través de procesos estandarizados resultados únicos e independientes acordes a las necesidades de cada usuario, donde la calidad y precio no sean alterados. Pretendiendo, dar una mirada general a este concepto de diseño y calidad, dirigido a la creación de un “Sistema de Gestión de Calidad en la vivienda estandarizada en serie en la localidad de San Luis Potosí”.</w:t>
      </w:r>
    </w:p>
    <w:p w14:paraId="5BC18D82" w14:textId="77777777" w:rsidR="00725808" w:rsidRPr="00CD0A88" w:rsidRDefault="00725808" w:rsidP="00CD0A88">
      <w:pPr>
        <w:pStyle w:val="AbstractStyle"/>
        <w:spacing w:line="360" w:lineRule="auto"/>
        <w:jc w:val="center"/>
        <w:rPr>
          <w:rFonts w:cs="Times New Roman"/>
          <w:iCs/>
          <w:sz w:val="24"/>
          <w:szCs w:val="24"/>
          <w:lang w:val="es-ES"/>
        </w:rPr>
      </w:pPr>
    </w:p>
    <w:p w14:paraId="67EF97A7" w14:textId="77777777" w:rsidR="00725808" w:rsidRPr="00E14A09" w:rsidRDefault="00725808" w:rsidP="00E14A09">
      <w:pPr>
        <w:pStyle w:val="KeywordsText"/>
        <w:rPr>
          <w:sz w:val="20"/>
          <w:lang w:val="es-ES"/>
        </w:rPr>
      </w:pPr>
      <w:r w:rsidRPr="00E14A09">
        <w:rPr>
          <w:sz w:val="20"/>
          <w:lang w:val="es-ES"/>
        </w:rPr>
        <w:t>Palabras clave: calidad, vivienda en serie, gestión de calidad.</w:t>
      </w:r>
    </w:p>
    <w:p w14:paraId="5B646DEE" w14:textId="77777777" w:rsidR="007270E4" w:rsidRPr="00CD0A88" w:rsidRDefault="007270E4" w:rsidP="0047773F">
      <w:pPr>
        <w:pStyle w:val="AbstractStyle"/>
        <w:spacing w:line="360" w:lineRule="auto"/>
        <w:jc w:val="center"/>
        <w:rPr>
          <w:rFonts w:cs="Times New Roman"/>
          <w:iCs/>
          <w:sz w:val="20"/>
          <w:lang w:val="es-MX"/>
        </w:rPr>
      </w:pPr>
    </w:p>
    <w:p w14:paraId="6E8BD1E0" w14:textId="77777777" w:rsidR="00E2500D" w:rsidRPr="00E80DD5" w:rsidRDefault="00E14A09" w:rsidP="00E2500D">
      <w:pPr>
        <w:pStyle w:val="AbstractStyle"/>
        <w:spacing w:line="360" w:lineRule="auto"/>
        <w:jc w:val="center"/>
        <w:rPr>
          <w:sz w:val="20"/>
        </w:rPr>
      </w:pPr>
      <w:r w:rsidRPr="00E80DD5">
        <w:rPr>
          <w:sz w:val="20"/>
        </w:rPr>
        <w:t>Abstract</w:t>
      </w:r>
      <w:r w:rsidR="00243807" w:rsidRPr="00E80DD5">
        <w:rPr>
          <w:sz w:val="20"/>
        </w:rPr>
        <w:t xml:space="preserve">: </w:t>
      </w:r>
      <w:r w:rsidR="00E2500D" w:rsidRPr="00E80DD5">
        <w:rPr>
          <w:sz w:val="20"/>
        </w:rPr>
        <w:t>The construction industry, and mainly the serial housing sector, increasingly disconnects design from its production. Clearly, it has been determined that one of the most important factors that influences the final quality of the construction process is the masonry workforce.</w:t>
      </w:r>
    </w:p>
    <w:p w14:paraId="04FF6747" w14:textId="218C4240" w:rsidR="00E2500D" w:rsidRPr="00310B80" w:rsidRDefault="00E2500D" w:rsidP="00E2500D">
      <w:pPr>
        <w:pStyle w:val="AbstractStyle"/>
        <w:spacing w:line="360" w:lineRule="auto"/>
        <w:jc w:val="center"/>
        <w:rPr>
          <w:sz w:val="20"/>
        </w:rPr>
      </w:pPr>
      <w:r w:rsidRPr="00310B80">
        <w:rPr>
          <w:sz w:val="20"/>
        </w:rPr>
        <w:t>The objective of this research is to show a series of factors that intervene in the quality of labor in the stage of gray work in standardized series housing, which should include creative activity in response to the n</w:t>
      </w:r>
      <w:r w:rsidR="00E80DD5">
        <w:rPr>
          <w:sz w:val="20"/>
        </w:rPr>
        <w:t>eeds of the user of said housing</w:t>
      </w:r>
      <w:r w:rsidRPr="00310B80">
        <w:rPr>
          <w:sz w:val="20"/>
        </w:rPr>
        <w:t>.</w:t>
      </w:r>
    </w:p>
    <w:p w14:paraId="5529CDA8" w14:textId="77777777" w:rsidR="00E2500D" w:rsidRPr="00E80DD5" w:rsidRDefault="00E2500D" w:rsidP="00E2500D">
      <w:pPr>
        <w:pStyle w:val="AbstractStyle"/>
        <w:spacing w:line="360" w:lineRule="auto"/>
        <w:jc w:val="center"/>
        <w:rPr>
          <w:sz w:val="20"/>
        </w:rPr>
      </w:pPr>
      <w:r w:rsidRPr="00E80DD5">
        <w:rPr>
          <w:sz w:val="20"/>
        </w:rPr>
        <w:t>The data obtained so far have allowed us to make an evaluation and identify the preliminary relationships of the factors that determine the quality of the masonry process with the labor force and its productivity. The resulting observations show the importance of analyzing the construction culture of the region, the incentive policies and forms of payment, the materials and construction processes in San Luis Potosí, since it is common to see that the activities related to gray work are being carried out with less and less specific personnel. The intervention of the designer in this construction process has moved away from the construction professional, when it is the joint task of the designer-builder to implement in the different phases of the architectural design until the realization of the house. The creative phase should not be separated from the constructive phase, as well as from the middle phase that involves making conceptual decisions about procedures that are reflected in the execution phase. Specialization in labor and process management in the hands of construction professionals, together with a specific process design, plays a significant role when it comes to repetitive sequences such as the standardization of construction processes. The methodology that is intended to implement is part of the design of instruments such as interviews and surveys, for the collection of information and after an analysis that allows coding and organizing the variants of the process per participant in such a way as to be able to offer a planning for each participant where specifically target continuous improvement. This will give value to the control mechanisms that aim to guarantee the good execution of each game, as well as give guidelines that lead to a change in the mentality and attitude of the construction workers and technical managers involved. This translates into a widely used concept which is "quality assurance".</w:t>
      </w:r>
    </w:p>
    <w:p w14:paraId="3FC38F15" w14:textId="0E59E17E" w:rsidR="00E2500D" w:rsidRPr="00EF40F3" w:rsidRDefault="00E2500D" w:rsidP="00E2500D">
      <w:pPr>
        <w:pStyle w:val="AbstractStyle"/>
        <w:spacing w:line="360" w:lineRule="auto"/>
        <w:jc w:val="center"/>
        <w:rPr>
          <w:sz w:val="20"/>
        </w:rPr>
      </w:pPr>
      <w:r w:rsidRPr="00E80DD5">
        <w:rPr>
          <w:sz w:val="20"/>
        </w:rPr>
        <w:t xml:space="preserve">With this work, we intend to analyze the urgent need to apply the concept of quality both in the design and in the execution and construction of serial housing, a concept that should be present to generate a prototype of a construction company, which includes design in a way implicit in the creation of a "quality assurance plan", going through each of the direct actors in the process. It is expected that our results will lead us to a </w:t>
      </w:r>
      <w:r w:rsidRPr="00E80DD5">
        <w:rPr>
          <w:sz w:val="20"/>
        </w:rPr>
        <w:lastRenderedPageBreak/>
        <w:t xml:space="preserve">documented control, which will be, in the very near future, the basis that guarantees the permanence of the construction company in the market, with homes that, more than elements in series, show through processes standardized unique and independent results according to the needs of each user, where the quality and price are not altered. </w:t>
      </w:r>
      <w:proofErr w:type="spellStart"/>
      <w:r w:rsidR="00EF40F3">
        <w:rPr>
          <w:sz w:val="20"/>
        </w:rPr>
        <w:t>Pretendig</w:t>
      </w:r>
      <w:proofErr w:type="spellEnd"/>
      <w:r w:rsidR="00EF40F3" w:rsidRPr="00EF40F3">
        <w:rPr>
          <w:sz w:val="20"/>
        </w:rPr>
        <w:t xml:space="preserve"> to give a general look at this concept of design and quality, aimed at creating a "Quality Management System in standardized housing in series in the town of San Luis Potosí.</w:t>
      </w:r>
    </w:p>
    <w:p w14:paraId="3180B5D9" w14:textId="77777777" w:rsidR="007270E4" w:rsidRPr="00EF40F3" w:rsidRDefault="007270E4" w:rsidP="00FE46A5">
      <w:pPr>
        <w:pStyle w:val="AbstractStyle"/>
        <w:spacing w:line="360" w:lineRule="auto"/>
        <w:jc w:val="center"/>
        <w:rPr>
          <w:rFonts w:cs="Times New Roman"/>
          <w:iCs/>
          <w:sz w:val="20"/>
        </w:rPr>
      </w:pPr>
    </w:p>
    <w:p w14:paraId="44EF75A3" w14:textId="77777777" w:rsidR="007270E4" w:rsidRPr="001923D5" w:rsidRDefault="007270E4" w:rsidP="00E14A09">
      <w:pPr>
        <w:pStyle w:val="KeywordsText"/>
        <w:rPr>
          <w:sz w:val="20"/>
          <w:rPrChange w:id="0" w:author="Autor">
            <w:rPr>
              <w:sz w:val="20"/>
              <w:lang w:val="es-ES"/>
            </w:rPr>
          </w:rPrChange>
        </w:rPr>
      </w:pPr>
      <w:r w:rsidRPr="001923D5">
        <w:rPr>
          <w:sz w:val="20"/>
          <w:rPrChange w:id="1" w:author="Autor">
            <w:rPr>
              <w:sz w:val="20"/>
              <w:lang w:val="es-ES"/>
            </w:rPr>
          </w:rPrChange>
        </w:rPr>
        <w:t>Keywords: quality, serial housing, quality management</w:t>
      </w:r>
    </w:p>
    <w:p w14:paraId="2BA9D212" w14:textId="77777777" w:rsidR="001856C0" w:rsidRPr="001923D5" w:rsidRDefault="001856C0" w:rsidP="0047773F">
      <w:pPr>
        <w:pStyle w:val="AbstractStyle"/>
        <w:spacing w:line="360" w:lineRule="auto"/>
        <w:jc w:val="center"/>
        <w:rPr>
          <w:rFonts w:cs="Times New Roman"/>
          <w:iCs/>
          <w:sz w:val="20"/>
          <w:rPrChange w:id="2" w:author="Autor">
            <w:rPr>
              <w:rFonts w:cs="Times New Roman"/>
              <w:iCs/>
              <w:sz w:val="20"/>
              <w:lang w:val="es-MX"/>
            </w:rPr>
          </w:rPrChange>
        </w:rPr>
      </w:pPr>
    </w:p>
    <w:p w14:paraId="2CECD136" w14:textId="77777777" w:rsidR="001856C0" w:rsidRPr="001923D5" w:rsidRDefault="001856C0" w:rsidP="0047773F">
      <w:pPr>
        <w:pStyle w:val="AbstractStyle"/>
        <w:spacing w:line="360" w:lineRule="auto"/>
        <w:jc w:val="center"/>
        <w:rPr>
          <w:rFonts w:cs="Times New Roman"/>
          <w:iCs/>
          <w:sz w:val="20"/>
          <w:rPrChange w:id="3" w:author="Autor">
            <w:rPr>
              <w:rFonts w:cs="Times New Roman"/>
              <w:iCs/>
              <w:sz w:val="20"/>
              <w:lang w:val="es-MX"/>
            </w:rPr>
          </w:rPrChange>
        </w:rPr>
      </w:pPr>
    </w:p>
    <w:p w14:paraId="68734FD7" w14:textId="50D00EF4" w:rsidR="006D4B26" w:rsidRPr="00311058" w:rsidRDefault="00A60E9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I</w:t>
      </w:r>
      <w:r w:rsidR="00B1447D" w:rsidRPr="00311058">
        <w:rPr>
          <w:rFonts w:ascii="Times New Roman" w:hAnsi="Times New Roman" w:cs="Times New Roman"/>
          <w:b/>
          <w:sz w:val="24"/>
          <w:szCs w:val="24"/>
          <w:lang w:val="es-ES"/>
        </w:rPr>
        <w:t>ntroducción</w:t>
      </w:r>
    </w:p>
    <w:p w14:paraId="623254FC" w14:textId="1C50CEA4" w:rsidR="00CD0A88" w:rsidRPr="0087552D" w:rsidRDefault="0009335F" w:rsidP="000D24C9">
      <w:pPr>
        <w:spacing w:after="0" w:line="360" w:lineRule="auto"/>
        <w:rPr>
          <w:rFonts w:ascii="Times New Roman" w:hAnsi="Times New Roman" w:cs="Times New Roman"/>
          <w:bCs/>
          <w:sz w:val="24"/>
          <w:szCs w:val="24"/>
        </w:rPr>
      </w:pPr>
      <w:r w:rsidRPr="0087552D">
        <w:rPr>
          <w:rFonts w:ascii="Times New Roman" w:hAnsi="Times New Roman" w:cs="Times New Roman"/>
          <w:bCs/>
          <w:sz w:val="24"/>
          <w:szCs w:val="24"/>
        </w:rPr>
        <w:t xml:space="preserve">Este </w:t>
      </w:r>
      <w:r w:rsidR="00421D05" w:rsidRPr="0087552D">
        <w:rPr>
          <w:rFonts w:ascii="Times New Roman" w:hAnsi="Times New Roman" w:cs="Times New Roman"/>
          <w:bCs/>
          <w:sz w:val="24"/>
          <w:szCs w:val="24"/>
        </w:rPr>
        <w:t>artículo expone un</w:t>
      </w:r>
      <w:r w:rsidRPr="0087552D">
        <w:rPr>
          <w:rFonts w:ascii="Times New Roman" w:hAnsi="Times New Roman" w:cs="Times New Roman"/>
          <w:bCs/>
          <w:sz w:val="24"/>
          <w:szCs w:val="24"/>
        </w:rPr>
        <w:t xml:space="preserve"> resultado preliminar de una investigación más amplia</w:t>
      </w:r>
      <w:r w:rsidR="00421D05" w:rsidRPr="0087552D">
        <w:rPr>
          <w:rFonts w:ascii="Times New Roman" w:hAnsi="Times New Roman" w:cs="Times New Roman"/>
          <w:bCs/>
          <w:sz w:val="24"/>
          <w:szCs w:val="24"/>
        </w:rPr>
        <w:t xml:space="preserve">. </w:t>
      </w:r>
      <w:r w:rsidRPr="0087552D">
        <w:rPr>
          <w:rFonts w:ascii="Times New Roman" w:hAnsi="Times New Roman" w:cs="Times New Roman"/>
          <w:bCs/>
          <w:sz w:val="24"/>
          <w:szCs w:val="24"/>
        </w:rPr>
        <w:t>Sin embargo, pe</w:t>
      </w:r>
      <w:r w:rsidR="00190685" w:rsidRPr="0087552D">
        <w:rPr>
          <w:rFonts w:ascii="Times New Roman" w:hAnsi="Times New Roman" w:cs="Times New Roman"/>
          <w:bCs/>
          <w:sz w:val="24"/>
          <w:szCs w:val="24"/>
        </w:rPr>
        <w:t>rmite mostrar la pertinencia del</w:t>
      </w:r>
      <w:r w:rsidRPr="0087552D">
        <w:rPr>
          <w:rFonts w:ascii="Times New Roman" w:hAnsi="Times New Roman" w:cs="Times New Roman"/>
          <w:bCs/>
          <w:sz w:val="24"/>
          <w:szCs w:val="24"/>
        </w:rPr>
        <w:t xml:space="preserve"> tema de la calidad </w:t>
      </w:r>
      <w:r w:rsidR="00FC39D5" w:rsidRPr="0087552D">
        <w:rPr>
          <w:rFonts w:ascii="Times New Roman" w:hAnsi="Times New Roman" w:cs="Times New Roman"/>
          <w:bCs/>
          <w:sz w:val="24"/>
          <w:szCs w:val="24"/>
        </w:rPr>
        <w:t>en</w:t>
      </w:r>
      <w:r w:rsidRPr="0087552D">
        <w:rPr>
          <w:rFonts w:ascii="Times New Roman" w:hAnsi="Times New Roman" w:cs="Times New Roman"/>
          <w:bCs/>
          <w:sz w:val="24"/>
          <w:szCs w:val="24"/>
        </w:rPr>
        <w:t xml:space="preserve"> la mano de obra</w:t>
      </w:r>
      <w:r w:rsidR="00CD0A88" w:rsidRPr="0087552D">
        <w:rPr>
          <w:rFonts w:ascii="Times New Roman" w:hAnsi="Times New Roman" w:cs="Times New Roman"/>
          <w:bCs/>
          <w:sz w:val="24"/>
          <w:szCs w:val="24"/>
        </w:rPr>
        <w:t xml:space="preserve"> y la</w:t>
      </w:r>
      <w:r w:rsidR="00421D05" w:rsidRPr="0087552D">
        <w:rPr>
          <w:rFonts w:ascii="Times New Roman" w:hAnsi="Times New Roman" w:cs="Times New Roman"/>
          <w:bCs/>
          <w:sz w:val="24"/>
          <w:szCs w:val="24"/>
        </w:rPr>
        <w:t xml:space="preserve"> </w:t>
      </w:r>
      <w:r w:rsidR="00CD0A88" w:rsidRPr="0087552D">
        <w:rPr>
          <w:rFonts w:ascii="Times New Roman" w:hAnsi="Times New Roman" w:cs="Times New Roman"/>
          <w:bCs/>
          <w:sz w:val="24"/>
          <w:szCs w:val="24"/>
        </w:rPr>
        <w:t xml:space="preserve">inclusión de </w:t>
      </w:r>
      <w:r w:rsidR="00421D05" w:rsidRPr="0087552D">
        <w:rPr>
          <w:rFonts w:ascii="Times New Roman" w:hAnsi="Times New Roman" w:cs="Times New Roman"/>
          <w:bCs/>
          <w:sz w:val="24"/>
          <w:szCs w:val="24"/>
        </w:rPr>
        <w:t xml:space="preserve">la actividad creativa como respuesta a las necesidades del usuario de </w:t>
      </w:r>
      <w:r w:rsidR="00FC39D5" w:rsidRPr="0087552D">
        <w:rPr>
          <w:rFonts w:ascii="Times New Roman" w:hAnsi="Times New Roman" w:cs="Times New Roman"/>
          <w:bCs/>
          <w:sz w:val="24"/>
          <w:szCs w:val="24"/>
        </w:rPr>
        <w:t>l</w:t>
      </w:r>
      <w:r w:rsidR="00421D05" w:rsidRPr="0087552D">
        <w:rPr>
          <w:rFonts w:ascii="Times New Roman" w:hAnsi="Times New Roman" w:cs="Times New Roman"/>
          <w:bCs/>
          <w:sz w:val="24"/>
          <w:szCs w:val="24"/>
        </w:rPr>
        <w:t>a vivienda.</w:t>
      </w:r>
      <w:r w:rsidR="00CD0A88" w:rsidRPr="0087552D">
        <w:rPr>
          <w:rFonts w:ascii="Times New Roman" w:hAnsi="Times New Roman" w:cs="Times New Roman"/>
          <w:bCs/>
          <w:sz w:val="24"/>
          <w:szCs w:val="24"/>
        </w:rPr>
        <w:t xml:space="preserve"> </w:t>
      </w:r>
    </w:p>
    <w:p w14:paraId="484DD124" w14:textId="77777777" w:rsidR="00190685" w:rsidRPr="0087552D" w:rsidRDefault="00190685" w:rsidP="000D24C9">
      <w:pPr>
        <w:spacing w:after="0" w:line="360" w:lineRule="auto"/>
        <w:rPr>
          <w:rFonts w:ascii="Times New Roman" w:hAnsi="Times New Roman" w:cs="Times New Roman"/>
          <w:bCs/>
          <w:sz w:val="24"/>
          <w:szCs w:val="24"/>
        </w:rPr>
      </w:pPr>
    </w:p>
    <w:p w14:paraId="2ACAD090" w14:textId="16E3D059" w:rsidR="008D495E" w:rsidRPr="003C3347" w:rsidRDefault="00CD0A88"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Cada proyecto de construcción es diferente ya que responde a las necesidades de cada usuario y se realiza en diversas condiciones determinadas en la mayoría de los casos por los aspectos contextuales, derivándose en diferentes factores que influyen positiva o negativamente en la mano de obra</w:t>
      </w:r>
      <w:sdt>
        <w:sdtPr>
          <w:rPr>
            <w:rFonts w:ascii="Times New Roman" w:hAnsi="Times New Roman" w:cs="Times New Roman"/>
            <w:bCs/>
            <w:sz w:val="24"/>
            <w:szCs w:val="24"/>
          </w:rPr>
          <w:id w:val="-27340683"/>
          <w:citation/>
        </w:sdtPr>
        <w:sdtEndPr/>
        <w:sdtContent>
          <w:r w:rsidRPr="003C3347">
            <w:rPr>
              <w:rFonts w:ascii="Times New Roman" w:hAnsi="Times New Roman" w:cs="Times New Roman"/>
              <w:bCs/>
              <w:sz w:val="24"/>
              <w:szCs w:val="24"/>
            </w:rPr>
            <w:fldChar w:fldCharType="begin"/>
          </w:r>
          <w:r w:rsidRPr="003C3347">
            <w:rPr>
              <w:rFonts w:ascii="Times New Roman" w:hAnsi="Times New Roman" w:cs="Times New Roman"/>
              <w:bCs/>
              <w:sz w:val="24"/>
              <w:szCs w:val="24"/>
            </w:rPr>
            <w:instrText xml:space="preserve">CITATION Bot02 \l 2058 </w:instrText>
          </w:r>
          <w:r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 xml:space="preserve"> (Botero, 2002)</w:t>
          </w:r>
          <w:r w:rsidRPr="003C3347">
            <w:rPr>
              <w:rFonts w:ascii="Times New Roman" w:hAnsi="Times New Roman" w:cs="Times New Roman"/>
              <w:bCs/>
              <w:sz w:val="24"/>
              <w:szCs w:val="24"/>
            </w:rPr>
            <w:fldChar w:fldCharType="end"/>
          </w:r>
        </w:sdtContent>
      </w:sdt>
      <w:r w:rsidRPr="003C3347">
        <w:rPr>
          <w:rFonts w:ascii="Times New Roman" w:hAnsi="Times New Roman" w:cs="Times New Roman"/>
          <w:bCs/>
          <w:sz w:val="24"/>
          <w:szCs w:val="24"/>
        </w:rPr>
        <w:t>. Este trabajo se enfocará en el proceso productivo en lo que concierne a la mano de obra de albañilería.</w:t>
      </w:r>
      <w:r w:rsidR="00266418" w:rsidRPr="003C3347">
        <w:rPr>
          <w:rFonts w:ascii="Times New Roman" w:hAnsi="Times New Roman" w:cs="Times New Roman"/>
          <w:bCs/>
          <w:sz w:val="24"/>
          <w:szCs w:val="24"/>
        </w:rPr>
        <w:t xml:space="preserve"> </w:t>
      </w:r>
      <w:r w:rsidR="008D495E" w:rsidRPr="003C3347">
        <w:rPr>
          <w:rFonts w:ascii="Times New Roman" w:hAnsi="Times New Roman" w:cs="Times New Roman"/>
          <w:bCs/>
          <w:sz w:val="24"/>
          <w:szCs w:val="24"/>
        </w:rPr>
        <w:t>La mano de obra que se emplea en la industria de la construcción es uno de los insumos que inciden directamente en la realización de un trabajo.</w:t>
      </w:r>
      <w:r w:rsidR="00161FFD" w:rsidRPr="003C3347">
        <w:rPr>
          <w:rFonts w:ascii="Times New Roman" w:hAnsi="Times New Roman" w:cs="Times New Roman"/>
          <w:bCs/>
          <w:sz w:val="24"/>
          <w:szCs w:val="24"/>
        </w:rPr>
        <w:t xml:space="preserve"> Siendo</w:t>
      </w:r>
      <w:r w:rsidR="008D495E" w:rsidRPr="003C3347">
        <w:rPr>
          <w:rFonts w:ascii="Times New Roman" w:hAnsi="Times New Roman" w:cs="Times New Roman"/>
          <w:bCs/>
          <w:sz w:val="24"/>
          <w:szCs w:val="24"/>
        </w:rPr>
        <w:t xml:space="preserve"> importante conocer los factores que repercuten en la productividad del personal que interviene en la ejecución de las obras </w:t>
      </w:r>
      <w:sdt>
        <w:sdtPr>
          <w:rPr>
            <w:rFonts w:ascii="Times New Roman" w:hAnsi="Times New Roman" w:cs="Times New Roman"/>
            <w:bCs/>
            <w:sz w:val="24"/>
            <w:szCs w:val="24"/>
          </w:rPr>
          <w:id w:val="-1307236487"/>
          <w:citation/>
        </w:sdtPr>
        <w:sdtEndPr/>
        <w:sdtContent>
          <w:r w:rsidR="008D495E" w:rsidRPr="003C3347">
            <w:rPr>
              <w:rFonts w:ascii="Times New Roman" w:hAnsi="Times New Roman" w:cs="Times New Roman"/>
              <w:bCs/>
              <w:sz w:val="24"/>
              <w:szCs w:val="24"/>
            </w:rPr>
            <w:fldChar w:fldCharType="begin"/>
          </w:r>
          <w:r w:rsidR="008D495E" w:rsidRPr="003C3347">
            <w:rPr>
              <w:rFonts w:ascii="Times New Roman" w:hAnsi="Times New Roman" w:cs="Times New Roman"/>
              <w:bCs/>
              <w:sz w:val="24"/>
              <w:szCs w:val="24"/>
            </w:rPr>
            <w:instrText xml:space="preserve">CITATION Góm04 \l 2058 </w:instrText>
          </w:r>
          <w:r w:rsidR="008D495E" w:rsidRPr="003C3347">
            <w:rPr>
              <w:rFonts w:ascii="Times New Roman" w:hAnsi="Times New Roman" w:cs="Times New Roman"/>
              <w:bCs/>
              <w:sz w:val="24"/>
              <w:szCs w:val="24"/>
            </w:rPr>
            <w:fldChar w:fldCharType="separate"/>
          </w:r>
          <w:r w:rsidR="0023503D" w:rsidRPr="003C3347">
            <w:rPr>
              <w:rFonts w:ascii="Times New Roman" w:hAnsi="Times New Roman" w:cs="Times New Roman"/>
              <w:bCs/>
              <w:sz w:val="24"/>
              <w:szCs w:val="24"/>
            </w:rPr>
            <w:t>(Gómez, 2004)</w:t>
          </w:r>
          <w:r w:rsidR="008D495E" w:rsidRPr="003C3347">
            <w:rPr>
              <w:rFonts w:ascii="Times New Roman" w:hAnsi="Times New Roman" w:cs="Times New Roman"/>
              <w:bCs/>
              <w:sz w:val="24"/>
              <w:szCs w:val="24"/>
            </w:rPr>
            <w:fldChar w:fldCharType="end"/>
          </w:r>
        </w:sdtContent>
      </w:sdt>
      <w:r w:rsidR="008D495E" w:rsidRPr="003C3347">
        <w:rPr>
          <w:rFonts w:ascii="Times New Roman" w:hAnsi="Times New Roman" w:cs="Times New Roman"/>
          <w:bCs/>
          <w:sz w:val="24"/>
          <w:szCs w:val="24"/>
        </w:rPr>
        <w:t>.</w:t>
      </w:r>
    </w:p>
    <w:p w14:paraId="13C7DD1B" w14:textId="1C0DA9EC" w:rsidR="00266CCE" w:rsidRPr="003C3347" w:rsidRDefault="00266CCE" w:rsidP="000D24C9">
      <w:pPr>
        <w:spacing w:after="0" w:line="360" w:lineRule="auto"/>
        <w:rPr>
          <w:rFonts w:ascii="Times New Roman" w:hAnsi="Times New Roman" w:cs="Times New Roman"/>
          <w:bCs/>
          <w:sz w:val="24"/>
          <w:szCs w:val="24"/>
        </w:rPr>
      </w:pPr>
      <w:r w:rsidRPr="003C3347">
        <w:rPr>
          <w:rFonts w:ascii="Times New Roman" w:hAnsi="Times New Roman" w:cs="Times New Roman"/>
          <w:bCs/>
          <w:sz w:val="24"/>
          <w:szCs w:val="24"/>
        </w:rPr>
        <w:t>En la construcción de vivienda se desarrollan diferentes fases de albañilería</w:t>
      </w:r>
      <w:r w:rsidR="00B9477B" w:rsidRPr="003C3347">
        <w:rPr>
          <w:rFonts w:ascii="Times New Roman" w:hAnsi="Times New Roman" w:cs="Times New Roman"/>
          <w:bCs/>
          <w:sz w:val="24"/>
          <w:szCs w:val="24"/>
        </w:rPr>
        <w:t xml:space="preserve">, </w:t>
      </w:r>
      <w:r w:rsidR="00266418" w:rsidRPr="003C3347">
        <w:rPr>
          <w:rFonts w:ascii="Times New Roman" w:hAnsi="Times New Roman" w:cs="Times New Roman"/>
          <w:bCs/>
          <w:sz w:val="24"/>
          <w:szCs w:val="24"/>
        </w:rPr>
        <w:t>las cuales</w:t>
      </w:r>
      <w:r w:rsidR="007E3B12" w:rsidRPr="003C3347">
        <w:rPr>
          <w:rFonts w:ascii="Times New Roman" w:hAnsi="Times New Roman" w:cs="Times New Roman"/>
          <w:bCs/>
          <w:sz w:val="24"/>
          <w:szCs w:val="24"/>
        </w:rPr>
        <w:t xml:space="preserve"> </w:t>
      </w:r>
      <w:r w:rsidRPr="003C3347">
        <w:rPr>
          <w:rFonts w:ascii="Times New Roman" w:hAnsi="Times New Roman" w:cs="Times New Roman"/>
          <w:bCs/>
          <w:sz w:val="24"/>
          <w:szCs w:val="24"/>
        </w:rPr>
        <w:t>son</w:t>
      </w:r>
      <w:r w:rsidR="00B9477B" w:rsidRPr="003C3347">
        <w:rPr>
          <w:rFonts w:ascii="Times New Roman" w:hAnsi="Times New Roman" w:cs="Times New Roman"/>
          <w:bCs/>
          <w:sz w:val="24"/>
          <w:szCs w:val="24"/>
        </w:rPr>
        <w:t>:</w:t>
      </w:r>
      <w:r w:rsidRPr="003C3347">
        <w:rPr>
          <w:rFonts w:ascii="Times New Roman" w:hAnsi="Times New Roman" w:cs="Times New Roman"/>
          <w:bCs/>
          <w:sz w:val="24"/>
          <w:szCs w:val="24"/>
        </w:rPr>
        <w:t xml:space="preserve"> obra negra, obra gris y obra blanca. </w:t>
      </w:r>
      <w:r w:rsidR="006D1B0F" w:rsidRPr="003C3347">
        <w:rPr>
          <w:rFonts w:ascii="Times New Roman" w:hAnsi="Times New Roman" w:cs="Times New Roman"/>
          <w:bCs/>
          <w:sz w:val="24"/>
          <w:szCs w:val="24"/>
        </w:rPr>
        <w:t>L</w:t>
      </w:r>
      <w:r w:rsidRPr="003C3347">
        <w:rPr>
          <w:rFonts w:ascii="Times New Roman" w:hAnsi="Times New Roman" w:cs="Times New Roman"/>
          <w:bCs/>
          <w:sz w:val="24"/>
          <w:szCs w:val="24"/>
        </w:rPr>
        <w:t>a albañilería de obra gris es la fase donde se levanta</w:t>
      </w:r>
      <w:r w:rsidR="00421D05" w:rsidRPr="003C3347">
        <w:rPr>
          <w:rFonts w:ascii="Times New Roman" w:hAnsi="Times New Roman" w:cs="Times New Roman"/>
          <w:bCs/>
          <w:sz w:val="24"/>
          <w:szCs w:val="24"/>
        </w:rPr>
        <w:t xml:space="preserve"> y</w:t>
      </w:r>
      <w:r w:rsidRPr="003C3347">
        <w:rPr>
          <w:rFonts w:ascii="Times New Roman" w:hAnsi="Times New Roman" w:cs="Times New Roman"/>
          <w:bCs/>
          <w:sz w:val="24"/>
          <w:szCs w:val="24"/>
        </w:rPr>
        <w:t xml:space="preserve"> defin</w:t>
      </w:r>
      <w:r w:rsidR="006D1B0F" w:rsidRPr="003C3347">
        <w:rPr>
          <w:rFonts w:ascii="Times New Roman" w:hAnsi="Times New Roman" w:cs="Times New Roman"/>
          <w:bCs/>
          <w:sz w:val="24"/>
          <w:szCs w:val="24"/>
        </w:rPr>
        <w:t>e</w:t>
      </w:r>
      <w:r w:rsidRPr="003C3347">
        <w:rPr>
          <w:rFonts w:ascii="Times New Roman" w:hAnsi="Times New Roman" w:cs="Times New Roman"/>
          <w:bCs/>
          <w:sz w:val="24"/>
          <w:szCs w:val="24"/>
        </w:rPr>
        <w:t xml:space="preserve"> el contorno de l</w:t>
      </w:r>
      <w:r w:rsidR="00B9477B" w:rsidRPr="003C3347">
        <w:rPr>
          <w:rFonts w:ascii="Times New Roman" w:hAnsi="Times New Roman" w:cs="Times New Roman"/>
          <w:bCs/>
          <w:sz w:val="24"/>
          <w:szCs w:val="24"/>
        </w:rPr>
        <w:t xml:space="preserve">a </w:t>
      </w:r>
      <w:r w:rsidR="001300FE" w:rsidRPr="003C3347">
        <w:rPr>
          <w:rFonts w:ascii="Times New Roman" w:hAnsi="Times New Roman" w:cs="Times New Roman"/>
          <w:bCs/>
          <w:sz w:val="24"/>
          <w:szCs w:val="24"/>
        </w:rPr>
        <w:t>vivienda,</w:t>
      </w:r>
      <w:r w:rsidR="00B9477B" w:rsidRPr="003C3347">
        <w:rPr>
          <w:rFonts w:ascii="Times New Roman" w:hAnsi="Times New Roman" w:cs="Times New Roman"/>
          <w:bCs/>
          <w:sz w:val="24"/>
          <w:szCs w:val="24"/>
        </w:rPr>
        <w:t xml:space="preserve"> pero no los acabados</w:t>
      </w:r>
      <w:r w:rsidR="00A71F3C" w:rsidRPr="003C3347">
        <w:rPr>
          <w:rFonts w:ascii="Times New Roman" w:hAnsi="Times New Roman" w:cs="Times New Roman"/>
          <w:bCs/>
          <w:sz w:val="24"/>
          <w:szCs w:val="24"/>
        </w:rPr>
        <w:t xml:space="preserve">. </w:t>
      </w:r>
    </w:p>
    <w:p w14:paraId="2ABC5D1C" w14:textId="77777777" w:rsidR="001856C0" w:rsidRPr="00E80DD5" w:rsidRDefault="001856C0" w:rsidP="000D24C9">
      <w:pPr>
        <w:spacing w:after="0" w:line="360" w:lineRule="auto"/>
        <w:rPr>
          <w:rFonts w:ascii="Times New Roman" w:hAnsi="Times New Roman" w:cs="Times New Roman"/>
          <w:bCs/>
          <w:sz w:val="24"/>
          <w:szCs w:val="24"/>
        </w:rPr>
      </w:pPr>
    </w:p>
    <w:p w14:paraId="6151779F" w14:textId="1A46BA16" w:rsidR="00DF690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Antecedentes</w:t>
      </w:r>
    </w:p>
    <w:p w14:paraId="28D7FAFA" w14:textId="7D4882E4" w:rsidR="00DE2FC4" w:rsidRDefault="00F34B1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En San Luis Potosí, la industria de la construcción se compone de un importante sector enfocado en la construcción de vivienda. Existen 207 empresas destinadas a esta actividad económica según el Directorio Estadístico Nacional </w:t>
      </w:r>
      <w:r w:rsidR="00324213">
        <w:rPr>
          <w:rFonts w:ascii="Times New Roman" w:hAnsi="Times New Roman" w:cs="Times New Roman"/>
          <w:sz w:val="24"/>
          <w:szCs w:val="24"/>
        </w:rPr>
        <w:t>de Unidades Económicas (DENUE)</w:t>
      </w:r>
      <w:r w:rsidR="00486773">
        <w:rPr>
          <w:rFonts w:ascii="Times New Roman" w:hAnsi="Times New Roman" w:cs="Times New Roman"/>
          <w:sz w:val="24"/>
          <w:szCs w:val="24"/>
        </w:rPr>
        <w:t xml:space="preserve"> (INEGI, 2020)</w:t>
      </w:r>
      <w:r w:rsidR="00324213">
        <w:rPr>
          <w:rFonts w:ascii="Times New Roman" w:hAnsi="Times New Roman" w:cs="Times New Roman"/>
          <w:sz w:val="24"/>
          <w:szCs w:val="24"/>
        </w:rPr>
        <w:t xml:space="preserve">. </w:t>
      </w:r>
      <w:r w:rsidR="00E44305" w:rsidRPr="00966E9C">
        <w:rPr>
          <w:rFonts w:ascii="Times New Roman" w:hAnsi="Times New Roman" w:cs="Times New Roman"/>
          <w:sz w:val="24"/>
          <w:szCs w:val="24"/>
        </w:rPr>
        <w:t>U</w:t>
      </w:r>
      <w:r w:rsidR="002F3FD6" w:rsidRPr="00966E9C">
        <w:rPr>
          <w:rFonts w:ascii="Times New Roman" w:hAnsi="Times New Roman" w:cs="Times New Roman"/>
          <w:sz w:val="24"/>
          <w:szCs w:val="24"/>
        </w:rPr>
        <w:t xml:space="preserve">n </w:t>
      </w:r>
      <w:r w:rsidR="00703EDF" w:rsidRPr="00966E9C">
        <w:rPr>
          <w:rFonts w:ascii="Times New Roman" w:hAnsi="Times New Roman" w:cs="Times New Roman"/>
          <w:sz w:val="24"/>
          <w:szCs w:val="24"/>
        </w:rPr>
        <w:t>mercado</w:t>
      </w:r>
      <w:r w:rsidR="002F3FD6" w:rsidRPr="00966E9C">
        <w:rPr>
          <w:rFonts w:ascii="Times New Roman" w:hAnsi="Times New Roman" w:cs="Times New Roman"/>
          <w:sz w:val="24"/>
          <w:szCs w:val="24"/>
        </w:rPr>
        <w:t xml:space="preserve"> representativo de </w:t>
      </w:r>
      <w:r w:rsidR="00E44305" w:rsidRPr="00966E9C">
        <w:rPr>
          <w:rFonts w:ascii="Times New Roman" w:hAnsi="Times New Roman" w:cs="Times New Roman"/>
          <w:sz w:val="24"/>
          <w:szCs w:val="24"/>
        </w:rPr>
        <w:t>la industria de la construcción es</w:t>
      </w:r>
      <w:r w:rsidR="002F3FD6" w:rsidRPr="00966E9C">
        <w:rPr>
          <w:rFonts w:ascii="Times New Roman" w:hAnsi="Times New Roman" w:cs="Times New Roman"/>
          <w:sz w:val="24"/>
          <w:szCs w:val="24"/>
        </w:rPr>
        <w:t xml:space="preserve"> el sector de vivienda e</w:t>
      </w:r>
      <w:r w:rsidR="00E44305" w:rsidRPr="00966E9C">
        <w:rPr>
          <w:rFonts w:ascii="Times New Roman" w:hAnsi="Times New Roman" w:cs="Times New Roman"/>
          <w:sz w:val="24"/>
          <w:szCs w:val="24"/>
        </w:rPr>
        <w:t>n serie de interés medio, el</w:t>
      </w:r>
      <w:r w:rsidR="00703EDF" w:rsidRPr="00966E9C">
        <w:rPr>
          <w:rFonts w:ascii="Times New Roman" w:hAnsi="Times New Roman" w:cs="Times New Roman"/>
          <w:sz w:val="24"/>
          <w:szCs w:val="24"/>
        </w:rPr>
        <w:t xml:space="preserve"> cual </w:t>
      </w:r>
      <w:r w:rsidR="002F3FD6" w:rsidRPr="00966E9C">
        <w:rPr>
          <w:rFonts w:ascii="Times New Roman" w:hAnsi="Times New Roman" w:cs="Times New Roman"/>
          <w:sz w:val="24"/>
          <w:szCs w:val="24"/>
        </w:rPr>
        <w:t xml:space="preserve">es complejo debido a las variables </w:t>
      </w:r>
      <w:r w:rsidR="00E44305" w:rsidRPr="00966E9C">
        <w:rPr>
          <w:rFonts w:ascii="Times New Roman" w:hAnsi="Times New Roman" w:cs="Times New Roman"/>
          <w:sz w:val="24"/>
          <w:szCs w:val="24"/>
        </w:rPr>
        <w:t xml:space="preserve">en que este </w:t>
      </w:r>
      <w:r w:rsidR="00E44305" w:rsidRPr="00966E9C">
        <w:rPr>
          <w:rFonts w:ascii="Times New Roman" w:hAnsi="Times New Roman" w:cs="Times New Roman"/>
          <w:sz w:val="24"/>
          <w:szCs w:val="24"/>
        </w:rPr>
        <w:lastRenderedPageBreak/>
        <w:t>participa,</w:t>
      </w:r>
      <w:r w:rsidR="002F3FD6" w:rsidRPr="00966E9C">
        <w:rPr>
          <w:rFonts w:ascii="Times New Roman" w:hAnsi="Times New Roman" w:cs="Times New Roman"/>
          <w:sz w:val="24"/>
          <w:szCs w:val="24"/>
        </w:rPr>
        <w:t xml:space="preserve"> pasando por un indiscutible cambio debido a la tecnología y exigencias de un mercado ca</w:t>
      </w:r>
      <w:r w:rsidRPr="00966E9C">
        <w:rPr>
          <w:rFonts w:ascii="Times New Roman" w:hAnsi="Times New Roman" w:cs="Times New Roman"/>
          <w:sz w:val="24"/>
          <w:szCs w:val="24"/>
        </w:rPr>
        <w:t>da vez más segmentado</w:t>
      </w:r>
      <w:r w:rsidR="002F3FD6" w:rsidRPr="00966E9C">
        <w:rPr>
          <w:rFonts w:ascii="Times New Roman" w:hAnsi="Times New Roman" w:cs="Times New Roman"/>
          <w:sz w:val="24"/>
          <w:szCs w:val="24"/>
        </w:rPr>
        <w:t>, reclamando una mayor calidad</w:t>
      </w:r>
      <w:r w:rsidRPr="00966E9C">
        <w:rPr>
          <w:rFonts w:ascii="Times New Roman" w:hAnsi="Times New Roman" w:cs="Times New Roman"/>
          <w:sz w:val="24"/>
          <w:szCs w:val="24"/>
        </w:rPr>
        <w:t xml:space="preserve"> y oferta</w:t>
      </w:r>
      <w:r w:rsidR="002F3FD6" w:rsidRPr="00966E9C">
        <w:rPr>
          <w:rFonts w:ascii="Times New Roman" w:hAnsi="Times New Roman" w:cs="Times New Roman"/>
          <w:sz w:val="24"/>
          <w:szCs w:val="24"/>
        </w:rPr>
        <w:t xml:space="preserve">. Este dinamismo trae como consecuencia un crecimiento exponencial de la competencia, puesto que la demanda también lo está haciendo. </w:t>
      </w:r>
      <w:r w:rsidR="00EA4C3D" w:rsidRPr="00966E9C">
        <w:rPr>
          <w:rFonts w:ascii="Times New Roman" w:hAnsi="Times New Roman" w:cs="Times New Roman"/>
          <w:sz w:val="24"/>
          <w:szCs w:val="24"/>
        </w:rPr>
        <w:t xml:space="preserve">La competitividad enfocada en la </w:t>
      </w:r>
      <w:r w:rsidR="006D1B0F" w:rsidRPr="00966E9C">
        <w:rPr>
          <w:rFonts w:ascii="Times New Roman" w:hAnsi="Times New Roman" w:cs="Times New Roman"/>
          <w:sz w:val="24"/>
          <w:szCs w:val="24"/>
        </w:rPr>
        <w:t>calidad</w:t>
      </w:r>
      <w:r w:rsidR="00EA4C3D" w:rsidRPr="00966E9C">
        <w:rPr>
          <w:rFonts w:ascii="Times New Roman" w:hAnsi="Times New Roman" w:cs="Times New Roman"/>
          <w:sz w:val="24"/>
          <w:szCs w:val="24"/>
        </w:rPr>
        <w:t xml:space="preserve"> es un factor clave para poder garantizar un posicionamiento de una empresa constructora dentro del mercado.</w:t>
      </w:r>
    </w:p>
    <w:p w14:paraId="4DC8906F" w14:textId="3DA9B264" w:rsidR="002B7E74" w:rsidRPr="00966E9C" w:rsidRDefault="006D1B0F"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Existe </w:t>
      </w:r>
      <w:r w:rsidR="00167C3C" w:rsidRPr="00966E9C">
        <w:rPr>
          <w:rFonts w:ascii="Times New Roman" w:hAnsi="Times New Roman" w:cs="Times New Roman"/>
          <w:sz w:val="24"/>
          <w:szCs w:val="24"/>
        </w:rPr>
        <w:t>la dificultad para definir la calidad, la cual, reside en la traducción de las necesidades futuras del clien</w:t>
      </w:r>
      <w:r w:rsidR="00652F70" w:rsidRPr="00966E9C">
        <w:rPr>
          <w:rFonts w:ascii="Times New Roman" w:hAnsi="Times New Roman" w:cs="Times New Roman"/>
          <w:sz w:val="24"/>
          <w:szCs w:val="24"/>
        </w:rPr>
        <w:t>te</w:t>
      </w:r>
      <w:r w:rsidR="00167C3C" w:rsidRPr="00966E9C">
        <w:rPr>
          <w:rFonts w:ascii="Times New Roman" w:hAnsi="Times New Roman" w:cs="Times New Roman"/>
          <w:sz w:val="24"/>
          <w:szCs w:val="24"/>
        </w:rPr>
        <w:t xml:space="preserve"> a </w:t>
      </w:r>
      <w:r w:rsidR="00652F70" w:rsidRPr="00966E9C">
        <w:rPr>
          <w:rFonts w:ascii="Times New Roman" w:hAnsi="Times New Roman" w:cs="Times New Roman"/>
          <w:sz w:val="24"/>
          <w:szCs w:val="24"/>
        </w:rPr>
        <w:t>características</w:t>
      </w:r>
      <w:r w:rsidR="00167C3C" w:rsidRPr="00966E9C">
        <w:rPr>
          <w:rFonts w:ascii="Times New Roman" w:hAnsi="Times New Roman" w:cs="Times New Roman"/>
          <w:sz w:val="24"/>
          <w:szCs w:val="24"/>
        </w:rPr>
        <w:t xml:space="preserve"> valoradas por</w:t>
      </w:r>
      <w:r w:rsidR="00652F70" w:rsidRPr="00966E9C">
        <w:rPr>
          <w:rFonts w:ascii="Times New Roman" w:hAnsi="Times New Roman" w:cs="Times New Roman"/>
          <w:sz w:val="24"/>
          <w:szCs w:val="24"/>
        </w:rPr>
        <w:t xml:space="preserve"> este mismo para que se sienta satisfecho </w:t>
      </w:r>
      <w:r w:rsidR="00DE2FC4">
        <w:rPr>
          <w:rFonts w:ascii="Times New Roman" w:hAnsi="Times New Roman" w:cs="Times New Roman"/>
          <w:sz w:val="24"/>
          <w:szCs w:val="24"/>
        </w:rPr>
        <w:t>tanto con el producto como con el</w:t>
      </w:r>
      <w:r w:rsidR="00652F70" w:rsidRPr="00966E9C">
        <w:rPr>
          <w:rFonts w:ascii="Times New Roman" w:hAnsi="Times New Roman" w:cs="Times New Roman"/>
          <w:sz w:val="24"/>
          <w:szCs w:val="24"/>
        </w:rPr>
        <w:t xml:space="preserve"> precio. Generalmente, cuando las empresas se sienten satisfechas con la tentativa descubren nuevas necesidades del cliente, así como nuevos materiales y</w:t>
      </w:r>
      <w:r w:rsidR="00421D05" w:rsidRPr="00966E9C">
        <w:rPr>
          <w:rFonts w:ascii="Times New Roman" w:hAnsi="Times New Roman" w:cs="Times New Roman"/>
          <w:sz w:val="24"/>
          <w:szCs w:val="24"/>
        </w:rPr>
        <w:t xml:space="preserve"> tendencias de diseño</w:t>
      </w:r>
      <w:r w:rsidR="00652F70" w:rsidRPr="00966E9C">
        <w:rPr>
          <w:rFonts w:ascii="Times New Roman" w:hAnsi="Times New Roman" w:cs="Times New Roman"/>
          <w:sz w:val="24"/>
          <w:szCs w:val="24"/>
        </w:rPr>
        <w:t xml:space="preserve"> que la competencia </w:t>
      </w:r>
      <w:r w:rsidR="00421D05" w:rsidRPr="00966E9C">
        <w:rPr>
          <w:rFonts w:ascii="Times New Roman" w:hAnsi="Times New Roman" w:cs="Times New Roman"/>
          <w:sz w:val="24"/>
          <w:szCs w:val="24"/>
        </w:rPr>
        <w:t>promueve.</w:t>
      </w:r>
    </w:p>
    <w:p w14:paraId="00245E0C" w14:textId="77777777" w:rsidR="00324213" w:rsidRDefault="00324213" w:rsidP="000D24C9">
      <w:pPr>
        <w:spacing w:after="0" w:line="360" w:lineRule="auto"/>
        <w:rPr>
          <w:rFonts w:ascii="Times New Roman" w:hAnsi="Times New Roman" w:cs="Times New Roman"/>
          <w:sz w:val="24"/>
          <w:szCs w:val="24"/>
        </w:rPr>
      </w:pPr>
    </w:p>
    <w:p w14:paraId="09E26DA5" w14:textId="1AEE154A" w:rsidR="00FC1FB4" w:rsidRPr="00966E9C" w:rsidRDefault="009D119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El mercado de la vivienda en serie de </w:t>
      </w:r>
      <w:r w:rsidR="00EA4058" w:rsidRPr="00966E9C">
        <w:rPr>
          <w:rFonts w:ascii="Times New Roman" w:hAnsi="Times New Roman" w:cs="Times New Roman"/>
          <w:sz w:val="24"/>
          <w:szCs w:val="24"/>
        </w:rPr>
        <w:t>interés medio en</w:t>
      </w:r>
      <w:r w:rsidRPr="00966E9C">
        <w:rPr>
          <w:rFonts w:ascii="Times New Roman" w:hAnsi="Times New Roman" w:cs="Times New Roman"/>
          <w:sz w:val="24"/>
          <w:szCs w:val="24"/>
        </w:rPr>
        <w:t xml:space="preserve"> San Luis Potosí se define en función d</w:t>
      </w:r>
      <w:r w:rsidR="00EA4058" w:rsidRPr="00966E9C">
        <w:rPr>
          <w:rFonts w:ascii="Times New Roman" w:hAnsi="Times New Roman" w:cs="Times New Roman"/>
          <w:sz w:val="24"/>
          <w:szCs w:val="24"/>
        </w:rPr>
        <w:t>el cliente potencial</w:t>
      </w:r>
      <w:r w:rsidR="00D06896" w:rsidRPr="00966E9C">
        <w:rPr>
          <w:rFonts w:ascii="Times New Roman" w:hAnsi="Times New Roman" w:cs="Times New Roman"/>
          <w:sz w:val="24"/>
          <w:szCs w:val="24"/>
        </w:rPr>
        <w:t xml:space="preserve"> co</w:t>
      </w:r>
      <w:r w:rsidR="00DE2FC4">
        <w:rPr>
          <w:rFonts w:ascii="Times New Roman" w:hAnsi="Times New Roman" w:cs="Times New Roman"/>
          <w:sz w:val="24"/>
          <w:szCs w:val="24"/>
        </w:rPr>
        <w:t>nsiderando el rango de ingresos y</w:t>
      </w:r>
      <w:r w:rsidR="00D06896" w:rsidRPr="00966E9C">
        <w:rPr>
          <w:rFonts w:ascii="Times New Roman" w:hAnsi="Times New Roman" w:cs="Times New Roman"/>
          <w:sz w:val="24"/>
          <w:szCs w:val="24"/>
        </w:rPr>
        <w:t xml:space="preserve"> </w:t>
      </w:r>
      <w:r w:rsidR="00DE2FC4">
        <w:rPr>
          <w:rFonts w:ascii="Times New Roman" w:hAnsi="Times New Roman" w:cs="Times New Roman"/>
          <w:sz w:val="24"/>
          <w:szCs w:val="24"/>
        </w:rPr>
        <w:t xml:space="preserve">el </w:t>
      </w:r>
      <w:r w:rsidR="00D06896" w:rsidRPr="00966E9C">
        <w:rPr>
          <w:rFonts w:ascii="Times New Roman" w:hAnsi="Times New Roman" w:cs="Times New Roman"/>
          <w:sz w:val="24"/>
          <w:szCs w:val="24"/>
        </w:rPr>
        <w:t>lugar donde trabaja, principalmente, ya que esto influirá en la decisión d</w:t>
      </w:r>
      <w:r w:rsidR="00EA4058" w:rsidRPr="00966E9C">
        <w:rPr>
          <w:rFonts w:ascii="Times New Roman" w:hAnsi="Times New Roman" w:cs="Times New Roman"/>
          <w:sz w:val="24"/>
          <w:szCs w:val="24"/>
        </w:rPr>
        <w:t>e compra del producto</w:t>
      </w:r>
      <w:r w:rsidR="00D06896" w:rsidRPr="00966E9C">
        <w:rPr>
          <w:rFonts w:ascii="Times New Roman" w:hAnsi="Times New Roman" w:cs="Times New Roman"/>
          <w:sz w:val="24"/>
          <w:szCs w:val="24"/>
        </w:rPr>
        <w:t xml:space="preserve">. </w:t>
      </w:r>
      <w:r w:rsidR="005474FC" w:rsidRPr="00966E9C">
        <w:rPr>
          <w:rFonts w:ascii="Times New Roman" w:hAnsi="Times New Roman" w:cs="Times New Roman"/>
          <w:sz w:val="24"/>
          <w:szCs w:val="24"/>
        </w:rPr>
        <w:t xml:space="preserve">Cada día la calidad del producto alcanza más importancia como herramienta de competitividad y reconocimiento de la empresa, </w:t>
      </w:r>
      <w:r w:rsidR="00421D05" w:rsidRPr="00966E9C">
        <w:rPr>
          <w:rFonts w:ascii="Times New Roman" w:hAnsi="Times New Roman" w:cs="Times New Roman"/>
          <w:sz w:val="24"/>
          <w:szCs w:val="24"/>
        </w:rPr>
        <w:t>é</w:t>
      </w:r>
      <w:r w:rsidR="005474FC" w:rsidRPr="00966E9C">
        <w:rPr>
          <w:rFonts w:ascii="Times New Roman" w:hAnsi="Times New Roman" w:cs="Times New Roman"/>
          <w:sz w:val="24"/>
          <w:szCs w:val="24"/>
        </w:rPr>
        <w:t>sta se reinicia implementando la calidad en el desarrollo de los procesos. Bajo la percepción de que es resultado de la acción y trabajos humanos, algunas empresas se han certificado con las Normas ISO 9000</w:t>
      </w:r>
      <w:r w:rsidR="004048DF" w:rsidRPr="00966E9C">
        <w:rPr>
          <w:rFonts w:ascii="Times New Roman" w:hAnsi="Times New Roman" w:cs="Times New Roman"/>
          <w:sz w:val="24"/>
          <w:szCs w:val="24"/>
        </w:rPr>
        <w:t>. L</w:t>
      </w:r>
      <w:r w:rsidR="005474FC" w:rsidRPr="00966E9C">
        <w:rPr>
          <w:rFonts w:ascii="Times New Roman" w:hAnsi="Times New Roman" w:cs="Times New Roman"/>
          <w:sz w:val="24"/>
          <w:szCs w:val="24"/>
        </w:rPr>
        <w:t xml:space="preserve">a certificación de los procesos constructivos es una herramienta valiosa con la que las empresas garantizan el deseo de querer hacer las cosas bien, </w:t>
      </w:r>
      <w:r w:rsidR="004048DF" w:rsidRPr="00966E9C">
        <w:rPr>
          <w:rFonts w:ascii="Times New Roman" w:hAnsi="Times New Roman" w:cs="Times New Roman"/>
          <w:sz w:val="24"/>
          <w:szCs w:val="24"/>
        </w:rPr>
        <w:t>incrementando la confianza del cliente al momento de adquirir un producto de este segmento del mercado.</w:t>
      </w:r>
    </w:p>
    <w:p w14:paraId="43AF68D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5304D783"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717799DB" w14:textId="77777777" w:rsidR="004A62FA" w:rsidRPr="00966E9C" w:rsidRDefault="004A62FA" w:rsidP="000D24C9">
      <w:pPr>
        <w:pStyle w:val="Prrafodelista"/>
        <w:numPr>
          <w:ilvl w:val="0"/>
          <w:numId w:val="3"/>
        </w:numPr>
        <w:spacing w:before="240" w:after="0" w:line="360" w:lineRule="auto"/>
        <w:contextualSpacing w:val="0"/>
        <w:rPr>
          <w:rFonts w:ascii="Times New Roman" w:eastAsiaTheme="minorEastAsia" w:hAnsi="Times New Roman" w:cs="Times New Roman"/>
          <w:vanish/>
          <w:spacing w:val="15"/>
          <w:sz w:val="24"/>
          <w:szCs w:val="24"/>
        </w:rPr>
      </w:pPr>
    </w:p>
    <w:p w14:paraId="39294AB9" w14:textId="77777777" w:rsidR="00324213" w:rsidRDefault="00324213" w:rsidP="000D24C9">
      <w:pPr>
        <w:pStyle w:val="NormalWeb"/>
        <w:spacing w:before="0" w:beforeAutospacing="0" w:after="0" w:afterAutospacing="0" w:line="360" w:lineRule="auto"/>
        <w:rPr>
          <w:rFonts w:eastAsiaTheme="minorHAnsi"/>
          <w:lang w:eastAsia="en-US"/>
        </w:rPr>
      </w:pPr>
    </w:p>
    <w:p w14:paraId="7AA4DF1D" w14:textId="426282DF" w:rsidR="005F3DD8" w:rsidRPr="00966E9C" w:rsidRDefault="006836A2" w:rsidP="000D24C9">
      <w:pPr>
        <w:pStyle w:val="NormalWeb"/>
        <w:spacing w:before="0" w:beforeAutospacing="0" w:after="0" w:afterAutospacing="0" w:line="360" w:lineRule="auto"/>
        <w:rPr>
          <w:rFonts w:eastAsiaTheme="minorHAnsi"/>
          <w:lang w:eastAsia="en-US"/>
        </w:rPr>
      </w:pPr>
      <w:r w:rsidRPr="00966E9C">
        <w:rPr>
          <w:rFonts w:eastAsiaTheme="minorHAnsi"/>
          <w:lang w:eastAsia="en-US"/>
        </w:rPr>
        <w:t>El obje</w:t>
      </w:r>
      <w:r w:rsidR="00FC39D5" w:rsidRPr="00966E9C">
        <w:rPr>
          <w:rFonts w:eastAsiaTheme="minorHAnsi"/>
          <w:lang w:eastAsia="en-US"/>
        </w:rPr>
        <w:t xml:space="preserve">tivo </w:t>
      </w:r>
      <w:r w:rsidRPr="00966E9C">
        <w:rPr>
          <w:rFonts w:eastAsiaTheme="minorHAnsi"/>
          <w:lang w:eastAsia="en-US"/>
        </w:rPr>
        <w:t xml:space="preserve">de esta investigación es </w:t>
      </w:r>
      <w:r w:rsidR="00FC39D5" w:rsidRPr="00966E9C">
        <w:rPr>
          <w:rFonts w:eastAsiaTheme="minorHAnsi"/>
          <w:lang w:eastAsia="en-US"/>
        </w:rPr>
        <w:t xml:space="preserve">encontrar </w:t>
      </w:r>
      <w:r w:rsidRPr="00966E9C">
        <w:rPr>
          <w:rFonts w:eastAsiaTheme="minorHAnsi"/>
          <w:lang w:eastAsia="en-US"/>
        </w:rPr>
        <w:t>la interacción de los factores que inciden en la calidad de la mano de obra de albañilería de obra gris de viviendas de interés medio en serie en S</w:t>
      </w:r>
      <w:r w:rsidR="00DE2FC4">
        <w:rPr>
          <w:rFonts w:eastAsiaTheme="minorHAnsi"/>
          <w:lang w:eastAsia="en-US"/>
        </w:rPr>
        <w:t xml:space="preserve">an </w:t>
      </w:r>
      <w:r w:rsidRPr="00966E9C">
        <w:rPr>
          <w:rFonts w:eastAsiaTheme="minorHAnsi"/>
          <w:lang w:eastAsia="en-US"/>
        </w:rPr>
        <w:t>L</w:t>
      </w:r>
      <w:r w:rsidR="00DE2FC4">
        <w:rPr>
          <w:rFonts w:eastAsiaTheme="minorHAnsi"/>
          <w:lang w:eastAsia="en-US"/>
        </w:rPr>
        <w:t xml:space="preserve">uis </w:t>
      </w:r>
      <w:r w:rsidRPr="00966E9C">
        <w:rPr>
          <w:rFonts w:eastAsiaTheme="minorHAnsi"/>
          <w:lang w:eastAsia="en-US"/>
        </w:rPr>
        <w:t>P</w:t>
      </w:r>
      <w:r w:rsidR="00DE2FC4">
        <w:rPr>
          <w:rFonts w:eastAsiaTheme="minorHAnsi"/>
          <w:lang w:eastAsia="en-US"/>
        </w:rPr>
        <w:t>otosí</w:t>
      </w:r>
      <w:r w:rsidRPr="00966E9C">
        <w:rPr>
          <w:rFonts w:eastAsiaTheme="minorHAnsi"/>
          <w:lang w:eastAsia="en-US"/>
        </w:rPr>
        <w:t>.</w:t>
      </w:r>
      <w:r w:rsidR="007B13B2" w:rsidRPr="00966E9C">
        <w:rPr>
          <w:rFonts w:eastAsiaTheme="minorHAnsi"/>
          <w:lang w:eastAsia="en-US"/>
        </w:rPr>
        <w:t xml:space="preserve"> </w:t>
      </w:r>
      <w:r w:rsidR="00FC39D5" w:rsidRPr="00966E9C">
        <w:t>Actualmente se</w:t>
      </w:r>
      <w:r w:rsidR="00AB5049" w:rsidRPr="00966E9C">
        <w:t xml:space="preserve"> edifican</w:t>
      </w:r>
      <w:r w:rsidR="003D497C" w:rsidRPr="00966E9C">
        <w:t xml:space="preserve"> diferentes ti</w:t>
      </w:r>
      <w:r w:rsidR="0011614F" w:rsidRPr="00966E9C">
        <w:t xml:space="preserve">pos de viviendas en serie, </w:t>
      </w:r>
      <w:r w:rsidR="00AB5049" w:rsidRPr="00966E9C">
        <w:t xml:space="preserve">pero </w:t>
      </w:r>
      <w:r w:rsidR="0011614F" w:rsidRPr="00966E9C">
        <w:t xml:space="preserve">no </w:t>
      </w:r>
      <w:r w:rsidR="00FC39D5" w:rsidRPr="00966E9C">
        <w:t xml:space="preserve">se </w:t>
      </w:r>
      <w:r w:rsidR="001300FE" w:rsidRPr="00966E9C">
        <w:t xml:space="preserve">obtienen </w:t>
      </w:r>
      <w:r w:rsidR="003D497C" w:rsidRPr="00966E9C">
        <w:t>los mismos resultad</w:t>
      </w:r>
      <w:r w:rsidR="0011614F" w:rsidRPr="00966E9C">
        <w:t xml:space="preserve">os en </w:t>
      </w:r>
      <w:r w:rsidR="00FC39D5" w:rsidRPr="00966E9C">
        <w:t>cada</w:t>
      </w:r>
      <w:r w:rsidR="0011614F" w:rsidRPr="00966E9C">
        <w:t xml:space="preserve"> vivienda</w:t>
      </w:r>
      <w:r w:rsidR="00AB5049" w:rsidRPr="00966E9C">
        <w:t xml:space="preserve">, debido principalmente a la </w:t>
      </w:r>
      <w:r w:rsidR="00FC39D5" w:rsidRPr="00966E9C">
        <w:t xml:space="preserve">variabilidad en la ejecución de </w:t>
      </w:r>
      <w:r w:rsidR="00AB5049" w:rsidRPr="00966E9C">
        <w:t>mano de obra</w:t>
      </w:r>
      <w:r w:rsidR="0011614F" w:rsidRPr="00966E9C">
        <w:t>.</w:t>
      </w:r>
    </w:p>
    <w:p w14:paraId="630C810D" w14:textId="77777777" w:rsidR="00324213" w:rsidRDefault="00324213" w:rsidP="000D24C9">
      <w:pPr>
        <w:spacing w:after="0" w:line="360" w:lineRule="auto"/>
        <w:rPr>
          <w:rFonts w:ascii="Times New Roman" w:hAnsi="Times New Roman" w:cs="Times New Roman"/>
          <w:sz w:val="24"/>
          <w:szCs w:val="24"/>
        </w:rPr>
      </w:pPr>
    </w:p>
    <w:p w14:paraId="6A3D0094" w14:textId="643CE3ED" w:rsidR="00365FE0" w:rsidRPr="00966E9C" w:rsidRDefault="00DE2FC4"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En l</w:t>
      </w:r>
      <w:r w:rsidR="001300FE" w:rsidRPr="00966E9C">
        <w:rPr>
          <w:rFonts w:ascii="Times New Roman" w:hAnsi="Times New Roman" w:cs="Times New Roman"/>
          <w:sz w:val="24"/>
          <w:szCs w:val="24"/>
        </w:rPr>
        <w:t>a</w:t>
      </w:r>
      <w:r w:rsidR="006836A2" w:rsidRPr="00966E9C">
        <w:rPr>
          <w:rFonts w:ascii="Times New Roman" w:hAnsi="Times New Roman" w:cs="Times New Roman"/>
          <w:sz w:val="24"/>
          <w:szCs w:val="24"/>
        </w:rPr>
        <w:t xml:space="preserve"> construcción de vivienda</w:t>
      </w:r>
      <w:r>
        <w:rPr>
          <w:rFonts w:ascii="Times New Roman" w:hAnsi="Times New Roman" w:cs="Times New Roman"/>
          <w:sz w:val="24"/>
          <w:szCs w:val="24"/>
        </w:rPr>
        <w:t>s</w:t>
      </w:r>
      <w:r w:rsidR="006836A2" w:rsidRPr="00966E9C">
        <w:rPr>
          <w:rFonts w:ascii="Times New Roman" w:hAnsi="Times New Roman" w:cs="Times New Roman"/>
          <w:sz w:val="24"/>
          <w:szCs w:val="24"/>
        </w:rPr>
        <w:t xml:space="preserve"> en </w:t>
      </w:r>
      <w:r w:rsidR="001300FE" w:rsidRPr="00966E9C">
        <w:rPr>
          <w:rFonts w:ascii="Times New Roman" w:hAnsi="Times New Roman" w:cs="Times New Roman"/>
          <w:sz w:val="24"/>
          <w:szCs w:val="24"/>
        </w:rPr>
        <w:t xml:space="preserve">San Luis Potosí </w:t>
      </w:r>
      <w:r w:rsidR="001D30D9" w:rsidRPr="00966E9C">
        <w:rPr>
          <w:rFonts w:ascii="Times New Roman" w:hAnsi="Times New Roman" w:cs="Times New Roman"/>
          <w:sz w:val="24"/>
          <w:szCs w:val="24"/>
        </w:rPr>
        <w:t>se utilizan</w:t>
      </w:r>
      <w:r w:rsidR="00661323" w:rsidRPr="00966E9C">
        <w:rPr>
          <w:rFonts w:ascii="Times New Roman" w:hAnsi="Times New Roman" w:cs="Times New Roman"/>
          <w:sz w:val="24"/>
          <w:szCs w:val="24"/>
        </w:rPr>
        <w:t xml:space="preserve"> sistemas y procesos tradicionales, dependiendo de mano de obra</w:t>
      </w:r>
      <w:r w:rsidR="001D30D9" w:rsidRPr="00966E9C">
        <w:rPr>
          <w:rFonts w:ascii="Times New Roman" w:hAnsi="Times New Roman" w:cs="Times New Roman"/>
          <w:sz w:val="24"/>
          <w:szCs w:val="24"/>
        </w:rPr>
        <w:t xml:space="preserve"> </w:t>
      </w:r>
      <w:r w:rsidR="00661323" w:rsidRPr="00966E9C">
        <w:rPr>
          <w:rFonts w:ascii="Times New Roman" w:hAnsi="Times New Roman" w:cs="Times New Roman"/>
          <w:sz w:val="24"/>
          <w:szCs w:val="24"/>
        </w:rPr>
        <w:t xml:space="preserve">artesanal, la cual, no siempre es calificada; </w:t>
      </w:r>
      <w:r w:rsidR="00661323" w:rsidRPr="00966E9C">
        <w:rPr>
          <w:rFonts w:ascii="Times New Roman" w:hAnsi="Times New Roman" w:cs="Times New Roman"/>
          <w:sz w:val="24"/>
          <w:szCs w:val="24"/>
        </w:rPr>
        <w:lastRenderedPageBreak/>
        <w:t>generando altos costos de ejecuci</w:t>
      </w:r>
      <w:r w:rsidR="00324213">
        <w:rPr>
          <w:rFonts w:ascii="Times New Roman" w:hAnsi="Times New Roman" w:cs="Times New Roman"/>
          <w:sz w:val="24"/>
          <w:szCs w:val="24"/>
        </w:rPr>
        <w:t xml:space="preserve">ón y extensos tiempos de obra. </w:t>
      </w:r>
      <w:r w:rsidR="00365FE0" w:rsidRPr="00966E9C">
        <w:rPr>
          <w:rFonts w:ascii="Times New Roman" w:hAnsi="Times New Roman" w:cs="Times New Roman"/>
          <w:sz w:val="24"/>
          <w:szCs w:val="24"/>
        </w:rPr>
        <w:t>E</w:t>
      </w:r>
      <w:r w:rsidR="0052575B" w:rsidRPr="00966E9C">
        <w:rPr>
          <w:rFonts w:ascii="Times New Roman" w:hAnsi="Times New Roman" w:cs="Times New Roman"/>
          <w:sz w:val="24"/>
          <w:szCs w:val="24"/>
        </w:rPr>
        <w:t xml:space="preserve">n las </w:t>
      </w:r>
      <w:r w:rsidR="001D30D9" w:rsidRPr="00966E9C">
        <w:rPr>
          <w:rFonts w:ascii="Times New Roman" w:hAnsi="Times New Roman" w:cs="Times New Roman"/>
          <w:sz w:val="24"/>
          <w:szCs w:val="24"/>
        </w:rPr>
        <w:t>constructoras</w:t>
      </w:r>
      <w:r w:rsidR="0052575B" w:rsidRPr="00966E9C">
        <w:rPr>
          <w:rFonts w:ascii="Times New Roman" w:hAnsi="Times New Roman" w:cs="Times New Roman"/>
          <w:sz w:val="24"/>
          <w:szCs w:val="24"/>
        </w:rPr>
        <w:t xml:space="preserve"> e</w:t>
      </w:r>
      <w:r w:rsidR="00365FE0" w:rsidRPr="00966E9C">
        <w:rPr>
          <w:rFonts w:ascii="Times New Roman" w:hAnsi="Times New Roman" w:cs="Times New Roman"/>
          <w:sz w:val="24"/>
          <w:szCs w:val="24"/>
        </w:rPr>
        <w:t xml:space="preserve">xiste </w:t>
      </w:r>
      <w:r w:rsidR="006836A2" w:rsidRPr="00966E9C">
        <w:rPr>
          <w:rFonts w:ascii="Times New Roman" w:hAnsi="Times New Roman" w:cs="Times New Roman"/>
          <w:sz w:val="24"/>
          <w:szCs w:val="24"/>
        </w:rPr>
        <w:t xml:space="preserve">generalmente </w:t>
      </w:r>
      <w:r w:rsidR="00365FE0" w:rsidRPr="00966E9C">
        <w:rPr>
          <w:rFonts w:ascii="Times New Roman" w:hAnsi="Times New Roman" w:cs="Times New Roman"/>
          <w:sz w:val="24"/>
          <w:szCs w:val="24"/>
        </w:rPr>
        <w:t xml:space="preserve">una falta de capacitación en la mano de obra, así como rotación constante del personal, contratación de mano de obra barata, </w:t>
      </w:r>
      <w:r w:rsidR="00372C5B" w:rsidRPr="00966E9C">
        <w:rPr>
          <w:rFonts w:ascii="Times New Roman" w:hAnsi="Times New Roman" w:cs="Times New Roman"/>
          <w:sz w:val="24"/>
          <w:szCs w:val="24"/>
        </w:rPr>
        <w:t xml:space="preserve">problemas </w:t>
      </w:r>
      <w:r w:rsidR="001D30D9" w:rsidRPr="00966E9C">
        <w:rPr>
          <w:rFonts w:ascii="Times New Roman" w:hAnsi="Times New Roman" w:cs="Times New Roman"/>
          <w:sz w:val="24"/>
          <w:szCs w:val="24"/>
        </w:rPr>
        <w:t>de</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ausenti</w:t>
      </w:r>
      <w:r w:rsidR="00D63B52" w:rsidRPr="00966E9C">
        <w:rPr>
          <w:rFonts w:ascii="Times New Roman" w:hAnsi="Times New Roman" w:cs="Times New Roman"/>
          <w:sz w:val="24"/>
          <w:szCs w:val="24"/>
        </w:rPr>
        <w:t>smo, repeti</w:t>
      </w:r>
      <w:r w:rsidR="001D30D9" w:rsidRPr="00966E9C">
        <w:rPr>
          <w:rFonts w:ascii="Times New Roman" w:hAnsi="Times New Roman" w:cs="Times New Roman"/>
          <w:sz w:val="24"/>
          <w:szCs w:val="24"/>
        </w:rPr>
        <w:t xml:space="preserve">ción </w:t>
      </w:r>
      <w:r w:rsidR="00D63B52" w:rsidRPr="00966E9C">
        <w:rPr>
          <w:rFonts w:ascii="Times New Roman" w:hAnsi="Times New Roman" w:cs="Times New Roman"/>
          <w:sz w:val="24"/>
          <w:szCs w:val="24"/>
        </w:rPr>
        <w:t>de trabajos</w:t>
      </w:r>
      <w:r w:rsidR="00365FE0" w:rsidRPr="00966E9C">
        <w:rPr>
          <w:rFonts w:ascii="Times New Roman" w:hAnsi="Times New Roman" w:cs="Times New Roman"/>
          <w:sz w:val="24"/>
          <w:szCs w:val="24"/>
        </w:rPr>
        <w:t>,</w:t>
      </w:r>
      <w:r w:rsidR="00372C5B" w:rsidRPr="00966E9C">
        <w:rPr>
          <w:rFonts w:ascii="Times New Roman" w:hAnsi="Times New Roman" w:cs="Times New Roman"/>
          <w:sz w:val="24"/>
          <w:szCs w:val="24"/>
        </w:rPr>
        <w:t xml:space="preserve"> </w:t>
      </w:r>
      <w:r w:rsidR="00365FE0" w:rsidRPr="00966E9C">
        <w:rPr>
          <w:rFonts w:ascii="Times New Roman" w:hAnsi="Times New Roman" w:cs="Times New Roman"/>
          <w:sz w:val="24"/>
          <w:szCs w:val="24"/>
        </w:rPr>
        <w:t>incorrecta interpretación de instrucciones técnicas y órdenes administrativas,</w:t>
      </w:r>
      <w:r w:rsidR="007B13B2" w:rsidRPr="00966E9C">
        <w:rPr>
          <w:rFonts w:ascii="Times New Roman" w:hAnsi="Times New Roman" w:cs="Times New Roman"/>
          <w:sz w:val="24"/>
          <w:szCs w:val="24"/>
        </w:rPr>
        <w:t xml:space="preserve"> inoportuna</w:t>
      </w:r>
      <w:r w:rsidR="001D30D9" w:rsidRPr="00966E9C">
        <w:rPr>
          <w:rFonts w:ascii="Times New Roman" w:hAnsi="Times New Roman" w:cs="Times New Roman"/>
          <w:sz w:val="24"/>
          <w:szCs w:val="24"/>
        </w:rPr>
        <w:t xml:space="preserve"> o carente</w:t>
      </w:r>
      <w:r w:rsidR="007B13B2" w:rsidRPr="00966E9C">
        <w:rPr>
          <w:rFonts w:ascii="Times New Roman" w:hAnsi="Times New Roman" w:cs="Times New Roman"/>
          <w:sz w:val="24"/>
          <w:szCs w:val="24"/>
        </w:rPr>
        <w:t xml:space="preserve"> intervención de los diseñadores en el proceso constructivo, </w:t>
      </w:r>
      <w:r w:rsidR="001D30D9" w:rsidRPr="00966E9C">
        <w:rPr>
          <w:rFonts w:ascii="Times New Roman" w:hAnsi="Times New Roman" w:cs="Times New Roman"/>
          <w:sz w:val="24"/>
          <w:szCs w:val="24"/>
        </w:rPr>
        <w:t>ausencia</w:t>
      </w:r>
      <w:r w:rsidR="00365FE0" w:rsidRPr="00966E9C">
        <w:rPr>
          <w:rFonts w:ascii="Times New Roman" w:hAnsi="Times New Roman" w:cs="Times New Roman"/>
          <w:sz w:val="24"/>
          <w:szCs w:val="24"/>
        </w:rPr>
        <w:t xml:space="preserve"> de manuales logísticos y de procedimientos,</w:t>
      </w:r>
      <w:r w:rsidR="00372C5B" w:rsidRPr="00966E9C">
        <w:rPr>
          <w:rFonts w:ascii="Times New Roman" w:hAnsi="Times New Roman" w:cs="Times New Roman"/>
          <w:sz w:val="24"/>
          <w:szCs w:val="24"/>
        </w:rPr>
        <w:t xml:space="preserve"> así como,</w:t>
      </w:r>
      <w:r w:rsidR="00365FE0" w:rsidRPr="00966E9C">
        <w:rPr>
          <w:rFonts w:ascii="Times New Roman" w:hAnsi="Times New Roman" w:cs="Times New Roman"/>
          <w:sz w:val="24"/>
          <w:szCs w:val="24"/>
        </w:rPr>
        <w:t xml:space="preserve"> mala administración de sistemas de calidad. Provocando desperdicios de materiales, generación de costos y errores en los procesos constructivos</w:t>
      </w:r>
      <w:r w:rsidR="006836A2" w:rsidRPr="00966E9C">
        <w:rPr>
          <w:rFonts w:ascii="Times New Roman" w:hAnsi="Times New Roman" w:cs="Times New Roman"/>
          <w:sz w:val="24"/>
          <w:szCs w:val="24"/>
        </w:rPr>
        <w:t>.</w:t>
      </w:r>
    </w:p>
    <w:p w14:paraId="6AD5D86D" w14:textId="77777777" w:rsidR="00324213" w:rsidRDefault="00324213" w:rsidP="000D24C9">
      <w:pPr>
        <w:spacing w:after="0" w:line="360" w:lineRule="auto"/>
        <w:rPr>
          <w:rFonts w:ascii="Times New Roman" w:hAnsi="Times New Roman" w:cs="Times New Roman"/>
          <w:sz w:val="24"/>
          <w:szCs w:val="24"/>
        </w:rPr>
      </w:pPr>
    </w:p>
    <w:p w14:paraId="58F7F8C2" w14:textId="1DC93DBB" w:rsidR="00365FE0" w:rsidRPr="00966E9C" w:rsidRDefault="00365FE0"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en </w:t>
      </w:r>
      <w:r w:rsidR="001D30D9" w:rsidRPr="00966E9C">
        <w:rPr>
          <w:rFonts w:ascii="Times New Roman" w:hAnsi="Times New Roman" w:cs="Times New Roman"/>
          <w:sz w:val="24"/>
          <w:szCs w:val="24"/>
        </w:rPr>
        <w:t>l</w:t>
      </w:r>
      <w:r w:rsidRPr="00966E9C">
        <w:rPr>
          <w:rFonts w:ascii="Times New Roman" w:hAnsi="Times New Roman" w:cs="Times New Roman"/>
          <w:sz w:val="24"/>
          <w:szCs w:val="24"/>
        </w:rPr>
        <w:t>a vivienda se debe fundar en cada proceso</w:t>
      </w:r>
      <w:r w:rsidR="001D30D9" w:rsidRPr="00966E9C">
        <w:rPr>
          <w:rFonts w:ascii="Times New Roman" w:hAnsi="Times New Roman" w:cs="Times New Roman"/>
          <w:sz w:val="24"/>
          <w:szCs w:val="24"/>
        </w:rPr>
        <w:t xml:space="preserve"> y</w:t>
      </w:r>
      <w:r w:rsidR="005B4CA2" w:rsidRPr="00966E9C">
        <w:rPr>
          <w:rFonts w:ascii="Times New Roman" w:hAnsi="Times New Roman" w:cs="Times New Roman"/>
          <w:sz w:val="24"/>
          <w:szCs w:val="24"/>
        </w:rPr>
        <w:t xml:space="preserve"> los procesos en la obra gris recae</w:t>
      </w:r>
      <w:r w:rsidR="001D30D9" w:rsidRPr="00966E9C">
        <w:rPr>
          <w:rFonts w:ascii="Times New Roman" w:hAnsi="Times New Roman" w:cs="Times New Roman"/>
          <w:sz w:val="24"/>
          <w:szCs w:val="24"/>
        </w:rPr>
        <w:t>n</w:t>
      </w:r>
      <w:r w:rsidR="005B4CA2" w:rsidRPr="00966E9C">
        <w:rPr>
          <w:rFonts w:ascii="Times New Roman" w:hAnsi="Times New Roman" w:cs="Times New Roman"/>
          <w:sz w:val="24"/>
          <w:szCs w:val="24"/>
        </w:rPr>
        <w:t xml:space="preserve"> en los albañiles</w:t>
      </w:r>
      <w:r w:rsidR="006836A2" w:rsidRPr="00966E9C">
        <w:rPr>
          <w:rFonts w:ascii="Times New Roman" w:hAnsi="Times New Roman" w:cs="Times New Roman"/>
          <w:sz w:val="24"/>
          <w:szCs w:val="24"/>
        </w:rPr>
        <w:t>.</w:t>
      </w:r>
      <w:r w:rsidR="005B4CA2" w:rsidRPr="00966E9C">
        <w:rPr>
          <w:rFonts w:ascii="Times New Roman" w:hAnsi="Times New Roman" w:cs="Times New Roman"/>
          <w:sz w:val="24"/>
          <w:szCs w:val="24"/>
        </w:rPr>
        <w:t xml:space="preserve"> </w:t>
      </w:r>
      <w:r w:rsidRPr="00966E9C">
        <w:rPr>
          <w:rFonts w:ascii="Times New Roman" w:hAnsi="Times New Roman" w:cs="Times New Roman"/>
          <w:sz w:val="24"/>
          <w:szCs w:val="24"/>
        </w:rPr>
        <w:t>La variabilidad en la calidad de</w:t>
      </w:r>
      <w:r w:rsidR="001D30D9" w:rsidRPr="00966E9C">
        <w:rPr>
          <w:rFonts w:ascii="Times New Roman" w:hAnsi="Times New Roman" w:cs="Times New Roman"/>
          <w:sz w:val="24"/>
          <w:szCs w:val="24"/>
        </w:rPr>
        <w:t xml:space="preserve"> este</w:t>
      </w:r>
      <w:r w:rsidRPr="00966E9C">
        <w:rPr>
          <w:rFonts w:ascii="Times New Roman" w:hAnsi="Times New Roman" w:cs="Times New Roman"/>
          <w:sz w:val="24"/>
          <w:szCs w:val="24"/>
        </w:rPr>
        <w:t xml:space="preserve"> </w:t>
      </w:r>
      <w:r w:rsidR="001300FE" w:rsidRPr="00966E9C">
        <w:rPr>
          <w:rFonts w:ascii="Times New Roman" w:hAnsi="Times New Roman" w:cs="Times New Roman"/>
          <w:sz w:val="24"/>
          <w:szCs w:val="24"/>
        </w:rPr>
        <w:t>proceso</w:t>
      </w:r>
      <w:r w:rsidRPr="00966E9C">
        <w:rPr>
          <w:rFonts w:ascii="Times New Roman" w:hAnsi="Times New Roman" w:cs="Times New Roman"/>
          <w:sz w:val="24"/>
          <w:szCs w:val="24"/>
        </w:rPr>
        <w:t xml:space="preserve"> hace al sector de la vivienda diferente de otras industri</w:t>
      </w:r>
      <w:r w:rsidR="00EF40F3">
        <w:rPr>
          <w:rFonts w:ascii="Times New Roman" w:hAnsi="Times New Roman" w:cs="Times New Roman"/>
          <w:sz w:val="24"/>
          <w:szCs w:val="24"/>
        </w:rPr>
        <w:t>as, t</w:t>
      </w:r>
      <w:r w:rsidR="00202E0E" w:rsidRPr="00966E9C">
        <w:rPr>
          <w:rFonts w:ascii="Times New Roman" w:hAnsi="Times New Roman" w:cs="Times New Roman"/>
          <w:sz w:val="24"/>
          <w:szCs w:val="24"/>
        </w:rPr>
        <w:t>endiendo</w:t>
      </w:r>
      <w:r w:rsidRPr="00966E9C">
        <w:rPr>
          <w:rFonts w:ascii="Times New Roman" w:hAnsi="Times New Roman" w:cs="Times New Roman"/>
          <w:sz w:val="24"/>
          <w:szCs w:val="24"/>
        </w:rPr>
        <w:t xml:space="preserve"> a industrializarse mediante la estandarización de los procesos constructivos</w:t>
      </w:r>
      <w:r w:rsidR="006836A2" w:rsidRPr="00966E9C">
        <w:rPr>
          <w:rFonts w:ascii="Times New Roman" w:hAnsi="Times New Roman" w:cs="Times New Roman"/>
          <w:sz w:val="24"/>
          <w:szCs w:val="24"/>
        </w:rPr>
        <w:t>.</w:t>
      </w:r>
      <w:r w:rsidRPr="00966E9C">
        <w:rPr>
          <w:rFonts w:ascii="Times New Roman" w:hAnsi="Times New Roman" w:cs="Times New Roman"/>
          <w:sz w:val="24"/>
          <w:szCs w:val="24"/>
        </w:rPr>
        <w:t xml:space="preserve"> La estandarización de los procesos juega un papel importante, </w:t>
      </w:r>
      <w:r w:rsidR="006836A2" w:rsidRPr="00966E9C">
        <w:rPr>
          <w:rFonts w:ascii="Times New Roman" w:hAnsi="Times New Roman" w:cs="Times New Roman"/>
          <w:sz w:val="24"/>
          <w:szCs w:val="24"/>
        </w:rPr>
        <w:t xml:space="preserve">ya que </w:t>
      </w:r>
      <w:r w:rsidRPr="00966E9C">
        <w:rPr>
          <w:rFonts w:ascii="Times New Roman" w:hAnsi="Times New Roman" w:cs="Times New Roman"/>
          <w:sz w:val="24"/>
          <w:szCs w:val="24"/>
        </w:rPr>
        <w:t>p</w:t>
      </w:r>
      <w:r w:rsidR="00147323" w:rsidRPr="00966E9C">
        <w:rPr>
          <w:rFonts w:ascii="Times New Roman" w:hAnsi="Times New Roman" w:cs="Times New Roman"/>
          <w:sz w:val="24"/>
          <w:szCs w:val="24"/>
        </w:rPr>
        <w:t>odría</w:t>
      </w:r>
      <w:r w:rsidRPr="00966E9C">
        <w:rPr>
          <w:rFonts w:ascii="Times New Roman" w:hAnsi="Times New Roman" w:cs="Times New Roman"/>
          <w:sz w:val="24"/>
          <w:szCs w:val="24"/>
        </w:rPr>
        <w:t xml:space="preserve"> ofrecer una calidad uniforme en los productos ofrecidos al mercado</w:t>
      </w:r>
      <w:r w:rsidR="00147323" w:rsidRPr="00966E9C">
        <w:rPr>
          <w:rFonts w:ascii="Times New Roman" w:hAnsi="Times New Roman" w:cs="Times New Roman"/>
          <w:sz w:val="24"/>
          <w:szCs w:val="24"/>
        </w:rPr>
        <w:t>. No</w:t>
      </w:r>
      <w:r w:rsidRPr="00966E9C">
        <w:rPr>
          <w:rFonts w:ascii="Times New Roman" w:hAnsi="Times New Roman" w:cs="Times New Roman"/>
          <w:sz w:val="24"/>
          <w:szCs w:val="24"/>
        </w:rPr>
        <w:t xml:space="preserve"> es suficiente contar con buenos acabados p</w:t>
      </w:r>
      <w:r w:rsidR="00401767" w:rsidRPr="00966E9C">
        <w:rPr>
          <w:rFonts w:ascii="Times New Roman" w:hAnsi="Times New Roman" w:cs="Times New Roman"/>
          <w:sz w:val="24"/>
          <w:szCs w:val="24"/>
        </w:rPr>
        <w:t>ara poder vender el producto,</w:t>
      </w:r>
      <w:r w:rsidR="00147323" w:rsidRPr="00966E9C">
        <w:rPr>
          <w:rFonts w:ascii="Times New Roman" w:hAnsi="Times New Roman" w:cs="Times New Roman"/>
          <w:sz w:val="24"/>
          <w:szCs w:val="24"/>
        </w:rPr>
        <w:t xml:space="preserve"> es</w:t>
      </w:r>
      <w:r w:rsidRPr="00966E9C">
        <w:rPr>
          <w:rFonts w:ascii="Times New Roman" w:hAnsi="Times New Roman" w:cs="Times New Roman"/>
          <w:sz w:val="24"/>
          <w:szCs w:val="24"/>
        </w:rPr>
        <w:t xml:space="preserve"> necesario contar con procesos bien estructurados que permitan mejorar el desempeño de la mano de obra</w:t>
      </w:r>
      <w:r w:rsidR="00147323" w:rsidRPr="00966E9C">
        <w:rPr>
          <w:rFonts w:ascii="Times New Roman" w:hAnsi="Times New Roman" w:cs="Times New Roman"/>
          <w:sz w:val="24"/>
          <w:szCs w:val="24"/>
        </w:rPr>
        <w:t>.</w:t>
      </w:r>
      <w:r w:rsidR="000779B4" w:rsidRPr="00966E9C">
        <w:rPr>
          <w:rFonts w:ascii="Times New Roman" w:hAnsi="Times New Roman" w:cs="Times New Roman"/>
          <w:sz w:val="24"/>
          <w:szCs w:val="24"/>
        </w:rPr>
        <w:t xml:space="preserve"> </w:t>
      </w:r>
      <w:r w:rsidRPr="00966E9C">
        <w:rPr>
          <w:rFonts w:ascii="Times New Roman" w:hAnsi="Times New Roman" w:cs="Times New Roman"/>
          <w:sz w:val="24"/>
          <w:szCs w:val="24"/>
        </w:rPr>
        <w:t>Los vicios ocultos se consideran errores de la construcción en procesos de obra gris, de tal modo que, la calidad en la mano de obra se refleja en la calidad del producto final</w:t>
      </w:r>
      <w:r w:rsidR="00147323"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 xml:space="preserve">sin embargo, </w:t>
      </w:r>
      <w:r w:rsidRPr="00966E9C">
        <w:rPr>
          <w:rFonts w:ascii="Times New Roman" w:hAnsi="Times New Roman" w:cs="Times New Roman"/>
          <w:sz w:val="24"/>
          <w:szCs w:val="24"/>
        </w:rPr>
        <w:t>cumpliendo con el plazo acordado de ga</w:t>
      </w:r>
      <w:r w:rsidR="003358C8">
        <w:rPr>
          <w:rFonts w:ascii="Times New Roman" w:hAnsi="Times New Roman" w:cs="Times New Roman"/>
          <w:sz w:val="24"/>
          <w:szCs w:val="24"/>
        </w:rPr>
        <w:t>rantía empiezan a aparecer</w:t>
      </w:r>
      <w:r w:rsidR="00147323" w:rsidRPr="00966E9C">
        <w:rPr>
          <w:rFonts w:ascii="Times New Roman" w:hAnsi="Times New Roman" w:cs="Times New Roman"/>
          <w:sz w:val="24"/>
          <w:szCs w:val="24"/>
        </w:rPr>
        <w:t xml:space="preserve"> </w:t>
      </w:r>
      <w:r w:rsidR="00037B91" w:rsidRPr="00966E9C">
        <w:rPr>
          <w:rFonts w:ascii="Times New Roman" w:hAnsi="Times New Roman" w:cs="Times New Roman"/>
          <w:sz w:val="24"/>
          <w:szCs w:val="24"/>
        </w:rPr>
        <w:t>vicios ocultos</w:t>
      </w:r>
      <w:r w:rsidRPr="00966E9C">
        <w:rPr>
          <w:rFonts w:ascii="Times New Roman" w:hAnsi="Times New Roman" w:cs="Times New Roman"/>
          <w:sz w:val="24"/>
          <w:szCs w:val="24"/>
        </w:rPr>
        <w:t>.</w:t>
      </w:r>
    </w:p>
    <w:p w14:paraId="750C102F" w14:textId="77777777" w:rsidR="00324213" w:rsidRDefault="00324213" w:rsidP="000D24C9">
      <w:pPr>
        <w:spacing w:after="0" w:line="360" w:lineRule="auto"/>
        <w:rPr>
          <w:rFonts w:ascii="Times New Roman" w:hAnsi="Times New Roman" w:cs="Times New Roman"/>
          <w:sz w:val="24"/>
          <w:szCs w:val="24"/>
        </w:rPr>
      </w:pPr>
    </w:p>
    <w:p w14:paraId="4C28E8B3" w14:textId="44DBF38C" w:rsidR="00767606" w:rsidRPr="00966E9C" w:rsidRDefault="0014732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w:t>
      </w:r>
      <w:r w:rsidR="000779B4" w:rsidRPr="00966E9C">
        <w:rPr>
          <w:rFonts w:ascii="Times New Roman" w:hAnsi="Times New Roman" w:cs="Times New Roman"/>
          <w:sz w:val="24"/>
          <w:szCs w:val="24"/>
        </w:rPr>
        <w:t>fact</w:t>
      </w:r>
      <w:r w:rsidR="0037697B" w:rsidRPr="00966E9C">
        <w:rPr>
          <w:rFonts w:ascii="Times New Roman" w:hAnsi="Times New Roman" w:cs="Times New Roman"/>
          <w:sz w:val="24"/>
          <w:szCs w:val="24"/>
        </w:rPr>
        <w:t>ores</w:t>
      </w:r>
      <w:r w:rsidRPr="00966E9C">
        <w:rPr>
          <w:rFonts w:ascii="Times New Roman" w:hAnsi="Times New Roman" w:cs="Times New Roman"/>
          <w:sz w:val="24"/>
          <w:szCs w:val="24"/>
        </w:rPr>
        <w:t xml:space="preserve"> que inciden en la calidad</w:t>
      </w:r>
      <w:r w:rsidR="0037697B" w:rsidRPr="00966E9C">
        <w:rPr>
          <w:rFonts w:ascii="Times New Roman" w:hAnsi="Times New Roman" w:cs="Times New Roman"/>
          <w:sz w:val="24"/>
          <w:szCs w:val="24"/>
        </w:rPr>
        <w:t xml:space="preserve"> son temas complejos</w:t>
      </w:r>
      <w:r w:rsidR="00365FE0" w:rsidRPr="00966E9C">
        <w:rPr>
          <w:rFonts w:ascii="Times New Roman" w:hAnsi="Times New Roman" w:cs="Times New Roman"/>
          <w:sz w:val="24"/>
          <w:szCs w:val="24"/>
        </w:rPr>
        <w:t xml:space="preserve"> de </w:t>
      </w:r>
      <w:r w:rsidR="001D30D9" w:rsidRPr="00966E9C">
        <w:rPr>
          <w:rFonts w:ascii="Times New Roman" w:hAnsi="Times New Roman" w:cs="Times New Roman"/>
          <w:sz w:val="24"/>
          <w:szCs w:val="24"/>
        </w:rPr>
        <w:t>índole</w:t>
      </w:r>
      <w:r w:rsidR="00365FE0" w:rsidRPr="00966E9C">
        <w:rPr>
          <w:rFonts w:ascii="Times New Roman" w:hAnsi="Times New Roman" w:cs="Times New Roman"/>
          <w:sz w:val="24"/>
          <w:szCs w:val="24"/>
        </w:rPr>
        <w:t xml:space="preserve"> tecnológic</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y human</w:t>
      </w:r>
      <w:r w:rsidR="001D30D9" w:rsidRPr="00966E9C">
        <w:rPr>
          <w:rFonts w:ascii="Times New Roman" w:hAnsi="Times New Roman" w:cs="Times New Roman"/>
          <w:sz w:val="24"/>
          <w:szCs w:val="24"/>
        </w:rPr>
        <w:t>a</w:t>
      </w:r>
      <w:r w:rsidR="00365FE0" w:rsidRPr="00966E9C">
        <w:rPr>
          <w:rFonts w:ascii="Times New Roman" w:hAnsi="Times New Roman" w:cs="Times New Roman"/>
          <w:sz w:val="24"/>
          <w:szCs w:val="24"/>
        </w:rPr>
        <w:t xml:space="preserve">. Dando importancia a los problemas humanos, </w:t>
      </w:r>
      <w:r w:rsidR="001D30D9" w:rsidRPr="00966E9C">
        <w:rPr>
          <w:rFonts w:ascii="Times New Roman" w:hAnsi="Times New Roman" w:cs="Times New Roman"/>
          <w:sz w:val="24"/>
          <w:szCs w:val="24"/>
        </w:rPr>
        <w:t xml:space="preserve">encontramos dos actores principales: al diseñador y a </w:t>
      </w:r>
      <w:r w:rsidR="00365FE0" w:rsidRPr="00966E9C">
        <w:rPr>
          <w:rFonts w:ascii="Times New Roman" w:hAnsi="Times New Roman" w:cs="Times New Roman"/>
          <w:sz w:val="24"/>
          <w:szCs w:val="24"/>
        </w:rPr>
        <w:t>las personas que integran la mano de obra.</w:t>
      </w:r>
      <w:r w:rsidR="000779B4"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Siendo el</w:t>
      </w:r>
      <w:r w:rsidR="00E6513D" w:rsidRPr="00966E9C">
        <w:rPr>
          <w:rFonts w:ascii="Times New Roman" w:hAnsi="Times New Roman" w:cs="Times New Roman"/>
          <w:sz w:val="24"/>
          <w:szCs w:val="24"/>
        </w:rPr>
        <w:t xml:space="preserve"> recurso humano </w:t>
      </w:r>
      <w:r w:rsidR="001D30D9" w:rsidRPr="00966E9C">
        <w:rPr>
          <w:rFonts w:ascii="Times New Roman" w:hAnsi="Times New Roman" w:cs="Times New Roman"/>
          <w:sz w:val="24"/>
          <w:szCs w:val="24"/>
        </w:rPr>
        <w:t xml:space="preserve">el </w:t>
      </w:r>
      <w:r w:rsidR="00E6513D" w:rsidRPr="00966E9C">
        <w:rPr>
          <w:rFonts w:ascii="Times New Roman" w:hAnsi="Times New Roman" w:cs="Times New Roman"/>
          <w:sz w:val="24"/>
          <w:szCs w:val="24"/>
        </w:rPr>
        <w:t>elemento principal de la p</w:t>
      </w:r>
      <w:r w:rsidR="005D751C" w:rsidRPr="00966E9C">
        <w:rPr>
          <w:rFonts w:ascii="Times New Roman" w:hAnsi="Times New Roman" w:cs="Times New Roman"/>
          <w:sz w:val="24"/>
          <w:szCs w:val="24"/>
        </w:rPr>
        <w:t>roducción,</w:t>
      </w:r>
      <w:r w:rsidR="005A3B09"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analizar el</w:t>
      </w:r>
      <w:r w:rsidRPr="00966E9C">
        <w:rPr>
          <w:rFonts w:ascii="Times New Roman" w:hAnsi="Times New Roman" w:cs="Times New Roman"/>
          <w:sz w:val="24"/>
          <w:szCs w:val="24"/>
        </w:rPr>
        <w:t xml:space="preserve"> rol d</w:t>
      </w:r>
      <w:r w:rsidR="005A3B09" w:rsidRPr="00966E9C">
        <w:rPr>
          <w:rFonts w:ascii="Times New Roman" w:hAnsi="Times New Roman" w:cs="Times New Roman"/>
          <w:sz w:val="24"/>
          <w:szCs w:val="24"/>
        </w:rPr>
        <w:t xml:space="preserve">el albañil </w:t>
      </w:r>
      <w:r w:rsidR="001D30D9" w:rsidRPr="00966E9C">
        <w:rPr>
          <w:rFonts w:ascii="Times New Roman" w:hAnsi="Times New Roman" w:cs="Times New Roman"/>
          <w:sz w:val="24"/>
          <w:szCs w:val="24"/>
        </w:rPr>
        <w:t>permitirá</w:t>
      </w:r>
      <w:r w:rsidR="005A3B09" w:rsidRPr="00966E9C">
        <w:rPr>
          <w:rFonts w:ascii="Times New Roman" w:hAnsi="Times New Roman" w:cs="Times New Roman"/>
          <w:sz w:val="24"/>
          <w:szCs w:val="24"/>
        </w:rPr>
        <w:t xml:space="preserve"> indagar los aspectos que vinculan esta problemática</w:t>
      </w:r>
      <w:r w:rsidR="001D30D9" w:rsidRPr="00966E9C">
        <w:rPr>
          <w:rFonts w:ascii="Times New Roman" w:hAnsi="Times New Roman" w:cs="Times New Roman"/>
          <w:sz w:val="24"/>
          <w:szCs w:val="24"/>
        </w:rPr>
        <w:t xml:space="preserve"> y</w:t>
      </w:r>
      <w:r w:rsidR="00767606" w:rsidRPr="00966E9C">
        <w:rPr>
          <w:rFonts w:ascii="Times New Roman" w:hAnsi="Times New Roman" w:cs="Times New Roman"/>
          <w:sz w:val="24"/>
          <w:szCs w:val="24"/>
        </w:rPr>
        <w:t xml:space="preserve"> </w:t>
      </w:r>
      <w:r w:rsidR="001D30D9" w:rsidRPr="00966E9C">
        <w:rPr>
          <w:rFonts w:ascii="Times New Roman" w:hAnsi="Times New Roman" w:cs="Times New Roman"/>
          <w:sz w:val="24"/>
          <w:szCs w:val="24"/>
        </w:rPr>
        <w:t>s</w:t>
      </w:r>
      <w:r w:rsidRPr="00966E9C">
        <w:rPr>
          <w:rFonts w:ascii="Times New Roman" w:hAnsi="Times New Roman" w:cs="Times New Roman"/>
          <w:sz w:val="24"/>
          <w:szCs w:val="24"/>
        </w:rPr>
        <w:t>u conocimiento</w:t>
      </w:r>
      <w:r w:rsidR="001D30D9"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767606" w:rsidRPr="00966E9C">
        <w:rPr>
          <w:rFonts w:ascii="Times New Roman" w:hAnsi="Times New Roman" w:cs="Times New Roman"/>
          <w:sz w:val="24"/>
          <w:szCs w:val="24"/>
        </w:rPr>
        <w:t xml:space="preserve">generar criterios de mejora </w:t>
      </w:r>
      <w:r w:rsidR="001D30D9" w:rsidRPr="00966E9C">
        <w:rPr>
          <w:rFonts w:ascii="Times New Roman" w:hAnsi="Times New Roman" w:cs="Times New Roman"/>
          <w:sz w:val="24"/>
          <w:szCs w:val="24"/>
        </w:rPr>
        <w:t>en</w:t>
      </w:r>
      <w:r w:rsidR="00767606" w:rsidRPr="00966E9C">
        <w:rPr>
          <w:rFonts w:ascii="Times New Roman" w:hAnsi="Times New Roman" w:cs="Times New Roman"/>
          <w:sz w:val="24"/>
          <w:szCs w:val="24"/>
        </w:rPr>
        <w:t xml:space="preserve"> los procesos en la albañilería para aumentar de manera global la calidad de la man</w:t>
      </w:r>
      <w:r w:rsidR="00037AD2" w:rsidRPr="00966E9C">
        <w:rPr>
          <w:rFonts w:ascii="Times New Roman" w:hAnsi="Times New Roman" w:cs="Times New Roman"/>
          <w:sz w:val="24"/>
          <w:szCs w:val="24"/>
        </w:rPr>
        <w:t>o de obra.</w:t>
      </w:r>
      <w:r w:rsidR="00405534" w:rsidRPr="00966E9C">
        <w:rPr>
          <w:rFonts w:ascii="Times New Roman" w:hAnsi="Times New Roman" w:cs="Times New Roman"/>
          <w:sz w:val="24"/>
          <w:szCs w:val="24"/>
        </w:rPr>
        <w:t xml:space="preserve"> </w:t>
      </w:r>
    </w:p>
    <w:p w14:paraId="5304AA74" w14:textId="77777777" w:rsidR="00324213" w:rsidRDefault="00324213" w:rsidP="000D24C9">
      <w:pPr>
        <w:spacing w:after="0" w:line="360" w:lineRule="auto"/>
        <w:rPr>
          <w:rFonts w:ascii="Times New Roman" w:hAnsi="Times New Roman" w:cs="Times New Roman"/>
          <w:sz w:val="24"/>
          <w:szCs w:val="24"/>
        </w:rPr>
      </w:pPr>
    </w:p>
    <w:p w14:paraId="023F1037" w14:textId="68394BD9" w:rsidR="0090394E" w:rsidRDefault="00F20DD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Convirtiéndose</w:t>
      </w:r>
      <w:r w:rsidR="00147323" w:rsidRPr="00966E9C">
        <w:rPr>
          <w:rFonts w:ascii="Times New Roman" w:hAnsi="Times New Roman" w:cs="Times New Roman"/>
          <w:sz w:val="24"/>
          <w:szCs w:val="24"/>
        </w:rPr>
        <w:t xml:space="preserve"> en nuestro o</w:t>
      </w:r>
      <w:r w:rsidR="00A969B1" w:rsidRPr="00966E9C">
        <w:rPr>
          <w:rFonts w:ascii="Times New Roman" w:hAnsi="Times New Roman" w:cs="Times New Roman"/>
          <w:sz w:val="24"/>
          <w:szCs w:val="24"/>
        </w:rPr>
        <w:t>bjetivo general</w:t>
      </w:r>
      <w:r w:rsidR="00147323" w:rsidRPr="00966E9C">
        <w:rPr>
          <w:rFonts w:ascii="Times New Roman" w:hAnsi="Times New Roman" w:cs="Times New Roman"/>
          <w:sz w:val="24"/>
          <w:szCs w:val="24"/>
        </w:rPr>
        <w:t xml:space="preserve"> el i</w:t>
      </w:r>
      <w:r w:rsidR="00161CF0" w:rsidRPr="00966E9C">
        <w:rPr>
          <w:rFonts w:ascii="Times New Roman" w:hAnsi="Times New Roman" w:cs="Times New Roman"/>
          <w:sz w:val="24"/>
          <w:szCs w:val="24"/>
        </w:rPr>
        <w:t>dentificar y proponer</w:t>
      </w:r>
      <w:r w:rsidR="00183A8F" w:rsidRPr="00966E9C">
        <w:rPr>
          <w:rFonts w:ascii="Times New Roman" w:hAnsi="Times New Roman" w:cs="Times New Roman"/>
          <w:sz w:val="24"/>
          <w:szCs w:val="24"/>
        </w:rPr>
        <w:t xml:space="preserve"> una serie de criterios básicos para la mejora de los procesos de albañilería de</w:t>
      </w:r>
      <w:r w:rsidR="00C47CEA" w:rsidRPr="00966E9C">
        <w:rPr>
          <w:rFonts w:ascii="Times New Roman" w:hAnsi="Times New Roman" w:cs="Times New Roman"/>
          <w:sz w:val="24"/>
          <w:szCs w:val="24"/>
        </w:rPr>
        <w:t xml:space="preserve"> obra gris de vivienda </w:t>
      </w:r>
      <w:r w:rsidR="00183A8F" w:rsidRPr="00966E9C">
        <w:rPr>
          <w:rFonts w:ascii="Times New Roman" w:hAnsi="Times New Roman" w:cs="Times New Roman"/>
          <w:sz w:val="24"/>
          <w:szCs w:val="24"/>
        </w:rPr>
        <w:t xml:space="preserve">de interés </w:t>
      </w:r>
      <w:r w:rsidR="00183A8F" w:rsidRPr="00966E9C">
        <w:rPr>
          <w:rFonts w:ascii="Times New Roman" w:hAnsi="Times New Roman" w:cs="Times New Roman"/>
          <w:sz w:val="24"/>
          <w:szCs w:val="24"/>
        </w:rPr>
        <w:lastRenderedPageBreak/>
        <w:t>medio</w:t>
      </w:r>
      <w:r w:rsidR="00C47CEA" w:rsidRPr="00966E9C">
        <w:rPr>
          <w:rFonts w:ascii="Times New Roman" w:hAnsi="Times New Roman" w:cs="Times New Roman"/>
          <w:sz w:val="24"/>
          <w:szCs w:val="24"/>
        </w:rPr>
        <w:t xml:space="preserve"> en serie</w:t>
      </w:r>
      <w:r w:rsidR="00183A8F" w:rsidRPr="00966E9C">
        <w:rPr>
          <w:rFonts w:ascii="Times New Roman" w:hAnsi="Times New Roman" w:cs="Times New Roman"/>
          <w:sz w:val="24"/>
          <w:szCs w:val="24"/>
        </w:rPr>
        <w:t xml:space="preserve"> en la ciudad de San Luis Potosí</w:t>
      </w:r>
      <w:r w:rsidR="00D96F99" w:rsidRPr="00966E9C">
        <w:rPr>
          <w:rFonts w:ascii="Times New Roman" w:hAnsi="Times New Roman" w:cs="Times New Roman"/>
          <w:sz w:val="24"/>
          <w:szCs w:val="24"/>
        </w:rPr>
        <w:t xml:space="preserve">, con base en </w:t>
      </w:r>
      <w:r w:rsidR="002E5843" w:rsidRPr="00966E9C">
        <w:rPr>
          <w:rFonts w:ascii="Times New Roman" w:hAnsi="Times New Roman" w:cs="Times New Roman"/>
          <w:sz w:val="24"/>
          <w:szCs w:val="24"/>
        </w:rPr>
        <w:t xml:space="preserve">el análisis de </w:t>
      </w:r>
      <w:r w:rsidR="00D96F99" w:rsidRPr="00966E9C">
        <w:rPr>
          <w:rFonts w:ascii="Times New Roman" w:hAnsi="Times New Roman" w:cs="Times New Roman"/>
          <w:sz w:val="24"/>
          <w:szCs w:val="24"/>
        </w:rPr>
        <w:t>la interrelación de los factores que inciden en la calidad de la mano de obra</w:t>
      </w:r>
      <w:r w:rsidR="007B13B2" w:rsidRPr="00966E9C">
        <w:rPr>
          <w:rFonts w:ascii="Times New Roman" w:hAnsi="Times New Roman" w:cs="Times New Roman"/>
          <w:sz w:val="24"/>
          <w:szCs w:val="24"/>
        </w:rPr>
        <w:t>, el proceso creativo</w:t>
      </w:r>
      <w:r w:rsidR="00CE4F35" w:rsidRPr="00966E9C">
        <w:rPr>
          <w:rFonts w:ascii="Times New Roman" w:hAnsi="Times New Roman" w:cs="Times New Roman"/>
          <w:sz w:val="24"/>
          <w:szCs w:val="24"/>
        </w:rPr>
        <w:t xml:space="preserve"> y </w:t>
      </w:r>
      <w:r w:rsidR="007B13B2" w:rsidRPr="00966E9C">
        <w:rPr>
          <w:rFonts w:ascii="Times New Roman" w:hAnsi="Times New Roman" w:cs="Times New Roman"/>
          <w:sz w:val="24"/>
          <w:szCs w:val="24"/>
        </w:rPr>
        <w:t xml:space="preserve">la </w:t>
      </w:r>
      <w:r w:rsidR="00CE4F35" w:rsidRPr="00966E9C">
        <w:rPr>
          <w:rFonts w:ascii="Times New Roman" w:hAnsi="Times New Roman" w:cs="Times New Roman"/>
          <w:sz w:val="24"/>
          <w:szCs w:val="24"/>
        </w:rPr>
        <w:t>productividad.</w:t>
      </w:r>
    </w:p>
    <w:p w14:paraId="174CB817" w14:textId="77777777" w:rsidR="001856C0" w:rsidRPr="00966E9C" w:rsidRDefault="001856C0" w:rsidP="000D24C9">
      <w:pPr>
        <w:spacing w:after="0" w:line="360" w:lineRule="auto"/>
        <w:rPr>
          <w:rFonts w:ascii="Times New Roman" w:hAnsi="Times New Roman" w:cs="Times New Roman"/>
          <w:sz w:val="24"/>
          <w:szCs w:val="24"/>
        </w:rPr>
      </w:pPr>
    </w:p>
    <w:p w14:paraId="485DB624" w14:textId="16C7F137" w:rsidR="001A73C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Est</w:t>
      </w:r>
      <w:r w:rsidR="009A370A">
        <w:rPr>
          <w:rFonts w:ascii="Times New Roman" w:hAnsi="Times New Roman" w:cs="Times New Roman"/>
          <w:b/>
          <w:sz w:val="24"/>
          <w:szCs w:val="24"/>
          <w:lang w:val="es-ES"/>
        </w:rPr>
        <w:t>udiando los procesos constructivos</w:t>
      </w:r>
    </w:p>
    <w:p w14:paraId="4E216AB5" w14:textId="77777777" w:rsidR="001B607A" w:rsidRPr="00966E9C" w:rsidRDefault="001B607A"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4CF2674B" w14:textId="4866887F" w:rsidR="001A73C2" w:rsidRPr="00966E9C" w:rsidRDefault="0026241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Entre l</w:t>
      </w:r>
      <w:r w:rsidR="00182CBA" w:rsidRPr="00966E9C">
        <w:rPr>
          <w:rFonts w:ascii="Times New Roman" w:hAnsi="Times New Roman" w:cs="Times New Roman"/>
          <w:sz w:val="24"/>
          <w:szCs w:val="24"/>
        </w:rPr>
        <w:t xml:space="preserve">os autores que han abordado el tema </w:t>
      </w:r>
      <w:r w:rsidRPr="00966E9C">
        <w:rPr>
          <w:rFonts w:ascii="Times New Roman" w:hAnsi="Times New Roman" w:cs="Times New Roman"/>
          <w:sz w:val="24"/>
          <w:szCs w:val="24"/>
        </w:rPr>
        <w:t>encontramos a</w:t>
      </w:r>
      <w:r w:rsidR="002D325D">
        <w:rPr>
          <w:rFonts w:ascii="Times New Roman" w:hAnsi="Times New Roman" w:cs="Times New Roman"/>
          <w:sz w:val="24"/>
          <w:szCs w:val="24"/>
        </w:rPr>
        <w:t xml:space="preserve"> Grettel Leandro</w:t>
      </w:r>
      <w:r w:rsidR="001B346E" w:rsidRPr="00966E9C">
        <w:rPr>
          <w:rFonts w:ascii="Times New Roman" w:hAnsi="Times New Roman" w:cs="Times New Roman"/>
          <w:sz w:val="24"/>
          <w:szCs w:val="24"/>
        </w:rPr>
        <w:t xml:space="preserve"> (2008) </w:t>
      </w:r>
      <w:r w:rsidR="002D325D">
        <w:rPr>
          <w:rFonts w:ascii="Times New Roman" w:hAnsi="Times New Roman" w:cs="Times New Roman"/>
          <w:sz w:val="24"/>
          <w:szCs w:val="24"/>
        </w:rPr>
        <w:t xml:space="preserve">quien </w:t>
      </w:r>
      <w:r w:rsidR="00182CBA" w:rsidRPr="00966E9C">
        <w:rPr>
          <w:rFonts w:ascii="Times New Roman" w:hAnsi="Times New Roman" w:cs="Times New Roman"/>
          <w:sz w:val="24"/>
          <w:szCs w:val="24"/>
        </w:rPr>
        <w:t>menciona que</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w:t>
      </w:r>
      <w:r w:rsidR="001B346E" w:rsidRPr="00966E9C">
        <w:rPr>
          <w:rFonts w:ascii="Times New Roman" w:hAnsi="Times New Roman" w:cs="Times New Roman"/>
          <w:sz w:val="24"/>
          <w:szCs w:val="24"/>
        </w:rPr>
        <w:t>l mejoramiento de los procesos constructivos</w:t>
      </w:r>
      <w:r w:rsidR="002D325D">
        <w:rPr>
          <w:rFonts w:ascii="Times New Roman" w:hAnsi="Times New Roman" w:cs="Times New Roman"/>
          <w:sz w:val="24"/>
          <w:szCs w:val="24"/>
        </w:rPr>
        <w:t xml:space="preserve"> está</w:t>
      </w:r>
      <w:r w:rsidR="00182CBA" w:rsidRPr="00966E9C">
        <w:rPr>
          <w:rFonts w:ascii="Times New Roman" w:hAnsi="Times New Roman" w:cs="Times New Roman"/>
          <w:sz w:val="24"/>
          <w:szCs w:val="24"/>
        </w:rPr>
        <w:t xml:space="preserve"> determinado por</w:t>
      </w:r>
      <w:r w:rsidR="001B346E" w:rsidRPr="00966E9C">
        <w:rPr>
          <w:rFonts w:ascii="Times New Roman" w:hAnsi="Times New Roman" w:cs="Times New Roman"/>
          <w:sz w:val="24"/>
          <w:szCs w:val="24"/>
        </w:rPr>
        <w:t xml:space="preserve"> </w:t>
      </w:r>
      <w:r w:rsidR="00182CBA" w:rsidRPr="00966E9C">
        <w:rPr>
          <w:rFonts w:ascii="Times New Roman" w:hAnsi="Times New Roman" w:cs="Times New Roman"/>
          <w:sz w:val="24"/>
          <w:szCs w:val="24"/>
        </w:rPr>
        <w:t>el</w:t>
      </w:r>
      <w:r w:rsidR="001B346E" w:rsidRPr="00966E9C">
        <w:rPr>
          <w:rFonts w:ascii="Times New Roman" w:hAnsi="Times New Roman" w:cs="Times New Roman"/>
          <w:sz w:val="24"/>
          <w:szCs w:val="24"/>
        </w:rPr>
        <w:t xml:space="preserve"> recurso humano</w:t>
      </w:r>
      <w:r w:rsidR="003A41EB">
        <w:rPr>
          <w:rFonts w:ascii="Times New Roman" w:hAnsi="Times New Roman" w:cs="Times New Roman"/>
          <w:sz w:val="24"/>
          <w:szCs w:val="24"/>
        </w:rPr>
        <w:t>. U</w:t>
      </w:r>
      <w:r w:rsidR="001B346E" w:rsidRPr="00966E9C">
        <w:rPr>
          <w:rFonts w:ascii="Times New Roman" w:hAnsi="Times New Roman" w:cs="Times New Roman"/>
          <w:sz w:val="24"/>
          <w:szCs w:val="24"/>
        </w:rPr>
        <w:t xml:space="preserve">na característica </w:t>
      </w:r>
      <w:r w:rsidR="009B5114" w:rsidRPr="00966E9C">
        <w:rPr>
          <w:rFonts w:ascii="Times New Roman" w:hAnsi="Times New Roman" w:cs="Times New Roman"/>
          <w:sz w:val="24"/>
          <w:szCs w:val="24"/>
        </w:rPr>
        <w:t>propia de</w:t>
      </w:r>
      <w:r w:rsidR="001B346E" w:rsidRPr="00966E9C">
        <w:rPr>
          <w:rFonts w:ascii="Times New Roman" w:hAnsi="Times New Roman" w:cs="Times New Roman"/>
          <w:sz w:val="24"/>
          <w:szCs w:val="24"/>
        </w:rPr>
        <w:t xml:space="preserve"> la industr</w:t>
      </w:r>
      <w:r w:rsidR="003A41EB">
        <w:rPr>
          <w:rFonts w:ascii="Times New Roman" w:hAnsi="Times New Roman" w:cs="Times New Roman"/>
          <w:sz w:val="24"/>
          <w:szCs w:val="24"/>
        </w:rPr>
        <w:t xml:space="preserve">ia de la construcción es su </w:t>
      </w:r>
      <w:r w:rsidR="001B346E" w:rsidRPr="00966E9C">
        <w:rPr>
          <w:rFonts w:ascii="Times New Roman" w:hAnsi="Times New Roman" w:cs="Times New Roman"/>
          <w:sz w:val="24"/>
          <w:szCs w:val="24"/>
        </w:rPr>
        <w:t>movilidad y diversidad</w:t>
      </w:r>
      <w:r w:rsidR="003A41EB">
        <w:rPr>
          <w:rFonts w:ascii="Times New Roman" w:hAnsi="Times New Roman" w:cs="Times New Roman"/>
          <w:sz w:val="24"/>
          <w:szCs w:val="24"/>
        </w:rPr>
        <w:t>, t</w:t>
      </w:r>
      <w:r w:rsidRPr="00966E9C">
        <w:rPr>
          <w:rFonts w:ascii="Times New Roman" w:hAnsi="Times New Roman" w:cs="Times New Roman"/>
          <w:sz w:val="24"/>
          <w:szCs w:val="24"/>
        </w:rPr>
        <w:t>eniendo</w:t>
      </w:r>
      <w:r w:rsidR="003E1A56" w:rsidRPr="00966E9C">
        <w:rPr>
          <w:rFonts w:ascii="Times New Roman" w:hAnsi="Times New Roman" w:cs="Times New Roman"/>
          <w:sz w:val="24"/>
          <w:szCs w:val="24"/>
        </w:rPr>
        <w:t xml:space="preserve"> </w:t>
      </w:r>
      <w:r w:rsidR="009B5114" w:rsidRPr="00966E9C">
        <w:rPr>
          <w:rFonts w:ascii="Times New Roman" w:hAnsi="Times New Roman" w:cs="Times New Roman"/>
          <w:sz w:val="24"/>
          <w:szCs w:val="24"/>
        </w:rPr>
        <w:t>como</w:t>
      </w:r>
      <w:r w:rsidR="003E1A56" w:rsidRPr="00966E9C">
        <w:rPr>
          <w:rFonts w:ascii="Times New Roman" w:hAnsi="Times New Roman" w:cs="Times New Roman"/>
          <w:sz w:val="24"/>
          <w:szCs w:val="24"/>
        </w:rPr>
        <w:t xml:space="preserve"> aspectos distintivos </w:t>
      </w:r>
      <w:r w:rsidRPr="00966E9C">
        <w:rPr>
          <w:rFonts w:ascii="Times New Roman" w:hAnsi="Times New Roman" w:cs="Times New Roman"/>
          <w:sz w:val="24"/>
          <w:szCs w:val="24"/>
        </w:rPr>
        <w:t>su</w:t>
      </w:r>
      <w:r w:rsidR="00C12B50" w:rsidRPr="00966E9C">
        <w:rPr>
          <w:rFonts w:ascii="Times New Roman" w:hAnsi="Times New Roman" w:cs="Times New Roman"/>
          <w:sz w:val="24"/>
          <w:szCs w:val="24"/>
        </w:rPr>
        <w:t xml:space="preserve"> dinámica de trabajo</w:t>
      </w:r>
      <w:r w:rsidR="003A41EB">
        <w:rPr>
          <w:rFonts w:ascii="Times New Roman" w:hAnsi="Times New Roman" w:cs="Times New Roman"/>
          <w:sz w:val="24"/>
          <w:szCs w:val="24"/>
        </w:rPr>
        <w:t>,</w:t>
      </w:r>
      <w:r w:rsidR="00F37E40" w:rsidRPr="00966E9C">
        <w:rPr>
          <w:rFonts w:ascii="Times New Roman" w:hAnsi="Times New Roman" w:cs="Times New Roman"/>
          <w:sz w:val="24"/>
          <w:szCs w:val="24"/>
        </w:rPr>
        <w:t xml:space="preserve"> costos y tiempos de ejecución</w:t>
      </w:r>
      <w:r w:rsidR="009B5114"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3A41EB">
        <w:rPr>
          <w:rFonts w:ascii="Times New Roman" w:hAnsi="Times New Roman" w:cs="Times New Roman"/>
          <w:sz w:val="24"/>
          <w:szCs w:val="24"/>
        </w:rPr>
        <w:t>Acerca d</w:t>
      </w:r>
      <w:r w:rsidR="002D325D">
        <w:rPr>
          <w:rFonts w:ascii="Times New Roman" w:hAnsi="Times New Roman" w:cs="Times New Roman"/>
          <w:sz w:val="24"/>
          <w:szCs w:val="24"/>
        </w:rPr>
        <w:t xml:space="preserve">el recurso humano </w:t>
      </w:r>
      <w:r w:rsidR="0013234B" w:rsidRPr="00966E9C">
        <w:rPr>
          <w:rFonts w:ascii="Times New Roman" w:hAnsi="Times New Roman" w:cs="Times New Roman"/>
          <w:sz w:val="24"/>
          <w:szCs w:val="24"/>
        </w:rPr>
        <w:t>Alfredo Serpell</w:t>
      </w:r>
      <w:r w:rsidR="008130E0" w:rsidRPr="00966E9C">
        <w:rPr>
          <w:rFonts w:ascii="Times New Roman" w:hAnsi="Times New Roman" w:cs="Times New Roman"/>
          <w:sz w:val="24"/>
          <w:szCs w:val="24"/>
        </w:rPr>
        <w:t xml:space="preserve"> (20</w:t>
      </w:r>
      <w:r w:rsidR="00C12B50" w:rsidRPr="00966E9C">
        <w:rPr>
          <w:rFonts w:ascii="Times New Roman" w:hAnsi="Times New Roman" w:cs="Times New Roman"/>
          <w:sz w:val="24"/>
          <w:szCs w:val="24"/>
        </w:rPr>
        <w:t>02)</w:t>
      </w:r>
      <w:r w:rsidR="0013234B" w:rsidRPr="00966E9C">
        <w:rPr>
          <w:rFonts w:ascii="Times New Roman" w:hAnsi="Times New Roman" w:cs="Times New Roman"/>
          <w:sz w:val="24"/>
          <w:szCs w:val="24"/>
        </w:rPr>
        <w:t xml:space="preserve"> determina </w:t>
      </w:r>
      <w:r w:rsidR="008130E0" w:rsidRPr="00966E9C">
        <w:rPr>
          <w:rFonts w:ascii="Times New Roman" w:hAnsi="Times New Roman" w:cs="Times New Roman"/>
          <w:sz w:val="24"/>
          <w:szCs w:val="24"/>
        </w:rPr>
        <w:t xml:space="preserve">los </w:t>
      </w:r>
      <w:r w:rsidR="0013234B" w:rsidRPr="00966E9C">
        <w:rPr>
          <w:rFonts w:ascii="Times New Roman" w:hAnsi="Times New Roman" w:cs="Times New Roman"/>
          <w:sz w:val="24"/>
          <w:szCs w:val="24"/>
        </w:rPr>
        <w:t>factores humanos en la construcción, clasificándolos en: comportamiento del ser humano en el trabajo, selección y capacitación del personal, sistemas de incentivos, aspectos fisiológicos del trabajador, seguridad y condiciones am</w:t>
      </w:r>
      <w:r w:rsidR="003168BB" w:rsidRPr="00966E9C">
        <w:rPr>
          <w:rFonts w:ascii="Times New Roman" w:hAnsi="Times New Roman" w:cs="Times New Roman"/>
          <w:sz w:val="24"/>
          <w:szCs w:val="24"/>
        </w:rPr>
        <w:t>bientales en obra</w:t>
      </w:r>
      <w:r w:rsidR="00182CBA" w:rsidRPr="00966E9C">
        <w:rPr>
          <w:rFonts w:ascii="Times New Roman" w:hAnsi="Times New Roman" w:cs="Times New Roman"/>
          <w:sz w:val="24"/>
          <w:szCs w:val="24"/>
        </w:rPr>
        <w:t>.</w:t>
      </w:r>
      <w:r w:rsidR="002D325D">
        <w:rPr>
          <w:rFonts w:ascii="Times New Roman" w:hAnsi="Times New Roman" w:cs="Times New Roman"/>
          <w:sz w:val="24"/>
          <w:szCs w:val="24"/>
        </w:rPr>
        <w:t xml:space="preserve"> </w:t>
      </w:r>
      <w:r w:rsidR="002D123E" w:rsidRPr="00966E9C">
        <w:rPr>
          <w:rFonts w:ascii="Times New Roman" w:hAnsi="Times New Roman" w:cs="Times New Roman"/>
          <w:sz w:val="24"/>
          <w:szCs w:val="24"/>
        </w:rPr>
        <w:t xml:space="preserve">Fernando </w:t>
      </w:r>
      <w:r w:rsidR="00103C57" w:rsidRPr="00966E9C">
        <w:rPr>
          <w:rFonts w:ascii="Times New Roman" w:hAnsi="Times New Roman" w:cs="Times New Roman"/>
          <w:sz w:val="24"/>
          <w:szCs w:val="24"/>
        </w:rPr>
        <w:t>Botero (2002)</w:t>
      </w:r>
      <w:r w:rsidR="00665D81" w:rsidRPr="00966E9C">
        <w:rPr>
          <w:rFonts w:ascii="Times New Roman" w:hAnsi="Times New Roman" w:cs="Times New Roman"/>
          <w:sz w:val="24"/>
          <w:szCs w:val="24"/>
        </w:rPr>
        <w:t xml:space="preserve"> </w:t>
      </w:r>
      <w:r w:rsidR="002564E3" w:rsidRPr="00966E9C">
        <w:rPr>
          <w:rFonts w:ascii="Times New Roman" w:hAnsi="Times New Roman" w:cs="Times New Roman"/>
          <w:sz w:val="24"/>
          <w:szCs w:val="24"/>
        </w:rPr>
        <w:t xml:space="preserve">hace énfasis en la teoría del consumo y </w:t>
      </w:r>
      <w:r w:rsidR="00425D37" w:rsidRPr="00966E9C">
        <w:rPr>
          <w:rFonts w:ascii="Times New Roman" w:hAnsi="Times New Roman" w:cs="Times New Roman"/>
          <w:sz w:val="24"/>
          <w:szCs w:val="24"/>
        </w:rPr>
        <w:t>rendimiento de la mano de obra, relacionándola con la eficiencia en la productividad</w:t>
      </w:r>
      <w:r w:rsidR="003A41EB">
        <w:rPr>
          <w:rFonts w:ascii="Times New Roman" w:hAnsi="Times New Roman" w:cs="Times New Roman"/>
          <w:sz w:val="24"/>
          <w:szCs w:val="24"/>
        </w:rPr>
        <w:t>, derivándose en diferentes factores que influyen positiva o negativamente en los rendimientos y consumos de mano de obra, clasificados en siete categorías, donde c</w:t>
      </w:r>
      <w:r w:rsidR="005879D5" w:rsidRPr="00966E9C">
        <w:rPr>
          <w:rFonts w:ascii="Times New Roman" w:hAnsi="Times New Roman" w:cs="Times New Roman"/>
          <w:sz w:val="24"/>
          <w:szCs w:val="24"/>
        </w:rPr>
        <w:t xml:space="preserve">ada proyecto de construcción es diferente y se realiza en diversas </w:t>
      </w:r>
      <w:r w:rsidR="003A41EB">
        <w:rPr>
          <w:rFonts w:ascii="Times New Roman" w:hAnsi="Times New Roman" w:cs="Times New Roman"/>
          <w:sz w:val="24"/>
          <w:szCs w:val="24"/>
        </w:rPr>
        <w:t>condiciones.</w:t>
      </w:r>
    </w:p>
    <w:p w14:paraId="19EA77DA" w14:textId="77777777" w:rsidR="00324213" w:rsidRDefault="00324213" w:rsidP="000D24C9">
      <w:pPr>
        <w:spacing w:after="0" w:line="360" w:lineRule="auto"/>
        <w:rPr>
          <w:rFonts w:ascii="Times New Roman" w:hAnsi="Times New Roman" w:cs="Times New Roman"/>
          <w:sz w:val="24"/>
          <w:szCs w:val="24"/>
        </w:rPr>
      </w:pPr>
    </w:p>
    <w:p w14:paraId="6EF326FA" w14:textId="65115AA3" w:rsidR="00904395" w:rsidRPr="00966E9C" w:rsidRDefault="009E7E2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calidad es un concepto </w:t>
      </w:r>
      <w:r w:rsidR="008132C0" w:rsidRPr="00966E9C">
        <w:rPr>
          <w:rFonts w:ascii="Times New Roman" w:hAnsi="Times New Roman" w:cs="Times New Roman"/>
          <w:sz w:val="24"/>
          <w:szCs w:val="24"/>
        </w:rPr>
        <w:t xml:space="preserve">con múltiples definiciones </w:t>
      </w:r>
      <w:r w:rsidR="00B67D91" w:rsidRPr="00966E9C">
        <w:rPr>
          <w:rFonts w:ascii="Times New Roman" w:hAnsi="Times New Roman" w:cs="Times New Roman"/>
          <w:sz w:val="24"/>
          <w:szCs w:val="24"/>
        </w:rPr>
        <w:t>y diferentes</w:t>
      </w:r>
      <w:r w:rsidRPr="00966E9C">
        <w:rPr>
          <w:rFonts w:ascii="Times New Roman" w:hAnsi="Times New Roman" w:cs="Times New Roman"/>
          <w:sz w:val="24"/>
          <w:szCs w:val="24"/>
        </w:rPr>
        <w:t xml:space="preserve"> perspectivas</w:t>
      </w:r>
      <w:r w:rsidR="003A41EB">
        <w:rPr>
          <w:rFonts w:ascii="Times New Roman" w:hAnsi="Times New Roman" w:cs="Times New Roman"/>
          <w:sz w:val="24"/>
          <w:szCs w:val="24"/>
        </w:rPr>
        <w:t>, definiéndose como</w:t>
      </w:r>
      <w:r w:rsidR="003301C3" w:rsidRPr="00966E9C">
        <w:rPr>
          <w:rFonts w:ascii="Times New Roman" w:hAnsi="Times New Roman" w:cs="Times New Roman"/>
          <w:sz w:val="24"/>
          <w:szCs w:val="24"/>
        </w:rPr>
        <w:t xml:space="preserve"> el r</w:t>
      </w:r>
      <w:r w:rsidR="003A41EB">
        <w:rPr>
          <w:rFonts w:ascii="Times New Roman" w:hAnsi="Times New Roman" w:cs="Times New Roman"/>
          <w:sz w:val="24"/>
          <w:szCs w:val="24"/>
        </w:rPr>
        <w:t xml:space="preserve">esultado del cumplimiento de especificaciones o </w:t>
      </w:r>
      <w:r w:rsidR="003301C3" w:rsidRPr="00966E9C">
        <w:rPr>
          <w:rFonts w:ascii="Times New Roman" w:hAnsi="Times New Roman" w:cs="Times New Roman"/>
          <w:sz w:val="24"/>
          <w:szCs w:val="24"/>
        </w:rPr>
        <w:t>requerimientos establecidos del proceso de albañilería en la vivienda, a través de la supervisión y capacitación de la mano de obra empleada.</w:t>
      </w:r>
      <w:r w:rsidR="000B5248" w:rsidRPr="00966E9C">
        <w:rPr>
          <w:rFonts w:ascii="Times New Roman" w:hAnsi="Times New Roman" w:cs="Times New Roman"/>
          <w:sz w:val="24"/>
          <w:szCs w:val="24"/>
        </w:rPr>
        <w:t xml:space="preserve"> </w:t>
      </w:r>
      <w:r w:rsidR="00E73D79" w:rsidRPr="00966E9C">
        <w:rPr>
          <w:rFonts w:ascii="Times New Roman" w:hAnsi="Times New Roman" w:cs="Times New Roman"/>
          <w:sz w:val="24"/>
          <w:szCs w:val="24"/>
        </w:rPr>
        <w:t>Edwards Deming (1989)</w:t>
      </w:r>
      <w:r w:rsidR="00661BEC" w:rsidRPr="00966E9C">
        <w:rPr>
          <w:rFonts w:ascii="Times New Roman" w:hAnsi="Times New Roman" w:cs="Times New Roman"/>
          <w:sz w:val="24"/>
          <w:szCs w:val="24"/>
        </w:rPr>
        <w:t xml:space="preserve"> define a la calidad </w:t>
      </w:r>
      <w:r w:rsidR="003A41EB">
        <w:rPr>
          <w:rFonts w:ascii="Times New Roman" w:hAnsi="Times New Roman" w:cs="Times New Roman"/>
          <w:sz w:val="24"/>
          <w:szCs w:val="24"/>
        </w:rPr>
        <w:t>en función del sujeto,</w:t>
      </w:r>
      <w:r w:rsidR="00661BEC" w:rsidRPr="00966E9C">
        <w:rPr>
          <w:rFonts w:ascii="Times New Roman" w:hAnsi="Times New Roman" w:cs="Times New Roman"/>
          <w:sz w:val="24"/>
          <w:szCs w:val="24"/>
        </w:rPr>
        <w:t xml:space="preserve"> seg</w:t>
      </w:r>
      <w:r w:rsidR="003A41EB">
        <w:rPr>
          <w:rFonts w:ascii="Times New Roman" w:hAnsi="Times New Roman" w:cs="Times New Roman"/>
          <w:sz w:val="24"/>
          <w:szCs w:val="24"/>
        </w:rPr>
        <w:t>ún el puesto que desempeñe, metas y</w:t>
      </w:r>
      <w:r w:rsidR="00661BEC" w:rsidRPr="00966E9C">
        <w:rPr>
          <w:rFonts w:ascii="Times New Roman" w:hAnsi="Times New Roman" w:cs="Times New Roman"/>
          <w:sz w:val="24"/>
          <w:szCs w:val="24"/>
        </w:rPr>
        <w:t xml:space="preserve"> objetivos a alcanzar.</w:t>
      </w:r>
      <w:r w:rsidR="009E7058" w:rsidRPr="00966E9C">
        <w:rPr>
          <w:rFonts w:ascii="Times New Roman" w:hAnsi="Times New Roman" w:cs="Times New Roman"/>
          <w:sz w:val="24"/>
          <w:szCs w:val="24"/>
        </w:rPr>
        <w:t xml:space="preserve"> </w:t>
      </w:r>
      <w:r w:rsidR="00661BEC" w:rsidRPr="00966E9C">
        <w:rPr>
          <w:rFonts w:ascii="Times New Roman" w:hAnsi="Times New Roman" w:cs="Times New Roman"/>
          <w:sz w:val="24"/>
          <w:szCs w:val="24"/>
        </w:rPr>
        <w:t>Mientras que</w:t>
      </w:r>
      <w:commentRangeStart w:id="4"/>
      <w:r w:rsidR="00661BEC"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Joseph M.</w:t>
      </w:r>
      <w:r w:rsidR="00D03710" w:rsidRPr="00966E9C">
        <w:rPr>
          <w:rFonts w:ascii="Times New Roman" w:hAnsi="Times New Roman" w:cs="Times New Roman"/>
          <w:sz w:val="24"/>
          <w:szCs w:val="24"/>
        </w:rPr>
        <w:t xml:space="preserve"> Juran</w:t>
      </w:r>
      <w:r w:rsidR="005158BB" w:rsidRPr="00966E9C">
        <w:rPr>
          <w:rFonts w:ascii="Times New Roman" w:hAnsi="Times New Roman" w:cs="Times New Roman"/>
          <w:sz w:val="24"/>
          <w:szCs w:val="24"/>
        </w:rPr>
        <w:t xml:space="preserve"> (1990)</w:t>
      </w:r>
      <w:r w:rsidR="003A41EB">
        <w:rPr>
          <w:rFonts w:ascii="Times New Roman" w:hAnsi="Times New Roman" w:cs="Times New Roman"/>
          <w:sz w:val="24"/>
          <w:szCs w:val="24"/>
        </w:rPr>
        <w:t xml:space="preserve"> </w:t>
      </w:r>
      <w:commentRangeEnd w:id="4"/>
      <w:r w:rsidR="00733028">
        <w:rPr>
          <w:rStyle w:val="Refdecomentario"/>
        </w:rPr>
        <w:commentReference w:id="4"/>
      </w:r>
      <w:r w:rsidR="003A41EB">
        <w:rPr>
          <w:rFonts w:ascii="Times New Roman" w:hAnsi="Times New Roman" w:cs="Times New Roman"/>
          <w:sz w:val="24"/>
          <w:szCs w:val="24"/>
        </w:rPr>
        <w:t>la define</w:t>
      </w:r>
      <w:r w:rsidR="00904395" w:rsidRPr="00966E9C">
        <w:rPr>
          <w:rFonts w:ascii="Times New Roman" w:hAnsi="Times New Roman" w:cs="Times New Roman"/>
          <w:sz w:val="24"/>
          <w:szCs w:val="24"/>
        </w:rPr>
        <w:t xml:space="preserve"> como el </w:t>
      </w:r>
      <w:r w:rsidR="00FA6863" w:rsidRPr="00966E9C">
        <w:rPr>
          <w:rFonts w:ascii="Times New Roman" w:hAnsi="Times New Roman" w:cs="Times New Roman"/>
          <w:sz w:val="24"/>
          <w:szCs w:val="24"/>
        </w:rPr>
        <w:t>“</w:t>
      </w:r>
      <w:r w:rsidR="00904395" w:rsidRPr="00966E9C">
        <w:rPr>
          <w:rFonts w:ascii="Times New Roman" w:hAnsi="Times New Roman" w:cs="Times New Roman"/>
          <w:sz w:val="24"/>
          <w:szCs w:val="24"/>
        </w:rPr>
        <w:t>comportamiento del producto que produce satisfacción en el cliente</w:t>
      </w:r>
      <w:r w:rsidR="003A41EB">
        <w:rPr>
          <w:rFonts w:ascii="Times New Roman" w:hAnsi="Times New Roman" w:cs="Times New Roman"/>
          <w:sz w:val="24"/>
          <w:szCs w:val="24"/>
        </w:rPr>
        <w:t>” y como la</w:t>
      </w:r>
      <w:r w:rsidR="00904395" w:rsidRPr="00966E9C">
        <w:rPr>
          <w:rFonts w:ascii="Times New Roman" w:hAnsi="Times New Roman" w:cs="Times New Roman"/>
          <w:sz w:val="24"/>
          <w:szCs w:val="24"/>
        </w:rPr>
        <w:t xml:space="preserve"> </w:t>
      </w:r>
      <w:r w:rsidR="003A41EB">
        <w:rPr>
          <w:rFonts w:ascii="Times New Roman" w:hAnsi="Times New Roman" w:cs="Times New Roman"/>
          <w:sz w:val="24"/>
          <w:szCs w:val="24"/>
        </w:rPr>
        <w:t>“</w:t>
      </w:r>
      <w:r w:rsidR="00904395" w:rsidRPr="00966E9C">
        <w:rPr>
          <w:rFonts w:ascii="Times New Roman" w:hAnsi="Times New Roman" w:cs="Times New Roman"/>
          <w:sz w:val="24"/>
          <w:szCs w:val="24"/>
        </w:rPr>
        <w:t>ausencia de deficiencias en el producto que evita</w:t>
      </w:r>
      <w:r w:rsidR="009E7058" w:rsidRPr="00966E9C">
        <w:rPr>
          <w:rFonts w:ascii="Times New Roman" w:hAnsi="Times New Roman" w:cs="Times New Roman"/>
          <w:sz w:val="24"/>
          <w:szCs w:val="24"/>
        </w:rPr>
        <w:t xml:space="preserve"> la insatisfacción del cliente</w:t>
      </w:r>
      <w:r w:rsidR="003A41EB">
        <w:rPr>
          <w:rFonts w:ascii="Times New Roman" w:hAnsi="Times New Roman" w:cs="Times New Roman"/>
          <w:sz w:val="24"/>
          <w:szCs w:val="24"/>
        </w:rPr>
        <w:t>”</w:t>
      </w:r>
      <w:r w:rsidR="009E7058"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Ishikawa (1994)</w:t>
      </w:r>
      <w:r w:rsidR="00707211" w:rsidRPr="00966E9C">
        <w:rPr>
          <w:rFonts w:ascii="Times New Roman" w:hAnsi="Times New Roman" w:cs="Times New Roman"/>
          <w:sz w:val="24"/>
          <w:szCs w:val="24"/>
        </w:rPr>
        <w:t xml:space="preserve"> dice que</w:t>
      </w:r>
      <w:r w:rsidR="005618E0" w:rsidRPr="00966E9C">
        <w:rPr>
          <w:rFonts w:ascii="Times New Roman" w:hAnsi="Times New Roman" w:cs="Times New Roman"/>
          <w:sz w:val="24"/>
          <w:szCs w:val="24"/>
        </w:rPr>
        <w:t xml:space="preserve"> </w:t>
      </w:r>
      <w:r w:rsidR="00707211" w:rsidRPr="00966E9C">
        <w:rPr>
          <w:rFonts w:ascii="Times New Roman" w:hAnsi="Times New Roman" w:cs="Times New Roman"/>
          <w:sz w:val="24"/>
          <w:szCs w:val="24"/>
        </w:rPr>
        <w:t>la calidad</w:t>
      </w:r>
      <w:r w:rsidR="00904395" w:rsidRPr="00966E9C">
        <w:rPr>
          <w:rFonts w:ascii="Times New Roman" w:hAnsi="Times New Roman" w:cs="Times New Roman"/>
          <w:sz w:val="24"/>
          <w:szCs w:val="24"/>
        </w:rPr>
        <w:t xml:space="preserve"> </w:t>
      </w:r>
      <w:r w:rsidR="005618E0" w:rsidRPr="00966E9C">
        <w:rPr>
          <w:rFonts w:ascii="Times New Roman" w:hAnsi="Times New Roman" w:cs="Times New Roman"/>
          <w:sz w:val="24"/>
          <w:szCs w:val="24"/>
        </w:rPr>
        <w:t>“</w:t>
      </w:r>
      <w:r w:rsidR="00904395" w:rsidRPr="00966E9C">
        <w:rPr>
          <w:rFonts w:ascii="Times New Roman" w:hAnsi="Times New Roman" w:cs="Times New Roman"/>
          <w:sz w:val="24"/>
          <w:szCs w:val="24"/>
        </w:rPr>
        <w:t>consiste en el desarrollo, diseño, producción, c</w:t>
      </w:r>
      <w:r w:rsidR="005618E0" w:rsidRPr="00966E9C">
        <w:rPr>
          <w:rFonts w:ascii="Times New Roman" w:hAnsi="Times New Roman" w:cs="Times New Roman"/>
          <w:sz w:val="24"/>
          <w:szCs w:val="24"/>
        </w:rPr>
        <w:t xml:space="preserve">omercialización </w:t>
      </w:r>
      <w:r w:rsidR="004507E1" w:rsidRPr="00966E9C">
        <w:rPr>
          <w:rFonts w:ascii="Times New Roman" w:hAnsi="Times New Roman" w:cs="Times New Roman"/>
          <w:sz w:val="24"/>
          <w:szCs w:val="24"/>
        </w:rPr>
        <w:t>del</w:t>
      </w:r>
      <w:r w:rsidR="00332D0A" w:rsidRPr="00966E9C">
        <w:rPr>
          <w:rFonts w:ascii="Times New Roman" w:hAnsi="Times New Roman" w:cs="Times New Roman"/>
          <w:sz w:val="24"/>
          <w:szCs w:val="24"/>
        </w:rPr>
        <w:t xml:space="preserve"> producto</w:t>
      </w:r>
      <w:r w:rsidR="004507E1" w:rsidRPr="00966E9C">
        <w:rPr>
          <w:rFonts w:ascii="Times New Roman" w:hAnsi="Times New Roman" w:cs="Times New Roman"/>
          <w:sz w:val="24"/>
          <w:szCs w:val="24"/>
        </w:rPr>
        <w:t xml:space="preserve"> con</w:t>
      </w:r>
      <w:r w:rsidR="007203A0" w:rsidRPr="00966E9C">
        <w:rPr>
          <w:rFonts w:ascii="Times New Roman" w:hAnsi="Times New Roman" w:cs="Times New Roman"/>
          <w:sz w:val="24"/>
          <w:szCs w:val="24"/>
        </w:rPr>
        <w:t xml:space="preserve"> </w:t>
      </w:r>
      <w:r w:rsidR="00332D0A" w:rsidRPr="00966E9C">
        <w:rPr>
          <w:rFonts w:ascii="Times New Roman" w:hAnsi="Times New Roman" w:cs="Times New Roman"/>
          <w:sz w:val="24"/>
          <w:szCs w:val="24"/>
        </w:rPr>
        <w:t xml:space="preserve">una </w:t>
      </w:r>
      <w:r w:rsidR="007203A0" w:rsidRPr="00966E9C">
        <w:rPr>
          <w:rFonts w:ascii="Times New Roman" w:hAnsi="Times New Roman" w:cs="Times New Roman"/>
          <w:sz w:val="24"/>
          <w:szCs w:val="24"/>
        </w:rPr>
        <w:t>eficacia del costo y</w:t>
      </w:r>
      <w:r w:rsidR="00332D0A" w:rsidRPr="00966E9C">
        <w:rPr>
          <w:rFonts w:ascii="Times New Roman" w:hAnsi="Times New Roman" w:cs="Times New Roman"/>
          <w:sz w:val="24"/>
          <w:szCs w:val="24"/>
        </w:rPr>
        <w:t xml:space="preserve"> una</w:t>
      </w:r>
      <w:r w:rsidR="004507E1" w:rsidRPr="00966E9C">
        <w:rPr>
          <w:rFonts w:ascii="Times New Roman" w:hAnsi="Times New Roman" w:cs="Times New Roman"/>
          <w:sz w:val="24"/>
          <w:szCs w:val="24"/>
        </w:rPr>
        <w:t xml:space="preserve"> utilidad óptima</w:t>
      </w:r>
      <w:r w:rsidR="00332D0A" w:rsidRPr="00966E9C">
        <w:rPr>
          <w:rFonts w:ascii="Times New Roman" w:hAnsi="Times New Roman" w:cs="Times New Roman"/>
          <w:sz w:val="24"/>
          <w:szCs w:val="24"/>
        </w:rPr>
        <w:t>s, y que los clientes comprarán con satisfacción</w:t>
      </w:r>
      <w:r w:rsidR="003A41EB">
        <w:rPr>
          <w:rFonts w:ascii="Times New Roman" w:hAnsi="Times New Roman" w:cs="Times New Roman"/>
          <w:sz w:val="24"/>
          <w:szCs w:val="24"/>
        </w:rPr>
        <w:t>; s</w:t>
      </w:r>
      <w:r w:rsidR="009B5114" w:rsidRPr="00966E9C">
        <w:rPr>
          <w:rFonts w:ascii="Times New Roman" w:hAnsi="Times New Roman" w:cs="Times New Roman"/>
          <w:sz w:val="24"/>
          <w:szCs w:val="24"/>
        </w:rPr>
        <w:t>iendo uno de los pocos autores que liga el proceso creativo con el nivel de productividad.</w:t>
      </w:r>
      <w:r w:rsidR="00904395" w:rsidRPr="00966E9C">
        <w:rPr>
          <w:rFonts w:ascii="Times New Roman" w:hAnsi="Times New Roman" w:cs="Times New Roman"/>
          <w:sz w:val="24"/>
          <w:szCs w:val="24"/>
        </w:rPr>
        <w:t xml:space="preserve"> </w:t>
      </w:r>
    </w:p>
    <w:p w14:paraId="3BE566D0" w14:textId="77777777" w:rsidR="00324213" w:rsidRDefault="00324213" w:rsidP="000D24C9">
      <w:pPr>
        <w:spacing w:after="0" w:line="360" w:lineRule="auto"/>
        <w:rPr>
          <w:rFonts w:ascii="Times New Roman" w:hAnsi="Times New Roman" w:cs="Times New Roman"/>
          <w:sz w:val="24"/>
          <w:szCs w:val="24"/>
        </w:rPr>
      </w:pPr>
    </w:p>
    <w:p w14:paraId="346CAD99" w14:textId="6BAA58D1" w:rsidR="00BC22D7" w:rsidRDefault="008D09B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Fer</w:t>
      </w:r>
      <w:r w:rsidR="00904395" w:rsidRPr="00966E9C">
        <w:rPr>
          <w:rFonts w:ascii="Times New Roman" w:hAnsi="Times New Roman" w:cs="Times New Roman"/>
          <w:sz w:val="24"/>
          <w:szCs w:val="24"/>
        </w:rPr>
        <w:t>genbaum (1994) define a la calidad como</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 xml:space="preserve"> </w:t>
      </w:r>
      <w:r w:rsidRPr="00966E9C">
        <w:rPr>
          <w:rFonts w:ascii="Times New Roman" w:hAnsi="Times New Roman" w:cs="Times New Roman"/>
          <w:sz w:val="24"/>
          <w:szCs w:val="24"/>
        </w:rPr>
        <w:t>“</w:t>
      </w:r>
      <w:r w:rsidR="00904395" w:rsidRPr="00966E9C">
        <w:rPr>
          <w:rFonts w:ascii="Times New Roman" w:hAnsi="Times New Roman" w:cs="Times New Roman"/>
          <w:sz w:val="24"/>
          <w:szCs w:val="24"/>
        </w:rPr>
        <w:t>la resultante total de las c</w:t>
      </w:r>
      <w:r w:rsidRPr="00966E9C">
        <w:rPr>
          <w:rFonts w:ascii="Times New Roman" w:hAnsi="Times New Roman" w:cs="Times New Roman"/>
          <w:sz w:val="24"/>
          <w:szCs w:val="24"/>
        </w:rPr>
        <w:t>aracterísticas del producto</w:t>
      </w:r>
      <w:r w:rsidR="00B453F8" w:rsidRPr="00966E9C">
        <w:rPr>
          <w:rFonts w:ascii="Times New Roman" w:hAnsi="Times New Roman" w:cs="Times New Roman"/>
          <w:sz w:val="24"/>
          <w:szCs w:val="24"/>
        </w:rPr>
        <w:t xml:space="preserve"> en cuanto a mercadotecnia</w:t>
      </w:r>
      <w:r w:rsidR="00904395" w:rsidRPr="00966E9C">
        <w:rPr>
          <w:rFonts w:ascii="Times New Roman" w:hAnsi="Times New Roman" w:cs="Times New Roman"/>
          <w:sz w:val="24"/>
          <w:szCs w:val="24"/>
        </w:rPr>
        <w:t>, ingeniería, fabricación y mantenimiento por medio de las cual</w:t>
      </w:r>
      <w:r w:rsidRPr="00966E9C">
        <w:rPr>
          <w:rFonts w:ascii="Times New Roman" w:hAnsi="Times New Roman" w:cs="Times New Roman"/>
          <w:sz w:val="24"/>
          <w:szCs w:val="24"/>
        </w:rPr>
        <w:t>es el producto</w:t>
      </w:r>
      <w:r w:rsidR="00904395" w:rsidRPr="00966E9C">
        <w:rPr>
          <w:rFonts w:ascii="Times New Roman" w:hAnsi="Times New Roman" w:cs="Times New Roman"/>
          <w:sz w:val="24"/>
          <w:szCs w:val="24"/>
        </w:rPr>
        <w:t xml:space="preserve"> satisfará </w:t>
      </w:r>
      <w:r w:rsidR="00BE11D4" w:rsidRPr="00966E9C">
        <w:rPr>
          <w:rFonts w:ascii="Times New Roman" w:hAnsi="Times New Roman" w:cs="Times New Roman"/>
          <w:sz w:val="24"/>
          <w:szCs w:val="24"/>
        </w:rPr>
        <w:t>las expectativas del cliente</w:t>
      </w:r>
      <w:r w:rsidRPr="00966E9C">
        <w:rPr>
          <w:rFonts w:ascii="Times New Roman" w:hAnsi="Times New Roman" w:cs="Times New Roman"/>
          <w:sz w:val="24"/>
          <w:szCs w:val="24"/>
        </w:rPr>
        <w:t>” (7-8)</w:t>
      </w:r>
      <w:r w:rsidR="00BE11D4" w:rsidRPr="00966E9C">
        <w:rPr>
          <w:rFonts w:ascii="Times New Roman" w:hAnsi="Times New Roman" w:cs="Times New Roman"/>
          <w:sz w:val="24"/>
          <w:szCs w:val="24"/>
        </w:rPr>
        <w:t xml:space="preserve">. </w:t>
      </w:r>
      <w:r w:rsidR="001900D3" w:rsidRPr="00966E9C">
        <w:rPr>
          <w:rFonts w:ascii="Times New Roman" w:hAnsi="Times New Roman" w:cs="Times New Roman"/>
          <w:sz w:val="24"/>
          <w:szCs w:val="24"/>
        </w:rPr>
        <w:t>La</w:t>
      </w:r>
      <w:r w:rsidR="00904395" w:rsidRPr="00966E9C">
        <w:rPr>
          <w:rFonts w:ascii="Times New Roman" w:hAnsi="Times New Roman" w:cs="Times New Roman"/>
          <w:sz w:val="24"/>
          <w:szCs w:val="24"/>
        </w:rPr>
        <w:t xml:space="preserve"> confiabilidad y </w:t>
      </w:r>
      <w:r w:rsidR="001900D3" w:rsidRPr="00966E9C">
        <w:rPr>
          <w:rFonts w:ascii="Times New Roman" w:hAnsi="Times New Roman" w:cs="Times New Roman"/>
          <w:sz w:val="24"/>
          <w:szCs w:val="24"/>
        </w:rPr>
        <w:t xml:space="preserve">la </w:t>
      </w:r>
      <w:r w:rsidR="00904395" w:rsidRPr="00966E9C">
        <w:rPr>
          <w:rFonts w:ascii="Times New Roman" w:hAnsi="Times New Roman" w:cs="Times New Roman"/>
          <w:sz w:val="24"/>
          <w:szCs w:val="24"/>
        </w:rPr>
        <w:t>fac</w:t>
      </w:r>
      <w:r w:rsidR="00783EA4">
        <w:rPr>
          <w:rFonts w:ascii="Times New Roman" w:hAnsi="Times New Roman" w:cs="Times New Roman"/>
          <w:sz w:val="24"/>
          <w:szCs w:val="24"/>
        </w:rPr>
        <w:t>t</w:t>
      </w:r>
      <w:r w:rsidR="00904395" w:rsidRPr="00966E9C">
        <w:rPr>
          <w:rFonts w:ascii="Times New Roman" w:hAnsi="Times New Roman" w:cs="Times New Roman"/>
          <w:sz w:val="24"/>
          <w:szCs w:val="24"/>
        </w:rPr>
        <w:t>i</w:t>
      </w:r>
      <w:r w:rsidR="00783EA4">
        <w:rPr>
          <w:rFonts w:ascii="Times New Roman" w:hAnsi="Times New Roman" w:cs="Times New Roman"/>
          <w:sz w:val="24"/>
          <w:szCs w:val="24"/>
        </w:rPr>
        <w:t>bi</w:t>
      </w:r>
      <w:r w:rsidR="00904395" w:rsidRPr="00966E9C">
        <w:rPr>
          <w:rFonts w:ascii="Times New Roman" w:hAnsi="Times New Roman" w:cs="Times New Roman"/>
          <w:sz w:val="24"/>
          <w:szCs w:val="24"/>
        </w:rPr>
        <w:t>lidad son características que en conjunto constituyen la calidad del producto, siendo</w:t>
      </w:r>
      <w:r w:rsidR="00707211" w:rsidRPr="00966E9C">
        <w:rPr>
          <w:rFonts w:ascii="Times New Roman" w:hAnsi="Times New Roman" w:cs="Times New Roman"/>
          <w:sz w:val="24"/>
          <w:szCs w:val="24"/>
        </w:rPr>
        <w:t xml:space="preserve"> resultado</w:t>
      </w:r>
      <w:r w:rsidR="009E7E28" w:rsidRPr="00966E9C">
        <w:rPr>
          <w:rFonts w:ascii="Times New Roman" w:hAnsi="Times New Roman" w:cs="Times New Roman"/>
          <w:sz w:val="24"/>
          <w:szCs w:val="24"/>
        </w:rPr>
        <w:t xml:space="preserve"> del trabajo humano</w:t>
      </w:r>
      <w:r w:rsidR="009864F1">
        <w:rPr>
          <w:rFonts w:ascii="Times New Roman" w:hAnsi="Times New Roman" w:cs="Times New Roman"/>
          <w:sz w:val="24"/>
          <w:szCs w:val="24"/>
        </w:rPr>
        <w:t xml:space="preserve"> de esta manera </w:t>
      </w:r>
      <w:r w:rsidR="00904395" w:rsidRPr="00966E9C">
        <w:rPr>
          <w:rFonts w:ascii="Times New Roman" w:hAnsi="Times New Roman" w:cs="Times New Roman"/>
          <w:sz w:val="24"/>
          <w:szCs w:val="24"/>
        </w:rPr>
        <w:t xml:space="preserve">la calidad y </w:t>
      </w:r>
      <w:r w:rsidR="009E7E28" w:rsidRPr="00966E9C">
        <w:rPr>
          <w:rFonts w:ascii="Times New Roman" w:hAnsi="Times New Roman" w:cs="Times New Roman"/>
          <w:sz w:val="24"/>
          <w:szCs w:val="24"/>
        </w:rPr>
        <w:t>el pr</w:t>
      </w:r>
      <w:r w:rsidR="00324213">
        <w:rPr>
          <w:rFonts w:ascii="Times New Roman" w:hAnsi="Times New Roman" w:cs="Times New Roman"/>
          <w:sz w:val="24"/>
          <w:szCs w:val="24"/>
        </w:rPr>
        <w:t xml:space="preserve">ecio es lo que vende hoy. </w:t>
      </w:r>
      <w:r w:rsidR="00976DAA" w:rsidRPr="00966E9C">
        <w:rPr>
          <w:rFonts w:ascii="Times New Roman" w:hAnsi="Times New Roman" w:cs="Times New Roman"/>
          <w:sz w:val="24"/>
          <w:szCs w:val="24"/>
        </w:rPr>
        <w:t>Maseda (1999)</w:t>
      </w:r>
      <w:r w:rsidR="00D63690" w:rsidRPr="00966E9C">
        <w:rPr>
          <w:rFonts w:ascii="Times New Roman" w:hAnsi="Times New Roman" w:cs="Times New Roman"/>
          <w:sz w:val="24"/>
          <w:szCs w:val="24"/>
        </w:rPr>
        <w:t xml:space="preserve"> define a la calidad como el conjunto de características de un pro</w:t>
      </w:r>
      <w:r w:rsidR="009F660E">
        <w:rPr>
          <w:rFonts w:ascii="Times New Roman" w:hAnsi="Times New Roman" w:cs="Times New Roman"/>
          <w:sz w:val="24"/>
          <w:szCs w:val="24"/>
        </w:rPr>
        <w:t>ducto, proceso o servicio que</w:t>
      </w:r>
      <w:r w:rsidR="003A205B">
        <w:rPr>
          <w:rFonts w:ascii="Times New Roman" w:hAnsi="Times New Roman" w:cs="Times New Roman"/>
          <w:sz w:val="24"/>
          <w:szCs w:val="24"/>
        </w:rPr>
        <w:t xml:space="preserve"> confieren</w:t>
      </w:r>
      <w:r w:rsidR="00D63690" w:rsidRPr="00966E9C">
        <w:rPr>
          <w:rFonts w:ascii="Times New Roman" w:hAnsi="Times New Roman" w:cs="Times New Roman"/>
          <w:sz w:val="24"/>
          <w:szCs w:val="24"/>
        </w:rPr>
        <w:t xml:space="preserve"> aptitud para satisfacer las necesidades y expecta</w:t>
      </w:r>
      <w:r w:rsidR="003A205B">
        <w:rPr>
          <w:rFonts w:ascii="Times New Roman" w:hAnsi="Times New Roman" w:cs="Times New Roman"/>
          <w:sz w:val="24"/>
          <w:szCs w:val="24"/>
        </w:rPr>
        <w:t>tivas del cliente</w:t>
      </w:r>
      <w:r w:rsidR="00D63690" w:rsidRPr="00966E9C">
        <w:rPr>
          <w:rFonts w:ascii="Times New Roman" w:hAnsi="Times New Roman" w:cs="Times New Roman"/>
          <w:sz w:val="24"/>
          <w:szCs w:val="24"/>
        </w:rPr>
        <w:t>, en función de parámetros como: seguridad que</w:t>
      </w:r>
      <w:r w:rsidR="003A205B">
        <w:rPr>
          <w:rFonts w:ascii="Times New Roman" w:hAnsi="Times New Roman" w:cs="Times New Roman"/>
          <w:sz w:val="24"/>
          <w:szCs w:val="24"/>
        </w:rPr>
        <w:t xml:space="preserve"> el producto ofrece y</w:t>
      </w:r>
      <w:r w:rsidR="00D63690" w:rsidRPr="00966E9C">
        <w:rPr>
          <w:rFonts w:ascii="Times New Roman" w:hAnsi="Times New Roman" w:cs="Times New Roman"/>
          <w:sz w:val="24"/>
          <w:szCs w:val="24"/>
        </w:rPr>
        <w:t xml:space="preserve"> fiabilidad o capacidad del producto para cumplir las funciones especificadas sin fallo y por </w:t>
      </w:r>
      <w:r w:rsidR="003A205B">
        <w:rPr>
          <w:rFonts w:ascii="Times New Roman" w:hAnsi="Times New Roman" w:cs="Times New Roman"/>
          <w:sz w:val="24"/>
          <w:szCs w:val="24"/>
        </w:rPr>
        <w:t>un periodo determinado</w:t>
      </w:r>
      <w:r w:rsidR="00D63690"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 xml:space="preserve">Menciona que la </w:t>
      </w:r>
      <w:r w:rsidR="00C12122" w:rsidRPr="00966E9C">
        <w:rPr>
          <w:rFonts w:ascii="Times New Roman" w:hAnsi="Times New Roman" w:cs="Times New Roman"/>
          <w:i/>
          <w:iCs/>
          <w:sz w:val="24"/>
          <w:szCs w:val="24"/>
        </w:rPr>
        <w:t>gestión de la calidad</w:t>
      </w:r>
      <w:r w:rsidR="00C12122" w:rsidRPr="00966E9C">
        <w:rPr>
          <w:rFonts w:ascii="Times New Roman" w:hAnsi="Times New Roman" w:cs="Times New Roman"/>
          <w:sz w:val="24"/>
          <w:szCs w:val="24"/>
        </w:rPr>
        <w:t xml:space="preserve"> es el conjunto de acciones encaminadas a planificar, organizar y controlar la función calidad en una empresa, </w:t>
      </w:r>
      <w:r w:rsidR="009B5114" w:rsidRPr="00966E9C">
        <w:rPr>
          <w:rFonts w:ascii="Times New Roman" w:hAnsi="Times New Roman" w:cs="Times New Roman"/>
          <w:sz w:val="24"/>
          <w:szCs w:val="24"/>
        </w:rPr>
        <w:t>estableciendo</w:t>
      </w:r>
      <w:r w:rsidR="00C12122" w:rsidRPr="00966E9C">
        <w:rPr>
          <w:rFonts w:ascii="Times New Roman" w:hAnsi="Times New Roman" w:cs="Times New Roman"/>
          <w:sz w:val="24"/>
          <w:szCs w:val="24"/>
        </w:rPr>
        <w:t xml:space="preserve"> políticas de calidad</w:t>
      </w:r>
      <w:r w:rsidR="009B5114" w:rsidRPr="00966E9C">
        <w:rPr>
          <w:rFonts w:ascii="Times New Roman" w:hAnsi="Times New Roman" w:cs="Times New Roman"/>
          <w:sz w:val="24"/>
          <w:szCs w:val="24"/>
        </w:rPr>
        <w:t xml:space="preserve">, para </w:t>
      </w:r>
      <w:r w:rsidR="00C12122" w:rsidRPr="00966E9C">
        <w:rPr>
          <w:rFonts w:ascii="Times New Roman" w:hAnsi="Times New Roman" w:cs="Times New Roman"/>
          <w:sz w:val="24"/>
          <w:szCs w:val="24"/>
        </w:rPr>
        <w:t>realizar la planificación</w:t>
      </w:r>
      <w:r w:rsidR="009B5114" w:rsidRPr="00966E9C">
        <w:rPr>
          <w:rFonts w:ascii="Times New Roman" w:hAnsi="Times New Roman" w:cs="Times New Roman"/>
          <w:sz w:val="24"/>
          <w:szCs w:val="24"/>
        </w:rPr>
        <w:t>,</w:t>
      </w:r>
      <w:r w:rsidR="003A205B">
        <w:rPr>
          <w:rFonts w:ascii="Times New Roman" w:hAnsi="Times New Roman" w:cs="Times New Roman"/>
          <w:sz w:val="24"/>
          <w:szCs w:val="24"/>
        </w:rPr>
        <w:t xml:space="preserve"> organización, selección y formación de</w:t>
      </w:r>
      <w:r w:rsidR="00C12122" w:rsidRPr="00966E9C">
        <w:rPr>
          <w:rFonts w:ascii="Times New Roman" w:hAnsi="Times New Roman" w:cs="Times New Roman"/>
          <w:sz w:val="24"/>
          <w:szCs w:val="24"/>
        </w:rPr>
        <w:t>l personal para cada puesto de trabajo, motivar a la gente</w:t>
      </w:r>
      <w:r w:rsidR="009B5114" w:rsidRPr="00966E9C">
        <w:rPr>
          <w:rFonts w:ascii="Times New Roman" w:hAnsi="Times New Roman" w:cs="Times New Roman"/>
          <w:sz w:val="24"/>
          <w:szCs w:val="24"/>
        </w:rPr>
        <w:t xml:space="preserve"> </w:t>
      </w:r>
      <w:r w:rsidR="00C12122" w:rsidRPr="00966E9C">
        <w:rPr>
          <w:rFonts w:ascii="Times New Roman" w:hAnsi="Times New Roman" w:cs="Times New Roman"/>
          <w:sz w:val="24"/>
          <w:szCs w:val="24"/>
        </w:rPr>
        <w:t>y control</w:t>
      </w:r>
      <w:r w:rsidR="003A205B">
        <w:rPr>
          <w:rFonts w:ascii="Times New Roman" w:hAnsi="Times New Roman" w:cs="Times New Roman"/>
          <w:sz w:val="24"/>
          <w:szCs w:val="24"/>
        </w:rPr>
        <w:t xml:space="preserve">ar el programa estableciendo </w:t>
      </w:r>
      <w:r w:rsidR="00C12122" w:rsidRPr="00966E9C">
        <w:rPr>
          <w:rFonts w:ascii="Times New Roman" w:hAnsi="Times New Roman" w:cs="Times New Roman"/>
          <w:sz w:val="24"/>
          <w:szCs w:val="24"/>
        </w:rPr>
        <w:t xml:space="preserve">medidas correctivas </w:t>
      </w:r>
      <w:r w:rsidR="003A205B">
        <w:rPr>
          <w:rFonts w:ascii="Times New Roman" w:hAnsi="Times New Roman" w:cs="Times New Roman"/>
          <w:sz w:val="24"/>
          <w:szCs w:val="24"/>
        </w:rPr>
        <w:t>pertinentes. Podemos decir que Fergenbaum y</w:t>
      </w:r>
      <w:r w:rsidR="009B5114" w:rsidRPr="00966E9C">
        <w:rPr>
          <w:rFonts w:ascii="Times New Roman" w:hAnsi="Times New Roman" w:cs="Times New Roman"/>
          <w:sz w:val="24"/>
          <w:szCs w:val="24"/>
        </w:rPr>
        <w:t xml:space="preserve"> Maseda manejan las ne</w:t>
      </w:r>
      <w:r w:rsidR="003A205B">
        <w:rPr>
          <w:rFonts w:ascii="Times New Roman" w:hAnsi="Times New Roman" w:cs="Times New Roman"/>
          <w:sz w:val="24"/>
          <w:szCs w:val="24"/>
        </w:rPr>
        <w:t>cesidades del cliente que son</w:t>
      </w:r>
      <w:r w:rsidR="009B5114" w:rsidRPr="00966E9C">
        <w:rPr>
          <w:rFonts w:ascii="Times New Roman" w:hAnsi="Times New Roman" w:cs="Times New Roman"/>
          <w:sz w:val="24"/>
          <w:szCs w:val="24"/>
        </w:rPr>
        <w:t xml:space="preserve"> instrumento base del diseñador.</w:t>
      </w:r>
      <w:r w:rsidR="00324213">
        <w:rPr>
          <w:rFonts w:ascii="Times New Roman" w:hAnsi="Times New Roman" w:cs="Times New Roman"/>
          <w:sz w:val="24"/>
          <w:szCs w:val="24"/>
        </w:rPr>
        <w:t xml:space="preserve"> </w:t>
      </w:r>
      <w:r w:rsidR="00BC22D7" w:rsidRPr="00966E9C">
        <w:rPr>
          <w:rFonts w:ascii="Times New Roman" w:hAnsi="Times New Roman" w:cs="Times New Roman"/>
          <w:sz w:val="24"/>
          <w:szCs w:val="24"/>
        </w:rPr>
        <w:t>E</w:t>
      </w:r>
      <w:r w:rsidR="001900D3" w:rsidRPr="00966E9C">
        <w:rPr>
          <w:rFonts w:ascii="Times New Roman" w:hAnsi="Times New Roman" w:cs="Times New Roman"/>
          <w:sz w:val="24"/>
          <w:szCs w:val="24"/>
        </w:rPr>
        <w:t xml:space="preserve">studiosos de la </w:t>
      </w:r>
      <w:r w:rsidR="00BC22D7" w:rsidRPr="00966E9C">
        <w:rPr>
          <w:rFonts w:ascii="Times New Roman" w:hAnsi="Times New Roman" w:cs="Times New Roman"/>
          <w:sz w:val="24"/>
          <w:szCs w:val="24"/>
        </w:rPr>
        <w:t>UNAM (2001) alud</w:t>
      </w:r>
      <w:r w:rsidR="001900D3" w:rsidRPr="00966E9C">
        <w:rPr>
          <w:rFonts w:ascii="Times New Roman" w:hAnsi="Times New Roman" w:cs="Times New Roman"/>
          <w:sz w:val="24"/>
          <w:szCs w:val="24"/>
        </w:rPr>
        <w:t>en</w:t>
      </w:r>
      <w:r w:rsidR="00BC22D7" w:rsidRPr="00966E9C">
        <w:rPr>
          <w:rFonts w:ascii="Times New Roman" w:hAnsi="Times New Roman" w:cs="Times New Roman"/>
          <w:sz w:val="24"/>
          <w:szCs w:val="24"/>
        </w:rPr>
        <w:t xml:space="preserve"> a que la calidad puede referirse a diferentes aspectos de la actividad de una organización</w:t>
      </w:r>
      <w:r w:rsidR="009B5114" w:rsidRPr="00966E9C">
        <w:rPr>
          <w:rFonts w:ascii="Times New Roman" w:hAnsi="Times New Roman" w:cs="Times New Roman"/>
          <w:sz w:val="24"/>
          <w:szCs w:val="24"/>
        </w:rPr>
        <w:t xml:space="preserve"> a</w:t>
      </w:r>
      <w:r w:rsidR="00BC22D7" w:rsidRPr="00966E9C">
        <w:rPr>
          <w:rFonts w:ascii="Times New Roman" w:hAnsi="Times New Roman" w:cs="Times New Roman"/>
          <w:sz w:val="24"/>
          <w:szCs w:val="24"/>
        </w:rPr>
        <w:t>firmando que el concepto</w:t>
      </w:r>
      <w:r w:rsidR="009B5114" w:rsidRPr="00966E9C">
        <w:rPr>
          <w:rFonts w:ascii="Times New Roman" w:hAnsi="Times New Roman" w:cs="Times New Roman"/>
          <w:sz w:val="24"/>
          <w:szCs w:val="24"/>
        </w:rPr>
        <w:t xml:space="preserve"> </w:t>
      </w:r>
      <w:r w:rsidR="00BC22D7" w:rsidRPr="00966E9C">
        <w:rPr>
          <w:rFonts w:ascii="Times New Roman" w:hAnsi="Times New Roman" w:cs="Times New Roman"/>
          <w:sz w:val="24"/>
          <w:szCs w:val="24"/>
        </w:rPr>
        <w:t>ha evo</w:t>
      </w:r>
      <w:r w:rsidR="003A205B">
        <w:rPr>
          <w:rFonts w:ascii="Times New Roman" w:hAnsi="Times New Roman" w:cs="Times New Roman"/>
          <w:sz w:val="24"/>
          <w:szCs w:val="24"/>
        </w:rPr>
        <w:t>lucionado</w:t>
      </w:r>
      <w:r w:rsidR="00BC22D7" w:rsidRPr="00966E9C">
        <w:rPr>
          <w:rFonts w:ascii="Times New Roman" w:hAnsi="Times New Roman" w:cs="Times New Roman"/>
          <w:sz w:val="24"/>
          <w:szCs w:val="24"/>
        </w:rPr>
        <w:t xml:space="preserve"> dando lugar a configura</w:t>
      </w:r>
      <w:r w:rsidR="00262414" w:rsidRPr="00966E9C">
        <w:rPr>
          <w:rFonts w:ascii="Times New Roman" w:hAnsi="Times New Roman" w:cs="Times New Roman"/>
          <w:sz w:val="24"/>
          <w:szCs w:val="24"/>
        </w:rPr>
        <w:t>r</w:t>
      </w:r>
      <w:r w:rsidR="00BC22D7" w:rsidRPr="00966E9C">
        <w:rPr>
          <w:rFonts w:ascii="Times New Roman" w:hAnsi="Times New Roman" w:cs="Times New Roman"/>
          <w:sz w:val="24"/>
          <w:szCs w:val="24"/>
        </w:rPr>
        <w:t xml:space="preserve"> un modelo de gestión y estilo de dirección</w:t>
      </w:r>
      <w:r w:rsidR="003A205B">
        <w:rPr>
          <w:rFonts w:ascii="Times New Roman" w:hAnsi="Times New Roman" w:cs="Times New Roman"/>
          <w:sz w:val="24"/>
          <w:szCs w:val="24"/>
        </w:rPr>
        <w:t xml:space="preserve"> implantado en </w:t>
      </w:r>
      <w:r w:rsidR="00D63690" w:rsidRPr="00966E9C">
        <w:rPr>
          <w:rFonts w:ascii="Times New Roman" w:hAnsi="Times New Roman" w:cs="Times New Roman"/>
          <w:sz w:val="24"/>
          <w:szCs w:val="24"/>
        </w:rPr>
        <w:t>empresas líderes.</w:t>
      </w:r>
      <w:r w:rsidR="00BC22D7" w:rsidRPr="00966E9C">
        <w:rPr>
          <w:rFonts w:ascii="Times New Roman" w:hAnsi="Times New Roman" w:cs="Times New Roman"/>
          <w:sz w:val="24"/>
          <w:szCs w:val="24"/>
        </w:rPr>
        <w:t xml:space="preserve"> </w:t>
      </w:r>
    </w:p>
    <w:p w14:paraId="2652C848" w14:textId="77777777" w:rsidR="00324213" w:rsidRPr="00966E9C" w:rsidRDefault="00324213" w:rsidP="000D24C9">
      <w:pPr>
        <w:spacing w:after="0" w:line="360" w:lineRule="auto"/>
        <w:rPr>
          <w:rFonts w:ascii="Times New Roman" w:hAnsi="Times New Roman" w:cs="Times New Roman"/>
          <w:sz w:val="24"/>
          <w:szCs w:val="24"/>
        </w:rPr>
      </w:pPr>
    </w:p>
    <w:p w14:paraId="56AE2748" w14:textId="2612D294" w:rsidR="00EC1BB3" w:rsidRDefault="00806B85"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E25644" w:rsidRPr="00966E9C">
        <w:rPr>
          <w:rFonts w:ascii="Times New Roman" w:hAnsi="Times New Roman" w:cs="Times New Roman"/>
          <w:sz w:val="24"/>
          <w:szCs w:val="24"/>
        </w:rPr>
        <w:t>a calidad en la mano de obra se refleja en la calidad del producto</w:t>
      </w:r>
      <w:r w:rsidR="002651BF" w:rsidRPr="00966E9C">
        <w:rPr>
          <w:rFonts w:ascii="Times New Roman" w:hAnsi="Times New Roman" w:cs="Times New Roman"/>
          <w:sz w:val="24"/>
          <w:szCs w:val="24"/>
        </w:rPr>
        <w:t xml:space="preserve"> y</w:t>
      </w:r>
      <w:r w:rsidR="009E7E28"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l producto se relaciona con el proceso</w:t>
      </w:r>
      <w:r w:rsidR="002651BF"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este último determin</w:t>
      </w:r>
      <w:r w:rsidR="00F3497D" w:rsidRPr="00966E9C">
        <w:rPr>
          <w:rFonts w:ascii="Times New Roman" w:hAnsi="Times New Roman" w:cs="Times New Roman"/>
          <w:sz w:val="24"/>
          <w:szCs w:val="24"/>
        </w:rPr>
        <w:t>a la calidad en la mano de obra</w:t>
      </w:r>
      <w:r w:rsidRPr="00966E9C">
        <w:rPr>
          <w:rFonts w:ascii="Times New Roman" w:hAnsi="Times New Roman" w:cs="Times New Roman"/>
          <w:sz w:val="24"/>
          <w:szCs w:val="24"/>
        </w:rPr>
        <w:t>.</w:t>
      </w:r>
      <w:r w:rsidR="00E25644" w:rsidRPr="00966E9C">
        <w:rPr>
          <w:rFonts w:ascii="Times New Roman" w:hAnsi="Times New Roman" w:cs="Times New Roman"/>
          <w:sz w:val="24"/>
          <w:szCs w:val="24"/>
        </w:rPr>
        <w:t xml:space="preserve"> </w:t>
      </w:r>
      <w:r w:rsidR="00976DAA" w:rsidRPr="00966E9C">
        <w:rPr>
          <w:rFonts w:ascii="Times New Roman" w:hAnsi="Times New Roman" w:cs="Times New Roman"/>
          <w:sz w:val="24"/>
          <w:szCs w:val="24"/>
        </w:rPr>
        <w:t>Faustino Merchán</w:t>
      </w:r>
      <w:r w:rsidR="004C4F91" w:rsidRPr="00966E9C">
        <w:rPr>
          <w:rFonts w:ascii="Times New Roman" w:hAnsi="Times New Roman" w:cs="Times New Roman"/>
          <w:sz w:val="24"/>
          <w:szCs w:val="24"/>
        </w:rPr>
        <w:t xml:space="preserve"> (1997</w:t>
      </w:r>
      <w:r w:rsidR="00B626DF">
        <w:rPr>
          <w:rFonts w:ascii="Times New Roman" w:hAnsi="Times New Roman" w:cs="Times New Roman"/>
          <w:sz w:val="24"/>
          <w:szCs w:val="24"/>
        </w:rPr>
        <w:t>)</w:t>
      </w:r>
      <w:r w:rsidR="004C4F91" w:rsidRPr="00966E9C">
        <w:rPr>
          <w:rFonts w:ascii="Times New Roman" w:hAnsi="Times New Roman" w:cs="Times New Roman"/>
          <w:sz w:val="24"/>
          <w:szCs w:val="24"/>
        </w:rPr>
        <w:t xml:space="preserve"> alude a la dificultad de uniformar las condiciones de la materia prima y </w:t>
      </w:r>
      <w:r w:rsidR="00A46E6A" w:rsidRPr="00966E9C">
        <w:rPr>
          <w:rFonts w:ascii="Times New Roman" w:hAnsi="Times New Roman" w:cs="Times New Roman"/>
          <w:sz w:val="24"/>
          <w:szCs w:val="24"/>
        </w:rPr>
        <w:t xml:space="preserve">los </w:t>
      </w:r>
      <w:r w:rsidR="004C4F91" w:rsidRPr="00966E9C">
        <w:rPr>
          <w:rFonts w:ascii="Times New Roman" w:hAnsi="Times New Roman" w:cs="Times New Roman"/>
          <w:sz w:val="24"/>
          <w:szCs w:val="24"/>
        </w:rPr>
        <w:t>procesos</w:t>
      </w:r>
      <w:r w:rsidR="00B626DF">
        <w:rPr>
          <w:rFonts w:ascii="Times New Roman" w:hAnsi="Times New Roman" w:cs="Times New Roman"/>
          <w:sz w:val="24"/>
          <w:szCs w:val="24"/>
        </w:rPr>
        <w:t>, requiriendo</w:t>
      </w:r>
      <w:r w:rsidR="004C4F91" w:rsidRPr="00966E9C">
        <w:rPr>
          <w:rFonts w:ascii="Times New Roman" w:hAnsi="Times New Roman" w:cs="Times New Roman"/>
          <w:sz w:val="24"/>
          <w:szCs w:val="24"/>
        </w:rPr>
        <w:t xml:space="preserve"> una connotación precisa de calidad const</w:t>
      </w:r>
      <w:r w:rsidR="00B626DF">
        <w:rPr>
          <w:rFonts w:ascii="Times New Roman" w:hAnsi="Times New Roman" w:cs="Times New Roman"/>
          <w:sz w:val="24"/>
          <w:szCs w:val="24"/>
        </w:rPr>
        <w:t>ructiva, referida</w:t>
      </w:r>
      <w:r w:rsidR="004C4F91" w:rsidRPr="00966E9C">
        <w:rPr>
          <w:rFonts w:ascii="Times New Roman" w:hAnsi="Times New Roman" w:cs="Times New Roman"/>
          <w:sz w:val="24"/>
          <w:szCs w:val="24"/>
        </w:rPr>
        <w:t xml:space="preserve"> al control de materiales y </w:t>
      </w:r>
      <w:r w:rsidR="00A46E6A" w:rsidRPr="00966E9C">
        <w:rPr>
          <w:rFonts w:ascii="Times New Roman" w:hAnsi="Times New Roman" w:cs="Times New Roman"/>
          <w:sz w:val="24"/>
          <w:szCs w:val="24"/>
        </w:rPr>
        <w:t xml:space="preserve">a </w:t>
      </w:r>
      <w:r w:rsidR="004C4F91" w:rsidRPr="00966E9C">
        <w:rPr>
          <w:rFonts w:ascii="Times New Roman" w:hAnsi="Times New Roman" w:cs="Times New Roman"/>
          <w:sz w:val="24"/>
          <w:szCs w:val="24"/>
        </w:rPr>
        <w:t xml:space="preserve">su proceso de ejecución. </w:t>
      </w:r>
      <w:r w:rsidR="002A7072" w:rsidRPr="00966E9C">
        <w:rPr>
          <w:rFonts w:ascii="Times New Roman" w:hAnsi="Times New Roman" w:cs="Times New Roman"/>
          <w:sz w:val="24"/>
          <w:szCs w:val="24"/>
        </w:rPr>
        <w:t>Leandro (2008)</w:t>
      </w:r>
      <w:r w:rsidR="008D321C" w:rsidRPr="00966E9C">
        <w:rPr>
          <w:rFonts w:ascii="Times New Roman" w:hAnsi="Times New Roman" w:cs="Times New Roman"/>
          <w:sz w:val="24"/>
          <w:szCs w:val="24"/>
        </w:rPr>
        <w:t xml:space="preserve"> </w:t>
      </w:r>
      <w:r w:rsidRPr="00966E9C">
        <w:rPr>
          <w:rFonts w:ascii="Times New Roman" w:hAnsi="Times New Roman" w:cs="Times New Roman"/>
          <w:sz w:val="24"/>
          <w:szCs w:val="24"/>
        </w:rPr>
        <w:t>m</w:t>
      </w:r>
      <w:r w:rsidR="00EC1BB3" w:rsidRPr="00966E9C">
        <w:rPr>
          <w:rFonts w:ascii="Times New Roman" w:hAnsi="Times New Roman" w:cs="Times New Roman"/>
          <w:sz w:val="24"/>
          <w:szCs w:val="24"/>
        </w:rPr>
        <w:t>enciona que el aumento de la productividad de un proceso es dependiente del recurso humano, reflejándose en parámetros de tiempo, costo y calidad. Para ello, es importante que los procesos sean bien planeados, seguros y se reconozca la capacidad y habilidad individual</w:t>
      </w:r>
      <w:r w:rsidR="00B626DF">
        <w:rPr>
          <w:rFonts w:ascii="Times New Roman" w:hAnsi="Times New Roman" w:cs="Times New Roman"/>
          <w:sz w:val="24"/>
          <w:szCs w:val="24"/>
        </w:rPr>
        <w:t>, l</w:t>
      </w:r>
      <w:r w:rsidR="00EC1BB3" w:rsidRPr="00966E9C">
        <w:rPr>
          <w:rFonts w:ascii="Times New Roman" w:hAnsi="Times New Roman" w:cs="Times New Roman"/>
          <w:sz w:val="24"/>
          <w:szCs w:val="24"/>
        </w:rPr>
        <w:t xml:space="preserve">a certificación de los procesos constructivos </w:t>
      </w:r>
      <w:r w:rsidRPr="00966E9C">
        <w:rPr>
          <w:rFonts w:ascii="Times New Roman" w:hAnsi="Times New Roman" w:cs="Times New Roman"/>
          <w:sz w:val="24"/>
          <w:szCs w:val="24"/>
        </w:rPr>
        <w:t>es una</w:t>
      </w:r>
      <w:r w:rsidR="00EC1BB3" w:rsidRPr="00966E9C">
        <w:rPr>
          <w:rFonts w:ascii="Times New Roman" w:hAnsi="Times New Roman" w:cs="Times New Roman"/>
          <w:sz w:val="24"/>
          <w:szCs w:val="24"/>
        </w:rPr>
        <w:t xml:space="preserve"> herramienta con la que las empresas garantiza</w:t>
      </w:r>
      <w:r w:rsidR="00A46E6A" w:rsidRPr="00966E9C">
        <w:rPr>
          <w:rFonts w:ascii="Times New Roman" w:hAnsi="Times New Roman" w:cs="Times New Roman"/>
          <w:sz w:val="24"/>
          <w:szCs w:val="24"/>
        </w:rPr>
        <w:t>rá</w:t>
      </w:r>
      <w:r w:rsidR="00EC1BB3" w:rsidRPr="00966E9C">
        <w:rPr>
          <w:rFonts w:ascii="Times New Roman" w:hAnsi="Times New Roman" w:cs="Times New Roman"/>
          <w:sz w:val="24"/>
          <w:szCs w:val="24"/>
        </w:rPr>
        <w:t xml:space="preserve">n el querer hacer </w:t>
      </w:r>
      <w:r w:rsidR="00D307EF">
        <w:rPr>
          <w:rFonts w:ascii="Times New Roman" w:hAnsi="Times New Roman" w:cs="Times New Roman"/>
          <w:sz w:val="24"/>
          <w:szCs w:val="24"/>
        </w:rPr>
        <w:t>las cosas bien incrementando</w:t>
      </w:r>
      <w:r w:rsidR="00EC1BB3" w:rsidRPr="00966E9C">
        <w:rPr>
          <w:rFonts w:ascii="Times New Roman" w:hAnsi="Times New Roman" w:cs="Times New Roman"/>
          <w:sz w:val="24"/>
          <w:szCs w:val="24"/>
        </w:rPr>
        <w:t xml:space="preserve"> la confianza del usuario.</w:t>
      </w:r>
    </w:p>
    <w:p w14:paraId="4DFE0D58" w14:textId="77777777" w:rsidR="00324213" w:rsidRPr="00966E9C" w:rsidRDefault="00324213" w:rsidP="000D24C9">
      <w:pPr>
        <w:spacing w:after="0" w:line="360" w:lineRule="auto"/>
        <w:rPr>
          <w:rFonts w:ascii="Times New Roman" w:hAnsi="Times New Roman" w:cs="Times New Roman"/>
          <w:sz w:val="24"/>
          <w:szCs w:val="24"/>
        </w:rPr>
      </w:pPr>
    </w:p>
    <w:p w14:paraId="3E543208" w14:textId="60EDB6BC" w:rsidR="004B5937" w:rsidRPr="00966E9C" w:rsidRDefault="009D7C6B"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Fer</w:t>
      </w:r>
      <w:r w:rsidR="00707211" w:rsidRPr="00966E9C">
        <w:rPr>
          <w:rFonts w:ascii="Times New Roman" w:hAnsi="Times New Roman" w:cs="Times New Roman"/>
          <w:sz w:val="24"/>
          <w:szCs w:val="24"/>
        </w:rPr>
        <w:t xml:space="preserve">genbaum </w:t>
      </w:r>
      <w:r w:rsidR="00A05619" w:rsidRPr="00966E9C">
        <w:rPr>
          <w:rFonts w:ascii="Times New Roman" w:hAnsi="Times New Roman" w:cs="Times New Roman"/>
          <w:sz w:val="24"/>
          <w:szCs w:val="24"/>
        </w:rPr>
        <w:t xml:space="preserve">(1994) </w:t>
      </w:r>
      <w:r w:rsidR="00707211" w:rsidRPr="00966E9C">
        <w:rPr>
          <w:rFonts w:ascii="Times New Roman" w:hAnsi="Times New Roman" w:cs="Times New Roman"/>
          <w:sz w:val="24"/>
          <w:szCs w:val="24"/>
        </w:rPr>
        <w:t>e</w:t>
      </w:r>
      <w:r w:rsidR="00904395" w:rsidRPr="00966E9C">
        <w:rPr>
          <w:rFonts w:ascii="Times New Roman" w:hAnsi="Times New Roman" w:cs="Times New Roman"/>
          <w:sz w:val="24"/>
          <w:szCs w:val="24"/>
        </w:rPr>
        <w:t>xpone el control total de calidad como un sistema integ</w:t>
      </w:r>
      <w:r w:rsidR="00D307EF">
        <w:rPr>
          <w:rFonts w:ascii="Times New Roman" w:hAnsi="Times New Roman" w:cs="Times New Roman"/>
          <w:sz w:val="24"/>
          <w:szCs w:val="24"/>
        </w:rPr>
        <w:t>ral</w:t>
      </w:r>
      <w:r w:rsidR="00904395" w:rsidRPr="00966E9C">
        <w:rPr>
          <w:rFonts w:ascii="Times New Roman" w:hAnsi="Times New Roman" w:cs="Times New Roman"/>
          <w:sz w:val="24"/>
          <w:szCs w:val="24"/>
        </w:rPr>
        <w:t xml:space="preserve"> donde las relaciones humanas eficientes son básicas, al crear en el trabajador responsabilidad e interés en producir calidad.</w:t>
      </w:r>
      <w:r w:rsidR="00651AEB" w:rsidRPr="00966E9C">
        <w:rPr>
          <w:rFonts w:ascii="Times New Roman" w:hAnsi="Times New Roman" w:cs="Times New Roman"/>
          <w:sz w:val="24"/>
          <w:szCs w:val="24"/>
        </w:rPr>
        <w:t xml:space="preserve"> E</w:t>
      </w:r>
      <w:r w:rsidR="0070721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factores fundamentales que influyen en la calidad denominándolos las nueve eMes</w:t>
      </w:r>
      <w:r w:rsidR="00707211" w:rsidRPr="00966E9C">
        <w:rPr>
          <w:rFonts w:ascii="Times New Roman" w:hAnsi="Times New Roman" w:cs="Times New Roman"/>
          <w:sz w:val="24"/>
          <w:szCs w:val="24"/>
        </w:rPr>
        <w:t xml:space="preserve">, </w:t>
      </w:r>
      <w:r w:rsidR="00806B85" w:rsidRPr="00966E9C">
        <w:rPr>
          <w:rFonts w:ascii="Times New Roman" w:hAnsi="Times New Roman" w:cs="Times New Roman"/>
          <w:sz w:val="24"/>
          <w:szCs w:val="24"/>
        </w:rPr>
        <w:t xml:space="preserve">entre </w:t>
      </w:r>
      <w:r w:rsidR="00707211" w:rsidRPr="00966E9C">
        <w:rPr>
          <w:rFonts w:ascii="Times New Roman" w:hAnsi="Times New Roman" w:cs="Times New Roman"/>
          <w:sz w:val="24"/>
          <w:szCs w:val="24"/>
        </w:rPr>
        <w:t>los cuales, se</w:t>
      </w:r>
      <w:r w:rsidR="00D307EF">
        <w:rPr>
          <w:rFonts w:ascii="Times New Roman" w:hAnsi="Times New Roman" w:cs="Times New Roman"/>
          <w:sz w:val="24"/>
          <w:szCs w:val="24"/>
        </w:rPr>
        <w:t xml:space="preserve"> encuentran combinaciones de</w:t>
      </w:r>
      <w:r w:rsidR="00707211" w:rsidRPr="00966E9C">
        <w:rPr>
          <w:rFonts w:ascii="Times New Roman" w:hAnsi="Times New Roman" w:cs="Times New Roman"/>
          <w:sz w:val="24"/>
          <w:szCs w:val="24"/>
        </w:rPr>
        <w:t xml:space="preserve"> factores tecnológicos y humanos</w:t>
      </w:r>
      <w:r w:rsidR="00A46E6A" w:rsidRPr="00966E9C">
        <w:rPr>
          <w:rFonts w:ascii="Times New Roman" w:hAnsi="Times New Roman" w:cs="Times New Roman"/>
          <w:sz w:val="24"/>
          <w:szCs w:val="24"/>
        </w:rPr>
        <w:t>.</w:t>
      </w:r>
    </w:p>
    <w:p w14:paraId="324AD942" w14:textId="77777777" w:rsidR="000D120D" w:rsidRDefault="000D120D" w:rsidP="000D24C9">
      <w:pPr>
        <w:spacing w:after="0" w:line="360" w:lineRule="auto"/>
        <w:rPr>
          <w:rFonts w:ascii="Times New Roman" w:hAnsi="Times New Roman" w:cs="Times New Roman"/>
          <w:sz w:val="24"/>
          <w:szCs w:val="24"/>
        </w:rPr>
      </w:pPr>
    </w:p>
    <w:p w14:paraId="0C7C386A" w14:textId="5F108BC3" w:rsidR="00F032FB" w:rsidRDefault="00D307EF"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El I</w:t>
      </w:r>
      <w:r w:rsidR="00EE4DA1" w:rsidRPr="00966E9C">
        <w:rPr>
          <w:rFonts w:ascii="Times New Roman" w:hAnsi="Times New Roman" w:cs="Times New Roman"/>
          <w:sz w:val="24"/>
          <w:szCs w:val="24"/>
        </w:rPr>
        <w:t>nfonavit</w:t>
      </w:r>
      <w:r w:rsidR="003502D7" w:rsidRPr="00966E9C">
        <w:rPr>
          <w:rFonts w:ascii="Times New Roman" w:hAnsi="Times New Roman" w:cs="Times New Roman"/>
          <w:sz w:val="24"/>
          <w:szCs w:val="24"/>
        </w:rPr>
        <w:t xml:space="preserve"> (2011)</w:t>
      </w:r>
      <w:r w:rsidR="00EE4DA1" w:rsidRPr="00966E9C">
        <w:rPr>
          <w:rFonts w:ascii="Times New Roman" w:hAnsi="Times New Roman" w:cs="Times New Roman"/>
          <w:sz w:val="24"/>
          <w:szCs w:val="24"/>
        </w:rPr>
        <w:t xml:space="preserve"> </w:t>
      </w:r>
      <w:r w:rsidR="008D321C" w:rsidRPr="00966E9C">
        <w:rPr>
          <w:rFonts w:ascii="Times New Roman" w:hAnsi="Times New Roman" w:cs="Times New Roman"/>
          <w:sz w:val="24"/>
          <w:szCs w:val="24"/>
        </w:rPr>
        <w:t xml:space="preserve">como institución </w:t>
      </w:r>
      <w:r w:rsidR="00D76DB1" w:rsidRPr="00966E9C">
        <w:rPr>
          <w:rFonts w:ascii="Times New Roman" w:hAnsi="Times New Roman" w:cs="Times New Roman"/>
          <w:sz w:val="24"/>
          <w:szCs w:val="24"/>
        </w:rPr>
        <w:t xml:space="preserve">encargada de otorgar </w:t>
      </w:r>
      <w:r>
        <w:rPr>
          <w:rFonts w:ascii="Times New Roman" w:hAnsi="Times New Roman" w:cs="Times New Roman"/>
          <w:sz w:val="24"/>
          <w:szCs w:val="24"/>
        </w:rPr>
        <w:t xml:space="preserve">a los trabajadores </w:t>
      </w:r>
      <w:r w:rsidR="00F032FB" w:rsidRPr="00966E9C">
        <w:rPr>
          <w:rFonts w:ascii="Times New Roman" w:hAnsi="Times New Roman" w:cs="Times New Roman"/>
          <w:sz w:val="24"/>
          <w:szCs w:val="24"/>
        </w:rPr>
        <w:t>cré</w:t>
      </w:r>
      <w:r w:rsidR="00D76DB1" w:rsidRPr="00966E9C">
        <w:rPr>
          <w:rFonts w:ascii="Times New Roman" w:hAnsi="Times New Roman" w:cs="Times New Roman"/>
          <w:sz w:val="24"/>
          <w:szCs w:val="24"/>
        </w:rPr>
        <w:t xml:space="preserve">ditos para adquirir </w:t>
      </w:r>
      <w:r>
        <w:rPr>
          <w:rFonts w:ascii="Times New Roman" w:hAnsi="Times New Roman" w:cs="Times New Roman"/>
          <w:sz w:val="24"/>
          <w:szCs w:val="24"/>
        </w:rPr>
        <w:t>vivienda</w:t>
      </w:r>
      <w:r w:rsidR="00A46E6A" w:rsidRPr="00966E9C">
        <w:rPr>
          <w:rFonts w:ascii="Times New Roman" w:hAnsi="Times New Roman" w:cs="Times New Roman"/>
          <w:sz w:val="24"/>
          <w:szCs w:val="24"/>
        </w:rPr>
        <w:t>,</w:t>
      </w:r>
      <w:r w:rsidR="008D321C" w:rsidRPr="00966E9C">
        <w:rPr>
          <w:rFonts w:ascii="Times New Roman" w:hAnsi="Times New Roman" w:cs="Times New Roman"/>
          <w:sz w:val="24"/>
          <w:szCs w:val="24"/>
        </w:rPr>
        <w:t xml:space="preserve"> resulta</w:t>
      </w:r>
      <w:r>
        <w:rPr>
          <w:rFonts w:ascii="Times New Roman" w:hAnsi="Times New Roman" w:cs="Times New Roman"/>
          <w:sz w:val="24"/>
          <w:szCs w:val="24"/>
        </w:rPr>
        <w:t>ndo</w:t>
      </w:r>
      <w:r w:rsidR="00806B85" w:rsidRPr="00966E9C">
        <w:rPr>
          <w:rFonts w:ascii="Times New Roman" w:hAnsi="Times New Roman" w:cs="Times New Roman"/>
          <w:sz w:val="24"/>
          <w:szCs w:val="24"/>
        </w:rPr>
        <w:t xml:space="preserve"> e</w:t>
      </w:r>
      <w:r w:rsidR="00E25644" w:rsidRPr="00966E9C">
        <w:rPr>
          <w:rFonts w:ascii="Times New Roman" w:hAnsi="Times New Roman" w:cs="Times New Roman"/>
          <w:sz w:val="24"/>
          <w:szCs w:val="24"/>
        </w:rPr>
        <w:t>sencial</w:t>
      </w:r>
      <w:r w:rsidR="00F032FB" w:rsidRPr="00966E9C">
        <w:rPr>
          <w:rFonts w:ascii="Times New Roman" w:hAnsi="Times New Roman" w:cs="Times New Roman"/>
          <w:sz w:val="24"/>
          <w:szCs w:val="24"/>
        </w:rPr>
        <w:t xml:space="preserve"> conocer sus políticas o criterios de calidad, </w:t>
      </w:r>
      <w:r>
        <w:rPr>
          <w:rFonts w:ascii="Times New Roman" w:hAnsi="Times New Roman" w:cs="Times New Roman"/>
          <w:sz w:val="24"/>
          <w:szCs w:val="24"/>
        </w:rPr>
        <w:t xml:space="preserve">sirviendo de referencia </w:t>
      </w:r>
      <w:r w:rsidR="00F032FB" w:rsidRPr="00966E9C">
        <w:rPr>
          <w:rFonts w:ascii="Times New Roman" w:hAnsi="Times New Roman" w:cs="Times New Roman"/>
          <w:sz w:val="24"/>
          <w:szCs w:val="24"/>
        </w:rPr>
        <w:t>el ICAVI (Índice de la Calidad de la Vivienda de Infonavit)</w:t>
      </w:r>
      <w:r>
        <w:rPr>
          <w:rFonts w:ascii="Times New Roman" w:hAnsi="Times New Roman" w:cs="Times New Roman"/>
          <w:sz w:val="24"/>
          <w:szCs w:val="24"/>
        </w:rPr>
        <w:t xml:space="preserve">, el cual, </w:t>
      </w:r>
      <w:r w:rsidR="00E34244" w:rsidRPr="00966E9C">
        <w:rPr>
          <w:rFonts w:ascii="Times New Roman" w:hAnsi="Times New Roman" w:cs="Times New Roman"/>
          <w:sz w:val="24"/>
          <w:szCs w:val="24"/>
        </w:rPr>
        <w:t>proporciona una calificación de calidad pa</w:t>
      </w:r>
      <w:r>
        <w:rPr>
          <w:rFonts w:ascii="Times New Roman" w:hAnsi="Times New Roman" w:cs="Times New Roman"/>
          <w:sz w:val="24"/>
          <w:szCs w:val="24"/>
        </w:rPr>
        <w:t>ra el conjunto en general y</w:t>
      </w:r>
      <w:r w:rsidR="00E34244" w:rsidRPr="00966E9C">
        <w:rPr>
          <w:rFonts w:ascii="Times New Roman" w:hAnsi="Times New Roman" w:cs="Times New Roman"/>
          <w:sz w:val="24"/>
          <w:szCs w:val="24"/>
        </w:rPr>
        <w:t xml:space="preserve"> para cada tipo de vivienda</w:t>
      </w:r>
      <w:r w:rsidR="000F2485" w:rsidRPr="00966E9C">
        <w:rPr>
          <w:rFonts w:ascii="Times New Roman" w:hAnsi="Times New Roman" w:cs="Times New Roman"/>
          <w:sz w:val="24"/>
          <w:szCs w:val="24"/>
        </w:rPr>
        <w:t xml:space="preserve">. </w:t>
      </w:r>
    </w:p>
    <w:p w14:paraId="117EF15C" w14:textId="77777777" w:rsidR="00324213" w:rsidRPr="00966E9C" w:rsidRDefault="00324213" w:rsidP="000D24C9">
      <w:pPr>
        <w:spacing w:after="0" w:line="360" w:lineRule="auto"/>
        <w:rPr>
          <w:rFonts w:ascii="Times New Roman" w:hAnsi="Times New Roman" w:cs="Times New Roman"/>
          <w:sz w:val="24"/>
          <w:szCs w:val="24"/>
          <w:highlight w:val="yellow"/>
        </w:rPr>
      </w:pPr>
    </w:p>
    <w:p w14:paraId="3D83FBA9" w14:textId="47A3C7CE" w:rsidR="00C267C7" w:rsidRDefault="00E43FA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w:t>
      </w:r>
      <w:r w:rsidR="0041141C" w:rsidRPr="00966E9C">
        <w:rPr>
          <w:rFonts w:ascii="Times New Roman" w:hAnsi="Times New Roman" w:cs="Times New Roman"/>
          <w:sz w:val="24"/>
          <w:szCs w:val="24"/>
        </w:rPr>
        <w:t>a calidad de la mano de obra incide en l</w:t>
      </w:r>
      <w:r w:rsidR="00D84778" w:rsidRPr="00966E9C">
        <w:rPr>
          <w:rFonts w:ascii="Times New Roman" w:hAnsi="Times New Roman" w:cs="Times New Roman"/>
          <w:sz w:val="24"/>
          <w:szCs w:val="24"/>
        </w:rPr>
        <w:t xml:space="preserve">a </w:t>
      </w:r>
      <w:r w:rsidRPr="00966E9C">
        <w:rPr>
          <w:rFonts w:ascii="Times New Roman" w:hAnsi="Times New Roman" w:cs="Times New Roman"/>
          <w:sz w:val="24"/>
          <w:szCs w:val="24"/>
        </w:rPr>
        <w:t>productividad</w:t>
      </w:r>
      <w:r w:rsidR="000D2050">
        <w:rPr>
          <w:rFonts w:ascii="Times New Roman" w:hAnsi="Times New Roman" w:cs="Times New Roman"/>
          <w:sz w:val="24"/>
          <w:szCs w:val="24"/>
        </w:rPr>
        <w:t>,</w:t>
      </w:r>
      <w:r w:rsidRPr="00966E9C">
        <w:rPr>
          <w:rFonts w:ascii="Times New Roman" w:hAnsi="Times New Roman" w:cs="Times New Roman"/>
          <w:sz w:val="24"/>
          <w:szCs w:val="24"/>
        </w:rPr>
        <w:t xml:space="preserve"> defin</w:t>
      </w:r>
      <w:r w:rsidR="00A46E6A" w:rsidRPr="00966E9C">
        <w:rPr>
          <w:rFonts w:ascii="Times New Roman" w:hAnsi="Times New Roman" w:cs="Times New Roman"/>
          <w:sz w:val="24"/>
          <w:szCs w:val="24"/>
        </w:rPr>
        <w:t>ida</w:t>
      </w:r>
      <w:r w:rsidRPr="00966E9C">
        <w:rPr>
          <w:rFonts w:ascii="Times New Roman" w:hAnsi="Times New Roman" w:cs="Times New Roman"/>
          <w:sz w:val="24"/>
          <w:szCs w:val="24"/>
        </w:rPr>
        <w:t xml:space="preserve"> como</w:t>
      </w:r>
      <w:r w:rsidR="00D84778"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la </w:t>
      </w:r>
      <w:r w:rsidR="000D2050">
        <w:rPr>
          <w:rFonts w:ascii="Times New Roman" w:hAnsi="Times New Roman" w:cs="Times New Roman"/>
          <w:sz w:val="24"/>
          <w:szCs w:val="24"/>
        </w:rPr>
        <w:t>eficiencia, es decir, es</w:t>
      </w:r>
      <w:r w:rsidR="00D84778" w:rsidRPr="00966E9C">
        <w:rPr>
          <w:rFonts w:ascii="Times New Roman" w:hAnsi="Times New Roman" w:cs="Times New Roman"/>
          <w:sz w:val="24"/>
          <w:szCs w:val="24"/>
        </w:rPr>
        <w:t xml:space="preserve"> la</w:t>
      </w:r>
      <w:r w:rsidRPr="00966E9C">
        <w:rPr>
          <w:rFonts w:ascii="Times New Roman" w:hAnsi="Times New Roman" w:cs="Times New Roman"/>
          <w:sz w:val="24"/>
          <w:szCs w:val="24"/>
        </w:rPr>
        <w:t xml:space="preserve"> administración de los recursos</w:t>
      </w:r>
      <w:r w:rsidR="00D84778" w:rsidRPr="00966E9C">
        <w:rPr>
          <w:rFonts w:ascii="Times New Roman" w:hAnsi="Times New Roman" w:cs="Times New Roman"/>
          <w:sz w:val="24"/>
          <w:szCs w:val="24"/>
        </w:rPr>
        <w:t xml:space="preserve"> para construir un producto en un tiempo establecido. </w:t>
      </w:r>
      <w:r w:rsidR="00C1314E" w:rsidRPr="00966E9C">
        <w:rPr>
          <w:rFonts w:ascii="Times New Roman" w:hAnsi="Times New Roman" w:cs="Times New Roman"/>
          <w:sz w:val="24"/>
          <w:szCs w:val="24"/>
        </w:rPr>
        <w:t xml:space="preserve">Serpell (2002) menciona que, se debe planificar, organizar, dirigir, coordinar y controlar las actividades del sistema y </w:t>
      </w:r>
      <w:r w:rsidR="00A46E6A" w:rsidRPr="00966E9C">
        <w:rPr>
          <w:rFonts w:ascii="Times New Roman" w:hAnsi="Times New Roman" w:cs="Times New Roman"/>
          <w:sz w:val="24"/>
          <w:szCs w:val="24"/>
        </w:rPr>
        <w:t xml:space="preserve">del </w:t>
      </w:r>
      <w:r w:rsidR="00C1314E" w:rsidRPr="00966E9C">
        <w:rPr>
          <w:rFonts w:ascii="Times New Roman" w:hAnsi="Times New Roman" w:cs="Times New Roman"/>
          <w:sz w:val="24"/>
          <w:szCs w:val="24"/>
        </w:rPr>
        <w:t>pr</w:t>
      </w:r>
      <w:r w:rsidR="000D2050">
        <w:rPr>
          <w:rFonts w:ascii="Times New Roman" w:hAnsi="Times New Roman" w:cs="Times New Roman"/>
          <w:sz w:val="24"/>
          <w:szCs w:val="24"/>
        </w:rPr>
        <w:t>oceso productivo, siendo</w:t>
      </w:r>
      <w:r w:rsidR="00C1314E" w:rsidRPr="00966E9C">
        <w:rPr>
          <w:rFonts w:ascii="Times New Roman" w:hAnsi="Times New Roman" w:cs="Times New Roman"/>
          <w:sz w:val="24"/>
          <w:szCs w:val="24"/>
        </w:rPr>
        <w:t xml:space="preserve"> dinámic</w:t>
      </w:r>
      <w:r w:rsidR="000D2050">
        <w:rPr>
          <w:rFonts w:ascii="Times New Roman" w:hAnsi="Times New Roman" w:cs="Times New Roman"/>
          <w:sz w:val="24"/>
          <w:szCs w:val="24"/>
        </w:rPr>
        <w:t xml:space="preserve">o y sujeto a eventos inciertos. </w:t>
      </w:r>
      <w:r w:rsidR="005A5493" w:rsidRPr="00966E9C">
        <w:rPr>
          <w:rFonts w:ascii="Times New Roman" w:hAnsi="Times New Roman" w:cs="Times New Roman"/>
          <w:sz w:val="24"/>
          <w:szCs w:val="24"/>
        </w:rPr>
        <w:t>Pola (1999)</w:t>
      </w:r>
      <w:r w:rsidR="00A46E6A" w:rsidRPr="00966E9C">
        <w:rPr>
          <w:rFonts w:ascii="Times New Roman" w:hAnsi="Times New Roman" w:cs="Times New Roman"/>
          <w:sz w:val="24"/>
          <w:szCs w:val="24"/>
        </w:rPr>
        <w:t xml:space="preserve"> ubica a</w:t>
      </w:r>
      <w:r w:rsidR="005A5493" w:rsidRPr="00966E9C">
        <w:rPr>
          <w:rFonts w:ascii="Times New Roman" w:hAnsi="Times New Roman" w:cs="Times New Roman"/>
          <w:sz w:val="24"/>
          <w:szCs w:val="24"/>
        </w:rPr>
        <w:t xml:space="preserve"> la productividad </w:t>
      </w:r>
      <w:r w:rsidR="00A46E6A" w:rsidRPr="00966E9C">
        <w:rPr>
          <w:rFonts w:ascii="Times New Roman" w:hAnsi="Times New Roman" w:cs="Times New Roman"/>
          <w:sz w:val="24"/>
          <w:szCs w:val="24"/>
        </w:rPr>
        <w:t>como un</w:t>
      </w:r>
      <w:r w:rsidR="000D2050">
        <w:rPr>
          <w:rFonts w:ascii="Times New Roman" w:hAnsi="Times New Roman" w:cs="Times New Roman"/>
          <w:sz w:val="24"/>
          <w:szCs w:val="24"/>
        </w:rPr>
        <w:t xml:space="preserve">a relación entre </w:t>
      </w:r>
      <w:r w:rsidR="005A5493" w:rsidRPr="00966E9C">
        <w:rPr>
          <w:rFonts w:ascii="Times New Roman" w:hAnsi="Times New Roman" w:cs="Times New Roman"/>
          <w:sz w:val="24"/>
          <w:szCs w:val="24"/>
        </w:rPr>
        <w:t xml:space="preserve">resultados obtenidos y medios empleados, </w:t>
      </w:r>
      <w:r w:rsidR="00A46E6A" w:rsidRPr="00966E9C">
        <w:rPr>
          <w:rFonts w:ascii="Times New Roman" w:hAnsi="Times New Roman" w:cs="Times New Roman"/>
          <w:sz w:val="24"/>
          <w:szCs w:val="24"/>
        </w:rPr>
        <w:t xml:space="preserve">no </w:t>
      </w:r>
      <w:r w:rsidR="000D2050">
        <w:rPr>
          <w:rFonts w:ascii="Times New Roman" w:hAnsi="Times New Roman" w:cs="Times New Roman"/>
          <w:sz w:val="24"/>
          <w:szCs w:val="24"/>
        </w:rPr>
        <w:t>sólo depende</w:t>
      </w:r>
      <w:r w:rsidRPr="00966E9C">
        <w:rPr>
          <w:rFonts w:ascii="Times New Roman" w:hAnsi="Times New Roman" w:cs="Times New Roman"/>
          <w:sz w:val="24"/>
          <w:szCs w:val="24"/>
        </w:rPr>
        <w:t xml:space="preserve"> del trabajador</w:t>
      </w:r>
      <w:r w:rsidR="005A5493" w:rsidRPr="00966E9C">
        <w:rPr>
          <w:rFonts w:ascii="Times New Roman" w:hAnsi="Times New Roman" w:cs="Times New Roman"/>
          <w:sz w:val="24"/>
          <w:szCs w:val="24"/>
        </w:rPr>
        <w:t xml:space="preserve"> sino de todos los integrantes de la empresa</w:t>
      </w:r>
      <w:r w:rsidR="00A46E6A" w:rsidRPr="00966E9C">
        <w:rPr>
          <w:rFonts w:ascii="Times New Roman" w:hAnsi="Times New Roman" w:cs="Times New Roman"/>
          <w:sz w:val="24"/>
          <w:szCs w:val="24"/>
        </w:rPr>
        <w:t>, diseñadores y</w:t>
      </w:r>
      <w:r w:rsidRPr="00966E9C">
        <w:rPr>
          <w:rFonts w:ascii="Times New Roman" w:hAnsi="Times New Roman" w:cs="Times New Roman"/>
          <w:sz w:val="24"/>
          <w:szCs w:val="24"/>
        </w:rPr>
        <w:t xml:space="preserve"> directivos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es</w:t>
      </w:r>
      <w:r w:rsidR="00A46E6A" w:rsidRPr="00966E9C">
        <w:rPr>
          <w:rFonts w:ascii="Times New Roman" w:hAnsi="Times New Roman" w:cs="Times New Roman"/>
          <w:sz w:val="24"/>
          <w:szCs w:val="24"/>
        </w:rPr>
        <w:t xml:space="preserve"> </w:t>
      </w:r>
      <w:r w:rsidR="005A5493" w:rsidRPr="00966E9C">
        <w:rPr>
          <w:rFonts w:ascii="Times New Roman" w:hAnsi="Times New Roman" w:cs="Times New Roman"/>
          <w:sz w:val="24"/>
          <w:szCs w:val="24"/>
        </w:rPr>
        <w:t>responsabilidad principal de la gerencia</w:t>
      </w:r>
      <w:r w:rsidRPr="00966E9C">
        <w:rPr>
          <w:rFonts w:ascii="Times New Roman" w:hAnsi="Times New Roman" w:cs="Times New Roman"/>
          <w:sz w:val="24"/>
          <w:szCs w:val="24"/>
        </w:rPr>
        <w:t>.</w:t>
      </w:r>
      <w:r w:rsidR="00A46E6A" w:rsidRPr="00966E9C">
        <w:rPr>
          <w:rFonts w:ascii="Times New Roman" w:hAnsi="Times New Roman" w:cs="Times New Roman"/>
          <w:sz w:val="24"/>
          <w:szCs w:val="24"/>
        </w:rPr>
        <w:t xml:space="preserve"> </w:t>
      </w:r>
      <w:r w:rsidR="0041141C" w:rsidRPr="00966E9C">
        <w:rPr>
          <w:rFonts w:ascii="Times New Roman" w:hAnsi="Times New Roman" w:cs="Times New Roman"/>
          <w:sz w:val="24"/>
          <w:szCs w:val="24"/>
        </w:rPr>
        <w:t>Serpell (2002) m</w:t>
      </w:r>
      <w:r w:rsidR="000D2050">
        <w:rPr>
          <w:rFonts w:ascii="Times New Roman" w:hAnsi="Times New Roman" w:cs="Times New Roman"/>
          <w:sz w:val="24"/>
          <w:szCs w:val="24"/>
        </w:rPr>
        <w:t>enciona</w:t>
      </w:r>
      <w:r w:rsidR="008D321C" w:rsidRPr="00966E9C">
        <w:rPr>
          <w:rFonts w:ascii="Times New Roman" w:hAnsi="Times New Roman" w:cs="Times New Roman"/>
          <w:sz w:val="24"/>
          <w:szCs w:val="24"/>
        </w:rPr>
        <w:t xml:space="preserve"> </w:t>
      </w:r>
      <w:r w:rsidR="00A46E6A" w:rsidRPr="00966E9C">
        <w:rPr>
          <w:rFonts w:ascii="Times New Roman" w:hAnsi="Times New Roman" w:cs="Times New Roman"/>
          <w:sz w:val="24"/>
          <w:szCs w:val="24"/>
        </w:rPr>
        <w:t xml:space="preserve">entre </w:t>
      </w:r>
      <w:r w:rsidR="00C1314E" w:rsidRPr="00966E9C">
        <w:rPr>
          <w:rFonts w:ascii="Times New Roman" w:hAnsi="Times New Roman" w:cs="Times New Roman"/>
          <w:sz w:val="24"/>
          <w:szCs w:val="24"/>
        </w:rPr>
        <w:t>las causas de pérdidas de produ</w:t>
      </w:r>
      <w:r w:rsidR="000D2050">
        <w:rPr>
          <w:rFonts w:ascii="Times New Roman" w:hAnsi="Times New Roman" w:cs="Times New Roman"/>
          <w:sz w:val="24"/>
          <w:szCs w:val="24"/>
        </w:rPr>
        <w:t>ctividad</w:t>
      </w:r>
      <w:r w:rsidR="00A46E6A" w:rsidRPr="00966E9C">
        <w:rPr>
          <w:rFonts w:ascii="Times New Roman" w:hAnsi="Times New Roman" w:cs="Times New Roman"/>
          <w:sz w:val="24"/>
          <w:szCs w:val="24"/>
        </w:rPr>
        <w:t xml:space="preserve"> los</w:t>
      </w:r>
      <w:r w:rsidR="00C1314E" w:rsidRPr="00966E9C">
        <w:rPr>
          <w:rFonts w:ascii="Times New Roman" w:hAnsi="Times New Roman" w:cs="Times New Roman"/>
          <w:sz w:val="24"/>
          <w:szCs w:val="24"/>
        </w:rPr>
        <w:t xml:space="preserve"> prob</w:t>
      </w:r>
      <w:r w:rsidR="000D2050">
        <w:rPr>
          <w:rFonts w:ascii="Times New Roman" w:hAnsi="Times New Roman" w:cs="Times New Roman"/>
          <w:sz w:val="24"/>
          <w:szCs w:val="24"/>
        </w:rPr>
        <w:t>lemas de diseño y planificación y</w:t>
      </w:r>
      <w:r w:rsidR="00A46E6A" w:rsidRPr="00966E9C">
        <w:rPr>
          <w:rFonts w:ascii="Times New Roman" w:hAnsi="Times New Roman" w:cs="Times New Roman"/>
          <w:sz w:val="24"/>
          <w:szCs w:val="24"/>
        </w:rPr>
        <w:t xml:space="preserve"> </w:t>
      </w:r>
      <w:r w:rsidR="00C1314E" w:rsidRPr="00966E9C">
        <w:rPr>
          <w:rFonts w:ascii="Times New Roman" w:hAnsi="Times New Roman" w:cs="Times New Roman"/>
          <w:sz w:val="24"/>
          <w:szCs w:val="24"/>
        </w:rPr>
        <w:t>los sistemas inapropiados de co</w:t>
      </w:r>
      <w:r w:rsidR="0041141C" w:rsidRPr="00966E9C">
        <w:rPr>
          <w:rFonts w:ascii="Times New Roman" w:hAnsi="Times New Roman" w:cs="Times New Roman"/>
          <w:sz w:val="24"/>
          <w:szCs w:val="24"/>
        </w:rPr>
        <w:t xml:space="preserve">ntrol. </w:t>
      </w:r>
    </w:p>
    <w:p w14:paraId="77BC6516" w14:textId="77777777" w:rsidR="00324213" w:rsidRPr="00966E9C" w:rsidRDefault="00324213" w:rsidP="000D24C9">
      <w:pPr>
        <w:spacing w:after="0" w:line="360" w:lineRule="auto"/>
        <w:rPr>
          <w:rFonts w:ascii="Times New Roman" w:hAnsi="Times New Roman" w:cs="Times New Roman"/>
          <w:sz w:val="24"/>
          <w:szCs w:val="24"/>
        </w:rPr>
      </w:pPr>
    </w:p>
    <w:p w14:paraId="0B5A50D9" w14:textId="6E7D45FF" w:rsidR="00203396" w:rsidRDefault="002033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Thomas, Korte, Sanvido y Parfitt (1999) consideran que aspectos relacionados con el diseño</w:t>
      </w:r>
      <w:r w:rsidR="000D2050">
        <w:rPr>
          <w:rFonts w:ascii="Times New Roman" w:hAnsi="Times New Roman" w:cs="Times New Roman"/>
          <w:sz w:val="24"/>
          <w:szCs w:val="24"/>
        </w:rPr>
        <w:t xml:space="preserve"> tienen influencia sobre los niveles de productividad</w:t>
      </w:r>
      <w:r w:rsidRPr="00966E9C">
        <w:rPr>
          <w:rFonts w:ascii="Times New Roman" w:hAnsi="Times New Roman" w:cs="Times New Roman"/>
          <w:sz w:val="24"/>
          <w:szCs w:val="24"/>
        </w:rPr>
        <w:t>, tales como la documentación generada en la etapa de construcción, mientras que Fox, Marsh y Cockerham (2002) y Arcudia, Loría y Salinas (1998) observan el mismo fenómeno, sin embargo, señalan que las actividades del diseño impactan también en la calidad del trabajo (citados en Arcudia, Solís y</w:t>
      </w:r>
      <w:r w:rsidR="000B6C2A" w:rsidRPr="00966E9C">
        <w:rPr>
          <w:rFonts w:ascii="Times New Roman" w:hAnsi="Times New Roman" w:cs="Times New Roman"/>
          <w:sz w:val="24"/>
          <w:szCs w:val="24"/>
        </w:rPr>
        <w:t xml:space="preserve"> Baeza, 2004).</w:t>
      </w:r>
      <w:r w:rsidRPr="00966E9C">
        <w:rPr>
          <w:rFonts w:ascii="Times New Roman" w:hAnsi="Times New Roman" w:cs="Times New Roman"/>
          <w:sz w:val="24"/>
          <w:szCs w:val="24"/>
        </w:rPr>
        <w:t xml:space="preserve"> </w:t>
      </w:r>
    </w:p>
    <w:p w14:paraId="276F6683" w14:textId="77777777" w:rsidR="00324213" w:rsidRPr="00966E9C" w:rsidRDefault="00324213" w:rsidP="000D24C9">
      <w:pPr>
        <w:spacing w:after="0" w:line="360" w:lineRule="auto"/>
        <w:rPr>
          <w:rFonts w:ascii="Times New Roman" w:hAnsi="Times New Roman" w:cs="Times New Roman"/>
          <w:sz w:val="24"/>
          <w:szCs w:val="24"/>
        </w:rPr>
      </w:pPr>
    </w:p>
    <w:p w14:paraId="6B85E7FF" w14:textId="5098D37A" w:rsidR="00AD7F91" w:rsidRDefault="00B16082"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F</w:t>
      </w:r>
      <w:r w:rsidR="00203396" w:rsidRPr="00966E9C">
        <w:rPr>
          <w:rFonts w:ascii="Times New Roman" w:hAnsi="Times New Roman" w:cs="Times New Roman"/>
          <w:sz w:val="24"/>
          <w:szCs w:val="24"/>
        </w:rPr>
        <w:t xml:space="preserve">actores </w:t>
      </w:r>
      <w:r w:rsidR="000D2050">
        <w:rPr>
          <w:rFonts w:ascii="Times New Roman" w:hAnsi="Times New Roman" w:cs="Times New Roman"/>
          <w:sz w:val="24"/>
          <w:szCs w:val="24"/>
        </w:rPr>
        <w:t>como</w:t>
      </w:r>
      <w:r w:rsidR="0058423B" w:rsidRPr="00966E9C">
        <w:rPr>
          <w:rFonts w:ascii="Times New Roman" w:hAnsi="Times New Roman" w:cs="Times New Roman"/>
          <w:sz w:val="24"/>
          <w:szCs w:val="24"/>
        </w:rPr>
        <w:t xml:space="preserve"> </w:t>
      </w:r>
      <w:r w:rsidR="00324213">
        <w:rPr>
          <w:rFonts w:ascii="Times New Roman" w:hAnsi="Times New Roman" w:cs="Times New Roman"/>
          <w:sz w:val="24"/>
          <w:szCs w:val="24"/>
        </w:rPr>
        <w:t xml:space="preserve">el </w:t>
      </w:r>
      <w:r w:rsidR="0058423B" w:rsidRPr="00966E9C">
        <w:rPr>
          <w:rFonts w:ascii="Times New Roman" w:hAnsi="Times New Roman" w:cs="Times New Roman"/>
          <w:sz w:val="24"/>
          <w:szCs w:val="24"/>
        </w:rPr>
        <w:t>au</w:t>
      </w:r>
      <w:r w:rsidRPr="00966E9C">
        <w:rPr>
          <w:rFonts w:ascii="Times New Roman" w:hAnsi="Times New Roman" w:cs="Times New Roman"/>
          <w:sz w:val="24"/>
          <w:szCs w:val="24"/>
        </w:rPr>
        <w:t>sen</w:t>
      </w:r>
      <w:r w:rsidR="000D2050">
        <w:rPr>
          <w:rFonts w:ascii="Times New Roman" w:hAnsi="Times New Roman" w:cs="Times New Roman"/>
          <w:sz w:val="24"/>
          <w:szCs w:val="24"/>
        </w:rPr>
        <w:t>tismo y</w:t>
      </w:r>
      <w:r w:rsidR="00324213">
        <w:rPr>
          <w:rFonts w:ascii="Times New Roman" w:hAnsi="Times New Roman" w:cs="Times New Roman"/>
          <w:sz w:val="24"/>
          <w:szCs w:val="24"/>
        </w:rPr>
        <w:t xml:space="preserve"> la</w:t>
      </w:r>
      <w:r w:rsidR="000D2050">
        <w:rPr>
          <w:rFonts w:ascii="Times New Roman" w:hAnsi="Times New Roman" w:cs="Times New Roman"/>
          <w:sz w:val="24"/>
          <w:szCs w:val="24"/>
        </w:rPr>
        <w:t xml:space="preserve"> rotación de personal y</w:t>
      </w:r>
      <w:r w:rsidRPr="00966E9C">
        <w:rPr>
          <w:rFonts w:ascii="Times New Roman" w:hAnsi="Times New Roman" w:cs="Times New Roman"/>
          <w:sz w:val="24"/>
          <w:szCs w:val="24"/>
        </w:rPr>
        <w:t xml:space="preserve"> de tareas, afectan a la productividad al momento de construir una vi</w:t>
      </w:r>
      <w:r w:rsidR="00324213">
        <w:rPr>
          <w:rFonts w:ascii="Times New Roman" w:hAnsi="Times New Roman" w:cs="Times New Roman"/>
          <w:sz w:val="24"/>
          <w:szCs w:val="24"/>
        </w:rPr>
        <w:t>vienda en serie</w:t>
      </w:r>
      <w:r w:rsidRPr="00966E9C">
        <w:rPr>
          <w:rFonts w:ascii="Times New Roman" w:hAnsi="Times New Roman" w:cs="Times New Roman"/>
          <w:sz w:val="24"/>
          <w:szCs w:val="24"/>
        </w:rPr>
        <w:t xml:space="preserve">. </w:t>
      </w:r>
      <w:r w:rsidR="001B3F41" w:rsidRPr="00966E9C">
        <w:rPr>
          <w:rFonts w:ascii="Times New Roman" w:hAnsi="Times New Roman" w:cs="Times New Roman"/>
          <w:sz w:val="24"/>
          <w:szCs w:val="24"/>
        </w:rPr>
        <w:t>Arcudia, Corona y</w:t>
      </w:r>
      <w:r w:rsidR="00E86264" w:rsidRPr="00966E9C">
        <w:rPr>
          <w:rFonts w:ascii="Times New Roman" w:hAnsi="Times New Roman" w:cs="Times New Roman"/>
          <w:sz w:val="24"/>
          <w:szCs w:val="24"/>
        </w:rPr>
        <w:t xml:space="preserve"> Pino</w:t>
      </w:r>
      <w:r w:rsidR="0058423B" w:rsidRPr="00966E9C">
        <w:rPr>
          <w:rFonts w:ascii="Times New Roman" w:hAnsi="Times New Roman" w:cs="Times New Roman"/>
          <w:sz w:val="24"/>
          <w:szCs w:val="24"/>
        </w:rPr>
        <w:t xml:space="preserve"> </w:t>
      </w:r>
      <w:r w:rsidR="0058423B" w:rsidRPr="00966E9C">
        <w:rPr>
          <w:rFonts w:ascii="Times New Roman" w:hAnsi="Times New Roman" w:cs="Times New Roman"/>
          <w:sz w:val="24"/>
          <w:szCs w:val="24"/>
        </w:rPr>
        <w:lastRenderedPageBreak/>
        <w:t xml:space="preserve">(2003) </w:t>
      </w:r>
      <w:r w:rsidR="00886629" w:rsidRPr="00966E9C">
        <w:rPr>
          <w:rFonts w:ascii="Times New Roman" w:hAnsi="Times New Roman" w:cs="Times New Roman"/>
          <w:sz w:val="24"/>
          <w:szCs w:val="24"/>
        </w:rPr>
        <w:t>d</w:t>
      </w:r>
      <w:r w:rsidR="0058423B" w:rsidRPr="00966E9C">
        <w:rPr>
          <w:rFonts w:ascii="Times New Roman" w:hAnsi="Times New Roman" w:cs="Times New Roman"/>
          <w:sz w:val="24"/>
          <w:szCs w:val="24"/>
        </w:rPr>
        <w:t>eterminan que el au</w:t>
      </w:r>
      <w:r w:rsidR="001B3F41" w:rsidRPr="00966E9C">
        <w:rPr>
          <w:rFonts w:ascii="Times New Roman" w:hAnsi="Times New Roman" w:cs="Times New Roman"/>
          <w:sz w:val="24"/>
          <w:szCs w:val="24"/>
        </w:rPr>
        <w:t xml:space="preserve">sentismo tiene un efecto negativo en la construcción. Mientras </w:t>
      </w:r>
      <w:r w:rsidR="005C1DE5" w:rsidRPr="00966E9C">
        <w:rPr>
          <w:rFonts w:ascii="Times New Roman" w:hAnsi="Times New Roman" w:cs="Times New Roman"/>
          <w:sz w:val="24"/>
          <w:szCs w:val="24"/>
        </w:rPr>
        <w:t>que,</w:t>
      </w:r>
      <w:r w:rsidR="001B3F41" w:rsidRPr="00966E9C">
        <w:rPr>
          <w:rFonts w:ascii="Times New Roman" w:hAnsi="Times New Roman" w:cs="Times New Roman"/>
          <w:sz w:val="24"/>
          <w:szCs w:val="24"/>
        </w:rPr>
        <w:t xml:space="preserve"> en la rotación de personal, se observó que debido al tipo de pago que se provee a los trabajadores, el destajo, la productividad se puede mantener en cierto nivel</w:t>
      </w:r>
      <w:r w:rsidR="00886629" w:rsidRPr="00966E9C">
        <w:rPr>
          <w:rFonts w:ascii="Times New Roman" w:hAnsi="Times New Roman" w:cs="Times New Roman"/>
          <w:sz w:val="24"/>
          <w:szCs w:val="24"/>
        </w:rPr>
        <w:t>.</w:t>
      </w:r>
      <w:r w:rsidR="00F21141" w:rsidRPr="00966E9C">
        <w:rPr>
          <w:rFonts w:ascii="Times New Roman" w:hAnsi="Times New Roman" w:cs="Times New Roman"/>
          <w:sz w:val="24"/>
          <w:szCs w:val="24"/>
        </w:rPr>
        <w:t xml:space="preserve"> Pola</w:t>
      </w:r>
      <w:r w:rsidR="00904395" w:rsidRPr="00966E9C">
        <w:rPr>
          <w:rFonts w:ascii="Times New Roman" w:hAnsi="Times New Roman" w:cs="Times New Roman"/>
          <w:sz w:val="24"/>
          <w:szCs w:val="24"/>
        </w:rPr>
        <w:t xml:space="preserve"> (1999)</w:t>
      </w:r>
      <w:r w:rsidR="00F21141" w:rsidRPr="00966E9C">
        <w:rPr>
          <w:rFonts w:ascii="Times New Roman" w:hAnsi="Times New Roman" w:cs="Times New Roman"/>
          <w:sz w:val="24"/>
          <w:szCs w:val="24"/>
        </w:rPr>
        <w:t xml:space="preserve"> </w:t>
      </w:r>
      <w:r w:rsidR="002651BF" w:rsidRPr="00966E9C">
        <w:rPr>
          <w:rFonts w:ascii="Times New Roman" w:hAnsi="Times New Roman" w:cs="Times New Roman"/>
          <w:sz w:val="24"/>
          <w:szCs w:val="24"/>
        </w:rPr>
        <w:t>e</w:t>
      </w:r>
      <w:r w:rsidR="00F21141" w:rsidRPr="00966E9C">
        <w:rPr>
          <w:rFonts w:ascii="Times New Roman" w:hAnsi="Times New Roman" w:cs="Times New Roman"/>
          <w:sz w:val="24"/>
          <w:szCs w:val="24"/>
        </w:rPr>
        <w:t>xpone</w:t>
      </w:r>
      <w:r w:rsidR="00904395" w:rsidRPr="00966E9C">
        <w:rPr>
          <w:rFonts w:ascii="Times New Roman" w:hAnsi="Times New Roman" w:cs="Times New Roman"/>
          <w:sz w:val="24"/>
          <w:szCs w:val="24"/>
        </w:rPr>
        <w:t xml:space="preserve"> un</w:t>
      </w:r>
      <w:r w:rsidR="00324213">
        <w:rPr>
          <w:rFonts w:ascii="Times New Roman" w:hAnsi="Times New Roman" w:cs="Times New Roman"/>
          <w:sz w:val="24"/>
          <w:szCs w:val="24"/>
        </w:rPr>
        <w:t>a clara relación entre</w:t>
      </w:r>
      <w:r w:rsidR="00F21141" w:rsidRPr="00966E9C">
        <w:rPr>
          <w:rFonts w:ascii="Times New Roman" w:hAnsi="Times New Roman" w:cs="Times New Roman"/>
          <w:sz w:val="24"/>
          <w:szCs w:val="24"/>
        </w:rPr>
        <w:t xml:space="preserve"> calidad y productividad, </w:t>
      </w:r>
      <w:r w:rsidR="00904395" w:rsidRPr="00966E9C">
        <w:rPr>
          <w:rFonts w:ascii="Times New Roman" w:hAnsi="Times New Roman" w:cs="Times New Roman"/>
          <w:sz w:val="24"/>
          <w:szCs w:val="24"/>
        </w:rPr>
        <w:t xml:space="preserve">donde para el individuo supondrá disponer de mejores condiciones de trabajo, mayor satisfacción por el trabajo, seguridad en su empleo, y a la larga, mayor capacidad adquisitiva. </w:t>
      </w:r>
    </w:p>
    <w:p w14:paraId="2F533D9C" w14:textId="77777777" w:rsidR="00324213" w:rsidRPr="00966E9C" w:rsidRDefault="00324213" w:rsidP="000D24C9">
      <w:pPr>
        <w:spacing w:after="0" w:line="360" w:lineRule="auto"/>
        <w:rPr>
          <w:rFonts w:ascii="Times New Roman" w:hAnsi="Times New Roman" w:cs="Times New Roman"/>
          <w:sz w:val="24"/>
          <w:szCs w:val="24"/>
        </w:rPr>
      </w:pPr>
    </w:p>
    <w:p w14:paraId="4BFB2F49" w14:textId="7B41EC05" w:rsidR="003C3E97" w:rsidRPr="00966E9C" w:rsidRDefault="008C009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Aurora </w:t>
      </w:r>
      <w:r w:rsidR="005C1DE5" w:rsidRPr="00966E9C">
        <w:rPr>
          <w:rFonts w:ascii="Times New Roman" w:hAnsi="Times New Roman" w:cs="Times New Roman"/>
          <w:sz w:val="24"/>
          <w:szCs w:val="24"/>
        </w:rPr>
        <w:t xml:space="preserve">Poo </w:t>
      </w:r>
      <w:r w:rsidR="005337FD" w:rsidRPr="00966E9C">
        <w:rPr>
          <w:rFonts w:ascii="Times New Roman" w:hAnsi="Times New Roman" w:cs="Times New Roman"/>
          <w:sz w:val="24"/>
          <w:szCs w:val="24"/>
        </w:rPr>
        <w:t xml:space="preserve">(2007) </w:t>
      </w:r>
      <w:r w:rsidR="0040037E">
        <w:rPr>
          <w:rFonts w:ascii="Times New Roman" w:hAnsi="Times New Roman" w:cs="Times New Roman"/>
          <w:sz w:val="24"/>
          <w:szCs w:val="24"/>
        </w:rPr>
        <w:t xml:space="preserve">considera a la vivienda como indicador básico del nivel de progreso cumpliendo con objetivos sociales, estableciendo al número de viviendas y a la calidad como una forma de medir el grado de desarrollo de un país. </w:t>
      </w:r>
      <w:r w:rsidR="003C3E97" w:rsidRPr="00966E9C">
        <w:rPr>
          <w:rFonts w:ascii="Times New Roman" w:hAnsi="Times New Roman" w:cs="Times New Roman"/>
          <w:sz w:val="24"/>
          <w:szCs w:val="24"/>
        </w:rPr>
        <w:t xml:space="preserve">García y Solís (2008) definen </w:t>
      </w:r>
      <w:r w:rsidR="00482698">
        <w:rPr>
          <w:rFonts w:ascii="Times New Roman" w:hAnsi="Times New Roman" w:cs="Times New Roman"/>
          <w:sz w:val="24"/>
          <w:szCs w:val="24"/>
        </w:rPr>
        <w:t>a la vivienda en serie</w:t>
      </w:r>
      <w:r w:rsidR="003C3E97" w:rsidRPr="00966E9C">
        <w:rPr>
          <w:rFonts w:ascii="Times New Roman" w:hAnsi="Times New Roman" w:cs="Times New Roman"/>
          <w:sz w:val="24"/>
          <w:szCs w:val="24"/>
        </w:rPr>
        <w:t xml:space="preserve"> como un proceso artesana</w:t>
      </w:r>
      <w:r w:rsidR="00030145">
        <w:rPr>
          <w:rFonts w:ascii="Times New Roman" w:hAnsi="Times New Roman" w:cs="Times New Roman"/>
          <w:sz w:val="24"/>
          <w:szCs w:val="24"/>
        </w:rPr>
        <w:t>l, cuyo éxito o fracaso depende</w:t>
      </w:r>
      <w:r w:rsidR="003C3E97" w:rsidRPr="00966E9C">
        <w:rPr>
          <w:rFonts w:ascii="Times New Roman" w:hAnsi="Times New Roman" w:cs="Times New Roman"/>
          <w:sz w:val="24"/>
          <w:szCs w:val="24"/>
        </w:rPr>
        <w:t xml:space="preserve"> en gran medida de la pericia de</w:t>
      </w:r>
      <w:r w:rsidR="00482698">
        <w:rPr>
          <w:rFonts w:ascii="Times New Roman" w:hAnsi="Times New Roman" w:cs="Times New Roman"/>
          <w:sz w:val="24"/>
          <w:szCs w:val="24"/>
        </w:rPr>
        <w:t xml:space="preserve"> quien ejecuta los trabajos y quien lo dirige, por lo</w:t>
      </w:r>
      <w:r w:rsidR="003C3E97" w:rsidRPr="00966E9C">
        <w:rPr>
          <w:rFonts w:ascii="Times New Roman" w:hAnsi="Times New Roman" w:cs="Times New Roman"/>
          <w:sz w:val="24"/>
          <w:szCs w:val="24"/>
        </w:rPr>
        <w:t xml:space="preserve"> cual el concepto de calidad se</w:t>
      </w:r>
      <w:r w:rsidR="00482698">
        <w:rPr>
          <w:rFonts w:ascii="Times New Roman" w:hAnsi="Times New Roman" w:cs="Times New Roman"/>
          <w:sz w:val="24"/>
          <w:szCs w:val="24"/>
        </w:rPr>
        <w:t xml:space="preserve"> ha convertido</w:t>
      </w:r>
      <w:r w:rsidR="003C3E97" w:rsidRPr="00966E9C">
        <w:rPr>
          <w:rFonts w:ascii="Times New Roman" w:hAnsi="Times New Roman" w:cs="Times New Roman"/>
          <w:sz w:val="24"/>
          <w:szCs w:val="24"/>
        </w:rPr>
        <w:t xml:space="preserve"> en algo subjetivo y gene</w:t>
      </w:r>
      <w:r w:rsidR="005337FD" w:rsidRPr="00966E9C">
        <w:rPr>
          <w:rFonts w:ascii="Times New Roman" w:hAnsi="Times New Roman" w:cs="Times New Roman"/>
          <w:sz w:val="24"/>
          <w:szCs w:val="24"/>
        </w:rPr>
        <w:t xml:space="preserve">ralmente no fundamentado. </w:t>
      </w:r>
    </w:p>
    <w:p w14:paraId="61D257B1" w14:textId="77777777" w:rsidR="00486773" w:rsidRDefault="00486773" w:rsidP="000D24C9">
      <w:pPr>
        <w:spacing w:after="0" w:line="360" w:lineRule="auto"/>
        <w:rPr>
          <w:rFonts w:ascii="Times New Roman" w:hAnsi="Times New Roman" w:cs="Times New Roman"/>
          <w:sz w:val="24"/>
          <w:szCs w:val="24"/>
        </w:rPr>
      </w:pPr>
    </w:p>
    <w:p w14:paraId="33BCA078" w14:textId="3EB62C99" w:rsidR="00226647" w:rsidRDefault="00344688"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Skibniewski y Molinski (1989), Gann (1996), Nicol y Hooper (1999) y Barlow (2003) consideran el término “producción de viviendas” para referirse a la construcción secuencial y programada de viviendas estandarizadas</w:t>
      </w:r>
      <w:r w:rsidR="00226647">
        <w:rPr>
          <w:rFonts w:ascii="Times New Roman" w:hAnsi="Times New Roman" w:cs="Times New Roman"/>
          <w:sz w:val="24"/>
          <w:szCs w:val="24"/>
        </w:rPr>
        <w:t xml:space="preserve"> (citados en </w:t>
      </w:r>
      <w:r w:rsidR="00033C7D" w:rsidRPr="00033C7D">
        <w:rPr>
          <w:rFonts w:ascii="Times New Roman" w:hAnsi="Times New Roman" w:cs="Times New Roman"/>
          <w:sz w:val="24"/>
          <w:szCs w:val="24"/>
        </w:rPr>
        <w:t>Arduino</w:t>
      </w:r>
      <w:r w:rsidR="00226647">
        <w:rPr>
          <w:rFonts w:ascii="Times New Roman" w:hAnsi="Times New Roman" w:cs="Times New Roman"/>
          <w:sz w:val="24"/>
          <w:szCs w:val="24"/>
        </w:rPr>
        <w:t>, G.,</w:t>
      </w:r>
      <w:r w:rsidR="00033C7D">
        <w:rPr>
          <w:rFonts w:ascii="Times New Roman" w:hAnsi="Times New Roman" w:cs="Times New Roman"/>
          <w:sz w:val="24"/>
          <w:szCs w:val="24"/>
        </w:rPr>
        <w:t xml:space="preserve"> Carrillo</w:t>
      </w:r>
      <w:r w:rsidR="00226647">
        <w:rPr>
          <w:rFonts w:ascii="Times New Roman" w:hAnsi="Times New Roman" w:cs="Times New Roman"/>
          <w:sz w:val="24"/>
          <w:szCs w:val="24"/>
        </w:rPr>
        <w:t xml:space="preserve">, D., &amp; </w:t>
      </w:r>
      <w:r w:rsidR="00033C7D">
        <w:rPr>
          <w:rFonts w:ascii="Times New Roman" w:hAnsi="Times New Roman" w:cs="Times New Roman"/>
          <w:sz w:val="24"/>
          <w:szCs w:val="24"/>
        </w:rPr>
        <w:t>Zepeda,</w:t>
      </w:r>
      <w:r w:rsidR="00226647">
        <w:rPr>
          <w:rFonts w:ascii="Times New Roman" w:hAnsi="Times New Roman" w:cs="Times New Roman"/>
          <w:sz w:val="24"/>
          <w:szCs w:val="24"/>
        </w:rPr>
        <w:t xml:space="preserve"> I.,</w:t>
      </w:r>
      <w:r w:rsidR="00033C7D">
        <w:rPr>
          <w:rFonts w:ascii="Times New Roman" w:hAnsi="Times New Roman" w:cs="Times New Roman"/>
          <w:sz w:val="24"/>
          <w:szCs w:val="24"/>
        </w:rPr>
        <w:t xml:space="preserve"> </w:t>
      </w:r>
      <w:r w:rsidR="00AE7E6C">
        <w:rPr>
          <w:rFonts w:ascii="Times New Roman" w:hAnsi="Times New Roman" w:cs="Times New Roman"/>
          <w:sz w:val="24"/>
          <w:szCs w:val="24"/>
        </w:rPr>
        <w:t>2017</w:t>
      </w:r>
      <w:r w:rsidR="00033C7D" w:rsidRPr="00033C7D">
        <w:rPr>
          <w:rFonts w:ascii="Times New Roman" w:hAnsi="Times New Roman" w:cs="Times New Roman"/>
          <w:sz w:val="24"/>
          <w:szCs w:val="24"/>
        </w:rPr>
        <w:t>)</w:t>
      </w:r>
      <w:r w:rsidRPr="00966E9C">
        <w:rPr>
          <w:rFonts w:ascii="Times New Roman" w:hAnsi="Times New Roman" w:cs="Times New Roman"/>
          <w:sz w:val="24"/>
          <w:szCs w:val="24"/>
        </w:rPr>
        <w:t xml:space="preserve">. </w:t>
      </w:r>
      <w:r w:rsidR="00ED5353" w:rsidRPr="00966E9C">
        <w:rPr>
          <w:rFonts w:ascii="Times New Roman" w:hAnsi="Times New Roman" w:cs="Times New Roman"/>
          <w:sz w:val="24"/>
          <w:szCs w:val="24"/>
        </w:rPr>
        <w:t>L</w:t>
      </w:r>
      <w:r w:rsidR="00F170E2" w:rsidRPr="00966E9C">
        <w:rPr>
          <w:rFonts w:ascii="Times New Roman" w:hAnsi="Times New Roman" w:cs="Times New Roman"/>
          <w:sz w:val="24"/>
          <w:szCs w:val="24"/>
        </w:rPr>
        <w:t xml:space="preserve">as métricas de desempeño de calidad y productividad permiten </w:t>
      </w:r>
      <w:r w:rsidRPr="00966E9C">
        <w:rPr>
          <w:rFonts w:ascii="Times New Roman" w:hAnsi="Times New Roman" w:cs="Times New Roman"/>
          <w:sz w:val="24"/>
          <w:szCs w:val="24"/>
        </w:rPr>
        <w:t xml:space="preserve">tener datos para la toma de decisiones </w:t>
      </w:r>
      <w:r w:rsidR="00B675D4" w:rsidRPr="00966E9C">
        <w:rPr>
          <w:rFonts w:ascii="Times New Roman" w:hAnsi="Times New Roman" w:cs="Times New Roman"/>
          <w:sz w:val="24"/>
          <w:szCs w:val="24"/>
        </w:rPr>
        <w:t>y</w:t>
      </w:r>
      <w:r w:rsidRPr="00966E9C">
        <w:rPr>
          <w:rFonts w:ascii="Times New Roman" w:hAnsi="Times New Roman" w:cs="Times New Roman"/>
          <w:sz w:val="24"/>
          <w:szCs w:val="24"/>
        </w:rPr>
        <w:t xml:space="preserve"> establecer estándares de operación para </w:t>
      </w:r>
      <w:r w:rsidR="00F170E2" w:rsidRPr="00966E9C">
        <w:rPr>
          <w:rFonts w:ascii="Times New Roman" w:hAnsi="Times New Roman" w:cs="Times New Roman"/>
          <w:sz w:val="24"/>
          <w:szCs w:val="24"/>
        </w:rPr>
        <w:t>las áreas de</w:t>
      </w:r>
      <w:r w:rsidRPr="00966E9C">
        <w:rPr>
          <w:rFonts w:ascii="Times New Roman" w:hAnsi="Times New Roman" w:cs="Times New Roman"/>
          <w:sz w:val="24"/>
          <w:szCs w:val="24"/>
        </w:rPr>
        <w:t xml:space="preserve"> ingeniería y proyectos. </w:t>
      </w:r>
      <w:r w:rsidR="001470FD" w:rsidRPr="00966E9C">
        <w:rPr>
          <w:rFonts w:ascii="Times New Roman" w:hAnsi="Times New Roman" w:cs="Times New Roman"/>
          <w:sz w:val="24"/>
          <w:szCs w:val="24"/>
        </w:rPr>
        <w:t>El recurso humano, en este caso, la mano de obra debe estar familiarizada con las diferentes partes que realizará dentro del proceso para obtener el producto</w:t>
      </w:r>
      <w:r w:rsidR="00EC75F3" w:rsidRPr="00966E9C">
        <w:rPr>
          <w:rFonts w:ascii="Times New Roman" w:hAnsi="Times New Roman" w:cs="Times New Roman"/>
          <w:sz w:val="24"/>
          <w:szCs w:val="24"/>
        </w:rPr>
        <w:t xml:space="preserve">. </w:t>
      </w:r>
    </w:p>
    <w:p w14:paraId="50EAC80E" w14:textId="77777777" w:rsidR="006572C7" w:rsidRDefault="006572C7" w:rsidP="000D24C9">
      <w:pPr>
        <w:spacing w:after="0" w:line="360" w:lineRule="auto"/>
        <w:rPr>
          <w:rFonts w:ascii="Times New Roman" w:hAnsi="Times New Roman" w:cs="Times New Roman"/>
          <w:sz w:val="24"/>
          <w:szCs w:val="24"/>
        </w:rPr>
      </w:pPr>
    </w:p>
    <w:p w14:paraId="28D35704" w14:textId="26030E9B" w:rsidR="006572C7" w:rsidRPr="00311058" w:rsidRDefault="00030145" w:rsidP="000D24C9">
      <w:pPr>
        <w:spacing w:after="0" w:line="360" w:lineRule="auto"/>
        <w:rPr>
          <w:rFonts w:ascii="Times New Roman" w:hAnsi="Times New Roman" w:cs="Times New Roman"/>
          <w:b/>
          <w:sz w:val="24"/>
          <w:szCs w:val="24"/>
          <w:lang w:val="es-ES"/>
        </w:rPr>
      </w:pPr>
      <w:r>
        <w:rPr>
          <w:rFonts w:ascii="Times New Roman" w:hAnsi="Times New Roman" w:cs="Times New Roman"/>
          <w:b/>
          <w:sz w:val="24"/>
          <w:szCs w:val="24"/>
          <w:lang w:val="es-ES"/>
        </w:rPr>
        <w:t>Una mirada teórica desde el concepto de la calidad</w:t>
      </w:r>
    </w:p>
    <w:p w14:paraId="529B2F52" w14:textId="6CF2E300" w:rsidR="00664646" w:rsidRPr="00966E9C" w:rsidRDefault="00A013F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La calidad se ha convertido en un factor crítico (Fer</w:t>
      </w:r>
      <w:r w:rsidR="0073677F" w:rsidRPr="00966E9C">
        <w:rPr>
          <w:rFonts w:ascii="Times New Roman" w:hAnsi="Times New Roman" w:cs="Times New Roman"/>
          <w:sz w:val="24"/>
          <w:szCs w:val="24"/>
        </w:rPr>
        <w:t>genbaum, 1994)</w:t>
      </w:r>
      <w:r w:rsidR="00B675D4" w:rsidRPr="00966E9C">
        <w:rPr>
          <w:rFonts w:ascii="Times New Roman" w:hAnsi="Times New Roman" w:cs="Times New Roman"/>
          <w:sz w:val="24"/>
          <w:szCs w:val="24"/>
        </w:rPr>
        <w:t>,</w:t>
      </w:r>
      <w:r w:rsidRPr="00966E9C">
        <w:rPr>
          <w:rFonts w:ascii="Times New Roman" w:hAnsi="Times New Roman" w:cs="Times New Roman"/>
          <w:sz w:val="24"/>
          <w:szCs w:val="24"/>
        </w:rPr>
        <w:t xml:space="preserve"> </w:t>
      </w:r>
      <w:r w:rsidR="00B675D4" w:rsidRPr="00966E9C">
        <w:rPr>
          <w:rFonts w:ascii="Times New Roman" w:hAnsi="Times New Roman" w:cs="Times New Roman"/>
          <w:sz w:val="24"/>
          <w:szCs w:val="24"/>
        </w:rPr>
        <w:t>l</w:t>
      </w:r>
      <w:r w:rsidR="00EC75F3" w:rsidRPr="00966E9C">
        <w:rPr>
          <w:rFonts w:ascii="Times New Roman" w:hAnsi="Times New Roman" w:cs="Times New Roman"/>
          <w:sz w:val="24"/>
          <w:szCs w:val="24"/>
        </w:rPr>
        <w:t>a deficiencia del proceso constructivo puede originar</w:t>
      </w:r>
      <w:r w:rsidR="00B675D4" w:rsidRPr="00966E9C">
        <w:rPr>
          <w:rFonts w:ascii="Times New Roman" w:hAnsi="Times New Roman" w:cs="Times New Roman"/>
          <w:sz w:val="24"/>
          <w:szCs w:val="24"/>
        </w:rPr>
        <w:t xml:space="preserve">se </w:t>
      </w:r>
      <w:r w:rsidR="006572C7">
        <w:rPr>
          <w:rFonts w:ascii="Times New Roman" w:hAnsi="Times New Roman" w:cs="Times New Roman"/>
          <w:sz w:val="24"/>
          <w:szCs w:val="24"/>
        </w:rPr>
        <w:t>en el personal de</w:t>
      </w:r>
      <w:r w:rsidR="00EC75F3" w:rsidRPr="00966E9C">
        <w:rPr>
          <w:rFonts w:ascii="Times New Roman" w:hAnsi="Times New Roman" w:cs="Times New Roman"/>
          <w:sz w:val="24"/>
          <w:szCs w:val="24"/>
        </w:rPr>
        <w:t xml:space="preserve"> obra, </w:t>
      </w:r>
      <w:r w:rsidR="00030145">
        <w:rPr>
          <w:rFonts w:ascii="Times New Roman" w:hAnsi="Times New Roman" w:cs="Times New Roman"/>
          <w:sz w:val="24"/>
          <w:szCs w:val="24"/>
        </w:rPr>
        <w:t>quien</w:t>
      </w:r>
      <w:r w:rsidR="00EC75F3" w:rsidRPr="00966E9C">
        <w:rPr>
          <w:rFonts w:ascii="Times New Roman" w:hAnsi="Times New Roman" w:cs="Times New Roman"/>
          <w:sz w:val="24"/>
          <w:szCs w:val="24"/>
        </w:rPr>
        <w:t xml:space="preserve"> carece de información y </w:t>
      </w:r>
      <w:r w:rsidR="00030145">
        <w:rPr>
          <w:rFonts w:ascii="Times New Roman" w:hAnsi="Times New Roman" w:cs="Times New Roman"/>
          <w:sz w:val="24"/>
          <w:szCs w:val="24"/>
        </w:rPr>
        <w:t xml:space="preserve">no siempre está </w:t>
      </w:r>
      <w:r w:rsidR="00EC75F3" w:rsidRPr="00966E9C">
        <w:rPr>
          <w:rFonts w:ascii="Times New Roman" w:hAnsi="Times New Roman" w:cs="Times New Roman"/>
          <w:sz w:val="24"/>
          <w:szCs w:val="24"/>
        </w:rPr>
        <w:t>calificado para ej</w:t>
      </w:r>
      <w:r w:rsidR="006572C7">
        <w:rPr>
          <w:rFonts w:ascii="Times New Roman" w:hAnsi="Times New Roman" w:cs="Times New Roman"/>
          <w:sz w:val="24"/>
          <w:szCs w:val="24"/>
        </w:rPr>
        <w:t xml:space="preserve">ecutar la actividad. </w:t>
      </w:r>
      <w:r w:rsidR="00B675D4" w:rsidRPr="00966E9C">
        <w:rPr>
          <w:rFonts w:ascii="Times New Roman" w:hAnsi="Times New Roman" w:cs="Times New Roman"/>
          <w:sz w:val="24"/>
          <w:szCs w:val="24"/>
        </w:rPr>
        <w:t>Los estándares de</w:t>
      </w:r>
      <w:r w:rsidR="00030145">
        <w:rPr>
          <w:rFonts w:ascii="Times New Roman" w:hAnsi="Times New Roman" w:cs="Times New Roman"/>
          <w:sz w:val="24"/>
          <w:szCs w:val="24"/>
        </w:rPr>
        <w:t xml:space="preserve"> calidad son fijados mediante la</w:t>
      </w:r>
      <w:r w:rsidR="00B675D4" w:rsidRPr="00966E9C">
        <w:rPr>
          <w:rFonts w:ascii="Times New Roman" w:hAnsi="Times New Roman" w:cs="Times New Roman"/>
          <w:sz w:val="24"/>
          <w:szCs w:val="24"/>
        </w:rPr>
        <w:t xml:space="preserve">s especificaciones dadas </w:t>
      </w:r>
      <w:r w:rsidR="00090855" w:rsidRPr="00966E9C">
        <w:rPr>
          <w:rFonts w:ascii="Times New Roman" w:hAnsi="Times New Roman" w:cs="Times New Roman"/>
          <w:sz w:val="24"/>
          <w:szCs w:val="24"/>
        </w:rPr>
        <w:t>(Serpell, 2002).</w:t>
      </w:r>
      <w:r w:rsidR="00B675D4" w:rsidRPr="00966E9C">
        <w:rPr>
          <w:rFonts w:ascii="Times New Roman" w:hAnsi="Times New Roman" w:cs="Times New Roman"/>
          <w:sz w:val="24"/>
          <w:szCs w:val="24"/>
        </w:rPr>
        <w:t xml:space="preserve"> </w:t>
      </w:r>
      <w:r w:rsidR="006572C7" w:rsidRPr="006572C7">
        <w:rPr>
          <w:rFonts w:ascii="Times New Roman" w:hAnsi="Times New Roman" w:cs="Times New Roman"/>
          <w:sz w:val="24"/>
          <w:szCs w:val="24"/>
        </w:rPr>
        <w:t>La calidad determina la productividad,</w:t>
      </w:r>
      <w:r w:rsidR="00EC2923">
        <w:rPr>
          <w:rFonts w:ascii="Times New Roman" w:hAnsi="Times New Roman" w:cs="Times New Roman"/>
          <w:sz w:val="24"/>
          <w:szCs w:val="24"/>
        </w:rPr>
        <w:t xml:space="preserve"> teniendo</w:t>
      </w:r>
      <w:r w:rsidR="006572C7" w:rsidRPr="006572C7">
        <w:rPr>
          <w:rFonts w:ascii="Times New Roman" w:hAnsi="Times New Roman" w:cs="Times New Roman"/>
          <w:sz w:val="24"/>
          <w:szCs w:val="24"/>
        </w:rPr>
        <w:t xml:space="preserve"> relación con la mano de obra. El optimizar la calidad mejorará la productividad, a través de la mejora </w:t>
      </w:r>
      <w:r w:rsidR="00EC2923">
        <w:rPr>
          <w:rFonts w:ascii="Times New Roman" w:hAnsi="Times New Roman" w:cs="Times New Roman"/>
          <w:sz w:val="24"/>
          <w:szCs w:val="24"/>
        </w:rPr>
        <w:t>de los procesos (Deming, 1989). P</w:t>
      </w:r>
      <w:r w:rsidR="008535F7" w:rsidRPr="00966E9C">
        <w:rPr>
          <w:rFonts w:ascii="Times New Roman" w:hAnsi="Times New Roman" w:cs="Times New Roman"/>
          <w:sz w:val="24"/>
          <w:szCs w:val="24"/>
        </w:rPr>
        <w:t xml:space="preserve">ara el trabajador, el hecho de que su empresa se encuentre dentro del binomio calidad-productividad supondrá de mejores </w:t>
      </w:r>
      <w:r w:rsidR="008535F7" w:rsidRPr="00966E9C">
        <w:rPr>
          <w:rFonts w:ascii="Times New Roman" w:hAnsi="Times New Roman" w:cs="Times New Roman"/>
          <w:sz w:val="24"/>
          <w:szCs w:val="24"/>
        </w:rPr>
        <w:lastRenderedPageBreak/>
        <w:t>condiciones de trabajo, mayor satisfacción, seguridad, y a la larga, mayor capacidad adquisitiva (Pola, 1999).</w:t>
      </w:r>
    </w:p>
    <w:p w14:paraId="26734431" w14:textId="77777777" w:rsidR="003253B2" w:rsidRPr="00966E9C" w:rsidRDefault="003253B2" w:rsidP="000D24C9">
      <w:pPr>
        <w:pStyle w:val="Prrafodelista"/>
        <w:numPr>
          <w:ilvl w:val="0"/>
          <w:numId w:val="3"/>
        </w:numPr>
        <w:spacing w:after="0" w:line="360" w:lineRule="auto"/>
        <w:contextualSpacing w:val="0"/>
        <w:rPr>
          <w:rFonts w:ascii="Times New Roman" w:eastAsiaTheme="minorEastAsia" w:hAnsi="Times New Roman" w:cs="Times New Roman"/>
          <w:vanish/>
          <w:spacing w:val="15"/>
          <w:sz w:val="24"/>
          <w:szCs w:val="24"/>
        </w:rPr>
      </w:pPr>
    </w:p>
    <w:p w14:paraId="2F0BD8C1"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74872C7E" w14:textId="77777777" w:rsidR="003253B2" w:rsidRPr="00966E9C" w:rsidRDefault="003253B2" w:rsidP="000D24C9">
      <w:pPr>
        <w:pStyle w:val="Prrafodelista"/>
        <w:numPr>
          <w:ilvl w:val="1"/>
          <w:numId w:val="3"/>
        </w:numPr>
        <w:spacing w:after="0" w:line="360" w:lineRule="auto"/>
        <w:contextualSpacing w:val="0"/>
        <w:rPr>
          <w:rFonts w:ascii="Times New Roman" w:eastAsiaTheme="minorEastAsia" w:hAnsi="Times New Roman" w:cs="Times New Roman"/>
          <w:vanish/>
          <w:spacing w:val="15"/>
          <w:sz w:val="24"/>
          <w:szCs w:val="24"/>
        </w:rPr>
      </w:pPr>
    </w:p>
    <w:p w14:paraId="00C2C973"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BB6F501" w14:textId="77777777" w:rsidR="003253B2" w:rsidRPr="00966E9C" w:rsidRDefault="003253B2" w:rsidP="000D24C9">
      <w:pPr>
        <w:pStyle w:val="Prrafodelista"/>
        <w:numPr>
          <w:ilvl w:val="2"/>
          <w:numId w:val="3"/>
        </w:numPr>
        <w:spacing w:after="0" w:line="360" w:lineRule="auto"/>
        <w:contextualSpacing w:val="0"/>
        <w:rPr>
          <w:rFonts w:ascii="Times New Roman" w:eastAsiaTheme="minorEastAsia" w:hAnsi="Times New Roman" w:cs="Times New Roman"/>
          <w:vanish/>
          <w:spacing w:val="15"/>
          <w:sz w:val="24"/>
          <w:szCs w:val="24"/>
        </w:rPr>
      </w:pPr>
    </w:p>
    <w:p w14:paraId="44E1F1FE"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2B0D7F48" w14:textId="77777777" w:rsidR="003253B2" w:rsidRPr="00966E9C" w:rsidRDefault="003253B2" w:rsidP="000D24C9">
      <w:pPr>
        <w:pStyle w:val="Prrafodelista"/>
        <w:numPr>
          <w:ilvl w:val="3"/>
          <w:numId w:val="3"/>
        </w:numPr>
        <w:spacing w:after="0" w:line="360" w:lineRule="auto"/>
        <w:contextualSpacing w:val="0"/>
        <w:rPr>
          <w:rFonts w:ascii="Times New Roman" w:eastAsiaTheme="minorEastAsia" w:hAnsi="Times New Roman" w:cs="Times New Roman"/>
          <w:vanish/>
          <w:spacing w:val="15"/>
          <w:sz w:val="24"/>
          <w:szCs w:val="24"/>
        </w:rPr>
      </w:pPr>
    </w:p>
    <w:p w14:paraId="5271E120" w14:textId="77777777" w:rsidR="00EC2923" w:rsidRDefault="00EC2923" w:rsidP="000D24C9">
      <w:pPr>
        <w:spacing w:after="0" w:line="360" w:lineRule="auto"/>
        <w:rPr>
          <w:rFonts w:ascii="Times New Roman" w:hAnsi="Times New Roman" w:cs="Times New Roman"/>
          <w:sz w:val="24"/>
          <w:szCs w:val="24"/>
        </w:rPr>
      </w:pPr>
    </w:p>
    <w:p w14:paraId="428FE386" w14:textId="16B130B6" w:rsidR="00AD0144" w:rsidRPr="00966E9C" w:rsidRDefault="00351324"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 </w:t>
      </w:r>
      <w:r w:rsidRPr="00BF032B">
        <w:rPr>
          <w:rFonts w:ascii="Times New Roman" w:hAnsi="Times New Roman" w:cs="Times New Roman"/>
          <w:sz w:val="24"/>
          <w:szCs w:val="24"/>
        </w:rPr>
        <w:t>calidad total</w:t>
      </w:r>
      <w:r w:rsidRPr="00966E9C">
        <w:rPr>
          <w:rFonts w:ascii="Times New Roman" w:hAnsi="Times New Roman" w:cs="Times New Roman"/>
          <w:sz w:val="24"/>
          <w:szCs w:val="24"/>
        </w:rPr>
        <w:t xml:space="preserve"> se derivó </w:t>
      </w:r>
      <w:r w:rsidR="000172C6" w:rsidRPr="00966E9C">
        <w:rPr>
          <w:rFonts w:ascii="Times New Roman" w:hAnsi="Times New Roman" w:cs="Times New Roman"/>
          <w:sz w:val="24"/>
          <w:szCs w:val="24"/>
        </w:rPr>
        <w:t>de la aplicación de la mejora continua, donde la calidad es entendida como la atención a las exigencias del cliente</w:t>
      </w:r>
      <w:r w:rsidR="00ED5353" w:rsidRPr="00966E9C">
        <w:rPr>
          <w:rFonts w:ascii="Times New Roman" w:hAnsi="Times New Roman" w:cs="Times New Roman"/>
          <w:sz w:val="24"/>
          <w:szCs w:val="24"/>
        </w:rPr>
        <w:t xml:space="preserve">. </w:t>
      </w:r>
      <w:r w:rsidR="005E0EFC" w:rsidRPr="00966E9C">
        <w:rPr>
          <w:rFonts w:ascii="Times New Roman" w:hAnsi="Times New Roman" w:cs="Times New Roman"/>
          <w:sz w:val="24"/>
          <w:szCs w:val="24"/>
        </w:rPr>
        <w:t>Mientras que la mejora continua de la calidad se aplica en el nivel operacional, la calidad total extiende el concepto de calidad para toda la organizaci</w:t>
      </w:r>
      <w:r w:rsidR="00595799" w:rsidRPr="00966E9C">
        <w:rPr>
          <w:rFonts w:ascii="Times New Roman" w:hAnsi="Times New Roman" w:cs="Times New Roman"/>
          <w:sz w:val="24"/>
          <w:szCs w:val="24"/>
        </w:rPr>
        <w:t xml:space="preserve">ón, abarcando todos los niveles organizacionales </w:t>
      </w:r>
      <w:r w:rsidR="000916FD" w:rsidRPr="00966E9C">
        <w:rPr>
          <w:rFonts w:ascii="Times New Roman" w:hAnsi="Times New Roman" w:cs="Times New Roman"/>
          <w:sz w:val="24"/>
          <w:szCs w:val="24"/>
        </w:rPr>
        <w:t>(Chiavenato, 2006)</w:t>
      </w:r>
      <w:r w:rsidR="00030145">
        <w:rPr>
          <w:rFonts w:ascii="Times New Roman" w:hAnsi="Times New Roman" w:cs="Times New Roman"/>
          <w:sz w:val="24"/>
          <w:szCs w:val="24"/>
        </w:rPr>
        <w:t>.</w:t>
      </w:r>
    </w:p>
    <w:p w14:paraId="33D83A4F" w14:textId="77777777" w:rsidR="00803512" w:rsidRDefault="00803512" w:rsidP="000D24C9">
      <w:pPr>
        <w:spacing w:after="0" w:line="360" w:lineRule="auto"/>
        <w:rPr>
          <w:rFonts w:ascii="Times New Roman" w:hAnsi="Times New Roman" w:cs="Times New Roman"/>
          <w:sz w:val="24"/>
          <w:szCs w:val="24"/>
        </w:rPr>
      </w:pPr>
    </w:p>
    <w:p w14:paraId="3645D69B" w14:textId="3305F765" w:rsidR="000916FD" w:rsidRPr="00966E9C" w:rsidRDefault="000916FD" w:rsidP="000D24C9">
      <w:pPr>
        <w:spacing w:after="0" w:line="360" w:lineRule="auto"/>
        <w:rPr>
          <w:rFonts w:ascii="Times New Roman" w:hAnsi="Times New Roman" w:cs="Times New Roman"/>
          <w:sz w:val="24"/>
          <w:szCs w:val="24"/>
        </w:rPr>
      </w:pPr>
      <w:r w:rsidRPr="00BF032B">
        <w:rPr>
          <w:rFonts w:ascii="Times New Roman" w:hAnsi="Times New Roman" w:cs="Times New Roman"/>
          <w:sz w:val="24"/>
          <w:szCs w:val="24"/>
        </w:rPr>
        <w:t>La gestión de la calidad total es un</w:t>
      </w:r>
      <w:r w:rsidRPr="00966E9C">
        <w:rPr>
          <w:rFonts w:ascii="Times New Roman" w:hAnsi="Times New Roman" w:cs="Times New Roman"/>
          <w:sz w:val="24"/>
          <w:szCs w:val="24"/>
        </w:rPr>
        <w:t xml:space="preserve"> concepto de control que atribuy</w:t>
      </w:r>
      <w:r w:rsidR="00803512">
        <w:rPr>
          <w:rFonts w:ascii="Times New Roman" w:hAnsi="Times New Roman" w:cs="Times New Roman"/>
          <w:sz w:val="24"/>
          <w:szCs w:val="24"/>
        </w:rPr>
        <w:t>e a las personas</w:t>
      </w:r>
      <w:r w:rsidRPr="00966E9C">
        <w:rPr>
          <w:rFonts w:ascii="Times New Roman" w:hAnsi="Times New Roman" w:cs="Times New Roman"/>
          <w:sz w:val="24"/>
          <w:szCs w:val="24"/>
        </w:rPr>
        <w:t xml:space="preserve"> la responsabilidad </w:t>
      </w:r>
      <w:r w:rsidR="007D3A73" w:rsidRPr="00966E9C">
        <w:rPr>
          <w:rFonts w:ascii="Times New Roman" w:hAnsi="Times New Roman" w:cs="Times New Roman"/>
          <w:sz w:val="24"/>
          <w:szCs w:val="24"/>
        </w:rPr>
        <w:t>de</w:t>
      </w:r>
      <w:r w:rsidRPr="00966E9C">
        <w:rPr>
          <w:rFonts w:ascii="Times New Roman" w:hAnsi="Times New Roman" w:cs="Times New Roman"/>
          <w:sz w:val="24"/>
          <w:szCs w:val="24"/>
        </w:rPr>
        <w:t xml:space="preserve"> alcan</w:t>
      </w:r>
      <w:r w:rsidR="007D3A73" w:rsidRPr="00966E9C">
        <w:rPr>
          <w:rFonts w:ascii="Times New Roman" w:hAnsi="Times New Roman" w:cs="Times New Roman"/>
          <w:sz w:val="24"/>
          <w:szCs w:val="24"/>
        </w:rPr>
        <w:t>zar</w:t>
      </w:r>
      <w:r w:rsidRPr="00966E9C">
        <w:rPr>
          <w:rFonts w:ascii="Times New Roman" w:hAnsi="Times New Roman" w:cs="Times New Roman"/>
          <w:sz w:val="24"/>
          <w:szCs w:val="24"/>
        </w:rPr>
        <w:t xml:space="preserve"> estándares de calidad</w:t>
      </w:r>
      <w:r w:rsidR="00ED5353" w:rsidRPr="00966E9C">
        <w:rPr>
          <w:rFonts w:ascii="Times New Roman" w:hAnsi="Times New Roman" w:cs="Times New Roman"/>
          <w:sz w:val="24"/>
          <w:szCs w:val="24"/>
        </w:rPr>
        <w:t xml:space="preserve">. </w:t>
      </w:r>
      <w:r w:rsidRPr="00966E9C">
        <w:rPr>
          <w:rFonts w:ascii="Times New Roman" w:hAnsi="Times New Roman" w:cs="Times New Roman"/>
          <w:sz w:val="24"/>
          <w:szCs w:val="24"/>
        </w:rPr>
        <w:t xml:space="preserve">El tema central de la calidad total </w:t>
      </w:r>
      <w:r w:rsidR="007D3A73" w:rsidRPr="00966E9C">
        <w:rPr>
          <w:rFonts w:ascii="Times New Roman" w:hAnsi="Times New Roman" w:cs="Times New Roman"/>
          <w:sz w:val="24"/>
          <w:szCs w:val="24"/>
        </w:rPr>
        <w:t xml:space="preserve">establece que </w:t>
      </w:r>
      <w:r w:rsidRPr="00966E9C">
        <w:rPr>
          <w:rFonts w:ascii="Times New Roman" w:hAnsi="Times New Roman" w:cs="Times New Roman"/>
          <w:sz w:val="24"/>
          <w:szCs w:val="24"/>
        </w:rPr>
        <w:t xml:space="preserve">la obligación de alcanzar la calidad </w:t>
      </w:r>
      <w:r w:rsidR="007D3A73" w:rsidRPr="00966E9C">
        <w:rPr>
          <w:rFonts w:ascii="Times New Roman" w:hAnsi="Times New Roman" w:cs="Times New Roman"/>
          <w:sz w:val="24"/>
          <w:szCs w:val="24"/>
        </w:rPr>
        <w:t>radica</w:t>
      </w:r>
      <w:r w:rsidR="009F3532" w:rsidRPr="00966E9C">
        <w:rPr>
          <w:rFonts w:ascii="Times New Roman" w:hAnsi="Times New Roman" w:cs="Times New Roman"/>
          <w:sz w:val="24"/>
          <w:szCs w:val="24"/>
        </w:rPr>
        <w:t xml:space="preserve"> e</w:t>
      </w:r>
      <w:r w:rsidR="0076215C" w:rsidRPr="00966E9C">
        <w:rPr>
          <w:rFonts w:ascii="Times New Roman" w:hAnsi="Times New Roman" w:cs="Times New Roman"/>
          <w:sz w:val="24"/>
          <w:szCs w:val="24"/>
        </w:rPr>
        <w:t>n las personas que la prod</w:t>
      </w:r>
      <w:r w:rsidR="00803512">
        <w:rPr>
          <w:rFonts w:ascii="Times New Roman" w:hAnsi="Times New Roman" w:cs="Times New Roman"/>
          <w:sz w:val="24"/>
          <w:szCs w:val="24"/>
        </w:rPr>
        <w:t>ucen</w:t>
      </w:r>
      <w:r w:rsidR="0076215C" w:rsidRPr="00966E9C">
        <w:rPr>
          <w:rFonts w:ascii="Times New Roman" w:hAnsi="Times New Roman" w:cs="Times New Roman"/>
          <w:sz w:val="24"/>
          <w:szCs w:val="24"/>
        </w:rPr>
        <w:t xml:space="preserve"> y no los gerentes. </w:t>
      </w:r>
      <w:r w:rsidR="006E2BBF" w:rsidRPr="00966E9C">
        <w:rPr>
          <w:rFonts w:ascii="Times New Roman" w:hAnsi="Times New Roman" w:cs="Times New Roman"/>
          <w:sz w:val="24"/>
          <w:szCs w:val="24"/>
        </w:rPr>
        <w:t>La calidad significa prop</w:t>
      </w:r>
      <w:r w:rsidR="00803512">
        <w:rPr>
          <w:rFonts w:ascii="Times New Roman" w:hAnsi="Times New Roman" w:cs="Times New Roman"/>
          <w:sz w:val="24"/>
          <w:szCs w:val="24"/>
        </w:rPr>
        <w:t>orcionar a los trabajadores habilidades y</w:t>
      </w:r>
      <w:r w:rsidR="006E2BBF" w:rsidRPr="00966E9C">
        <w:rPr>
          <w:rFonts w:ascii="Times New Roman" w:hAnsi="Times New Roman" w:cs="Times New Roman"/>
          <w:sz w:val="24"/>
          <w:szCs w:val="24"/>
        </w:rPr>
        <w:t xml:space="preserve"> auto</w:t>
      </w:r>
      <w:r w:rsidR="00803512">
        <w:rPr>
          <w:rFonts w:ascii="Times New Roman" w:hAnsi="Times New Roman" w:cs="Times New Roman"/>
          <w:sz w:val="24"/>
          <w:szCs w:val="24"/>
        </w:rPr>
        <w:t>ridad para que tomen decisiones solucionando</w:t>
      </w:r>
      <w:r w:rsidR="006E2BBF" w:rsidRPr="00966E9C">
        <w:rPr>
          <w:rFonts w:ascii="Times New Roman" w:hAnsi="Times New Roman" w:cs="Times New Roman"/>
          <w:sz w:val="24"/>
          <w:szCs w:val="24"/>
        </w:rPr>
        <w:t xml:space="preserve"> problemas </w:t>
      </w:r>
      <w:r w:rsidR="00CD296D" w:rsidRPr="00966E9C">
        <w:rPr>
          <w:rFonts w:ascii="Times New Roman" w:hAnsi="Times New Roman" w:cs="Times New Roman"/>
          <w:sz w:val="24"/>
          <w:szCs w:val="24"/>
        </w:rPr>
        <w:t xml:space="preserve">de tipo operacional </w:t>
      </w:r>
      <w:r w:rsidR="006E2BBF" w:rsidRPr="00966E9C">
        <w:rPr>
          <w:rFonts w:ascii="Times New Roman" w:hAnsi="Times New Roman" w:cs="Times New Roman"/>
          <w:sz w:val="24"/>
          <w:szCs w:val="24"/>
        </w:rPr>
        <w:t xml:space="preserve">sin consumir tiempo para la aprobación del gerente (Chiavenato, 2006). </w:t>
      </w:r>
    </w:p>
    <w:p w14:paraId="06F09BD0" w14:textId="77777777" w:rsidR="00803512" w:rsidRDefault="00803512" w:rsidP="000D24C9">
      <w:pPr>
        <w:spacing w:after="0" w:line="360" w:lineRule="auto"/>
        <w:rPr>
          <w:rFonts w:ascii="Times New Roman" w:hAnsi="Times New Roman" w:cs="Times New Roman"/>
          <w:sz w:val="24"/>
          <w:szCs w:val="24"/>
        </w:rPr>
      </w:pPr>
    </w:p>
    <w:p w14:paraId="0D7FCE78" w14:textId="2DA79469" w:rsidR="001856C0" w:rsidRDefault="00803512"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El </w:t>
      </w:r>
      <w:r w:rsidRPr="00BF032B">
        <w:rPr>
          <w:rFonts w:ascii="Times New Roman" w:hAnsi="Times New Roman" w:cs="Times New Roman"/>
          <w:sz w:val="24"/>
          <w:szCs w:val="24"/>
        </w:rPr>
        <w:t>enfoque de</w:t>
      </w:r>
      <w:r w:rsidR="001957FE" w:rsidRPr="00BF032B">
        <w:rPr>
          <w:rFonts w:ascii="Times New Roman" w:hAnsi="Times New Roman" w:cs="Times New Roman"/>
          <w:sz w:val="24"/>
          <w:szCs w:val="24"/>
        </w:rPr>
        <w:t xml:space="preserve"> l</w:t>
      </w:r>
      <w:r w:rsidR="002474DB" w:rsidRPr="00BF032B">
        <w:rPr>
          <w:rFonts w:ascii="Times New Roman" w:hAnsi="Times New Roman" w:cs="Times New Roman"/>
          <w:sz w:val="24"/>
          <w:szCs w:val="24"/>
        </w:rPr>
        <w:t>a teoría de control de calidad</w:t>
      </w:r>
      <w:r w:rsidR="006A52AD" w:rsidRPr="00BF032B">
        <w:rPr>
          <w:rFonts w:ascii="Times New Roman" w:hAnsi="Times New Roman" w:cs="Times New Roman"/>
          <w:sz w:val="24"/>
          <w:szCs w:val="24"/>
        </w:rPr>
        <w:t xml:space="preserve"> es que</w:t>
      </w:r>
      <w:r w:rsidR="006A52AD" w:rsidRPr="00966E9C">
        <w:rPr>
          <w:rFonts w:ascii="Times New Roman" w:hAnsi="Times New Roman" w:cs="Times New Roman"/>
          <w:sz w:val="24"/>
          <w:szCs w:val="24"/>
        </w:rPr>
        <w:t xml:space="preserve"> al mejorar la calidad aumenta la productividad</w:t>
      </w:r>
      <w:r w:rsidR="00BC40E8" w:rsidRPr="00966E9C">
        <w:rPr>
          <w:rFonts w:ascii="Times New Roman" w:hAnsi="Times New Roman" w:cs="Times New Roman"/>
          <w:sz w:val="24"/>
          <w:szCs w:val="24"/>
        </w:rPr>
        <w:t>, implicando menos re</w:t>
      </w:r>
      <w:r w:rsidR="00683A9F" w:rsidRPr="00966E9C">
        <w:rPr>
          <w:rFonts w:ascii="Times New Roman" w:hAnsi="Times New Roman" w:cs="Times New Roman"/>
          <w:sz w:val="24"/>
          <w:szCs w:val="24"/>
        </w:rPr>
        <w:t>procesos y desperdicios.</w:t>
      </w:r>
      <w:del w:id="5" w:author="Autor">
        <w:r w:rsidR="00683A9F" w:rsidRPr="00966E9C" w:rsidDel="00CE24BF">
          <w:rPr>
            <w:rFonts w:ascii="Times New Roman" w:hAnsi="Times New Roman" w:cs="Times New Roman"/>
            <w:sz w:val="24"/>
            <w:szCs w:val="24"/>
          </w:rPr>
          <w:delText xml:space="preserve">  </w:delText>
        </w:r>
      </w:del>
      <w:ins w:id="6" w:author="Autor">
        <w:r w:rsidR="00CE24BF">
          <w:rPr>
            <w:rFonts w:ascii="Times New Roman" w:hAnsi="Times New Roman" w:cs="Times New Roman"/>
            <w:sz w:val="24"/>
            <w:szCs w:val="24"/>
          </w:rPr>
          <w:t xml:space="preserve"> </w:t>
        </w:r>
      </w:ins>
      <w:r w:rsidR="007D3A73" w:rsidRPr="00966E9C">
        <w:rPr>
          <w:rFonts w:ascii="Times New Roman" w:hAnsi="Times New Roman" w:cs="Times New Roman"/>
          <w:sz w:val="24"/>
          <w:szCs w:val="24"/>
        </w:rPr>
        <w:t>La</w:t>
      </w:r>
      <w:r w:rsidR="00683A9F" w:rsidRPr="00966E9C">
        <w:rPr>
          <w:rFonts w:ascii="Times New Roman" w:hAnsi="Times New Roman" w:cs="Times New Roman"/>
          <w:sz w:val="24"/>
          <w:szCs w:val="24"/>
        </w:rPr>
        <w:t xml:space="preserve"> me</w:t>
      </w:r>
      <w:r w:rsidR="005B1622" w:rsidRPr="00966E9C">
        <w:rPr>
          <w:rFonts w:ascii="Times New Roman" w:hAnsi="Times New Roman" w:cs="Times New Roman"/>
          <w:sz w:val="24"/>
          <w:szCs w:val="24"/>
        </w:rPr>
        <w:t>jora</w:t>
      </w:r>
      <w:r w:rsidR="007D3A73" w:rsidRPr="00966E9C">
        <w:rPr>
          <w:rFonts w:ascii="Times New Roman" w:hAnsi="Times New Roman" w:cs="Times New Roman"/>
          <w:sz w:val="24"/>
          <w:szCs w:val="24"/>
        </w:rPr>
        <w:t xml:space="preserve"> de </w:t>
      </w:r>
      <w:r w:rsidR="005B1622" w:rsidRPr="00966E9C">
        <w:rPr>
          <w:rFonts w:ascii="Times New Roman" w:hAnsi="Times New Roman" w:cs="Times New Roman"/>
          <w:sz w:val="24"/>
          <w:szCs w:val="24"/>
        </w:rPr>
        <w:t>calidad, se transfiere a</w:t>
      </w:r>
      <w:r w:rsidR="00683A9F" w:rsidRPr="00966E9C">
        <w:rPr>
          <w:rFonts w:ascii="Times New Roman" w:hAnsi="Times New Roman" w:cs="Times New Roman"/>
          <w:sz w:val="24"/>
          <w:szCs w:val="24"/>
        </w:rPr>
        <w:t xml:space="preserve"> las horas-hombre y horas-máquina malgastadas </w:t>
      </w:r>
      <w:r w:rsidR="007D3A73" w:rsidRPr="00966E9C">
        <w:rPr>
          <w:rFonts w:ascii="Times New Roman" w:hAnsi="Times New Roman" w:cs="Times New Roman"/>
          <w:sz w:val="24"/>
          <w:szCs w:val="24"/>
        </w:rPr>
        <w:t>en</w:t>
      </w:r>
      <w:r w:rsidR="00683A9F" w:rsidRPr="00966E9C">
        <w:rPr>
          <w:rFonts w:ascii="Times New Roman" w:hAnsi="Times New Roman" w:cs="Times New Roman"/>
          <w:sz w:val="24"/>
          <w:szCs w:val="24"/>
        </w:rPr>
        <w:t xml:space="preserve"> la fabricación de un pro</w:t>
      </w:r>
      <w:r>
        <w:rPr>
          <w:rFonts w:ascii="Times New Roman" w:hAnsi="Times New Roman" w:cs="Times New Roman"/>
          <w:sz w:val="24"/>
          <w:szCs w:val="24"/>
        </w:rPr>
        <w:t>ducto</w:t>
      </w:r>
      <w:r w:rsidR="00683A9F" w:rsidRPr="00966E9C">
        <w:rPr>
          <w:rFonts w:ascii="Times New Roman" w:hAnsi="Times New Roman" w:cs="Times New Roman"/>
          <w:sz w:val="24"/>
          <w:szCs w:val="24"/>
        </w:rPr>
        <w:t>. Resultando en una reacción en cadena,</w:t>
      </w:r>
      <w:r>
        <w:rPr>
          <w:rFonts w:ascii="Times New Roman" w:hAnsi="Times New Roman" w:cs="Times New Roman"/>
          <w:sz w:val="24"/>
          <w:szCs w:val="24"/>
        </w:rPr>
        <w:t xml:space="preserve"> donde sí se reducen los costos</w:t>
      </w:r>
      <w:r w:rsidR="00683A9F" w:rsidRPr="00966E9C">
        <w:rPr>
          <w:rFonts w:ascii="Times New Roman" w:hAnsi="Times New Roman" w:cs="Times New Roman"/>
          <w:sz w:val="24"/>
          <w:szCs w:val="24"/>
        </w:rPr>
        <w:t xml:space="preserve"> se es más competitivo, por lo que la gente e</w:t>
      </w:r>
      <w:r>
        <w:rPr>
          <w:rFonts w:ascii="Times New Roman" w:hAnsi="Times New Roman" w:cs="Times New Roman"/>
          <w:sz w:val="24"/>
          <w:szCs w:val="24"/>
        </w:rPr>
        <w:t>stá más contenta con su trabajo</w:t>
      </w:r>
      <w:r w:rsidR="00683A9F" w:rsidRPr="00966E9C">
        <w:rPr>
          <w:rFonts w:ascii="Times New Roman" w:hAnsi="Times New Roman" w:cs="Times New Roman"/>
          <w:sz w:val="24"/>
          <w:szCs w:val="24"/>
        </w:rPr>
        <w:t xml:space="preserve"> y hay más trabajo. </w:t>
      </w:r>
      <w:r w:rsidR="005B1622" w:rsidRPr="00966E9C">
        <w:rPr>
          <w:rFonts w:ascii="Times New Roman" w:hAnsi="Times New Roman" w:cs="Times New Roman"/>
          <w:sz w:val="24"/>
          <w:szCs w:val="24"/>
        </w:rPr>
        <w:t>Es decir</w:t>
      </w:r>
      <w:r>
        <w:rPr>
          <w:rFonts w:ascii="Times New Roman" w:hAnsi="Times New Roman" w:cs="Times New Roman"/>
          <w:sz w:val="24"/>
          <w:szCs w:val="24"/>
        </w:rPr>
        <w:t>,</w:t>
      </w:r>
      <w:r w:rsidR="005B1622" w:rsidRPr="00966E9C">
        <w:rPr>
          <w:rFonts w:ascii="Times New Roman" w:hAnsi="Times New Roman" w:cs="Times New Roman"/>
          <w:sz w:val="24"/>
          <w:szCs w:val="24"/>
        </w:rPr>
        <w:t xml:space="preserve"> si s</w:t>
      </w:r>
      <w:r>
        <w:rPr>
          <w:rFonts w:ascii="Times New Roman" w:hAnsi="Times New Roman" w:cs="Times New Roman"/>
          <w:sz w:val="24"/>
          <w:szCs w:val="24"/>
        </w:rPr>
        <w:t>e mejoran los procesos mejora la productividad,</w:t>
      </w:r>
      <w:r w:rsidR="005B1622" w:rsidRPr="00966E9C">
        <w:rPr>
          <w:rFonts w:ascii="Times New Roman" w:hAnsi="Times New Roman" w:cs="Times New Roman"/>
          <w:sz w:val="24"/>
          <w:szCs w:val="24"/>
        </w:rPr>
        <w:t xml:space="preserve"> disminuyen los costos y se compite en el mercado.</w:t>
      </w:r>
      <w:r>
        <w:rPr>
          <w:rFonts w:ascii="Times New Roman" w:hAnsi="Times New Roman" w:cs="Times New Roman"/>
          <w:sz w:val="24"/>
          <w:szCs w:val="24"/>
        </w:rPr>
        <w:t xml:space="preserve"> </w:t>
      </w:r>
      <w:r w:rsidR="002474DB" w:rsidRPr="00966E9C">
        <w:rPr>
          <w:rFonts w:ascii="Times New Roman" w:hAnsi="Times New Roman" w:cs="Times New Roman"/>
          <w:sz w:val="24"/>
          <w:szCs w:val="24"/>
        </w:rPr>
        <w:t>Con base en que la calidad determina la productividad</w:t>
      </w:r>
      <w:r>
        <w:rPr>
          <w:rFonts w:ascii="Times New Roman" w:hAnsi="Times New Roman" w:cs="Times New Roman"/>
          <w:sz w:val="24"/>
          <w:szCs w:val="24"/>
        </w:rPr>
        <w:t>, este trabajo</w:t>
      </w:r>
      <w:r w:rsidR="00304F48" w:rsidRPr="00966E9C">
        <w:rPr>
          <w:rFonts w:ascii="Times New Roman" w:hAnsi="Times New Roman" w:cs="Times New Roman"/>
          <w:sz w:val="24"/>
          <w:szCs w:val="24"/>
        </w:rPr>
        <w:t xml:space="preserve"> se enfocará</w:t>
      </w:r>
      <w:r w:rsidR="00836B9C" w:rsidRPr="00966E9C">
        <w:rPr>
          <w:rFonts w:ascii="Times New Roman" w:hAnsi="Times New Roman" w:cs="Times New Roman"/>
          <w:sz w:val="24"/>
          <w:szCs w:val="24"/>
        </w:rPr>
        <w:t xml:space="preserve"> en la teoría de control de calidad, yendo</w:t>
      </w:r>
      <w:r w:rsidR="008F6D1D" w:rsidRPr="00966E9C">
        <w:rPr>
          <w:rFonts w:ascii="Times New Roman" w:hAnsi="Times New Roman" w:cs="Times New Roman"/>
          <w:sz w:val="24"/>
          <w:szCs w:val="24"/>
        </w:rPr>
        <w:t xml:space="preserve"> en el mismo sentido</w:t>
      </w:r>
      <w:r w:rsidR="007F7AD3" w:rsidRPr="00966E9C">
        <w:rPr>
          <w:rFonts w:ascii="Times New Roman" w:hAnsi="Times New Roman" w:cs="Times New Roman"/>
          <w:sz w:val="24"/>
          <w:szCs w:val="24"/>
        </w:rPr>
        <w:t xml:space="preserve"> de incidencia, así como su </w:t>
      </w:r>
      <w:r>
        <w:rPr>
          <w:rFonts w:ascii="Times New Roman" w:hAnsi="Times New Roman" w:cs="Times New Roman"/>
          <w:sz w:val="24"/>
          <w:szCs w:val="24"/>
        </w:rPr>
        <w:t xml:space="preserve">similitud en el </w:t>
      </w:r>
      <w:r w:rsidR="007F7AD3" w:rsidRPr="00966E9C">
        <w:rPr>
          <w:rFonts w:ascii="Times New Roman" w:hAnsi="Times New Roman" w:cs="Times New Roman"/>
          <w:sz w:val="24"/>
          <w:szCs w:val="24"/>
        </w:rPr>
        <w:t>impacto</w:t>
      </w:r>
      <w:r>
        <w:rPr>
          <w:rFonts w:ascii="Times New Roman" w:hAnsi="Times New Roman" w:cs="Times New Roman"/>
          <w:sz w:val="24"/>
          <w:szCs w:val="24"/>
        </w:rPr>
        <w:t xml:space="preserve"> de</w:t>
      </w:r>
      <w:r w:rsidR="005B1622" w:rsidRPr="00966E9C">
        <w:rPr>
          <w:rFonts w:ascii="Times New Roman" w:hAnsi="Times New Roman" w:cs="Times New Roman"/>
          <w:sz w:val="24"/>
          <w:szCs w:val="24"/>
        </w:rPr>
        <w:t xml:space="preserve"> costos, tiempos de ejecución y competitividad. </w:t>
      </w:r>
    </w:p>
    <w:p w14:paraId="38E91022" w14:textId="77777777" w:rsidR="00803512" w:rsidRPr="00966E9C" w:rsidRDefault="00803512" w:rsidP="000D24C9">
      <w:pPr>
        <w:spacing w:after="0" w:line="360" w:lineRule="auto"/>
        <w:rPr>
          <w:rFonts w:ascii="Times New Roman" w:hAnsi="Times New Roman" w:cs="Times New Roman"/>
          <w:sz w:val="24"/>
          <w:szCs w:val="24"/>
        </w:rPr>
      </w:pPr>
    </w:p>
    <w:p w14:paraId="1662EE0D" w14:textId="7283DAA2" w:rsidR="00317017"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Determinación de los factores</w:t>
      </w:r>
      <w:r w:rsidR="00030145">
        <w:rPr>
          <w:rFonts w:ascii="Times New Roman" w:hAnsi="Times New Roman" w:cs="Times New Roman"/>
          <w:b/>
          <w:sz w:val="24"/>
          <w:szCs w:val="24"/>
          <w:lang w:val="es-ES"/>
        </w:rPr>
        <w:t xml:space="preserve"> que inciden en el proceso de construcción </w:t>
      </w:r>
    </w:p>
    <w:p w14:paraId="3F68D0B9" w14:textId="47675D8E" w:rsidR="009B009A" w:rsidRPr="00BF032B" w:rsidRDefault="00030145" w:rsidP="000D24C9">
      <w:pPr>
        <w:spacing w:after="0" w:line="360" w:lineRule="auto"/>
        <w:rPr>
          <w:rFonts w:ascii="Times New Roman" w:hAnsi="Times New Roman" w:cs="Times New Roman"/>
          <w:b/>
          <w:i/>
          <w:iCs/>
          <w:lang w:val="es-ES"/>
        </w:rPr>
      </w:pPr>
      <w:r>
        <w:rPr>
          <w:rFonts w:ascii="Times New Roman" w:hAnsi="Times New Roman" w:cs="Times New Roman"/>
          <w:b/>
          <w:i/>
          <w:iCs/>
          <w:lang w:val="es-ES"/>
        </w:rPr>
        <w:t>En</w:t>
      </w:r>
      <w:r w:rsidR="009B009A" w:rsidRPr="00BF032B">
        <w:rPr>
          <w:rFonts w:ascii="Times New Roman" w:hAnsi="Times New Roman" w:cs="Times New Roman"/>
          <w:b/>
          <w:i/>
          <w:iCs/>
          <w:lang w:val="es-ES"/>
        </w:rPr>
        <w:t xml:space="preserve"> mano de obra</w:t>
      </w:r>
    </w:p>
    <w:p w14:paraId="14FA7586" w14:textId="106D8AD1" w:rsidR="00A22C70" w:rsidRDefault="00B61139"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 determinaron los factores de la mano de obra mediante autores como: Botero</w:t>
      </w:r>
      <w:r w:rsidR="00FE3B97" w:rsidRPr="00966E9C">
        <w:rPr>
          <w:rFonts w:ascii="Times New Roman" w:hAnsi="Times New Roman" w:cs="Times New Roman"/>
          <w:sz w:val="24"/>
          <w:szCs w:val="24"/>
        </w:rPr>
        <w:t xml:space="preserve"> (2002)</w:t>
      </w:r>
      <w:r w:rsidRPr="00966E9C">
        <w:rPr>
          <w:rFonts w:ascii="Times New Roman" w:hAnsi="Times New Roman" w:cs="Times New Roman"/>
          <w:sz w:val="24"/>
          <w:szCs w:val="24"/>
        </w:rPr>
        <w:t>, Serpell</w:t>
      </w:r>
      <w:r w:rsidR="00FE3B97" w:rsidRPr="00966E9C">
        <w:rPr>
          <w:rFonts w:ascii="Times New Roman" w:hAnsi="Times New Roman" w:cs="Times New Roman"/>
          <w:sz w:val="24"/>
          <w:szCs w:val="24"/>
        </w:rPr>
        <w:t xml:space="preserve"> (2002) y Suárez Salazar (2015)</w:t>
      </w:r>
      <w:r w:rsidRPr="00966E9C">
        <w:rPr>
          <w:rFonts w:ascii="Times New Roman" w:hAnsi="Times New Roman" w:cs="Times New Roman"/>
          <w:sz w:val="24"/>
          <w:szCs w:val="24"/>
        </w:rPr>
        <w:t xml:space="preserve">. </w:t>
      </w:r>
      <w:r w:rsidR="00D32CC9" w:rsidRPr="00966E9C">
        <w:rPr>
          <w:rFonts w:ascii="Times New Roman" w:hAnsi="Times New Roman" w:cs="Times New Roman"/>
          <w:sz w:val="24"/>
          <w:szCs w:val="24"/>
        </w:rPr>
        <w:t xml:space="preserve">Botero (2002) determinó aquellos de afectación en los rendimientos y consumos de mano de obra, agrupados en siete categorías: economía general, aspectos laborales, clima, actividad, equipamiento, supervisión y trabajador. </w:t>
      </w:r>
      <w:r w:rsidR="00F242C9" w:rsidRPr="00966E9C">
        <w:rPr>
          <w:rFonts w:ascii="Times New Roman" w:hAnsi="Times New Roman" w:cs="Times New Roman"/>
          <w:sz w:val="24"/>
          <w:szCs w:val="24"/>
        </w:rPr>
        <w:lastRenderedPageBreak/>
        <w:t xml:space="preserve">Serpell (2002) </w:t>
      </w:r>
      <w:r w:rsidR="007D3A73" w:rsidRPr="00966E9C">
        <w:rPr>
          <w:rFonts w:ascii="Times New Roman" w:hAnsi="Times New Roman" w:cs="Times New Roman"/>
          <w:sz w:val="24"/>
          <w:szCs w:val="24"/>
        </w:rPr>
        <w:t>se enfocó en</w:t>
      </w:r>
      <w:r w:rsidR="00D32CC9" w:rsidRPr="00966E9C">
        <w:rPr>
          <w:rFonts w:ascii="Times New Roman" w:hAnsi="Times New Roman" w:cs="Times New Roman"/>
          <w:sz w:val="24"/>
          <w:szCs w:val="24"/>
        </w:rPr>
        <w:t xml:space="preserve"> </w:t>
      </w:r>
      <w:r w:rsidR="00F242C9" w:rsidRPr="00966E9C">
        <w:rPr>
          <w:rFonts w:ascii="Times New Roman" w:hAnsi="Times New Roman" w:cs="Times New Roman"/>
          <w:sz w:val="24"/>
          <w:szCs w:val="24"/>
        </w:rPr>
        <w:t xml:space="preserve">el trabajador </w:t>
      </w:r>
      <w:r w:rsidR="007D3A73" w:rsidRPr="00966E9C">
        <w:rPr>
          <w:rFonts w:ascii="Times New Roman" w:hAnsi="Times New Roman" w:cs="Times New Roman"/>
          <w:sz w:val="24"/>
          <w:szCs w:val="24"/>
        </w:rPr>
        <w:t>indicando</w:t>
      </w:r>
      <w:r w:rsidR="00526CCF" w:rsidRPr="00966E9C">
        <w:rPr>
          <w:rFonts w:ascii="Times New Roman" w:hAnsi="Times New Roman" w:cs="Times New Roman"/>
          <w:sz w:val="24"/>
          <w:szCs w:val="24"/>
        </w:rPr>
        <w:t xml:space="preserve"> factores como: </w:t>
      </w:r>
      <w:r w:rsidR="00F242C9" w:rsidRPr="00966E9C">
        <w:rPr>
          <w:rFonts w:ascii="Times New Roman" w:hAnsi="Times New Roman" w:cs="Times New Roman"/>
          <w:sz w:val="24"/>
          <w:szCs w:val="24"/>
        </w:rPr>
        <w:t>comportamiento humano, selección y capacitación, sistemas de incentivos, aspectos fisiológicos, seguridad y condiciones ambientales en obra.</w:t>
      </w:r>
      <w:r w:rsidR="00D32CC9" w:rsidRPr="00966E9C">
        <w:rPr>
          <w:rFonts w:ascii="Times New Roman" w:hAnsi="Times New Roman" w:cs="Times New Roman"/>
          <w:sz w:val="24"/>
          <w:szCs w:val="24"/>
        </w:rPr>
        <w:t xml:space="preserve"> Suárez (2015) asocia ciertos factores mediante la identificación del problema en la valuación del costo de l</w:t>
      </w:r>
      <w:r w:rsidR="0070507A">
        <w:rPr>
          <w:rFonts w:ascii="Times New Roman" w:hAnsi="Times New Roman" w:cs="Times New Roman"/>
          <w:sz w:val="24"/>
          <w:szCs w:val="24"/>
        </w:rPr>
        <w:t>a mano de obra,</w:t>
      </w:r>
      <w:r w:rsidR="00D32CC9" w:rsidRPr="00966E9C">
        <w:rPr>
          <w:rFonts w:ascii="Times New Roman" w:hAnsi="Times New Roman" w:cs="Times New Roman"/>
          <w:sz w:val="24"/>
          <w:szCs w:val="24"/>
        </w:rPr>
        <w:t xml:space="preserve"> problema dinámico y complejo. </w:t>
      </w:r>
      <w:r w:rsidR="0070507A">
        <w:rPr>
          <w:rFonts w:ascii="Times New Roman" w:hAnsi="Times New Roman" w:cs="Times New Roman"/>
          <w:sz w:val="24"/>
          <w:szCs w:val="24"/>
        </w:rPr>
        <w:t>Resultando con mayor importancia</w:t>
      </w:r>
      <w:r w:rsidR="005B0789" w:rsidRPr="00966E9C">
        <w:rPr>
          <w:rFonts w:ascii="Times New Roman" w:hAnsi="Times New Roman" w:cs="Times New Roman"/>
          <w:sz w:val="24"/>
          <w:szCs w:val="24"/>
        </w:rPr>
        <w:t xml:space="preserve"> los materiales, el valor del producto en el mercado y la seguridad del producto.</w:t>
      </w:r>
    </w:p>
    <w:p w14:paraId="5037DFDD" w14:textId="77777777" w:rsidR="00B206E6" w:rsidRPr="00966E9C" w:rsidRDefault="00B206E6" w:rsidP="000D24C9">
      <w:pPr>
        <w:spacing w:after="0" w:line="360" w:lineRule="auto"/>
        <w:rPr>
          <w:rFonts w:ascii="Times New Roman" w:hAnsi="Times New Roman" w:cs="Times New Roman"/>
          <w:sz w:val="24"/>
          <w:szCs w:val="24"/>
        </w:rPr>
      </w:pPr>
    </w:p>
    <w:p w14:paraId="71A076E2" w14:textId="12E83FE8" w:rsidR="00A969B1"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9B009A" w:rsidRPr="00BF032B">
        <w:rPr>
          <w:rFonts w:ascii="Times New Roman" w:hAnsi="Times New Roman" w:cs="Times New Roman"/>
          <w:b/>
          <w:i/>
          <w:iCs/>
          <w:lang w:val="es-ES"/>
        </w:rPr>
        <w:t>n la productividad</w:t>
      </w:r>
    </w:p>
    <w:p w14:paraId="43F1C580" w14:textId="429491C7" w:rsidR="00216042" w:rsidRDefault="0059500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956354" w:rsidRPr="00966E9C">
        <w:rPr>
          <w:rFonts w:ascii="Times New Roman" w:hAnsi="Times New Roman" w:cs="Times New Roman"/>
          <w:sz w:val="24"/>
          <w:szCs w:val="24"/>
        </w:rPr>
        <w:t>nfatizando en la productividad en la construcción,</w:t>
      </w:r>
      <w:r w:rsidRPr="00966E9C">
        <w:rPr>
          <w:rFonts w:ascii="Times New Roman" w:hAnsi="Times New Roman" w:cs="Times New Roman"/>
          <w:sz w:val="24"/>
          <w:szCs w:val="24"/>
        </w:rPr>
        <w:t xml:space="preserve"> se establecen cuatro factores principales según</w:t>
      </w:r>
      <w:r w:rsidR="00956354" w:rsidRPr="00966E9C">
        <w:rPr>
          <w:rFonts w:ascii="Times New Roman" w:hAnsi="Times New Roman" w:cs="Times New Roman"/>
          <w:sz w:val="24"/>
          <w:szCs w:val="24"/>
        </w:rPr>
        <w:t xml:space="preserve"> Cabrera,</w:t>
      </w:r>
      <w:r w:rsidRPr="00966E9C">
        <w:rPr>
          <w:rFonts w:ascii="Times New Roman" w:hAnsi="Times New Roman" w:cs="Times New Roman"/>
          <w:sz w:val="24"/>
          <w:szCs w:val="24"/>
        </w:rPr>
        <w:t xml:space="preserve"> Led</w:t>
      </w:r>
      <w:r w:rsidR="000F5A0A">
        <w:rPr>
          <w:rFonts w:ascii="Times New Roman" w:hAnsi="Times New Roman" w:cs="Times New Roman"/>
          <w:sz w:val="24"/>
          <w:szCs w:val="24"/>
        </w:rPr>
        <w:t>ezma y Rivera (2011)</w:t>
      </w:r>
      <w:r w:rsidR="00956354" w:rsidRPr="00966E9C">
        <w:rPr>
          <w:rFonts w:ascii="Times New Roman" w:hAnsi="Times New Roman" w:cs="Times New Roman"/>
          <w:sz w:val="24"/>
          <w:szCs w:val="24"/>
        </w:rPr>
        <w:t>: factor humano, sistema constructivo, insumos y equipos</w:t>
      </w:r>
      <w:r w:rsidR="000F5A0A">
        <w:rPr>
          <w:rFonts w:ascii="Times New Roman" w:hAnsi="Times New Roman" w:cs="Times New Roman"/>
          <w:sz w:val="24"/>
          <w:szCs w:val="24"/>
        </w:rPr>
        <w:t>,</w:t>
      </w:r>
      <w:r w:rsidR="00956354" w:rsidRPr="00966E9C">
        <w:rPr>
          <w:rFonts w:ascii="Times New Roman" w:hAnsi="Times New Roman" w:cs="Times New Roman"/>
          <w:sz w:val="24"/>
          <w:szCs w:val="24"/>
        </w:rPr>
        <w:t xml:space="preserve"> y factores externos o imprevistos, considerando que pueden variar dependiendo de la magnitud del proyecto.</w:t>
      </w:r>
      <w:r w:rsidR="000F5A0A">
        <w:rPr>
          <w:rFonts w:ascii="Times New Roman" w:hAnsi="Times New Roman" w:cs="Times New Roman"/>
          <w:sz w:val="24"/>
          <w:szCs w:val="24"/>
        </w:rPr>
        <w:t xml:space="preserve"> Los </w:t>
      </w:r>
      <w:r w:rsidR="00E86BD2" w:rsidRPr="00966E9C">
        <w:rPr>
          <w:rFonts w:ascii="Times New Roman" w:hAnsi="Times New Roman" w:cs="Times New Roman"/>
          <w:sz w:val="24"/>
          <w:szCs w:val="24"/>
        </w:rPr>
        <w:t>fac</w:t>
      </w:r>
      <w:r w:rsidR="000F5A0A">
        <w:rPr>
          <w:rFonts w:ascii="Times New Roman" w:hAnsi="Times New Roman" w:cs="Times New Roman"/>
          <w:sz w:val="24"/>
          <w:szCs w:val="24"/>
        </w:rPr>
        <w:t>tores</w:t>
      </w:r>
      <w:r w:rsidR="00E86BD2" w:rsidRPr="00966E9C">
        <w:rPr>
          <w:rFonts w:ascii="Times New Roman" w:hAnsi="Times New Roman" w:cs="Times New Roman"/>
          <w:sz w:val="24"/>
          <w:szCs w:val="24"/>
        </w:rPr>
        <w:t xml:space="preserve"> que tienen incidencia en la p</w:t>
      </w:r>
      <w:r w:rsidR="00F47365" w:rsidRPr="00966E9C">
        <w:rPr>
          <w:rFonts w:ascii="Times New Roman" w:hAnsi="Times New Roman" w:cs="Times New Roman"/>
          <w:sz w:val="24"/>
          <w:szCs w:val="24"/>
        </w:rPr>
        <w:t>roductividad</w:t>
      </w:r>
      <w:r w:rsidR="000F5A0A">
        <w:rPr>
          <w:rFonts w:ascii="Times New Roman" w:hAnsi="Times New Roman" w:cs="Times New Roman"/>
          <w:sz w:val="24"/>
          <w:szCs w:val="24"/>
        </w:rPr>
        <w:t xml:space="preserve"> son</w:t>
      </w:r>
      <w:r w:rsidR="00E86BD2" w:rsidRPr="00966E9C">
        <w:rPr>
          <w:rFonts w:ascii="Times New Roman" w:hAnsi="Times New Roman" w:cs="Times New Roman"/>
          <w:sz w:val="24"/>
          <w:szCs w:val="24"/>
        </w:rPr>
        <w:t xml:space="preserve">: fatiga, diseño, espacios para realizar labores, rotación de tareas, ubicación de materiales, clima, ausentismo de trabajadores, rotación del personal, materiales, herramientas, control de calidad, estandarización, programación, incentivos y estudios. </w:t>
      </w:r>
    </w:p>
    <w:p w14:paraId="0A9406BE" w14:textId="77777777" w:rsidR="00B206E6" w:rsidRPr="00966E9C" w:rsidRDefault="00B206E6" w:rsidP="000D24C9">
      <w:pPr>
        <w:spacing w:after="0" w:line="360" w:lineRule="auto"/>
        <w:rPr>
          <w:rFonts w:ascii="Times New Roman" w:hAnsi="Times New Roman" w:cs="Times New Roman"/>
          <w:sz w:val="24"/>
          <w:szCs w:val="24"/>
        </w:rPr>
      </w:pPr>
    </w:p>
    <w:p w14:paraId="38FA25E5" w14:textId="2B104AE5" w:rsidR="006F6935" w:rsidRPr="00AB1342" w:rsidRDefault="00030145" w:rsidP="000D24C9">
      <w:pPr>
        <w:spacing w:after="0" w:line="360" w:lineRule="auto"/>
        <w:rPr>
          <w:rFonts w:ascii="Times New Roman" w:hAnsi="Times New Roman" w:cs="Times New Roman"/>
          <w:b/>
          <w:i/>
        </w:rPr>
      </w:pPr>
      <w:r>
        <w:rPr>
          <w:rFonts w:ascii="Times New Roman" w:hAnsi="Times New Roman" w:cs="Times New Roman"/>
          <w:b/>
          <w:i/>
          <w:iCs/>
          <w:lang w:val="es-ES"/>
        </w:rPr>
        <w:t>E</w:t>
      </w:r>
      <w:r w:rsidR="006F6935" w:rsidRPr="00BF032B">
        <w:rPr>
          <w:rFonts w:ascii="Times New Roman" w:hAnsi="Times New Roman" w:cs="Times New Roman"/>
          <w:b/>
          <w:i/>
          <w:iCs/>
          <w:lang w:val="es-ES"/>
        </w:rPr>
        <w:t>n la mano de obra, calidad y productividad</w:t>
      </w:r>
    </w:p>
    <w:p w14:paraId="1FE92A3A" w14:textId="77777777" w:rsidR="00BF032B" w:rsidRDefault="00E81A53"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w:t>
      </w:r>
      <w:r w:rsidR="008B1CF9" w:rsidRPr="00966E9C">
        <w:rPr>
          <w:rFonts w:ascii="Times New Roman" w:hAnsi="Times New Roman" w:cs="Times New Roman"/>
          <w:sz w:val="24"/>
          <w:szCs w:val="24"/>
        </w:rPr>
        <w:t xml:space="preserve"> consideró </w:t>
      </w:r>
      <w:r w:rsidRPr="00966E9C">
        <w:rPr>
          <w:rFonts w:ascii="Times New Roman" w:hAnsi="Times New Roman" w:cs="Times New Roman"/>
          <w:sz w:val="24"/>
          <w:szCs w:val="24"/>
        </w:rPr>
        <w:t>de manera conjunta</w:t>
      </w:r>
      <w:r w:rsidR="008B1CF9" w:rsidRPr="00966E9C">
        <w:rPr>
          <w:rFonts w:ascii="Times New Roman" w:hAnsi="Times New Roman" w:cs="Times New Roman"/>
          <w:sz w:val="24"/>
          <w:szCs w:val="24"/>
        </w:rPr>
        <w:t xml:space="preserve"> la mano de</w:t>
      </w:r>
      <w:r w:rsidR="00752C37">
        <w:rPr>
          <w:rFonts w:ascii="Times New Roman" w:hAnsi="Times New Roman" w:cs="Times New Roman"/>
          <w:sz w:val="24"/>
          <w:szCs w:val="24"/>
        </w:rPr>
        <w:t xml:space="preserve"> obra, calidad y productividad,</w:t>
      </w:r>
      <w:r w:rsidRPr="00966E9C">
        <w:rPr>
          <w:rFonts w:ascii="Times New Roman" w:hAnsi="Times New Roman" w:cs="Times New Roman"/>
          <w:sz w:val="24"/>
          <w:szCs w:val="24"/>
        </w:rPr>
        <w:t xml:space="preserve"> </w:t>
      </w:r>
      <w:r w:rsidR="003C4BA0" w:rsidRPr="00966E9C">
        <w:rPr>
          <w:rFonts w:ascii="Times New Roman" w:hAnsi="Times New Roman" w:cs="Times New Roman"/>
          <w:sz w:val="24"/>
          <w:szCs w:val="24"/>
        </w:rPr>
        <w:t xml:space="preserve">factores clasificados por incidencia </w:t>
      </w:r>
      <w:r w:rsidR="00EB6143" w:rsidRPr="00966E9C">
        <w:rPr>
          <w:rFonts w:ascii="Times New Roman" w:hAnsi="Times New Roman" w:cs="Times New Roman"/>
          <w:sz w:val="24"/>
          <w:szCs w:val="24"/>
        </w:rPr>
        <w:t>sirvi</w:t>
      </w:r>
      <w:r w:rsidRPr="00966E9C">
        <w:rPr>
          <w:rFonts w:ascii="Times New Roman" w:hAnsi="Times New Roman" w:cs="Times New Roman"/>
          <w:sz w:val="24"/>
          <w:szCs w:val="24"/>
        </w:rPr>
        <w:t>eron</w:t>
      </w:r>
      <w:r w:rsidR="00EB6143" w:rsidRPr="00966E9C">
        <w:rPr>
          <w:rFonts w:ascii="Times New Roman" w:hAnsi="Times New Roman" w:cs="Times New Roman"/>
          <w:sz w:val="24"/>
          <w:szCs w:val="24"/>
        </w:rPr>
        <w:t xml:space="preserve"> para </w:t>
      </w:r>
      <w:r w:rsidR="003B6366" w:rsidRPr="00966E9C">
        <w:rPr>
          <w:rFonts w:ascii="Times New Roman" w:hAnsi="Times New Roman" w:cs="Times New Roman"/>
          <w:sz w:val="24"/>
          <w:szCs w:val="24"/>
        </w:rPr>
        <w:t>la elaboración de un</w:t>
      </w:r>
      <w:r w:rsidR="00752C37">
        <w:rPr>
          <w:rFonts w:ascii="Times New Roman" w:hAnsi="Times New Roman" w:cs="Times New Roman"/>
          <w:sz w:val="24"/>
          <w:szCs w:val="24"/>
        </w:rPr>
        <w:t xml:space="preserve"> esquema de relaciones, donde las relaciones representadas</w:t>
      </w:r>
      <w:r w:rsidR="00667A6A" w:rsidRPr="00966E9C">
        <w:rPr>
          <w:rFonts w:ascii="Times New Roman" w:hAnsi="Times New Roman" w:cs="Times New Roman"/>
          <w:sz w:val="24"/>
          <w:szCs w:val="24"/>
        </w:rPr>
        <w:t xml:space="preserve"> </w:t>
      </w:r>
      <w:r w:rsidR="00752C37">
        <w:rPr>
          <w:rFonts w:ascii="Times New Roman" w:hAnsi="Times New Roman" w:cs="Times New Roman"/>
          <w:sz w:val="24"/>
          <w:szCs w:val="24"/>
        </w:rPr>
        <w:t>son</w:t>
      </w:r>
      <w:r w:rsidR="004943C2" w:rsidRPr="00966E9C">
        <w:rPr>
          <w:rFonts w:ascii="Times New Roman" w:hAnsi="Times New Roman" w:cs="Times New Roman"/>
          <w:sz w:val="24"/>
          <w:szCs w:val="24"/>
        </w:rPr>
        <w:t>: factores de la mano de obra con factores de calidad (MO-C), factores de la mano de obra con factores de productividad (MO-P), factores</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de calidad con factores de productividad (C-P) y factores de la mano de obra con factores de calidad y con factores de producti</w:t>
      </w:r>
      <w:r w:rsidR="00251A71" w:rsidRPr="00966E9C">
        <w:rPr>
          <w:rFonts w:ascii="Times New Roman" w:hAnsi="Times New Roman" w:cs="Times New Roman"/>
          <w:sz w:val="24"/>
          <w:szCs w:val="24"/>
        </w:rPr>
        <w:t>vidad (MO-C-P)</w:t>
      </w:r>
      <w:r w:rsidR="00F90C6E">
        <w:rPr>
          <w:rFonts w:ascii="Times New Roman" w:hAnsi="Times New Roman" w:cs="Times New Roman"/>
          <w:sz w:val="24"/>
          <w:szCs w:val="24"/>
        </w:rPr>
        <w:t xml:space="preserve">. </w:t>
      </w:r>
      <w:r w:rsidR="007671A6">
        <w:rPr>
          <w:rFonts w:ascii="Times New Roman" w:hAnsi="Times New Roman" w:cs="Times New Roman"/>
          <w:sz w:val="24"/>
          <w:szCs w:val="24"/>
        </w:rPr>
        <w:t>L</w:t>
      </w:r>
      <w:r w:rsidR="00F90C6E">
        <w:rPr>
          <w:rFonts w:ascii="Times New Roman" w:hAnsi="Times New Roman" w:cs="Times New Roman"/>
          <w:sz w:val="24"/>
          <w:szCs w:val="24"/>
        </w:rPr>
        <w:t>a relación</w:t>
      </w:r>
      <w:r w:rsidR="007671A6">
        <w:rPr>
          <w:rFonts w:ascii="Times New Roman" w:hAnsi="Times New Roman" w:cs="Times New Roman"/>
          <w:sz w:val="24"/>
          <w:szCs w:val="24"/>
        </w:rPr>
        <w:t xml:space="preserve"> mano de obra-calidad</w:t>
      </w:r>
      <w:r w:rsidRPr="00966E9C">
        <w:rPr>
          <w:rFonts w:ascii="Times New Roman" w:hAnsi="Times New Roman" w:cs="Times New Roman"/>
          <w:sz w:val="24"/>
          <w:szCs w:val="24"/>
        </w:rPr>
        <w:t xml:space="preserve"> a</w:t>
      </w:r>
      <w:r w:rsidR="004943C2" w:rsidRPr="00966E9C">
        <w:rPr>
          <w:rFonts w:ascii="Times New Roman" w:hAnsi="Times New Roman" w:cs="Times New Roman"/>
          <w:sz w:val="24"/>
          <w:szCs w:val="24"/>
        </w:rPr>
        <w:t>rroja</w:t>
      </w:r>
      <w:r w:rsidR="007671A6">
        <w:rPr>
          <w:rFonts w:ascii="Times New Roman" w:hAnsi="Times New Roman" w:cs="Times New Roman"/>
          <w:sz w:val="24"/>
          <w:szCs w:val="24"/>
        </w:rPr>
        <w:t>ron</w:t>
      </w:r>
      <w:r w:rsidRPr="00966E9C">
        <w:rPr>
          <w:rFonts w:ascii="Times New Roman" w:hAnsi="Times New Roman" w:cs="Times New Roman"/>
          <w:sz w:val="24"/>
          <w:szCs w:val="24"/>
        </w:rPr>
        <w:t xml:space="preserve"> </w:t>
      </w:r>
      <w:r w:rsidR="004943C2" w:rsidRPr="00966E9C">
        <w:rPr>
          <w:rFonts w:ascii="Times New Roman" w:hAnsi="Times New Roman" w:cs="Times New Roman"/>
          <w:sz w:val="24"/>
          <w:szCs w:val="24"/>
        </w:rPr>
        <w:t xml:space="preserve">factores como: conocimientos, supervisión y gestión de calidad. </w:t>
      </w:r>
      <w:r w:rsidR="003F5F8B">
        <w:rPr>
          <w:rFonts w:ascii="Times New Roman" w:hAnsi="Times New Roman" w:cs="Times New Roman"/>
          <w:sz w:val="24"/>
          <w:szCs w:val="24"/>
        </w:rPr>
        <w:t>En la relación mano de obra-</w:t>
      </w:r>
      <w:r w:rsidR="004943C2" w:rsidRPr="00966E9C">
        <w:rPr>
          <w:rFonts w:ascii="Times New Roman" w:hAnsi="Times New Roman" w:cs="Times New Roman"/>
          <w:sz w:val="24"/>
          <w:szCs w:val="24"/>
        </w:rPr>
        <w:t xml:space="preserve">productividad, </w:t>
      </w:r>
      <w:r w:rsidR="003F5F8B">
        <w:rPr>
          <w:rFonts w:ascii="Times New Roman" w:hAnsi="Times New Roman" w:cs="Times New Roman"/>
          <w:sz w:val="24"/>
          <w:szCs w:val="24"/>
        </w:rPr>
        <w:t xml:space="preserve">se encuentran </w:t>
      </w:r>
      <w:r w:rsidR="004943C2" w:rsidRPr="00966E9C">
        <w:rPr>
          <w:rFonts w:ascii="Times New Roman" w:hAnsi="Times New Roman" w:cs="Times New Roman"/>
          <w:sz w:val="24"/>
          <w:szCs w:val="24"/>
        </w:rPr>
        <w:t>factores como: tiempos extras, sindicalismo, equipo, entorno, clima, herramienta, ruido, fatiga, magnitud de la obra, disponibilidad de mano de obra y relaciones de trab</w:t>
      </w:r>
      <w:r w:rsidR="00F90C6E">
        <w:rPr>
          <w:rFonts w:ascii="Times New Roman" w:hAnsi="Times New Roman" w:cs="Times New Roman"/>
          <w:sz w:val="24"/>
          <w:szCs w:val="24"/>
        </w:rPr>
        <w:t>ajo. En la relación</w:t>
      </w:r>
      <w:r w:rsidR="003F5F8B">
        <w:rPr>
          <w:rFonts w:ascii="Times New Roman" w:hAnsi="Times New Roman" w:cs="Times New Roman"/>
          <w:sz w:val="24"/>
          <w:szCs w:val="24"/>
        </w:rPr>
        <w:t xml:space="preserve"> calidad-</w:t>
      </w:r>
      <w:r w:rsidR="004943C2" w:rsidRPr="00966E9C">
        <w:rPr>
          <w:rFonts w:ascii="Times New Roman" w:hAnsi="Times New Roman" w:cs="Times New Roman"/>
          <w:sz w:val="24"/>
          <w:szCs w:val="24"/>
        </w:rPr>
        <w:t xml:space="preserve">productividad: control, desperdicios y especificaciones. </w:t>
      </w:r>
      <w:r w:rsidR="003F5F8B">
        <w:rPr>
          <w:rFonts w:ascii="Times New Roman" w:hAnsi="Times New Roman" w:cs="Times New Roman"/>
          <w:sz w:val="24"/>
          <w:szCs w:val="24"/>
        </w:rPr>
        <w:t>Finalmente, e</w:t>
      </w:r>
      <w:r w:rsidR="004943C2" w:rsidRPr="00966E9C">
        <w:rPr>
          <w:rFonts w:ascii="Times New Roman" w:hAnsi="Times New Roman" w:cs="Times New Roman"/>
          <w:sz w:val="24"/>
          <w:szCs w:val="24"/>
        </w:rPr>
        <w:t>n la relación integral de los elementos mano de obra, calidad y productividad, se ubican los fact</w:t>
      </w:r>
      <w:r w:rsidR="00251A71" w:rsidRPr="00966E9C">
        <w:rPr>
          <w:rFonts w:ascii="Times New Roman" w:hAnsi="Times New Roman" w:cs="Times New Roman"/>
          <w:sz w:val="24"/>
          <w:szCs w:val="24"/>
        </w:rPr>
        <w:t>ores de incenti</w:t>
      </w:r>
      <w:r w:rsidR="00E377D2" w:rsidRPr="00966E9C">
        <w:rPr>
          <w:rFonts w:ascii="Times New Roman" w:hAnsi="Times New Roman" w:cs="Times New Roman"/>
          <w:sz w:val="24"/>
          <w:szCs w:val="24"/>
        </w:rPr>
        <w:t xml:space="preserve">vos y materiales (ver </w:t>
      </w:r>
      <w:r w:rsidR="00BF032B" w:rsidRPr="00B302E5">
        <w:rPr>
          <w:rFonts w:ascii="Times New Roman" w:hAnsi="Times New Roman" w:cs="Times New Roman"/>
          <w:sz w:val="24"/>
          <w:szCs w:val="24"/>
          <w:highlight w:val="yellow"/>
          <w:rPrChange w:id="7" w:author="Autor">
            <w:rPr>
              <w:rFonts w:ascii="Times New Roman" w:hAnsi="Times New Roman" w:cs="Times New Roman"/>
              <w:sz w:val="24"/>
              <w:szCs w:val="24"/>
            </w:rPr>
          </w:rPrChange>
        </w:rPr>
        <w:t>esquema 1).</w:t>
      </w:r>
    </w:p>
    <w:p w14:paraId="7F6D5A88" w14:textId="4F05A5DF" w:rsidR="004943C2" w:rsidRDefault="007D3C6C" w:rsidP="000D24C9">
      <w:pPr>
        <w:spacing w:after="0" w:line="360" w:lineRule="auto"/>
        <w:jc w:val="center"/>
        <w:rPr>
          <w:rFonts w:ascii="Times New Roman" w:hAnsi="Times New Roman" w:cs="Times New Roman"/>
          <w:sz w:val="24"/>
          <w:szCs w:val="24"/>
        </w:rPr>
      </w:pPr>
      <w:r w:rsidRPr="00B65AC7">
        <w:rPr>
          <w:rFonts w:ascii="Times New Roman" w:hAnsi="Times New Roman" w:cs="Times New Roman"/>
          <w:noProof/>
          <w:sz w:val="24"/>
          <w:szCs w:val="24"/>
          <w:lang w:eastAsia="es-MX"/>
        </w:rPr>
        <w:lastRenderedPageBreak/>
        <mc:AlternateContent>
          <mc:Choice Requires="wpg">
            <w:drawing>
              <wp:inline distT="0" distB="0" distL="0" distR="0" wp14:anchorId="3C6C900E" wp14:editId="2BDF2E65">
                <wp:extent cx="5487035" cy="5255895"/>
                <wp:effectExtent l="0" t="0" r="0" b="1905"/>
                <wp:docPr id="1792" name="298 Grupo"/>
                <wp:cNvGraphicFramePr/>
                <a:graphic xmlns:a="http://schemas.openxmlformats.org/drawingml/2006/main">
                  <a:graphicData uri="http://schemas.microsoft.com/office/word/2010/wordprocessingGroup">
                    <wpg:wgp>
                      <wpg:cNvGrpSpPr/>
                      <wpg:grpSpPr>
                        <a:xfrm>
                          <a:off x="0" y="0"/>
                          <a:ext cx="5487035" cy="5255895"/>
                          <a:chOff x="0" y="0"/>
                          <a:chExt cx="6944547" cy="6650038"/>
                        </a:xfrm>
                      </wpg:grpSpPr>
                      <wpg:grpSp>
                        <wpg:cNvPr id="1814" name="1814 Grupo"/>
                        <wpg:cNvGrpSpPr/>
                        <wpg:grpSpPr>
                          <a:xfrm>
                            <a:off x="193858" y="281900"/>
                            <a:ext cx="6750689" cy="6203274"/>
                            <a:chOff x="195982" y="281900"/>
                            <a:chExt cx="5383592" cy="6143475"/>
                          </a:xfrm>
                        </wpg:grpSpPr>
                        <wps:wsp>
                          <wps:cNvPr id="1815" name="1815 Conector angular"/>
                          <wps:cNvCnPr/>
                          <wps:spPr>
                            <a:xfrm rot="16200000" flipV="1">
                              <a:off x="389493" y="1457804"/>
                              <a:ext cx="1687523" cy="821579"/>
                            </a:xfrm>
                            <a:prstGeom prst="bentConnector3">
                              <a:avLst>
                                <a:gd name="adj1" fmla="val 92326"/>
                              </a:avLst>
                            </a:prstGeom>
                            <a:noFill/>
                            <a:ln w="6350" cap="flat" cmpd="sng" algn="ctr">
                              <a:solidFill>
                                <a:srgbClr val="92D050"/>
                              </a:solidFill>
                              <a:prstDash val="solid"/>
                              <a:miter lim="800000"/>
                              <a:tailEnd type="triangle"/>
                            </a:ln>
                            <a:effectLst/>
                          </wps:spPr>
                          <wps:bodyPr/>
                        </wps:wsp>
                        <wps:wsp>
                          <wps:cNvPr id="1816" name="1816 Conector angular"/>
                          <wps:cNvCnPr/>
                          <wps:spPr>
                            <a:xfrm rot="16200000" flipV="1">
                              <a:off x="594238" y="1662549"/>
                              <a:ext cx="1287556" cy="812055"/>
                            </a:xfrm>
                            <a:prstGeom prst="bentConnector3">
                              <a:avLst>
                                <a:gd name="adj1" fmla="val 89625"/>
                              </a:avLst>
                            </a:prstGeom>
                            <a:noFill/>
                            <a:ln w="6350" cap="flat" cmpd="sng" algn="ctr">
                              <a:solidFill>
                                <a:srgbClr val="92D050"/>
                              </a:solidFill>
                              <a:prstDash val="solid"/>
                              <a:miter lim="800000"/>
                              <a:tailEnd type="triangle"/>
                            </a:ln>
                            <a:effectLst/>
                          </wps:spPr>
                          <wps:bodyPr/>
                        </wps:wsp>
                        <wps:wsp>
                          <wps:cNvPr id="1817" name="1817 Conector angular"/>
                          <wps:cNvCnPr/>
                          <wps:spPr>
                            <a:xfrm rot="16200000" flipV="1">
                              <a:off x="818106" y="1886418"/>
                              <a:ext cx="849344" cy="802531"/>
                            </a:xfrm>
                            <a:prstGeom prst="bentConnector3">
                              <a:avLst>
                                <a:gd name="adj1" fmla="val 83038"/>
                              </a:avLst>
                            </a:prstGeom>
                            <a:noFill/>
                            <a:ln w="6350" cap="flat" cmpd="sng" algn="ctr">
                              <a:solidFill>
                                <a:srgbClr val="92D050"/>
                              </a:solidFill>
                              <a:prstDash val="solid"/>
                              <a:miter lim="800000"/>
                              <a:tailEnd type="triangle"/>
                            </a:ln>
                            <a:effectLst/>
                          </wps:spPr>
                          <wps:bodyPr/>
                        </wps:wsp>
                        <wpg:grpSp>
                          <wpg:cNvPr id="1818" name="1818 Grupo"/>
                          <wpg:cNvGrpSpPr/>
                          <wpg:grpSpPr>
                            <a:xfrm>
                              <a:off x="195982" y="281900"/>
                              <a:ext cx="5383592" cy="6143475"/>
                              <a:chOff x="195981" y="281900"/>
                              <a:chExt cx="5384157" cy="6143625"/>
                            </a:xfrm>
                          </wpg:grpSpPr>
                          <wpg:grpSp>
                            <wpg:cNvPr id="1819" name="1819 Grupo"/>
                            <wpg:cNvGrpSpPr/>
                            <wpg:grpSpPr>
                              <a:xfrm>
                                <a:off x="195981" y="281900"/>
                                <a:ext cx="5384157" cy="6143625"/>
                                <a:chOff x="195981" y="281900"/>
                                <a:chExt cx="5384157" cy="6143625"/>
                              </a:xfrm>
                            </wpg:grpSpPr>
                            <wpg:grpSp>
                              <wpg:cNvPr id="1820" name="1820 Grupo"/>
                              <wpg:cNvGrpSpPr/>
                              <wpg:grpSpPr>
                                <a:xfrm>
                                  <a:off x="195981" y="281900"/>
                                  <a:ext cx="5384157" cy="6143625"/>
                                  <a:chOff x="195981" y="281900"/>
                                  <a:chExt cx="5384157" cy="6143625"/>
                                </a:xfrm>
                              </wpg:grpSpPr>
                              <wpg:grpSp>
                                <wpg:cNvPr id="1821" name="1821 Grupo"/>
                                <wpg:cNvGrpSpPr/>
                                <wpg:grpSpPr>
                                  <a:xfrm>
                                    <a:off x="195981" y="281900"/>
                                    <a:ext cx="5384157" cy="6143625"/>
                                    <a:chOff x="195981" y="281900"/>
                                    <a:chExt cx="5384157" cy="6143625"/>
                                  </a:xfrm>
                                </wpg:grpSpPr>
                                <wpg:grpSp>
                                  <wpg:cNvPr id="1822" name="1822 Grupo"/>
                                  <wpg:cNvGrpSpPr/>
                                  <wpg:grpSpPr>
                                    <a:xfrm>
                                      <a:off x="195981" y="281900"/>
                                      <a:ext cx="5384157" cy="6143625"/>
                                      <a:chOff x="195981" y="281900"/>
                                      <a:chExt cx="5384157" cy="6143625"/>
                                    </a:xfrm>
                                  </wpg:grpSpPr>
                                  <wpg:grpSp>
                                    <wpg:cNvPr id="1823" name="1823 Grupo"/>
                                    <wpg:cNvGrpSpPr/>
                                    <wpg:grpSpPr>
                                      <a:xfrm>
                                        <a:off x="195981" y="281900"/>
                                        <a:ext cx="5384157" cy="6143625"/>
                                        <a:chOff x="195981" y="281900"/>
                                        <a:chExt cx="5384157" cy="6143625"/>
                                      </a:xfrm>
                                    </wpg:grpSpPr>
                                    <wpg:grpSp>
                                      <wpg:cNvPr id="100" name="100 Grupo"/>
                                      <wpg:cNvGrpSpPr/>
                                      <wpg:grpSpPr>
                                        <a:xfrm>
                                          <a:off x="195981" y="281900"/>
                                          <a:ext cx="5384157" cy="6143625"/>
                                          <a:chOff x="195981" y="281900"/>
                                          <a:chExt cx="5384157" cy="6143625"/>
                                        </a:xfrm>
                                      </wpg:grpSpPr>
                                      <wpg:grpSp>
                                        <wpg:cNvPr id="101" name="101 Grupo"/>
                                        <wpg:cNvGrpSpPr/>
                                        <wpg:grpSpPr>
                                          <a:xfrm>
                                            <a:off x="195981" y="281900"/>
                                            <a:ext cx="5384157" cy="6143625"/>
                                            <a:chOff x="195981" y="281900"/>
                                            <a:chExt cx="5384157" cy="6143625"/>
                                          </a:xfrm>
                                        </wpg:grpSpPr>
                                        <wpg:grpSp>
                                          <wpg:cNvPr id="102" name="102 Grupo"/>
                                          <wpg:cNvGrpSpPr/>
                                          <wpg:grpSpPr>
                                            <a:xfrm>
                                              <a:off x="195981" y="281900"/>
                                              <a:ext cx="5384157" cy="6143625"/>
                                              <a:chOff x="195981" y="281900"/>
                                              <a:chExt cx="5384157" cy="6143625"/>
                                            </a:xfrm>
                                          </wpg:grpSpPr>
                                          <wpg:grpSp>
                                            <wpg:cNvPr id="103" name="103 Grupo"/>
                                            <wpg:cNvGrpSpPr/>
                                            <wpg:grpSpPr>
                                              <a:xfrm>
                                                <a:off x="195981" y="281900"/>
                                                <a:ext cx="5384157" cy="6143625"/>
                                                <a:chOff x="195981" y="281900"/>
                                                <a:chExt cx="5384157" cy="6143625"/>
                                              </a:xfrm>
                                            </wpg:grpSpPr>
                                            <wpg:grpSp>
                                              <wpg:cNvPr id="104" name="104 Grupo"/>
                                              <wpg:cNvGrpSpPr/>
                                              <wpg:grpSpPr>
                                                <a:xfrm>
                                                  <a:off x="195981" y="281900"/>
                                                  <a:ext cx="5384157" cy="6143625"/>
                                                  <a:chOff x="195981" y="281900"/>
                                                  <a:chExt cx="5384157" cy="6143625"/>
                                                </a:xfrm>
                                              </wpg:grpSpPr>
                                              <wpg:grpSp>
                                                <wpg:cNvPr id="105" name="105 Grupo"/>
                                                <wpg:cNvGrpSpPr/>
                                                <wpg:grpSpPr>
                                                  <a:xfrm>
                                                    <a:off x="195981" y="281900"/>
                                                    <a:ext cx="5384157" cy="6143625"/>
                                                    <a:chOff x="195981" y="281900"/>
                                                    <a:chExt cx="5384157" cy="6143625"/>
                                                  </a:xfrm>
                                                </wpg:grpSpPr>
                                                <wpg:grpSp>
                                                  <wpg:cNvPr id="106" name="106 Grupo"/>
                                                  <wpg:cNvGrpSpPr/>
                                                  <wpg:grpSpPr>
                                                    <a:xfrm>
                                                      <a:off x="195981" y="281900"/>
                                                      <a:ext cx="5384157" cy="6143625"/>
                                                      <a:chOff x="195981" y="281900"/>
                                                      <a:chExt cx="5384157" cy="6143625"/>
                                                    </a:xfrm>
                                                  </wpg:grpSpPr>
                                                  <wpg:grpSp>
                                                    <wpg:cNvPr id="107" name="107 Grupo"/>
                                                    <wpg:cNvGrpSpPr/>
                                                    <wpg:grpSpPr>
                                                      <a:xfrm>
                                                        <a:off x="195981" y="281900"/>
                                                        <a:ext cx="5384157" cy="6143625"/>
                                                        <a:chOff x="195981" y="281900"/>
                                                        <a:chExt cx="5384157" cy="6143625"/>
                                                      </a:xfrm>
                                                    </wpg:grpSpPr>
                                                    <wpg:grpSp>
                                                      <wpg:cNvPr id="108" name="108 Grupo"/>
                                                      <wpg:cNvGrpSpPr/>
                                                      <wpg:grpSpPr>
                                                        <a:xfrm>
                                                          <a:off x="195981" y="281900"/>
                                                          <a:ext cx="5384157" cy="5007907"/>
                                                          <a:chOff x="195981" y="281900"/>
                                                          <a:chExt cx="5384157" cy="5007907"/>
                                                        </a:xfrm>
                                                      </wpg:grpSpPr>
                                                      <wpg:grpSp>
                                                        <wpg:cNvPr id="109" name="109 Grupo"/>
                                                        <wpg:cNvGrpSpPr/>
                                                        <wpg:grpSpPr>
                                                          <a:xfrm>
                                                            <a:off x="195981" y="281900"/>
                                                            <a:ext cx="5384157" cy="4423662"/>
                                                            <a:chOff x="195981" y="281900"/>
                                                            <a:chExt cx="5384157" cy="4423662"/>
                                                          </a:xfrm>
                                                        </wpg:grpSpPr>
                                                        <wpg:grpSp>
                                                          <wpg:cNvPr id="110" name="110 Grupo"/>
                                                          <wpg:cNvGrpSpPr/>
                                                          <wpg:grpSpPr>
                                                            <a:xfrm>
                                                              <a:off x="338345" y="281900"/>
                                                              <a:ext cx="5241793" cy="4423662"/>
                                                              <a:chOff x="338345" y="281900"/>
                                                              <a:chExt cx="5241793" cy="4423662"/>
                                                            </a:xfrm>
                                                          </wpg:grpSpPr>
                                                          <wpg:grpSp>
                                                            <wpg:cNvPr id="111" name="111 Grupo"/>
                                                            <wpg:cNvGrpSpPr/>
                                                            <wpg:grpSpPr>
                                                              <a:xfrm>
                                                                <a:off x="338345" y="454469"/>
                                                                <a:ext cx="5241793" cy="4251093"/>
                                                                <a:chOff x="338345" y="454469"/>
                                                                <a:chExt cx="5241793" cy="4251093"/>
                                                              </a:xfrm>
                                                            </wpg:grpSpPr>
                                                            <wpg:grpSp>
                                                              <wpg:cNvPr id="112" name="112 Grupo"/>
                                                              <wpg:cNvGrpSpPr/>
                                                              <wpg:grpSpPr>
                                                                <a:xfrm>
                                                                  <a:off x="338345" y="454469"/>
                                                                  <a:ext cx="5241793" cy="4251093"/>
                                                                  <a:chOff x="338345" y="454469"/>
                                                                  <a:chExt cx="5241793" cy="4251093"/>
                                                                </a:xfrm>
                                                              </wpg:grpSpPr>
                                                              <wpg:grpSp>
                                                                <wpg:cNvPr id="113" name="113 Grupo"/>
                                                                <wpg:cNvGrpSpPr/>
                                                                <wpg:grpSpPr>
                                                                  <a:xfrm>
                                                                    <a:off x="338345" y="454469"/>
                                                                    <a:ext cx="5241793" cy="3769566"/>
                                                                    <a:chOff x="338345" y="454469"/>
                                                                    <a:chExt cx="5241793" cy="3769566"/>
                                                                  </a:xfrm>
                                                                  <a:noFill/>
                                                                </wpg:grpSpPr>
                                                                <wpg:grpSp>
                                                                  <wpg:cNvPr id="114" name="114 Grupo"/>
                                                                  <wpg:cNvGrpSpPr/>
                                                                  <wpg:grpSpPr>
                                                                    <a:xfrm>
                                                                      <a:off x="4326145" y="2482175"/>
                                                                      <a:ext cx="1114425" cy="460604"/>
                                                                      <a:chOff x="4326145" y="2482175"/>
                                                                      <a:chExt cx="1228725" cy="958435"/>
                                                                    </a:xfrm>
                                                                    <a:grpFill/>
                                                                  </wpg:grpSpPr>
                                                                  <wps:wsp>
                                                                    <wps:cNvPr id="115" name="Cuadro de texto 147"/>
                                                                    <wps:cNvSpPr txBox="1"/>
                                                                    <wps:spPr>
                                                                      <a:xfrm>
                                                                        <a:off x="4326145" y="2506621"/>
                                                                        <a:ext cx="1228725" cy="931532"/>
                                                                      </a:xfrm>
                                                                      <a:prstGeom prst="rect">
                                                                        <a:avLst/>
                                                                      </a:prstGeom>
                                                                      <a:grpFill/>
                                                                      <a:ln w="19050">
                                                                        <a:noFill/>
                                                                      </a:ln>
                                                                      <a:effectLst/>
                                                                    </wps:spPr>
                                                                    <wps:txb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6" name="Elipse 401"/>
                                                                    <wps:cNvSpPr/>
                                                                    <wps:spPr>
                                                                      <a:xfrm>
                                                                        <a:off x="4388911" y="2482175"/>
                                                                        <a:ext cx="1102830" cy="958435"/>
                                                                      </a:xfrm>
                                                                      <a:prstGeom prst="rect">
                                                                        <a:avLst/>
                                                                      </a:prstGeom>
                                                                      <a:grpFill/>
                                                                      <a:ln w="19050" cap="flat" cmpd="sng" algn="ctr">
                                                                        <a:noFill/>
                                                                        <a:prstDash val="solid"/>
                                                                        <a:miter lim="800000"/>
                                                                      </a:ln>
                                                                      <a:effectLst/>
                                                                    </wps:spPr>
                                                                    <wps:txbx>
                                                                      <w:txbxContent>
                                                                        <w:p w14:paraId="0C730F6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17" name="117 Grupo"/>
                                                                  <wpg:cNvGrpSpPr/>
                                                                  <wpg:grpSpPr>
                                                                    <a:xfrm>
                                                                      <a:off x="4274072" y="891499"/>
                                                                      <a:ext cx="965838" cy="290196"/>
                                                                      <a:chOff x="4274072" y="891499"/>
                                                                      <a:chExt cx="1088608" cy="896194"/>
                                                                    </a:xfrm>
                                                                    <a:grpFill/>
                                                                  </wpg:grpSpPr>
                                                                  <wps:wsp>
                                                                    <wps:cNvPr id="118" name="Cuadro de texto 150"/>
                                                                    <wps:cNvSpPr txBox="1"/>
                                                                    <wps:spPr>
                                                                      <a:xfrm>
                                                                        <a:off x="4322028" y="891499"/>
                                                                        <a:ext cx="1040652" cy="823635"/>
                                                                      </a:xfrm>
                                                                      <a:prstGeom prst="rect">
                                                                        <a:avLst/>
                                                                      </a:prstGeom>
                                                                      <a:grpFill/>
                                                                      <a:ln w="19050">
                                                                        <a:noFill/>
                                                                      </a:ln>
                                                                      <a:effectLst/>
                                                                    </wps:spPr>
                                                                    <wps:txb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19" name="Elipse 315"/>
                                                                    <wps:cNvSpPr/>
                                                                    <wps:spPr>
                                                                      <a:xfrm>
                                                                        <a:off x="4274072" y="1044744"/>
                                                                        <a:ext cx="874488" cy="742949"/>
                                                                      </a:xfrm>
                                                                      <a:prstGeom prst="rect">
                                                                        <a:avLst/>
                                                                      </a:prstGeom>
                                                                      <a:grpFill/>
                                                                      <a:ln w="19050" cap="flat" cmpd="sng" algn="ctr">
                                                                        <a:noFill/>
                                                                        <a:prstDash val="solid"/>
                                                                        <a:miter lim="800000"/>
                                                                      </a:ln>
                                                                      <a:effectLst/>
                                                                    </wps:spPr>
                                                                    <wps:txbx>
                                                                      <w:txbxContent>
                                                                        <w:p w14:paraId="57D8B20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20" name="Cuadro de texto 152"/>
                                                                  <wps:cNvSpPr txBox="1"/>
                                                                  <wps:spPr>
                                                                    <a:xfrm>
                                                                      <a:off x="4460620" y="462864"/>
                                                                      <a:ext cx="676275" cy="266701"/>
                                                                    </a:xfrm>
                                                                    <a:prstGeom prst="rect">
                                                                      <a:avLst/>
                                                                    </a:prstGeom>
                                                                    <a:grpFill/>
                                                                    <a:ln w="19050">
                                                                      <a:noFill/>
                                                                    </a:ln>
                                                                    <a:effectLst/>
                                                                  </wps:spPr>
                                                                  <wps:txb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21" name="121 Grupo"/>
                                                                  <wpg:cNvGrpSpPr/>
                                                                  <wpg:grpSpPr>
                                                                    <a:xfrm>
                                                                      <a:off x="3402220" y="1767801"/>
                                                                      <a:ext cx="1390650" cy="1949252"/>
                                                                      <a:chOff x="3402220" y="1767801"/>
                                                                      <a:chExt cx="1390650" cy="3826765"/>
                                                                    </a:xfrm>
                                                                    <a:grpFill/>
                                                                  </wpg:grpSpPr>
                                                                  <wps:wsp>
                                                                    <wps:cNvPr id="122" name="Cuadro de texto 154"/>
                                                                    <wps:cNvSpPr txBox="1"/>
                                                                    <wps:spPr>
                                                                      <a:xfrm>
                                                                        <a:off x="3402220" y="1767801"/>
                                                                        <a:ext cx="714375" cy="504885"/>
                                                                      </a:xfrm>
                                                                      <a:prstGeom prst="rect">
                                                                        <a:avLst/>
                                                                      </a:prstGeom>
                                                                      <a:grpFill/>
                                                                      <a:ln w="19050">
                                                                        <a:noFill/>
                                                                      </a:ln>
                                                                      <a:effectLst/>
                                                                    </wps:spPr>
                                                                    <wps:txb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3" name="Elipse 391"/>
                                                                    <wps:cNvSpPr/>
                                                                    <wps:spPr>
                                                                      <a:xfrm>
                                                                        <a:off x="4211845" y="5088531"/>
                                                                        <a:ext cx="581025" cy="506035"/>
                                                                      </a:xfrm>
                                                                      <a:prstGeom prst="rect">
                                                                        <a:avLst/>
                                                                      </a:prstGeom>
                                                                      <a:grpFill/>
                                                                      <a:ln w="19050" cap="flat" cmpd="sng" algn="ctr">
                                                                        <a:noFill/>
                                                                        <a:prstDash val="solid"/>
                                                                        <a:miter lim="800000"/>
                                                                      </a:ln>
                                                                      <a:effectLst/>
                                                                    </wps:spPr>
                                                                    <wps:txbx>
                                                                      <w:txbxContent>
                                                                        <w:p w14:paraId="4CDA7C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4" name="124 Grupo"/>
                                                                  <wpg:cNvGrpSpPr/>
                                                                  <wpg:grpSpPr>
                                                                    <a:xfrm>
                                                                      <a:off x="3335545" y="2234525"/>
                                                                      <a:ext cx="1590675" cy="1083154"/>
                                                                      <a:chOff x="3335545" y="2234525"/>
                                                                      <a:chExt cx="2317185" cy="3606697"/>
                                                                    </a:xfrm>
                                                                    <a:grpFill/>
                                                                  </wpg:grpSpPr>
                                                                  <wps:wsp>
                                                                    <wps:cNvPr id="125" name="Cuadro de texto 157"/>
                                                                    <wps:cNvSpPr txBox="1"/>
                                                                    <wps:spPr>
                                                                      <a:xfrm>
                                                                        <a:off x="3335545" y="2234525"/>
                                                                        <a:ext cx="1040652" cy="792911"/>
                                                                      </a:xfrm>
                                                                      <a:prstGeom prst="rect">
                                                                        <a:avLst/>
                                                                      </a:prstGeom>
                                                                      <a:grpFill/>
                                                                      <a:ln w="19050">
                                                                        <a:noFill/>
                                                                      </a:ln>
                                                                      <a:effectLst/>
                                                                    </wps:spPr>
                                                                    <wps:txb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26" name="Elipse 388"/>
                                                                    <wps:cNvSpPr/>
                                                                    <wps:spPr>
                                                                      <a:xfrm>
                                                                        <a:off x="4805280" y="5054248"/>
                                                                        <a:ext cx="847450" cy="786974"/>
                                                                      </a:xfrm>
                                                                      <a:prstGeom prst="rect">
                                                                        <a:avLst/>
                                                                      </a:prstGeom>
                                                                      <a:grpFill/>
                                                                      <a:ln w="19050" cap="flat" cmpd="sng" algn="ctr">
                                                                        <a:noFill/>
                                                                        <a:prstDash val="solid"/>
                                                                        <a:miter lim="800000"/>
                                                                      </a:ln>
                                                                      <a:effectLst/>
                                                                    </wps:spPr>
                                                                    <wps:txbx>
                                                                      <w:txbxContent>
                                                                        <w:p w14:paraId="6B7955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27" name="127 Grupo"/>
                                                                  <wpg:cNvGrpSpPr/>
                                                                  <wpg:grpSpPr>
                                                                    <a:xfrm>
                                                                      <a:off x="4411870" y="1653500"/>
                                                                      <a:ext cx="676275" cy="292735"/>
                                                                      <a:chOff x="4411870" y="1653500"/>
                                                                      <a:chExt cx="676275" cy="625554"/>
                                                                    </a:xfrm>
                                                                    <a:grpFill/>
                                                                  </wpg:grpSpPr>
                                                                  <wps:wsp>
                                                                    <wps:cNvPr id="1824" name="Cuadro de texto 160"/>
                                                                    <wps:cNvSpPr txBox="1"/>
                                                                    <wps:spPr>
                                                                      <a:xfrm>
                                                                        <a:off x="4411870" y="1653500"/>
                                                                        <a:ext cx="676275" cy="625554"/>
                                                                      </a:xfrm>
                                                                      <a:prstGeom prst="rect">
                                                                        <a:avLst/>
                                                                      </a:prstGeom>
                                                                      <a:grpFill/>
                                                                      <a:ln w="19050">
                                                                        <a:noFill/>
                                                                      </a:ln>
                                                                      <a:effectLst/>
                                                                    </wps:spPr>
                                                                    <wps:txb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5" name="Elipse 312"/>
                                                                    <wps:cNvSpPr/>
                                                                    <wps:spPr>
                                                                      <a:xfrm>
                                                                        <a:off x="4469020" y="1720149"/>
                                                                        <a:ext cx="552450" cy="503270"/>
                                                                      </a:xfrm>
                                                                      <a:prstGeom prst="rect">
                                                                        <a:avLst/>
                                                                      </a:prstGeom>
                                                                      <a:grpFill/>
                                                                      <a:ln w="19050" cap="flat" cmpd="sng" algn="ctr">
                                                                        <a:noFill/>
                                                                        <a:prstDash val="solid"/>
                                                                        <a:miter lim="800000"/>
                                                                      </a:ln>
                                                                      <a:effectLst/>
                                                                    </wps:spPr>
                                                                    <wps:txbx>
                                                                      <w:txbxContent>
                                                                        <w:p w14:paraId="6B1DD1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6" name="1826 Grupo"/>
                                                                  <wpg:cNvGrpSpPr/>
                                                                  <wpg:grpSpPr>
                                                                    <a:xfrm>
                                                                      <a:off x="4497595" y="1282026"/>
                                                                      <a:ext cx="685800" cy="253040"/>
                                                                      <a:chOff x="4497595" y="1282026"/>
                                                                      <a:chExt cx="676275" cy="536078"/>
                                                                    </a:xfrm>
                                                                    <a:grpFill/>
                                                                  </wpg:grpSpPr>
                                                                  <wps:wsp>
                                                                    <wps:cNvPr id="1827" name="Cuadro de texto 163"/>
                                                                    <wps:cNvSpPr txBox="1"/>
                                                                    <wps:spPr>
                                                                      <a:xfrm>
                                                                        <a:off x="4497595" y="1282026"/>
                                                                        <a:ext cx="676275" cy="524658"/>
                                                                      </a:xfrm>
                                                                      <a:prstGeom prst="rect">
                                                                        <a:avLst/>
                                                                      </a:prstGeom>
                                                                      <a:grpFill/>
                                                                      <a:ln w="19050">
                                                                        <a:noFill/>
                                                                      </a:ln>
                                                                      <a:effectLst/>
                                                                    </wps:spPr>
                                                                    <wps:txb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28" name="Elipse 306"/>
                                                                    <wps:cNvSpPr/>
                                                                    <wps:spPr>
                                                                      <a:xfrm>
                                                                        <a:off x="4558621" y="1355913"/>
                                                                        <a:ext cx="569401" cy="462191"/>
                                                                      </a:xfrm>
                                                                      <a:prstGeom prst="rect">
                                                                        <a:avLst/>
                                                                      </a:prstGeom>
                                                                      <a:grpFill/>
                                                                      <a:ln w="19050" cap="flat" cmpd="sng" algn="ctr">
                                                                        <a:noFill/>
                                                                        <a:prstDash val="solid"/>
                                                                        <a:miter lim="800000"/>
                                                                      </a:ln>
                                                                      <a:effectLst/>
                                                                    </wps:spPr>
                                                                    <wps:txbx>
                                                                      <w:txbxContent>
                                                                        <w:p w14:paraId="3690088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29" name="1829 Grupo"/>
                                                                  <wpg:cNvGrpSpPr/>
                                                                  <wpg:grpSpPr>
                                                                    <a:xfrm>
                                                                      <a:off x="4297570" y="2040376"/>
                                                                      <a:ext cx="1263015" cy="279871"/>
                                                                      <a:chOff x="4297570" y="2040376"/>
                                                                      <a:chExt cx="1228725" cy="928543"/>
                                                                    </a:xfrm>
                                                                    <a:grpFill/>
                                                                  </wpg:grpSpPr>
                                                                  <wps:wsp>
                                                                    <wps:cNvPr id="1830" name="Cuadro de texto 166"/>
                                                                    <wps:cNvSpPr txBox="1"/>
                                                                    <wps:spPr>
                                                                      <a:xfrm>
                                                                        <a:off x="4297570" y="2115676"/>
                                                                        <a:ext cx="1228725" cy="853243"/>
                                                                      </a:xfrm>
                                                                      <a:prstGeom prst="rect">
                                                                        <a:avLst/>
                                                                      </a:prstGeom>
                                                                      <a:grpFill/>
                                                                      <a:ln w="19050">
                                                                        <a:noFill/>
                                                                      </a:ln>
                                                                      <a:effectLst/>
                                                                    </wps:spPr>
                                                                    <wps:txb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1" name="Elipse 318"/>
                                                                    <wps:cNvSpPr/>
                                                                    <wps:spPr>
                                                                      <a:xfrm>
                                                                        <a:off x="4365262" y="2040376"/>
                                                                        <a:ext cx="1084511" cy="923413"/>
                                                                      </a:xfrm>
                                                                      <a:prstGeom prst="rect">
                                                                        <a:avLst/>
                                                                      </a:prstGeom>
                                                                      <a:grpFill/>
                                                                      <a:ln w="19050" cap="flat" cmpd="sng" algn="ctr">
                                                                        <a:noFill/>
                                                                        <a:prstDash val="solid"/>
                                                                        <a:miter lim="800000"/>
                                                                      </a:ln>
                                                                      <a:effectLst/>
                                                                    </wps:spPr>
                                                                    <wps:txbx>
                                                                      <w:txbxContent>
                                                                        <w:p w14:paraId="14B3689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32" name="Cuadro de texto 168"/>
                                                                  <wps:cNvSpPr txBox="1"/>
                                                                  <wps:spPr>
                                                                    <a:xfrm>
                                                                      <a:off x="4301247" y="3053611"/>
                                                                      <a:ext cx="1278891" cy="304800"/>
                                                                    </a:xfrm>
                                                                    <a:prstGeom prst="rect">
                                                                      <a:avLst/>
                                                                    </a:prstGeom>
                                                                    <a:grpFill/>
                                                                    <a:ln w="19050">
                                                                      <a:noFill/>
                                                                    </a:ln>
                                                                    <a:effectLst/>
                                                                  </wps:spPr>
                                                                  <wps:txb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33" name="1833 Grupo"/>
                                                                  <wpg:cNvGrpSpPr/>
                                                                  <wpg:grpSpPr>
                                                                    <a:xfrm>
                                                                      <a:off x="338345" y="454469"/>
                                                                      <a:ext cx="3987759" cy="3769566"/>
                                                                      <a:chOff x="338345" y="454469"/>
                                                                      <a:chExt cx="3987759" cy="3769566"/>
                                                                    </a:xfrm>
                                                                    <a:grpFill/>
                                                                  </wpg:grpSpPr>
                                                                  <wpg:grpSp>
                                                                    <wpg:cNvPr id="1834" name="1834 Grupo"/>
                                                                    <wpg:cNvGrpSpPr/>
                                                                    <wpg:grpSpPr>
                                                                      <a:xfrm>
                                                                        <a:off x="1543575" y="3881135"/>
                                                                        <a:ext cx="1019175" cy="342900"/>
                                                                        <a:chOff x="1543575" y="3881135"/>
                                                                        <a:chExt cx="967112" cy="895350"/>
                                                                      </a:xfrm>
                                                                      <a:grpFill/>
                                                                    </wpg:grpSpPr>
                                                                    <wps:wsp>
                                                                      <wps:cNvPr id="1835" name="Cuadro de texto 171"/>
                                                                      <wps:cNvSpPr txBox="1"/>
                                                                      <wps:spPr>
                                                                        <a:xfrm>
                                                                          <a:off x="1543575" y="3881135"/>
                                                                          <a:ext cx="967112" cy="895350"/>
                                                                        </a:xfrm>
                                                                        <a:prstGeom prst="rect">
                                                                          <a:avLst/>
                                                                        </a:prstGeom>
                                                                        <a:grpFill/>
                                                                        <a:ln w="19050">
                                                                          <a:noFill/>
                                                                        </a:ln>
                                                                        <a:effectLst/>
                                                                      </wps:spPr>
                                                                      <wps:txb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6" name="Elipse 452"/>
                                                                      <wps:cNvSpPr/>
                                                                      <wps:spPr>
                                                                        <a:xfrm>
                                                                          <a:off x="1676183" y="4043060"/>
                                                                          <a:ext cx="817631" cy="733425"/>
                                                                        </a:xfrm>
                                                                        <a:prstGeom prst="rect">
                                                                          <a:avLst/>
                                                                        </a:prstGeom>
                                                                        <a:grpFill/>
                                                                        <a:ln w="19050" cap="flat" cmpd="sng" algn="ctr">
                                                                          <a:noFill/>
                                                                          <a:prstDash val="solid"/>
                                                                          <a:miter lim="800000"/>
                                                                        </a:ln>
                                                                        <a:effectLst/>
                                                                      </wps:spPr>
                                                                      <wps:txbx>
                                                                        <w:txbxContent>
                                                                          <w:p w14:paraId="1409BBC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37" name="1837 Grupo"/>
                                                                    <wpg:cNvGrpSpPr/>
                                                                    <wpg:grpSpPr>
                                                                      <a:xfrm>
                                                                        <a:off x="1659145" y="3500743"/>
                                                                        <a:ext cx="1015368" cy="304800"/>
                                                                        <a:chOff x="1659145" y="3500743"/>
                                                                        <a:chExt cx="1184086" cy="895350"/>
                                                                      </a:xfrm>
                                                                      <a:grpFill/>
                                                                    </wpg:grpSpPr>
                                                                    <wps:wsp>
                                                                      <wps:cNvPr id="1838" name="Cuadro de texto 174"/>
                                                                      <wps:cNvSpPr txBox="1"/>
                                                                      <wps:spPr>
                                                                        <a:xfrm>
                                                                          <a:off x="1659145" y="3500743"/>
                                                                          <a:ext cx="967112" cy="895350"/>
                                                                        </a:xfrm>
                                                                        <a:prstGeom prst="rect">
                                                                          <a:avLst/>
                                                                        </a:prstGeom>
                                                                        <a:grpFill/>
                                                                        <a:ln w="19050">
                                                                          <a:noFill/>
                                                                        </a:ln>
                                                                        <a:effectLst/>
                                                                      </wps:spPr>
                                                                      <wps:txb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39" name="Elipse 430"/>
                                                                      <wps:cNvSpPr/>
                                                                      <wps:spPr>
                                                                        <a:xfrm>
                                                                          <a:off x="2054304" y="3642427"/>
                                                                          <a:ext cx="788927" cy="733426"/>
                                                                        </a:xfrm>
                                                                        <a:prstGeom prst="rect">
                                                                          <a:avLst/>
                                                                        </a:prstGeom>
                                                                        <a:grpFill/>
                                                                        <a:ln w="19050" cap="flat" cmpd="sng" algn="ctr">
                                                                          <a:noFill/>
                                                                          <a:prstDash val="solid"/>
                                                                          <a:miter lim="800000"/>
                                                                        </a:ln>
                                                                        <a:effectLst/>
                                                                      </wps:spPr>
                                                                      <wps:txbx>
                                                                        <w:txbxContent>
                                                                          <w:p w14:paraId="223C743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s:wsp>
                                                                    <wps:cNvPr id="1840" name="Cuadro de texto 176"/>
                                                                    <wps:cNvSpPr txBox="1"/>
                                                                    <wps:spPr>
                                                                      <a:xfrm>
                                                                        <a:off x="1716295" y="3110218"/>
                                                                        <a:ext cx="685800" cy="295275"/>
                                                                      </a:xfrm>
                                                                      <a:prstGeom prst="rect">
                                                                        <a:avLst/>
                                                                      </a:prstGeom>
                                                                      <a:grpFill/>
                                                                      <a:ln w="19050">
                                                                        <a:noFill/>
                                                                      </a:ln>
                                                                      <a:effectLst/>
                                                                    </wps:spPr>
                                                                    <wps:txb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1" name="1841 Grupo"/>
                                                                    <wpg:cNvGrpSpPr/>
                                                                    <wpg:grpSpPr>
                                                                      <a:xfrm>
                                                                        <a:off x="338345" y="454469"/>
                                                                        <a:ext cx="3987759" cy="2532326"/>
                                                                        <a:chOff x="338345" y="454469"/>
                                                                        <a:chExt cx="3987759" cy="2532326"/>
                                                                      </a:xfrm>
                                                                      <a:grpFill/>
                                                                    </wpg:grpSpPr>
                                                                    <wpg:grpSp>
                                                                      <wpg:cNvPr id="1842" name="1842 Grupo"/>
                                                                      <wpg:cNvGrpSpPr/>
                                                                      <wpg:grpSpPr>
                                                                        <a:xfrm>
                                                                          <a:off x="338345" y="454469"/>
                                                                          <a:ext cx="3987759" cy="2532326"/>
                                                                          <a:chOff x="338345" y="454469"/>
                                                                          <a:chExt cx="3987759" cy="2532326"/>
                                                                        </a:xfrm>
                                                                        <a:grpFill/>
                                                                      </wpg:grpSpPr>
                                                                      <wps:wsp>
                                                                        <wps:cNvPr id="1844" name="Cuadro de texto 180"/>
                                                                        <wps:cNvSpPr txBox="1"/>
                                                                        <wps:spPr>
                                                                          <a:xfrm>
                                                                            <a:off x="338345" y="1539315"/>
                                                                            <a:ext cx="1076326" cy="276225"/>
                                                                          </a:xfrm>
                                                                          <a:prstGeom prst="rect">
                                                                            <a:avLst/>
                                                                          </a:prstGeom>
                                                                          <a:grpFill/>
                                                                          <a:ln w="19050">
                                                                            <a:noFill/>
                                                                          </a:ln>
                                                                          <a:effectLst/>
                                                                        </wps:spPr>
                                                                        <wps:txb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46" name="1846 Grupo"/>
                                                                        <wpg:cNvGrpSpPr/>
                                                                        <wpg:grpSpPr>
                                                                          <a:xfrm>
                                                                            <a:off x="450783" y="1100724"/>
                                                                            <a:ext cx="884170" cy="324102"/>
                                                                            <a:chOff x="450783" y="1100724"/>
                                                                            <a:chExt cx="967112" cy="934528"/>
                                                                          </a:xfrm>
                                                                          <a:grpFill/>
                                                                        </wpg:grpSpPr>
                                                                        <wps:wsp>
                                                                          <wps:cNvPr id="1847" name="Cuadro de texto 183"/>
                                                                          <wps:cNvSpPr txBox="1"/>
                                                                          <wps:spPr>
                                                                            <a:xfrm>
                                                                              <a:off x="450783" y="1100724"/>
                                                                              <a:ext cx="967112" cy="715023"/>
                                                                            </a:xfrm>
                                                                            <a:prstGeom prst="rect">
                                                                              <a:avLst/>
                                                                            </a:prstGeom>
                                                                            <a:grpFill/>
                                                                            <a:ln w="19050">
                                                                              <a:noFill/>
                                                                            </a:ln>
                                                                            <a:effectLst/>
                                                                          </wps:spPr>
                                                                          <wps:txb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48" name="Elipse 394"/>
                                                                          <wps:cNvSpPr/>
                                                                          <wps:spPr>
                                                                            <a:xfrm>
                                                                              <a:off x="546033" y="1301826"/>
                                                                              <a:ext cx="788927" cy="733426"/>
                                                                            </a:xfrm>
                                                                            <a:prstGeom prst="rect">
                                                                              <a:avLst/>
                                                                            </a:prstGeom>
                                                                            <a:grpFill/>
                                                                            <a:ln w="19050" cap="flat" cmpd="sng" algn="ctr">
                                                                              <a:noFill/>
                                                                              <a:prstDash val="solid"/>
                                                                              <a:miter lim="800000"/>
                                                                            </a:ln>
                                                                            <a:effectLst/>
                                                                          </wps:spPr>
                                                                          <wps:txbx>
                                                                            <w:txbxContent>
                                                                              <w:p w14:paraId="473CAA3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49" name="1849 Grupo"/>
                                                                        <wpg:cNvGrpSpPr/>
                                                                        <wpg:grpSpPr>
                                                                          <a:xfrm>
                                                                            <a:off x="382795" y="691475"/>
                                                                            <a:ext cx="1047186" cy="273404"/>
                                                                            <a:chOff x="382795" y="691475"/>
                                                                            <a:chExt cx="1047800" cy="881910"/>
                                                                          </a:xfrm>
                                                                          <a:grpFill/>
                                                                        </wpg:grpSpPr>
                                                                        <wps:wsp>
                                                                          <wps:cNvPr id="1850" name="Cuadro de texto 186"/>
                                                                          <wps:cNvSpPr txBox="1"/>
                                                                          <wps:spPr>
                                                                            <a:xfrm>
                                                                              <a:off x="382795" y="691475"/>
                                                                              <a:ext cx="1010242" cy="805272"/>
                                                                            </a:xfrm>
                                                                            <a:prstGeom prst="rect">
                                                                              <a:avLst/>
                                                                            </a:prstGeom>
                                                                            <a:grpFill/>
                                                                            <a:ln w="19050">
                                                                              <a:noFill/>
                                                                            </a:ln>
                                                                            <a:effectLst/>
                                                                          </wps:spPr>
                                                                          <wps:txb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51" name="Elipse 309"/>
                                                                          <wps:cNvSpPr/>
                                                                          <wps:spPr>
                                                                            <a:xfrm>
                                                                              <a:off x="516195" y="723038"/>
                                                                              <a:ext cx="914400" cy="850347"/>
                                                                            </a:xfrm>
                                                                            <a:prstGeom prst="rect">
                                                                              <a:avLst/>
                                                                            </a:prstGeom>
                                                                            <a:grpFill/>
                                                                            <a:ln w="19050" cap="flat" cmpd="sng" algn="ctr">
                                                                              <a:noFill/>
                                                                              <a:prstDash val="solid"/>
                                                                              <a:miter lim="800000"/>
                                                                            </a:ln>
                                                                            <a:effectLst/>
                                                                          </wps:spPr>
                                                                          <wps:txbx>
                                                                            <w:txbxContent>
                                                                              <w:p w14:paraId="2614F5F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52" name="1852 Grupo"/>
                                                                        <wpg:cNvGrpSpPr/>
                                                                        <wpg:grpSpPr>
                                                                          <a:xfrm>
                                                                            <a:off x="1277786" y="454469"/>
                                                                            <a:ext cx="3048318" cy="2532326"/>
                                                                            <a:chOff x="1277786" y="454469"/>
                                                                            <a:chExt cx="3048318" cy="2532337"/>
                                                                          </a:xfrm>
                                                                          <a:grpFill/>
                                                                        </wpg:grpSpPr>
                                                                        <wps:wsp>
                                                                          <wps:cNvPr id="1853" name="Cuadro de texto 195"/>
                                                                          <wps:cNvSpPr txBox="1"/>
                                                                          <wps:spPr>
                                                                            <a:xfrm>
                                                                              <a:off x="3316454" y="454469"/>
                                                                              <a:ext cx="1009650" cy="257164"/>
                                                                            </a:xfrm>
                                                                            <a:prstGeom prst="rect">
                                                                              <a:avLst/>
                                                                            </a:prstGeom>
                                                                            <a:grpFill/>
                                                                            <a:ln w="19050">
                                                                              <a:noFill/>
                                                                            </a:ln>
                                                                            <a:effectLst/>
                                                                          </wps:spPr>
                                                                          <wps:txb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4" name="1854 Grupo"/>
                                                                          <wpg:cNvGrpSpPr/>
                                                                          <wpg:grpSpPr>
                                                                            <a:xfrm>
                                                                              <a:off x="1277786" y="901026"/>
                                                                              <a:ext cx="2943609" cy="2085780"/>
                                                                              <a:chOff x="1277786" y="901026"/>
                                                                              <a:chExt cx="2943609" cy="2085780"/>
                                                                            </a:xfrm>
                                                                            <a:grpFill/>
                                                                          </wpg:grpSpPr>
                                                                          <wps:wsp>
                                                                            <wps:cNvPr id="1855" name="Cuadro de texto 197"/>
                                                                            <wps:cNvSpPr txBox="1"/>
                                                                            <wps:spPr>
                                                                              <a:xfrm>
                                                                                <a:off x="3354620" y="901026"/>
                                                                                <a:ext cx="866775" cy="257176"/>
                                                                              </a:xfrm>
                                                                              <a:prstGeom prst="rect">
                                                                                <a:avLst/>
                                                                              </a:prstGeom>
                                                                              <a:grpFill/>
                                                                              <a:ln w="19050">
                                                                                <a:noFill/>
                                                                              </a:ln>
                                                                              <a:effectLst/>
                                                                            </wps:spPr>
                                                                            <wps:txb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856" name="1856 Grupo"/>
                                                                            <wpg:cNvGrpSpPr/>
                                                                            <wpg:grpSpPr>
                                                                              <a:xfrm>
                                                                                <a:off x="1277786" y="1203850"/>
                                                                                <a:ext cx="2038101" cy="1782956"/>
                                                                                <a:chOff x="1277786" y="1203850"/>
                                                                                <a:chExt cx="2038101" cy="1782956"/>
                                                                              </a:xfrm>
                                                                              <a:grpFill/>
                                                                            </wpg:grpSpPr>
                                                                            <wpg:grpSp>
                                                                              <wpg:cNvPr id="1857" name="1857 Grupo"/>
                                                                              <wpg:cNvGrpSpPr/>
                                                                              <wpg:grpSpPr>
                                                                                <a:xfrm>
                                                                                  <a:off x="1277786" y="1203850"/>
                                                                                  <a:ext cx="2038101" cy="1782956"/>
                                                                                  <a:chOff x="1277786" y="1203850"/>
                                                                                  <a:chExt cx="2038101" cy="1782956"/>
                                                                                </a:xfrm>
                                                                                <a:grpFill/>
                                                                              </wpg:grpSpPr>
                                                                              <wps:wsp>
                                                                                <wps:cNvPr id="1858" name="Cuadro de texto 205"/>
                                                                                <wps:cNvSpPr txBox="1"/>
                                                                                <wps:spPr>
                                                                                  <a:xfrm>
                                                                                    <a:off x="1955167" y="1203850"/>
                                                                                    <a:ext cx="1164411" cy="298442"/>
                                                                                  </a:xfrm>
                                                                                  <a:prstGeom prst="rect">
                                                                                    <a:avLst/>
                                                                                  </a:prstGeom>
                                                                                  <a:grpFill/>
                                                                                  <a:ln w="6350">
                                                                                    <a:noFill/>
                                                                                  </a:ln>
                                                                                  <a:effectLst/>
                                                                                </wps:spPr>
                                                                                <wps:txb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59" name="Cuadro de texto 206"/>
                                                                                <wps:cNvSpPr txBox="1"/>
                                                                                <wps:spPr>
                                                                                  <a:xfrm>
                                                                                    <a:off x="1277786" y="2712424"/>
                                                                                    <a:ext cx="732821" cy="274382"/>
                                                                                  </a:xfrm>
                                                                                  <a:prstGeom prst="rect">
                                                                                    <a:avLst/>
                                                                                  </a:prstGeom>
                                                                                  <a:grpFill/>
                                                                                  <a:ln w="6350">
                                                                                    <a:noFill/>
                                                                                  </a:ln>
                                                                                  <a:effectLst/>
                                                                                </wps:spPr>
                                                                                <wps:txb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1860" name="Cuadro de texto 207"/>
                                                                                <wps:cNvSpPr txBox="1"/>
                                                                                <wps:spPr>
                                                                                  <a:xfrm>
                                                                                    <a:off x="2151843" y="2701196"/>
                                                                                    <a:ext cx="1164044" cy="249492"/>
                                                                                  </a:xfrm>
                                                                                  <a:prstGeom prst="rect">
                                                                                    <a:avLst/>
                                                                                  </a:prstGeom>
                                                                                  <a:grpFill/>
                                                                                  <a:ln w="6350">
                                                                                    <a:noFill/>
                                                                                  </a:ln>
                                                                                  <a:effectLst/>
                                                                                </wps:spPr>
                                                                                <wps:txb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wps:txbx>
                                                                                <wps:bodyPr rot="0" spcFirstLastPara="0" vert="horz" wrap="square" lIns="91440" tIns="45720" rIns="91440" bIns="45720" numCol="1" spcCol="0" rtlCol="0" fromWordArt="0" anchor="t" anchorCtr="0" forceAA="0" compatLnSpc="1">
                                                                                  <a:prstTxWarp prst="textNoShape">
                                                                                    <a:avLst/>
                                                                                  </a:prstTxWarp>
                                                                                  <a:noAutofit/>
                                                                                </wps:bodyPr>
                                                                              </wps:wsp>
                                                                            </wpg:grpSp>
                                                                            <wps:wsp>
                                                                              <wps:cNvPr id="1861" name="1861 Conector recto"/>
                                                                              <wps:cNvCnPr/>
                                                                              <wps:spPr>
                                                                                <a:xfrm flipH="1" flipV="1">
                                                                                  <a:off x="2544970" y="2834600"/>
                                                                                  <a:ext cx="133350" cy="1708"/>
                                                                                </a:xfrm>
                                                                                <a:prstGeom prst="line">
                                                                                  <a:avLst/>
                                                                                </a:prstGeom>
                                                                                <a:grpFill/>
                                                                                <a:ln w="6350" cap="flat" cmpd="sng" algn="ctr">
                                                                                  <a:noFill/>
                                                                                  <a:prstDash val="solid"/>
                                                                                  <a:miter lim="800000"/>
                                                                                </a:ln>
                                                                                <a:effectLst/>
                                                                              </wps:spPr>
                                                                              <wps:bodyPr/>
                                                                            </wps:wsp>
                                                                          </wpg:grpSp>
                                                                        </wpg:grpSp>
                                                                      </wpg:grpSp>
                                                                    </wpg:grpSp>
                                                                    <wps:wsp>
                                                                      <wps:cNvPr id="1862" name="1862 Conector recto de flecha"/>
                                                                      <wps:cNvCnPr/>
                                                                      <wps:spPr>
                                                                        <a:xfrm flipH="1">
                                                                          <a:off x="1258948" y="1491572"/>
                                                                          <a:ext cx="1505097" cy="194891"/>
                                                                        </a:xfrm>
                                                                        <a:prstGeom prst="straightConnector1">
                                                                          <a:avLst/>
                                                                        </a:prstGeom>
                                                                        <a:grpFill/>
                                                                        <a:ln w="6350" cap="flat" cmpd="sng" algn="ctr">
                                                                          <a:noFill/>
                                                                          <a:prstDash val="solid"/>
                                                                          <a:miter lim="800000"/>
                                                                          <a:tailEnd type="triangle"/>
                                                                        </a:ln>
                                                                        <a:effectLst/>
                                                                      </wps:spPr>
                                                                      <wps:bodyPr/>
                                                                    </wps:wsp>
                                                                    <wps:wsp>
                                                                      <wps:cNvPr id="1863" name="1863 Conector recto de flecha"/>
                                                                      <wps:cNvCnPr/>
                                                                      <wps:spPr>
                                                                        <a:xfrm flipH="1" flipV="1">
                                                                          <a:off x="1259131" y="1257633"/>
                                                                          <a:ext cx="1504914" cy="233939"/>
                                                                        </a:xfrm>
                                                                        <a:prstGeom prst="straightConnector1">
                                                                          <a:avLst/>
                                                                        </a:prstGeom>
                                                                        <a:grpFill/>
                                                                        <a:ln w="6350" cap="flat" cmpd="sng" algn="ctr">
                                                                          <a:noFill/>
                                                                          <a:prstDash val="solid"/>
                                                                          <a:miter lim="800000"/>
                                                                          <a:tailEnd type="triangle"/>
                                                                        </a:ln>
                                                                        <a:effectLst/>
                                                                      </wps:spPr>
                                                                      <wps:bodyPr/>
                                                                    </wps:wsp>
                                                                  </wpg:grpSp>
                                                                </wpg:grpSp>
                                                              </wpg:grpSp>
                                                              <wpg:grpSp>
                                                                <wpg:cNvPr id="1864" name="1864 Grupo"/>
                                                                <wpg:cNvGrpSpPr/>
                                                                <wpg:grpSpPr>
                                                                  <a:xfrm>
                                                                    <a:off x="1454344" y="3044082"/>
                                                                    <a:ext cx="1108295" cy="1661480"/>
                                                                    <a:chOff x="1454344" y="3044082"/>
                                                                    <a:chExt cx="1108295" cy="1510231"/>
                                                                  </a:xfrm>
                                                                </wpg:grpSpPr>
                                                                <wps:wsp>
                                                                  <wps:cNvPr id="1865" name="1865 Rectángulo redondeado"/>
                                                                  <wps:cNvSpPr/>
                                                                  <wps:spPr>
                                                                    <a:xfrm>
                                                                      <a:off x="1521749" y="3044082"/>
                                                                      <a:ext cx="1040890" cy="1464266"/>
                                                                    </a:xfrm>
                                                                    <a:prstGeom prst="roundRect">
                                                                      <a:avLst/>
                                                                    </a:prstGeom>
                                                                    <a:noFill/>
                                                                    <a:ln w="19050" cap="flat" cmpd="sng" algn="ctr">
                                                                      <a:solidFill>
                                                                        <a:srgbClr val="C00000"/>
                                                                      </a:solidFill>
                                                                      <a:prstDash val="dash"/>
                                                                      <a:miter lim="800000"/>
                                                                    </a:ln>
                                                                    <a:effectLst/>
                                                                  </wps:spPr>
                                                                  <wps:txbx>
                                                                    <w:txbxContent>
                                                                      <w:p w14:paraId="0F1A693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6" name="Cuadro de texto 213"/>
                                                                  <wps:cNvSpPr txBox="1"/>
                                                                  <wps:spPr>
                                                                    <a:xfrm>
                                                                      <a:off x="1454344" y="4239989"/>
                                                                      <a:ext cx="627656" cy="314324"/>
                                                                    </a:xfrm>
                                                                    <a:prstGeom prst="rect">
                                                                      <a:avLst/>
                                                                    </a:prstGeom>
                                                                    <a:noFill/>
                                                                    <a:ln w="19050">
                                                                      <a:noFill/>
                                                                    </a:ln>
                                                                    <a:effectLst/>
                                                                  </wps:spPr>
                                                                  <wps:txb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67" name="1867 Grupo"/>
                                                                <wpg:cNvGrpSpPr/>
                                                                <wpg:grpSpPr>
                                                                  <a:xfrm>
                                                                    <a:off x="1923851" y="3310849"/>
                                                                    <a:ext cx="271780" cy="114300"/>
                                                                    <a:chOff x="1923851" y="3310849"/>
                                                                    <a:chExt cx="271984" cy="114300"/>
                                                                  </a:xfrm>
                                                                </wpg:grpSpPr>
                                                                <wps:wsp>
                                                                  <wps:cNvPr id="1868" name="1868 Elipse"/>
                                                                  <wps:cNvSpPr/>
                                                                  <wps:spPr>
                                                                    <a:xfrm>
                                                                      <a:off x="1923851" y="3310849"/>
                                                                      <a:ext cx="117475" cy="114300"/>
                                                                    </a:xfrm>
                                                                    <a:prstGeom prst="ellipse">
                                                                      <a:avLst/>
                                                                    </a:prstGeom>
                                                                    <a:solidFill>
                                                                      <a:srgbClr val="92D050"/>
                                                                    </a:solidFill>
                                                                    <a:ln w="12700" cap="flat" cmpd="sng" algn="ctr">
                                                                      <a:noFill/>
                                                                      <a:prstDash val="solid"/>
                                                                      <a:miter lim="800000"/>
                                                                    </a:ln>
                                                                    <a:effectLst/>
                                                                  </wps:spPr>
                                                                  <wps:txbx>
                                                                    <w:txbxContent>
                                                                      <w:p w14:paraId="39DA66C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69" name="1869 Elipse"/>
                                                                  <wps:cNvSpPr/>
                                                                  <wps:spPr>
                                                                    <a:xfrm>
                                                                      <a:off x="2078360" y="3310849"/>
                                                                      <a:ext cx="117475" cy="114300"/>
                                                                    </a:xfrm>
                                                                    <a:prstGeom prst="ellipse">
                                                                      <a:avLst/>
                                                                    </a:prstGeom>
                                                                    <a:solidFill>
                                                                      <a:srgbClr val="FF9933"/>
                                                                    </a:solidFill>
                                                                    <a:ln w="12700" cap="flat" cmpd="sng" algn="ctr">
                                                                      <a:noFill/>
                                                                      <a:prstDash val="solid"/>
                                                                      <a:miter lim="800000"/>
                                                                    </a:ln>
                                                                    <a:effectLst/>
                                                                  </wps:spPr>
                                                                  <wps:txbx>
                                                                    <w:txbxContent>
                                                                      <w:p w14:paraId="1A2EE7F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0" name="1870 Grupo"/>
                                                                <wpg:cNvGrpSpPr/>
                                                                <wpg:grpSpPr>
                                                                  <a:xfrm>
                                                                    <a:off x="1904804" y="3739474"/>
                                                                    <a:ext cx="271778" cy="114300"/>
                                                                    <a:chOff x="1904804" y="3739474"/>
                                                                    <a:chExt cx="271984" cy="114300"/>
                                                                  </a:xfrm>
                                                                </wpg:grpSpPr>
                                                                <wps:wsp>
                                                                  <wps:cNvPr id="1871" name="1871 Elipse"/>
                                                                  <wps:cNvSpPr/>
                                                                  <wps:spPr>
                                                                    <a:xfrm>
                                                                      <a:off x="1904804" y="3739474"/>
                                                                      <a:ext cx="117475" cy="114300"/>
                                                                    </a:xfrm>
                                                                    <a:prstGeom prst="ellipse">
                                                                      <a:avLst/>
                                                                    </a:prstGeom>
                                                                    <a:solidFill>
                                                                      <a:srgbClr val="92D050"/>
                                                                    </a:solidFill>
                                                                    <a:ln w="12700" cap="flat" cmpd="sng" algn="ctr">
                                                                      <a:noFill/>
                                                                      <a:prstDash val="solid"/>
                                                                      <a:miter lim="800000"/>
                                                                    </a:ln>
                                                                    <a:effectLst/>
                                                                  </wps:spPr>
                                                                  <wps:txbx>
                                                                    <w:txbxContent>
                                                                      <w:p w14:paraId="669E120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2" name="1872 Elipse"/>
                                                                  <wps:cNvSpPr/>
                                                                  <wps:spPr>
                                                                    <a:xfrm>
                                                                      <a:off x="2059313" y="3739474"/>
                                                                      <a:ext cx="117475" cy="114300"/>
                                                                    </a:xfrm>
                                                                    <a:prstGeom prst="ellipse">
                                                                      <a:avLst/>
                                                                    </a:prstGeom>
                                                                    <a:solidFill>
                                                                      <a:srgbClr val="FF9933"/>
                                                                    </a:solidFill>
                                                                    <a:ln w="12700" cap="flat" cmpd="sng" algn="ctr">
                                                                      <a:noFill/>
                                                                      <a:prstDash val="solid"/>
                                                                      <a:miter lim="800000"/>
                                                                    </a:ln>
                                                                    <a:effectLst/>
                                                                  </wps:spPr>
                                                                  <wps:txbx>
                                                                    <w:txbxContent>
                                                                      <w:p w14:paraId="663C1FA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3" name="1873 Grupo"/>
                                                                <wpg:cNvGrpSpPr/>
                                                                <wpg:grpSpPr>
                                                                  <a:xfrm>
                                                                    <a:off x="1914326" y="4139524"/>
                                                                    <a:ext cx="271780" cy="114300"/>
                                                                    <a:chOff x="1914326" y="4139524"/>
                                                                    <a:chExt cx="271984" cy="114300"/>
                                                                  </a:xfrm>
                                                                </wpg:grpSpPr>
                                                                <wps:wsp>
                                                                  <wps:cNvPr id="1874" name="1874 Elipse"/>
                                                                  <wps:cNvSpPr/>
                                                                  <wps:spPr>
                                                                    <a:xfrm>
                                                                      <a:off x="1914326" y="4139524"/>
                                                                      <a:ext cx="117475" cy="114300"/>
                                                                    </a:xfrm>
                                                                    <a:prstGeom prst="ellipse">
                                                                      <a:avLst/>
                                                                    </a:prstGeom>
                                                                    <a:solidFill>
                                                                      <a:srgbClr val="92D050"/>
                                                                    </a:solidFill>
                                                                    <a:ln w="12700" cap="flat" cmpd="sng" algn="ctr">
                                                                      <a:noFill/>
                                                                      <a:prstDash val="solid"/>
                                                                      <a:miter lim="800000"/>
                                                                    </a:ln>
                                                                    <a:effectLst/>
                                                                  </wps:spPr>
                                                                  <wps:txbx>
                                                                    <w:txbxContent>
                                                                      <w:p w14:paraId="76C6003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5" name="1875 Elipse"/>
                                                                  <wps:cNvSpPr/>
                                                                  <wps:spPr>
                                                                    <a:xfrm>
                                                                      <a:off x="2068835" y="4139524"/>
                                                                      <a:ext cx="117475" cy="114300"/>
                                                                    </a:xfrm>
                                                                    <a:prstGeom prst="ellipse">
                                                                      <a:avLst/>
                                                                    </a:prstGeom>
                                                                    <a:solidFill>
                                                                      <a:srgbClr val="FF9933"/>
                                                                    </a:solidFill>
                                                                    <a:ln w="12700" cap="flat" cmpd="sng" algn="ctr">
                                                                      <a:noFill/>
                                                                      <a:prstDash val="solid"/>
                                                                      <a:miter lim="800000"/>
                                                                    </a:ln>
                                                                    <a:effectLst/>
                                                                  </wps:spPr>
                                                                  <wps:txbx>
                                                                    <w:txbxContent>
                                                                      <w:p w14:paraId="7E99945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876" name="1876 Elipse"/>
                                                              <wps:cNvSpPr/>
                                                              <wps:spPr>
                                                                <a:xfrm>
                                                                  <a:off x="2630695" y="492734"/>
                                                                  <a:ext cx="117761" cy="114300"/>
                                                                </a:xfrm>
                                                                <a:prstGeom prst="ellipse">
                                                                  <a:avLst/>
                                                                </a:prstGeom>
                                                                <a:solidFill>
                                                                  <a:srgbClr val="0070C0"/>
                                                                </a:solidFill>
                                                                <a:ln w="12700" cap="flat" cmpd="sng" algn="ctr">
                                                                  <a:noFill/>
                                                                  <a:prstDash val="solid"/>
                                                                  <a:miter lim="800000"/>
                                                                </a:ln>
                                                                <a:effectLst/>
                                                              </wps:spPr>
                                                              <wps:txbx>
                                                                <w:txbxContent>
                                                                  <w:p w14:paraId="2B1A826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7" name="1877 Elipse"/>
                                                              <wps:cNvSpPr/>
                                                              <wps:spPr>
                                                                <a:xfrm>
                                                                  <a:off x="1988066" y="805775"/>
                                                                  <a:ext cx="117761" cy="114300"/>
                                                                </a:xfrm>
                                                                <a:prstGeom prst="ellipse">
                                                                  <a:avLst/>
                                                                </a:prstGeom>
                                                                <a:solidFill>
                                                                  <a:srgbClr val="0070C0"/>
                                                                </a:solidFill>
                                                                <a:ln w="12700" cap="flat" cmpd="sng" algn="ctr">
                                                                  <a:noFill/>
                                                                  <a:prstDash val="solid"/>
                                                                  <a:miter lim="800000"/>
                                                                </a:ln>
                                                                <a:effectLst/>
                                                              </wps:spPr>
                                                              <wps:txbx>
                                                                <w:txbxContent>
                                                                  <w:p w14:paraId="6DE06A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78" name="1878 Elipse"/>
                                                              <wps:cNvSpPr/>
                                                              <wps:spPr>
                                                                <a:xfrm>
                                                                  <a:off x="1297195" y="472400"/>
                                                                  <a:ext cx="117761" cy="114300"/>
                                                                </a:xfrm>
                                                                <a:prstGeom prst="ellipse">
                                                                  <a:avLst/>
                                                                </a:prstGeom>
                                                                <a:solidFill>
                                                                  <a:srgbClr val="0070C0"/>
                                                                </a:solidFill>
                                                                <a:ln w="12700" cap="flat" cmpd="sng" algn="ctr">
                                                                  <a:noFill/>
                                                                  <a:prstDash val="solid"/>
                                                                  <a:miter lim="800000"/>
                                                                </a:ln>
                                                                <a:effectLst/>
                                                              </wps:spPr>
                                                              <wps:txbx>
                                                                <w:txbxContent>
                                                                  <w:p w14:paraId="0D3675E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79" name="1879 Grupo"/>
                                                            <wpg:cNvGrpSpPr/>
                                                            <wpg:grpSpPr>
                                                              <a:xfrm>
                                                                <a:off x="3287920" y="281900"/>
                                                                <a:ext cx="2228780" cy="3457575"/>
                                                                <a:chOff x="3287920" y="281900"/>
                                                                <a:chExt cx="1666822" cy="1342568"/>
                                                              </a:xfrm>
                                                            </wpg:grpSpPr>
                                                            <wps:wsp>
                                                              <wps:cNvPr id="1880" name="1880 Rectángulo redondeado"/>
                                                              <wps:cNvSpPr/>
                                                              <wps:spPr>
                                                                <a:xfrm>
                                                                  <a:off x="3312170" y="281900"/>
                                                                  <a:ext cx="1642572" cy="1319870"/>
                                                                </a:xfrm>
                                                                <a:prstGeom prst="roundRect">
                                                                  <a:avLst/>
                                                                </a:prstGeom>
                                                                <a:noFill/>
                                                                <a:ln w="19050" cap="flat" cmpd="sng" algn="ctr">
                                                                  <a:solidFill>
                                                                    <a:srgbClr val="C00000"/>
                                                                  </a:solidFill>
                                                                  <a:prstDash val="dash"/>
                                                                  <a:miter lim="800000"/>
                                                                </a:ln>
                                                                <a:effectLst/>
                                                              </wps:spPr>
                                                              <wps:txbx>
                                                                <w:txbxContent>
                                                                  <w:p w14:paraId="106A36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1" name="Cuadro de texto 228"/>
                                                              <wps:cNvSpPr txBox="1"/>
                                                              <wps:spPr>
                                                                <a:xfrm>
                                                                  <a:off x="3287920" y="1454335"/>
                                                                  <a:ext cx="627656" cy="170133"/>
                                                                </a:xfrm>
                                                                <a:prstGeom prst="rect">
                                                                  <a:avLst/>
                                                                </a:prstGeom>
                                                                <a:noFill/>
                                                                <a:ln w="19050">
                                                                  <a:noFill/>
                                                                </a:ln>
                                                                <a:effectLst/>
                                                              </wps:spPr>
                                                              <wps:txb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2" name="1882 Grupo"/>
                                                            <wpg:cNvGrpSpPr/>
                                                            <wpg:grpSpPr>
                                                              <a:xfrm>
                                                                <a:off x="3707020" y="672425"/>
                                                                <a:ext cx="271984" cy="114300"/>
                                                                <a:chOff x="3707020" y="672425"/>
                                                                <a:chExt cx="271984" cy="114300"/>
                                                              </a:xfrm>
                                                            </wpg:grpSpPr>
                                                            <wps:wsp>
                                                              <wps:cNvPr id="1883" name="1883 Elipse"/>
                                                              <wps:cNvSpPr/>
                                                              <wps:spPr>
                                                                <a:xfrm>
                                                                  <a:off x="3707020" y="672425"/>
                                                                  <a:ext cx="117475" cy="114300"/>
                                                                </a:xfrm>
                                                                <a:prstGeom prst="ellipse">
                                                                  <a:avLst/>
                                                                </a:prstGeom>
                                                                <a:solidFill>
                                                                  <a:srgbClr val="0070C0"/>
                                                                </a:solidFill>
                                                                <a:ln w="12700" cap="flat" cmpd="sng" algn="ctr">
                                                                  <a:noFill/>
                                                                  <a:prstDash val="solid"/>
                                                                  <a:miter lim="800000"/>
                                                                </a:ln>
                                                                <a:effectLst/>
                                                              </wps:spPr>
                                                              <wps:txbx>
                                                                <w:txbxContent>
                                                                  <w:p w14:paraId="775A761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4" name="1884 Elipse"/>
                                                              <wps:cNvSpPr/>
                                                              <wps:spPr>
                                                                <a:xfrm>
                                                                  <a:off x="3861529" y="672425"/>
                                                                  <a:ext cx="117475" cy="114300"/>
                                                                </a:xfrm>
                                                                <a:prstGeom prst="ellipse">
                                                                  <a:avLst/>
                                                                </a:prstGeom>
                                                                <a:solidFill>
                                                                  <a:srgbClr val="FF9933"/>
                                                                </a:solidFill>
                                                                <a:ln w="12700" cap="flat" cmpd="sng" algn="ctr">
                                                                  <a:noFill/>
                                                                  <a:prstDash val="solid"/>
                                                                  <a:miter lim="800000"/>
                                                                </a:ln>
                                                                <a:effectLst/>
                                                              </wps:spPr>
                                                              <wps:txbx>
                                                                <w:txbxContent>
                                                                  <w:p w14:paraId="120E845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5" name="1885 Grupo"/>
                                                            <wpg:cNvGrpSpPr/>
                                                            <wpg:grpSpPr>
                                                              <a:xfrm>
                                                                <a:off x="4658330" y="681079"/>
                                                                <a:ext cx="271984" cy="123825"/>
                                                                <a:chOff x="4658330" y="681079"/>
                                                                <a:chExt cx="271984" cy="123825"/>
                                                              </a:xfrm>
                                                            </wpg:grpSpPr>
                                                            <wps:wsp>
                                                              <wps:cNvPr id="1886" name="1886 Elipse"/>
                                                              <wps:cNvSpPr/>
                                                              <wps:spPr>
                                                                <a:xfrm>
                                                                  <a:off x="4658330" y="690604"/>
                                                                  <a:ext cx="117475" cy="114300"/>
                                                                </a:xfrm>
                                                                <a:prstGeom prst="ellipse">
                                                                  <a:avLst/>
                                                                </a:prstGeom>
                                                                <a:solidFill>
                                                                  <a:srgbClr val="0070C0"/>
                                                                </a:solidFill>
                                                                <a:ln w="12700" cap="flat" cmpd="sng" algn="ctr">
                                                                  <a:noFill/>
                                                                  <a:prstDash val="solid"/>
                                                                  <a:miter lim="800000"/>
                                                                </a:ln>
                                                                <a:effectLst/>
                                                              </wps:spPr>
                                                              <wps:txbx>
                                                                <w:txbxContent>
                                                                  <w:p w14:paraId="1E4FC0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87" name="1887 Elipse"/>
                                                              <wps:cNvSpPr/>
                                                              <wps:spPr>
                                                                <a:xfrm>
                                                                  <a:off x="4812839" y="681079"/>
                                                                  <a:ext cx="117475" cy="114300"/>
                                                                </a:xfrm>
                                                                <a:prstGeom prst="ellipse">
                                                                  <a:avLst/>
                                                                </a:prstGeom>
                                                                <a:solidFill>
                                                                  <a:srgbClr val="FF9933"/>
                                                                </a:solidFill>
                                                                <a:ln w="12700" cap="flat" cmpd="sng" algn="ctr">
                                                                  <a:noFill/>
                                                                  <a:prstDash val="solid"/>
                                                                  <a:miter lim="800000"/>
                                                                </a:ln>
                                                                <a:effectLst/>
                                                              </wps:spPr>
                                                              <wps:txbx>
                                                                <w:txbxContent>
                                                                  <w:p w14:paraId="331FB870"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88" name="1888 Grupo"/>
                                                            <wpg:cNvGrpSpPr/>
                                                            <wpg:grpSpPr>
                                                              <a:xfrm>
                                                                <a:off x="4611895" y="1101050"/>
                                                                <a:ext cx="271984" cy="114300"/>
                                                                <a:chOff x="4611895" y="1101050"/>
                                                                <a:chExt cx="271984" cy="114300"/>
                                                              </a:xfrm>
                                                            </wpg:grpSpPr>
                                                            <wps:wsp>
                                                              <wps:cNvPr id="1889" name="1889 Elipse"/>
                                                              <wps:cNvSpPr/>
                                                              <wps:spPr>
                                                                <a:xfrm>
                                                                  <a:off x="4611895" y="1101050"/>
                                                                  <a:ext cx="117475" cy="114300"/>
                                                                </a:xfrm>
                                                                <a:prstGeom prst="ellipse">
                                                                  <a:avLst/>
                                                                </a:prstGeom>
                                                                <a:solidFill>
                                                                  <a:srgbClr val="0070C0"/>
                                                                </a:solidFill>
                                                                <a:ln w="12700" cap="flat" cmpd="sng" algn="ctr">
                                                                  <a:noFill/>
                                                                  <a:prstDash val="solid"/>
                                                                  <a:miter lim="800000"/>
                                                                </a:ln>
                                                                <a:effectLst/>
                                                              </wps:spPr>
                                                              <wps:txbx>
                                                                <w:txbxContent>
                                                                  <w:p w14:paraId="322ED90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0" name="1890 Elipse"/>
                                                              <wps:cNvSpPr/>
                                                              <wps:spPr>
                                                                <a:xfrm>
                                                                  <a:off x="4766404" y="1101050"/>
                                                                  <a:ext cx="117475" cy="114300"/>
                                                                </a:xfrm>
                                                                <a:prstGeom prst="ellipse">
                                                                  <a:avLst/>
                                                                </a:prstGeom>
                                                                <a:solidFill>
                                                                  <a:srgbClr val="FF9933"/>
                                                                </a:solidFill>
                                                                <a:ln w="12700" cap="flat" cmpd="sng" algn="ctr">
                                                                  <a:noFill/>
                                                                  <a:prstDash val="solid"/>
                                                                  <a:miter lim="800000"/>
                                                                </a:ln>
                                                                <a:effectLst/>
                                                              </wps:spPr>
                                                              <wps:txbx>
                                                                <w:txbxContent>
                                                                  <w:p w14:paraId="5F0AE12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1" name="1891 Grupo"/>
                                                            <wpg:cNvGrpSpPr/>
                                                            <wpg:grpSpPr>
                                                              <a:xfrm>
                                                                <a:off x="3640345" y="1139150"/>
                                                                <a:ext cx="271780" cy="114300"/>
                                                                <a:chOff x="3640345" y="1139150"/>
                                                                <a:chExt cx="271984" cy="114300"/>
                                                              </a:xfrm>
                                                            </wpg:grpSpPr>
                                                            <wps:wsp>
                                                              <wps:cNvPr id="1892" name="1892 Elipse"/>
                                                              <wps:cNvSpPr/>
                                                              <wps:spPr>
                                                                <a:xfrm>
                                                                  <a:off x="3640345" y="1139150"/>
                                                                  <a:ext cx="117475" cy="114300"/>
                                                                </a:xfrm>
                                                                <a:prstGeom prst="ellipse">
                                                                  <a:avLst/>
                                                                </a:prstGeom>
                                                                <a:solidFill>
                                                                  <a:srgbClr val="0070C0"/>
                                                                </a:solidFill>
                                                                <a:ln w="12700" cap="flat" cmpd="sng" algn="ctr">
                                                                  <a:noFill/>
                                                                  <a:prstDash val="solid"/>
                                                                  <a:miter lim="800000"/>
                                                                </a:ln>
                                                                <a:effectLst/>
                                                              </wps:spPr>
                                                              <wps:txbx>
                                                                <w:txbxContent>
                                                                  <w:p w14:paraId="471507D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3" name="1893 Elipse"/>
                                                              <wps:cNvSpPr/>
                                                              <wps:spPr>
                                                                <a:xfrm>
                                                                  <a:off x="3794854" y="1139150"/>
                                                                  <a:ext cx="117475" cy="114300"/>
                                                                </a:xfrm>
                                                                <a:prstGeom prst="ellipse">
                                                                  <a:avLst/>
                                                                </a:prstGeom>
                                                                <a:solidFill>
                                                                  <a:srgbClr val="FF9933"/>
                                                                </a:solidFill>
                                                                <a:ln w="12700" cap="flat" cmpd="sng" algn="ctr">
                                                                  <a:noFill/>
                                                                  <a:prstDash val="solid"/>
                                                                  <a:miter lim="800000"/>
                                                                </a:ln>
                                                                <a:effectLst/>
                                                              </wps:spPr>
                                                              <wps:txbx>
                                                                <w:txbxContent>
                                                                  <w:p w14:paraId="63EA9C1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4" name="1894 Grupo"/>
                                                            <wpg:cNvGrpSpPr/>
                                                            <wpg:grpSpPr>
                                                              <a:xfrm>
                                                                <a:off x="4688095" y="1491575"/>
                                                                <a:ext cx="271780" cy="114300"/>
                                                                <a:chOff x="4688095" y="1491575"/>
                                                                <a:chExt cx="271984" cy="114300"/>
                                                              </a:xfrm>
                                                            </wpg:grpSpPr>
                                                            <wps:wsp>
                                                              <wps:cNvPr id="1895" name="1895 Elipse"/>
                                                              <wps:cNvSpPr/>
                                                              <wps:spPr>
                                                                <a:xfrm>
                                                                  <a:off x="4688095" y="1491575"/>
                                                                  <a:ext cx="117475" cy="114300"/>
                                                                </a:xfrm>
                                                                <a:prstGeom prst="ellipse">
                                                                  <a:avLst/>
                                                                </a:prstGeom>
                                                                <a:solidFill>
                                                                  <a:srgbClr val="0070C0"/>
                                                                </a:solidFill>
                                                                <a:ln w="12700" cap="flat" cmpd="sng" algn="ctr">
                                                                  <a:noFill/>
                                                                  <a:prstDash val="solid"/>
                                                                  <a:miter lim="800000"/>
                                                                </a:ln>
                                                                <a:effectLst/>
                                                              </wps:spPr>
                                                              <wps:txbx>
                                                                <w:txbxContent>
                                                                  <w:p w14:paraId="719575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6" name="1896 Elipse"/>
                                                              <wps:cNvSpPr/>
                                                              <wps:spPr>
                                                                <a:xfrm>
                                                                  <a:off x="4842604" y="1491575"/>
                                                                  <a:ext cx="117475" cy="114300"/>
                                                                </a:xfrm>
                                                                <a:prstGeom prst="ellipse">
                                                                  <a:avLst/>
                                                                </a:prstGeom>
                                                                <a:solidFill>
                                                                  <a:srgbClr val="FF9933"/>
                                                                </a:solidFill>
                                                                <a:ln w="12700" cap="flat" cmpd="sng" algn="ctr">
                                                                  <a:noFill/>
                                                                  <a:prstDash val="solid"/>
                                                                  <a:miter lim="800000"/>
                                                                </a:ln>
                                                                <a:effectLst/>
                                                              </wps:spPr>
                                                              <wps:txbx>
                                                                <w:txbxContent>
                                                                  <w:p w14:paraId="190E17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897" name="1897 Grupo"/>
                                                            <wpg:cNvGrpSpPr/>
                                                            <wpg:grpSpPr>
                                                              <a:xfrm>
                                                                <a:off x="4621420" y="1872575"/>
                                                                <a:ext cx="271780" cy="114300"/>
                                                                <a:chOff x="4621420" y="1872575"/>
                                                                <a:chExt cx="271984" cy="114300"/>
                                                              </a:xfrm>
                                                            </wpg:grpSpPr>
                                                            <wps:wsp>
                                                              <wps:cNvPr id="1898" name="1898 Elipse"/>
                                                              <wps:cNvSpPr/>
                                                              <wps:spPr>
                                                                <a:xfrm>
                                                                  <a:off x="4621420" y="1872575"/>
                                                                  <a:ext cx="117475" cy="114300"/>
                                                                </a:xfrm>
                                                                <a:prstGeom prst="ellipse">
                                                                  <a:avLst/>
                                                                </a:prstGeom>
                                                                <a:solidFill>
                                                                  <a:srgbClr val="0070C0"/>
                                                                </a:solidFill>
                                                                <a:ln w="12700" cap="flat" cmpd="sng" algn="ctr">
                                                                  <a:noFill/>
                                                                  <a:prstDash val="solid"/>
                                                                  <a:miter lim="800000"/>
                                                                </a:ln>
                                                                <a:effectLst/>
                                                              </wps:spPr>
                                                              <wps:txbx>
                                                                <w:txbxContent>
                                                                  <w:p w14:paraId="3B71E67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899" name="1899 Elipse"/>
                                                              <wps:cNvSpPr/>
                                                              <wps:spPr>
                                                                <a:xfrm>
                                                                  <a:off x="4775929" y="1872575"/>
                                                                  <a:ext cx="117475" cy="114300"/>
                                                                </a:xfrm>
                                                                <a:prstGeom prst="ellipse">
                                                                  <a:avLst/>
                                                                </a:prstGeom>
                                                                <a:solidFill>
                                                                  <a:srgbClr val="FF9933"/>
                                                                </a:solidFill>
                                                                <a:ln w="12700" cap="flat" cmpd="sng" algn="ctr">
                                                                  <a:noFill/>
                                                                  <a:prstDash val="solid"/>
                                                                  <a:miter lim="800000"/>
                                                                </a:ln>
                                                                <a:effectLst/>
                                                              </wps:spPr>
                                                              <wps:txbx>
                                                                <w:txbxContent>
                                                                  <w:p w14:paraId="73B7EE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0" name="1900 Grupo"/>
                                                            <wpg:cNvGrpSpPr/>
                                                            <wpg:grpSpPr>
                                                              <a:xfrm>
                                                                <a:off x="4754770" y="2263100"/>
                                                                <a:ext cx="271780" cy="114300"/>
                                                                <a:chOff x="4754770" y="2263100"/>
                                                                <a:chExt cx="271984" cy="114300"/>
                                                              </a:xfrm>
                                                            </wpg:grpSpPr>
                                                            <wps:wsp>
                                                              <wps:cNvPr id="1901" name="1901 Elipse"/>
                                                              <wps:cNvSpPr/>
                                                              <wps:spPr>
                                                                <a:xfrm>
                                                                  <a:off x="4754770" y="2263100"/>
                                                                  <a:ext cx="117475" cy="114300"/>
                                                                </a:xfrm>
                                                                <a:prstGeom prst="ellipse">
                                                                  <a:avLst/>
                                                                </a:prstGeom>
                                                                <a:solidFill>
                                                                  <a:srgbClr val="0070C0"/>
                                                                </a:solidFill>
                                                                <a:ln w="12700" cap="flat" cmpd="sng" algn="ctr">
                                                                  <a:noFill/>
                                                                  <a:prstDash val="solid"/>
                                                                  <a:miter lim="800000"/>
                                                                </a:ln>
                                                                <a:effectLst/>
                                                              </wps:spPr>
                                                              <wps:txbx>
                                                                <w:txbxContent>
                                                                  <w:p w14:paraId="3B58098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2" name="1902 Elipse"/>
                                                              <wps:cNvSpPr/>
                                                              <wps:spPr>
                                                                <a:xfrm>
                                                                  <a:off x="4909279" y="2263100"/>
                                                                  <a:ext cx="117475" cy="114300"/>
                                                                </a:xfrm>
                                                                <a:prstGeom prst="ellipse">
                                                                  <a:avLst/>
                                                                </a:prstGeom>
                                                                <a:solidFill>
                                                                  <a:srgbClr val="FF9933"/>
                                                                </a:solidFill>
                                                                <a:ln w="12700" cap="flat" cmpd="sng" algn="ctr">
                                                                  <a:noFill/>
                                                                  <a:prstDash val="solid"/>
                                                                  <a:miter lim="800000"/>
                                                                </a:ln>
                                                                <a:effectLst/>
                                                              </wps:spPr>
                                                              <wps:txbx>
                                                                <w:txbxContent>
                                                                  <w:p w14:paraId="0F3EDAB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3" name="1903 Grupo"/>
                                                            <wpg:cNvGrpSpPr/>
                                                            <wpg:grpSpPr>
                                                              <a:xfrm>
                                                                <a:off x="4707145" y="2863175"/>
                                                                <a:ext cx="271780" cy="114300"/>
                                                                <a:chOff x="4707145" y="2863175"/>
                                                                <a:chExt cx="271984" cy="114300"/>
                                                              </a:xfrm>
                                                            </wpg:grpSpPr>
                                                            <wps:wsp>
                                                              <wps:cNvPr id="1904" name="1904 Elipse"/>
                                                              <wps:cNvSpPr/>
                                                              <wps:spPr>
                                                                <a:xfrm>
                                                                  <a:off x="4707145" y="2863175"/>
                                                                  <a:ext cx="117475" cy="114300"/>
                                                                </a:xfrm>
                                                                <a:prstGeom prst="ellipse">
                                                                  <a:avLst/>
                                                                </a:prstGeom>
                                                                <a:solidFill>
                                                                  <a:srgbClr val="0070C0"/>
                                                                </a:solidFill>
                                                                <a:ln w="12700" cap="flat" cmpd="sng" algn="ctr">
                                                                  <a:noFill/>
                                                                  <a:prstDash val="solid"/>
                                                                  <a:miter lim="800000"/>
                                                                </a:ln>
                                                                <a:effectLst/>
                                                              </wps:spPr>
                                                              <wps:txbx>
                                                                <w:txbxContent>
                                                                  <w:p w14:paraId="72BB34E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5" name="1905 Elipse"/>
                                                              <wps:cNvSpPr/>
                                                              <wps:spPr>
                                                                <a:xfrm>
                                                                  <a:off x="4861654" y="2863175"/>
                                                                  <a:ext cx="117475" cy="114300"/>
                                                                </a:xfrm>
                                                                <a:prstGeom prst="ellipse">
                                                                  <a:avLst/>
                                                                </a:prstGeom>
                                                                <a:solidFill>
                                                                  <a:srgbClr val="FF9933"/>
                                                                </a:solidFill>
                                                                <a:ln w="12700" cap="flat" cmpd="sng" algn="ctr">
                                                                  <a:noFill/>
                                                                  <a:prstDash val="solid"/>
                                                                  <a:miter lim="800000"/>
                                                                </a:ln>
                                                                <a:effectLst/>
                                                              </wps:spPr>
                                                              <wps:txbx>
                                                                <w:txbxContent>
                                                                  <w:p w14:paraId="19AC1EA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6" name="1906 Grupo"/>
                                                            <wpg:cNvGrpSpPr/>
                                                            <wpg:grpSpPr>
                                                              <a:xfrm>
                                                                <a:off x="4773465" y="3310849"/>
                                                                <a:ext cx="271780" cy="114300"/>
                                                                <a:chOff x="4773465" y="3310849"/>
                                                                <a:chExt cx="271984" cy="114300"/>
                                                              </a:xfrm>
                                                            </wpg:grpSpPr>
                                                            <wps:wsp>
                                                              <wps:cNvPr id="1907" name="1907 Elipse"/>
                                                              <wps:cNvSpPr/>
                                                              <wps:spPr>
                                                                <a:xfrm>
                                                                  <a:off x="4773465" y="3310849"/>
                                                                  <a:ext cx="117475" cy="114300"/>
                                                                </a:xfrm>
                                                                <a:prstGeom prst="ellipse">
                                                                  <a:avLst/>
                                                                </a:prstGeom>
                                                                <a:solidFill>
                                                                  <a:srgbClr val="0070C0"/>
                                                                </a:solidFill>
                                                                <a:ln w="12700" cap="flat" cmpd="sng" algn="ctr">
                                                                  <a:noFill/>
                                                                  <a:prstDash val="solid"/>
                                                                  <a:miter lim="800000"/>
                                                                </a:ln>
                                                                <a:effectLst/>
                                                              </wps:spPr>
                                                              <wps:txbx>
                                                                <w:txbxContent>
                                                                  <w:p w14:paraId="576EBC2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08" name="1908 Elipse"/>
                                                              <wps:cNvSpPr/>
                                                              <wps:spPr>
                                                                <a:xfrm>
                                                                  <a:off x="4927974" y="3310849"/>
                                                                  <a:ext cx="117475" cy="114300"/>
                                                                </a:xfrm>
                                                                <a:prstGeom prst="ellipse">
                                                                  <a:avLst/>
                                                                </a:prstGeom>
                                                                <a:solidFill>
                                                                  <a:srgbClr val="FF9933"/>
                                                                </a:solidFill>
                                                                <a:ln w="12700" cap="flat" cmpd="sng" algn="ctr">
                                                                  <a:noFill/>
                                                                  <a:prstDash val="solid"/>
                                                                  <a:miter lim="800000"/>
                                                                </a:ln>
                                                                <a:effectLst/>
                                                              </wps:spPr>
                                                              <wps:txbx>
                                                                <w:txbxContent>
                                                                  <w:p w14:paraId="5F10464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09" name="1909 Grupo"/>
                                                            <wpg:cNvGrpSpPr/>
                                                            <wpg:grpSpPr>
                                                              <a:xfrm>
                                                                <a:off x="3602245" y="2024975"/>
                                                                <a:ext cx="271780" cy="114300"/>
                                                                <a:chOff x="3602245" y="2024975"/>
                                                                <a:chExt cx="271984" cy="114300"/>
                                                              </a:xfrm>
                                                            </wpg:grpSpPr>
                                                            <wps:wsp>
                                                              <wps:cNvPr id="1910" name="1910 Elipse"/>
                                                              <wps:cNvSpPr/>
                                                              <wps:spPr>
                                                                <a:xfrm>
                                                                  <a:off x="3602245" y="2024975"/>
                                                                  <a:ext cx="117475" cy="114300"/>
                                                                </a:xfrm>
                                                                <a:prstGeom prst="ellipse">
                                                                  <a:avLst/>
                                                                </a:prstGeom>
                                                                <a:solidFill>
                                                                  <a:srgbClr val="0070C0"/>
                                                                </a:solidFill>
                                                                <a:ln w="12700" cap="flat" cmpd="sng" algn="ctr">
                                                                  <a:noFill/>
                                                                  <a:prstDash val="solid"/>
                                                                  <a:miter lim="800000"/>
                                                                </a:ln>
                                                                <a:effectLst/>
                                                              </wps:spPr>
                                                              <wps:txbx>
                                                                <w:txbxContent>
                                                                  <w:p w14:paraId="5733AC8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1" name="1911 Elipse"/>
                                                              <wps:cNvSpPr/>
                                                              <wps:spPr>
                                                                <a:xfrm>
                                                                  <a:off x="3756754" y="2024975"/>
                                                                  <a:ext cx="117475" cy="114300"/>
                                                                </a:xfrm>
                                                                <a:prstGeom prst="ellipse">
                                                                  <a:avLst/>
                                                                </a:prstGeom>
                                                                <a:solidFill>
                                                                  <a:srgbClr val="FF9933"/>
                                                                </a:solidFill>
                                                                <a:ln w="12700" cap="flat" cmpd="sng" algn="ctr">
                                                                  <a:noFill/>
                                                                  <a:prstDash val="solid"/>
                                                                  <a:miter lim="800000"/>
                                                                </a:ln>
                                                                <a:effectLst/>
                                                              </wps:spPr>
                                                              <wps:txbx>
                                                                <w:txbxContent>
                                                                  <w:p w14:paraId="3DA81B5F"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2" name="1912 Grupo"/>
                                                            <wpg:cNvGrpSpPr/>
                                                            <wpg:grpSpPr>
                                                              <a:xfrm>
                                                                <a:off x="3526045" y="2463125"/>
                                                                <a:ext cx="271780" cy="114300"/>
                                                                <a:chOff x="3526045" y="2463125"/>
                                                                <a:chExt cx="271984" cy="114300"/>
                                                              </a:xfrm>
                                                            </wpg:grpSpPr>
                                                            <wps:wsp>
                                                              <wps:cNvPr id="1913" name="1913 Elipse"/>
                                                              <wps:cNvSpPr/>
                                                              <wps:spPr>
                                                                <a:xfrm>
                                                                  <a:off x="3526045" y="2463125"/>
                                                                  <a:ext cx="117475" cy="114300"/>
                                                                </a:xfrm>
                                                                <a:prstGeom prst="ellipse">
                                                                  <a:avLst/>
                                                                </a:prstGeom>
                                                                <a:solidFill>
                                                                  <a:srgbClr val="0070C0"/>
                                                                </a:solidFill>
                                                                <a:ln w="12700" cap="flat" cmpd="sng" algn="ctr">
                                                                  <a:noFill/>
                                                                  <a:prstDash val="solid"/>
                                                                  <a:miter lim="800000"/>
                                                                </a:ln>
                                                                <a:effectLst/>
                                                              </wps:spPr>
                                                              <wps:txbx>
                                                                <w:txbxContent>
                                                                  <w:p w14:paraId="1FA0A7B8"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4" name="1914 Elipse"/>
                                                              <wps:cNvSpPr/>
                                                              <wps:spPr>
                                                                <a:xfrm>
                                                                  <a:off x="3680554" y="2463125"/>
                                                                  <a:ext cx="117475" cy="114300"/>
                                                                </a:xfrm>
                                                                <a:prstGeom prst="ellipse">
                                                                  <a:avLst/>
                                                                </a:prstGeom>
                                                                <a:solidFill>
                                                                  <a:srgbClr val="FF9933"/>
                                                                </a:solidFill>
                                                                <a:ln w="12700" cap="flat" cmpd="sng" algn="ctr">
                                                                  <a:noFill/>
                                                                  <a:prstDash val="solid"/>
                                                                  <a:miter lim="800000"/>
                                                                </a:ln>
                                                                <a:effectLst/>
                                                              </wps:spPr>
                                                              <wps:txbx>
                                                                <w:txbxContent>
                                                                  <w:p w14:paraId="7F7806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1915" name="1915 Grupo"/>
                                                          <wpg:cNvGrpSpPr/>
                                                          <wpg:grpSpPr>
                                                            <a:xfrm>
                                                              <a:off x="763795" y="910550"/>
                                                              <a:ext cx="269875" cy="114300"/>
                                                              <a:chOff x="763795" y="910550"/>
                                                              <a:chExt cx="269875" cy="114300"/>
                                                            </a:xfrm>
                                                          </wpg:grpSpPr>
                                                          <wps:wsp>
                                                            <wps:cNvPr id="1916" name="1916 Elipse"/>
                                                            <wps:cNvSpPr/>
                                                            <wps:spPr>
                                                              <a:xfrm>
                                                                <a:off x="916195" y="910550"/>
                                                                <a:ext cx="117475" cy="114300"/>
                                                              </a:xfrm>
                                                              <a:prstGeom prst="ellipse">
                                                                <a:avLst/>
                                                              </a:prstGeom>
                                                              <a:solidFill>
                                                                <a:srgbClr val="0070C0"/>
                                                              </a:solidFill>
                                                              <a:ln w="12700" cap="flat" cmpd="sng" algn="ctr">
                                                                <a:noFill/>
                                                                <a:prstDash val="solid"/>
                                                                <a:miter lim="800000"/>
                                                              </a:ln>
                                                              <a:effectLst/>
                                                            </wps:spPr>
                                                            <wps:txbx>
                                                              <w:txbxContent>
                                                                <w:p w14:paraId="515D36B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17" name="1917 Elipse"/>
                                                            <wps:cNvSpPr/>
                                                            <wps:spPr>
                                                              <a:xfrm>
                                                                <a:off x="763795" y="910550"/>
                                                                <a:ext cx="117475" cy="114300"/>
                                                              </a:xfrm>
                                                              <a:prstGeom prst="ellipse">
                                                                <a:avLst/>
                                                              </a:prstGeom>
                                                              <a:solidFill>
                                                                <a:srgbClr val="92D050"/>
                                                              </a:solidFill>
                                                              <a:ln w="12700" cap="flat" cmpd="sng" algn="ctr">
                                                                <a:noFill/>
                                                                <a:prstDash val="solid"/>
                                                                <a:miter lim="800000"/>
                                                              </a:ln>
                                                              <a:effectLst/>
                                                            </wps:spPr>
                                                            <wps:txbx>
                                                              <w:txbxContent>
                                                                <w:p w14:paraId="112093E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18" name="1918 Grupo"/>
                                                          <wpg:cNvGrpSpPr/>
                                                          <wpg:grpSpPr>
                                                            <a:xfrm>
                                                              <a:off x="195981" y="672425"/>
                                                              <a:ext cx="1196464" cy="1520199"/>
                                                              <a:chOff x="195981" y="672425"/>
                                                              <a:chExt cx="1196464" cy="1520199"/>
                                                            </a:xfrm>
                                                          </wpg:grpSpPr>
                                                          <wps:wsp>
                                                            <wps:cNvPr id="1919" name="1919 Rectángulo redondeado"/>
                                                            <wps:cNvSpPr/>
                                                            <wps:spPr>
                                                              <a:xfrm>
                                                                <a:off x="195981" y="672425"/>
                                                                <a:ext cx="1196464" cy="1466851"/>
                                                              </a:xfrm>
                                                              <a:prstGeom prst="roundRect">
                                                                <a:avLst/>
                                                              </a:prstGeom>
                                                              <a:noFill/>
                                                              <a:ln w="19050" cap="flat" cmpd="sng" algn="ctr">
                                                                <a:solidFill>
                                                                  <a:srgbClr val="C00000"/>
                                                                </a:solidFill>
                                                                <a:prstDash val="dash"/>
                                                                <a:miter lim="800000"/>
                                                              </a:ln>
                                                              <a:effectLst/>
                                                            </wps:spPr>
                                                            <wps:txbx>
                                                              <w:txbxContent>
                                                                <w:p w14:paraId="203B51F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0" name="Cuadro de texto 331"/>
                                                            <wps:cNvSpPr txBox="1"/>
                                                            <wps:spPr>
                                                              <a:xfrm>
                                                                <a:off x="204348" y="1878300"/>
                                                                <a:ext cx="627656" cy="314324"/>
                                                              </a:xfrm>
                                                              <a:prstGeom prst="rect">
                                                                <a:avLst/>
                                                              </a:prstGeom>
                                                              <a:noFill/>
                                                              <a:ln w="19050">
                                                                <a:noFill/>
                                                              </a:ln>
                                                              <a:effectLst/>
                                                            </wps:spPr>
                                                            <wps:txb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1" name="1921 Grupo"/>
                                                          <wpg:cNvGrpSpPr/>
                                                          <wpg:grpSpPr>
                                                            <a:xfrm>
                                                              <a:off x="773320" y="1310526"/>
                                                              <a:ext cx="269875" cy="114300"/>
                                                              <a:chOff x="773320" y="1310526"/>
                                                              <a:chExt cx="269875" cy="114300"/>
                                                            </a:xfrm>
                                                          </wpg:grpSpPr>
                                                          <wps:wsp>
                                                            <wps:cNvPr id="1922" name="1922 Elipse"/>
                                                            <wps:cNvSpPr/>
                                                            <wps:spPr>
                                                              <a:xfrm>
                                                                <a:off x="925720" y="1310526"/>
                                                                <a:ext cx="117475" cy="114300"/>
                                                              </a:xfrm>
                                                              <a:prstGeom prst="ellipse">
                                                                <a:avLst/>
                                                              </a:prstGeom>
                                                              <a:solidFill>
                                                                <a:srgbClr val="0070C0"/>
                                                              </a:solidFill>
                                                              <a:ln w="12700" cap="flat" cmpd="sng" algn="ctr">
                                                                <a:noFill/>
                                                                <a:prstDash val="solid"/>
                                                                <a:miter lim="800000"/>
                                                              </a:ln>
                                                              <a:effectLst/>
                                                            </wps:spPr>
                                                            <wps:txbx>
                                                              <w:txbxContent>
                                                                <w:p w14:paraId="4C05FE7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3" name="1923 Elipse"/>
                                                            <wps:cNvSpPr/>
                                                            <wps:spPr>
                                                              <a:xfrm>
                                                                <a:off x="773320" y="1310526"/>
                                                                <a:ext cx="117475" cy="114300"/>
                                                              </a:xfrm>
                                                              <a:prstGeom prst="ellipse">
                                                                <a:avLst/>
                                                              </a:prstGeom>
                                                              <a:solidFill>
                                                                <a:srgbClr val="92D050"/>
                                                              </a:solidFill>
                                                              <a:ln w="12700" cap="flat" cmpd="sng" algn="ctr">
                                                                <a:noFill/>
                                                                <a:prstDash val="solid"/>
                                                                <a:miter lim="800000"/>
                                                              </a:ln>
                                                              <a:effectLst/>
                                                            </wps:spPr>
                                                            <wps:txbx>
                                                              <w:txbxContent>
                                                                <w:p w14:paraId="21B46D5C"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24" name="1924 Grupo"/>
                                                          <wpg:cNvGrpSpPr/>
                                                          <wpg:grpSpPr>
                                                            <a:xfrm>
                                                              <a:off x="782845" y="1760686"/>
                                                              <a:ext cx="269875" cy="114300"/>
                                                              <a:chOff x="782845" y="1760686"/>
                                                              <a:chExt cx="269875" cy="114300"/>
                                                            </a:xfrm>
                                                          </wpg:grpSpPr>
                                                          <wps:wsp>
                                                            <wps:cNvPr id="1925" name="1925 Elipse"/>
                                                            <wps:cNvSpPr/>
                                                            <wps:spPr>
                                                              <a:xfrm>
                                                                <a:off x="935245" y="1760686"/>
                                                                <a:ext cx="117475" cy="114300"/>
                                                              </a:xfrm>
                                                              <a:prstGeom prst="ellipse">
                                                                <a:avLst/>
                                                              </a:prstGeom>
                                                              <a:solidFill>
                                                                <a:srgbClr val="0070C0"/>
                                                              </a:solidFill>
                                                              <a:ln w="12700" cap="flat" cmpd="sng" algn="ctr">
                                                                <a:noFill/>
                                                                <a:prstDash val="solid"/>
                                                                <a:miter lim="800000"/>
                                                              </a:ln>
                                                              <a:effectLst/>
                                                            </wps:spPr>
                                                            <wps:txbx>
                                                              <w:txbxContent>
                                                                <w:p w14:paraId="64B1582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6" name="1926 Elipse"/>
                                                            <wps:cNvSpPr/>
                                                            <wps:spPr>
                                                              <a:xfrm>
                                                                <a:off x="782845" y="1760686"/>
                                                                <a:ext cx="117475" cy="114300"/>
                                                              </a:xfrm>
                                                              <a:prstGeom prst="ellipse">
                                                                <a:avLst/>
                                                              </a:prstGeom>
                                                              <a:solidFill>
                                                                <a:srgbClr val="92D050"/>
                                                              </a:solidFill>
                                                              <a:ln w="12700" cap="flat" cmpd="sng" algn="ctr">
                                                                <a:noFill/>
                                                                <a:prstDash val="solid"/>
                                                                <a:miter lim="800000"/>
                                                              </a:ln>
                                                              <a:effectLst/>
                                                            </wps:spPr>
                                                            <wps:txbx>
                                                              <w:txbxContent>
                                                                <w:p w14:paraId="015C9791"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27" name="1927 Elipse"/>
                                                        <wps:cNvSpPr/>
                                                        <wps:spPr>
                                                          <a:xfrm>
                                                            <a:off x="868570" y="2386925"/>
                                                            <a:ext cx="117761" cy="114300"/>
                                                          </a:xfrm>
                                                          <a:prstGeom prst="ellipse">
                                                            <a:avLst/>
                                                          </a:prstGeom>
                                                          <a:solidFill>
                                                            <a:srgbClr val="92D050"/>
                                                          </a:solidFill>
                                                          <a:ln w="12700" cap="flat" cmpd="sng" algn="ctr">
                                                            <a:noFill/>
                                                            <a:prstDash val="solid"/>
                                                            <a:miter lim="800000"/>
                                                          </a:ln>
                                                          <a:effectLst/>
                                                        </wps:spPr>
                                                        <wps:txbx>
                                                          <w:txbxContent>
                                                            <w:p w14:paraId="29B45EB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8" name="1928 Elipse"/>
                                                        <wps:cNvSpPr/>
                                                        <wps:spPr>
                                                          <a:xfrm>
                                                            <a:off x="556961" y="2886218"/>
                                                            <a:ext cx="117475" cy="114300"/>
                                                          </a:xfrm>
                                                          <a:prstGeom prst="ellipse">
                                                            <a:avLst/>
                                                          </a:prstGeom>
                                                          <a:solidFill>
                                                            <a:srgbClr val="92D050"/>
                                                          </a:solidFill>
                                                          <a:ln w="12700" cap="flat" cmpd="sng" algn="ctr">
                                                            <a:noFill/>
                                                            <a:prstDash val="solid"/>
                                                            <a:miter lim="800000"/>
                                                          </a:ln>
                                                          <a:effectLst/>
                                                        </wps:spPr>
                                                        <wps:txbx>
                                                          <w:txbxContent>
                                                            <w:p w14:paraId="0A9E9C2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29" name="1929 Elipse"/>
                                                        <wps:cNvSpPr/>
                                                        <wps:spPr>
                                                          <a:xfrm>
                                                            <a:off x="554057" y="3398122"/>
                                                            <a:ext cx="117475" cy="114300"/>
                                                          </a:xfrm>
                                                          <a:prstGeom prst="ellipse">
                                                            <a:avLst/>
                                                          </a:prstGeom>
                                                          <a:solidFill>
                                                            <a:srgbClr val="92D050"/>
                                                          </a:solidFill>
                                                          <a:ln w="12700" cap="flat" cmpd="sng" algn="ctr">
                                                            <a:noFill/>
                                                            <a:prstDash val="solid"/>
                                                            <a:miter lim="800000"/>
                                                          </a:ln>
                                                          <a:effectLst/>
                                                        </wps:spPr>
                                                        <wps:txbx>
                                                          <w:txbxContent>
                                                            <w:p w14:paraId="7993ACB9"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0" name="1930 Elipse"/>
                                                        <wps:cNvSpPr/>
                                                        <wps:spPr>
                                                          <a:xfrm>
                                                            <a:off x="561158" y="4012202"/>
                                                            <a:ext cx="117475" cy="114300"/>
                                                          </a:xfrm>
                                                          <a:prstGeom prst="ellipse">
                                                            <a:avLst/>
                                                          </a:prstGeom>
                                                          <a:solidFill>
                                                            <a:srgbClr val="92D050"/>
                                                          </a:solidFill>
                                                          <a:ln w="12700" cap="flat" cmpd="sng" algn="ctr">
                                                            <a:noFill/>
                                                            <a:prstDash val="solid"/>
                                                            <a:miter lim="800000"/>
                                                          </a:ln>
                                                          <a:effectLst/>
                                                        </wps:spPr>
                                                        <wps:txbx>
                                                          <w:txbxContent>
                                                            <w:p w14:paraId="4FC26EA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1" name="1931 Elipse"/>
                                                        <wps:cNvSpPr/>
                                                        <wps:spPr>
                                                          <a:xfrm>
                                                            <a:off x="570684" y="4603561"/>
                                                            <a:ext cx="117475" cy="114300"/>
                                                          </a:xfrm>
                                                          <a:prstGeom prst="ellipse">
                                                            <a:avLst/>
                                                          </a:prstGeom>
                                                          <a:solidFill>
                                                            <a:srgbClr val="92D050"/>
                                                          </a:solidFill>
                                                          <a:ln w="12700" cap="flat" cmpd="sng" algn="ctr">
                                                            <a:noFill/>
                                                            <a:prstDash val="solid"/>
                                                            <a:miter lim="800000"/>
                                                          </a:ln>
                                                          <a:effectLst/>
                                                        </wps:spPr>
                                                        <wps:txbx>
                                                          <w:txbxContent>
                                                            <w:p w14:paraId="35F2051B"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2" name="1932 Elipse"/>
                                                        <wps:cNvSpPr/>
                                                        <wps:spPr>
                                                          <a:xfrm>
                                                            <a:off x="562401" y="5175507"/>
                                                            <a:ext cx="117475" cy="114300"/>
                                                          </a:xfrm>
                                                          <a:prstGeom prst="ellipse">
                                                            <a:avLst/>
                                                          </a:prstGeom>
                                                          <a:solidFill>
                                                            <a:srgbClr val="92D050"/>
                                                          </a:solidFill>
                                                          <a:ln w="12700" cap="flat" cmpd="sng" algn="ctr">
                                                            <a:noFill/>
                                                            <a:prstDash val="solid"/>
                                                            <a:miter lim="800000"/>
                                                          </a:ln>
                                                          <a:effectLst/>
                                                        </wps:spPr>
                                                        <wps:txbx>
                                                          <w:txbxContent>
                                                            <w:p w14:paraId="33742D3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33" name="1933 Grupo"/>
                                                      <wpg:cNvGrpSpPr/>
                                                      <wpg:grpSpPr>
                                                        <a:xfrm>
                                                          <a:off x="1928917" y="4033764"/>
                                                          <a:ext cx="2586641" cy="2391761"/>
                                                          <a:chOff x="1928917" y="4033764"/>
                                                          <a:chExt cx="2586641" cy="2391761"/>
                                                        </a:xfrm>
                                                      </wpg:grpSpPr>
                                                      <wps:wsp>
                                                        <wps:cNvPr id="1934" name="1934 Elipse"/>
                                                        <wps:cNvSpPr/>
                                                        <wps:spPr>
                                                          <a:xfrm>
                                                            <a:off x="4397797" y="5854025"/>
                                                            <a:ext cx="117761" cy="114300"/>
                                                          </a:xfrm>
                                                          <a:prstGeom prst="ellipse">
                                                            <a:avLst/>
                                                          </a:prstGeom>
                                                          <a:solidFill>
                                                            <a:srgbClr val="FF9933"/>
                                                          </a:solidFill>
                                                          <a:ln w="12700" cap="flat" cmpd="sng" algn="ctr">
                                                            <a:noFill/>
                                                            <a:prstDash val="solid"/>
                                                            <a:miter lim="800000"/>
                                                          </a:ln>
                                                          <a:effectLst/>
                                                        </wps:spPr>
                                                        <wps:txbx>
                                                          <w:txbxContent>
                                                            <w:p w14:paraId="41F7AF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5" name="1935 Elipse"/>
                                                        <wps:cNvSpPr/>
                                                        <wps:spPr>
                                                          <a:xfrm>
                                                            <a:off x="3453605" y="5549262"/>
                                                            <a:ext cx="117761" cy="114300"/>
                                                          </a:xfrm>
                                                          <a:prstGeom prst="ellipse">
                                                            <a:avLst/>
                                                          </a:prstGeom>
                                                          <a:solidFill>
                                                            <a:srgbClr val="FF9933"/>
                                                          </a:solidFill>
                                                          <a:ln w="12700" cap="flat" cmpd="sng" algn="ctr">
                                                            <a:noFill/>
                                                            <a:prstDash val="solid"/>
                                                            <a:miter lim="800000"/>
                                                          </a:ln>
                                                          <a:effectLst/>
                                                        </wps:spPr>
                                                        <wps:txbx>
                                                          <w:txbxContent>
                                                            <w:p w14:paraId="28E5E3D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6" name="1936 Elipse"/>
                                                        <wps:cNvSpPr/>
                                                        <wps:spPr>
                                                          <a:xfrm>
                                                            <a:off x="4394770" y="5138529"/>
                                                            <a:ext cx="117761" cy="114300"/>
                                                          </a:xfrm>
                                                          <a:prstGeom prst="ellipse">
                                                            <a:avLst/>
                                                          </a:prstGeom>
                                                          <a:solidFill>
                                                            <a:srgbClr val="FF9933"/>
                                                          </a:solidFill>
                                                          <a:ln w="12700" cap="flat" cmpd="sng" algn="ctr">
                                                            <a:noFill/>
                                                            <a:prstDash val="solid"/>
                                                            <a:miter lim="800000"/>
                                                          </a:ln>
                                                          <a:effectLst/>
                                                        </wps:spPr>
                                                        <wps:txbx>
                                                          <w:txbxContent>
                                                            <w:p w14:paraId="4CC7BA6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7" name="1937 Elipse"/>
                                                        <wps:cNvSpPr/>
                                                        <wps:spPr>
                                                          <a:xfrm>
                                                            <a:off x="3455262" y="4770563"/>
                                                            <a:ext cx="117761" cy="114300"/>
                                                          </a:xfrm>
                                                          <a:prstGeom prst="ellipse">
                                                            <a:avLst/>
                                                          </a:prstGeom>
                                                          <a:solidFill>
                                                            <a:srgbClr val="FF9933"/>
                                                          </a:solidFill>
                                                          <a:ln w="12700" cap="flat" cmpd="sng" algn="ctr">
                                                            <a:noFill/>
                                                            <a:prstDash val="solid"/>
                                                            <a:miter lim="800000"/>
                                                          </a:ln>
                                                          <a:effectLst/>
                                                        </wps:spPr>
                                                        <wps:txbx>
                                                          <w:txbxContent>
                                                            <w:p w14:paraId="2953904A"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8" name="1938 Elipse"/>
                                                        <wps:cNvSpPr/>
                                                        <wps:spPr>
                                                          <a:xfrm>
                                                            <a:off x="4367375" y="4313743"/>
                                                            <a:ext cx="117761" cy="114300"/>
                                                          </a:xfrm>
                                                          <a:prstGeom prst="ellipse">
                                                            <a:avLst/>
                                                          </a:prstGeom>
                                                          <a:solidFill>
                                                            <a:srgbClr val="FF9933"/>
                                                          </a:solidFill>
                                                          <a:ln w="12700" cap="flat" cmpd="sng" algn="ctr">
                                                            <a:noFill/>
                                                            <a:prstDash val="solid"/>
                                                            <a:miter lim="800000"/>
                                                          </a:ln>
                                                          <a:effectLst/>
                                                        </wps:spPr>
                                                        <wps:txbx>
                                                          <w:txbxContent>
                                                            <w:p w14:paraId="126CE1A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39" name="1939 Elipse"/>
                                                        <wps:cNvSpPr/>
                                                        <wps:spPr>
                                                          <a:xfrm>
                                                            <a:off x="3455868" y="4033764"/>
                                                            <a:ext cx="117475" cy="114300"/>
                                                          </a:xfrm>
                                                          <a:prstGeom prst="ellipse">
                                                            <a:avLst/>
                                                          </a:prstGeom>
                                                          <a:solidFill>
                                                            <a:srgbClr val="FF9933"/>
                                                          </a:solidFill>
                                                          <a:ln w="12700" cap="flat" cmpd="sng" algn="ctr">
                                                            <a:noFill/>
                                                            <a:prstDash val="solid"/>
                                                            <a:miter lim="800000"/>
                                                          </a:ln>
                                                          <a:effectLst/>
                                                        </wps:spPr>
                                                        <wps:txbx>
                                                          <w:txbxContent>
                                                            <w:p w14:paraId="3DE1E387"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0" name="1940 Elipse"/>
                                                        <wps:cNvSpPr/>
                                                        <wps:spPr>
                                                          <a:xfrm>
                                                            <a:off x="3458481" y="6311225"/>
                                                            <a:ext cx="117761" cy="114300"/>
                                                          </a:xfrm>
                                                          <a:prstGeom prst="ellipse">
                                                            <a:avLst/>
                                                          </a:prstGeom>
                                                          <a:solidFill>
                                                            <a:srgbClr val="FF9933"/>
                                                          </a:solidFill>
                                                          <a:ln w="12700" cap="flat" cmpd="sng" algn="ctr">
                                                            <a:noFill/>
                                                            <a:prstDash val="solid"/>
                                                            <a:miter lim="800000"/>
                                                          </a:ln>
                                                          <a:effectLst/>
                                                        </wps:spPr>
                                                        <wps:txbx>
                                                          <w:txbxContent>
                                                            <w:p w14:paraId="15E6BCB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1" name="1941 Elipse"/>
                                                        <wps:cNvSpPr/>
                                                        <wps:spPr>
                                                          <a:xfrm>
                                                            <a:off x="1941431" y="6025613"/>
                                                            <a:ext cx="117761" cy="114300"/>
                                                          </a:xfrm>
                                                          <a:prstGeom prst="ellipse">
                                                            <a:avLst/>
                                                          </a:prstGeom>
                                                          <a:solidFill>
                                                            <a:srgbClr val="FF9933"/>
                                                          </a:solidFill>
                                                          <a:ln w="12700" cap="flat" cmpd="sng" algn="ctr">
                                                            <a:noFill/>
                                                            <a:prstDash val="solid"/>
                                                            <a:miter lim="800000"/>
                                                          </a:ln>
                                                          <a:effectLst/>
                                                        </wps:spPr>
                                                        <wps:txbx>
                                                          <w:txbxContent>
                                                            <w:p w14:paraId="67F6B11D"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2" name="1942 Elipse"/>
                                                        <wps:cNvSpPr/>
                                                        <wps:spPr>
                                                          <a:xfrm>
                                                            <a:off x="1935304" y="5581716"/>
                                                            <a:ext cx="117761" cy="114300"/>
                                                          </a:xfrm>
                                                          <a:prstGeom prst="ellipse">
                                                            <a:avLst/>
                                                          </a:prstGeom>
                                                          <a:solidFill>
                                                            <a:srgbClr val="FF9933"/>
                                                          </a:solidFill>
                                                          <a:ln w="12700" cap="flat" cmpd="sng" algn="ctr">
                                                            <a:noFill/>
                                                            <a:prstDash val="solid"/>
                                                            <a:miter lim="800000"/>
                                                          </a:ln>
                                                          <a:effectLst/>
                                                        </wps:spPr>
                                                        <wps:txbx>
                                                          <w:txbxContent>
                                                            <w:p w14:paraId="51493356"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3" name="1943 Elipse"/>
                                                        <wps:cNvSpPr/>
                                                        <wps:spPr>
                                                          <a:xfrm>
                                                            <a:off x="1928917" y="5138530"/>
                                                            <a:ext cx="117761" cy="114300"/>
                                                          </a:xfrm>
                                                          <a:prstGeom prst="ellipse">
                                                            <a:avLst/>
                                                          </a:prstGeom>
                                                          <a:solidFill>
                                                            <a:srgbClr val="FF9933"/>
                                                          </a:solidFill>
                                                          <a:ln w="12700" cap="flat" cmpd="sng" algn="ctr">
                                                            <a:noFill/>
                                                            <a:prstDash val="solid"/>
                                                            <a:miter lim="800000"/>
                                                          </a:ln>
                                                          <a:effectLst/>
                                                        </wps:spPr>
                                                        <wps:txbx>
                                                          <w:txbxContent>
                                                            <w:p w14:paraId="2F1930FE"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s:wsp>
                                                    <wps:cNvPr id="1944" name="Cuadro de texto 423"/>
                                                    <wps:cNvSpPr txBox="1"/>
                                                    <wps:spPr>
                                                      <a:xfrm>
                                                        <a:off x="1973470" y="1529675"/>
                                                        <a:ext cx="727075" cy="241935"/>
                                                      </a:xfrm>
                                                      <a:prstGeom prst="rect">
                                                        <a:avLst/>
                                                      </a:prstGeom>
                                                      <a:solidFill>
                                                        <a:sysClr val="window" lastClr="FFFFFF"/>
                                                      </a:solidFill>
                                                      <a:ln w="19050">
                                                        <a:noFill/>
                                                      </a:ln>
                                                      <a:effectLst/>
                                                    </wps:spPr>
                                                    <wps:txb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5" name="Cuadro de texto 424"/>
                                                    <wps:cNvSpPr txBox="1"/>
                                                    <wps:spPr>
                                                      <a:xfrm>
                                                        <a:off x="1960770" y="1953433"/>
                                                        <a:ext cx="823595" cy="285797"/>
                                                      </a:xfrm>
                                                      <a:prstGeom prst="rect">
                                                        <a:avLst/>
                                                      </a:prstGeom>
                                                      <a:solidFill>
                                                        <a:sysClr val="window" lastClr="FFFFFF"/>
                                                      </a:solidFill>
                                                      <a:ln w="19050">
                                                        <a:noFill/>
                                                      </a:ln>
                                                      <a:effectLst/>
                                                    </wps:spPr>
                                                    <wps:txb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6" name="1946 Grupo"/>
                                                    <wpg:cNvGrpSpPr/>
                                                    <wpg:grpSpPr>
                                                      <a:xfrm>
                                                        <a:off x="1923851" y="1518254"/>
                                                        <a:ext cx="790565" cy="1182360"/>
                                                        <a:chOff x="1923851" y="1518254"/>
                                                        <a:chExt cx="790565" cy="1182360"/>
                                                      </a:xfrm>
                                                    </wpg:grpSpPr>
                                                    <wps:wsp>
                                                      <wps:cNvPr id="1947" name="1947 Rectángulo redondeado"/>
                                                      <wps:cNvSpPr/>
                                                      <wps:spPr>
                                                        <a:xfrm>
                                                          <a:off x="1923851" y="1518254"/>
                                                          <a:ext cx="790565" cy="1163258"/>
                                                        </a:xfrm>
                                                        <a:prstGeom prst="roundRect">
                                                          <a:avLst/>
                                                        </a:prstGeom>
                                                        <a:noFill/>
                                                        <a:ln w="19050" cap="flat" cmpd="sng" algn="ctr">
                                                          <a:solidFill>
                                                            <a:srgbClr val="C00000"/>
                                                          </a:solidFill>
                                                          <a:prstDash val="dash"/>
                                                          <a:miter lim="800000"/>
                                                        </a:ln>
                                                        <a:effectLst/>
                                                      </wps:spPr>
                                                      <wps:txbx>
                                                        <w:txbxContent>
                                                          <w:p w14:paraId="770A9FB4" w14:textId="77777777" w:rsidR="007D3C6C" w:rsidRPr="007D3C6C" w:rsidRDefault="007D3C6C"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48" name="Cuadro de texto 427"/>
                                                      <wps:cNvSpPr txBox="1"/>
                                                      <wps:spPr>
                                                        <a:xfrm>
                                                          <a:off x="1935370" y="2386924"/>
                                                          <a:ext cx="627380" cy="313690"/>
                                                        </a:xfrm>
                                                        <a:prstGeom prst="rect">
                                                          <a:avLst/>
                                                        </a:prstGeom>
                                                        <a:noFill/>
                                                        <a:ln w="19050">
                                                          <a:noFill/>
                                                        </a:ln>
                                                        <a:effectLst/>
                                                      </wps:spPr>
                                                      <wps:txb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cNvPr id="1949" name="1949 Grupo"/>
                                                      <wpg:cNvGrpSpPr/>
                                                      <wpg:grpSpPr>
                                                        <a:xfrm>
                                                          <a:off x="2154445" y="1720175"/>
                                                          <a:ext cx="365125" cy="114300"/>
                                                          <a:chOff x="2154445" y="1720175"/>
                                                          <a:chExt cx="365125" cy="114300"/>
                                                        </a:xfrm>
                                                      </wpg:grpSpPr>
                                                      <wps:wsp>
                                                        <wps:cNvPr id="1950" name="1950 Elipse"/>
                                                        <wps:cNvSpPr/>
                                                        <wps:spPr>
                                                          <a:xfrm>
                                                            <a:off x="2154445" y="1720175"/>
                                                            <a:ext cx="117475" cy="114300"/>
                                                          </a:xfrm>
                                                          <a:prstGeom prst="ellipse">
                                                            <a:avLst/>
                                                          </a:prstGeom>
                                                          <a:solidFill>
                                                            <a:srgbClr val="0070C0"/>
                                                          </a:solidFill>
                                                          <a:ln w="12700" cap="flat" cmpd="sng" algn="ctr">
                                                            <a:noFill/>
                                                            <a:prstDash val="solid"/>
                                                            <a:miter lim="800000"/>
                                                          </a:ln>
                                                          <a:effectLst/>
                                                        </wps:spPr>
                                                        <wps:txbx>
                                                          <w:txbxContent>
                                                            <w:p w14:paraId="524608C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1" name="1951 Elipse"/>
                                                        <wps:cNvSpPr/>
                                                        <wps:spPr>
                                                          <a:xfrm>
                                                            <a:off x="2402095" y="1720175"/>
                                                            <a:ext cx="117475" cy="114300"/>
                                                          </a:xfrm>
                                                          <a:prstGeom prst="ellipse">
                                                            <a:avLst/>
                                                          </a:prstGeom>
                                                          <a:solidFill>
                                                            <a:srgbClr val="FF9933"/>
                                                          </a:solidFill>
                                                          <a:ln w="12700" cap="flat" cmpd="sng" algn="ctr">
                                                            <a:noFill/>
                                                            <a:prstDash val="solid"/>
                                                            <a:miter lim="800000"/>
                                                          </a:ln>
                                                          <a:effectLst/>
                                                        </wps:spPr>
                                                        <wps:txbx>
                                                          <w:txbxContent>
                                                            <w:p w14:paraId="7FBFF732"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2" name="1952 Elipse"/>
                                                        <wps:cNvSpPr/>
                                                        <wps:spPr>
                                                          <a:xfrm>
                                                            <a:off x="2278270" y="1720175"/>
                                                            <a:ext cx="117475" cy="114300"/>
                                                          </a:xfrm>
                                                          <a:prstGeom prst="ellipse">
                                                            <a:avLst/>
                                                          </a:prstGeom>
                                                          <a:solidFill>
                                                            <a:srgbClr val="92D050"/>
                                                          </a:solidFill>
                                                          <a:ln w="12700" cap="flat" cmpd="sng" algn="ctr">
                                                            <a:noFill/>
                                                            <a:prstDash val="solid"/>
                                                            <a:miter lim="800000"/>
                                                          </a:ln>
                                                          <a:effectLst/>
                                                        </wps:spPr>
                                                        <wps:txbx>
                                                          <w:txbxContent>
                                                            <w:p w14:paraId="4A6ED2D3"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cNvPr id="1953" name="1953 Grupo"/>
                                                      <wpg:cNvGrpSpPr/>
                                                      <wpg:grpSpPr>
                                                        <a:xfrm>
                                                          <a:off x="2179845" y="2167804"/>
                                                          <a:ext cx="365125" cy="114300"/>
                                                          <a:chOff x="2179845" y="2167804"/>
                                                          <a:chExt cx="365125" cy="114300"/>
                                                        </a:xfrm>
                                                      </wpg:grpSpPr>
                                                      <wps:wsp>
                                                        <wps:cNvPr id="1954" name="1954 Elipse"/>
                                                        <wps:cNvSpPr/>
                                                        <wps:spPr>
                                                          <a:xfrm>
                                                            <a:off x="2179845" y="2167804"/>
                                                            <a:ext cx="117475" cy="114300"/>
                                                          </a:xfrm>
                                                          <a:prstGeom prst="ellipse">
                                                            <a:avLst/>
                                                          </a:prstGeom>
                                                          <a:solidFill>
                                                            <a:srgbClr val="0070C0"/>
                                                          </a:solidFill>
                                                          <a:ln w="12700" cap="flat" cmpd="sng" algn="ctr">
                                                            <a:noFill/>
                                                            <a:prstDash val="solid"/>
                                                            <a:miter lim="800000"/>
                                                          </a:ln>
                                                          <a:effectLst/>
                                                        </wps:spPr>
                                                        <wps:txbx>
                                                          <w:txbxContent>
                                                            <w:p w14:paraId="070CC2F5"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5" name="1955 Elipse"/>
                                                        <wps:cNvSpPr/>
                                                        <wps:spPr>
                                                          <a:xfrm>
                                                            <a:off x="2427495" y="2167804"/>
                                                            <a:ext cx="117475" cy="114300"/>
                                                          </a:xfrm>
                                                          <a:prstGeom prst="ellipse">
                                                            <a:avLst/>
                                                          </a:prstGeom>
                                                          <a:solidFill>
                                                            <a:srgbClr val="FF9933"/>
                                                          </a:solidFill>
                                                          <a:ln w="12700" cap="flat" cmpd="sng" algn="ctr">
                                                            <a:noFill/>
                                                            <a:prstDash val="solid"/>
                                                            <a:miter lim="800000"/>
                                                          </a:ln>
                                                          <a:effectLst/>
                                                        </wps:spPr>
                                                        <wps:txbx>
                                                          <w:txbxContent>
                                                            <w:p w14:paraId="03A5990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s:wsp>
                                                        <wps:cNvPr id="1956" name="1956 Elipse"/>
                                                        <wps:cNvSpPr/>
                                                        <wps:spPr>
                                                          <a:xfrm>
                                                            <a:off x="2303670" y="2167804"/>
                                                            <a:ext cx="117475" cy="114300"/>
                                                          </a:xfrm>
                                                          <a:prstGeom prst="ellipse">
                                                            <a:avLst/>
                                                          </a:prstGeom>
                                                          <a:solidFill>
                                                            <a:srgbClr val="92D050"/>
                                                          </a:solidFill>
                                                          <a:ln w="12700" cap="flat" cmpd="sng" algn="ctr">
                                                            <a:noFill/>
                                                            <a:prstDash val="solid"/>
                                                            <a:miter lim="800000"/>
                                                          </a:ln>
                                                          <a:effectLst/>
                                                        </wps:spPr>
                                                        <wps:txbx>
                                                          <w:txbxContent>
                                                            <w:p w14:paraId="2D7282B4" w14:textId="77777777" w:rsidR="00B65AC7" w:rsidRPr="007D3C6C" w:rsidRDefault="00B65AC7" w:rsidP="00B65AC7">
                                                              <w:pPr>
                                                                <w:rPr>
                                                                  <w:rFonts w:ascii="Times New Roman" w:eastAsia="Times New Roman" w:hAnsi="Times New Roman" w:cs="Times New Roman"/>
                                                                  <w:sz w:val="13"/>
                                                                  <w:szCs w:val="13"/>
                                                                </w:rPr>
                                                              </w:pPr>
                                                            </w:p>
                                                          </w:txbxContent>
                                                        </wps:txbx>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1957" name="1957 Conector angular"/>
                                                  <wps:cNvCnPr/>
                                                  <wps:spPr>
                                                    <a:xfrm rot="5400000" flipH="1" flipV="1">
                                                      <a:off x="2315068" y="829341"/>
                                                      <a:ext cx="596813" cy="152203"/>
                                                    </a:xfrm>
                                                    <a:prstGeom prst="bentConnector3">
                                                      <a:avLst>
                                                        <a:gd name="adj1" fmla="val 26492"/>
                                                      </a:avLst>
                                                    </a:prstGeom>
                                                    <a:noFill/>
                                                    <a:ln w="6350" cap="flat" cmpd="sng" algn="ctr">
                                                      <a:solidFill>
                                                        <a:srgbClr val="0070C0"/>
                                                      </a:solidFill>
                                                      <a:prstDash val="solid"/>
                                                      <a:miter lim="800000"/>
                                                      <a:tailEnd type="triangle"/>
                                                    </a:ln>
                                                    <a:effectLst/>
                                                  </wps:spPr>
                                                  <wps:bodyPr/>
                                                </wps:wsp>
                                                <wps:wsp>
                                                  <wps:cNvPr id="1958" name="1958 Conector angular"/>
                                                  <wps:cNvCnPr/>
                                                  <wps:spPr>
                                                    <a:xfrm rot="16200000" flipV="1">
                                                      <a:off x="2150274" y="816749"/>
                                                      <a:ext cx="283772" cy="490426"/>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59" name="1959 Conector angular"/>
                                                  <wps:cNvCnPr/>
                                                  <wps:spPr>
                                                    <a:xfrm rot="10800000">
                                                      <a:off x="1414957" y="529551"/>
                                                      <a:ext cx="540211" cy="823517"/>
                                                    </a:xfrm>
                                                    <a:prstGeom prst="bentConnector3">
                                                      <a:avLst>
                                                        <a:gd name="adj1" fmla="val 50000"/>
                                                      </a:avLst>
                                                    </a:prstGeom>
                                                    <a:noFill/>
                                                    <a:ln w="6350" cap="flat" cmpd="sng" algn="ctr">
                                                      <a:solidFill>
                                                        <a:srgbClr val="0070C0"/>
                                                      </a:solidFill>
                                                      <a:prstDash val="solid"/>
                                                      <a:miter lim="800000"/>
                                                      <a:tailEnd type="triangle"/>
                                                    </a:ln>
                                                    <a:effectLst/>
                                                  </wps:spPr>
                                                  <wps:bodyPr/>
                                                </wps:wsp>
                                                <wps:wsp>
                                                  <wps:cNvPr id="1960" name="1960 Conector angular"/>
                                                  <wps:cNvCnPr/>
                                                  <wps:spPr>
                                                    <a:xfrm flipV="1">
                                                      <a:off x="3119578" y="729575"/>
                                                      <a:ext cx="587441" cy="623493"/>
                                                    </a:xfrm>
                                                    <a:prstGeom prst="bentConnector3">
                                                      <a:avLst>
                                                        <a:gd name="adj1" fmla="val 50862"/>
                                                      </a:avLst>
                                                    </a:prstGeom>
                                                    <a:noFill/>
                                                    <a:ln w="6350" cap="flat" cmpd="sng" algn="ctr">
                                                      <a:solidFill>
                                                        <a:srgbClr val="0070C0"/>
                                                      </a:solidFill>
                                                      <a:prstDash val="solid"/>
                                                      <a:miter lim="800000"/>
                                                      <a:tailEnd type="triangle"/>
                                                    </a:ln>
                                                    <a:effectLst/>
                                                  </wps:spPr>
                                                  <wps:bodyPr/>
                                                </wps:wsp>
                                                <wps:wsp>
                                                  <wps:cNvPr id="1961" name="1961 Conector angular"/>
                                                  <wps:cNvCnPr/>
                                                  <wps:spPr>
                                                    <a:xfrm flipV="1">
                                                      <a:off x="3119578" y="747754"/>
                                                      <a:ext cx="1538752" cy="605314"/>
                                                    </a:xfrm>
                                                    <a:prstGeom prst="bentConnector3">
                                                      <a:avLst>
                                                        <a:gd name="adj1" fmla="val 79622"/>
                                                      </a:avLst>
                                                    </a:prstGeom>
                                                    <a:noFill/>
                                                    <a:ln w="6350" cap="flat" cmpd="sng" algn="ctr">
                                                      <a:solidFill>
                                                        <a:srgbClr val="0070C0"/>
                                                      </a:solidFill>
                                                      <a:prstDash val="solid"/>
                                                      <a:miter lim="800000"/>
                                                      <a:tailEnd type="triangle"/>
                                                    </a:ln>
                                                    <a:effectLst/>
                                                  </wps:spPr>
                                                  <wps:bodyPr/>
                                                </wps:wsp>
                                                <wps:wsp>
                                                  <wps:cNvPr id="1962" name="1962 Conector angular"/>
                                                  <wps:cNvCnPr/>
                                                  <wps:spPr>
                                                    <a:xfrm flipV="1">
                                                      <a:off x="3119578" y="1158200"/>
                                                      <a:ext cx="1492316" cy="194867"/>
                                                    </a:xfrm>
                                                    <a:prstGeom prst="bentConnector3">
                                                      <a:avLst>
                                                        <a:gd name="adj1" fmla="val 82241"/>
                                                      </a:avLst>
                                                    </a:prstGeom>
                                                    <a:noFill/>
                                                    <a:ln w="6350" cap="flat" cmpd="sng" algn="ctr">
                                                      <a:solidFill>
                                                        <a:srgbClr val="0070C0"/>
                                                      </a:solidFill>
                                                      <a:prstDash val="solid"/>
                                                      <a:miter lim="800000"/>
                                                      <a:tailEnd type="triangle"/>
                                                    </a:ln>
                                                    <a:effectLst/>
                                                  </wps:spPr>
                                                  <wps:bodyPr/>
                                                </wps:wsp>
                                              </wpg:grpSp>
                                              <wps:wsp>
                                                <wps:cNvPr id="1963" name="1963 Conector angular"/>
                                                <wps:cNvCnPr/>
                                                <wps:spPr>
                                                  <a:xfrm flipV="1">
                                                    <a:off x="3119578" y="1196279"/>
                                                    <a:ext cx="520767" cy="156789"/>
                                                  </a:xfrm>
                                                  <a:prstGeom prst="bentConnector3">
                                                    <a:avLst>
                                                      <a:gd name="adj1" fmla="val 57781"/>
                                                    </a:avLst>
                                                  </a:prstGeom>
                                                  <a:noFill/>
                                                  <a:ln w="6350" cap="flat" cmpd="sng" algn="ctr">
                                                    <a:solidFill>
                                                      <a:srgbClr val="0070C0"/>
                                                    </a:solidFill>
                                                    <a:prstDash val="solid"/>
                                                    <a:miter lim="800000"/>
                                                    <a:tailEnd type="triangle"/>
                                                  </a:ln>
                                                  <a:effectLst/>
                                                </wps:spPr>
                                                <wps:bodyPr/>
                                              </wps:wsp>
                                            </wpg:grpSp>
                                            <wps:wsp>
                                              <wps:cNvPr id="1964" name="1964 Conector angular"/>
                                              <wps:cNvCnPr/>
                                              <wps:spPr>
                                                <a:xfrm>
                                                  <a:off x="3119578" y="1353068"/>
                                                  <a:ext cx="1635191" cy="967183"/>
                                                </a:xfrm>
                                                <a:prstGeom prst="bentConnector3">
                                                  <a:avLst>
                                                    <a:gd name="adj1" fmla="val 75088"/>
                                                  </a:avLst>
                                                </a:prstGeom>
                                                <a:noFill/>
                                                <a:ln w="6350" cap="flat" cmpd="sng" algn="ctr">
                                                  <a:solidFill>
                                                    <a:srgbClr val="0070C0"/>
                                                  </a:solidFill>
                                                  <a:prstDash val="solid"/>
                                                  <a:miter lim="800000"/>
                                                  <a:tailEnd type="triangle"/>
                                                </a:ln>
                                                <a:effectLst/>
                                              </wps:spPr>
                                              <wps:bodyPr/>
                                            </wps:wsp>
                                            <wps:wsp>
                                              <wps:cNvPr id="1965" name="1965 Conector angular"/>
                                              <wps:cNvCnPr/>
                                              <wps:spPr>
                                                <a:xfrm>
                                                  <a:off x="3119578" y="1353068"/>
                                                  <a:ext cx="406467" cy="1167208"/>
                                                </a:xfrm>
                                                <a:prstGeom prst="bentConnector3">
                                                  <a:avLst>
                                                    <a:gd name="adj1" fmla="val 73674"/>
                                                  </a:avLst>
                                                </a:prstGeom>
                                                <a:noFill/>
                                                <a:ln w="6350" cap="flat" cmpd="sng" algn="ctr">
                                                  <a:solidFill>
                                                    <a:srgbClr val="0070C0"/>
                                                  </a:solidFill>
                                                  <a:prstDash val="solid"/>
                                                  <a:miter lim="800000"/>
                                                  <a:tailEnd type="triangle"/>
                                                </a:ln>
                                                <a:effectLst/>
                                              </wps:spPr>
                                              <wps:bodyPr/>
                                            </wps:wsp>
                                            <wps:wsp>
                                              <wps:cNvPr id="1966" name="1966 Conector angular"/>
                                              <wps:cNvCnPr/>
                                              <wps:spPr>
                                                <a:xfrm rot="10800000" flipH="1" flipV="1">
                                                  <a:off x="1955167" y="1353067"/>
                                                  <a:ext cx="199278" cy="424258"/>
                                                </a:xfrm>
                                                <a:prstGeom prst="bentConnector3">
                                                  <a:avLst>
                                                    <a:gd name="adj1" fmla="val -91493"/>
                                                  </a:avLst>
                                                </a:prstGeom>
                                                <a:noFill/>
                                                <a:ln w="6350" cap="flat" cmpd="sng" algn="ctr">
                                                  <a:solidFill>
                                                    <a:srgbClr val="0070C0"/>
                                                  </a:solidFill>
                                                  <a:prstDash val="solid"/>
                                                  <a:miter lim="800000"/>
                                                  <a:tailEnd type="triangle"/>
                                                </a:ln>
                                                <a:effectLst/>
                                              </wps:spPr>
                                              <wps:bodyPr/>
                                            </wps:wsp>
                                            <wps:wsp>
                                              <wps:cNvPr id="1967" name="1967 Conector angular"/>
                                              <wps:cNvCnPr/>
                                              <wps:spPr>
                                                <a:xfrm>
                                                  <a:off x="3119578" y="1353068"/>
                                                  <a:ext cx="482667" cy="729058"/>
                                                </a:xfrm>
                                                <a:prstGeom prst="bentConnector3">
                                                  <a:avLst>
                                                    <a:gd name="adj1" fmla="val 61542"/>
                                                  </a:avLst>
                                                </a:prstGeom>
                                                <a:noFill/>
                                                <a:ln w="6350" cap="flat" cmpd="sng" algn="ctr">
                                                  <a:solidFill>
                                                    <a:srgbClr val="0070C0"/>
                                                  </a:solidFill>
                                                  <a:prstDash val="solid"/>
                                                  <a:miter lim="800000"/>
                                                  <a:tailEnd type="triangle"/>
                                                </a:ln>
                                                <a:effectLst/>
                                              </wps:spPr>
                                              <wps:bodyPr/>
                                            </wps:wsp>
                                            <wps:wsp>
                                              <wps:cNvPr id="1968" name="1968 Conector angular"/>
                                              <wps:cNvCnPr/>
                                              <wps:spPr>
                                                <a:xfrm>
                                                  <a:off x="3119578" y="1353068"/>
                                                  <a:ext cx="1501842" cy="576657"/>
                                                </a:xfrm>
                                                <a:prstGeom prst="bentConnector3">
                                                  <a:avLst>
                                                    <a:gd name="adj1" fmla="val 81699"/>
                                                  </a:avLst>
                                                </a:prstGeom>
                                                <a:noFill/>
                                                <a:ln w="6350" cap="flat" cmpd="sng" algn="ctr">
                                                  <a:solidFill>
                                                    <a:srgbClr val="0070C0"/>
                                                  </a:solidFill>
                                                  <a:prstDash val="solid"/>
                                                  <a:miter lim="800000"/>
                                                  <a:tailEnd type="triangle"/>
                                                </a:ln>
                                                <a:effectLst/>
                                              </wps:spPr>
                                              <wps:bodyPr/>
                                            </wps:wsp>
                                            <wps:wsp>
                                              <wps:cNvPr id="1969" name="1969 Conector angular"/>
                                              <wps:cNvCnPr/>
                                              <wps:spPr>
                                                <a:xfrm>
                                                  <a:off x="3119578" y="1353068"/>
                                                  <a:ext cx="1568517" cy="195657"/>
                                                </a:xfrm>
                                                <a:prstGeom prst="bentConnector3">
                                                  <a:avLst>
                                                    <a:gd name="adj1" fmla="val 78091"/>
                                                  </a:avLst>
                                                </a:prstGeom>
                                                <a:noFill/>
                                                <a:ln w="6350" cap="flat" cmpd="sng" algn="ctr">
                                                  <a:solidFill>
                                                    <a:srgbClr val="0070C0"/>
                                                  </a:solidFill>
                                                  <a:prstDash val="solid"/>
                                                  <a:miter lim="800000"/>
                                                  <a:tailEnd type="triangle"/>
                                                </a:ln>
                                                <a:effectLst/>
                                              </wps:spPr>
                                              <wps:bodyPr/>
                                            </wps:wsp>
                                          </wpg:grpSp>
                                          <wps:wsp>
                                            <wps:cNvPr id="1970" name="1970 Conector angular"/>
                                            <wps:cNvCnPr/>
                                            <wps:spPr>
                                              <a:xfrm>
                                                <a:off x="3119578" y="1353068"/>
                                                <a:ext cx="1587567" cy="1567257"/>
                                              </a:xfrm>
                                              <a:prstGeom prst="bentConnector3">
                                                <a:avLst>
                                                  <a:gd name="adj1" fmla="val 77116"/>
                                                </a:avLst>
                                              </a:prstGeom>
                                              <a:noFill/>
                                              <a:ln w="6350" cap="flat" cmpd="sng" algn="ctr">
                                                <a:solidFill>
                                                  <a:srgbClr val="0070C0"/>
                                                </a:solidFill>
                                                <a:prstDash val="solid"/>
                                                <a:miter lim="800000"/>
                                                <a:tailEnd type="triangle"/>
                                              </a:ln>
                                              <a:effectLst/>
                                            </wps:spPr>
                                            <wps:bodyPr/>
                                          </wps:wsp>
                                          <wps:wsp>
                                            <wps:cNvPr id="1971" name="1971 Conector angular"/>
                                            <wps:cNvCnPr/>
                                            <wps:spPr>
                                              <a:xfrm rot="10800000">
                                                <a:off x="1033672" y="967685"/>
                                                <a:ext cx="921495" cy="385383"/>
                                              </a:xfrm>
                                              <a:prstGeom prst="bentConnector3">
                                                <a:avLst>
                                                  <a:gd name="adj1" fmla="val 49450"/>
                                                </a:avLst>
                                              </a:prstGeom>
                                              <a:noFill/>
                                              <a:ln w="6350" cap="flat" cmpd="sng" algn="ctr">
                                                <a:solidFill>
                                                  <a:srgbClr val="0070C0"/>
                                                </a:solidFill>
                                                <a:prstDash val="solid"/>
                                                <a:miter lim="800000"/>
                                                <a:tailEnd type="triangle"/>
                                              </a:ln>
                                              <a:effectLst/>
                                            </wps:spPr>
                                            <wps:bodyPr/>
                                          </wps:wsp>
                                          <wps:wsp>
                                            <wps:cNvPr id="1972" name="1972 Conector angular"/>
                                            <wps:cNvCnPr/>
                                            <wps:spPr>
                                              <a:xfrm>
                                                <a:off x="3119578" y="1353068"/>
                                                <a:ext cx="1653887" cy="2014932"/>
                                              </a:xfrm>
                                              <a:prstGeom prst="bentConnector3">
                                                <a:avLst>
                                                  <a:gd name="adj1" fmla="val 74192"/>
                                                </a:avLst>
                                              </a:prstGeom>
                                              <a:noFill/>
                                              <a:ln w="6350" cap="flat" cmpd="sng" algn="ctr">
                                                <a:solidFill>
                                                  <a:srgbClr val="0070C0"/>
                                                </a:solidFill>
                                                <a:prstDash val="solid"/>
                                                <a:miter lim="800000"/>
                                                <a:tailEnd type="triangle"/>
                                              </a:ln>
                                              <a:effectLst/>
                                            </wps:spPr>
                                            <wps:bodyPr/>
                                          </wps:wsp>
                                        </wpg:grpSp>
                                        <wps:wsp>
                                          <wps:cNvPr id="1973" name="1973 Conector angular"/>
                                          <wps:cNvCnPr/>
                                          <wps:spPr>
                                            <a:xfrm rot="10800000" flipV="1">
                                              <a:off x="1052721" y="1353067"/>
                                              <a:ext cx="902446" cy="452795"/>
                                            </a:xfrm>
                                            <a:prstGeom prst="bentConnector3">
                                              <a:avLst>
                                                <a:gd name="adj1" fmla="val 50561"/>
                                              </a:avLst>
                                            </a:prstGeom>
                                            <a:noFill/>
                                            <a:ln w="6350" cap="flat" cmpd="sng" algn="ctr">
                                              <a:solidFill>
                                                <a:srgbClr val="0070C0"/>
                                              </a:solidFill>
                                              <a:prstDash val="solid"/>
                                              <a:miter lim="800000"/>
                                              <a:tailEnd type="triangle"/>
                                            </a:ln>
                                            <a:effectLst/>
                                          </wps:spPr>
                                          <wps:bodyPr/>
                                        </wps:wsp>
                                        <wps:wsp>
                                          <wps:cNvPr id="1974" name="1974 Conector angular"/>
                                          <wps:cNvCnPr/>
                                          <wps:spPr>
                                            <a:xfrm rot="10800000" flipV="1">
                                              <a:off x="1043197" y="1353067"/>
                                              <a:ext cx="911971" cy="14655"/>
                                            </a:xfrm>
                                            <a:prstGeom prst="bentConnector3">
                                              <a:avLst>
                                                <a:gd name="adj1" fmla="val 50000"/>
                                              </a:avLst>
                                            </a:prstGeom>
                                            <a:noFill/>
                                            <a:ln w="6350" cap="flat" cmpd="sng" algn="ctr">
                                              <a:solidFill>
                                                <a:srgbClr val="0070C0"/>
                                              </a:solidFill>
                                              <a:prstDash val="solid"/>
                                              <a:miter lim="800000"/>
                                              <a:tailEnd type="triangle"/>
                                            </a:ln>
                                            <a:effectLst/>
                                          </wps:spPr>
                                          <wps:bodyPr/>
                                        </wps:wsp>
                                      </wpg:grpSp>
                                      <wps:wsp>
                                        <wps:cNvPr id="1975" name="1975 Conector angular"/>
                                        <wps:cNvCnPr/>
                                        <wps:spPr>
                                          <a:xfrm rot="10800000" flipH="1" flipV="1">
                                            <a:off x="1955166" y="1353068"/>
                                            <a:ext cx="224678" cy="871887"/>
                                          </a:xfrm>
                                          <a:prstGeom prst="bentConnector3">
                                            <a:avLst>
                                              <a:gd name="adj1" fmla="val -81149"/>
                                            </a:avLst>
                                          </a:prstGeom>
                                          <a:noFill/>
                                          <a:ln w="6350" cap="flat" cmpd="sng" algn="ctr">
                                            <a:solidFill>
                                              <a:srgbClr val="0070C0"/>
                                            </a:solidFill>
                                            <a:prstDash val="solid"/>
                                            <a:miter lim="800000"/>
                                            <a:tailEnd type="triangle"/>
                                          </a:ln>
                                          <a:effectLst/>
                                        </wps:spPr>
                                        <wps:bodyPr/>
                                      </wps:wsp>
                                    </wpg:grpSp>
                                    <wps:wsp>
                                      <wps:cNvPr id="1976" name="1976 Conector angular"/>
                                      <wps:cNvCnPr/>
                                      <wps:spPr>
                                        <a:xfrm rot="10800000">
                                          <a:off x="927452" y="2501226"/>
                                          <a:ext cx="350335" cy="348381"/>
                                        </a:xfrm>
                                        <a:prstGeom prst="bentConnector2">
                                          <a:avLst/>
                                        </a:prstGeom>
                                        <a:noFill/>
                                        <a:ln w="6350" cap="flat" cmpd="sng" algn="ctr">
                                          <a:solidFill>
                                            <a:srgbClr val="92D050"/>
                                          </a:solidFill>
                                          <a:prstDash val="solid"/>
                                          <a:miter lim="800000"/>
                                          <a:tailEnd type="triangle"/>
                                        </a:ln>
                                        <a:effectLst/>
                                      </wps:spPr>
                                      <wps:bodyPr/>
                                    </wps:wsp>
                                    <wps:wsp>
                                      <wps:cNvPr id="1977" name="1977 Conector angular"/>
                                      <wps:cNvCnPr/>
                                      <wps:spPr>
                                        <a:xfrm rot="10800000" flipV="1">
                                          <a:off x="679877" y="2849605"/>
                                          <a:ext cx="597910" cy="2383051"/>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78" name="1978 Conector angular"/>
                                      <wps:cNvCnPr/>
                                      <wps:spPr>
                                        <a:xfrm rot="5400000" flipH="1" flipV="1">
                                          <a:off x="1551633" y="1927041"/>
                                          <a:ext cx="877938" cy="692810"/>
                                        </a:xfrm>
                                        <a:prstGeom prst="bentConnector3">
                                          <a:avLst>
                                            <a:gd name="adj1" fmla="val 83415"/>
                                          </a:avLst>
                                        </a:prstGeom>
                                        <a:noFill/>
                                        <a:ln w="6350" cap="flat" cmpd="sng" algn="ctr">
                                          <a:solidFill>
                                            <a:srgbClr val="92D050"/>
                                          </a:solidFill>
                                          <a:prstDash val="solid"/>
                                          <a:miter lim="800000"/>
                                          <a:tailEnd type="triangle"/>
                                        </a:ln>
                                        <a:effectLst/>
                                      </wps:spPr>
                                      <wps:bodyPr/>
                                    </wps:wsp>
                                    <wps:wsp>
                                      <wps:cNvPr id="1979" name="1979 Conector angular"/>
                                      <wps:cNvCnPr/>
                                      <wps:spPr>
                                        <a:xfrm rot="5400000" flipH="1" flipV="1">
                                          <a:off x="1788147" y="2138154"/>
                                          <a:ext cx="430310" cy="718211"/>
                                        </a:xfrm>
                                        <a:prstGeom prst="bentConnector3">
                                          <a:avLst>
                                            <a:gd name="adj1" fmla="val 70749"/>
                                          </a:avLst>
                                        </a:prstGeom>
                                        <a:noFill/>
                                        <a:ln w="6350" cap="flat" cmpd="sng" algn="ctr">
                                          <a:solidFill>
                                            <a:srgbClr val="92D050"/>
                                          </a:solidFill>
                                          <a:prstDash val="solid"/>
                                          <a:miter lim="800000"/>
                                          <a:tailEnd type="triangle"/>
                                        </a:ln>
                                        <a:effectLst/>
                                      </wps:spPr>
                                      <wps:bodyPr/>
                                    </wps:wsp>
                                    <wps:wsp>
                                      <wps:cNvPr id="1980" name="1980 Conector angular"/>
                                      <wps:cNvCnPr/>
                                      <wps:spPr>
                                        <a:xfrm rot="10800000" flipV="1">
                                          <a:off x="688159" y="2849605"/>
                                          <a:ext cx="589627" cy="1811106"/>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1" name="1981 Conector angular"/>
                                      <wps:cNvCnPr/>
                                      <wps:spPr>
                                        <a:xfrm rot="10800000" flipV="1">
                                          <a:off x="678634" y="2849604"/>
                                          <a:ext cx="599152" cy="121974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2" name="1982 Conector angular"/>
                                      <wps:cNvCnPr/>
                                      <wps:spPr>
                                        <a:xfrm rot="10800000" flipV="1">
                                          <a:off x="671532" y="2849604"/>
                                          <a:ext cx="606254" cy="605667"/>
                                        </a:xfrm>
                                        <a:prstGeom prst="bentConnector3">
                                          <a:avLst>
                                            <a:gd name="adj1" fmla="val 50000"/>
                                          </a:avLst>
                                        </a:prstGeom>
                                        <a:noFill/>
                                        <a:ln w="6350" cap="flat" cmpd="sng" algn="ctr">
                                          <a:solidFill>
                                            <a:srgbClr val="92D050"/>
                                          </a:solidFill>
                                          <a:prstDash val="solid"/>
                                          <a:miter lim="800000"/>
                                          <a:tailEnd type="triangle"/>
                                        </a:ln>
                                        <a:effectLst/>
                                      </wps:spPr>
                                      <wps:bodyPr/>
                                    </wps:wsp>
                                    <wps:wsp>
                                      <wps:cNvPr id="1983" name="1983 Conector angular"/>
                                      <wps:cNvCnPr/>
                                      <wps:spPr>
                                        <a:xfrm rot="10800000" flipV="1">
                                          <a:off x="674437" y="2849604"/>
                                          <a:ext cx="603349" cy="93763"/>
                                        </a:xfrm>
                                        <a:prstGeom prst="bentConnector3">
                                          <a:avLst>
                                            <a:gd name="adj1" fmla="val 50000"/>
                                          </a:avLst>
                                        </a:prstGeom>
                                        <a:noFill/>
                                        <a:ln w="6350" cap="flat" cmpd="sng" algn="ctr">
                                          <a:solidFill>
                                            <a:srgbClr val="92D050"/>
                                          </a:solidFill>
                                          <a:prstDash val="solid"/>
                                          <a:miter lim="800000"/>
                                          <a:tailEnd type="triangle"/>
                                        </a:ln>
                                        <a:effectLst/>
                                      </wps:spPr>
                                      <wps:bodyPr/>
                                    </wps:wsp>
                                  </wpg:grpSp>
                                  <wps:wsp>
                                    <wps:cNvPr id="1984" name="1984 Conector angular"/>
                                    <wps:cNvCnPr/>
                                    <wps:spPr>
                                      <a:xfrm rot="10800000" flipH="1" flipV="1">
                                        <a:off x="1277786" y="2849605"/>
                                        <a:ext cx="646065" cy="518394"/>
                                      </a:xfrm>
                                      <a:prstGeom prst="bentConnector3">
                                        <a:avLst>
                                          <a:gd name="adj1" fmla="val -46282"/>
                                        </a:avLst>
                                      </a:prstGeom>
                                      <a:noFill/>
                                      <a:ln w="6350" cap="flat" cmpd="sng" algn="ctr">
                                        <a:solidFill>
                                          <a:srgbClr val="92D050"/>
                                        </a:solidFill>
                                        <a:prstDash val="solid"/>
                                        <a:miter lim="800000"/>
                                        <a:tailEnd type="triangle"/>
                                      </a:ln>
                                      <a:effectLst/>
                                    </wps:spPr>
                                    <wps:bodyPr/>
                                  </wps:wsp>
                                  <wps:wsp>
                                    <wps:cNvPr id="1985" name="1985 Conector angular"/>
                                    <wps:cNvCnPr/>
                                    <wps:spPr>
                                      <a:xfrm rot="10800000" flipH="1" flipV="1">
                                        <a:off x="1277786" y="2849605"/>
                                        <a:ext cx="627018" cy="947018"/>
                                      </a:xfrm>
                                      <a:prstGeom prst="bentConnector3">
                                        <a:avLst>
                                          <a:gd name="adj1" fmla="val -47688"/>
                                        </a:avLst>
                                      </a:prstGeom>
                                      <a:noFill/>
                                      <a:ln w="6350" cap="flat" cmpd="sng" algn="ctr">
                                        <a:solidFill>
                                          <a:srgbClr val="92D050"/>
                                        </a:solidFill>
                                        <a:prstDash val="solid"/>
                                        <a:miter lim="800000"/>
                                        <a:tailEnd type="triangle"/>
                                      </a:ln>
                                      <a:effectLst/>
                                    </wps:spPr>
                                    <wps:bodyPr/>
                                  </wps:wsp>
                                  <wps:wsp>
                                    <wps:cNvPr id="1986" name="1986 Conector angular"/>
                                    <wps:cNvCnPr/>
                                    <wps:spPr>
                                      <a:xfrm rot="10800000" flipH="1" flipV="1">
                                        <a:off x="1277785" y="2849605"/>
                                        <a:ext cx="636540" cy="1347068"/>
                                      </a:xfrm>
                                      <a:prstGeom prst="bentConnector3">
                                        <a:avLst>
                                          <a:gd name="adj1" fmla="val -47891"/>
                                        </a:avLst>
                                      </a:prstGeom>
                                      <a:noFill/>
                                      <a:ln w="6350" cap="flat" cmpd="sng" algn="ctr">
                                        <a:solidFill>
                                          <a:srgbClr val="92D050"/>
                                        </a:solidFill>
                                        <a:prstDash val="solid"/>
                                        <a:miter lim="800000"/>
                                        <a:tailEnd type="triangle"/>
                                      </a:ln>
                                      <a:effectLst/>
                                    </wps:spPr>
                                    <wps:bodyPr/>
                                  </wps:wsp>
                                  <wps:wsp>
                                    <wps:cNvPr id="1987" name="1987 Conector angular"/>
                                    <wps:cNvCnPr/>
                                    <wps:spPr>
                                      <a:xfrm rot="5400000">
                                        <a:off x="2308387" y="2864717"/>
                                        <a:ext cx="390526" cy="616038"/>
                                      </a:xfrm>
                                      <a:prstGeom prst="bentConnector2">
                                        <a:avLst/>
                                      </a:prstGeom>
                                      <a:noFill/>
                                      <a:ln w="6350" cap="flat" cmpd="sng" algn="ctr">
                                        <a:solidFill>
                                          <a:srgbClr val="FF9933"/>
                                        </a:solidFill>
                                        <a:prstDash val="solid"/>
                                        <a:miter lim="800000"/>
                                        <a:tailEnd type="triangle"/>
                                      </a:ln>
                                      <a:effectLst/>
                                    </wps:spPr>
                                    <wps:bodyPr/>
                                  </wps:wsp>
                                  <wps:wsp>
                                    <wps:cNvPr id="1988" name="1988 Conector angular"/>
                                    <wps:cNvCnPr/>
                                    <wps:spPr>
                                      <a:xfrm rot="5400000">
                                        <a:off x="2084528" y="3069434"/>
                                        <a:ext cx="819132" cy="635081"/>
                                      </a:xfrm>
                                      <a:prstGeom prst="bentConnector2">
                                        <a:avLst/>
                                      </a:prstGeom>
                                      <a:noFill/>
                                      <a:ln w="6350" cap="flat" cmpd="sng" algn="ctr">
                                        <a:solidFill>
                                          <a:srgbClr val="FF9933"/>
                                        </a:solidFill>
                                        <a:prstDash val="solid"/>
                                        <a:miter lim="800000"/>
                                        <a:tailEnd type="triangle"/>
                                      </a:ln>
                                      <a:effectLst/>
                                    </wps:spPr>
                                    <wps:bodyPr/>
                                  </wps:wsp>
                                  <wps:wsp>
                                    <wps:cNvPr id="1989" name="1989 Conector angular"/>
                                    <wps:cNvCnPr/>
                                    <wps:spPr>
                                      <a:xfrm rot="5400000">
                                        <a:off x="1889270" y="3274216"/>
                                        <a:ext cx="1219172" cy="625556"/>
                                      </a:xfrm>
                                      <a:prstGeom prst="bentConnector2">
                                        <a:avLst/>
                                      </a:prstGeom>
                                      <a:noFill/>
                                      <a:ln w="6350" cap="flat" cmpd="sng" algn="ctr">
                                        <a:solidFill>
                                          <a:srgbClr val="FF9933"/>
                                        </a:solidFill>
                                        <a:prstDash val="solid"/>
                                        <a:miter lim="800000"/>
                                        <a:tailEnd type="triangle"/>
                                      </a:ln>
                                      <a:effectLst/>
                                    </wps:spPr>
                                    <wps:bodyPr/>
                                  </wps:wsp>
                                </wpg:grpSp>
                                <wps:wsp>
                                  <wps:cNvPr id="1990" name="1990 Conector angular"/>
                                  <wps:cNvCnPr/>
                                  <wps:spPr>
                                    <a:xfrm rot="16200000" flipV="1">
                                      <a:off x="2189348" y="2107479"/>
                                      <a:ext cx="952476" cy="292096"/>
                                    </a:xfrm>
                                    <a:prstGeom prst="bentConnector2">
                                      <a:avLst/>
                                    </a:prstGeom>
                                    <a:noFill/>
                                    <a:ln w="6350" cap="flat" cmpd="sng" algn="ctr">
                                      <a:solidFill>
                                        <a:srgbClr val="FF9933"/>
                                      </a:solidFill>
                                      <a:prstDash val="solid"/>
                                      <a:miter lim="800000"/>
                                      <a:tailEnd type="triangle"/>
                                    </a:ln>
                                    <a:effectLst/>
                                  </wps:spPr>
                                  <wps:bodyPr/>
                                </wps:wsp>
                                <wps:wsp>
                                  <wps:cNvPr id="1991" name="1991 Conector angular"/>
                                  <wps:cNvCnPr/>
                                  <wps:spPr>
                                    <a:xfrm rot="16200000" flipV="1">
                                      <a:off x="2425857" y="2343987"/>
                                      <a:ext cx="504858" cy="266697"/>
                                    </a:xfrm>
                                    <a:prstGeom prst="bentConnector2">
                                      <a:avLst/>
                                    </a:prstGeom>
                                    <a:noFill/>
                                    <a:ln w="6350" cap="flat" cmpd="sng" algn="ctr">
                                      <a:solidFill>
                                        <a:srgbClr val="FF9933"/>
                                      </a:solidFill>
                                      <a:prstDash val="solid"/>
                                      <a:miter lim="800000"/>
                                      <a:tailEnd type="triangle"/>
                                    </a:ln>
                                    <a:effectLst/>
                                  </wps:spPr>
                                  <wps:bodyPr/>
                                </wps:wsp>
                                <wps:wsp>
                                  <wps:cNvPr id="1992" name="1992 Conector angular"/>
                                  <wps:cNvCnPr/>
                                  <wps:spPr>
                                    <a:xfrm rot="5400000">
                                      <a:off x="1320071" y="3704081"/>
                                      <a:ext cx="2218207" cy="764991"/>
                                    </a:xfrm>
                                    <a:prstGeom prst="bentConnector2">
                                      <a:avLst/>
                                    </a:prstGeom>
                                    <a:noFill/>
                                    <a:ln w="6350" cap="flat" cmpd="sng" algn="ctr">
                                      <a:solidFill>
                                        <a:srgbClr val="FF9933"/>
                                      </a:solidFill>
                                      <a:prstDash val="solid"/>
                                      <a:miter lim="800000"/>
                                      <a:tailEnd type="triangle"/>
                                    </a:ln>
                                    <a:effectLst/>
                                  </wps:spPr>
                                  <wps:bodyPr/>
                                </wps:wsp>
                                <wps:wsp>
                                  <wps:cNvPr id="1993" name="1993 Conector angular"/>
                                  <wps:cNvCnPr/>
                                  <wps:spPr>
                                    <a:xfrm rot="16200000" flipH="1">
                                      <a:off x="2577048" y="3212093"/>
                                      <a:ext cx="1113443" cy="644200"/>
                                    </a:xfrm>
                                    <a:prstGeom prst="bentConnector2">
                                      <a:avLst/>
                                    </a:prstGeom>
                                    <a:noFill/>
                                    <a:ln w="6350" cap="flat" cmpd="sng" algn="ctr">
                                      <a:solidFill>
                                        <a:srgbClr val="FF9933"/>
                                      </a:solidFill>
                                      <a:prstDash val="solid"/>
                                      <a:miter lim="800000"/>
                                      <a:tailEnd type="triangle"/>
                                    </a:ln>
                                    <a:effectLst/>
                                  </wps:spPr>
                                  <wps:bodyPr/>
                                </wps:wsp>
                                <wps:wsp>
                                  <wps:cNvPr id="1994" name="1994 Conector angular"/>
                                  <wps:cNvCnPr/>
                                  <wps:spPr>
                                    <a:xfrm rot="5400000">
                                      <a:off x="1101671" y="3928867"/>
                                      <a:ext cx="2661393" cy="758604"/>
                                    </a:xfrm>
                                    <a:prstGeom prst="bentConnector2">
                                      <a:avLst/>
                                    </a:prstGeom>
                                    <a:noFill/>
                                    <a:ln w="6350" cap="flat" cmpd="sng" algn="ctr">
                                      <a:solidFill>
                                        <a:srgbClr val="FF9933"/>
                                      </a:solidFill>
                                      <a:prstDash val="solid"/>
                                      <a:miter lim="800000"/>
                                      <a:tailEnd type="triangle"/>
                                    </a:ln>
                                    <a:effectLst/>
                                  </wps:spPr>
                                  <wps:bodyPr/>
                                </wps:wsp>
                                <wps:wsp>
                                  <wps:cNvPr id="1995" name="1995 Conector angular"/>
                                  <wps:cNvCnPr/>
                                  <wps:spPr>
                                    <a:xfrm>
                                      <a:off x="2811669" y="2977473"/>
                                      <a:ext cx="1555706" cy="1393420"/>
                                    </a:xfrm>
                                    <a:prstGeom prst="bentConnector3">
                                      <a:avLst>
                                        <a:gd name="adj1" fmla="val -377"/>
                                      </a:avLst>
                                    </a:prstGeom>
                                    <a:noFill/>
                                    <a:ln w="6350" cap="flat" cmpd="sng" algn="ctr">
                                      <a:solidFill>
                                        <a:srgbClr val="FF9933"/>
                                      </a:solidFill>
                                      <a:prstDash val="solid"/>
                                      <a:miter lim="800000"/>
                                      <a:tailEnd type="triangle"/>
                                    </a:ln>
                                    <a:effectLst/>
                                  </wps:spPr>
                                  <wps:bodyPr/>
                                </wps:wsp>
                              </wpg:grpSp>
                              <wps:wsp>
                                <wps:cNvPr id="1996" name="1996 Conector angular"/>
                                <wps:cNvCnPr/>
                                <wps:spPr>
                                  <a:xfrm rot="16200000" flipH="1">
                                    <a:off x="2208346" y="3580796"/>
                                    <a:ext cx="1850240" cy="643594"/>
                                  </a:xfrm>
                                  <a:prstGeom prst="bentConnector2">
                                    <a:avLst/>
                                  </a:prstGeom>
                                  <a:noFill/>
                                  <a:ln w="6350" cap="flat" cmpd="sng" algn="ctr">
                                    <a:solidFill>
                                      <a:srgbClr val="FF9933"/>
                                    </a:solidFill>
                                    <a:prstDash val="solid"/>
                                    <a:miter lim="800000"/>
                                    <a:tailEnd type="triangle"/>
                                  </a:ln>
                                  <a:effectLst/>
                                </wps:spPr>
                                <wps:bodyPr/>
                              </wps:wsp>
                              <wps:wsp>
                                <wps:cNvPr id="1997" name="1997 Conector angular"/>
                                <wps:cNvCnPr/>
                                <wps:spPr>
                                  <a:xfrm rot="5400000">
                                    <a:off x="882786" y="4153880"/>
                                    <a:ext cx="3105290" cy="752477"/>
                                  </a:xfrm>
                                  <a:prstGeom prst="bentConnector2">
                                    <a:avLst/>
                                  </a:prstGeom>
                                  <a:noFill/>
                                  <a:ln w="6350" cap="flat" cmpd="sng" algn="ctr">
                                    <a:solidFill>
                                      <a:srgbClr val="FF9933"/>
                                    </a:solidFill>
                                    <a:prstDash val="solid"/>
                                    <a:miter lim="800000"/>
                                    <a:tailEnd type="triangle"/>
                                  </a:ln>
                                  <a:effectLst/>
                                </wps:spPr>
                                <wps:bodyPr/>
                              </wps:wsp>
                              <wps:wsp>
                                <wps:cNvPr id="1998" name="1998 Conector angular"/>
                                <wps:cNvCnPr/>
                                <wps:spPr>
                                  <a:xfrm rot="16200000" flipH="1">
                                    <a:off x="2494116" y="3295025"/>
                                    <a:ext cx="2218206" cy="1583101"/>
                                  </a:xfrm>
                                  <a:prstGeom prst="bentConnector2">
                                    <a:avLst/>
                                  </a:prstGeom>
                                  <a:noFill/>
                                  <a:ln w="6350" cap="flat" cmpd="sng" algn="ctr">
                                    <a:solidFill>
                                      <a:srgbClr val="FF9933"/>
                                    </a:solidFill>
                                    <a:prstDash val="solid"/>
                                    <a:miter lim="800000"/>
                                    <a:tailEnd type="triangle"/>
                                  </a:ln>
                                  <a:effectLst/>
                                </wps:spPr>
                                <wps:bodyPr/>
                              </wps:wsp>
                              <wps:wsp>
                                <wps:cNvPr id="1999" name="1999 Conector angular"/>
                                <wps:cNvCnPr/>
                                <wps:spPr>
                                  <a:xfrm rot="16200000" flipH="1">
                                    <a:off x="1818167" y="3970975"/>
                                    <a:ext cx="2628940" cy="641936"/>
                                  </a:xfrm>
                                  <a:prstGeom prst="bentConnector2">
                                    <a:avLst/>
                                  </a:prstGeom>
                                  <a:noFill/>
                                  <a:ln w="6350" cap="flat" cmpd="sng" algn="ctr">
                                    <a:solidFill>
                                      <a:srgbClr val="FF9933"/>
                                    </a:solidFill>
                                    <a:prstDash val="solid"/>
                                    <a:miter lim="800000"/>
                                    <a:tailEnd type="triangle"/>
                                  </a:ln>
                                  <a:effectLst/>
                                </wps:spPr>
                                <wps:bodyPr/>
                              </wps:wsp>
                              <wps:wsp>
                                <wps:cNvPr id="2000" name="2000 Conector angular"/>
                                <wps:cNvCnPr/>
                                <wps:spPr>
                                  <a:xfrm rot="16200000" flipH="1">
                                    <a:off x="2137882" y="3651260"/>
                                    <a:ext cx="2933702" cy="1586128"/>
                                  </a:xfrm>
                                  <a:prstGeom prst="bentConnector2">
                                    <a:avLst/>
                                  </a:prstGeom>
                                  <a:noFill/>
                                  <a:ln w="6350" cap="flat" cmpd="sng" algn="ctr">
                                    <a:solidFill>
                                      <a:srgbClr val="FF9933"/>
                                    </a:solidFill>
                                    <a:prstDash val="solid"/>
                                    <a:miter lim="800000"/>
                                    <a:tailEnd type="triangle"/>
                                  </a:ln>
                                  <a:effectLst/>
                                </wps:spPr>
                                <wps:bodyPr/>
                              </wps:wsp>
                              <wps:wsp>
                                <wps:cNvPr id="2001" name="2001 Conector angular"/>
                                <wps:cNvCnPr/>
                                <wps:spPr>
                                  <a:xfrm rot="16200000" flipH="1">
                                    <a:off x="1439345" y="4349444"/>
                                    <a:ext cx="3390820" cy="646744"/>
                                  </a:xfrm>
                                  <a:prstGeom prst="bentConnector2">
                                    <a:avLst/>
                                  </a:prstGeom>
                                  <a:noFill/>
                                  <a:ln w="6350" cap="flat" cmpd="sng" algn="ctr">
                                    <a:solidFill>
                                      <a:srgbClr val="FF9933"/>
                                    </a:solidFill>
                                    <a:prstDash val="solid"/>
                                    <a:miter lim="800000"/>
                                    <a:tailEnd type="triangle"/>
                                  </a:ln>
                                  <a:effectLst/>
                                </wps:spPr>
                                <wps:bodyPr/>
                              </wps:wsp>
                            </wpg:grpSp>
                            <wps:wsp>
                              <wps:cNvPr id="2002" name="2002 Conector angular"/>
                              <wps:cNvCnPr/>
                              <wps:spPr>
                                <a:xfrm flipV="1">
                                  <a:off x="3325977" y="729564"/>
                                  <a:ext cx="652976" cy="2124025"/>
                                </a:xfrm>
                                <a:prstGeom prst="bentConnector3">
                                  <a:avLst>
                                    <a:gd name="adj1" fmla="val 133222"/>
                                  </a:avLst>
                                </a:prstGeom>
                                <a:noFill/>
                                <a:ln w="6350" cap="flat" cmpd="sng" algn="ctr">
                                  <a:solidFill>
                                    <a:srgbClr val="FF9933"/>
                                  </a:solidFill>
                                  <a:prstDash val="solid"/>
                                  <a:miter lim="800000"/>
                                  <a:tailEnd type="triangle"/>
                                </a:ln>
                                <a:effectLst/>
                              </wps:spPr>
                              <wps:bodyPr/>
                            </wps:wsp>
                            <wps:wsp>
                              <wps:cNvPr id="2003" name="2003 Conector angular"/>
                              <wps:cNvCnPr/>
                              <wps:spPr>
                                <a:xfrm flipV="1">
                                  <a:off x="3325977" y="1196278"/>
                                  <a:ext cx="586098" cy="1657311"/>
                                </a:xfrm>
                                <a:prstGeom prst="bentConnector3">
                                  <a:avLst>
                                    <a:gd name="adj1" fmla="val 148380"/>
                                  </a:avLst>
                                </a:prstGeom>
                                <a:noFill/>
                                <a:ln w="6350" cap="flat" cmpd="sng" algn="ctr">
                                  <a:solidFill>
                                    <a:srgbClr val="FF9933"/>
                                  </a:solidFill>
                                  <a:prstDash val="solid"/>
                                  <a:miter lim="800000"/>
                                  <a:tailEnd type="triangle"/>
                                </a:ln>
                                <a:effectLst/>
                              </wps:spPr>
                              <wps:bodyPr/>
                            </wps:wsp>
                            <wps:wsp>
                              <wps:cNvPr id="2004" name="2004 Conector angular"/>
                              <wps:cNvCnPr/>
                              <wps:spPr>
                                <a:xfrm flipV="1">
                                  <a:off x="3325679" y="2520223"/>
                                  <a:ext cx="471757" cy="333366"/>
                                </a:xfrm>
                                <a:prstGeom prst="bentConnector3">
                                  <a:avLst>
                                    <a:gd name="adj1" fmla="val 184585"/>
                                  </a:avLst>
                                </a:prstGeom>
                                <a:noFill/>
                                <a:ln w="6350" cap="flat" cmpd="sng" algn="ctr">
                                  <a:solidFill>
                                    <a:srgbClr val="FF9933"/>
                                  </a:solidFill>
                                  <a:prstDash val="solid"/>
                                  <a:miter lim="800000"/>
                                  <a:tailEnd type="triangle"/>
                                </a:ln>
                                <a:effectLst/>
                              </wps:spPr>
                              <wps:bodyPr/>
                            </wps:wsp>
                            <wps:wsp>
                              <wps:cNvPr id="2005" name="2005 Conector angular"/>
                              <wps:cNvCnPr/>
                              <wps:spPr>
                                <a:xfrm flipV="1">
                                  <a:off x="3325977" y="2082083"/>
                                  <a:ext cx="547998" cy="771506"/>
                                </a:xfrm>
                                <a:prstGeom prst="bentConnector3">
                                  <a:avLst>
                                    <a:gd name="adj1" fmla="val 158696"/>
                                  </a:avLst>
                                </a:prstGeom>
                                <a:noFill/>
                                <a:ln w="6350" cap="flat" cmpd="sng" algn="ctr">
                                  <a:solidFill>
                                    <a:srgbClr val="FF9933"/>
                                  </a:solidFill>
                                  <a:prstDash val="solid"/>
                                  <a:miter lim="800000"/>
                                  <a:tailEnd type="triangle"/>
                                </a:ln>
                                <a:effectLst/>
                              </wps:spPr>
                              <wps:bodyPr/>
                            </wps:wsp>
                            <wps:wsp>
                              <wps:cNvPr id="2006" name="2006 Conector angular"/>
                              <wps:cNvCnPr/>
                              <wps:spPr>
                                <a:xfrm flipV="1">
                                  <a:off x="3873628" y="1986835"/>
                                  <a:ext cx="960382" cy="95248"/>
                                </a:xfrm>
                                <a:prstGeom prst="bentConnector2">
                                  <a:avLst/>
                                </a:prstGeom>
                                <a:noFill/>
                                <a:ln w="6350" cap="flat" cmpd="sng" algn="ctr">
                                  <a:solidFill>
                                    <a:srgbClr val="FF9933"/>
                                  </a:solidFill>
                                  <a:prstDash val="solid"/>
                                  <a:miter lim="800000"/>
                                  <a:tailEnd type="triangle"/>
                                </a:ln>
                                <a:effectLst/>
                              </wps:spPr>
                              <wps:bodyPr/>
                            </wps:wsp>
                            <wps:wsp>
                              <wps:cNvPr id="2007" name="2007 Conector angular"/>
                              <wps:cNvCnPr/>
                              <wps:spPr>
                                <a:xfrm flipV="1">
                                  <a:off x="3797436" y="2377351"/>
                                  <a:ext cx="1169911" cy="142872"/>
                                </a:xfrm>
                                <a:prstGeom prst="bentConnector2">
                                  <a:avLst/>
                                </a:prstGeom>
                                <a:noFill/>
                                <a:ln w="6350" cap="flat" cmpd="sng" algn="ctr">
                                  <a:solidFill>
                                    <a:srgbClr val="FF9933"/>
                                  </a:solidFill>
                                  <a:prstDash val="solid"/>
                                  <a:miter lim="800000"/>
                                  <a:tailEnd type="triangle"/>
                                </a:ln>
                                <a:effectLst/>
                              </wps:spPr>
                              <wps:bodyPr/>
                            </wps:wsp>
                            <wps:wsp>
                              <wps:cNvPr id="2008" name="2008 Conector angular"/>
                              <wps:cNvCnPr/>
                              <wps:spPr>
                                <a:xfrm>
                                  <a:off x="3325679" y="2853589"/>
                                  <a:ext cx="1594048" cy="123823"/>
                                </a:xfrm>
                                <a:prstGeom prst="bentConnector4">
                                  <a:avLst>
                                    <a:gd name="adj1" fmla="val 54571"/>
                                    <a:gd name="adj2" fmla="val 184561"/>
                                  </a:avLst>
                                </a:prstGeom>
                                <a:noFill/>
                                <a:ln w="6350" cap="flat" cmpd="sng" algn="ctr">
                                  <a:solidFill>
                                    <a:srgbClr val="FF9933"/>
                                  </a:solidFill>
                                  <a:prstDash val="solid"/>
                                  <a:miter lim="800000"/>
                                  <a:tailEnd type="triangle"/>
                                </a:ln>
                                <a:effectLst/>
                              </wps:spPr>
                              <wps:bodyPr/>
                            </wps:wsp>
                            <wps:wsp>
                              <wps:cNvPr id="2009" name="2009 Conector angular"/>
                              <wps:cNvCnPr/>
                              <wps:spPr>
                                <a:xfrm>
                                  <a:off x="3325679" y="2853589"/>
                                  <a:ext cx="1660361" cy="571487"/>
                                </a:xfrm>
                                <a:prstGeom prst="bentConnector4">
                                  <a:avLst>
                                    <a:gd name="adj1" fmla="val 52466"/>
                                    <a:gd name="adj2" fmla="val 123320"/>
                                  </a:avLst>
                                </a:prstGeom>
                                <a:noFill/>
                                <a:ln w="6350" cap="flat" cmpd="sng" algn="ctr">
                                  <a:solidFill>
                                    <a:srgbClr val="FF9933"/>
                                  </a:solidFill>
                                  <a:prstDash val="solid"/>
                                  <a:miter lim="800000"/>
                                  <a:tailEnd type="triangle"/>
                                </a:ln>
                                <a:effectLst/>
                              </wps:spPr>
                              <wps:bodyPr/>
                            </wps:wsp>
                          </wpg:grpSp>
                          <wps:wsp>
                            <wps:cNvPr id="2010" name="2010 Conector angular"/>
                            <wps:cNvCnPr/>
                            <wps:spPr>
                              <a:xfrm>
                                <a:off x="3911724" y="1196278"/>
                                <a:ext cx="988955" cy="409565"/>
                              </a:xfrm>
                              <a:prstGeom prst="bentConnector4">
                                <a:avLst>
                                  <a:gd name="adj1" fmla="val 28688"/>
                                  <a:gd name="adj2" fmla="val 125573"/>
                                </a:avLst>
                              </a:prstGeom>
                              <a:noFill/>
                              <a:ln w="6350" cap="flat" cmpd="sng" algn="ctr">
                                <a:solidFill>
                                  <a:srgbClr val="FF9933"/>
                                </a:solidFill>
                                <a:prstDash val="solid"/>
                                <a:miter lim="800000"/>
                                <a:tailEnd type="triangle"/>
                              </a:ln>
                              <a:effectLst/>
                            </wps:spPr>
                            <wps:bodyPr/>
                          </wps:wsp>
                          <wps:wsp>
                            <wps:cNvPr id="2011" name="2011 Conector angular"/>
                            <wps:cNvCnPr/>
                            <wps:spPr>
                              <a:xfrm>
                                <a:off x="3912125" y="1196300"/>
                                <a:ext cx="913017" cy="19050"/>
                              </a:xfrm>
                              <a:prstGeom prst="bentConnector4">
                                <a:avLst>
                                  <a:gd name="adj1" fmla="val 31086"/>
                                  <a:gd name="adj2" fmla="val 699885"/>
                                </a:avLst>
                              </a:prstGeom>
                              <a:noFill/>
                              <a:ln w="6350" cap="flat" cmpd="sng" algn="ctr">
                                <a:solidFill>
                                  <a:srgbClr val="FF9933"/>
                                </a:solidFill>
                                <a:prstDash val="solid"/>
                                <a:miter lim="800000"/>
                                <a:tailEnd type="triangle"/>
                              </a:ln>
                              <a:effectLst/>
                            </wps:spPr>
                            <wps:bodyPr/>
                          </wps:wsp>
                          <wps:wsp>
                            <wps:cNvPr id="2012" name="2012 Conector angular"/>
                            <wps:cNvCnPr/>
                            <wps:spPr>
                              <a:xfrm>
                                <a:off x="3979004" y="729575"/>
                                <a:ext cx="892573" cy="65804"/>
                              </a:xfrm>
                              <a:prstGeom prst="bentConnector4">
                                <a:avLst>
                                  <a:gd name="adj1" fmla="val 24902"/>
                                  <a:gd name="adj2" fmla="val 288142"/>
                                </a:avLst>
                              </a:prstGeom>
                              <a:noFill/>
                              <a:ln w="6350" cap="flat" cmpd="sng" algn="ctr">
                                <a:solidFill>
                                  <a:srgbClr val="FF9933"/>
                                </a:solidFill>
                                <a:prstDash val="solid"/>
                                <a:miter lim="800000"/>
                                <a:tailEnd type="triangle"/>
                              </a:ln>
                              <a:effectLst/>
                            </wps:spPr>
                            <wps:bodyPr/>
                          </wps:wsp>
                        </wpg:grpSp>
                      </wpg:grpSp>
                      <wpg:grpSp>
                        <wpg:cNvPr id="2013" name="297 Grupo"/>
                        <wpg:cNvGrpSpPr/>
                        <wpg:grpSpPr>
                          <a:xfrm>
                            <a:off x="0" y="0"/>
                            <a:ext cx="6361774" cy="6650038"/>
                            <a:chOff x="0" y="0"/>
                            <a:chExt cx="6361774" cy="6650038"/>
                          </a:xfrm>
                        </wpg:grpSpPr>
                        <wpg:grpSp>
                          <wpg:cNvPr id="2014" name="257 Grupo"/>
                          <wpg:cNvGrpSpPr/>
                          <wpg:grpSpPr>
                            <a:xfrm>
                              <a:off x="1042516" y="0"/>
                              <a:ext cx="2564066" cy="791627"/>
                              <a:chOff x="1042516" y="0"/>
                              <a:chExt cx="2564066" cy="791627"/>
                            </a:xfrm>
                          </wpg:grpSpPr>
                          <pic:pic xmlns:pic="http://schemas.openxmlformats.org/drawingml/2006/picture">
                            <pic:nvPicPr>
                              <pic:cNvPr id="2015" name="250 Imagen"/>
                              <pic:cNvPicPr>
                                <a:picLocks noChangeAspect="1"/>
                              </pic:cNvPicPr>
                            </pic:nvPicPr>
                            <pic:blipFill rotWithShape="1">
                              <a:blip r:embed="rId14">
                                <a:extLst>
                                  <a:ext uri="{28A0092B-C50C-407E-A947-70E740481C1C}">
                                    <a14:useLocalDpi xmlns:a14="http://schemas.microsoft.com/office/drawing/2010/main" val="0"/>
                                  </a:ext>
                                </a:extLst>
                              </a:blip>
                              <a:srcRect l="15774" t="714" r="76919" b="91635"/>
                              <a:stretch/>
                            </pic:blipFill>
                            <pic:spPr>
                              <a:xfrm>
                                <a:off x="1042516" y="114313"/>
                                <a:ext cx="484856" cy="479576"/>
                              </a:xfrm>
                              <a:prstGeom prst="rect">
                                <a:avLst/>
                              </a:prstGeom>
                            </pic:spPr>
                          </pic:pic>
                          <pic:pic xmlns:pic="http://schemas.openxmlformats.org/drawingml/2006/picture">
                            <pic:nvPicPr>
                              <pic:cNvPr id="2016" name="253 Imagen"/>
                              <pic:cNvPicPr>
                                <a:picLocks noChangeAspect="1"/>
                              </pic:cNvPicPr>
                            </pic:nvPicPr>
                            <pic:blipFill rotWithShape="1">
                              <a:blip r:embed="rId14">
                                <a:extLst>
                                  <a:ext uri="{28A0092B-C50C-407E-A947-70E740481C1C}">
                                    <a14:useLocalDpi xmlns:a14="http://schemas.microsoft.com/office/drawing/2010/main" val="0"/>
                                  </a:ext>
                                </a:extLst>
                              </a:blip>
                              <a:srcRect l="28506" t="4814" r="63812" b="86688"/>
                              <a:stretch/>
                            </pic:blipFill>
                            <pic:spPr>
                              <a:xfrm>
                                <a:off x="2243594" y="258896"/>
                                <a:ext cx="553121" cy="532731"/>
                              </a:xfrm>
                              <a:prstGeom prst="rect">
                                <a:avLst/>
                              </a:prstGeom>
                            </pic:spPr>
                          </pic:pic>
                          <pic:pic xmlns:pic="http://schemas.openxmlformats.org/drawingml/2006/picture">
                            <pic:nvPicPr>
                              <pic:cNvPr id="2017" name="255 Imagen"/>
                              <pic:cNvPicPr>
                                <a:picLocks noChangeAspect="1"/>
                              </pic:cNvPicPr>
                            </pic:nvPicPr>
                            <pic:blipFill rotWithShape="1">
                              <a:blip r:embed="rId14">
                                <a:extLst>
                                  <a:ext uri="{28A0092B-C50C-407E-A947-70E740481C1C}">
                                    <a14:useLocalDpi xmlns:a14="http://schemas.microsoft.com/office/drawing/2010/main" val="0"/>
                                  </a:ext>
                                </a:extLst>
                              </a:blip>
                              <a:srcRect l="36074" r="56828" b="92255"/>
                              <a:stretch/>
                            </pic:blipFill>
                            <pic:spPr>
                              <a:xfrm>
                                <a:off x="3094175" y="0"/>
                                <a:ext cx="512407" cy="486728"/>
                              </a:xfrm>
                              <a:prstGeom prst="rect">
                                <a:avLst/>
                              </a:prstGeom>
                            </pic:spPr>
                          </pic:pic>
                        </wpg:grpSp>
                        <wpg:grpSp>
                          <wpg:cNvPr id="2018" name="264 Grupo"/>
                          <wpg:cNvGrpSpPr/>
                          <wpg:grpSpPr>
                            <a:xfrm>
                              <a:off x="0" y="2178908"/>
                              <a:ext cx="989803" cy="3411824"/>
                              <a:chOff x="0" y="2178908"/>
                              <a:chExt cx="989803" cy="3411824"/>
                            </a:xfrm>
                          </wpg:grpSpPr>
                          <pic:pic xmlns:pic="http://schemas.openxmlformats.org/drawingml/2006/picture">
                            <pic:nvPicPr>
                              <pic:cNvPr id="2019" name="258 Imagen"/>
                              <pic:cNvPicPr>
                                <a:picLocks noChangeAspect="1"/>
                              </pic:cNvPicPr>
                            </pic:nvPicPr>
                            <pic:blipFill rotWithShape="1">
                              <a:blip r:embed="rId14">
                                <a:extLst>
                                  <a:ext uri="{28A0092B-C50C-407E-A947-70E740481C1C}">
                                    <a14:useLocalDpi xmlns:a14="http://schemas.microsoft.com/office/drawing/2010/main" val="0"/>
                                  </a:ext>
                                </a:extLst>
                              </a:blip>
                              <a:srcRect l="10803" t="32048" r="82274" b="60014"/>
                              <a:stretch/>
                            </pic:blipFill>
                            <pic:spPr>
                              <a:xfrm>
                                <a:off x="491339" y="2178908"/>
                                <a:ext cx="498464" cy="497640"/>
                              </a:xfrm>
                              <a:prstGeom prst="rect">
                                <a:avLst/>
                              </a:prstGeom>
                            </pic:spPr>
                          </pic:pic>
                          <pic:pic xmlns:pic="http://schemas.openxmlformats.org/drawingml/2006/picture">
                            <pic:nvPicPr>
                              <pic:cNvPr id="2020" name="259 Imagen"/>
                              <pic:cNvPicPr>
                                <a:picLocks noChangeAspect="1"/>
                              </pic:cNvPicPr>
                            </pic:nvPicPr>
                            <pic:blipFill rotWithShape="1">
                              <a:blip r:embed="rId14">
                                <a:extLst>
                                  <a:ext uri="{28A0092B-C50C-407E-A947-70E740481C1C}">
                                    <a14:useLocalDpi xmlns:a14="http://schemas.microsoft.com/office/drawing/2010/main" val="0"/>
                                  </a:ext>
                                </a:extLst>
                              </a:blip>
                              <a:srcRect l="5623" t="41729" r="86863" b="50614"/>
                              <a:stretch/>
                            </pic:blipFill>
                            <pic:spPr>
                              <a:xfrm>
                                <a:off x="40527" y="2704811"/>
                                <a:ext cx="541091" cy="480009"/>
                              </a:xfrm>
                              <a:prstGeom prst="rect">
                                <a:avLst/>
                              </a:prstGeom>
                            </pic:spPr>
                          </pic:pic>
                          <pic:pic xmlns:pic="http://schemas.openxmlformats.org/drawingml/2006/picture">
                            <pic:nvPicPr>
                              <pic:cNvPr id="2021" name="260 Imagen"/>
                              <pic:cNvPicPr>
                                <a:picLocks noChangeAspect="1"/>
                              </pic:cNvPicPr>
                            </pic:nvPicPr>
                            <pic:blipFill rotWithShape="1">
                              <a:blip r:embed="rId14">
                                <a:extLst>
                                  <a:ext uri="{28A0092B-C50C-407E-A947-70E740481C1C}">
                                    <a14:useLocalDpi xmlns:a14="http://schemas.microsoft.com/office/drawing/2010/main" val="0"/>
                                  </a:ext>
                                </a:extLst>
                              </a:blip>
                              <a:srcRect l="5121" t="49650" r="86864" b="42603"/>
                              <a:stretch/>
                            </pic:blipFill>
                            <pic:spPr>
                              <a:xfrm>
                                <a:off x="0" y="3251618"/>
                                <a:ext cx="577074" cy="485644"/>
                              </a:xfrm>
                              <a:prstGeom prst="rect">
                                <a:avLst/>
                              </a:prstGeom>
                            </pic:spPr>
                          </pic:pic>
                          <pic:pic xmlns:pic="http://schemas.openxmlformats.org/drawingml/2006/picture">
                            <pic:nvPicPr>
                              <pic:cNvPr id="2022" name="261 Imagen"/>
                              <pic:cNvPicPr>
                                <a:picLocks noChangeAspect="1"/>
                              </pic:cNvPicPr>
                            </pic:nvPicPr>
                            <pic:blipFill rotWithShape="1">
                              <a:blip r:embed="rId14">
                                <a:extLst>
                                  <a:ext uri="{28A0092B-C50C-407E-A947-70E740481C1C}">
                                    <a14:useLocalDpi xmlns:a14="http://schemas.microsoft.com/office/drawing/2010/main" val="0"/>
                                  </a:ext>
                                </a:extLst>
                              </a:blip>
                              <a:srcRect l="5312" t="58174" r="86863" b="33386"/>
                              <a:stretch/>
                            </pic:blipFill>
                            <pic:spPr>
                              <a:xfrm>
                                <a:off x="27296" y="3838751"/>
                                <a:ext cx="563426" cy="529056"/>
                              </a:xfrm>
                              <a:prstGeom prst="rect">
                                <a:avLst/>
                              </a:prstGeom>
                            </pic:spPr>
                          </pic:pic>
                          <pic:pic xmlns:pic="http://schemas.openxmlformats.org/drawingml/2006/picture">
                            <pic:nvPicPr>
                              <pic:cNvPr id="2023" name="262 Imagen"/>
                              <pic:cNvPicPr>
                                <a:picLocks noChangeAspect="1"/>
                              </pic:cNvPicPr>
                            </pic:nvPicPr>
                            <pic:blipFill rotWithShape="1">
                              <a:blip r:embed="rId14">
                                <a:extLst>
                                  <a:ext uri="{28A0092B-C50C-407E-A947-70E740481C1C}">
                                    <a14:useLocalDpi xmlns:a14="http://schemas.microsoft.com/office/drawing/2010/main" val="0"/>
                                  </a:ext>
                                </a:extLst>
                              </a:blip>
                              <a:srcRect l="5690" t="66435" r="86864" b="25184"/>
                              <a:stretch/>
                            </pic:blipFill>
                            <pic:spPr>
                              <a:xfrm>
                                <a:off x="13647" y="4426645"/>
                                <a:ext cx="566776" cy="555437"/>
                              </a:xfrm>
                              <a:prstGeom prst="rect">
                                <a:avLst/>
                              </a:prstGeom>
                            </pic:spPr>
                          </pic:pic>
                          <pic:pic xmlns:pic="http://schemas.openxmlformats.org/drawingml/2006/picture">
                            <pic:nvPicPr>
                              <pic:cNvPr id="2024" name="263 Imagen"/>
                              <pic:cNvPicPr>
                                <a:picLocks noChangeAspect="1"/>
                              </pic:cNvPicPr>
                            </pic:nvPicPr>
                            <pic:blipFill rotWithShape="1">
                              <a:blip r:embed="rId14">
                                <a:extLst>
                                  <a:ext uri="{28A0092B-C50C-407E-A947-70E740481C1C}">
                                    <a14:useLocalDpi xmlns:a14="http://schemas.microsoft.com/office/drawing/2010/main" val="0"/>
                                  </a:ext>
                                </a:extLst>
                              </a:blip>
                              <a:srcRect l="6070" t="75295" r="86863" b="16162"/>
                              <a:stretch/>
                            </pic:blipFill>
                            <pic:spPr>
                              <a:xfrm>
                                <a:off x="40944" y="4982082"/>
                                <a:ext cx="578328" cy="608650"/>
                              </a:xfrm>
                              <a:prstGeom prst="rect">
                                <a:avLst/>
                              </a:prstGeom>
                            </pic:spPr>
                          </pic:pic>
                        </wpg:grpSp>
                        <wpg:grpSp>
                          <wpg:cNvPr id="2025" name="296 Grupo"/>
                          <wpg:cNvGrpSpPr/>
                          <wpg:grpSpPr>
                            <a:xfrm>
                              <a:off x="1685454" y="3782116"/>
                              <a:ext cx="4676320" cy="2867922"/>
                              <a:chOff x="1685454" y="3782116"/>
                              <a:chExt cx="4676320" cy="2867922"/>
                            </a:xfrm>
                          </wpg:grpSpPr>
                          <pic:pic xmlns:pic="http://schemas.openxmlformats.org/drawingml/2006/picture">
                            <pic:nvPicPr>
                              <pic:cNvPr id="2026" name="265 Imagen"/>
                              <pic:cNvPicPr>
                                <a:picLocks noChangeAspect="1"/>
                              </pic:cNvPicPr>
                            </pic:nvPicPr>
                            <pic:blipFill rotWithShape="1">
                              <a:blip r:embed="rId14">
                                <a:extLst>
                                  <a:ext uri="{28A0092B-C50C-407E-A947-70E740481C1C}">
                                    <a14:useLocalDpi xmlns:a14="http://schemas.microsoft.com/office/drawing/2010/main" val="0"/>
                                  </a:ext>
                                </a:extLst>
                              </a:blip>
                              <a:srcRect l="26445" t="71302" r="65046" b="2132"/>
                              <a:stretch/>
                            </pic:blipFill>
                            <pic:spPr>
                              <a:xfrm>
                                <a:off x="1685454" y="4813547"/>
                                <a:ext cx="612705" cy="1665399"/>
                              </a:xfrm>
                              <a:prstGeom prst="rect">
                                <a:avLst/>
                              </a:prstGeom>
                            </pic:spPr>
                          </pic:pic>
                          <pic:pic xmlns:pic="http://schemas.openxmlformats.org/drawingml/2006/picture">
                            <pic:nvPicPr>
                              <pic:cNvPr id="2027" name="266 Imagen"/>
                              <pic:cNvPicPr>
                                <a:picLocks noChangeAspect="1"/>
                              </pic:cNvPicPr>
                            </pic:nvPicPr>
                            <pic:blipFill rotWithShape="1">
                              <a:blip r:embed="rId14">
                                <a:extLst>
                                  <a:ext uri="{28A0092B-C50C-407E-A947-70E740481C1C}">
                                    <a14:useLocalDpi xmlns:a14="http://schemas.microsoft.com/office/drawing/2010/main" val="0"/>
                                  </a:ext>
                                </a:extLst>
                              </a:blip>
                              <a:srcRect l="50000" t="56607" r="41531" b="34204"/>
                              <a:stretch/>
                            </pic:blipFill>
                            <pic:spPr>
                              <a:xfrm>
                                <a:off x="4492656" y="3782116"/>
                                <a:ext cx="609792" cy="576055"/>
                              </a:xfrm>
                              <a:prstGeom prst="rect">
                                <a:avLst/>
                              </a:prstGeom>
                            </pic:spPr>
                          </pic:pic>
                          <pic:pic xmlns:pic="http://schemas.openxmlformats.org/drawingml/2006/picture">
                            <pic:nvPicPr>
                              <pic:cNvPr id="2028" name="267 Imagen"/>
                              <pic:cNvPicPr>
                                <a:picLocks noChangeAspect="1"/>
                              </pic:cNvPicPr>
                            </pic:nvPicPr>
                            <pic:blipFill rotWithShape="1">
                              <a:blip r:embed="rId14">
                                <a:extLst>
                                  <a:ext uri="{28A0092B-C50C-407E-A947-70E740481C1C}">
                                    <a14:useLocalDpi xmlns:a14="http://schemas.microsoft.com/office/drawing/2010/main" val="0"/>
                                  </a:ext>
                                </a:extLst>
                              </a:blip>
                              <a:srcRect l="61374" t="62497" r="30157" b="28314"/>
                              <a:stretch/>
                            </pic:blipFill>
                            <pic:spPr>
                              <a:xfrm>
                                <a:off x="5751253" y="4138617"/>
                                <a:ext cx="609792" cy="576055"/>
                              </a:xfrm>
                              <a:prstGeom prst="rect">
                                <a:avLst/>
                              </a:prstGeom>
                            </pic:spPr>
                          </pic:pic>
                          <pic:pic xmlns:pic="http://schemas.openxmlformats.org/drawingml/2006/picture">
                            <pic:nvPicPr>
                              <pic:cNvPr id="2029" name="268 Imagen"/>
                              <pic:cNvPicPr>
                                <a:picLocks noChangeAspect="1"/>
                              </pic:cNvPicPr>
                            </pic:nvPicPr>
                            <pic:blipFill rotWithShape="1">
                              <a:blip r:embed="rId14">
                                <a:extLst>
                                  <a:ext uri="{28A0092B-C50C-407E-A947-70E740481C1C}">
                                    <a14:useLocalDpi xmlns:a14="http://schemas.microsoft.com/office/drawing/2010/main" val="0"/>
                                  </a:ext>
                                </a:extLst>
                              </a:blip>
                              <a:srcRect l="50272" t="69022" r="41259" b="21789"/>
                              <a:stretch/>
                            </pic:blipFill>
                            <pic:spPr>
                              <a:xfrm>
                                <a:off x="4562693" y="4583820"/>
                                <a:ext cx="609792" cy="576055"/>
                              </a:xfrm>
                              <a:prstGeom prst="rect">
                                <a:avLst/>
                              </a:prstGeom>
                            </pic:spPr>
                          </pic:pic>
                          <pic:pic xmlns:pic="http://schemas.openxmlformats.org/drawingml/2006/picture">
                            <pic:nvPicPr>
                              <pic:cNvPr id="2030" name="271 Imagen"/>
                              <pic:cNvPicPr>
                                <a:picLocks noChangeAspect="1"/>
                              </pic:cNvPicPr>
                            </pic:nvPicPr>
                            <pic:blipFill rotWithShape="1">
                              <a:blip r:embed="rId14">
                                <a:extLst>
                                  <a:ext uri="{28A0092B-C50C-407E-A947-70E740481C1C}">
                                    <a14:useLocalDpi xmlns:a14="http://schemas.microsoft.com/office/drawing/2010/main" val="0"/>
                                  </a:ext>
                                </a:extLst>
                              </a:blip>
                              <a:srcRect l="50204" t="79575" r="41327" b="11483"/>
                              <a:stretch/>
                            </pic:blipFill>
                            <pic:spPr>
                              <a:xfrm>
                                <a:off x="4512424" y="5352075"/>
                                <a:ext cx="609792" cy="560551"/>
                              </a:xfrm>
                              <a:prstGeom prst="rect">
                                <a:avLst/>
                              </a:prstGeom>
                            </pic:spPr>
                          </pic:pic>
                          <pic:pic xmlns:pic="http://schemas.openxmlformats.org/drawingml/2006/picture">
                            <pic:nvPicPr>
                              <pic:cNvPr id="2031" name="273 Imagen"/>
                              <pic:cNvPicPr>
                                <a:picLocks noChangeAspect="1"/>
                              </pic:cNvPicPr>
                            </pic:nvPicPr>
                            <pic:blipFill rotWithShape="1">
                              <a:blip r:embed="rId14">
                                <a:extLst>
                                  <a:ext uri="{28A0092B-C50C-407E-A947-70E740481C1C}">
                                    <a14:useLocalDpi xmlns:a14="http://schemas.microsoft.com/office/drawing/2010/main" val="0"/>
                                  </a:ext>
                                </a:extLst>
                              </a:blip>
                              <a:srcRect l="50008" t="91339" r="41523" b="-281"/>
                              <a:stretch/>
                            </pic:blipFill>
                            <pic:spPr>
                              <a:xfrm>
                                <a:off x="4513036" y="6089487"/>
                                <a:ext cx="609792" cy="560551"/>
                              </a:xfrm>
                              <a:prstGeom prst="rect">
                                <a:avLst/>
                              </a:prstGeom>
                            </pic:spPr>
                          </pic:pic>
                          <pic:pic xmlns:pic="http://schemas.openxmlformats.org/drawingml/2006/picture">
                            <pic:nvPicPr>
                              <pic:cNvPr id="2032" name="274 Imagen"/>
                              <pic:cNvPicPr>
                                <a:picLocks noChangeAspect="1"/>
                              </pic:cNvPicPr>
                            </pic:nvPicPr>
                            <pic:blipFill rotWithShape="1">
                              <a:blip r:embed="rId14">
                                <a:extLst>
                                  <a:ext uri="{28A0092B-C50C-407E-A947-70E740481C1C}">
                                    <a14:useLocalDpi xmlns:a14="http://schemas.microsoft.com/office/drawing/2010/main" val="0"/>
                                  </a:ext>
                                </a:extLst>
                              </a:blip>
                              <a:srcRect l="61406" t="74839" r="30125" b="15972"/>
                              <a:stretch/>
                            </pic:blipFill>
                            <pic:spPr>
                              <a:xfrm>
                                <a:off x="5751982" y="4934990"/>
                                <a:ext cx="609792" cy="576055"/>
                              </a:xfrm>
                              <a:prstGeom prst="rect">
                                <a:avLst/>
                              </a:prstGeom>
                            </pic:spPr>
                          </pic:pic>
                          <pic:pic xmlns:pic="http://schemas.openxmlformats.org/drawingml/2006/picture">
                            <pic:nvPicPr>
                              <pic:cNvPr id="2033" name="277 Imagen"/>
                              <pic:cNvPicPr>
                                <a:picLocks noChangeAspect="1"/>
                              </pic:cNvPicPr>
                            </pic:nvPicPr>
                            <pic:blipFill rotWithShape="1">
                              <a:blip r:embed="rId14">
                                <a:extLst>
                                  <a:ext uri="{28A0092B-C50C-407E-A947-70E740481C1C}">
                                    <a14:useLocalDpi xmlns:a14="http://schemas.microsoft.com/office/drawing/2010/main" val="0"/>
                                  </a:ext>
                                </a:extLst>
                              </a:blip>
                              <a:srcRect l="61752" t="84584" r="29779" b="6227"/>
                              <a:stretch/>
                            </pic:blipFill>
                            <pic:spPr>
                              <a:xfrm>
                                <a:off x="5742502" y="5700046"/>
                                <a:ext cx="609792" cy="576055"/>
                              </a:xfrm>
                              <a:prstGeom prst="rect">
                                <a:avLst/>
                              </a:prstGeom>
                            </pic:spPr>
                          </pic:pic>
                        </wpg:grpSp>
                      </wpg:grpSp>
                    </wpg:wgp>
                  </a:graphicData>
                </a:graphic>
              </wp:inline>
            </w:drawing>
          </mc:Choice>
          <mc:Fallback>
            <w:pict>
              <v:group w14:anchorId="3C6C900E" id="298 Grupo" o:spid="_x0000_s1026" style="width:432.05pt;height:413.85pt;mso-position-horizontal-relative:char;mso-position-vertical-relative:line" coordsize="69445,66500" o:gfxdata="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">
                <v:group id="1814 Grupo" o:spid="_x0000_s1027" style="position:absolute;left:1938;top:2819;width:67507;height:62032" coordorigin="1959,2819" coordsize="53835,6143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Nlfx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&#13;&#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1815 Conector angular" o:spid="_x0000_s1028" type="#_x0000_t34" style="position:absolute;left:3894;top:14578;width:16875;height:8216;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" adj="19942" strokecolor="#92d050" strokeweight=".5pt">
                    <v:stroke endarrow="block"/>
                  </v:shape>
                  <v:shape id="1816 Conector angular" o:spid="_x0000_s1029" type="#_x0000_t34" style="position:absolute;left:5942;top:16624;width:12876;height:8121;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" adj="19359" strokecolor="#92d050" strokeweight=".5pt">
                    <v:stroke endarrow="block"/>
                  </v:shape>
                  <v:shape id="1817 Conector angular" o:spid="_x0000_s1030" type="#_x0000_t34" style="position:absolute;left:8181;top:18864;width:8493;height:8025;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" adj="17936" strokecolor="#92d050" strokeweight=".5pt">
                    <v:stroke endarrow="block"/>
                  </v:shape>
                  <v:group id="1818 Grupo" o:spid="_x0000_s1031" style="position:absolute;left:1959;top:2819;width:53836;height:61434"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">
                    <v:group id="1819 Grupo" o:spid="_x0000_s1032"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">
                      <v:group id="1820 Grupo" o:spid="_x0000_s1033"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">
                        <v:group id="1821 Grupo" o:spid="_x0000_s1034"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">
                          <v:group id="1822 Grupo" o:spid="_x0000_s1035"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">
                            <v:group id="1823 Grupo" o:spid="_x0000_s1036"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">
                              <v:group id="100 Grupo" o:spid="_x0000_s1037"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mMfB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">
                                <v:group id="101 Grupo" o:spid="_x0000_s1038"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">
                                  <v:group id="102 Grupo" o:spid="_x0000_s1039"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">
                                    <v:group id="103 Grupo" o:spid="_x0000_s1040"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Slm2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">
                                      <v:group id="104 Grupo" o:spid="_x0000_s1041"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">
                                        <v:group id="105 Grupo" o:spid="_x0000_s1042"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">
                                          <v:group id="106 Grupo" o:spid="_x0000_s1043"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">
                                            <v:group id="107 Grupo" o:spid="_x0000_s1044" style="position:absolute;left:1959;top:2819;width:53842;height:61436" coordorigin="1959,2819" coordsize="53841,614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">
                                              <v:group id="108 Grupo" o:spid="_x0000_s1045" style="position:absolute;left:1959;top:2819;width:53842;height:50079" coordorigin="1959,2819" coordsize="53841,500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">
                                                <v:group id="109 Grupo" o:spid="_x0000_s1046" style="position:absolute;left:1959;top:2819;width:53842;height:44236" coordorigin="1959,2819" coordsize="53841,44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">
                                                  <v:group id="110 Grupo" o:spid="_x0000_s1047" style="position:absolute;left:3383;top:2819;width:52418;height:44236" coordorigin="3383,2819" coordsize="52417,442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">
                                                    <v:group id="111 Grupo" o:spid="_x0000_s1048" style="position:absolute;left:3383;top:4544;width:52418;height:42511" coordorigin="3383,4544" coordsize="52417,42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">
                                                      <v:group id="112 Grupo" o:spid="_x0000_s1049" style="position:absolute;left:3383;top:4544;width:52418;height:42511" coordorigin="3383,4544" coordsize="52417,425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32rw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">
                                                        <v:group id="113 Grupo" o:spid="_x0000_s1050" style="position:absolute;left:3383;top:4544;width:52418;height:37696" coordorigin="3383,4544" coordsize="52417,37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">
                                                          <v:group id="114 Grupo" o:spid="_x0000_s1051" style="position:absolute;left:43261;top:24821;width:11144;height:4606" coordorigin="43261,24821" coordsize="12287,958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">
                                                            <v:shapetype id="_x0000_t202" coordsize="21600,21600" o:spt="202" path="m,l,21600r21600,l21600,xe">
                                                              <v:stroke joinstyle="miter"/>
                                                              <v:path gradientshapeok="t" o:connecttype="rect"/>
                                                            </v:shapetype>
                                                            <v:shape id="Cuadro de texto 147" o:spid="_x0000_s1052" type="#_x0000_t202" style="position:absolute;left:43261;top:25066;width:12287;height:93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" filled="f" stroked="f" strokeweight="1.5pt">
                                                              <v:textbox>
                                                                <w:txbxContent>
                                                                  <w:p w14:paraId="75B6338F" w14:textId="77777777" w:rsidR="00B65AC7" w:rsidRPr="007D3C6C" w:rsidRDefault="00B65AC7" w:rsidP="00B65AC7">
                                                                    <w:pPr>
                                                                      <w:pStyle w:val="NormalWeb"/>
                                                                      <w:spacing w:before="0" w:beforeAutospacing="0" w:after="0" w:afterAutospacing="0"/>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Disponibilidad de mano de obra</w:t>
                                                                    </w:r>
                                                                  </w:p>
                                                                </w:txbxContent>
                                                              </v:textbox>
                                                            </v:shape>
                                                            <v:rect id="Elipse 401" o:spid="_x0000_s1053" style="position:absolute;left:43889;top:24821;width:11028;height:958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" filled="f" stroked="f" strokeweight="1.5pt">
                                                              <v:textbox>
                                                                <w:txbxContent>
                                                                  <w:p w14:paraId="0C730F63" w14:textId="77777777" w:rsidR="00B65AC7" w:rsidRPr="007D3C6C" w:rsidRDefault="00B65AC7" w:rsidP="00B65AC7">
                                                                    <w:pPr>
                                                                      <w:rPr>
                                                                        <w:rFonts w:ascii="Times New Roman" w:eastAsia="Times New Roman" w:hAnsi="Times New Roman" w:cs="Times New Roman"/>
                                                                        <w:sz w:val="13"/>
                                                                        <w:szCs w:val="13"/>
                                                                      </w:rPr>
                                                                    </w:pPr>
                                                                  </w:p>
                                                                </w:txbxContent>
                                                              </v:textbox>
                                                            </v:rect>
                                                          </v:group>
                                                          <v:group id="117 Grupo" o:spid="_x0000_s1054" style="position:absolute;left:42740;top:8914;width:9659;height:2902" coordorigin="42740,8914" coordsize="10886,896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">
                                                            <v:shape id="Cuadro de texto 150" o:spid="_x0000_s1055" type="#_x0000_t202" style="position:absolute;left:43220;top:8914;width:10406;height:82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" filled="f" stroked="f" strokeweight="1.5pt">
                                                              <v:textbox>
                                                                <w:txbxContent>
                                                                  <w:p w14:paraId="76878E12"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Herramienta</w:t>
                                                                    </w:r>
                                                                  </w:p>
                                                                </w:txbxContent>
                                                              </v:textbox>
                                                            </v:shape>
                                                            <v:rect id="Elipse 315" o:spid="_x0000_s1056" style="position:absolute;left:42740;top:10447;width:8745;height:74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" filled="f" stroked="f" strokeweight="1.5pt">
                                                              <v:textbox>
                                                                <w:txbxContent>
                                                                  <w:p w14:paraId="57D8B203"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52" o:spid="_x0000_s1057" type="#_x0000_t202" style="position:absolute;left:44606;top:4628;width:6762;height:266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" filled="f" stroked="f" strokeweight="1.5pt">
                                                            <v:textbox>
                                                              <w:txbxContent>
                                                                <w:p w14:paraId="2C3C6A3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Clima</w:t>
                                                                  </w:r>
                                                                </w:p>
                                                              </w:txbxContent>
                                                            </v:textbox>
                                                          </v:shape>
                                                          <v:group id="121 Grupo" o:spid="_x0000_s1058" style="position:absolute;left:34022;top:17678;width:13906;height:19492" coordorigin="34022,17678" coordsize="13906,382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">
                                                            <v:shape id="Cuadro de texto 154" o:spid="_x0000_s1059" type="#_x0000_t202" style="position:absolute;left:34022;top:17678;width:7143;height:5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" filled="f" stroked="f" strokeweight="1.5pt">
                                                              <v:textbox>
                                                                <w:txbxContent>
                                                                  <w:p w14:paraId="0EE58731"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Equipo</w:t>
                                                                    </w:r>
                                                                  </w:p>
                                                                </w:txbxContent>
                                                              </v:textbox>
                                                            </v:shape>
                                                            <v:rect id="Elipse 391" o:spid="_x0000_s1060" style="position:absolute;left:42118;top:50885;width:5810;height:506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" filled="f" stroked="f" strokeweight="1.5pt">
                                                              <v:textbox>
                                                                <w:txbxContent>
                                                                  <w:p w14:paraId="4CDA7CD5" w14:textId="77777777" w:rsidR="00B65AC7" w:rsidRPr="007D3C6C" w:rsidRDefault="00B65AC7" w:rsidP="00B65AC7">
                                                                    <w:pPr>
                                                                      <w:rPr>
                                                                        <w:rFonts w:ascii="Times New Roman" w:eastAsia="Times New Roman" w:hAnsi="Times New Roman" w:cs="Times New Roman"/>
                                                                        <w:sz w:val="13"/>
                                                                        <w:szCs w:val="13"/>
                                                                      </w:rPr>
                                                                    </w:pPr>
                                                                  </w:p>
                                                                </w:txbxContent>
                                                              </v:textbox>
                                                            </v:rect>
                                                          </v:group>
                                                          <v:group id="124 Grupo" o:spid="_x0000_s1061" style="position:absolute;left:33355;top:22345;width:15907;height:10831" coordorigin="33355,22345" coordsize="23171,360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">
                                                            <v:shape id="Cuadro de texto 157" o:spid="_x0000_s1062" type="#_x0000_t202" style="position:absolute;left:33355;top:22345;width:10406;height:7929;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" filled="f" stroked="f" strokeweight="1.5pt">
                                                              <v:textbox>
                                                                <w:txbxContent>
                                                                  <w:p w14:paraId="49C4F6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Entorno</w:t>
                                                                    </w:r>
                                                                  </w:p>
                                                                </w:txbxContent>
                                                              </v:textbox>
                                                            </v:shape>
                                                            <v:rect id="Elipse 388" o:spid="_x0000_s1063" style="position:absolute;left:48052;top:50542;width:8475;height:787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" filled="f" stroked="f" strokeweight="1.5pt">
                                                              <v:textbox>
                                                                <w:txbxContent>
                                                                  <w:p w14:paraId="6B79553B" w14:textId="77777777" w:rsidR="00B65AC7" w:rsidRPr="007D3C6C" w:rsidRDefault="00B65AC7" w:rsidP="00B65AC7">
                                                                    <w:pPr>
                                                                      <w:rPr>
                                                                        <w:rFonts w:ascii="Times New Roman" w:eastAsia="Times New Roman" w:hAnsi="Times New Roman" w:cs="Times New Roman"/>
                                                                        <w:sz w:val="13"/>
                                                                        <w:szCs w:val="13"/>
                                                                      </w:rPr>
                                                                    </w:pPr>
                                                                  </w:p>
                                                                </w:txbxContent>
                                                              </v:textbox>
                                                            </v:rect>
                                                          </v:group>
                                                          <v:group id="127 Grupo" o:spid="_x0000_s1064" style="position:absolute;left:44118;top:16535;width:6763;height:2927" coordorigin="44118,16535" coordsize="6762,625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">
                                                            <v:shape id="Cuadro de texto 160" o:spid="_x0000_s1065" type="#_x0000_t202" style="position:absolute;left:44118;top:16535;width:6763;height:625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" filled="f" stroked="f" strokeweight="1.5pt">
                                                              <v:textbox>
                                                                <w:txbxContent>
                                                                  <w:p w14:paraId="0ED5700E"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Fatiga</w:t>
                                                                    </w:r>
                                                                  </w:p>
                                                                </w:txbxContent>
                                                              </v:textbox>
                                                            </v:shape>
                                                            <v:rect id="Elipse 312" o:spid="_x0000_s1066" style="position:absolute;left:44690;top:17201;width:5524;height:50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" filled="f" stroked="f" strokeweight="1.5pt">
                                                              <v:textbox>
                                                                <w:txbxContent>
                                                                  <w:p w14:paraId="6B1DD156" w14:textId="77777777" w:rsidR="00B65AC7" w:rsidRPr="007D3C6C" w:rsidRDefault="00B65AC7" w:rsidP="00B65AC7">
                                                                    <w:pPr>
                                                                      <w:rPr>
                                                                        <w:rFonts w:ascii="Times New Roman" w:eastAsia="Times New Roman" w:hAnsi="Times New Roman" w:cs="Times New Roman"/>
                                                                        <w:sz w:val="13"/>
                                                                        <w:szCs w:val="13"/>
                                                                      </w:rPr>
                                                                    </w:pPr>
                                                                  </w:p>
                                                                </w:txbxContent>
                                                              </v:textbox>
                                                            </v:rect>
                                                          </v:group>
                                                          <v:group id="1826 Grupo" o:spid="_x0000_s1067" style="position:absolute;left:44975;top:12820;width:6858;height:2530" coordorigin="44975,12820" coordsize="6762,53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">
                                                            <v:shape id="Cuadro de texto 163" o:spid="_x0000_s1068" type="#_x0000_t202" style="position:absolute;left:44975;top:12820;width:6763;height:524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" filled="f" stroked="f" strokeweight="1.5pt">
                                                              <v:textbox>
                                                                <w:txbxContent>
                                                                  <w:p w14:paraId="54C5BB93"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Ruido</w:t>
                                                                    </w:r>
                                                                  </w:p>
                                                                </w:txbxContent>
                                                              </v:textbox>
                                                            </v:shape>
                                                            <v:rect id="Elipse 306" o:spid="_x0000_s1069" style="position:absolute;left:45586;top:13559;width:5694;height:462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" filled="f" stroked="f" strokeweight="1.5pt">
                                                              <v:textbox>
                                                                <w:txbxContent>
                                                                  <w:p w14:paraId="36900881" w14:textId="77777777" w:rsidR="00B65AC7" w:rsidRPr="007D3C6C" w:rsidRDefault="00B65AC7" w:rsidP="00B65AC7">
                                                                    <w:pPr>
                                                                      <w:rPr>
                                                                        <w:rFonts w:ascii="Times New Roman" w:eastAsia="Times New Roman" w:hAnsi="Times New Roman" w:cs="Times New Roman"/>
                                                                        <w:sz w:val="13"/>
                                                                        <w:szCs w:val="13"/>
                                                                      </w:rPr>
                                                                    </w:pPr>
                                                                  </w:p>
                                                                </w:txbxContent>
                                                              </v:textbox>
                                                            </v:rect>
                                                          </v:group>
                                                          <v:group id="1829 Grupo" o:spid="_x0000_s1070" style="position:absolute;left:42975;top:20403;width:12630;height:2799" coordorigin="42975,20403" coordsize="12287,928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">
                                                            <v:shape id="Cuadro de texto 166" o:spid="_x0000_s1071" type="#_x0000_t202" style="position:absolute;left:42975;top:21156;width:12287;height:853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" filled="f" stroked="f" strokeweight="1.5pt">
                                                              <v:textbox>
                                                                <w:txbxContent>
                                                                  <w:p w14:paraId="5DDF34C6"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Magnitud de la obra</w:t>
                                                                    </w:r>
                                                                  </w:p>
                                                                </w:txbxContent>
                                                              </v:textbox>
                                                            </v:shape>
                                                            <v:rect id="Elipse 318" o:spid="_x0000_s1072" style="position:absolute;left:43652;top:20403;width:10845;height:92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" filled="f" stroked="f" strokeweight="1.5pt">
                                                              <v:textbox>
                                                                <w:txbxContent>
                                                                  <w:p w14:paraId="14B36895"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68" o:spid="_x0000_s1073" type="#_x0000_t202" style="position:absolute;left:43012;top:30536;width:12789;height:304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" filled="f" stroked="f" strokeweight="1.5pt">
                                                            <v:textbox>
                                                              <w:txbxContent>
                                                                <w:p w14:paraId="7A57D34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Relaciones de trabajo</w:t>
                                                                  </w:r>
                                                                </w:p>
                                                              </w:txbxContent>
                                                            </v:textbox>
                                                          </v:shape>
                                                          <v:group id="1833 Grupo" o:spid="_x0000_s1074" style="position:absolute;left:3383;top:4544;width:39878;height:37696" coordorigin="3383,4544" coordsize="39877,376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">
                                                            <v:group id="1834 Grupo" o:spid="_x0000_s1075" style="position:absolute;left:15435;top:38811;width:10192;height:3429" coordorigin="15435,38811" coordsize="9671,8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">
                                                              <v:shape id="Cuadro de texto 171" o:spid="_x0000_s1076" type="#_x0000_t202" style="position:absolute;left:15435;top:38811;width:9671;height:8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" filled="f" stroked="f" strokeweight="1.5pt">
                                                                <v:textbox>
                                                                  <w:txbxContent>
                                                                    <w:p w14:paraId="34A0463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Especificaciones</w:t>
                                                                      </w:r>
                                                                    </w:p>
                                                                  </w:txbxContent>
                                                                </v:textbox>
                                                              </v:shape>
                                                              <v:rect id="Elipse 452" o:spid="_x0000_s1077" style="position:absolute;left:16761;top:40430;width:8177;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" filled="f" stroked="f" strokeweight="1.5pt">
                                                                <v:textbox>
                                                                  <w:txbxContent>
                                                                    <w:p w14:paraId="1409BBC5" w14:textId="77777777" w:rsidR="00B65AC7" w:rsidRPr="007D3C6C" w:rsidRDefault="00B65AC7" w:rsidP="00B65AC7">
                                                                      <w:pPr>
                                                                        <w:rPr>
                                                                          <w:rFonts w:ascii="Times New Roman" w:eastAsia="Times New Roman" w:hAnsi="Times New Roman" w:cs="Times New Roman"/>
                                                                          <w:sz w:val="13"/>
                                                                          <w:szCs w:val="13"/>
                                                                        </w:rPr>
                                                                      </w:pPr>
                                                                    </w:p>
                                                                  </w:txbxContent>
                                                                </v:textbox>
                                                              </v:rect>
                                                            </v:group>
                                                            <v:group id="1837 Grupo" o:spid="_x0000_s1078" style="position:absolute;left:16591;top:35007;width:10154;height:3048" coordorigin="16591,35007" coordsize="11840,895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ZXm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">
                                                              <v:shape id="Cuadro de texto 174" o:spid="_x0000_s1079" type="#_x0000_t202" style="position:absolute;left:16591;top:35007;width:9671;height:89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" filled="f" stroked="f" strokeweight="1.5pt">
                                                                <v:textbox>
                                                                  <w:txbxContent>
                                                                    <w:p w14:paraId="31903180"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Desperdicios</w:t>
                                                                      </w:r>
                                                                    </w:p>
                                                                  </w:txbxContent>
                                                                </v:textbox>
                                                              </v:shape>
                                                              <v:rect id="Elipse 430" o:spid="_x0000_s1080" style="position:absolute;left:20543;top:36424;width:7889;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" filled="f" stroked="f" strokeweight="1.5pt">
                                                                <v:textbox>
                                                                  <w:txbxContent>
                                                                    <w:p w14:paraId="223C7434" w14:textId="77777777" w:rsidR="00B65AC7" w:rsidRPr="007D3C6C" w:rsidRDefault="00B65AC7" w:rsidP="00B65AC7">
                                                                      <w:pPr>
                                                                        <w:rPr>
                                                                          <w:rFonts w:ascii="Times New Roman" w:eastAsia="Times New Roman" w:hAnsi="Times New Roman" w:cs="Times New Roman"/>
                                                                          <w:sz w:val="13"/>
                                                                          <w:szCs w:val="13"/>
                                                                        </w:rPr>
                                                                      </w:pPr>
                                                                    </w:p>
                                                                  </w:txbxContent>
                                                                </v:textbox>
                                                              </v:rect>
                                                            </v:group>
                                                            <v:shape id="Cuadro de texto 176" o:spid="_x0000_s1081" type="#_x0000_t202" style="position:absolute;left:17162;top:31102;width:6858;height:295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" filled="f" stroked="f" strokeweight="1.5pt">
                                                              <v:textbox>
                                                                <w:txbxContent>
                                                                  <w:p w14:paraId="104F68C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Control</w:t>
                                                                    </w:r>
                                                                  </w:p>
                                                                </w:txbxContent>
                                                              </v:textbox>
                                                            </v:shape>
                                                            <v:group id="1841 Grupo" o:spid="_x0000_s1082" style="position:absolute;left:3383;top:4544;width:39878;height:25323" coordorigin="3383,4544" coordsize="39877,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">
                                                              <v:group id="1842 Grupo" o:spid="_x0000_s1083" style="position:absolute;left:3383;top:4544;width:39878;height:25323" coordorigin="3383,4544" coordsize="39877,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">
                                                                <v:shape id="Cuadro de texto 180" o:spid="_x0000_s1084" type="#_x0000_t202" style="position:absolute;left:3383;top:15393;width:10763;height:276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" filled="f" stroked="f" strokeweight="1.5pt">
                                                                  <v:textbox>
                                                                    <w:txbxContent>
                                                                      <w:p w14:paraId="644400D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Gestión de calidad</w:t>
                                                                        </w:r>
                                                                      </w:p>
                                                                    </w:txbxContent>
                                                                  </v:textbox>
                                                                </v:shape>
                                                                <v:group id="1846 Grupo" o:spid="_x0000_s1085" style="position:absolute;left:4507;top:11007;width:8842;height:3241" coordorigin="4507,11007" coordsize="9671,934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">
                                                                  <v:shape id="Cuadro de texto 183" o:spid="_x0000_s1086" type="#_x0000_t202" style="position:absolute;left:4507;top:11007;width:9671;height:715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" filled="f" stroked="f" strokeweight="1.5pt">
                                                                    <v:textbox>
                                                                      <w:txbxContent>
                                                                        <w:p w14:paraId="4E83643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Supervisión</w:t>
                                                                          </w:r>
                                                                        </w:p>
                                                                      </w:txbxContent>
                                                                    </v:textbox>
                                                                  </v:shape>
                                                                  <v:rect id="Elipse 394" o:spid="_x0000_s1087" style="position:absolute;left:5460;top:13018;width:7889;height:733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" filled="f" stroked="f" strokeweight="1.5pt">
                                                                    <v:textbox>
                                                                      <w:txbxContent>
                                                                        <w:p w14:paraId="473CAA3B" w14:textId="77777777" w:rsidR="00B65AC7" w:rsidRPr="007D3C6C" w:rsidRDefault="00B65AC7" w:rsidP="00B65AC7">
                                                                          <w:pPr>
                                                                            <w:rPr>
                                                                              <w:rFonts w:ascii="Times New Roman" w:eastAsia="Times New Roman" w:hAnsi="Times New Roman" w:cs="Times New Roman"/>
                                                                              <w:sz w:val="13"/>
                                                                              <w:szCs w:val="13"/>
                                                                            </w:rPr>
                                                                          </w:pPr>
                                                                        </w:p>
                                                                      </w:txbxContent>
                                                                    </v:textbox>
                                                                  </v:rect>
                                                                </v:group>
                                                                <v:group id="1849 Grupo" o:spid="_x0000_s1088" style="position:absolute;left:3827;top:6914;width:10472;height:2734" coordorigin="3827,6914" coordsize="10478,881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">
                                                                  <v:shape id="Cuadro de texto 186" o:spid="_x0000_s1089" type="#_x0000_t202" style="position:absolute;left:3827;top:6914;width:10103;height:805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" filled="f" stroked="f" strokeweight="1.5pt">
                                                                    <v:textbox>
                                                                      <w:txbxContent>
                                                                        <w:p w14:paraId="380EB9D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Conocimientos</w:t>
                                                                          </w:r>
                                                                        </w:p>
                                                                      </w:txbxContent>
                                                                    </v:textbox>
                                                                  </v:shape>
                                                                  <v:rect id="Elipse 309" o:spid="_x0000_s1090" style="position:absolute;left:5161;top:7230;width:9144;height:850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" filled="f" stroked="f" strokeweight="1.5pt">
                                                                    <v:textbox>
                                                                      <w:txbxContent>
                                                                        <w:p w14:paraId="2614F5F6" w14:textId="77777777" w:rsidR="00B65AC7" w:rsidRPr="007D3C6C" w:rsidRDefault="00B65AC7" w:rsidP="00B65AC7">
                                                                          <w:pPr>
                                                                            <w:rPr>
                                                                              <w:rFonts w:ascii="Times New Roman" w:eastAsia="Times New Roman" w:hAnsi="Times New Roman" w:cs="Times New Roman"/>
                                                                              <w:sz w:val="13"/>
                                                                              <w:szCs w:val="13"/>
                                                                            </w:rPr>
                                                                          </w:pPr>
                                                                        </w:p>
                                                                      </w:txbxContent>
                                                                    </v:textbox>
                                                                  </v:rect>
                                                                </v:group>
                                                                <v:group id="1852 Grupo" o:spid="_x0000_s1091" style="position:absolute;left:12777;top:4544;width:30484;height:25323" coordorigin="12777,4544" coordsize="30483,253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">
                                                                  <v:shape id="Cuadro de texto 195" o:spid="_x0000_s1092" type="#_x0000_t202" style="position:absolute;left:33164;top:4544;width:10097;height:2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" filled="f" stroked="f" strokeweight="1.5pt">
                                                                    <v:textbox>
                                                                      <w:txbxContent>
                                                                        <w:p w14:paraId="02F7D0BB"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Tiempos extras</w:t>
                                                                          </w:r>
                                                                        </w:p>
                                                                      </w:txbxContent>
                                                                    </v:textbox>
                                                                  </v:shape>
                                                                  <v:group id="1854 Grupo" o:spid="_x0000_s1093" style="position:absolute;left:12777;top:9010;width:29436;height:20858" coordorigin="12777,9010" coordsize="29436,208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">
                                                                    <v:shape id="Cuadro de texto 197" o:spid="_x0000_s1094" type="#_x0000_t202" style="position:absolute;left:33546;top:9010;width:8667;height:2572;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" filled="f" stroked="f" strokeweight="1.5pt">
                                                                      <v:textbox>
                                                                        <w:txbxContent>
                                                                          <w:p w14:paraId="7BA2E84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Sindicalismo</w:t>
                                                                            </w:r>
                                                                          </w:p>
                                                                        </w:txbxContent>
                                                                      </v:textbox>
                                                                    </v:shape>
                                                                    <v:group id="1856 Grupo" o:spid="_x0000_s1095" style="position:absolute;left:12777;top:12038;width:20381;height:17830" coordorigin="12777,12038" coordsize="20381,17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">
                                                                      <v:group id="1857 Grupo" o:spid="_x0000_s1096" style="position:absolute;left:12777;top:12038;width:20381;height:17830" coordorigin="12777,12038" coordsize="20381,178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">
                                                                        <v:shape id="Cuadro de texto 205" o:spid="_x0000_s1097" type="#_x0000_t202" style="position:absolute;left:19551;top:12038;width:11644;height:298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" filled="f" stroked="f" strokeweight=".5pt">
                                                                          <v:textbox>
                                                                            <w:txbxContent>
                                                                              <w:p w14:paraId="6D58093B" w14:textId="77777777" w:rsidR="00B65AC7" w:rsidRPr="007D3C6C" w:rsidRDefault="00B65AC7" w:rsidP="00B65AC7">
                                                                                <w:pPr>
                                                                                  <w:pStyle w:val="NormalWeb"/>
                                                                                  <w:spacing w:before="0" w:beforeAutospacing="0" w:after="160" w:afterAutospacing="0" w:line="276" w:lineRule="auto"/>
                                                                                  <w:jc w:val="center"/>
                                                                                  <w:rPr>
                                                                                    <w:sz w:val="13"/>
                                                                                    <w:szCs w:val="13"/>
                                                                                  </w:rPr>
                                                                                </w:pPr>
                                                                                <w:r w:rsidRPr="007D3C6C">
                                                                                  <w:rPr>
                                                                                    <w:rFonts w:eastAsia="Calibri"/>
                                                                                    <w:b/>
                                                                                    <w:bCs/>
                                                                                    <w:color w:val="0070C0"/>
                                                                                    <w:sz w:val="13"/>
                                                                                    <w:szCs w:val="13"/>
                                                                                  </w:rPr>
                                                                                  <w:t>MANO DE OBRA</w:t>
                                                                                </w:r>
                                                                              </w:p>
                                                                            </w:txbxContent>
                                                                          </v:textbox>
                                                                        </v:shape>
                                                                        <v:shape id="Cuadro de texto 206" o:spid="_x0000_s1098" type="#_x0000_t202" style="position:absolute;left:12777;top:27124;width:7329;height:27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" filled="f" stroked="f" strokeweight=".5pt">
                                                                          <v:textbox>
                                                                            <w:txbxContent>
                                                                              <w:p w14:paraId="3F918D3C" w14:textId="77777777" w:rsidR="00B65AC7" w:rsidRPr="007D3C6C" w:rsidRDefault="00B65AC7" w:rsidP="00B65AC7">
                                                                                <w:pPr>
                                                                                  <w:pStyle w:val="NormalWeb"/>
                                                                                  <w:spacing w:before="0" w:beforeAutospacing="0" w:after="160" w:afterAutospacing="0" w:line="276" w:lineRule="auto"/>
                                                                                  <w:rPr>
                                                                                    <w:sz w:val="13"/>
                                                                                    <w:szCs w:val="13"/>
                                                                                  </w:rPr>
                                                                                </w:pPr>
                                                                                <w:r w:rsidRPr="007D3C6C">
                                                                                  <w:rPr>
                                                                                    <w:rFonts w:eastAsia="Calibri"/>
                                                                                    <w:b/>
                                                                                    <w:bCs/>
                                                                                    <w:color w:val="00B050"/>
                                                                                    <w:sz w:val="13"/>
                                                                                    <w:szCs w:val="13"/>
                                                                                  </w:rPr>
                                                                                  <w:t>CALIDAD</w:t>
                                                                                </w:r>
                                                                              </w:p>
                                                                            </w:txbxContent>
                                                                          </v:textbox>
                                                                        </v:shape>
                                                                        <v:shape id="Cuadro de texto 207" o:spid="_x0000_s1099" type="#_x0000_t202" style="position:absolute;left:21518;top:27011;width:11640;height:24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" filled="f" stroked="f" strokeweight=".5pt">
                                                                          <v:textbox>
                                                                            <w:txbxContent>
                                                                              <w:p w14:paraId="4264A31E" w14:textId="77777777" w:rsidR="00B65AC7" w:rsidRPr="007D3C6C" w:rsidRDefault="00B65AC7" w:rsidP="00B65AC7">
                                                                                <w:pPr>
                                                                                  <w:pStyle w:val="NormalWeb"/>
                                                                                  <w:spacing w:before="0" w:beforeAutospacing="0" w:after="160" w:afterAutospacing="0" w:line="276" w:lineRule="auto"/>
                                                                                  <w:jc w:val="right"/>
                                                                                  <w:rPr>
                                                                                    <w:sz w:val="13"/>
                                                                                    <w:szCs w:val="13"/>
                                                                                  </w:rPr>
                                                                                </w:pPr>
                                                                                <w:r w:rsidRPr="007D3C6C">
                                                                                  <w:rPr>
                                                                                    <w:rFonts w:eastAsia="Calibri"/>
                                                                                    <w:b/>
                                                                                    <w:bCs/>
                                                                                    <w:color w:val="FF6600"/>
                                                                                    <w:sz w:val="13"/>
                                                                                    <w:szCs w:val="13"/>
                                                                                  </w:rPr>
                                                                                  <w:t>PRODUCTIVIDAD</w:t>
                                                                                </w:r>
                                                                              </w:p>
                                                                            </w:txbxContent>
                                                                          </v:textbox>
                                                                        </v:shape>
                                                                      </v:group>
                                                                      <v:line id="1861 Conector recto" o:spid="_x0000_s1100" style="position:absolute;flip:x y;visibility:visible;mso-wrap-style:square" from="25449,28346" to="26783,2836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" stroked="f" strokeweight=".5pt">
                                                                        <v:stroke joinstyle="miter"/>
                                                                      </v:line>
                                                                    </v:group>
                                                                  </v:group>
                                                                </v:group>
                                                              </v:group>
                                                              <v:shapetype id="_x0000_t32" coordsize="21600,21600" o:spt="32" o:oned="t" path="m,l21600,21600e" filled="f">
                                                                <v:path arrowok="t" fillok="f" o:connecttype="none"/>
                                                                <o:lock v:ext="edit" shapetype="t"/>
                                                              </v:shapetype>
                                                              <v:shape id="1862 Conector recto de flecha" o:spid="_x0000_s1101" type="#_x0000_t32" style="position:absolute;left:12589;top:14915;width:15051;height:1949;flip:x;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" stroked="f" strokeweight=".5pt">
                                                                <v:stroke endarrow="block" joinstyle="miter"/>
                                                              </v:shape>
                                                              <v:shape id="1863 Conector recto de flecha" o:spid="_x0000_s1102" type="#_x0000_t32" style="position:absolute;left:12591;top:12576;width:15049;height:2339;flip:x y;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" stroked="f" strokeweight=".5pt">
                                                                <v:stroke endarrow="block" joinstyle="miter"/>
                                                              </v:shape>
                                                            </v:group>
                                                          </v:group>
                                                        </v:group>
                                                        <v:group id="1864 Grupo" o:spid="_x0000_s1103" style="position:absolute;left:14543;top:30440;width:11083;height:16615" coordorigin="14543,30440" coordsize="11082,151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">
                                                          <v:roundrect id="1865 Rectángulo redondeado" o:spid="_x0000_s1104" style="position:absolute;left:15217;top:30440;width:10409;height:1464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" filled="f" strokecolor="#c00000" strokeweight="1.5pt">
                                                            <v:stroke dashstyle="dash" joinstyle="miter"/>
                                                            <v:textbox>
                                                              <w:txbxContent>
                                                                <w:p w14:paraId="0F1A693D"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13" o:spid="_x0000_s1105" type="#_x0000_t202" style="position:absolute;left:14543;top:42399;width:6277;height:3144;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" filled="f" stroked="f" strokeweight="1.5pt">
                                                            <v:textbox>
                                                              <w:txbxContent>
                                                                <w:p w14:paraId="63DAD864"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C-P</w:t>
                                                                  </w:r>
                                                                </w:p>
                                                              </w:txbxContent>
                                                            </v:textbox>
                                                          </v:shape>
                                                        </v:group>
                                                        <v:group id="1867 Grupo" o:spid="_x0000_s1106" style="position:absolute;left:19238;top:33108;width:2718;height:1143" coordorigin="19238,33108"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">
                                                          <v:oval id="1868 Elipse" o:spid="_x0000_s1107" style="position:absolute;left:19238;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" fillcolor="#92d050" stroked="f" strokeweight="1pt">
                                                            <v:stroke joinstyle="miter"/>
                                                            <v:textbox>
                                                              <w:txbxContent>
                                                                <w:p w14:paraId="39DA66C8" w14:textId="77777777" w:rsidR="00B65AC7" w:rsidRPr="007D3C6C" w:rsidRDefault="00B65AC7" w:rsidP="00B65AC7">
                                                                  <w:pPr>
                                                                    <w:rPr>
                                                                      <w:rFonts w:ascii="Times New Roman" w:eastAsia="Times New Roman" w:hAnsi="Times New Roman" w:cs="Times New Roman"/>
                                                                      <w:sz w:val="13"/>
                                                                      <w:szCs w:val="13"/>
                                                                    </w:rPr>
                                                                  </w:pPr>
                                                                </w:p>
                                                              </w:txbxContent>
                                                            </v:textbox>
                                                          </v:oval>
                                                          <v:oval id="1869 Elipse" o:spid="_x0000_s1108" style="position:absolute;left:20783;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" fillcolor="#f93" stroked="f" strokeweight="1pt">
                                                            <v:stroke joinstyle="miter"/>
                                                            <v:textbox>
                                                              <w:txbxContent>
                                                                <w:p w14:paraId="1A2EE7F7" w14:textId="77777777" w:rsidR="00B65AC7" w:rsidRPr="007D3C6C" w:rsidRDefault="00B65AC7" w:rsidP="00B65AC7">
                                                                  <w:pPr>
                                                                    <w:rPr>
                                                                      <w:rFonts w:ascii="Times New Roman" w:eastAsia="Times New Roman" w:hAnsi="Times New Roman" w:cs="Times New Roman"/>
                                                                      <w:sz w:val="13"/>
                                                                      <w:szCs w:val="13"/>
                                                                    </w:rPr>
                                                                  </w:pPr>
                                                                </w:p>
                                                              </w:txbxContent>
                                                            </v:textbox>
                                                          </v:oval>
                                                        </v:group>
                                                        <v:group id="1870 Grupo" o:spid="_x0000_s1109" style="position:absolute;left:19048;top:37394;width:2717;height:1143" coordorigin="19048,37394"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">
                                                          <v:oval id="1871 Elipse" o:spid="_x0000_s1110" style="position:absolute;left:19048;top:3739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" fillcolor="#92d050" stroked="f" strokeweight="1pt">
                                                            <v:stroke joinstyle="miter"/>
                                                            <v:textbox>
                                                              <w:txbxContent>
                                                                <w:p w14:paraId="669E120F" w14:textId="77777777" w:rsidR="00B65AC7" w:rsidRPr="007D3C6C" w:rsidRDefault="00B65AC7" w:rsidP="00B65AC7">
                                                                  <w:pPr>
                                                                    <w:rPr>
                                                                      <w:rFonts w:ascii="Times New Roman" w:eastAsia="Times New Roman" w:hAnsi="Times New Roman" w:cs="Times New Roman"/>
                                                                      <w:sz w:val="13"/>
                                                                      <w:szCs w:val="13"/>
                                                                    </w:rPr>
                                                                  </w:pPr>
                                                                </w:p>
                                                              </w:txbxContent>
                                                            </v:textbox>
                                                          </v:oval>
                                                          <v:oval id="1872 Elipse" o:spid="_x0000_s1111" style="position:absolute;left:20593;top:3739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" fillcolor="#f93" stroked="f" strokeweight="1pt">
                                                            <v:stroke joinstyle="miter"/>
                                                            <v:textbox>
                                                              <w:txbxContent>
                                                                <w:p w14:paraId="663C1FAA" w14:textId="77777777" w:rsidR="00B65AC7" w:rsidRPr="007D3C6C" w:rsidRDefault="00B65AC7" w:rsidP="00B65AC7">
                                                                  <w:pPr>
                                                                    <w:rPr>
                                                                      <w:rFonts w:ascii="Times New Roman" w:eastAsia="Times New Roman" w:hAnsi="Times New Roman" w:cs="Times New Roman"/>
                                                                      <w:sz w:val="13"/>
                                                                      <w:szCs w:val="13"/>
                                                                    </w:rPr>
                                                                  </w:pPr>
                                                                </w:p>
                                                              </w:txbxContent>
                                                            </v:textbox>
                                                          </v:oval>
                                                        </v:group>
                                                        <v:group id="1873 Grupo" o:spid="_x0000_s1112" style="position:absolute;left:19143;top:41395;width:2718;height:1143" coordorigin="19143,4139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">
                                                          <v:oval id="1874 Elipse" o:spid="_x0000_s1113" style="position:absolute;left:19143;top:4139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" fillcolor="#92d050" stroked="f" strokeweight="1pt">
                                                            <v:stroke joinstyle="miter"/>
                                                            <v:textbox>
                                                              <w:txbxContent>
                                                                <w:p w14:paraId="76C60036" w14:textId="77777777" w:rsidR="00B65AC7" w:rsidRPr="007D3C6C" w:rsidRDefault="00B65AC7" w:rsidP="00B65AC7">
                                                                  <w:pPr>
                                                                    <w:rPr>
                                                                      <w:rFonts w:ascii="Times New Roman" w:eastAsia="Times New Roman" w:hAnsi="Times New Roman" w:cs="Times New Roman"/>
                                                                      <w:sz w:val="13"/>
                                                                      <w:szCs w:val="13"/>
                                                                    </w:rPr>
                                                                  </w:pPr>
                                                                </w:p>
                                                              </w:txbxContent>
                                                            </v:textbox>
                                                          </v:oval>
                                                          <v:oval id="1875 Elipse" o:spid="_x0000_s1114" style="position:absolute;left:20688;top:4139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" fillcolor="#f93" stroked="f" strokeweight="1pt">
                                                            <v:stroke joinstyle="miter"/>
                                                            <v:textbox>
                                                              <w:txbxContent>
                                                                <w:p w14:paraId="7E99945E"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876 Elipse" o:spid="_x0000_s1115" style="position:absolute;left:26306;top:492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" fillcolor="#0070c0" stroked="f" strokeweight="1pt">
                                                        <v:stroke joinstyle="miter"/>
                                                        <v:textbox>
                                                          <w:txbxContent>
                                                            <w:p w14:paraId="2B1A8262" w14:textId="77777777" w:rsidR="00B65AC7" w:rsidRPr="007D3C6C" w:rsidRDefault="00B65AC7" w:rsidP="00B65AC7">
                                                              <w:pPr>
                                                                <w:rPr>
                                                                  <w:rFonts w:ascii="Times New Roman" w:eastAsia="Times New Roman" w:hAnsi="Times New Roman" w:cs="Times New Roman"/>
                                                                  <w:sz w:val="13"/>
                                                                  <w:szCs w:val="13"/>
                                                                </w:rPr>
                                                              </w:pPr>
                                                            </w:p>
                                                          </w:txbxContent>
                                                        </v:textbox>
                                                      </v:oval>
                                                      <v:oval id="1877 Elipse" o:spid="_x0000_s1116" style="position:absolute;left:19880;top:805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" fillcolor="#0070c0" stroked="f" strokeweight="1pt">
                                                        <v:stroke joinstyle="miter"/>
                                                        <v:textbox>
                                                          <w:txbxContent>
                                                            <w:p w14:paraId="6DE06A07" w14:textId="77777777" w:rsidR="00B65AC7" w:rsidRPr="007D3C6C" w:rsidRDefault="00B65AC7" w:rsidP="00B65AC7">
                                                              <w:pPr>
                                                                <w:rPr>
                                                                  <w:rFonts w:ascii="Times New Roman" w:eastAsia="Times New Roman" w:hAnsi="Times New Roman" w:cs="Times New Roman"/>
                                                                  <w:sz w:val="13"/>
                                                                  <w:szCs w:val="13"/>
                                                                </w:rPr>
                                                              </w:pPr>
                                                            </w:p>
                                                          </w:txbxContent>
                                                        </v:textbox>
                                                      </v:oval>
                                                      <v:oval id="1878 Elipse" o:spid="_x0000_s1117" style="position:absolute;left:12971;top:4724;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" fillcolor="#0070c0" stroked="f" strokeweight="1pt">
                                                        <v:stroke joinstyle="miter"/>
                                                        <v:textbox>
                                                          <w:txbxContent>
                                                            <w:p w14:paraId="0D3675EF" w14:textId="77777777" w:rsidR="00B65AC7" w:rsidRPr="007D3C6C" w:rsidRDefault="00B65AC7" w:rsidP="00B65AC7">
                                                              <w:pPr>
                                                                <w:rPr>
                                                                  <w:rFonts w:ascii="Times New Roman" w:eastAsia="Times New Roman" w:hAnsi="Times New Roman" w:cs="Times New Roman"/>
                                                                  <w:sz w:val="13"/>
                                                                  <w:szCs w:val="13"/>
                                                                </w:rPr>
                                                              </w:pPr>
                                                            </w:p>
                                                          </w:txbxContent>
                                                        </v:textbox>
                                                      </v:oval>
                                                    </v:group>
                                                    <v:group id="1879 Grupo" o:spid="_x0000_s1118" style="position:absolute;left:32879;top:2819;width:22288;height:34575" coordorigin="32879,2819" coordsize="16668,1342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">
                                                      <v:roundrect id="1880 Rectángulo redondeado" o:spid="_x0000_s1119" style="position:absolute;left:33121;top:2819;width:16426;height:1319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" filled="f" strokecolor="#c00000" strokeweight="1.5pt">
                                                        <v:stroke dashstyle="dash" joinstyle="miter"/>
                                                        <v:textbox>
                                                          <w:txbxContent>
                                                            <w:p w14:paraId="106A3604"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228" o:spid="_x0000_s1120" type="#_x0000_t202" style="position:absolute;left:32879;top:14543;width:6276;height:170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" filled="f" stroked="f" strokeweight="1.5pt">
                                                        <v:textbox>
                                                          <w:txbxContent>
                                                            <w:p w14:paraId="00A93177"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MO-P</w:t>
                                                              </w:r>
                                                            </w:p>
                                                          </w:txbxContent>
                                                        </v:textbox>
                                                      </v:shape>
                                                    </v:group>
                                                    <v:group id="1882 Grupo" o:spid="_x0000_s1121" style="position:absolute;left:37070;top:6724;width:2720;height:1143" coordorigin="37070,6724"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">
                                                      <v:oval id="1883 Elipse" o:spid="_x0000_s1122" style="position:absolute;left:37070;top:6724;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" fillcolor="#0070c0" stroked="f" strokeweight="1pt">
                                                        <v:stroke joinstyle="miter"/>
                                                        <v:textbox>
                                                          <w:txbxContent>
                                                            <w:p w14:paraId="775A761E" w14:textId="77777777" w:rsidR="00B65AC7" w:rsidRPr="007D3C6C" w:rsidRDefault="00B65AC7" w:rsidP="00B65AC7">
                                                              <w:pPr>
                                                                <w:rPr>
                                                                  <w:rFonts w:ascii="Times New Roman" w:eastAsia="Times New Roman" w:hAnsi="Times New Roman" w:cs="Times New Roman"/>
                                                                  <w:sz w:val="13"/>
                                                                  <w:szCs w:val="13"/>
                                                                </w:rPr>
                                                              </w:pPr>
                                                            </w:p>
                                                          </w:txbxContent>
                                                        </v:textbox>
                                                      </v:oval>
                                                      <v:oval id="1884 Elipse" o:spid="_x0000_s1123" style="position:absolute;left:38615;top:6724;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" fillcolor="#f93" stroked="f" strokeweight="1pt">
                                                        <v:stroke joinstyle="miter"/>
                                                        <v:textbox>
                                                          <w:txbxContent>
                                                            <w:p w14:paraId="120E8455" w14:textId="77777777" w:rsidR="00B65AC7" w:rsidRPr="007D3C6C" w:rsidRDefault="00B65AC7" w:rsidP="00B65AC7">
                                                              <w:pPr>
                                                                <w:rPr>
                                                                  <w:rFonts w:ascii="Times New Roman" w:eastAsia="Times New Roman" w:hAnsi="Times New Roman" w:cs="Times New Roman"/>
                                                                  <w:sz w:val="13"/>
                                                                  <w:szCs w:val="13"/>
                                                                </w:rPr>
                                                              </w:pPr>
                                                            </w:p>
                                                          </w:txbxContent>
                                                        </v:textbox>
                                                      </v:oval>
                                                    </v:group>
                                                    <v:group id="1885 Grupo" o:spid="_x0000_s1124" style="position:absolute;left:46583;top:6810;width:2720;height:1239" coordorigin="46583,6810" coordsize="2719,123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">
                                                      <v:oval id="1886 Elipse" o:spid="_x0000_s1125" style="position:absolute;left:46583;top:69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" fillcolor="#0070c0" stroked="f" strokeweight="1pt">
                                                        <v:stroke joinstyle="miter"/>
                                                        <v:textbox>
                                                          <w:txbxContent>
                                                            <w:p w14:paraId="1E4FC083" w14:textId="77777777" w:rsidR="00B65AC7" w:rsidRPr="007D3C6C" w:rsidRDefault="00B65AC7" w:rsidP="00B65AC7">
                                                              <w:pPr>
                                                                <w:rPr>
                                                                  <w:rFonts w:ascii="Times New Roman" w:eastAsia="Times New Roman" w:hAnsi="Times New Roman" w:cs="Times New Roman"/>
                                                                  <w:sz w:val="13"/>
                                                                  <w:szCs w:val="13"/>
                                                                </w:rPr>
                                                              </w:pPr>
                                                            </w:p>
                                                          </w:txbxContent>
                                                        </v:textbox>
                                                      </v:oval>
                                                      <v:oval id="1887 Elipse" o:spid="_x0000_s1126" style="position:absolute;left:48128;top:6810;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" fillcolor="#f93" stroked="f" strokeweight="1pt">
                                                        <v:stroke joinstyle="miter"/>
                                                        <v:textbox>
                                                          <w:txbxContent>
                                                            <w:p w14:paraId="331FB870" w14:textId="77777777" w:rsidR="00B65AC7" w:rsidRPr="007D3C6C" w:rsidRDefault="00B65AC7" w:rsidP="00B65AC7">
                                                              <w:pPr>
                                                                <w:rPr>
                                                                  <w:rFonts w:ascii="Times New Roman" w:eastAsia="Times New Roman" w:hAnsi="Times New Roman" w:cs="Times New Roman"/>
                                                                  <w:sz w:val="13"/>
                                                                  <w:szCs w:val="13"/>
                                                                </w:rPr>
                                                              </w:pPr>
                                                            </w:p>
                                                          </w:txbxContent>
                                                        </v:textbox>
                                                      </v:oval>
                                                    </v:group>
                                                    <v:group id="1888 Grupo" o:spid="_x0000_s1127" style="position:absolute;left:46118;top:11010;width:2720;height:1143" coordorigin="46118,11010"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">
                                                      <v:oval id="1889 Elipse" o:spid="_x0000_s1128" style="position:absolute;left:46118;top:11010;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" fillcolor="#0070c0" stroked="f" strokeweight="1pt">
                                                        <v:stroke joinstyle="miter"/>
                                                        <v:textbox>
                                                          <w:txbxContent>
                                                            <w:p w14:paraId="322ED907" w14:textId="77777777" w:rsidR="00B65AC7" w:rsidRPr="007D3C6C" w:rsidRDefault="00B65AC7" w:rsidP="00B65AC7">
                                                              <w:pPr>
                                                                <w:rPr>
                                                                  <w:rFonts w:ascii="Times New Roman" w:eastAsia="Times New Roman" w:hAnsi="Times New Roman" w:cs="Times New Roman"/>
                                                                  <w:sz w:val="13"/>
                                                                  <w:szCs w:val="13"/>
                                                                </w:rPr>
                                                              </w:pPr>
                                                            </w:p>
                                                          </w:txbxContent>
                                                        </v:textbox>
                                                      </v:oval>
                                                      <v:oval id="1890 Elipse" o:spid="_x0000_s1129" style="position:absolute;left:47664;top:11010;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" fillcolor="#f93" stroked="f" strokeweight="1pt">
                                                        <v:stroke joinstyle="miter"/>
                                                        <v:textbox>
                                                          <w:txbxContent>
                                                            <w:p w14:paraId="5F0AE128" w14:textId="77777777" w:rsidR="00B65AC7" w:rsidRPr="007D3C6C" w:rsidRDefault="00B65AC7" w:rsidP="00B65AC7">
                                                              <w:pPr>
                                                                <w:rPr>
                                                                  <w:rFonts w:ascii="Times New Roman" w:eastAsia="Times New Roman" w:hAnsi="Times New Roman" w:cs="Times New Roman"/>
                                                                  <w:sz w:val="13"/>
                                                                  <w:szCs w:val="13"/>
                                                                </w:rPr>
                                                              </w:pPr>
                                                            </w:p>
                                                          </w:txbxContent>
                                                        </v:textbox>
                                                      </v:oval>
                                                    </v:group>
                                                    <v:group id="1891 Grupo" o:spid="_x0000_s1130" style="position:absolute;left:36403;top:11391;width:2718;height:1143" coordorigin="36403,1139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">
                                                      <v:oval id="1892 Elipse" o:spid="_x0000_s1131" style="position:absolute;left:36403;top:1139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" fillcolor="#0070c0" stroked="f" strokeweight="1pt">
                                                        <v:stroke joinstyle="miter"/>
                                                        <v:textbox>
                                                          <w:txbxContent>
                                                            <w:p w14:paraId="471507DE" w14:textId="77777777" w:rsidR="00B65AC7" w:rsidRPr="007D3C6C" w:rsidRDefault="00B65AC7" w:rsidP="00B65AC7">
                                                              <w:pPr>
                                                                <w:rPr>
                                                                  <w:rFonts w:ascii="Times New Roman" w:eastAsia="Times New Roman" w:hAnsi="Times New Roman" w:cs="Times New Roman"/>
                                                                  <w:sz w:val="13"/>
                                                                  <w:szCs w:val="13"/>
                                                                </w:rPr>
                                                              </w:pPr>
                                                            </w:p>
                                                          </w:txbxContent>
                                                        </v:textbox>
                                                      </v:oval>
                                                      <v:oval id="1893 Elipse" o:spid="_x0000_s1132" style="position:absolute;left:37948;top:1139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" fillcolor="#f93" stroked="f" strokeweight="1pt">
                                                        <v:stroke joinstyle="miter"/>
                                                        <v:textbox>
                                                          <w:txbxContent>
                                                            <w:p w14:paraId="63EA9C18" w14:textId="77777777" w:rsidR="00B65AC7" w:rsidRPr="007D3C6C" w:rsidRDefault="00B65AC7" w:rsidP="00B65AC7">
                                                              <w:pPr>
                                                                <w:rPr>
                                                                  <w:rFonts w:ascii="Times New Roman" w:eastAsia="Times New Roman" w:hAnsi="Times New Roman" w:cs="Times New Roman"/>
                                                                  <w:sz w:val="13"/>
                                                                  <w:szCs w:val="13"/>
                                                                </w:rPr>
                                                              </w:pPr>
                                                            </w:p>
                                                          </w:txbxContent>
                                                        </v:textbox>
                                                      </v:oval>
                                                    </v:group>
                                                    <v:group id="1894 Grupo" o:spid="_x0000_s1133" style="position:absolute;left:46880;top:14915;width:2718;height:1143" coordorigin="46880,1491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">
                                                      <v:oval id="1895 Elipse" o:spid="_x0000_s1134" style="position:absolute;left:46880;top:1491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" fillcolor="#0070c0" stroked="f" strokeweight="1pt">
                                                        <v:stroke joinstyle="miter"/>
                                                        <v:textbox>
                                                          <w:txbxContent>
                                                            <w:p w14:paraId="71957582" w14:textId="77777777" w:rsidR="00B65AC7" w:rsidRPr="007D3C6C" w:rsidRDefault="00B65AC7" w:rsidP="00B65AC7">
                                                              <w:pPr>
                                                                <w:rPr>
                                                                  <w:rFonts w:ascii="Times New Roman" w:eastAsia="Times New Roman" w:hAnsi="Times New Roman" w:cs="Times New Roman"/>
                                                                  <w:sz w:val="13"/>
                                                                  <w:szCs w:val="13"/>
                                                                </w:rPr>
                                                              </w:pPr>
                                                            </w:p>
                                                          </w:txbxContent>
                                                        </v:textbox>
                                                      </v:oval>
                                                      <v:oval id="1896 Elipse" o:spid="_x0000_s1135" style="position:absolute;left:48426;top:1491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" fillcolor="#f93" stroked="f" strokeweight="1pt">
                                                        <v:stroke joinstyle="miter"/>
                                                        <v:textbox>
                                                          <w:txbxContent>
                                                            <w:p w14:paraId="190E17E6" w14:textId="77777777" w:rsidR="00B65AC7" w:rsidRPr="007D3C6C" w:rsidRDefault="00B65AC7" w:rsidP="00B65AC7">
                                                              <w:pPr>
                                                                <w:rPr>
                                                                  <w:rFonts w:ascii="Times New Roman" w:eastAsia="Times New Roman" w:hAnsi="Times New Roman" w:cs="Times New Roman"/>
                                                                  <w:sz w:val="13"/>
                                                                  <w:szCs w:val="13"/>
                                                                </w:rPr>
                                                              </w:pPr>
                                                            </w:p>
                                                          </w:txbxContent>
                                                        </v:textbox>
                                                      </v:oval>
                                                    </v:group>
                                                    <v:group id="1897 Grupo" o:spid="_x0000_s1136" style="position:absolute;left:46214;top:18725;width:2718;height:1143" coordorigin="46214,18725"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">
                                                      <v:oval id="1898 Elipse" o:spid="_x0000_s1137" style="position:absolute;left:46214;top:1872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" fillcolor="#0070c0" stroked="f" strokeweight="1pt">
                                                        <v:stroke joinstyle="miter"/>
                                                        <v:textbox>
                                                          <w:txbxContent>
                                                            <w:p w14:paraId="3B71E67B" w14:textId="77777777" w:rsidR="00B65AC7" w:rsidRPr="007D3C6C" w:rsidRDefault="00B65AC7" w:rsidP="00B65AC7">
                                                              <w:pPr>
                                                                <w:rPr>
                                                                  <w:rFonts w:ascii="Times New Roman" w:eastAsia="Times New Roman" w:hAnsi="Times New Roman" w:cs="Times New Roman"/>
                                                                  <w:sz w:val="13"/>
                                                                  <w:szCs w:val="13"/>
                                                                </w:rPr>
                                                              </w:pPr>
                                                            </w:p>
                                                          </w:txbxContent>
                                                        </v:textbox>
                                                      </v:oval>
                                                      <v:oval id="1899 Elipse" o:spid="_x0000_s1138" style="position:absolute;left:47759;top:1872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" fillcolor="#f93" stroked="f" strokeweight="1pt">
                                                        <v:stroke joinstyle="miter"/>
                                                        <v:textbox>
                                                          <w:txbxContent>
                                                            <w:p w14:paraId="73B7EEE6" w14:textId="77777777" w:rsidR="00B65AC7" w:rsidRPr="007D3C6C" w:rsidRDefault="00B65AC7" w:rsidP="00B65AC7">
                                                              <w:pPr>
                                                                <w:rPr>
                                                                  <w:rFonts w:ascii="Times New Roman" w:eastAsia="Times New Roman" w:hAnsi="Times New Roman" w:cs="Times New Roman"/>
                                                                  <w:sz w:val="13"/>
                                                                  <w:szCs w:val="13"/>
                                                                </w:rPr>
                                                              </w:pPr>
                                                            </w:p>
                                                          </w:txbxContent>
                                                        </v:textbox>
                                                      </v:oval>
                                                    </v:group>
                                                    <v:group id="1900 Grupo" o:spid="_x0000_s1139" style="position:absolute;left:47547;top:22631;width:2718;height:1143" coordorigin="47547,22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">
                                                      <v:oval id="1901 Elipse" o:spid="_x0000_s1140" style="position:absolute;left:47547;top:22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" fillcolor="#0070c0" stroked="f" strokeweight="1pt">
                                                        <v:stroke joinstyle="miter"/>
                                                        <v:textbox>
                                                          <w:txbxContent>
                                                            <w:p w14:paraId="3B580982" w14:textId="77777777" w:rsidR="00B65AC7" w:rsidRPr="007D3C6C" w:rsidRDefault="00B65AC7" w:rsidP="00B65AC7">
                                                              <w:pPr>
                                                                <w:rPr>
                                                                  <w:rFonts w:ascii="Times New Roman" w:eastAsia="Times New Roman" w:hAnsi="Times New Roman" w:cs="Times New Roman"/>
                                                                  <w:sz w:val="13"/>
                                                                  <w:szCs w:val="13"/>
                                                                </w:rPr>
                                                              </w:pPr>
                                                            </w:p>
                                                          </w:txbxContent>
                                                        </v:textbox>
                                                      </v:oval>
                                                      <v:oval id="1902 Elipse" o:spid="_x0000_s1141" style="position:absolute;left:49092;top:22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" fillcolor="#f93" stroked="f" strokeweight="1pt">
                                                        <v:stroke joinstyle="miter"/>
                                                        <v:textbox>
                                                          <w:txbxContent>
                                                            <w:p w14:paraId="0F3EDAB7" w14:textId="77777777" w:rsidR="00B65AC7" w:rsidRPr="007D3C6C" w:rsidRDefault="00B65AC7" w:rsidP="00B65AC7">
                                                              <w:pPr>
                                                                <w:rPr>
                                                                  <w:rFonts w:ascii="Times New Roman" w:eastAsia="Times New Roman" w:hAnsi="Times New Roman" w:cs="Times New Roman"/>
                                                                  <w:sz w:val="13"/>
                                                                  <w:szCs w:val="13"/>
                                                                </w:rPr>
                                                              </w:pPr>
                                                            </w:p>
                                                          </w:txbxContent>
                                                        </v:textbox>
                                                      </v:oval>
                                                    </v:group>
                                                    <v:group id="1903 Grupo" o:spid="_x0000_s1142" style="position:absolute;left:47071;top:28631;width:2718;height:1143" coordorigin="47071,28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">
                                                      <v:oval id="1904 Elipse" o:spid="_x0000_s1143" style="position:absolute;left:47071;top:28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" fillcolor="#0070c0" stroked="f" strokeweight="1pt">
                                                        <v:stroke joinstyle="miter"/>
                                                        <v:textbox>
                                                          <w:txbxContent>
                                                            <w:p w14:paraId="72BB34E6" w14:textId="77777777" w:rsidR="00B65AC7" w:rsidRPr="007D3C6C" w:rsidRDefault="00B65AC7" w:rsidP="00B65AC7">
                                                              <w:pPr>
                                                                <w:rPr>
                                                                  <w:rFonts w:ascii="Times New Roman" w:eastAsia="Times New Roman" w:hAnsi="Times New Roman" w:cs="Times New Roman"/>
                                                                  <w:sz w:val="13"/>
                                                                  <w:szCs w:val="13"/>
                                                                </w:rPr>
                                                              </w:pPr>
                                                            </w:p>
                                                          </w:txbxContent>
                                                        </v:textbox>
                                                      </v:oval>
                                                      <v:oval id="1905 Elipse" o:spid="_x0000_s1144" style="position:absolute;left:48616;top:28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" fillcolor="#f93" stroked="f" strokeweight="1pt">
                                                        <v:stroke joinstyle="miter"/>
                                                        <v:textbox>
                                                          <w:txbxContent>
                                                            <w:p w14:paraId="19AC1EAE" w14:textId="77777777" w:rsidR="00B65AC7" w:rsidRPr="007D3C6C" w:rsidRDefault="00B65AC7" w:rsidP="00B65AC7">
                                                              <w:pPr>
                                                                <w:rPr>
                                                                  <w:rFonts w:ascii="Times New Roman" w:eastAsia="Times New Roman" w:hAnsi="Times New Roman" w:cs="Times New Roman"/>
                                                                  <w:sz w:val="13"/>
                                                                  <w:szCs w:val="13"/>
                                                                </w:rPr>
                                                              </w:pPr>
                                                            </w:p>
                                                          </w:txbxContent>
                                                        </v:textbox>
                                                      </v:oval>
                                                    </v:group>
                                                    <v:group id="1906 Grupo" o:spid="_x0000_s1145" style="position:absolute;left:47734;top:33108;width:2718;height:1143" coordorigin="47734,33108"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">
                                                      <v:oval id="1907 Elipse" o:spid="_x0000_s1146" style="position:absolute;left:47734;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" fillcolor="#0070c0" stroked="f" strokeweight="1pt">
                                                        <v:stroke joinstyle="miter"/>
                                                        <v:textbox>
                                                          <w:txbxContent>
                                                            <w:p w14:paraId="576EBC26" w14:textId="77777777" w:rsidR="00B65AC7" w:rsidRPr="007D3C6C" w:rsidRDefault="00B65AC7" w:rsidP="00B65AC7">
                                                              <w:pPr>
                                                                <w:rPr>
                                                                  <w:rFonts w:ascii="Times New Roman" w:eastAsia="Times New Roman" w:hAnsi="Times New Roman" w:cs="Times New Roman"/>
                                                                  <w:sz w:val="13"/>
                                                                  <w:szCs w:val="13"/>
                                                                </w:rPr>
                                                              </w:pPr>
                                                            </w:p>
                                                          </w:txbxContent>
                                                        </v:textbox>
                                                      </v:oval>
                                                      <v:oval id="1908 Elipse" o:spid="_x0000_s1147" style="position:absolute;left:49279;top:3310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" fillcolor="#f93" stroked="f" strokeweight="1pt">
                                                        <v:stroke joinstyle="miter"/>
                                                        <v:textbox>
                                                          <w:txbxContent>
                                                            <w:p w14:paraId="5F104648" w14:textId="77777777" w:rsidR="00B65AC7" w:rsidRPr="007D3C6C" w:rsidRDefault="00B65AC7" w:rsidP="00B65AC7">
                                                              <w:pPr>
                                                                <w:rPr>
                                                                  <w:rFonts w:ascii="Times New Roman" w:eastAsia="Times New Roman" w:hAnsi="Times New Roman" w:cs="Times New Roman"/>
                                                                  <w:sz w:val="13"/>
                                                                  <w:szCs w:val="13"/>
                                                                </w:rPr>
                                                              </w:pPr>
                                                            </w:p>
                                                          </w:txbxContent>
                                                        </v:textbox>
                                                      </v:oval>
                                                    </v:group>
                                                    <v:group id="1909 Grupo" o:spid="_x0000_s1148" style="position:absolute;left:36022;top:20249;width:2718;height:1143" coordorigin="36022,20249"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D2Ev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">
                                                      <v:oval id="1910 Elipse" o:spid="_x0000_s1149" style="position:absolute;left:36022;top:20249;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" fillcolor="#0070c0" stroked="f" strokeweight="1pt">
                                                        <v:stroke joinstyle="miter"/>
                                                        <v:textbox>
                                                          <w:txbxContent>
                                                            <w:p w14:paraId="5733AC83" w14:textId="77777777" w:rsidR="00B65AC7" w:rsidRPr="007D3C6C" w:rsidRDefault="00B65AC7" w:rsidP="00B65AC7">
                                                              <w:pPr>
                                                                <w:rPr>
                                                                  <w:rFonts w:ascii="Times New Roman" w:eastAsia="Times New Roman" w:hAnsi="Times New Roman" w:cs="Times New Roman"/>
                                                                  <w:sz w:val="13"/>
                                                                  <w:szCs w:val="13"/>
                                                                </w:rPr>
                                                              </w:pPr>
                                                            </w:p>
                                                          </w:txbxContent>
                                                        </v:textbox>
                                                      </v:oval>
                                                      <v:oval id="1911 Elipse" o:spid="_x0000_s1150" style="position:absolute;left:37567;top:20249;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" fillcolor="#f93" stroked="f" strokeweight="1pt">
                                                        <v:stroke joinstyle="miter"/>
                                                        <v:textbox>
                                                          <w:txbxContent>
                                                            <w:p w14:paraId="3DA81B5F" w14:textId="77777777" w:rsidR="00B65AC7" w:rsidRPr="007D3C6C" w:rsidRDefault="00B65AC7" w:rsidP="00B65AC7">
                                                              <w:pPr>
                                                                <w:rPr>
                                                                  <w:rFonts w:ascii="Times New Roman" w:eastAsia="Times New Roman" w:hAnsi="Times New Roman" w:cs="Times New Roman"/>
                                                                  <w:sz w:val="13"/>
                                                                  <w:szCs w:val="13"/>
                                                                </w:rPr>
                                                              </w:pPr>
                                                            </w:p>
                                                          </w:txbxContent>
                                                        </v:textbox>
                                                      </v:oval>
                                                    </v:group>
                                                    <v:group id="1912 Grupo" o:spid="_x0000_s1151" style="position:absolute;left:35260;top:24631;width:2718;height:1143" coordorigin="35260,24631" coordsize="2719,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cmWD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">
                                                      <v:oval id="1913 Elipse" o:spid="_x0000_s1152" style="position:absolute;left:35260;top:24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" fillcolor="#0070c0" stroked="f" strokeweight="1pt">
                                                        <v:stroke joinstyle="miter"/>
                                                        <v:textbox>
                                                          <w:txbxContent>
                                                            <w:p w14:paraId="1FA0A7B8" w14:textId="77777777" w:rsidR="00B65AC7" w:rsidRPr="007D3C6C" w:rsidRDefault="00B65AC7" w:rsidP="00B65AC7">
                                                              <w:pPr>
                                                                <w:rPr>
                                                                  <w:rFonts w:ascii="Times New Roman" w:eastAsia="Times New Roman" w:hAnsi="Times New Roman" w:cs="Times New Roman"/>
                                                                  <w:sz w:val="13"/>
                                                                  <w:szCs w:val="13"/>
                                                                </w:rPr>
                                                              </w:pPr>
                                                            </w:p>
                                                          </w:txbxContent>
                                                        </v:textbox>
                                                      </v:oval>
                                                      <v:oval id="1914 Elipse" o:spid="_x0000_s1153" style="position:absolute;left:36805;top:2463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" fillcolor="#f93" stroked="f" strokeweight="1pt">
                                                        <v:stroke joinstyle="miter"/>
                                                        <v:textbox>
                                                          <w:txbxContent>
                                                            <w:p w14:paraId="7F7806D5"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id="1915 Grupo" o:spid="_x0000_s1154" style="position:absolute;left:7637;top:9105;width:2699;height:1143" coordorigin="7637,9105"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">
                                                    <v:oval id="1916 Elipse" o:spid="_x0000_s1155" style="position:absolute;left:9161;top:910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" fillcolor="#0070c0" stroked="f" strokeweight="1pt">
                                                      <v:stroke joinstyle="miter"/>
                                                      <v:textbox>
                                                        <w:txbxContent>
                                                          <w:p w14:paraId="515D36BD" w14:textId="77777777" w:rsidR="00B65AC7" w:rsidRPr="007D3C6C" w:rsidRDefault="00B65AC7" w:rsidP="00B65AC7">
                                                            <w:pPr>
                                                              <w:rPr>
                                                                <w:rFonts w:ascii="Times New Roman" w:eastAsia="Times New Roman" w:hAnsi="Times New Roman" w:cs="Times New Roman"/>
                                                                <w:sz w:val="13"/>
                                                                <w:szCs w:val="13"/>
                                                              </w:rPr>
                                                            </w:pPr>
                                                          </w:p>
                                                        </w:txbxContent>
                                                      </v:textbox>
                                                    </v:oval>
                                                    <v:oval id="1917 Elipse" o:spid="_x0000_s1156" style="position:absolute;left:7637;top:910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" fillcolor="#92d050" stroked="f" strokeweight="1pt">
                                                      <v:stroke joinstyle="miter"/>
                                                      <v:textbox>
                                                        <w:txbxContent>
                                                          <w:p w14:paraId="112093E5" w14:textId="77777777" w:rsidR="00B65AC7" w:rsidRPr="007D3C6C" w:rsidRDefault="00B65AC7" w:rsidP="00B65AC7">
                                                            <w:pPr>
                                                              <w:rPr>
                                                                <w:rFonts w:ascii="Times New Roman" w:eastAsia="Times New Roman" w:hAnsi="Times New Roman" w:cs="Times New Roman"/>
                                                                <w:sz w:val="13"/>
                                                                <w:szCs w:val="13"/>
                                                              </w:rPr>
                                                            </w:pPr>
                                                          </w:p>
                                                        </w:txbxContent>
                                                      </v:textbox>
                                                    </v:oval>
                                                  </v:group>
                                                  <v:group id="1918 Grupo" o:spid="_x0000_s1157" style="position:absolute;left:1959;top:6724;width:11965;height:15202" coordorigin="1959,6724" coordsize="11964,1520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">
                                                    <v:roundrect id="1919 Rectángulo redondeado" o:spid="_x0000_s1158" style="position:absolute;left:1959;top:6724;width:11965;height:14668;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" filled="f" strokecolor="#c00000" strokeweight="1.5pt">
                                                      <v:stroke dashstyle="dash" joinstyle="miter"/>
                                                      <v:textbox>
                                                        <w:txbxContent>
                                                          <w:p w14:paraId="203B51FB" w14:textId="77777777" w:rsidR="00B65AC7" w:rsidRPr="007D3C6C" w:rsidRDefault="00B65AC7" w:rsidP="00B65AC7">
                                                            <w:pPr>
                                                              <w:rPr>
                                                                <w:rFonts w:ascii="Times New Roman" w:eastAsia="Times New Roman" w:hAnsi="Times New Roman" w:cs="Times New Roman"/>
                                                                <w:sz w:val="13"/>
                                                                <w:szCs w:val="13"/>
                                                              </w:rPr>
                                                            </w:pPr>
                                                          </w:p>
                                                        </w:txbxContent>
                                                      </v:textbox>
                                                    </v:roundrect>
                                                    <v:shape id="Cuadro de texto 331" o:spid="_x0000_s1159" type="#_x0000_t202" style="position:absolute;left:2043;top:18783;width:6277;height:3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" filled="f" stroked="f" strokeweight="1.5pt">
                                                      <v:textbox>
                                                        <w:txbxContent>
                                                          <w:p w14:paraId="7D08C9ED"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w:t>
                                                            </w:r>
                                                          </w:p>
                                                        </w:txbxContent>
                                                      </v:textbox>
                                                    </v:shape>
                                                  </v:group>
                                                  <v:group id="1921 Grupo" o:spid="_x0000_s1160" style="position:absolute;left:7733;top:13105;width:2698;height:1143" coordorigin="7733,13105"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">
                                                    <v:oval id="1922 Elipse" o:spid="_x0000_s1161" style="position:absolute;left:9257;top:1310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" fillcolor="#0070c0" stroked="f" strokeweight="1pt">
                                                      <v:stroke joinstyle="miter"/>
                                                      <v:textbox>
                                                        <w:txbxContent>
                                                          <w:p w14:paraId="4C05FE77" w14:textId="77777777" w:rsidR="00B65AC7" w:rsidRPr="007D3C6C" w:rsidRDefault="00B65AC7" w:rsidP="00B65AC7">
                                                            <w:pPr>
                                                              <w:rPr>
                                                                <w:rFonts w:ascii="Times New Roman" w:eastAsia="Times New Roman" w:hAnsi="Times New Roman" w:cs="Times New Roman"/>
                                                                <w:sz w:val="13"/>
                                                                <w:szCs w:val="13"/>
                                                              </w:rPr>
                                                            </w:pPr>
                                                          </w:p>
                                                        </w:txbxContent>
                                                      </v:textbox>
                                                    </v:oval>
                                                    <v:oval id="1923 Elipse" o:spid="_x0000_s1162" style="position:absolute;left:7733;top:1310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" fillcolor="#92d050" stroked="f" strokeweight="1pt">
                                                      <v:stroke joinstyle="miter"/>
                                                      <v:textbox>
                                                        <w:txbxContent>
                                                          <w:p w14:paraId="21B46D5C" w14:textId="77777777" w:rsidR="00B65AC7" w:rsidRPr="007D3C6C" w:rsidRDefault="00B65AC7" w:rsidP="00B65AC7">
                                                            <w:pPr>
                                                              <w:rPr>
                                                                <w:rFonts w:ascii="Times New Roman" w:eastAsia="Times New Roman" w:hAnsi="Times New Roman" w:cs="Times New Roman"/>
                                                                <w:sz w:val="13"/>
                                                                <w:szCs w:val="13"/>
                                                              </w:rPr>
                                                            </w:pPr>
                                                          </w:p>
                                                        </w:txbxContent>
                                                      </v:textbox>
                                                    </v:oval>
                                                  </v:group>
                                                  <v:group id="1924 Grupo" o:spid="_x0000_s1163" style="position:absolute;left:7828;top:17606;width:2699;height:1143" coordorigin="7828,17606" coordsize="2698,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">
                                                    <v:oval id="1925 Elipse" o:spid="_x0000_s1164" style="position:absolute;left:9352;top:176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" fillcolor="#0070c0" stroked="f" strokeweight="1pt">
                                                      <v:stroke joinstyle="miter"/>
                                                      <v:textbox>
                                                        <w:txbxContent>
                                                          <w:p w14:paraId="64B1582D" w14:textId="77777777" w:rsidR="00B65AC7" w:rsidRPr="007D3C6C" w:rsidRDefault="00B65AC7" w:rsidP="00B65AC7">
                                                            <w:pPr>
                                                              <w:rPr>
                                                                <w:rFonts w:ascii="Times New Roman" w:eastAsia="Times New Roman" w:hAnsi="Times New Roman" w:cs="Times New Roman"/>
                                                                <w:sz w:val="13"/>
                                                                <w:szCs w:val="13"/>
                                                              </w:rPr>
                                                            </w:pPr>
                                                          </w:p>
                                                        </w:txbxContent>
                                                      </v:textbox>
                                                    </v:oval>
                                                    <v:oval id="1926 Elipse" o:spid="_x0000_s1165" style="position:absolute;left:7828;top:17606;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" fillcolor="#92d050" stroked="f" strokeweight="1pt">
                                                      <v:stroke joinstyle="miter"/>
                                                      <v:textbox>
                                                        <w:txbxContent>
                                                          <w:p w14:paraId="015C9791" w14:textId="77777777" w:rsidR="00B65AC7" w:rsidRPr="007D3C6C" w:rsidRDefault="00B65AC7" w:rsidP="00B65AC7">
                                                            <w:pPr>
                                                              <w:rPr>
                                                                <w:rFonts w:ascii="Times New Roman" w:eastAsia="Times New Roman" w:hAnsi="Times New Roman" w:cs="Times New Roman"/>
                                                                <w:sz w:val="13"/>
                                                                <w:szCs w:val="13"/>
                                                              </w:rPr>
                                                            </w:pPr>
                                                          </w:p>
                                                        </w:txbxContent>
                                                      </v:textbox>
                                                    </v:oval>
                                                  </v:group>
                                                </v:group>
                                                <v:oval id="1927 Elipse" o:spid="_x0000_s1166" style="position:absolute;left:8685;top:23869;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" fillcolor="#92d050" stroked="f" strokeweight="1pt">
                                                  <v:stroke joinstyle="miter"/>
                                                  <v:textbox>
                                                    <w:txbxContent>
                                                      <w:p w14:paraId="29B45EBA" w14:textId="77777777" w:rsidR="00B65AC7" w:rsidRPr="007D3C6C" w:rsidRDefault="00B65AC7" w:rsidP="00B65AC7">
                                                        <w:pPr>
                                                          <w:rPr>
                                                            <w:rFonts w:ascii="Times New Roman" w:eastAsia="Times New Roman" w:hAnsi="Times New Roman" w:cs="Times New Roman"/>
                                                            <w:sz w:val="13"/>
                                                            <w:szCs w:val="13"/>
                                                          </w:rPr>
                                                        </w:pPr>
                                                      </w:p>
                                                    </w:txbxContent>
                                                  </v:textbox>
                                                </v:oval>
                                                <v:oval id="1928 Elipse" o:spid="_x0000_s1167" style="position:absolute;left:5569;top:28862;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" fillcolor="#92d050" stroked="f" strokeweight="1pt">
                                                  <v:stroke joinstyle="miter"/>
                                                  <v:textbox>
                                                    <w:txbxContent>
                                                      <w:p w14:paraId="0A9E9C25" w14:textId="77777777" w:rsidR="00B65AC7" w:rsidRPr="007D3C6C" w:rsidRDefault="00B65AC7" w:rsidP="00B65AC7">
                                                        <w:pPr>
                                                          <w:rPr>
                                                            <w:rFonts w:ascii="Times New Roman" w:eastAsia="Times New Roman" w:hAnsi="Times New Roman" w:cs="Times New Roman"/>
                                                            <w:sz w:val="13"/>
                                                            <w:szCs w:val="13"/>
                                                          </w:rPr>
                                                        </w:pPr>
                                                      </w:p>
                                                    </w:txbxContent>
                                                  </v:textbox>
                                                </v:oval>
                                                <v:oval id="1929 Elipse" o:spid="_x0000_s1168" style="position:absolute;left:5540;top:3398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" fillcolor="#92d050" stroked="f" strokeweight="1pt">
                                                  <v:stroke joinstyle="miter"/>
                                                  <v:textbox>
                                                    <w:txbxContent>
                                                      <w:p w14:paraId="7993ACB9" w14:textId="77777777" w:rsidR="00B65AC7" w:rsidRPr="007D3C6C" w:rsidRDefault="00B65AC7" w:rsidP="00B65AC7">
                                                        <w:pPr>
                                                          <w:rPr>
                                                            <w:rFonts w:ascii="Times New Roman" w:eastAsia="Times New Roman" w:hAnsi="Times New Roman" w:cs="Times New Roman"/>
                                                            <w:sz w:val="13"/>
                                                            <w:szCs w:val="13"/>
                                                          </w:rPr>
                                                        </w:pPr>
                                                      </w:p>
                                                    </w:txbxContent>
                                                  </v:textbox>
                                                </v:oval>
                                                <v:oval id="1930 Elipse" o:spid="_x0000_s1169" style="position:absolute;left:5611;top:40122;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" fillcolor="#92d050" stroked="f" strokeweight="1pt">
                                                  <v:stroke joinstyle="miter"/>
                                                  <v:textbox>
                                                    <w:txbxContent>
                                                      <w:p w14:paraId="4FC26EA2" w14:textId="77777777" w:rsidR="00B65AC7" w:rsidRPr="007D3C6C" w:rsidRDefault="00B65AC7" w:rsidP="00B65AC7">
                                                        <w:pPr>
                                                          <w:rPr>
                                                            <w:rFonts w:ascii="Times New Roman" w:eastAsia="Times New Roman" w:hAnsi="Times New Roman" w:cs="Times New Roman"/>
                                                            <w:sz w:val="13"/>
                                                            <w:szCs w:val="13"/>
                                                          </w:rPr>
                                                        </w:pPr>
                                                      </w:p>
                                                    </w:txbxContent>
                                                  </v:textbox>
                                                </v:oval>
                                                <v:oval id="1931 Elipse" o:spid="_x0000_s1170" style="position:absolute;left:5706;top:46035;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" fillcolor="#92d050" stroked="f" strokeweight="1pt">
                                                  <v:stroke joinstyle="miter"/>
                                                  <v:textbox>
                                                    <w:txbxContent>
                                                      <w:p w14:paraId="35F2051B" w14:textId="77777777" w:rsidR="00B65AC7" w:rsidRPr="007D3C6C" w:rsidRDefault="00B65AC7" w:rsidP="00B65AC7">
                                                        <w:pPr>
                                                          <w:rPr>
                                                            <w:rFonts w:ascii="Times New Roman" w:eastAsia="Times New Roman" w:hAnsi="Times New Roman" w:cs="Times New Roman"/>
                                                            <w:sz w:val="13"/>
                                                            <w:szCs w:val="13"/>
                                                          </w:rPr>
                                                        </w:pPr>
                                                      </w:p>
                                                    </w:txbxContent>
                                                  </v:textbox>
                                                </v:oval>
                                                <v:oval id="1932 Elipse" o:spid="_x0000_s1171" style="position:absolute;left:5624;top:51755;width:1174;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" fillcolor="#92d050" stroked="f" strokeweight="1pt">
                                                  <v:stroke joinstyle="miter"/>
                                                  <v:textbox>
                                                    <w:txbxContent>
                                                      <w:p w14:paraId="33742D35" w14:textId="77777777" w:rsidR="00B65AC7" w:rsidRPr="007D3C6C" w:rsidRDefault="00B65AC7" w:rsidP="00B65AC7">
                                                        <w:pPr>
                                                          <w:rPr>
                                                            <w:rFonts w:ascii="Times New Roman" w:eastAsia="Times New Roman" w:hAnsi="Times New Roman" w:cs="Times New Roman"/>
                                                            <w:sz w:val="13"/>
                                                            <w:szCs w:val="13"/>
                                                          </w:rPr>
                                                        </w:pPr>
                                                      </w:p>
                                                    </w:txbxContent>
                                                  </v:textbox>
                                                </v:oval>
                                              </v:group>
                                              <v:group id="1933 Grupo" o:spid="_x0000_s1172" style="position:absolute;left:19289;top:40337;width:25866;height:23918" coordorigin="19289,40337" coordsize="25866,2391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">
                                                <v:oval id="1934 Elipse" o:spid="_x0000_s1173" style="position:absolute;left:43977;top:58540;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" fillcolor="#f93" stroked="f" strokeweight="1pt">
                                                  <v:stroke joinstyle="miter"/>
                                                  <v:textbox>
                                                    <w:txbxContent>
                                                      <w:p w14:paraId="41F7AF04" w14:textId="77777777" w:rsidR="00B65AC7" w:rsidRPr="007D3C6C" w:rsidRDefault="00B65AC7" w:rsidP="00B65AC7">
                                                        <w:pPr>
                                                          <w:rPr>
                                                            <w:rFonts w:ascii="Times New Roman" w:eastAsia="Times New Roman" w:hAnsi="Times New Roman" w:cs="Times New Roman"/>
                                                            <w:sz w:val="13"/>
                                                            <w:szCs w:val="13"/>
                                                          </w:rPr>
                                                        </w:pPr>
                                                      </w:p>
                                                    </w:txbxContent>
                                                  </v:textbox>
                                                </v:oval>
                                                <v:oval id="1935 Elipse" o:spid="_x0000_s1174" style="position:absolute;left:34536;top:55492;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" fillcolor="#f93" stroked="f" strokeweight="1pt">
                                                  <v:stroke joinstyle="miter"/>
                                                  <v:textbox>
                                                    <w:txbxContent>
                                                      <w:p w14:paraId="28E5E3D5" w14:textId="77777777" w:rsidR="00B65AC7" w:rsidRPr="007D3C6C" w:rsidRDefault="00B65AC7" w:rsidP="00B65AC7">
                                                        <w:pPr>
                                                          <w:rPr>
                                                            <w:rFonts w:ascii="Times New Roman" w:eastAsia="Times New Roman" w:hAnsi="Times New Roman" w:cs="Times New Roman"/>
                                                            <w:sz w:val="13"/>
                                                            <w:szCs w:val="13"/>
                                                          </w:rPr>
                                                        </w:pPr>
                                                      </w:p>
                                                    </w:txbxContent>
                                                  </v:textbox>
                                                </v:oval>
                                                <v:oval id="1936 Elipse" o:spid="_x0000_s1175" style="position:absolute;left:43947;top:51385;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" fillcolor="#f93" stroked="f" strokeweight="1pt">
                                                  <v:stroke joinstyle="miter"/>
                                                  <v:textbox>
                                                    <w:txbxContent>
                                                      <w:p w14:paraId="4CC7BA67" w14:textId="77777777" w:rsidR="00B65AC7" w:rsidRPr="007D3C6C" w:rsidRDefault="00B65AC7" w:rsidP="00B65AC7">
                                                        <w:pPr>
                                                          <w:rPr>
                                                            <w:rFonts w:ascii="Times New Roman" w:eastAsia="Times New Roman" w:hAnsi="Times New Roman" w:cs="Times New Roman"/>
                                                            <w:sz w:val="13"/>
                                                            <w:szCs w:val="13"/>
                                                          </w:rPr>
                                                        </w:pPr>
                                                      </w:p>
                                                    </w:txbxContent>
                                                  </v:textbox>
                                                </v:oval>
                                                <v:oval id="1937 Elipse" o:spid="_x0000_s1176" style="position:absolute;left:34552;top:47705;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" fillcolor="#f93" stroked="f" strokeweight="1pt">
                                                  <v:stroke joinstyle="miter"/>
                                                  <v:textbox>
                                                    <w:txbxContent>
                                                      <w:p w14:paraId="2953904A" w14:textId="77777777" w:rsidR="00B65AC7" w:rsidRPr="007D3C6C" w:rsidRDefault="00B65AC7" w:rsidP="00B65AC7">
                                                        <w:pPr>
                                                          <w:rPr>
                                                            <w:rFonts w:ascii="Times New Roman" w:eastAsia="Times New Roman" w:hAnsi="Times New Roman" w:cs="Times New Roman"/>
                                                            <w:sz w:val="13"/>
                                                            <w:szCs w:val="13"/>
                                                          </w:rPr>
                                                        </w:pPr>
                                                      </w:p>
                                                    </w:txbxContent>
                                                  </v:textbox>
                                                </v:oval>
                                                <v:oval id="1938 Elipse" o:spid="_x0000_s1177" style="position:absolute;left:43673;top:43137;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" fillcolor="#f93" stroked="f" strokeweight="1pt">
                                                  <v:stroke joinstyle="miter"/>
                                                  <v:textbox>
                                                    <w:txbxContent>
                                                      <w:p w14:paraId="126CE1A5" w14:textId="77777777" w:rsidR="00B65AC7" w:rsidRPr="007D3C6C" w:rsidRDefault="00B65AC7" w:rsidP="00B65AC7">
                                                        <w:pPr>
                                                          <w:rPr>
                                                            <w:rFonts w:ascii="Times New Roman" w:eastAsia="Times New Roman" w:hAnsi="Times New Roman" w:cs="Times New Roman"/>
                                                            <w:sz w:val="13"/>
                                                            <w:szCs w:val="13"/>
                                                          </w:rPr>
                                                        </w:pPr>
                                                      </w:p>
                                                    </w:txbxContent>
                                                  </v:textbox>
                                                </v:oval>
                                                <v:oval id="1939 Elipse" o:spid="_x0000_s1178" style="position:absolute;left:34558;top:40337;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" fillcolor="#f93" stroked="f" strokeweight="1pt">
                                                  <v:stroke joinstyle="miter"/>
                                                  <v:textbox>
                                                    <w:txbxContent>
                                                      <w:p w14:paraId="3DE1E387" w14:textId="77777777" w:rsidR="00B65AC7" w:rsidRPr="007D3C6C" w:rsidRDefault="00B65AC7" w:rsidP="00B65AC7">
                                                        <w:pPr>
                                                          <w:rPr>
                                                            <w:rFonts w:ascii="Times New Roman" w:eastAsia="Times New Roman" w:hAnsi="Times New Roman" w:cs="Times New Roman"/>
                                                            <w:sz w:val="13"/>
                                                            <w:szCs w:val="13"/>
                                                          </w:rPr>
                                                        </w:pPr>
                                                      </w:p>
                                                    </w:txbxContent>
                                                  </v:textbox>
                                                </v:oval>
                                                <v:oval id="1940 Elipse" o:spid="_x0000_s1179" style="position:absolute;left:34584;top:63112;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" fillcolor="#f93" stroked="f" strokeweight="1pt">
                                                  <v:stroke joinstyle="miter"/>
                                                  <v:textbox>
                                                    <w:txbxContent>
                                                      <w:p w14:paraId="15E6BCBE" w14:textId="77777777" w:rsidR="00B65AC7" w:rsidRPr="007D3C6C" w:rsidRDefault="00B65AC7" w:rsidP="00B65AC7">
                                                        <w:pPr>
                                                          <w:rPr>
                                                            <w:rFonts w:ascii="Times New Roman" w:eastAsia="Times New Roman" w:hAnsi="Times New Roman" w:cs="Times New Roman"/>
                                                            <w:sz w:val="13"/>
                                                            <w:szCs w:val="13"/>
                                                          </w:rPr>
                                                        </w:pPr>
                                                      </w:p>
                                                    </w:txbxContent>
                                                  </v:textbox>
                                                </v:oval>
                                                <v:oval id="1941 Elipse" o:spid="_x0000_s1180" style="position:absolute;left:19414;top:60256;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" fillcolor="#f93" stroked="f" strokeweight="1pt">
                                                  <v:stroke joinstyle="miter"/>
                                                  <v:textbox>
                                                    <w:txbxContent>
                                                      <w:p w14:paraId="67F6B11D" w14:textId="77777777" w:rsidR="00B65AC7" w:rsidRPr="007D3C6C" w:rsidRDefault="00B65AC7" w:rsidP="00B65AC7">
                                                        <w:pPr>
                                                          <w:rPr>
                                                            <w:rFonts w:ascii="Times New Roman" w:eastAsia="Times New Roman" w:hAnsi="Times New Roman" w:cs="Times New Roman"/>
                                                            <w:sz w:val="13"/>
                                                            <w:szCs w:val="13"/>
                                                          </w:rPr>
                                                        </w:pPr>
                                                      </w:p>
                                                    </w:txbxContent>
                                                  </v:textbox>
                                                </v:oval>
                                                <v:oval id="1942 Elipse" o:spid="_x0000_s1181" style="position:absolute;left:19353;top:55817;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" fillcolor="#f93" stroked="f" strokeweight="1pt">
                                                  <v:stroke joinstyle="miter"/>
                                                  <v:textbox>
                                                    <w:txbxContent>
                                                      <w:p w14:paraId="51493356" w14:textId="77777777" w:rsidR="00B65AC7" w:rsidRPr="007D3C6C" w:rsidRDefault="00B65AC7" w:rsidP="00B65AC7">
                                                        <w:pPr>
                                                          <w:rPr>
                                                            <w:rFonts w:ascii="Times New Roman" w:eastAsia="Times New Roman" w:hAnsi="Times New Roman" w:cs="Times New Roman"/>
                                                            <w:sz w:val="13"/>
                                                            <w:szCs w:val="13"/>
                                                          </w:rPr>
                                                        </w:pPr>
                                                      </w:p>
                                                    </w:txbxContent>
                                                  </v:textbox>
                                                </v:oval>
                                                <v:oval id="1943 Elipse" o:spid="_x0000_s1182" style="position:absolute;left:19289;top:51385;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" fillcolor="#f93" stroked="f" strokeweight="1pt">
                                                  <v:stroke joinstyle="miter"/>
                                                  <v:textbox>
                                                    <w:txbxContent>
                                                      <w:p w14:paraId="2F1930FE" w14:textId="77777777" w:rsidR="00B65AC7" w:rsidRPr="007D3C6C" w:rsidRDefault="00B65AC7" w:rsidP="00B65AC7">
                                                        <w:pPr>
                                                          <w:rPr>
                                                            <w:rFonts w:ascii="Times New Roman" w:eastAsia="Times New Roman" w:hAnsi="Times New Roman" w:cs="Times New Roman"/>
                                                            <w:sz w:val="13"/>
                                                            <w:szCs w:val="13"/>
                                                          </w:rPr>
                                                        </w:pPr>
                                                      </w:p>
                                                    </w:txbxContent>
                                                  </v:textbox>
                                                </v:oval>
                                              </v:group>
                                            </v:group>
                                            <v:shape id="Cuadro de texto 423" o:spid="_x0000_s1183" type="#_x0000_t202" style="position:absolute;left:19734;top:15296;width:7271;height:24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" fillcolor="window" stroked="f" strokeweight="1.5pt">
                                              <v:textbox>
                                                <w:txbxContent>
                                                  <w:p w14:paraId="6CDF3D79"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 xml:space="preserve">Incentivos </w:t>
                                                    </w:r>
                                                  </w:p>
                                                </w:txbxContent>
                                              </v:textbox>
                                            </v:shape>
                                            <v:shape id="Cuadro de texto 424" o:spid="_x0000_s1184" type="#_x0000_t202" style="position:absolute;left:19607;top:19534;width:8236;height:285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" fillcolor="window" stroked="f" strokeweight="1.5pt">
                                              <v:textbox>
                                                <w:txbxContent>
                                                  <w:p w14:paraId="602353A5"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color w:val="000000"/>
                                                        <w:sz w:val="13"/>
                                                        <w:szCs w:val="13"/>
                                                        <w14:shadow w14:blurRad="38100" w14:dist="19050" w14:dir="2700000" w14:sx="100000" w14:sy="100000" w14:kx="0" w14:ky="0" w14:algn="tl">
                                                          <w14:srgbClr w14:val="000000">
                                                            <w14:alpha w14:val="60000"/>
                                                          </w14:srgbClr>
                                                        </w14:shadow>
                                                      </w:rPr>
                                                      <w:t>Materiales</w:t>
                                                    </w:r>
                                                  </w:p>
                                                </w:txbxContent>
                                              </v:textbox>
                                            </v:shape>
                                            <v:group id="1946 Grupo" o:spid="_x0000_s1185" style="position:absolute;left:19238;top:15182;width:7906;height:11824" coordorigin="19238,15182" coordsize="7905,1182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">
                                              <v:roundrect id="1947 Rectángulo redondeado" o:spid="_x0000_s1186" style="position:absolute;left:19238;top:15182;width:7906;height:11633;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" filled="f" strokecolor="#c00000" strokeweight="1.5pt">
                                                <v:stroke dashstyle="dash" joinstyle="miter"/>
                                                <v:textbox>
                                                  <w:txbxContent>
                                                    <w:p w14:paraId="770A9FB4" w14:textId="77777777" w:rsidR="007D3C6C" w:rsidRPr="007D3C6C" w:rsidRDefault="007D3C6C" w:rsidP="00B65AC7">
                                                      <w:pPr>
                                                        <w:rPr>
                                                          <w:rFonts w:ascii="Times New Roman" w:eastAsia="Times New Roman" w:hAnsi="Times New Roman" w:cs="Times New Roman"/>
                                                          <w:sz w:val="13"/>
                                                          <w:szCs w:val="13"/>
                                                        </w:rPr>
                                                      </w:pPr>
                                                    </w:p>
                                                  </w:txbxContent>
                                                </v:textbox>
                                              </v:roundrect>
                                              <v:shape id="Cuadro de texto 427" o:spid="_x0000_s1187" type="#_x0000_t202" style="position:absolute;left:19353;top:23869;width:6274;height:313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" filled="f" stroked="f" strokeweight="1.5pt">
                                                <v:textbox>
                                                  <w:txbxContent>
                                                    <w:p w14:paraId="1573DB0A" w14:textId="77777777" w:rsidR="00B65AC7" w:rsidRPr="007D3C6C" w:rsidRDefault="00B65AC7" w:rsidP="00B65AC7">
                                                      <w:pPr>
                                                        <w:pStyle w:val="NormalWeb"/>
                                                        <w:spacing w:before="0" w:beforeAutospacing="0" w:after="0" w:afterAutospacing="0" w:line="256" w:lineRule="auto"/>
                                                        <w:jc w:val="center"/>
                                                        <w:rPr>
                                                          <w:sz w:val="13"/>
                                                          <w:szCs w:val="13"/>
                                                        </w:rPr>
                                                      </w:pPr>
                                                      <w:r w:rsidRPr="007D3C6C">
                                                        <w:rPr>
                                                          <w:rFonts w:eastAsia="Calibri"/>
                                                          <w:b/>
                                                          <w:bCs/>
                                                          <w:color w:val="C00000"/>
                                                          <w:sz w:val="13"/>
                                                          <w:szCs w:val="13"/>
                                                          <w14:shadow w14:blurRad="38100" w14:dist="19050" w14:dir="2700000" w14:sx="100000" w14:sy="100000" w14:kx="0" w14:ky="0" w14:algn="tl">
                                                            <w14:srgbClr w14:val="000000">
                                                              <w14:alpha w14:val="60000"/>
                                                            </w14:srgbClr>
                                                          </w14:shadow>
                                                        </w:rPr>
                                                        <w:t>MO-C-P</w:t>
                                                      </w:r>
                                                    </w:p>
                                                  </w:txbxContent>
                                                </v:textbox>
                                              </v:shape>
                                              <v:group id="1949 Grupo" o:spid="_x0000_s1188" style="position:absolute;left:21544;top:17201;width:3651;height:1143" coordorigin="21544,17201" coordsize="3651,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">
                                                <v:oval id="1950 Elipse" o:spid="_x0000_s1189" style="position:absolute;left:21544;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" fillcolor="#0070c0" stroked="f" strokeweight="1pt">
                                                  <v:stroke joinstyle="miter"/>
                                                  <v:textbox>
                                                    <w:txbxContent>
                                                      <w:p w14:paraId="524608C3" w14:textId="77777777" w:rsidR="00B65AC7" w:rsidRPr="007D3C6C" w:rsidRDefault="00B65AC7" w:rsidP="00B65AC7">
                                                        <w:pPr>
                                                          <w:rPr>
                                                            <w:rFonts w:ascii="Times New Roman" w:eastAsia="Times New Roman" w:hAnsi="Times New Roman" w:cs="Times New Roman"/>
                                                            <w:sz w:val="13"/>
                                                            <w:szCs w:val="13"/>
                                                          </w:rPr>
                                                        </w:pPr>
                                                      </w:p>
                                                    </w:txbxContent>
                                                  </v:textbox>
                                                </v:oval>
                                                <v:oval id="1951 Elipse" o:spid="_x0000_s1190" style="position:absolute;left:24020;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" fillcolor="#f93" stroked="f" strokeweight="1pt">
                                                  <v:stroke joinstyle="miter"/>
                                                  <v:textbox>
                                                    <w:txbxContent>
                                                      <w:p w14:paraId="7FBFF732" w14:textId="77777777" w:rsidR="00B65AC7" w:rsidRPr="007D3C6C" w:rsidRDefault="00B65AC7" w:rsidP="00B65AC7">
                                                        <w:pPr>
                                                          <w:rPr>
                                                            <w:rFonts w:ascii="Times New Roman" w:eastAsia="Times New Roman" w:hAnsi="Times New Roman" w:cs="Times New Roman"/>
                                                            <w:sz w:val="13"/>
                                                            <w:szCs w:val="13"/>
                                                          </w:rPr>
                                                        </w:pPr>
                                                      </w:p>
                                                    </w:txbxContent>
                                                  </v:textbox>
                                                </v:oval>
                                                <v:oval id="1952 Elipse" o:spid="_x0000_s1191" style="position:absolute;left:22782;top:17201;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" fillcolor="#92d050" stroked="f" strokeweight="1pt">
                                                  <v:stroke joinstyle="miter"/>
                                                  <v:textbox>
                                                    <w:txbxContent>
                                                      <w:p w14:paraId="4A6ED2D3" w14:textId="77777777" w:rsidR="00B65AC7" w:rsidRPr="007D3C6C" w:rsidRDefault="00B65AC7" w:rsidP="00B65AC7">
                                                        <w:pPr>
                                                          <w:rPr>
                                                            <w:rFonts w:ascii="Times New Roman" w:eastAsia="Times New Roman" w:hAnsi="Times New Roman" w:cs="Times New Roman"/>
                                                            <w:sz w:val="13"/>
                                                            <w:szCs w:val="13"/>
                                                          </w:rPr>
                                                        </w:pPr>
                                                      </w:p>
                                                    </w:txbxContent>
                                                  </v:textbox>
                                                </v:oval>
                                              </v:group>
                                              <v:group id="1953 Grupo" o:spid="_x0000_s1192" style="position:absolute;left:21798;top:21678;width:3651;height:1143" coordorigin="21798,21678" coordsize="3651,11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">
                                                <v:oval id="1954 Elipse" o:spid="_x0000_s1193" style="position:absolute;left:21798;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" fillcolor="#0070c0" stroked="f" strokeweight="1pt">
                                                  <v:stroke joinstyle="miter"/>
                                                  <v:textbox>
                                                    <w:txbxContent>
                                                      <w:p w14:paraId="070CC2F5" w14:textId="77777777" w:rsidR="00B65AC7" w:rsidRPr="007D3C6C" w:rsidRDefault="00B65AC7" w:rsidP="00B65AC7">
                                                        <w:pPr>
                                                          <w:rPr>
                                                            <w:rFonts w:ascii="Times New Roman" w:eastAsia="Times New Roman" w:hAnsi="Times New Roman" w:cs="Times New Roman"/>
                                                            <w:sz w:val="13"/>
                                                            <w:szCs w:val="13"/>
                                                          </w:rPr>
                                                        </w:pPr>
                                                      </w:p>
                                                    </w:txbxContent>
                                                  </v:textbox>
                                                </v:oval>
                                                <v:oval id="1955 Elipse" o:spid="_x0000_s1194" style="position:absolute;left:24274;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" fillcolor="#f93" stroked="f" strokeweight="1pt">
                                                  <v:stroke joinstyle="miter"/>
                                                  <v:textbox>
                                                    <w:txbxContent>
                                                      <w:p w14:paraId="03A59904" w14:textId="77777777" w:rsidR="00B65AC7" w:rsidRPr="007D3C6C" w:rsidRDefault="00B65AC7" w:rsidP="00B65AC7">
                                                        <w:pPr>
                                                          <w:rPr>
                                                            <w:rFonts w:ascii="Times New Roman" w:eastAsia="Times New Roman" w:hAnsi="Times New Roman" w:cs="Times New Roman"/>
                                                            <w:sz w:val="13"/>
                                                            <w:szCs w:val="13"/>
                                                          </w:rPr>
                                                        </w:pPr>
                                                      </w:p>
                                                    </w:txbxContent>
                                                  </v:textbox>
                                                </v:oval>
                                                <v:oval id="1956 Elipse" o:spid="_x0000_s1195" style="position:absolute;left:23036;top:21678;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" fillcolor="#92d050" stroked="f" strokeweight="1pt">
                                                  <v:stroke joinstyle="miter"/>
                                                  <v:textbox>
                                                    <w:txbxContent>
                                                      <w:p w14:paraId="2D7282B4" w14:textId="77777777" w:rsidR="00B65AC7" w:rsidRPr="007D3C6C" w:rsidRDefault="00B65AC7" w:rsidP="00B65AC7">
                                                        <w:pPr>
                                                          <w:rPr>
                                                            <w:rFonts w:ascii="Times New Roman" w:eastAsia="Times New Roman" w:hAnsi="Times New Roman" w:cs="Times New Roman"/>
                                                            <w:sz w:val="13"/>
                                                            <w:szCs w:val="13"/>
                                                          </w:rPr>
                                                        </w:pPr>
                                                      </w:p>
                                                    </w:txbxContent>
                                                  </v:textbox>
                                                </v:oval>
                                              </v:group>
                                            </v:group>
                                          </v:group>
                                          <v:shape id="1957 Conector angular" o:spid="_x0000_s1196" type="#_x0000_t34" style="position:absolute;left:23150;top:8293;width:5968;height:1522;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" adj="5722" strokecolor="#0070c0" strokeweight=".5pt">
                                            <v:stroke endarrow="block"/>
                                          </v:shape>
                                          <v:shape id="1958 Conector angular" o:spid="_x0000_s1197" type="#_x0000_t34" style="position:absolute;left:21502;top:8167;width:2838;height:4904;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" strokecolor="#0070c0" strokeweight=".5pt">
                                            <v:stroke endarrow="block"/>
                                          </v:shape>
                                          <v:shape id="1959 Conector angular" o:spid="_x0000_s1198" type="#_x0000_t34" style="position:absolute;left:14149;top:5295;width:5402;height:8235;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" strokecolor="#0070c0" strokeweight=".5pt">
                                            <v:stroke endarrow="block"/>
                                          </v:shape>
                                          <v:shape id="1960 Conector angular" o:spid="_x0000_s1199" type="#_x0000_t34" style="position:absolute;left:31195;top:7295;width:5875;height:623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" adj="10986" strokecolor="#0070c0" strokeweight=".5pt">
                                            <v:stroke endarrow="block"/>
                                          </v:shape>
                                          <v:shape id="1961 Conector angular" o:spid="_x0000_s1200" type="#_x0000_t34" style="position:absolute;left:31195;top:7477;width:15388;height:605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" adj="17198" strokecolor="#0070c0" strokeweight=".5pt">
                                            <v:stroke endarrow="block"/>
                                          </v:shape>
                                          <v:shape id="1962 Conector angular" o:spid="_x0000_s1201" type="#_x0000_t34" style="position:absolute;left:31195;top:11582;width:14923;height:194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" adj="17764" strokecolor="#0070c0" strokeweight=".5pt">
                                            <v:stroke endarrow="block"/>
                                          </v:shape>
                                        </v:group>
                                        <v:shape id="1963 Conector angular" o:spid="_x0000_s1202" type="#_x0000_t34" style="position:absolute;left:31195;top:11962;width:5208;height:1568;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" adj="12481" strokecolor="#0070c0" strokeweight=".5pt">
                                          <v:stroke endarrow="block"/>
                                        </v:shape>
                                      </v:group>
                                      <v:shape id="1964 Conector angular" o:spid="_x0000_s1203" type="#_x0000_t34" style="position:absolute;left:31195;top:13530;width:16352;height:967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" adj="16219" strokecolor="#0070c0" strokeweight=".5pt">
                                        <v:stroke endarrow="block"/>
                                      </v:shape>
                                      <v:shape id="1965 Conector angular" o:spid="_x0000_s1204" type="#_x0000_t34" style="position:absolute;left:31195;top:13530;width:4065;height:11672;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" adj="15914" strokecolor="#0070c0" strokeweight=".5pt">
                                        <v:stroke endarrow="block"/>
                                      </v:shape>
                                      <v:shape id="1966 Conector angular" o:spid="_x0000_s1205" type="#_x0000_t34" style="position:absolute;left:19551;top:13530;width:1993;height:4243;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" adj="-19762" strokecolor="#0070c0" strokeweight=".5pt">
                                        <v:stroke endarrow="block"/>
                                      </v:shape>
                                      <v:shape id="1967 Conector angular" o:spid="_x0000_s1206" type="#_x0000_t34" style="position:absolute;left:31195;top:13530;width:4827;height:7291;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" adj="13293" strokecolor="#0070c0" strokeweight=".5pt">
                                        <v:stroke endarrow="block"/>
                                      </v:shape>
                                      <v:shape id="1968 Conector angular" o:spid="_x0000_s1207" type="#_x0000_t34" style="position:absolute;left:31195;top:13530;width:15019;height:576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" adj="17647" strokecolor="#0070c0" strokeweight=".5pt">
                                        <v:stroke endarrow="block"/>
                                      </v:shape>
                                      <v:shape id="1969 Conector angular" o:spid="_x0000_s1208" type="#_x0000_t34" style="position:absolute;left:31195;top:13530;width:15685;height:1957;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" adj="16868" strokecolor="#0070c0" strokeweight=".5pt">
                                        <v:stroke endarrow="block"/>
                                      </v:shape>
                                    </v:group>
                                    <v:shape id="1970 Conector angular" o:spid="_x0000_s1209" type="#_x0000_t34" style="position:absolute;left:31195;top:13530;width:15876;height:15673;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" adj="16657" strokecolor="#0070c0" strokeweight=".5pt">
                                      <v:stroke endarrow="block"/>
                                    </v:shape>
                                    <v:shape id="1971 Conector angular" o:spid="_x0000_s1210" type="#_x0000_t34" style="position:absolute;left:10336;top:9676;width:9215;height:3854;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" adj="10681" strokecolor="#0070c0" strokeweight=".5pt">
                                      <v:stroke endarrow="block"/>
                                    </v:shape>
                                    <v:shape id="1972 Conector angular" o:spid="_x0000_s1211" type="#_x0000_t34" style="position:absolute;left:31195;top:13530;width:16539;height:2015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" adj="16025" strokecolor="#0070c0" strokeweight=".5pt">
                                      <v:stroke endarrow="block"/>
                                    </v:shape>
                                  </v:group>
                                  <v:shape id="1973 Conector angular" o:spid="_x0000_s1212" type="#_x0000_t34" style="position:absolute;left:10527;top:13530;width:9024;height:4528;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" adj="10921" strokecolor="#0070c0" strokeweight=".5pt">
                                    <v:stroke endarrow="block"/>
                                  </v:shape>
                                  <v:shape id="1974 Conector angular" o:spid="_x0000_s1213" type="#_x0000_t34" style="position:absolute;left:10431;top:13530;width:9120;height:14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" strokecolor="#0070c0" strokeweight=".5pt">
                                    <v:stroke endarrow="block"/>
                                  </v:shape>
                                </v:group>
                                <v:shape id="1975 Conector angular" o:spid="_x0000_s1214" type="#_x0000_t34" style="position:absolute;left:19551;top:13530;width:2247;height:8719;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" adj="-17528" strokecolor="#0070c0" strokeweight=".5pt">
                                  <v:stroke endarrow="block"/>
                                </v:shape>
                              </v:group>
                              <v:shapetype id="_x0000_t33" coordsize="21600,21600" o:spt="33" o:oned="t" path="m,l21600,r,21600e" filled="f">
                                <v:stroke joinstyle="miter"/>
                                <v:path arrowok="t" fillok="f" o:connecttype="none"/>
                                <o:lock v:ext="edit" shapetype="t"/>
                              </v:shapetype>
                              <v:shape id="1976 Conector angular" o:spid="_x0000_s1215" type="#_x0000_t33" style="position:absolute;left:9274;top:25012;width:3503;height:3484;rotation:18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" strokecolor="#92d050" strokeweight=".5pt">
                                <v:stroke endarrow="block"/>
                              </v:shape>
                              <v:shape id="1977 Conector angular" o:spid="_x0000_s1216" type="#_x0000_t34" style="position:absolute;left:6798;top:28496;width:5979;height:23830;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" strokecolor="#92d050" strokeweight=".5pt">
                                <v:stroke endarrow="block"/>
                              </v:shape>
                              <v:shape id="1978 Conector angular" o:spid="_x0000_s1217" type="#_x0000_t34" style="position:absolute;left:15516;top:19269;width:8780;height:6929;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" adj="18018" strokecolor="#92d050" strokeweight=".5pt">
                                <v:stroke endarrow="block"/>
                              </v:shape>
                              <v:shape id="1979 Conector angular" o:spid="_x0000_s1218" type="#_x0000_t34" style="position:absolute;left:17881;top:21381;width:4303;height:7183;rotation:9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" adj="15282" strokecolor="#92d050" strokeweight=".5pt">
                                <v:stroke endarrow="block"/>
                              </v:shape>
                              <v:shape id="1980 Conector angular" o:spid="_x0000_s1219" type="#_x0000_t34" style="position:absolute;left:6881;top:28496;width:5896;height:18111;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" strokecolor="#92d050" strokeweight=".5pt">
                                <v:stroke endarrow="block"/>
                              </v:shape>
                              <v:shape id="1981 Conector angular" o:spid="_x0000_s1220" type="#_x0000_t34" style="position:absolute;left:6786;top:28496;width:5991;height:1219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" strokecolor="#92d050" strokeweight=".5pt">
                                <v:stroke endarrow="block"/>
                              </v:shape>
                              <v:shape id="1982 Conector angular" o:spid="_x0000_s1221" type="#_x0000_t34" style="position:absolute;left:6715;top:28496;width:6062;height:6056;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" strokecolor="#92d050" strokeweight=".5pt">
                                <v:stroke endarrow="block"/>
                              </v:shape>
                              <v:shape id="1983 Conector angular" o:spid="_x0000_s1222" type="#_x0000_t34" style="position:absolute;left:6744;top:28496;width:6033;height:937;rotation:18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" strokecolor="#92d050" strokeweight=".5pt">
                                <v:stroke endarrow="block"/>
                              </v:shape>
                            </v:group>
                            <v:shape id="1984 Conector angular" o:spid="_x0000_s1223" type="#_x0000_t34" style="position:absolute;left:12777;top:28496;width:6461;height:5183;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" adj="-9997" strokecolor="#92d050" strokeweight=".5pt">
                              <v:stroke endarrow="block"/>
                            </v:shape>
                            <v:shape id="1985 Conector angular" o:spid="_x0000_s1224" type="#_x0000_t34" style="position:absolute;left:12777;top:28496;width:6271;height:9470;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" adj="-10301" strokecolor="#92d050" strokeweight=".5pt">
                              <v:stroke endarrow="block"/>
                            </v:shape>
                            <v:shape id="1986 Conector angular" o:spid="_x0000_s1225" type="#_x0000_t34" style="position:absolute;left:12777;top:28496;width:6366;height:13470;rotation:180;flip:x 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" adj="-10344" strokecolor="#92d050" strokeweight=".5pt">
                              <v:stroke endarrow="block"/>
                            </v:shape>
                            <v:shape id="1987 Conector angular" o:spid="_x0000_s1226" type="#_x0000_t33" style="position:absolute;left:23083;top:28647;width:3905;height:616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" strokecolor="#f93" strokeweight=".5pt">
                              <v:stroke endarrow="block"/>
                            </v:shape>
                            <v:shape id="1988 Conector angular" o:spid="_x0000_s1227" type="#_x0000_t33" style="position:absolute;left:20845;top:30694;width:8191;height:6351;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" strokecolor="#f93" strokeweight=".5pt">
                              <v:stroke endarrow="block"/>
                            </v:shape>
                            <v:shape id="1989 Conector angular" o:spid="_x0000_s1228" type="#_x0000_t33" style="position:absolute;left:18892;top:32742;width:12191;height:625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" strokecolor="#f93" strokeweight=".5pt">
                              <v:stroke endarrow="block"/>
                            </v:shape>
                          </v:group>
                          <v:shape id="1990 Conector angular" o:spid="_x0000_s1229" type="#_x0000_t33" style="position:absolute;left:21893;top:21074;width:9525;height:2921;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" strokecolor="#f93" strokeweight=".5pt">
                            <v:stroke endarrow="block"/>
                          </v:shape>
                          <v:shape id="1991 Conector angular" o:spid="_x0000_s1230" type="#_x0000_t33" style="position:absolute;left:24259;top:23439;width:5048;height:2667;rotation:9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" strokecolor="#f93" strokeweight=".5pt">
                            <v:stroke endarrow="block"/>
                          </v:shape>
                          <v:shape id="1992 Conector angular" o:spid="_x0000_s1231" type="#_x0000_t33" style="position:absolute;left:13200;top:37040;width:22182;height:7650;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" strokecolor="#f93" strokeweight=".5pt">
                            <v:stroke endarrow="block"/>
                          </v:shape>
                          <v:shape id="1993 Conector angular" o:spid="_x0000_s1232" type="#_x0000_t33" style="position:absolute;left:25769;top:32121;width:11135;height:6442;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" strokecolor="#f93" strokeweight=".5pt">
                            <v:stroke endarrow="block"/>
                          </v:shape>
                          <v:shape id="1994 Conector angular" o:spid="_x0000_s1233" type="#_x0000_t33" style="position:absolute;left:11016;top:39288;width:26614;height:7586;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" strokecolor="#f93" strokeweight=".5pt">
                            <v:stroke endarrow="block"/>
                          </v:shape>
                          <v:shape id="1995 Conector angular" o:spid="_x0000_s1234" type="#_x0000_t34" style="position:absolute;left:28116;top:29774;width:15557;height:13934;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" adj="-81" strokecolor="#f93" strokeweight=".5pt">
                            <v:stroke endarrow="block"/>
                          </v:shape>
                        </v:group>
                        <v:shape id="1996 Conector angular" o:spid="_x0000_s1235" type="#_x0000_t33" style="position:absolute;left:22082;top:35808;width:18503;height:6436;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" strokecolor="#f93" strokeweight=".5pt">
                          <v:stroke endarrow="block"/>
                        </v:shape>
                        <v:shape id="1997 Conector angular" o:spid="_x0000_s1236" type="#_x0000_t33" style="position:absolute;left:8827;top:41538;width:31053;height:7525;rotation: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" strokecolor="#f93" strokeweight=".5pt">
                          <v:stroke endarrow="block"/>
                        </v:shape>
                        <v:shape id="1998 Conector angular" o:spid="_x0000_s1237" type="#_x0000_t33" style="position:absolute;left:24941;top:32949;width:22182;height:1583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" strokecolor="#f93" strokeweight=".5pt">
                          <v:stroke endarrow="block"/>
                        </v:shape>
                        <v:shape id="1999 Conector angular" o:spid="_x0000_s1238" type="#_x0000_t33" style="position:absolute;left:18181;top:39709;width:26290;height:6420;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" strokecolor="#f93" strokeweight=".5pt">
                          <v:stroke endarrow="block"/>
                        </v:shape>
                        <v:shape id="2000 Conector angular" o:spid="_x0000_s1239" type="#_x0000_t33" style="position:absolute;left:21378;top:36512;width:29337;height:15861;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" strokecolor="#f93" strokeweight=".5pt">
                          <v:stroke endarrow="block"/>
                        </v:shape>
                        <v:shape id="2001 Conector angular" o:spid="_x0000_s1240" type="#_x0000_t33" style="position:absolute;left:14393;top:43494;width:33908;height:6468;rotation:90;flip:x;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" strokecolor="#f93" strokeweight=".5pt">
                          <v:stroke endarrow="block"/>
                        </v:shape>
                      </v:group>
                      <v:shape id="2002 Conector angular" o:spid="_x0000_s1241" type="#_x0000_t34" style="position:absolute;left:33259;top:7295;width:6530;height:21240;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" adj="28776" strokecolor="#f93" strokeweight=".5pt">
                        <v:stroke endarrow="block"/>
                      </v:shape>
                      <v:shape id="2003 Conector angular" o:spid="_x0000_s1242" type="#_x0000_t34" style="position:absolute;left:33259;top:11962;width:5861;height:1657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" adj="32050" strokecolor="#f93" strokeweight=".5pt">
                        <v:stroke endarrow="block"/>
                      </v:shape>
                      <v:shape id="2004 Conector angular" o:spid="_x0000_s1243" type="#_x0000_t34" style="position:absolute;left:33256;top:25202;width:4718;height:3333;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" adj="39870" strokecolor="#f93" strokeweight=".5pt">
                        <v:stroke endarrow="block"/>
                      </v:shape>
                      <v:shape id="2005 Conector angular" o:spid="_x0000_s1244" type="#_x0000_t34" style="position:absolute;left:33259;top:20820;width:5480;height:7715;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" adj="34278" strokecolor="#f93" strokeweight=".5pt">
                        <v:stroke endarrow="block"/>
                      </v:shape>
                      <v:shape id="2006 Conector angular" o:spid="_x0000_s1245" type="#_x0000_t33" style="position:absolute;left:38736;top:19868;width:9604;height:952;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" strokecolor="#f93" strokeweight=".5pt">
                        <v:stroke endarrow="block"/>
                      </v:shape>
                      <v:shape id="2007 Conector angular" o:spid="_x0000_s1246" type="#_x0000_t33" style="position:absolute;left:37974;top:23773;width:11699;height:1429;flip:y;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" strokecolor="#f93" strokeweight=".5pt">
                        <v:stroke endarrow="block"/>
                      </v:shape>
                      <v:shapetype id="_x0000_t35" coordsize="21600,21600" o:spt="35" o:oned="t" adj="10800,10800" path="m,l@0,0@0@1,21600@1,21600,21600e" filled="f">
                        <v:stroke joinstyle="miter"/>
                        <v:formulas>
                          <v:f eqn="val #0"/>
                          <v:f eqn="val #1"/>
                          <v:f eqn="mid #0 width"/>
                          <v:f eqn="prod #1 1 2"/>
                        </v:formulas>
                        <v:path arrowok="t" fillok="f" o:connecttype="none"/>
                        <v:handles>
                          <v:h position="#0,@3"/>
                          <v:h position="@2,#1"/>
                        </v:handles>
                        <o:lock v:ext="edit" shapetype="t"/>
                      </v:shapetype>
                      <v:shape id="2008 Conector angular" o:spid="_x0000_s1247" type="#_x0000_t35" style="position:absolute;left:33256;top:28535;width:15941;height:1239;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" adj="11787,39865" strokecolor="#f93" strokeweight=".5pt">
                        <v:stroke endarrow="block"/>
                      </v:shape>
                      <v:shape id="2009 Conector angular" o:spid="_x0000_s1248" type="#_x0000_t35" style="position:absolute;left:33256;top:28535;width:16604;height:5715;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" adj="11333,26637" strokecolor="#f93" strokeweight=".5pt">
                        <v:stroke endarrow="block"/>
                      </v:shape>
                    </v:group>
                    <v:shape id="2010 Conector angular" o:spid="_x0000_s1249" type="#_x0000_t35" style="position:absolute;left:39117;top:11962;width:9889;height:4096;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" adj="6197,27124" strokecolor="#f93" strokeweight=".5pt">
                      <v:stroke endarrow="block"/>
                    </v:shape>
                    <v:shape id="2011 Conector angular" o:spid="_x0000_s1250" type="#_x0000_t35" style="position:absolute;left:39121;top:11963;width:9130;height:190;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" adj="6715,151175" strokecolor="#f93" strokeweight=".5pt">
                      <v:stroke endarrow="block"/>
                    </v:shape>
                    <v:shape id="2012 Conector angular" o:spid="_x0000_s1251" type="#_x0000_t35" style="position:absolute;left:39790;top:7295;width:8925;height:658;visibility:visible;mso-wrap-style:square" o:connectortype="elbow"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" adj="5379,62239" strokecolor="#f93" strokeweight=".5pt">
                      <v:stroke endarrow="block"/>
                    </v:shape>
                  </v:group>
                </v:group>
                <v:group id="297 Grupo" o:spid="_x0000_s1252" style="position:absolute;width:63617;height:66500" coordsize="63617,66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">
                  <v:group id="257 Grupo" o:spid="_x0000_s1253" style="position:absolute;left:10425;width:25640;height:7916" coordorigin="10425" coordsize="25640,79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250 Imagen" o:spid="_x0000_s1254" type="#_x0000_t75" style="position:absolute;left:10425;top:1143;width:4848;height:47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">
                      <v:imagedata r:id="rId15" o:title="" croptop="468f" cropbottom="60054f" cropleft="10338f" cropright="50410f"/>
                    </v:shape>
                    <v:shape id="253 Imagen" o:spid="_x0000_s1255" type="#_x0000_t75" style="position:absolute;left:22435;top:2588;width:5532;height:532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">
                      <v:imagedata r:id="rId15" o:title="" croptop="3155f" cropbottom="56812f" cropleft="18682f" cropright="41820f"/>
                    </v:shape>
                    <v:shape id="255 Imagen" o:spid="_x0000_s1256" type="#_x0000_t75" style="position:absolute;left:30941;width:5124;height:48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">
                      <v:imagedata r:id="rId15" o:title="" cropbottom="60460f" cropleft="23641f" cropright="37243f"/>
                    </v:shape>
                  </v:group>
                  <v:group id="264 Grupo" o:spid="_x0000_s1257" style="position:absolute;top:21789;width:9898;height:34118" coordorigin=",21789" coordsize="9898,34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">
                    <v:shape id="258 Imagen" o:spid="_x0000_s1258" type="#_x0000_t75" style="position:absolute;left:4913;top:21789;width:4985;height:49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">
                      <v:imagedata r:id="rId15" o:title="" croptop="21003f" cropbottom="39331f" cropleft="7080f" cropright="53919f"/>
                    </v:shape>
                    <v:shape id="259 Imagen" o:spid="_x0000_s1259" type="#_x0000_t75" style="position:absolute;left:405;top:27048;width:5411;height:48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">
                      <v:imagedata r:id="rId15" o:title="" croptop="27348f" cropbottom="33170f" cropleft="3685f" cropright="56927f"/>
                    </v:shape>
                    <v:shape id="260 Imagen" o:spid="_x0000_s1260" type="#_x0000_t75" style="position:absolute;top:32516;width:5770;height:485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">
                      <v:imagedata r:id="rId15" o:title="" croptop="32539f" cropbottom="27920f" cropleft="3356f" cropright="56927f"/>
                    </v:shape>
                    <v:shape id="261 Imagen" o:spid="_x0000_s1261" type="#_x0000_t75" style="position:absolute;left:272;top:38387;width:5635;height:529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">
                      <v:imagedata r:id="rId15" o:title="" croptop="38125f" cropbottom="21880f" cropleft="3481f" cropright="56927f"/>
                    </v:shape>
                    <v:shape id="262 Imagen" o:spid="_x0000_s1262" type="#_x0000_t75" style="position:absolute;left:136;top:44266;width:5668;height:55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">
                      <v:imagedata r:id="rId15" o:title="" croptop="43539f" cropbottom="16505f" cropleft="3729f" cropright="56927f"/>
                    </v:shape>
                    <v:shape id="263 Imagen" o:spid="_x0000_s1263" type="#_x0000_t75" style="position:absolute;left:409;top:49820;width:5783;height:60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">
                      <v:imagedata r:id="rId15" o:title="" croptop="49345f" cropbottom="10592f" cropleft="3978f" cropright="56927f"/>
                    </v:shape>
                  </v:group>
                  <v:group id="296 Grupo" o:spid="_x0000_s1264" style="position:absolute;left:16854;top:37821;width:46763;height:28679" coordorigin="16854,37821" coordsize="46763,286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">
                    <v:shape id="265 Imagen" o:spid="_x0000_s1265" type="#_x0000_t75" style="position:absolute;left:16854;top:48135;width:6127;height:1665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">
                      <v:imagedata r:id="rId15" o:title="" croptop="46728f" cropbottom="1397f" cropleft="17331f" cropright="42629f"/>
                    </v:shape>
                    <v:shape id="266 Imagen" o:spid="_x0000_s1266" type="#_x0000_t75" style="position:absolute;left:44926;top:37821;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">
                      <v:imagedata r:id="rId15" o:title="" croptop="37098f" cropbottom="22416f" cropleft=".5" cropright="27218f"/>
                    </v:shape>
                    <v:shape id="267 Imagen" o:spid="_x0000_s1267" type="#_x0000_t75" style="position:absolute;left:57512;top:41386;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">
                      <v:imagedata r:id="rId15" o:title="" croptop="40958f" cropbottom="18556f" cropleft="40222f" cropright="19764f"/>
                    </v:shape>
                    <v:shape id="268 Imagen" o:spid="_x0000_s1268" type="#_x0000_t75" style="position:absolute;left:45626;top:45838;width:6098;height:576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">
                      <v:imagedata r:id="rId15" o:title="" croptop="45234f" cropbottom="14280f" cropleft="32946f" cropright="27039f"/>
                    </v:shape>
                    <v:shape id="271 Imagen" o:spid="_x0000_s1269" type="#_x0000_t75" style="position:absolute;left:45124;top:53520;width:6098;height:56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">
                      <v:imagedata r:id="rId15" o:title="" croptop="52150f" cropbottom="7525f" cropleft="32902f" cropright="27084f"/>
                    </v:shape>
                    <v:shape id="273 Imagen" o:spid="_x0000_s1270" type="#_x0000_t75" style="position:absolute;left:45130;top:60894;width:6098;height:56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">
                      <v:imagedata r:id="rId15" o:title="" croptop="59860f" cropbottom="-184f" cropleft="32773f" cropright="27213f"/>
                    </v:shape>
                    <v:shape id="274 Imagen" o:spid="_x0000_s1271" type="#_x0000_t75" style="position:absolute;left:57519;top:49349;width:6098;height:5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">
                      <v:imagedata r:id="rId15" o:title="" croptop="49046f" cropbottom="10467f" cropleft="40243f" cropright="19743f"/>
                    </v:shape>
                    <v:shape id="277 Imagen" o:spid="_x0000_s1272" type="#_x0000_t75" style="position:absolute;left:57425;top:57000;width:6097;height:5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">
                      <v:imagedata r:id="rId15" o:title="" croptop="55433f" cropbottom="4081f" cropleft="40470f" cropright="19516f"/>
                    </v:shape>
                  </v:group>
                </v:group>
                <w10:anchorlock/>
              </v:group>
            </w:pict>
          </mc:Fallback>
        </mc:AlternateContent>
      </w:r>
    </w:p>
    <w:p w14:paraId="5A794816" w14:textId="5DC07B1C" w:rsidR="004B0216" w:rsidRDefault="004B0216" w:rsidP="000D24C9">
      <w:pPr>
        <w:spacing w:after="0" w:line="360" w:lineRule="auto"/>
        <w:jc w:val="center"/>
        <w:rPr>
          <w:rFonts w:ascii="Times New Roman" w:hAnsi="Times New Roman" w:cs="Times New Roman"/>
          <w:sz w:val="24"/>
          <w:szCs w:val="24"/>
        </w:rPr>
      </w:pPr>
      <w:r w:rsidRPr="00966E9C">
        <w:rPr>
          <w:rFonts w:ascii="Times New Roman" w:hAnsi="Times New Roman" w:cs="Times New Roman"/>
          <w:noProof/>
          <w:sz w:val="24"/>
          <w:szCs w:val="24"/>
          <w:lang w:eastAsia="es-MX"/>
        </w:rPr>
        <mc:AlternateContent>
          <mc:Choice Requires="wpg">
            <w:drawing>
              <wp:inline distT="0" distB="0" distL="0" distR="0" wp14:anchorId="78BF293F" wp14:editId="1F8CE037">
                <wp:extent cx="5454015" cy="1165921"/>
                <wp:effectExtent l="0" t="0" r="0" b="0"/>
                <wp:docPr id="1793" name="Grupo 1793"/>
                <wp:cNvGraphicFramePr/>
                <a:graphic xmlns:a="http://schemas.openxmlformats.org/drawingml/2006/main">
                  <a:graphicData uri="http://schemas.microsoft.com/office/word/2010/wordprocessingGroup">
                    <wpg:wgp>
                      <wpg:cNvGrpSpPr/>
                      <wpg:grpSpPr>
                        <a:xfrm>
                          <a:off x="0" y="0"/>
                          <a:ext cx="5454015" cy="1165921"/>
                          <a:chOff x="0" y="15179"/>
                          <a:chExt cx="5454015" cy="1165921"/>
                        </a:xfrm>
                      </wpg:grpSpPr>
                      <wps:wsp>
                        <wps:cNvPr id="1794" name="Cuadro de texto 1794"/>
                        <wps:cNvSpPr txBox="1"/>
                        <wps:spPr>
                          <a:xfrm>
                            <a:off x="2105025" y="15179"/>
                            <a:ext cx="3348990" cy="116592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1795" name="Grupo 1795"/>
                        <wpg:cNvGrpSpPr/>
                        <wpg:grpSpPr>
                          <a:xfrm>
                            <a:off x="5267" y="47085"/>
                            <a:ext cx="2089785" cy="860865"/>
                            <a:chOff x="5268" y="47085"/>
                            <a:chExt cx="2089960" cy="860865"/>
                          </a:xfrm>
                        </wpg:grpSpPr>
                        <wps:wsp>
                          <wps:cNvPr id="1796" name="Cuadro de texto 1796"/>
                          <wps:cNvSpPr txBox="1"/>
                          <wps:spPr>
                            <a:xfrm>
                              <a:off x="5268" y="47085"/>
                              <a:ext cx="2089960" cy="8608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97" name="Elipse 1797"/>
                          <wps:cNvSpPr/>
                          <wps:spPr>
                            <a:xfrm>
                              <a:off x="257175" y="514350"/>
                              <a:ext cx="117463" cy="114297"/>
                            </a:xfrm>
                            <a:prstGeom prst="ellipse">
                              <a:avLst/>
                            </a:prstGeom>
                            <a:solidFill>
                              <a:srgbClr val="92D05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8" name="Elipse 1798"/>
                          <wps:cNvSpPr/>
                          <wps:spPr>
                            <a:xfrm>
                              <a:off x="257175" y="752475"/>
                              <a:ext cx="117749" cy="114297"/>
                            </a:xfrm>
                            <a:prstGeom prst="ellipse">
                              <a:avLst/>
                            </a:prstGeom>
                            <a:solidFill>
                              <a:srgbClr val="FF99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9" name="Elipse 1799"/>
                          <wps:cNvSpPr/>
                          <wps:spPr>
                            <a:xfrm>
                              <a:off x="266700" y="295275"/>
                              <a:ext cx="117749" cy="114297"/>
                            </a:xfrm>
                            <a:prstGeom prst="ellipse">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0" name="Grupo 1800"/>
                        <wpg:cNvGrpSpPr/>
                        <wpg:grpSpPr>
                          <a:xfrm>
                            <a:off x="2063546" y="718185"/>
                            <a:ext cx="580390" cy="215265"/>
                            <a:chOff x="19271" y="111143"/>
                            <a:chExt cx="581025" cy="216812"/>
                          </a:xfrm>
                        </wpg:grpSpPr>
                        <wps:wsp>
                          <wps:cNvPr id="1801" name="Rectángulo redondeado 1801"/>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2" name="Cuadro de texto 1802"/>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3" name="Grupo 1803"/>
                        <wpg:cNvGrpSpPr/>
                        <wpg:grpSpPr>
                          <a:xfrm>
                            <a:off x="2063546" y="965835"/>
                            <a:ext cx="580390" cy="215265"/>
                            <a:chOff x="19271" y="111143"/>
                            <a:chExt cx="581025" cy="216812"/>
                          </a:xfrm>
                        </wpg:grpSpPr>
                        <wps:wsp>
                          <wps:cNvPr id="1804" name="Rectángulo redondeado 1804"/>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 name="Cuadro de texto 1805"/>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6" name="Grupo 1806"/>
                        <wpg:cNvGrpSpPr/>
                        <wpg:grpSpPr>
                          <a:xfrm>
                            <a:off x="2063546" y="480060"/>
                            <a:ext cx="580390" cy="215265"/>
                            <a:chOff x="19271" y="111143"/>
                            <a:chExt cx="581025" cy="216812"/>
                          </a:xfrm>
                        </wpg:grpSpPr>
                        <wps:wsp>
                          <wps:cNvPr id="1807" name="Rectángulo redondeado 1807"/>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8" name="Cuadro de texto 1808"/>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809" name="Grupo 1809"/>
                        <wpg:cNvGrpSpPr/>
                        <wpg:grpSpPr>
                          <a:xfrm>
                            <a:off x="2073071" y="241935"/>
                            <a:ext cx="580390" cy="215265"/>
                            <a:chOff x="19271" y="111143"/>
                            <a:chExt cx="581025" cy="216812"/>
                          </a:xfrm>
                        </wpg:grpSpPr>
                        <wps:wsp>
                          <wps:cNvPr id="1810" name="Rectángulo redondeado 1810"/>
                          <wps:cNvSpPr/>
                          <wps:spPr>
                            <a:xfrm>
                              <a:off x="70274" y="130628"/>
                              <a:ext cx="455914" cy="164648"/>
                            </a:xfrm>
                            <a:prstGeom prst="roundRect">
                              <a:avLst/>
                            </a:prstGeom>
                            <a:noFill/>
                            <a:ln w="12700">
                              <a:solidFill>
                                <a:srgbClr val="C00000"/>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1" name="Cuadro de texto 1811"/>
                          <wps:cNvSpPr txBox="1"/>
                          <wps:spPr>
                            <a:xfrm>
                              <a:off x="19271" y="111143"/>
                              <a:ext cx="581025" cy="216812"/>
                            </a:xfrm>
                            <a:prstGeom prst="rect">
                              <a:avLst/>
                            </a:prstGeom>
                            <a:noFill/>
                            <a:ln w="19050">
                              <a:noFill/>
                            </a:ln>
                            <a:effectLst/>
                          </wps:spPr>
                          <wps:style>
                            <a:lnRef idx="0">
                              <a:schemeClr val="accent1"/>
                            </a:lnRef>
                            <a:fillRef idx="0">
                              <a:schemeClr val="accent1"/>
                            </a:fillRef>
                            <a:effectRef idx="0">
                              <a:schemeClr val="accent1"/>
                            </a:effectRef>
                            <a:fontRef idx="minor">
                              <a:schemeClr val="dk1"/>
                            </a:fontRef>
                          </wps:style>
                          <wps:txb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812" name="Conector recto 1812"/>
                        <wps:cNvCnPr/>
                        <wps:spPr>
                          <a:xfrm>
                            <a:off x="2800350" y="104775"/>
                            <a:ext cx="2619375" cy="0"/>
                          </a:xfrm>
                          <a:prstGeom prst="line">
                            <a:avLst/>
                          </a:prstGeom>
                        </wps:spPr>
                        <wps:style>
                          <a:lnRef idx="1">
                            <a:schemeClr val="dk1"/>
                          </a:lnRef>
                          <a:fillRef idx="0">
                            <a:schemeClr val="dk1"/>
                          </a:fillRef>
                          <a:effectRef idx="0">
                            <a:schemeClr val="dk1"/>
                          </a:effectRef>
                          <a:fontRef idx="minor">
                            <a:schemeClr val="tx1"/>
                          </a:fontRef>
                        </wps:style>
                        <wps:bodyPr/>
                      </wps:wsp>
                      <wps:wsp>
                        <wps:cNvPr id="1813" name="Conector recto 1813"/>
                        <wps:cNvCnPr/>
                        <wps:spPr>
                          <a:xfrm>
                            <a:off x="0" y="104775"/>
                            <a:ext cx="2105025"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78BF293F" id="Grupo 1793" o:spid="_x0000_s1273" style="width:429.45pt;height:91.8pt;mso-position-horizontal-relative:char;mso-position-vertical-relative:line" coordorigin=",151" coordsize="54540,1165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">
                <v:shape id="Cuadro de texto 1794" o:spid="_x0000_s1274" type="#_x0000_t202" style="position:absolute;left:21050;top:151;width:33490;height:116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" fillcolor="white [3201]" stroked="f" strokeweight=".5pt">
                  <v:textbox>
                    <w:txbxContent>
                      <w:p w14:paraId="6221C249" w14:textId="77777777" w:rsidR="009864F1" w:rsidRPr="00F90C6E" w:rsidRDefault="009864F1" w:rsidP="004B0216">
                        <w:pPr>
                          <w:jc w:val="both"/>
                          <w:rPr>
                            <w:rFonts w:ascii="Times New Roman" w:hAnsi="Times New Roman" w:cs="Times New Roman"/>
                            <w:b/>
                            <w:sz w:val="14"/>
                            <w:szCs w:val="14"/>
                          </w:rPr>
                        </w:pPr>
                        <w:r w:rsidRPr="00F90C6E">
                          <w:rPr>
                            <w:rFonts w:ascii="Times New Roman" w:hAnsi="Times New Roman" w:cs="Times New Roman"/>
                            <w:b/>
                            <w:sz w:val="14"/>
                            <w:szCs w:val="14"/>
                          </w:rPr>
                          <w:t>SIMBOLOGÍA</w:t>
                        </w:r>
                      </w:p>
                      <w:p w14:paraId="4427458F"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CALIDAD</w:t>
                        </w:r>
                      </w:p>
                      <w:p w14:paraId="31A4587D"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Y PRODUCTIVIDAD</w:t>
                        </w:r>
                      </w:p>
                      <w:p w14:paraId="08E38F93"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CALIDAD Y PRODUCTIVIDAD</w:t>
                        </w:r>
                      </w:p>
                      <w:p w14:paraId="1D07BDEA" w14:textId="77777777" w:rsidR="009864F1" w:rsidRPr="00F90C6E" w:rsidRDefault="009864F1" w:rsidP="00F90C6E">
                        <w:pPr>
                          <w:spacing w:line="360" w:lineRule="auto"/>
                          <w:ind w:left="708"/>
                          <w:jc w:val="both"/>
                          <w:rPr>
                            <w:rFonts w:ascii="Times New Roman" w:hAnsi="Times New Roman" w:cs="Times New Roman"/>
                            <w:b/>
                            <w:sz w:val="14"/>
                            <w:szCs w:val="14"/>
                          </w:rPr>
                        </w:pPr>
                        <w:r w:rsidRPr="00F90C6E">
                          <w:rPr>
                            <w:rFonts w:ascii="Times New Roman" w:hAnsi="Times New Roman" w:cs="Times New Roman"/>
                            <w:sz w:val="14"/>
                            <w:szCs w:val="14"/>
                          </w:rPr>
                          <w:t>RELACIÓN MANO DE OBRA, CALIDAD Y PRODUCTIVIDAD</w:t>
                        </w:r>
                      </w:p>
                    </w:txbxContent>
                  </v:textbox>
                </v:shape>
                <v:group id="Grupo 1795" o:spid="_x0000_s1275" style="position:absolute;left:52;top:470;width:20898;height:8609" coordorigin="52,470" coordsize="20899,860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">
                  <v:shape id="Cuadro de texto 1796" o:spid="_x0000_s1276" type="#_x0000_t202" style="position:absolute;left:52;top:470;width:20900;height:86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" filled="f" stroked="f" strokeweight=".5pt">
                    <v:textbox>
                      <w:txbxContent>
                        <w:p w14:paraId="1AF6B423" w14:textId="77777777" w:rsidR="009864F1" w:rsidRPr="00F90C6E" w:rsidRDefault="009864F1" w:rsidP="004B0216">
                          <w:pPr>
                            <w:ind w:left="708"/>
                            <w:rPr>
                              <w:rFonts w:ascii="Times New Roman" w:hAnsi="Times New Roman" w:cs="Times New Roman"/>
                              <w:b/>
                              <w:sz w:val="14"/>
                              <w:szCs w:val="14"/>
                            </w:rPr>
                          </w:pPr>
                        </w:p>
                        <w:p w14:paraId="05697464"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MANO DE OBRA</w:t>
                          </w:r>
                        </w:p>
                        <w:p w14:paraId="39A2D35B"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CALIDAD</w:t>
                          </w:r>
                        </w:p>
                        <w:p w14:paraId="36931849" w14:textId="77777777" w:rsidR="009864F1" w:rsidRPr="00F90C6E" w:rsidRDefault="009864F1" w:rsidP="004B0216">
                          <w:pPr>
                            <w:ind w:left="708"/>
                            <w:rPr>
                              <w:rFonts w:ascii="Times New Roman" w:hAnsi="Times New Roman" w:cs="Times New Roman"/>
                              <w:b/>
                              <w:sz w:val="14"/>
                              <w:szCs w:val="14"/>
                            </w:rPr>
                          </w:pPr>
                          <w:r w:rsidRPr="00F90C6E">
                            <w:rPr>
                              <w:rFonts w:ascii="Times New Roman" w:hAnsi="Times New Roman" w:cs="Times New Roman"/>
                              <w:sz w:val="14"/>
                              <w:szCs w:val="14"/>
                            </w:rPr>
                            <w:t>FACTORES DE PRODUCTIVIDAD</w:t>
                          </w:r>
                        </w:p>
                        <w:p w14:paraId="44177446" w14:textId="77777777" w:rsidR="009864F1" w:rsidRPr="00F90C6E" w:rsidRDefault="009864F1" w:rsidP="004B0216">
                          <w:pPr>
                            <w:rPr>
                              <w:rFonts w:ascii="Times New Roman" w:hAnsi="Times New Roman" w:cs="Times New Roman"/>
                              <w:sz w:val="14"/>
                              <w:szCs w:val="14"/>
                            </w:rPr>
                          </w:pPr>
                        </w:p>
                      </w:txbxContent>
                    </v:textbox>
                  </v:shape>
                  <v:oval id="Elipse 1797" o:spid="_x0000_s1277" style="position:absolute;left:2571;top:5143;width:1175;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" fillcolor="#92d050" stroked="f" strokeweight="1pt">
                    <v:stroke joinstyle="miter"/>
                  </v:oval>
                  <v:oval id="Elipse 1798" o:spid="_x0000_s1278" style="position:absolute;left:2571;top:7524;width:1178;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" fillcolor="#f93" stroked="f" strokeweight="1pt">
                    <v:stroke joinstyle="miter"/>
                  </v:oval>
                  <v:oval id="Elipse 1799" o:spid="_x0000_s1279" style="position:absolute;left:2667;top:2952;width:1177;height:1143;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" fillcolor="#0070c0" stroked="f" strokeweight="1pt">
                    <v:stroke joinstyle="miter"/>
                  </v:oval>
                </v:group>
                <v:group id="Grupo 1800" o:spid="_x0000_s1280" style="position:absolute;left:20635;top:7181;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">
                  <v:roundrect id="Rectángulo redondeado 1801" o:spid="_x0000_s1281"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" filled="f" strokecolor="#c00000" strokeweight="1pt">
                    <v:stroke dashstyle="dash" joinstyle="miter"/>
                  </v:roundrect>
                  <v:shape id="Cuadro de texto 1802" o:spid="_x0000_s1282"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" filled="f" stroked="f" strokeweight="1.5pt">
                    <v:textbox>
                      <w:txbxContent>
                        <w:p w14:paraId="3A760FA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C-P</w:t>
                          </w:r>
                        </w:p>
                      </w:txbxContent>
                    </v:textbox>
                  </v:shape>
                </v:group>
                <v:group id="Grupo 1803" o:spid="_x0000_s1283" style="position:absolute;left:20635;top:9658;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">
                  <v:roundrect id="Rectángulo redondeado 1804" o:spid="_x0000_s1284"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" filled="f" strokecolor="#c00000" strokeweight="1pt">
                    <v:stroke dashstyle="dash" joinstyle="miter"/>
                  </v:roundrect>
                  <v:shape id="Cuadro de texto 1805" o:spid="_x0000_s1285"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" filled="f" stroked="f" strokeweight="1.5pt">
                    <v:textbox>
                      <w:txbxContent>
                        <w:p w14:paraId="685A966F"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MO-C-P</w:t>
                          </w:r>
                        </w:p>
                      </w:txbxContent>
                    </v:textbox>
                  </v:shape>
                </v:group>
                <v:group id="Grupo 1806" o:spid="_x0000_s1286" style="position:absolute;left:20635;top:4800;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">
                  <v:roundrect id="Rectángulo redondeado 1807" o:spid="_x0000_s1287"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" filled="f" strokecolor="#c00000" strokeweight="1pt">
                    <v:stroke dashstyle="dash" joinstyle="miter"/>
                  </v:roundrect>
                  <v:shape id="Cuadro de texto 1808" o:spid="_x0000_s1288"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" filled="f" stroked="f" strokeweight="1.5pt">
                    <v:textbox>
                      <w:txbxContent>
                        <w:p w14:paraId="12986632"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MO-P</w:t>
                          </w:r>
                        </w:p>
                      </w:txbxContent>
                    </v:textbox>
                  </v:shape>
                </v:group>
                <v:group id="Grupo 1809" o:spid="_x0000_s1289" style="position:absolute;left:20730;top:2419;width:5804;height:2153" coordorigin="192,1111" coordsize="5810,21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">
                  <v:roundrect id="Rectángulo redondeado 1810" o:spid="_x0000_s1290" style="position:absolute;left:702;top:1306;width:4559;height:1646;visibility:visible;mso-wrap-style:square;v-text-anchor:middle" arcsize="10923f"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" filled="f" strokecolor="#c00000" strokeweight="1pt">
                    <v:stroke dashstyle="dash" joinstyle="miter"/>
                  </v:roundrect>
                  <v:shape id="Cuadro de texto 1811" o:spid="_x0000_s1291" type="#_x0000_t202" style="position:absolute;left:192;top:1111;width:5810;height:216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" filled="f" stroked="f" strokeweight="1.5pt">
                    <v:textbox>
                      <w:txbxContent>
                        <w:p w14:paraId="28977E2A" w14:textId="77777777" w:rsidR="009864F1" w:rsidRPr="00F90C6E" w:rsidRDefault="009864F1" w:rsidP="004B0216">
                          <w:pPr>
                            <w:spacing w:after="0" w:line="240" w:lineRule="auto"/>
                            <w:jc w:val="center"/>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90C6E">
                            <w:rPr>
                              <w:rFonts w:ascii="Times New Roman" w:hAnsi="Times New Roman" w:cs="Times New Roman"/>
                              <w:color w:val="C00000"/>
                              <w:sz w:val="14"/>
                              <w:szCs w:val="1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MO-C</w:t>
                          </w:r>
                        </w:p>
                      </w:txbxContent>
                    </v:textbox>
                  </v:shape>
                </v:group>
                <v:line id="Conector recto 1812" o:spid="_x0000_s1292" style="position:absolute;visibility:visible;mso-wrap-style:square" from="28003,1047" to="54197,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" strokecolor="black [3200]" strokeweight=".5pt">
                  <v:stroke joinstyle="miter"/>
                </v:line>
                <v:line id="Conector recto 1813" o:spid="_x0000_s1293" style="position:absolute;visibility:visible;mso-wrap-style:square" from="0,1047" to="21050,104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" strokecolor="black [3200]" strokeweight=".5pt">
                  <v:stroke joinstyle="miter"/>
                </v:line>
                <w10:anchorlock/>
              </v:group>
            </w:pict>
          </mc:Fallback>
        </mc:AlternateContent>
      </w:r>
    </w:p>
    <w:p w14:paraId="37B4DCB5" w14:textId="77777777" w:rsidR="007D3C6C" w:rsidRPr="00966E9C" w:rsidRDefault="007D3C6C" w:rsidP="000D24C9">
      <w:pPr>
        <w:spacing w:after="0" w:line="360" w:lineRule="auto"/>
        <w:jc w:val="center"/>
        <w:rPr>
          <w:rFonts w:ascii="Times New Roman" w:hAnsi="Times New Roman" w:cs="Times New Roman"/>
          <w:sz w:val="24"/>
          <w:szCs w:val="24"/>
        </w:rPr>
      </w:pPr>
    </w:p>
    <w:p w14:paraId="79CF6B93" w14:textId="38693900" w:rsidR="004B0216" w:rsidRDefault="00E377D2"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commentRangeStart w:id="8"/>
      <w:r w:rsidRPr="00B302E5">
        <w:rPr>
          <w:rFonts w:ascii="Times New Roman" w:hAnsi="Times New Roman" w:cs="Times New Roman"/>
          <w:i/>
          <w:iCs/>
          <w:color w:val="000000"/>
          <w:sz w:val="18"/>
          <w:szCs w:val="18"/>
          <w:highlight w:val="yellow"/>
          <w:lang w:val="es-ES"/>
          <w:rPrChange w:id="9" w:author="Autor">
            <w:rPr>
              <w:rFonts w:ascii="Times New Roman" w:hAnsi="Times New Roman" w:cs="Times New Roman"/>
              <w:i/>
              <w:iCs/>
              <w:color w:val="000000"/>
              <w:sz w:val="18"/>
              <w:szCs w:val="18"/>
              <w:lang w:val="es-ES"/>
            </w:rPr>
          </w:rPrChange>
        </w:rPr>
        <w:t>Esquema</w:t>
      </w:r>
      <w:r w:rsidRPr="00791472">
        <w:rPr>
          <w:rFonts w:ascii="Times New Roman" w:hAnsi="Times New Roman" w:cs="Times New Roman"/>
          <w:i/>
          <w:iCs/>
          <w:color w:val="000000"/>
          <w:sz w:val="18"/>
          <w:szCs w:val="18"/>
          <w:lang w:val="es-ES"/>
        </w:rPr>
        <w:t xml:space="preserve"> </w:t>
      </w:r>
      <w:commentRangeEnd w:id="8"/>
      <w:r w:rsidR="00A170ED">
        <w:rPr>
          <w:rStyle w:val="Refdecomentario"/>
        </w:rPr>
        <w:commentReference w:id="8"/>
      </w:r>
      <w:r w:rsidRPr="00791472">
        <w:rPr>
          <w:rFonts w:ascii="Times New Roman" w:hAnsi="Times New Roman" w:cs="Times New Roman"/>
          <w:i/>
          <w:iCs/>
          <w:color w:val="000000"/>
          <w:sz w:val="18"/>
          <w:szCs w:val="18"/>
          <w:lang w:val="es-ES"/>
        </w:rPr>
        <w:t>1</w:t>
      </w:r>
      <w:r w:rsidR="004B0216" w:rsidRPr="00791472">
        <w:rPr>
          <w:rFonts w:ascii="Times New Roman" w:hAnsi="Times New Roman" w:cs="Times New Roman"/>
          <w:i/>
          <w:iCs/>
          <w:color w:val="000000"/>
          <w:sz w:val="18"/>
          <w:szCs w:val="18"/>
          <w:lang w:val="es-ES"/>
        </w:rPr>
        <w:t>. Relaciones de los factores con incidencia en la mano de obra, calidad y productividad. Elaboración propia.</w:t>
      </w:r>
      <w:r w:rsidR="0033633C" w:rsidRPr="00791472">
        <w:rPr>
          <w:rFonts w:ascii="Times New Roman" w:hAnsi="Times New Roman" w:cs="Times New Roman"/>
          <w:i/>
          <w:iCs/>
          <w:color w:val="000000"/>
          <w:sz w:val="18"/>
          <w:szCs w:val="18"/>
          <w:lang w:val="es-ES"/>
        </w:rPr>
        <w:t xml:space="preserve"> 2020.</w:t>
      </w:r>
    </w:p>
    <w:p w14:paraId="3A91489B" w14:textId="77777777" w:rsidR="00DD3A5D" w:rsidRPr="00791472" w:rsidRDefault="00DD3A5D"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p>
    <w:p w14:paraId="6BF26920" w14:textId="3D0A1EC2" w:rsidR="00A77CC2" w:rsidRDefault="00E47758" w:rsidP="000D24C9">
      <w:pPr>
        <w:spacing w:after="0" w:line="360" w:lineRule="auto"/>
        <w:rPr>
          <w:rFonts w:ascii="Times New Roman" w:hAnsi="Times New Roman" w:cs="Times New Roman"/>
          <w:sz w:val="24"/>
          <w:szCs w:val="24"/>
        </w:rPr>
      </w:pPr>
      <w:r>
        <w:rPr>
          <w:rFonts w:ascii="Times New Roman" w:hAnsi="Times New Roman" w:cs="Times New Roman"/>
          <w:sz w:val="24"/>
          <w:szCs w:val="24"/>
        </w:rPr>
        <w:t>L</w:t>
      </w:r>
      <w:r w:rsidR="008E1ABB" w:rsidRPr="00966E9C">
        <w:rPr>
          <w:rFonts w:ascii="Times New Roman" w:hAnsi="Times New Roman" w:cs="Times New Roman"/>
          <w:sz w:val="24"/>
          <w:szCs w:val="24"/>
        </w:rPr>
        <w:t xml:space="preserve">os autores más pertinentes para este análisis son: Botero (2002) en los factores de mano de obra, Fergenbaum (1994) en los factores de calidad, Serpell tanto en factores de mano de obra como en factores de productividad, Cabrera, Ledezma y Rivera (2011) en los factores </w:t>
      </w:r>
      <w:r w:rsidR="008E1ABB" w:rsidRPr="00966E9C">
        <w:rPr>
          <w:rFonts w:ascii="Times New Roman" w:hAnsi="Times New Roman" w:cs="Times New Roman"/>
          <w:sz w:val="24"/>
          <w:szCs w:val="24"/>
        </w:rPr>
        <w:lastRenderedPageBreak/>
        <w:t>de productividad.</w:t>
      </w:r>
      <w:r w:rsidR="008E1ABB">
        <w:rPr>
          <w:rFonts w:ascii="Times New Roman" w:hAnsi="Times New Roman" w:cs="Times New Roman"/>
          <w:sz w:val="24"/>
          <w:szCs w:val="24"/>
        </w:rPr>
        <w:t xml:space="preserve"> Los</w:t>
      </w:r>
      <w:r w:rsidR="004A5AD9" w:rsidRPr="00966E9C">
        <w:rPr>
          <w:rFonts w:ascii="Times New Roman" w:hAnsi="Times New Roman" w:cs="Times New Roman"/>
          <w:sz w:val="24"/>
          <w:szCs w:val="24"/>
        </w:rPr>
        <w:t xml:space="preserve"> factores de mano de obra, calidad y </w:t>
      </w:r>
      <w:r w:rsidR="002409D8" w:rsidRPr="00966E9C">
        <w:rPr>
          <w:rFonts w:ascii="Times New Roman" w:hAnsi="Times New Roman" w:cs="Times New Roman"/>
          <w:sz w:val="24"/>
          <w:szCs w:val="24"/>
        </w:rPr>
        <w:t>productividad</w:t>
      </w:r>
      <w:r w:rsidR="004A5AD9" w:rsidRPr="00966E9C">
        <w:rPr>
          <w:rFonts w:ascii="Times New Roman" w:hAnsi="Times New Roman" w:cs="Times New Roman"/>
          <w:sz w:val="24"/>
          <w:szCs w:val="24"/>
        </w:rPr>
        <w:t xml:space="preserve"> consta</w:t>
      </w:r>
      <w:r w:rsidR="008E1ABB">
        <w:rPr>
          <w:rFonts w:ascii="Times New Roman" w:hAnsi="Times New Roman" w:cs="Times New Roman"/>
          <w:sz w:val="24"/>
          <w:szCs w:val="24"/>
        </w:rPr>
        <w:t>n</w:t>
      </w:r>
      <w:r w:rsidR="004A5AD9" w:rsidRPr="00966E9C">
        <w:rPr>
          <w:rFonts w:ascii="Times New Roman" w:hAnsi="Times New Roman" w:cs="Times New Roman"/>
          <w:sz w:val="24"/>
          <w:szCs w:val="24"/>
        </w:rPr>
        <w:t xml:space="preserve"> de los factores clasificados según su influencia </w:t>
      </w:r>
      <w:r w:rsidR="00E81A53" w:rsidRPr="00966E9C">
        <w:rPr>
          <w:rFonts w:ascii="Times New Roman" w:hAnsi="Times New Roman" w:cs="Times New Roman"/>
          <w:sz w:val="24"/>
          <w:szCs w:val="24"/>
        </w:rPr>
        <w:t xml:space="preserve">como </w:t>
      </w:r>
      <w:r w:rsidR="004A5AD9" w:rsidRPr="00966E9C">
        <w:rPr>
          <w:rFonts w:ascii="Times New Roman" w:hAnsi="Times New Roman" w:cs="Times New Roman"/>
          <w:sz w:val="24"/>
          <w:szCs w:val="24"/>
        </w:rPr>
        <w:t>determinantes. Res</w:t>
      </w:r>
      <w:r w:rsidR="008E1ABB">
        <w:rPr>
          <w:rFonts w:ascii="Times New Roman" w:hAnsi="Times New Roman" w:cs="Times New Roman"/>
          <w:sz w:val="24"/>
          <w:szCs w:val="24"/>
        </w:rPr>
        <w:t>ultando como</w:t>
      </w:r>
      <w:r w:rsidR="00962473" w:rsidRPr="00966E9C">
        <w:rPr>
          <w:rFonts w:ascii="Times New Roman" w:hAnsi="Times New Roman" w:cs="Times New Roman"/>
          <w:sz w:val="24"/>
          <w:szCs w:val="24"/>
        </w:rPr>
        <w:t xml:space="preserve"> factores </w:t>
      </w:r>
      <w:r w:rsidR="008E1ABB">
        <w:rPr>
          <w:rFonts w:ascii="Times New Roman" w:hAnsi="Times New Roman" w:cs="Times New Roman"/>
          <w:sz w:val="24"/>
          <w:szCs w:val="24"/>
        </w:rPr>
        <w:t>con frecuencia mayor incidencia:</w:t>
      </w:r>
      <w:r w:rsidR="004A5AD9" w:rsidRPr="00966E9C">
        <w:rPr>
          <w:rFonts w:ascii="Times New Roman" w:hAnsi="Times New Roman" w:cs="Times New Roman"/>
          <w:sz w:val="24"/>
          <w:szCs w:val="24"/>
        </w:rPr>
        <w:t xml:space="preserve"> incentivos o recompensa en dinero con influencia en la mano de obra y productividad, estado del tiempo o clima con gran peso en la mano de obra y productividad, herramienta con peso en mano de obra y productividad, fatiga o cansancio físico y mental con influencia en la mano de obra y productividad, y materiales con gran peso en la mano de obra, calidad y productividad</w:t>
      </w:r>
      <w:r w:rsidR="006915E4" w:rsidRPr="00966E9C">
        <w:rPr>
          <w:rFonts w:ascii="Times New Roman" w:hAnsi="Times New Roman" w:cs="Times New Roman"/>
          <w:sz w:val="24"/>
          <w:szCs w:val="24"/>
        </w:rPr>
        <w:t>.</w:t>
      </w:r>
      <w:r w:rsidR="008E1ABB">
        <w:rPr>
          <w:rFonts w:ascii="Times New Roman" w:hAnsi="Times New Roman" w:cs="Times New Roman"/>
          <w:sz w:val="24"/>
          <w:szCs w:val="24"/>
        </w:rPr>
        <w:t xml:space="preserve"> </w:t>
      </w:r>
      <w:r w:rsidR="00D33DD4" w:rsidRPr="00966E9C">
        <w:rPr>
          <w:rFonts w:ascii="Times New Roman" w:hAnsi="Times New Roman" w:cs="Times New Roman"/>
          <w:sz w:val="24"/>
          <w:szCs w:val="24"/>
        </w:rPr>
        <w:t>L</w:t>
      </w:r>
      <w:r w:rsidR="00A77CC2" w:rsidRPr="00966E9C">
        <w:rPr>
          <w:rFonts w:ascii="Times New Roman" w:hAnsi="Times New Roman" w:cs="Times New Roman"/>
          <w:sz w:val="24"/>
          <w:szCs w:val="24"/>
        </w:rPr>
        <w:t xml:space="preserve">os factores </w:t>
      </w:r>
      <w:r w:rsidR="008E1ABB">
        <w:rPr>
          <w:rFonts w:ascii="Times New Roman" w:hAnsi="Times New Roman" w:cs="Times New Roman"/>
          <w:sz w:val="24"/>
          <w:szCs w:val="24"/>
        </w:rPr>
        <w:t>que no se mencionan</w:t>
      </w:r>
      <w:r w:rsidR="00A77CC2" w:rsidRPr="00966E9C">
        <w:rPr>
          <w:rFonts w:ascii="Times New Roman" w:hAnsi="Times New Roman" w:cs="Times New Roman"/>
          <w:sz w:val="24"/>
          <w:szCs w:val="24"/>
        </w:rPr>
        <w:t xml:space="preserve"> son: ambiente de trabajo, grado de dificultad, riesgo, actitud hacia el trabajo, diseño, espacios para realizar labores, rotación de tareas, ausentismo de trabajadores, rotación de personal, estandarización, programación y estudios. Dicho esto, </w:t>
      </w:r>
      <w:r w:rsidR="00E81A53" w:rsidRPr="00966E9C">
        <w:rPr>
          <w:rFonts w:ascii="Times New Roman" w:hAnsi="Times New Roman" w:cs="Times New Roman"/>
          <w:sz w:val="24"/>
          <w:szCs w:val="24"/>
        </w:rPr>
        <w:t>se</w:t>
      </w:r>
      <w:r w:rsidR="00A77CC2" w:rsidRPr="00966E9C">
        <w:rPr>
          <w:rFonts w:ascii="Times New Roman" w:hAnsi="Times New Roman" w:cs="Times New Roman"/>
          <w:sz w:val="24"/>
          <w:szCs w:val="24"/>
        </w:rPr>
        <w:t xml:space="preserve"> integrar</w:t>
      </w:r>
      <w:r w:rsidR="00E81A53" w:rsidRPr="00966E9C">
        <w:rPr>
          <w:rFonts w:ascii="Times New Roman" w:hAnsi="Times New Roman" w:cs="Times New Roman"/>
          <w:sz w:val="24"/>
          <w:szCs w:val="24"/>
        </w:rPr>
        <w:t>á principalmente</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en esta</w:t>
      </w:r>
      <w:r w:rsidR="00A77CC2" w:rsidRPr="00966E9C">
        <w:rPr>
          <w:rFonts w:ascii="Times New Roman" w:hAnsi="Times New Roman" w:cs="Times New Roman"/>
          <w:sz w:val="24"/>
          <w:szCs w:val="24"/>
        </w:rPr>
        <w:t xml:space="preserve"> investigación </w:t>
      </w:r>
      <w:r w:rsidR="00E81A53" w:rsidRPr="00966E9C">
        <w:rPr>
          <w:rFonts w:ascii="Times New Roman" w:hAnsi="Times New Roman" w:cs="Times New Roman"/>
          <w:sz w:val="24"/>
          <w:szCs w:val="24"/>
        </w:rPr>
        <w:t>el</w:t>
      </w:r>
      <w:r w:rsidR="00A77CC2" w:rsidRPr="00966E9C">
        <w:rPr>
          <w:rFonts w:ascii="Times New Roman" w:hAnsi="Times New Roman" w:cs="Times New Roman"/>
          <w:sz w:val="24"/>
          <w:szCs w:val="24"/>
        </w:rPr>
        <w:t xml:space="preserve"> an</w:t>
      </w:r>
      <w:r w:rsidR="00E81A53" w:rsidRPr="00966E9C">
        <w:rPr>
          <w:rFonts w:ascii="Times New Roman" w:hAnsi="Times New Roman" w:cs="Times New Roman"/>
          <w:sz w:val="24"/>
          <w:szCs w:val="24"/>
        </w:rPr>
        <w:t>á</w:t>
      </w:r>
      <w:r w:rsidR="00A77CC2" w:rsidRPr="00966E9C">
        <w:rPr>
          <w:rFonts w:ascii="Times New Roman" w:hAnsi="Times New Roman" w:cs="Times New Roman"/>
          <w:sz w:val="24"/>
          <w:szCs w:val="24"/>
        </w:rPr>
        <w:t>li</w:t>
      </w:r>
      <w:r w:rsidR="00E81A53" w:rsidRPr="00966E9C">
        <w:rPr>
          <w:rFonts w:ascii="Times New Roman" w:hAnsi="Times New Roman" w:cs="Times New Roman"/>
          <w:sz w:val="24"/>
          <w:szCs w:val="24"/>
        </w:rPr>
        <w:t>sis</w:t>
      </w:r>
      <w:r w:rsidR="00A77CC2" w:rsidRPr="00966E9C">
        <w:rPr>
          <w:rFonts w:ascii="Times New Roman" w:hAnsi="Times New Roman" w:cs="Times New Roman"/>
          <w:sz w:val="24"/>
          <w:szCs w:val="24"/>
        </w:rPr>
        <w:t xml:space="preserve"> </w:t>
      </w:r>
      <w:r w:rsidR="00E81A53" w:rsidRPr="00966E9C">
        <w:rPr>
          <w:rFonts w:ascii="Times New Roman" w:hAnsi="Times New Roman" w:cs="Times New Roman"/>
          <w:sz w:val="24"/>
          <w:szCs w:val="24"/>
        </w:rPr>
        <w:t>d</w:t>
      </w:r>
      <w:r w:rsidR="00A77CC2" w:rsidRPr="00966E9C">
        <w:rPr>
          <w:rFonts w:ascii="Times New Roman" w:hAnsi="Times New Roman" w:cs="Times New Roman"/>
          <w:sz w:val="24"/>
          <w:szCs w:val="24"/>
        </w:rPr>
        <w:t>el vínculo que existe entre estos</w:t>
      </w:r>
      <w:r w:rsidR="00D02EA6" w:rsidRPr="00966E9C">
        <w:rPr>
          <w:rFonts w:ascii="Times New Roman" w:hAnsi="Times New Roman" w:cs="Times New Roman"/>
          <w:sz w:val="24"/>
          <w:szCs w:val="24"/>
        </w:rPr>
        <w:t>, la</w:t>
      </w:r>
      <w:r w:rsidR="00A77CC2" w:rsidRPr="00966E9C">
        <w:rPr>
          <w:rFonts w:ascii="Times New Roman" w:hAnsi="Times New Roman" w:cs="Times New Roman"/>
          <w:sz w:val="24"/>
          <w:szCs w:val="24"/>
        </w:rPr>
        <w:t xml:space="preserve"> </w:t>
      </w:r>
      <w:r w:rsidR="00D02EA6" w:rsidRPr="00966E9C">
        <w:rPr>
          <w:rFonts w:ascii="Times New Roman" w:hAnsi="Times New Roman" w:cs="Times New Roman"/>
          <w:sz w:val="24"/>
          <w:szCs w:val="24"/>
        </w:rPr>
        <w:t xml:space="preserve">calidad de la mano de obra </w:t>
      </w:r>
      <w:r w:rsidR="00A77CC2" w:rsidRPr="00966E9C">
        <w:rPr>
          <w:rFonts w:ascii="Times New Roman" w:hAnsi="Times New Roman" w:cs="Times New Roman"/>
          <w:sz w:val="24"/>
          <w:szCs w:val="24"/>
        </w:rPr>
        <w:t xml:space="preserve">y </w:t>
      </w:r>
      <w:r w:rsidR="00D02EA6" w:rsidRPr="00966E9C">
        <w:rPr>
          <w:rFonts w:ascii="Times New Roman" w:hAnsi="Times New Roman" w:cs="Times New Roman"/>
          <w:sz w:val="24"/>
          <w:szCs w:val="24"/>
        </w:rPr>
        <w:t xml:space="preserve">la fase creativa </w:t>
      </w:r>
      <w:r w:rsidR="00A77CC2" w:rsidRPr="00966E9C">
        <w:rPr>
          <w:rFonts w:ascii="Times New Roman" w:hAnsi="Times New Roman" w:cs="Times New Roman"/>
          <w:sz w:val="24"/>
          <w:szCs w:val="24"/>
        </w:rPr>
        <w:t>en la construcc</w:t>
      </w:r>
      <w:r w:rsidR="00406626">
        <w:rPr>
          <w:rFonts w:ascii="Times New Roman" w:hAnsi="Times New Roman" w:cs="Times New Roman"/>
          <w:sz w:val="24"/>
          <w:szCs w:val="24"/>
        </w:rPr>
        <w:t>ión de vivienda</w:t>
      </w:r>
      <w:r w:rsidR="00A77CC2" w:rsidRPr="00966E9C">
        <w:rPr>
          <w:rFonts w:ascii="Times New Roman" w:hAnsi="Times New Roman" w:cs="Times New Roman"/>
          <w:sz w:val="24"/>
          <w:szCs w:val="24"/>
        </w:rPr>
        <w:t xml:space="preserve"> en serie en la ciudad de San Luis Potosí.</w:t>
      </w:r>
    </w:p>
    <w:p w14:paraId="41D0A3E2" w14:textId="46FB04B7" w:rsidR="00E47758" w:rsidRDefault="00E47758" w:rsidP="000D24C9">
      <w:pPr>
        <w:pStyle w:val="Ttulos"/>
        <w:numPr>
          <w:ilvl w:val="0"/>
          <w:numId w:val="0"/>
        </w:numPr>
        <w:spacing w:before="0" w:after="0"/>
        <w:ind w:left="360" w:hanging="360"/>
        <w:rPr>
          <w:rFonts w:ascii="Times New Roman" w:hAnsi="Times New Roman" w:cs="Times New Roman"/>
          <w:b/>
          <w:color w:val="auto"/>
        </w:rPr>
      </w:pPr>
    </w:p>
    <w:p w14:paraId="70ADD07B" w14:textId="56728B64" w:rsidR="00FA3582" w:rsidRPr="00311058" w:rsidRDefault="00AB1342" w:rsidP="000D24C9">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Diseño metodológico de investigación</w:t>
      </w:r>
    </w:p>
    <w:p w14:paraId="4DD6D9CB" w14:textId="65BD188B" w:rsidR="003568A6" w:rsidRDefault="00B07DC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E</w:t>
      </w:r>
      <w:r w:rsidR="00253741" w:rsidRPr="00966E9C">
        <w:rPr>
          <w:rFonts w:ascii="Times New Roman" w:hAnsi="Times New Roman" w:cs="Times New Roman"/>
          <w:sz w:val="24"/>
          <w:szCs w:val="24"/>
        </w:rPr>
        <w:t xml:space="preserve">l enfoque </w:t>
      </w:r>
      <w:r w:rsidR="000D0CCF" w:rsidRPr="00966E9C">
        <w:rPr>
          <w:rFonts w:ascii="Times New Roman" w:hAnsi="Times New Roman" w:cs="Times New Roman"/>
          <w:sz w:val="24"/>
          <w:szCs w:val="24"/>
        </w:rPr>
        <w:t>metodológico para llevar</w:t>
      </w:r>
      <w:r w:rsidR="00253741" w:rsidRPr="00966E9C">
        <w:rPr>
          <w:rFonts w:ascii="Times New Roman" w:hAnsi="Times New Roman" w:cs="Times New Roman"/>
          <w:sz w:val="24"/>
          <w:szCs w:val="24"/>
        </w:rPr>
        <w:t xml:space="preserve"> a cabo e</w:t>
      </w:r>
      <w:r w:rsidR="003568A6">
        <w:rPr>
          <w:rFonts w:ascii="Times New Roman" w:hAnsi="Times New Roman" w:cs="Times New Roman"/>
          <w:sz w:val="24"/>
          <w:szCs w:val="24"/>
        </w:rPr>
        <w:t>ste proyecto</w:t>
      </w:r>
      <w:r w:rsidR="002F3C32" w:rsidRPr="00966E9C">
        <w:rPr>
          <w:rFonts w:ascii="Times New Roman" w:hAnsi="Times New Roman" w:cs="Times New Roman"/>
          <w:sz w:val="24"/>
          <w:szCs w:val="24"/>
        </w:rPr>
        <w:t xml:space="preserve"> es un acercamiento</w:t>
      </w:r>
      <w:r w:rsidR="00253741" w:rsidRPr="00966E9C">
        <w:rPr>
          <w:rFonts w:ascii="Times New Roman" w:hAnsi="Times New Roman" w:cs="Times New Roman"/>
          <w:sz w:val="24"/>
          <w:szCs w:val="24"/>
        </w:rPr>
        <w:t xml:space="preserve"> mixto,</w:t>
      </w:r>
      <w:r w:rsidR="003568A6">
        <w:rPr>
          <w:rFonts w:ascii="Times New Roman" w:hAnsi="Times New Roman" w:cs="Times New Roman"/>
          <w:sz w:val="24"/>
          <w:szCs w:val="24"/>
        </w:rPr>
        <w:t xml:space="preserve"> considerándolo como el</w:t>
      </w:r>
      <w:r w:rsidR="002F3C32" w:rsidRPr="00966E9C">
        <w:rPr>
          <w:rFonts w:ascii="Times New Roman" w:hAnsi="Times New Roman" w:cs="Times New Roman"/>
          <w:sz w:val="24"/>
          <w:szCs w:val="24"/>
        </w:rPr>
        <w:t xml:space="preserve"> adecuado para identificar los factores que inciden en la calidad de la mano de obra y su relación.</w:t>
      </w:r>
      <w:r w:rsidR="00EE2B49"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S</w:t>
      </w:r>
      <w:r w:rsidR="003568A6">
        <w:rPr>
          <w:rFonts w:ascii="Times New Roman" w:hAnsi="Times New Roman" w:cs="Times New Roman"/>
          <w:sz w:val="24"/>
          <w:szCs w:val="24"/>
        </w:rPr>
        <w:t>e basará</w:t>
      </w:r>
      <w:r w:rsidR="00EE2B49" w:rsidRPr="00966E9C">
        <w:rPr>
          <w:rFonts w:ascii="Times New Roman" w:hAnsi="Times New Roman" w:cs="Times New Roman"/>
          <w:sz w:val="24"/>
          <w:szCs w:val="24"/>
        </w:rPr>
        <w:t xml:space="preserve"> en</w:t>
      </w:r>
      <w:r w:rsidR="00D02EA6" w:rsidRPr="00966E9C">
        <w:rPr>
          <w:rFonts w:ascii="Times New Roman" w:hAnsi="Times New Roman" w:cs="Times New Roman"/>
          <w:sz w:val="24"/>
          <w:szCs w:val="24"/>
        </w:rPr>
        <w:t xml:space="preserve"> la</w:t>
      </w:r>
      <w:r w:rsidR="00EE2B49" w:rsidRPr="00966E9C">
        <w:rPr>
          <w:rFonts w:ascii="Times New Roman" w:hAnsi="Times New Roman" w:cs="Times New Roman"/>
          <w:sz w:val="24"/>
          <w:szCs w:val="24"/>
        </w:rPr>
        <w:t xml:space="preserve"> elaboración de instrumentos, recolección de</w:t>
      </w:r>
      <w:r w:rsidR="00D02EA6" w:rsidRPr="00966E9C">
        <w:rPr>
          <w:rFonts w:ascii="Times New Roman" w:hAnsi="Times New Roman" w:cs="Times New Roman"/>
          <w:sz w:val="24"/>
          <w:szCs w:val="24"/>
        </w:rPr>
        <w:t xml:space="preserve"> </w:t>
      </w:r>
      <w:r w:rsidR="00EE2B49" w:rsidRPr="00966E9C">
        <w:rPr>
          <w:rFonts w:ascii="Times New Roman" w:hAnsi="Times New Roman" w:cs="Times New Roman"/>
          <w:sz w:val="24"/>
          <w:szCs w:val="24"/>
        </w:rPr>
        <w:t xml:space="preserve">información, análisis e interpretación de la </w:t>
      </w:r>
      <w:r w:rsidR="00D02EA6" w:rsidRPr="00966E9C">
        <w:rPr>
          <w:rFonts w:ascii="Times New Roman" w:hAnsi="Times New Roman" w:cs="Times New Roman"/>
          <w:sz w:val="24"/>
          <w:szCs w:val="24"/>
        </w:rPr>
        <w:t>misma</w:t>
      </w:r>
      <w:r w:rsidR="00EE2B49" w:rsidRPr="00966E9C">
        <w:rPr>
          <w:rFonts w:ascii="Times New Roman" w:hAnsi="Times New Roman" w:cs="Times New Roman"/>
          <w:sz w:val="24"/>
          <w:szCs w:val="24"/>
        </w:rPr>
        <w:t>, representación de resultados y validación</w:t>
      </w:r>
      <w:r w:rsidR="00E377D2" w:rsidRPr="00966E9C">
        <w:rPr>
          <w:rFonts w:ascii="Times New Roman" w:hAnsi="Times New Roman" w:cs="Times New Roman"/>
          <w:sz w:val="24"/>
          <w:szCs w:val="24"/>
        </w:rPr>
        <w:t xml:space="preserve"> (ver </w:t>
      </w:r>
      <w:r w:rsidR="00E377D2" w:rsidRPr="00B302E5">
        <w:rPr>
          <w:rFonts w:ascii="Times New Roman" w:hAnsi="Times New Roman" w:cs="Times New Roman"/>
          <w:sz w:val="24"/>
          <w:szCs w:val="24"/>
          <w:highlight w:val="yellow"/>
          <w:rPrChange w:id="10" w:author="Autor">
            <w:rPr>
              <w:rFonts w:ascii="Times New Roman" w:hAnsi="Times New Roman" w:cs="Times New Roman"/>
              <w:sz w:val="24"/>
              <w:szCs w:val="24"/>
            </w:rPr>
          </w:rPrChange>
        </w:rPr>
        <w:t xml:space="preserve">esquema </w:t>
      </w:r>
      <w:r w:rsidR="000D0CCF" w:rsidRPr="00B302E5">
        <w:rPr>
          <w:rFonts w:ascii="Times New Roman" w:hAnsi="Times New Roman" w:cs="Times New Roman"/>
          <w:sz w:val="24"/>
          <w:szCs w:val="24"/>
          <w:highlight w:val="yellow"/>
          <w:rPrChange w:id="11" w:author="Autor">
            <w:rPr>
              <w:rFonts w:ascii="Times New Roman" w:hAnsi="Times New Roman" w:cs="Times New Roman"/>
              <w:sz w:val="24"/>
              <w:szCs w:val="24"/>
            </w:rPr>
          </w:rPrChange>
        </w:rPr>
        <w:t>2</w:t>
      </w:r>
      <w:r w:rsidR="00786C9F" w:rsidRPr="00966E9C">
        <w:rPr>
          <w:rFonts w:ascii="Times New Roman" w:hAnsi="Times New Roman" w:cs="Times New Roman"/>
          <w:sz w:val="24"/>
          <w:szCs w:val="24"/>
        </w:rPr>
        <w:t>)</w:t>
      </w:r>
      <w:r w:rsidR="00EE2B49" w:rsidRPr="00966E9C">
        <w:rPr>
          <w:rFonts w:ascii="Times New Roman" w:hAnsi="Times New Roman" w:cs="Times New Roman"/>
          <w:sz w:val="24"/>
          <w:szCs w:val="24"/>
        </w:rPr>
        <w:t xml:space="preserve">. </w:t>
      </w:r>
      <w:r w:rsidR="003568A6" w:rsidRPr="00966E9C">
        <w:rPr>
          <w:rFonts w:ascii="Times New Roman" w:hAnsi="Times New Roman" w:cs="Times New Roman"/>
          <w:sz w:val="24"/>
          <w:szCs w:val="24"/>
        </w:rPr>
        <w:t>En una primera etapa se estudiaron autores que permiti</w:t>
      </w:r>
      <w:r w:rsidR="00243807">
        <w:rPr>
          <w:rFonts w:ascii="Times New Roman" w:hAnsi="Times New Roman" w:cs="Times New Roman"/>
          <w:sz w:val="24"/>
          <w:szCs w:val="24"/>
        </w:rPr>
        <w:t>eron definir los conceptos y las variables</w:t>
      </w:r>
      <w:r w:rsidR="003568A6" w:rsidRPr="00966E9C">
        <w:rPr>
          <w:rFonts w:ascii="Times New Roman" w:hAnsi="Times New Roman" w:cs="Times New Roman"/>
          <w:sz w:val="24"/>
          <w:szCs w:val="24"/>
        </w:rPr>
        <w:t xml:space="preserve">, en una segunda etapa se elaborarán los instrumentos y se realizará una prueba piloto. </w:t>
      </w:r>
    </w:p>
    <w:p w14:paraId="35CE90CB" w14:textId="5B4A765A" w:rsidR="00424307" w:rsidRDefault="0071510A" w:rsidP="00DD3A5D">
      <w:pPr>
        <w:spacing w:after="0" w:line="360" w:lineRule="auto"/>
        <w:jc w:val="center"/>
        <w:rPr>
          <w:rFonts w:ascii="Times New Roman" w:hAnsi="Times New Roman" w:cs="Times New Roman"/>
          <w:sz w:val="24"/>
          <w:szCs w:val="24"/>
        </w:rPr>
      </w:pPr>
      <w:r>
        <w:rPr>
          <w:rFonts w:ascii="Times New Roman" w:hAnsi="Times New Roman" w:cs="Times New Roman"/>
          <w:noProof/>
          <w:sz w:val="24"/>
          <w:szCs w:val="24"/>
          <w:lang w:eastAsia="es-MX"/>
        </w:rPr>
        <w:lastRenderedPageBreak/>
        <w:drawing>
          <wp:inline distT="0" distB="0" distL="0" distR="0" wp14:anchorId="16A5B2BC" wp14:editId="11509400">
            <wp:extent cx="5602605" cy="289750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2605" cy="2897505"/>
                    </a:xfrm>
                    <a:prstGeom prst="rect">
                      <a:avLst/>
                    </a:prstGeom>
                    <a:noFill/>
                    <a:ln>
                      <a:noFill/>
                    </a:ln>
                  </pic:spPr>
                </pic:pic>
              </a:graphicData>
            </a:graphic>
          </wp:inline>
        </w:drawing>
      </w:r>
    </w:p>
    <w:p w14:paraId="4F3DFA19" w14:textId="0E2DDFFF" w:rsidR="00B0491D" w:rsidRPr="00791472" w:rsidRDefault="00E377D2" w:rsidP="000D24C9">
      <w:pPr>
        <w:autoSpaceDE w:val="0"/>
        <w:autoSpaceDN w:val="0"/>
        <w:adjustRightInd w:val="0"/>
        <w:spacing w:after="0" w:line="360" w:lineRule="auto"/>
        <w:ind w:left="360" w:right="57"/>
        <w:jc w:val="center"/>
        <w:textAlignment w:val="center"/>
        <w:rPr>
          <w:rFonts w:ascii="Times New Roman" w:hAnsi="Times New Roman" w:cs="Times New Roman"/>
          <w:i/>
          <w:iCs/>
          <w:color w:val="000000"/>
          <w:sz w:val="18"/>
          <w:szCs w:val="18"/>
          <w:lang w:val="es-ES"/>
        </w:rPr>
      </w:pPr>
      <w:r w:rsidRPr="00791472">
        <w:rPr>
          <w:rFonts w:ascii="Times New Roman" w:hAnsi="Times New Roman" w:cs="Times New Roman"/>
          <w:i/>
          <w:iCs/>
          <w:color w:val="000000"/>
          <w:sz w:val="18"/>
          <w:szCs w:val="18"/>
          <w:lang w:val="es-ES"/>
        </w:rPr>
        <w:t xml:space="preserve">Esquema </w:t>
      </w:r>
      <w:r w:rsidR="000D0CCF" w:rsidRPr="00791472">
        <w:rPr>
          <w:rFonts w:ascii="Times New Roman" w:hAnsi="Times New Roman" w:cs="Times New Roman"/>
          <w:i/>
          <w:iCs/>
          <w:color w:val="000000"/>
          <w:sz w:val="18"/>
          <w:szCs w:val="18"/>
          <w:lang w:val="es-ES"/>
        </w:rPr>
        <w:t>2</w:t>
      </w:r>
      <w:r w:rsidR="00B0491D" w:rsidRPr="00791472">
        <w:rPr>
          <w:rFonts w:ascii="Times New Roman" w:hAnsi="Times New Roman" w:cs="Times New Roman"/>
          <w:i/>
          <w:iCs/>
          <w:color w:val="000000"/>
          <w:sz w:val="18"/>
          <w:szCs w:val="18"/>
          <w:lang w:val="es-ES"/>
        </w:rPr>
        <w:t>. Propuesta del diseño metodológico y técnicas de investigación. Elaboración propia.</w:t>
      </w:r>
      <w:r w:rsidR="002A13CB" w:rsidRPr="00791472">
        <w:rPr>
          <w:rFonts w:ascii="Times New Roman" w:hAnsi="Times New Roman" w:cs="Times New Roman"/>
          <w:i/>
          <w:iCs/>
          <w:color w:val="000000"/>
          <w:sz w:val="18"/>
          <w:szCs w:val="18"/>
          <w:lang w:val="es-ES"/>
        </w:rPr>
        <w:t xml:space="preserve"> 2020.</w:t>
      </w:r>
    </w:p>
    <w:p w14:paraId="5CA39D8D" w14:textId="77777777" w:rsidR="003568A6" w:rsidRDefault="003568A6" w:rsidP="000D24C9">
      <w:pPr>
        <w:spacing w:after="0" w:line="360" w:lineRule="auto"/>
        <w:rPr>
          <w:rFonts w:ascii="Times New Roman" w:hAnsi="Times New Roman" w:cs="Times New Roman"/>
          <w:sz w:val="24"/>
          <w:szCs w:val="24"/>
        </w:rPr>
      </w:pPr>
    </w:p>
    <w:p w14:paraId="193A96AC" w14:textId="5BDFB79C" w:rsidR="00786C9F" w:rsidRPr="00966E9C" w:rsidRDefault="00E4125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Las </w:t>
      </w:r>
      <w:r w:rsidR="00786C9F" w:rsidRPr="00966E9C">
        <w:rPr>
          <w:rFonts w:ascii="Times New Roman" w:hAnsi="Times New Roman" w:cs="Times New Roman"/>
          <w:sz w:val="24"/>
          <w:szCs w:val="24"/>
        </w:rPr>
        <w:t>variables dependientes</w:t>
      </w:r>
      <w:r w:rsidR="001F341D" w:rsidRPr="00966E9C">
        <w:rPr>
          <w:rFonts w:ascii="Times New Roman" w:hAnsi="Times New Roman" w:cs="Times New Roman"/>
          <w:sz w:val="24"/>
          <w:szCs w:val="24"/>
        </w:rPr>
        <w:t xml:space="preserve"> </w:t>
      </w:r>
      <w:r w:rsidR="00786C9F" w:rsidRPr="00966E9C">
        <w:rPr>
          <w:rFonts w:ascii="Times New Roman" w:hAnsi="Times New Roman" w:cs="Times New Roman"/>
          <w:sz w:val="24"/>
          <w:szCs w:val="24"/>
        </w:rPr>
        <w:t>e independientes</w:t>
      </w:r>
      <w:r w:rsidR="0078597D" w:rsidRPr="00966E9C">
        <w:rPr>
          <w:rFonts w:ascii="Times New Roman" w:hAnsi="Times New Roman" w:cs="Times New Roman"/>
          <w:sz w:val="24"/>
          <w:szCs w:val="24"/>
        </w:rPr>
        <w:t xml:space="preserve"> se identificaron</w:t>
      </w:r>
      <w:r w:rsidR="00140219" w:rsidRPr="00966E9C">
        <w:rPr>
          <w:rFonts w:ascii="Times New Roman" w:hAnsi="Times New Roman" w:cs="Times New Roman"/>
          <w:sz w:val="24"/>
          <w:szCs w:val="24"/>
        </w:rPr>
        <w:t xml:space="preserve"> a través de</w:t>
      </w:r>
      <w:r w:rsidRPr="00966E9C">
        <w:rPr>
          <w:rFonts w:ascii="Times New Roman" w:hAnsi="Times New Roman" w:cs="Times New Roman"/>
          <w:sz w:val="24"/>
          <w:szCs w:val="24"/>
        </w:rPr>
        <w:t xml:space="preserve"> </w:t>
      </w:r>
      <w:r w:rsidR="000D0CCF" w:rsidRPr="00966E9C">
        <w:rPr>
          <w:rFonts w:ascii="Times New Roman" w:hAnsi="Times New Roman" w:cs="Times New Roman"/>
          <w:sz w:val="24"/>
          <w:szCs w:val="24"/>
        </w:rPr>
        <w:t>los objetivos</w:t>
      </w:r>
      <w:r w:rsidRPr="00966E9C">
        <w:rPr>
          <w:rFonts w:ascii="Times New Roman" w:hAnsi="Times New Roman" w:cs="Times New Roman"/>
          <w:sz w:val="24"/>
          <w:szCs w:val="24"/>
        </w:rPr>
        <w:t xml:space="preserve"> de investigaci</w:t>
      </w:r>
      <w:r w:rsidR="00EA3C85">
        <w:rPr>
          <w:rFonts w:ascii="Times New Roman" w:hAnsi="Times New Roman" w:cs="Times New Roman"/>
          <w:sz w:val="24"/>
          <w:szCs w:val="24"/>
        </w:rPr>
        <w:t xml:space="preserve">ón, definiendo a </w:t>
      </w:r>
      <w:r w:rsidR="0078597D" w:rsidRPr="00966E9C">
        <w:rPr>
          <w:rFonts w:ascii="Times New Roman" w:hAnsi="Times New Roman" w:cs="Times New Roman"/>
          <w:sz w:val="24"/>
          <w:szCs w:val="24"/>
        </w:rPr>
        <w:t>la calidad y productividad como</w:t>
      </w:r>
      <w:r w:rsidR="00786C9F" w:rsidRPr="00966E9C">
        <w:rPr>
          <w:rFonts w:ascii="Times New Roman" w:hAnsi="Times New Roman" w:cs="Times New Roman"/>
          <w:sz w:val="24"/>
          <w:szCs w:val="24"/>
        </w:rPr>
        <w:t xml:space="preserve"> </w:t>
      </w:r>
      <w:r w:rsidR="00801014" w:rsidRPr="00966E9C">
        <w:rPr>
          <w:rFonts w:ascii="Times New Roman" w:hAnsi="Times New Roman" w:cs="Times New Roman"/>
          <w:sz w:val="24"/>
          <w:szCs w:val="24"/>
        </w:rPr>
        <w:t>variable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dependiente</w:t>
      </w:r>
      <w:r w:rsidR="0078597D" w:rsidRPr="00966E9C">
        <w:rPr>
          <w:rFonts w:ascii="Times New Roman" w:hAnsi="Times New Roman" w:cs="Times New Roman"/>
          <w:sz w:val="24"/>
          <w:szCs w:val="24"/>
        </w:rPr>
        <w:t>s</w:t>
      </w:r>
      <w:r w:rsidR="00801014" w:rsidRPr="00966E9C">
        <w:rPr>
          <w:rFonts w:ascii="Times New Roman" w:hAnsi="Times New Roman" w:cs="Times New Roman"/>
          <w:sz w:val="24"/>
          <w:szCs w:val="24"/>
        </w:rPr>
        <w:t xml:space="preserve"> </w:t>
      </w:r>
      <w:r w:rsidR="009D31B9" w:rsidRPr="00966E9C">
        <w:rPr>
          <w:rFonts w:ascii="Times New Roman" w:hAnsi="Times New Roman" w:cs="Times New Roman"/>
          <w:sz w:val="24"/>
          <w:szCs w:val="24"/>
        </w:rPr>
        <w:t>(VD)</w:t>
      </w:r>
      <w:r w:rsidR="0078597D" w:rsidRPr="00966E9C">
        <w:rPr>
          <w:rFonts w:ascii="Times New Roman" w:hAnsi="Times New Roman" w:cs="Times New Roman"/>
          <w:sz w:val="24"/>
          <w:szCs w:val="24"/>
        </w:rPr>
        <w:t xml:space="preserve"> y a la mano de obra</w:t>
      </w:r>
      <w:r w:rsidR="00EA3C85">
        <w:rPr>
          <w:rFonts w:ascii="Times New Roman" w:hAnsi="Times New Roman" w:cs="Times New Roman"/>
          <w:sz w:val="24"/>
          <w:szCs w:val="24"/>
        </w:rPr>
        <w:t xml:space="preserve"> como</w:t>
      </w:r>
      <w:r w:rsidR="001C4D1B" w:rsidRPr="00966E9C">
        <w:rPr>
          <w:rFonts w:ascii="Times New Roman" w:hAnsi="Times New Roman" w:cs="Times New Roman"/>
          <w:sz w:val="24"/>
          <w:szCs w:val="24"/>
        </w:rPr>
        <w:t xml:space="preserve"> independiente</w:t>
      </w:r>
      <w:r w:rsidR="001F341D" w:rsidRPr="00966E9C">
        <w:rPr>
          <w:rFonts w:ascii="Times New Roman" w:hAnsi="Times New Roman" w:cs="Times New Roman"/>
          <w:sz w:val="24"/>
          <w:szCs w:val="24"/>
        </w:rPr>
        <w:t xml:space="preserve"> (VI)</w:t>
      </w:r>
      <w:r w:rsidR="000D0CCF" w:rsidRPr="00966E9C">
        <w:rPr>
          <w:rFonts w:ascii="Times New Roman" w:hAnsi="Times New Roman" w:cs="Times New Roman"/>
          <w:sz w:val="24"/>
          <w:szCs w:val="24"/>
        </w:rPr>
        <w:t>.</w:t>
      </w:r>
      <w:r w:rsidR="001C4D1B" w:rsidRPr="00966E9C">
        <w:rPr>
          <w:rFonts w:ascii="Times New Roman" w:hAnsi="Times New Roman" w:cs="Times New Roman"/>
          <w:sz w:val="24"/>
          <w:szCs w:val="24"/>
        </w:rPr>
        <w:t xml:space="preserve"> </w:t>
      </w:r>
      <w:r w:rsidR="00EA3C85">
        <w:rPr>
          <w:rFonts w:ascii="Times New Roman" w:hAnsi="Times New Roman" w:cs="Times New Roman"/>
          <w:sz w:val="24"/>
          <w:szCs w:val="24"/>
        </w:rPr>
        <w:t>Determinación</w:t>
      </w:r>
      <w:r w:rsidR="005C74D3" w:rsidRPr="00966E9C">
        <w:rPr>
          <w:rFonts w:ascii="Times New Roman" w:hAnsi="Times New Roman" w:cs="Times New Roman"/>
          <w:sz w:val="24"/>
          <w:szCs w:val="24"/>
        </w:rPr>
        <w:t xml:space="preserve"> razona</w:t>
      </w:r>
      <w:r w:rsidR="00EA3C85">
        <w:rPr>
          <w:rFonts w:ascii="Times New Roman" w:hAnsi="Times New Roman" w:cs="Times New Roman"/>
          <w:sz w:val="24"/>
          <w:szCs w:val="24"/>
        </w:rPr>
        <w:t>da</w:t>
      </w:r>
      <w:r w:rsidR="005C74D3" w:rsidRPr="00966E9C">
        <w:rPr>
          <w:rFonts w:ascii="Times New Roman" w:hAnsi="Times New Roman" w:cs="Times New Roman"/>
          <w:sz w:val="24"/>
          <w:szCs w:val="24"/>
        </w:rPr>
        <w:t xml:space="preserve"> en función de que</w:t>
      </w:r>
      <w:r w:rsidR="003F14F1" w:rsidRPr="00966E9C">
        <w:rPr>
          <w:rFonts w:ascii="Times New Roman" w:hAnsi="Times New Roman" w:cs="Times New Roman"/>
          <w:sz w:val="24"/>
          <w:szCs w:val="24"/>
        </w:rPr>
        <w:t xml:space="preserve"> a medida</w:t>
      </w:r>
      <w:r w:rsidR="00837016" w:rsidRPr="00966E9C">
        <w:rPr>
          <w:rFonts w:ascii="Times New Roman" w:hAnsi="Times New Roman" w:cs="Times New Roman"/>
          <w:sz w:val="24"/>
          <w:szCs w:val="24"/>
        </w:rPr>
        <w:t xml:space="preserve"> </w:t>
      </w:r>
      <w:r w:rsidR="00B039ED" w:rsidRPr="00966E9C">
        <w:rPr>
          <w:rFonts w:ascii="Times New Roman" w:hAnsi="Times New Roman" w:cs="Times New Roman"/>
          <w:sz w:val="24"/>
          <w:szCs w:val="24"/>
        </w:rPr>
        <w:t>que</w:t>
      </w:r>
      <w:r w:rsidR="005C74D3" w:rsidRPr="00966E9C">
        <w:rPr>
          <w:rFonts w:ascii="Times New Roman" w:hAnsi="Times New Roman" w:cs="Times New Roman"/>
          <w:sz w:val="24"/>
          <w:szCs w:val="24"/>
        </w:rPr>
        <w:t xml:space="preserve"> se mejora la mano de obra</w:t>
      </w:r>
      <w:r w:rsidR="001F341D" w:rsidRPr="00966E9C">
        <w:rPr>
          <w:rFonts w:ascii="Times New Roman" w:hAnsi="Times New Roman" w:cs="Times New Roman"/>
          <w:sz w:val="24"/>
          <w:szCs w:val="24"/>
        </w:rPr>
        <w:t xml:space="preserve"> (</w:t>
      </w:r>
      <w:r w:rsidR="00E870F4" w:rsidRPr="00966E9C">
        <w:rPr>
          <w:rFonts w:ascii="Times New Roman" w:hAnsi="Times New Roman" w:cs="Times New Roman"/>
          <w:sz w:val="24"/>
          <w:szCs w:val="24"/>
        </w:rPr>
        <w:t xml:space="preserve">VI), mejora la calidad </w:t>
      </w:r>
      <w:r w:rsidR="00EA3C85">
        <w:rPr>
          <w:rFonts w:ascii="Times New Roman" w:hAnsi="Times New Roman" w:cs="Times New Roman"/>
          <w:sz w:val="24"/>
          <w:szCs w:val="24"/>
        </w:rPr>
        <w:t>(VD) y productividad (VD), considerando</w:t>
      </w:r>
      <w:r w:rsidR="000E7609" w:rsidRPr="00966E9C">
        <w:rPr>
          <w:rFonts w:ascii="Times New Roman" w:hAnsi="Times New Roman" w:cs="Times New Roman"/>
          <w:sz w:val="24"/>
          <w:szCs w:val="24"/>
        </w:rPr>
        <w:t xml:space="preserve"> </w:t>
      </w:r>
      <w:r w:rsidR="0028342C" w:rsidRPr="00966E9C">
        <w:rPr>
          <w:rFonts w:ascii="Times New Roman" w:hAnsi="Times New Roman" w:cs="Times New Roman"/>
          <w:sz w:val="24"/>
          <w:szCs w:val="24"/>
        </w:rPr>
        <w:t>los</w:t>
      </w:r>
      <w:r w:rsidR="000E7609" w:rsidRPr="00966E9C">
        <w:rPr>
          <w:rFonts w:ascii="Times New Roman" w:hAnsi="Times New Roman" w:cs="Times New Roman"/>
          <w:sz w:val="24"/>
          <w:szCs w:val="24"/>
        </w:rPr>
        <w:t xml:space="preserve"> factores que inciden en cada una de </w:t>
      </w:r>
      <w:r w:rsidR="00EA3C85">
        <w:rPr>
          <w:rFonts w:ascii="Times New Roman" w:hAnsi="Times New Roman" w:cs="Times New Roman"/>
          <w:sz w:val="24"/>
          <w:szCs w:val="24"/>
        </w:rPr>
        <w:t>estas variables, haciendo más compleja</w:t>
      </w:r>
      <w:r w:rsidR="000E7609" w:rsidRPr="00966E9C">
        <w:rPr>
          <w:rFonts w:ascii="Times New Roman" w:hAnsi="Times New Roman" w:cs="Times New Roman"/>
          <w:sz w:val="24"/>
          <w:szCs w:val="24"/>
        </w:rPr>
        <w:t xml:space="preserve"> su medición y análisis.</w:t>
      </w:r>
    </w:p>
    <w:p w14:paraId="0351BCB2" w14:textId="6FE0F2BB" w:rsidR="000108F6" w:rsidRDefault="005C4822" w:rsidP="000D24C9">
      <w:pPr>
        <w:spacing w:before="240" w:after="0" w:line="360" w:lineRule="auto"/>
        <w:rPr>
          <w:rFonts w:ascii="Times New Roman" w:hAnsi="Times New Roman" w:cs="Times New Roman"/>
          <w:sz w:val="24"/>
          <w:szCs w:val="24"/>
        </w:rPr>
      </w:pPr>
      <w:r w:rsidRPr="00966E9C">
        <w:rPr>
          <w:rFonts w:ascii="Times New Roman" w:hAnsi="Times New Roman" w:cs="Times New Roman"/>
          <w:sz w:val="24"/>
          <w:szCs w:val="24"/>
        </w:rPr>
        <w:t xml:space="preserve">Los instrumentos se realizarán con base en los conceptos </w:t>
      </w:r>
      <w:r w:rsidR="00EE24A9">
        <w:rPr>
          <w:rFonts w:ascii="Times New Roman" w:hAnsi="Times New Roman" w:cs="Times New Roman"/>
          <w:sz w:val="24"/>
          <w:szCs w:val="24"/>
        </w:rPr>
        <w:t>y variables definida</w:t>
      </w:r>
      <w:r w:rsidRPr="00966E9C">
        <w:rPr>
          <w:rFonts w:ascii="Times New Roman" w:hAnsi="Times New Roman" w:cs="Times New Roman"/>
          <w:sz w:val="24"/>
          <w:szCs w:val="24"/>
        </w:rPr>
        <w:t>s</w:t>
      </w:r>
      <w:r w:rsidR="00EE24A9">
        <w:rPr>
          <w:rFonts w:ascii="Times New Roman" w:hAnsi="Times New Roman" w:cs="Times New Roman"/>
          <w:sz w:val="24"/>
          <w:szCs w:val="24"/>
        </w:rPr>
        <w:t>, buscando obtener una encuesta y</w:t>
      </w:r>
      <w:r w:rsidR="00AB3C49" w:rsidRPr="00966E9C">
        <w:rPr>
          <w:rFonts w:ascii="Times New Roman" w:hAnsi="Times New Roman" w:cs="Times New Roman"/>
          <w:sz w:val="24"/>
          <w:szCs w:val="24"/>
        </w:rPr>
        <w:t xml:space="preserve"> entrevista </w:t>
      </w:r>
      <w:r w:rsidR="00E851B4">
        <w:rPr>
          <w:rFonts w:ascii="Times New Roman" w:hAnsi="Times New Roman" w:cs="Times New Roman"/>
          <w:sz w:val="24"/>
          <w:szCs w:val="24"/>
        </w:rPr>
        <w:t>semiestructurada, permitiendo</w:t>
      </w:r>
      <w:r w:rsidR="00C31D43" w:rsidRPr="00966E9C">
        <w:rPr>
          <w:rFonts w:ascii="Times New Roman" w:hAnsi="Times New Roman" w:cs="Times New Roman"/>
          <w:sz w:val="24"/>
          <w:szCs w:val="24"/>
        </w:rPr>
        <w:t xml:space="preserve"> medir el impacto que tienen los factores de </w:t>
      </w:r>
      <w:r w:rsidR="00E851B4">
        <w:rPr>
          <w:rFonts w:ascii="Times New Roman" w:hAnsi="Times New Roman" w:cs="Times New Roman"/>
          <w:sz w:val="24"/>
          <w:szCs w:val="24"/>
        </w:rPr>
        <w:t>la mano de obra en la calidad, c</w:t>
      </w:r>
      <w:r w:rsidR="00341569" w:rsidRPr="00966E9C">
        <w:rPr>
          <w:rFonts w:ascii="Times New Roman" w:hAnsi="Times New Roman" w:cs="Times New Roman"/>
          <w:sz w:val="24"/>
          <w:szCs w:val="24"/>
        </w:rPr>
        <w:t>on el objetivo de medir, observar o documentar datos cualitativos y cuant</w:t>
      </w:r>
      <w:r w:rsidR="00C31D43" w:rsidRPr="00966E9C">
        <w:rPr>
          <w:rFonts w:ascii="Times New Roman" w:hAnsi="Times New Roman" w:cs="Times New Roman"/>
          <w:sz w:val="24"/>
          <w:szCs w:val="24"/>
        </w:rPr>
        <w:t>itativos.</w:t>
      </w:r>
      <w:r w:rsidR="00E851B4">
        <w:rPr>
          <w:rFonts w:ascii="Times New Roman" w:hAnsi="Times New Roman" w:cs="Times New Roman"/>
          <w:sz w:val="24"/>
          <w:szCs w:val="24"/>
        </w:rPr>
        <w:t xml:space="preserve"> El esfuerzo descrito</w:t>
      </w:r>
      <w:r w:rsidR="00D02EA6" w:rsidRPr="00966E9C">
        <w:rPr>
          <w:rFonts w:ascii="Times New Roman" w:hAnsi="Times New Roman" w:cs="Times New Roman"/>
          <w:sz w:val="24"/>
          <w:szCs w:val="24"/>
        </w:rPr>
        <w:t xml:space="preserve"> busca generar una gestión de la calidad en los procesos constructivos de albañilería, intención que ya han tocado otros </w:t>
      </w:r>
      <w:r w:rsidR="00D02EA6" w:rsidRPr="00E851B4">
        <w:rPr>
          <w:rFonts w:ascii="Times New Roman" w:hAnsi="Times New Roman" w:cs="Times New Roman"/>
          <w:sz w:val="24"/>
          <w:szCs w:val="24"/>
        </w:rPr>
        <w:t>autores (</w:t>
      </w:r>
      <w:r w:rsidR="00454B8A" w:rsidRPr="00E851B4">
        <w:rPr>
          <w:rFonts w:ascii="Times New Roman" w:hAnsi="Times New Roman" w:cs="Times New Roman"/>
          <w:sz w:val="24"/>
          <w:szCs w:val="24"/>
        </w:rPr>
        <w:t>Morocho, 2015).</w:t>
      </w:r>
      <w:r w:rsidR="008B023A" w:rsidRPr="00E851B4">
        <w:rPr>
          <w:rFonts w:ascii="Times New Roman" w:hAnsi="Times New Roman" w:cs="Times New Roman"/>
          <w:sz w:val="24"/>
          <w:szCs w:val="24"/>
        </w:rPr>
        <w:t xml:space="preserve"> </w:t>
      </w:r>
      <w:r w:rsidR="000108F6" w:rsidRPr="00E851B4">
        <w:rPr>
          <w:rFonts w:ascii="Times New Roman" w:hAnsi="Times New Roman" w:cs="Times New Roman"/>
          <w:sz w:val="24"/>
          <w:szCs w:val="24"/>
        </w:rPr>
        <w:t>Estos</w:t>
      </w:r>
      <w:r w:rsidR="000108F6" w:rsidRPr="00966E9C">
        <w:rPr>
          <w:rFonts w:ascii="Times New Roman" w:hAnsi="Times New Roman" w:cs="Times New Roman"/>
          <w:sz w:val="24"/>
          <w:szCs w:val="24"/>
        </w:rPr>
        <w:t xml:space="preserve"> instrumentos s</w:t>
      </w:r>
      <w:r w:rsidR="000544BD" w:rsidRPr="00966E9C">
        <w:rPr>
          <w:rFonts w:ascii="Times New Roman" w:hAnsi="Times New Roman" w:cs="Times New Roman"/>
          <w:sz w:val="24"/>
          <w:szCs w:val="24"/>
        </w:rPr>
        <w:t xml:space="preserve">e aplicarán a una </w:t>
      </w:r>
      <w:r w:rsidR="000108F6" w:rsidRPr="00966E9C">
        <w:rPr>
          <w:rFonts w:ascii="Times New Roman" w:hAnsi="Times New Roman" w:cs="Times New Roman"/>
          <w:sz w:val="24"/>
          <w:szCs w:val="24"/>
        </w:rPr>
        <w:t>población d</w:t>
      </w:r>
      <w:r w:rsidR="00FC2B7B" w:rsidRPr="00966E9C">
        <w:rPr>
          <w:rFonts w:ascii="Times New Roman" w:hAnsi="Times New Roman" w:cs="Times New Roman"/>
          <w:sz w:val="24"/>
          <w:szCs w:val="24"/>
        </w:rPr>
        <w:t>eterminada, en la cual,</w:t>
      </w:r>
      <w:r w:rsidR="000544BD" w:rsidRPr="00966E9C">
        <w:rPr>
          <w:rFonts w:ascii="Times New Roman" w:hAnsi="Times New Roman" w:cs="Times New Roman"/>
          <w:sz w:val="24"/>
          <w:szCs w:val="24"/>
        </w:rPr>
        <w:t xml:space="preserve"> se encontrarán</w:t>
      </w:r>
      <w:r w:rsidR="00FC2B7B" w:rsidRPr="00966E9C">
        <w:rPr>
          <w:rFonts w:ascii="Times New Roman" w:hAnsi="Times New Roman" w:cs="Times New Roman"/>
          <w:sz w:val="24"/>
          <w:szCs w:val="24"/>
        </w:rPr>
        <w:t>:</w:t>
      </w:r>
      <w:r w:rsidR="00AE24FD" w:rsidRPr="00966E9C">
        <w:rPr>
          <w:rFonts w:ascii="Times New Roman" w:hAnsi="Times New Roman" w:cs="Times New Roman"/>
          <w:sz w:val="24"/>
          <w:szCs w:val="24"/>
        </w:rPr>
        <w:t xml:space="preserve"> trabajadores de la construcción</w:t>
      </w:r>
      <w:r w:rsidR="00FC2B7B" w:rsidRPr="00966E9C">
        <w:rPr>
          <w:rFonts w:ascii="Times New Roman" w:hAnsi="Times New Roman" w:cs="Times New Roman"/>
          <w:sz w:val="24"/>
          <w:szCs w:val="24"/>
        </w:rPr>
        <w:t xml:space="preserve"> como albañiles </w:t>
      </w:r>
      <w:r w:rsidR="00924944" w:rsidRPr="00966E9C">
        <w:rPr>
          <w:rFonts w:ascii="Times New Roman" w:hAnsi="Times New Roman" w:cs="Times New Roman"/>
          <w:sz w:val="24"/>
          <w:szCs w:val="24"/>
        </w:rPr>
        <w:t>y auxiliares</w:t>
      </w:r>
      <w:r w:rsidR="009A7F10">
        <w:rPr>
          <w:rFonts w:ascii="Times New Roman" w:hAnsi="Times New Roman" w:cs="Times New Roman"/>
          <w:sz w:val="24"/>
          <w:szCs w:val="24"/>
        </w:rPr>
        <w:t>,</w:t>
      </w:r>
      <w:r w:rsidR="00924944" w:rsidRPr="00966E9C">
        <w:rPr>
          <w:rFonts w:ascii="Times New Roman" w:hAnsi="Times New Roman" w:cs="Times New Roman"/>
          <w:sz w:val="24"/>
          <w:szCs w:val="24"/>
        </w:rPr>
        <w:t xml:space="preserve"> </w:t>
      </w:r>
      <w:r w:rsidR="00FC2B7B" w:rsidRPr="00966E9C">
        <w:rPr>
          <w:rFonts w:ascii="Times New Roman" w:hAnsi="Times New Roman" w:cs="Times New Roman"/>
          <w:sz w:val="24"/>
          <w:szCs w:val="24"/>
        </w:rPr>
        <w:t>debido a que</w:t>
      </w:r>
      <w:r w:rsidR="00AE24FD" w:rsidRPr="00966E9C">
        <w:rPr>
          <w:rFonts w:ascii="Times New Roman" w:hAnsi="Times New Roman" w:cs="Times New Roman"/>
          <w:sz w:val="24"/>
          <w:szCs w:val="24"/>
        </w:rPr>
        <w:t xml:space="preserve"> son los que ejecutan las actividades durante la albañi</w:t>
      </w:r>
      <w:r w:rsidR="00FC2B7B" w:rsidRPr="00966E9C">
        <w:rPr>
          <w:rFonts w:ascii="Times New Roman" w:hAnsi="Times New Roman" w:cs="Times New Roman"/>
          <w:sz w:val="24"/>
          <w:szCs w:val="24"/>
        </w:rPr>
        <w:t>lería de obra gris;</w:t>
      </w:r>
      <w:r w:rsidR="00AE24FD" w:rsidRPr="00966E9C">
        <w:rPr>
          <w:rFonts w:ascii="Times New Roman" w:hAnsi="Times New Roman" w:cs="Times New Roman"/>
          <w:sz w:val="24"/>
          <w:szCs w:val="24"/>
        </w:rPr>
        <w:t xml:space="preserve"> profesionistas de la construcción, </w:t>
      </w:r>
      <w:r w:rsidR="00E851B4">
        <w:rPr>
          <w:rFonts w:ascii="Times New Roman" w:hAnsi="Times New Roman" w:cs="Times New Roman"/>
          <w:sz w:val="24"/>
          <w:szCs w:val="24"/>
        </w:rPr>
        <w:t>pues</w:t>
      </w:r>
      <w:r w:rsidR="00FC2B7B" w:rsidRPr="00966E9C">
        <w:rPr>
          <w:rFonts w:ascii="Times New Roman" w:hAnsi="Times New Roman" w:cs="Times New Roman"/>
          <w:sz w:val="24"/>
          <w:szCs w:val="24"/>
        </w:rPr>
        <w:t xml:space="preserve"> desempeñan actividades que conciernen</w:t>
      </w:r>
      <w:r w:rsidR="00AE24FD" w:rsidRPr="00966E9C">
        <w:rPr>
          <w:rFonts w:ascii="Times New Roman" w:hAnsi="Times New Roman" w:cs="Times New Roman"/>
          <w:sz w:val="24"/>
          <w:szCs w:val="24"/>
        </w:rPr>
        <w:t xml:space="preserve"> a </w:t>
      </w:r>
      <w:r w:rsidR="00FC2B7B" w:rsidRPr="00966E9C">
        <w:rPr>
          <w:rFonts w:ascii="Times New Roman" w:hAnsi="Times New Roman" w:cs="Times New Roman"/>
          <w:sz w:val="24"/>
          <w:szCs w:val="24"/>
        </w:rPr>
        <w:t xml:space="preserve">esta etapa de la obra, </w:t>
      </w:r>
      <w:r w:rsidR="00AE24FD" w:rsidRPr="00966E9C">
        <w:rPr>
          <w:rFonts w:ascii="Times New Roman" w:hAnsi="Times New Roman" w:cs="Times New Roman"/>
          <w:sz w:val="24"/>
          <w:szCs w:val="24"/>
        </w:rPr>
        <w:t>administran o supervisan a los trabajadores de la construcción</w:t>
      </w:r>
      <w:r w:rsidR="000D0CCF" w:rsidRPr="00966E9C">
        <w:rPr>
          <w:rFonts w:ascii="Times New Roman" w:hAnsi="Times New Roman" w:cs="Times New Roman"/>
          <w:sz w:val="24"/>
          <w:szCs w:val="24"/>
        </w:rPr>
        <w:t>.</w:t>
      </w:r>
    </w:p>
    <w:p w14:paraId="3E6B9202" w14:textId="77777777" w:rsidR="009A7F10" w:rsidRPr="00966E9C" w:rsidRDefault="009A7F10" w:rsidP="000D24C9">
      <w:pPr>
        <w:spacing w:before="240" w:after="0" w:line="360" w:lineRule="auto"/>
        <w:rPr>
          <w:rFonts w:ascii="Times New Roman" w:hAnsi="Times New Roman" w:cs="Times New Roman"/>
          <w:sz w:val="24"/>
          <w:szCs w:val="24"/>
        </w:rPr>
      </w:pPr>
    </w:p>
    <w:p w14:paraId="0BCC50E8" w14:textId="3A027BC7" w:rsidR="00C85836" w:rsidRDefault="00C85836"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lastRenderedPageBreak/>
        <w:t>La recolección de información se basará en un proceso estructurado para dialogar con los trabajadores de la construcción y profesionistas</w:t>
      </w:r>
      <w:r w:rsidR="008B023A" w:rsidRPr="00966E9C">
        <w:rPr>
          <w:rFonts w:ascii="Times New Roman" w:hAnsi="Times New Roman" w:cs="Times New Roman"/>
          <w:sz w:val="24"/>
          <w:szCs w:val="24"/>
        </w:rPr>
        <w:t>, en este punto se establecerá la liga con el diseño, estableciendo qué acciones pueden o deben interrelacionarse para asegurar la participación del diseñador en el proceso completo de la selección y seguimiento de la mano de obra.</w:t>
      </w:r>
      <w:r w:rsidR="000D0CCF" w:rsidRPr="00966E9C">
        <w:rPr>
          <w:rFonts w:ascii="Times New Roman" w:hAnsi="Times New Roman" w:cs="Times New Roman"/>
          <w:sz w:val="24"/>
          <w:szCs w:val="24"/>
        </w:rPr>
        <w:t xml:space="preserve"> </w:t>
      </w:r>
    </w:p>
    <w:p w14:paraId="3AE6AC44" w14:textId="77777777" w:rsidR="009A7F10" w:rsidRPr="00966E9C" w:rsidRDefault="009A7F10" w:rsidP="000D24C9">
      <w:pPr>
        <w:spacing w:after="0" w:line="360" w:lineRule="auto"/>
        <w:rPr>
          <w:rFonts w:ascii="Times New Roman" w:hAnsi="Times New Roman" w:cs="Times New Roman"/>
          <w:sz w:val="24"/>
          <w:szCs w:val="24"/>
        </w:rPr>
      </w:pPr>
    </w:p>
    <w:p w14:paraId="38488B5B" w14:textId="7A9183E8" w:rsidR="00FC2B7B" w:rsidRDefault="00D57FED"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w:t>
      </w:r>
      <w:r w:rsidR="00AE24FD" w:rsidRPr="00966E9C">
        <w:rPr>
          <w:rFonts w:ascii="Times New Roman" w:hAnsi="Times New Roman" w:cs="Times New Roman"/>
          <w:sz w:val="24"/>
          <w:szCs w:val="24"/>
        </w:rPr>
        <w:t xml:space="preserve">e pretende </w:t>
      </w:r>
      <w:r w:rsidR="00FC2B7B" w:rsidRPr="00966E9C">
        <w:rPr>
          <w:rFonts w:ascii="Times New Roman" w:hAnsi="Times New Roman" w:cs="Times New Roman"/>
          <w:sz w:val="24"/>
          <w:szCs w:val="24"/>
        </w:rPr>
        <w:t>observar los procesos</w:t>
      </w:r>
      <w:r w:rsidR="00454B8A" w:rsidRPr="00966E9C">
        <w:rPr>
          <w:rFonts w:ascii="Times New Roman" w:hAnsi="Times New Roman" w:cs="Times New Roman"/>
          <w:sz w:val="24"/>
          <w:szCs w:val="24"/>
        </w:rPr>
        <w:t>, mejorar la calidad de mano de obra tal vez, generando talleres de formación teórico-práctica, estimular al obrero para aprender nuevas técnicas y crear un equipo permanente de culturización in</w:t>
      </w:r>
      <w:r w:rsidR="009A7F10">
        <w:rPr>
          <w:rFonts w:ascii="Times New Roman" w:hAnsi="Times New Roman" w:cs="Times New Roman"/>
          <w:sz w:val="24"/>
          <w:szCs w:val="24"/>
        </w:rPr>
        <w:t>tegrado por los diseñadores,</w:t>
      </w:r>
      <w:r w:rsidR="00454B8A" w:rsidRPr="00966E9C">
        <w:rPr>
          <w:rFonts w:ascii="Times New Roman" w:hAnsi="Times New Roman" w:cs="Times New Roman"/>
          <w:sz w:val="24"/>
          <w:szCs w:val="24"/>
        </w:rPr>
        <w:t xml:space="preserve"> supervisores</w:t>
      </w:r>
      <w:r w:rsidR="00FC2B7B" w:rsidRPr="00966E9C">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encargados de los trabajos de</w:t>
      </w:r>
      <w:r w:rsidR="00FC2B7B" w:rsidRPr="00966E9C">
        <w:rPr>
          <w:rFonts w:ascii="Times New Roman" w:hAnsi="Times New Roman" w:cs="Times New Roman"/>
          <w:sz w:val="24"/>
          <w:szCs w:val="24"/>
        </w:rPr>
        <w:t xml:space="preserve"> albañilería</w:t>
      </w:r>
      <w:r w:rsidR="00410013" w:rsidRPr="00966E9C">
        <w:rPr>
          <w:rFonts w:ascii="Times New Roman" w:hAnsi="Times New Roman" w:cs="Times New Roman"/>
          <w:sz w:val="24"/>
          <w:szCs w:val="24"/>
        </w:rPr>
        <w:t>. Con</w:t>
      </w:r>
      <w:r w:rsidR="00AE24FD" w:rsidRPr="00966E9C">
        <w:rPr>
          <w:rFonts w:ascii="Times New Roman" w:hAnsi="Times New Roman" w:cs="Times New Roman"/>
          <w:sz w:val="24"/>
          <w:szCs w:val="24"/>
        </w:rPr>
        <w:t xml:space="preserve"> base a lo observado se complementarán </w:t>
      </w:r>
      <w:r w:rsidR="00454B8A" w:rsidRPr="00966E9C">
        <w:rPr>
          <w:rFonts w:ascii="Times New Roman" w:hAnsi="Times New Roman" w:cs="Times New Roman"/>
          <w:sz w:val="24"/>
          <w:szCs w:val="24"/>
        </w:rPr>
        <w:t>otros</w:t>
      </w:r>
      <w:r w:rsidR="00AE24FD" w:rsidRPr="00966E9C">
        <w:rPr>
          <w:rFonts w:ascii="Times New Roman" w:hAnsi="Times New Roman" w:cs="Times New Roman"/>
          <w:sz w:val="24"/>
          <w:szCs w:val="24"/>
        </w:rPr>
        <w:t xml:space="preserve"> instrumentos para resalta</w:t>
      </w:r>
      <w:r w:rsidR="00454B8A" w:rsidRPr="00966E9C">
        <w:rPr>
          <w:rFonts w:ascii="Times New Roman" w:hAnsi="Times New Roman" w:cs="Times New Roman"/>
          <w:sz w:val="24"/>
          <w:szCs w:val="24"/>
        </w:rPr>
        <w:t>r</w:t>
      </w:r>
      <w:r w:rsidR="00AE24FD" w:rsidRPr="00966E9C">
        <w:rPr>
          <w:rFonts w:ascii="Times New Roman" w:hAnsi="Times New Roman" w:cs="Times New Roman"/>
          <w:sz w:val="24"/>
          <w:szCs w:val="24"/>
        </w:rPr>
        <w:t xml:space="preserve"> cuáles factores </w:t>
      </w:r>
      <w:r w:rsidR="008B023A" w:rsidRPr="00966E9C">
        <w:rPr>
          <w:rFonts w:ascii="Times New Roman" w:hAnsi="Times New Roman" w:cs="Times New Roman"/>
          <w:sz w:val="24"/>
          <w:szCs w:val="24"/>
        </w:rPr>
        <w:t>tienen</w:t>
      </w:r>
      <w:r w:rsidR="00AE24FD" w:rsidRPr="00966E9C">
        <w:rPr>
          <w:rFonts w:ascii="Times New Roman" w:hAnsi="Times New Roman" w:cs="Times New Roman"/>
          <w:sz w:val="24"/>
          <w:szCs w:val="24"/>
        </w:rPr>
        <w:t xml:space="preserve"> relaci</w:t>
      </w:r>
      <w:r w:rsidR="008B023A" w:rsidRPr="00966E9C">
        <w:rPr>
          <w:rFonts w:ascii="Times New Roman" w:hAnsi="Times New Roman" w:cs="Times New Roman"/>
          <w:sz w:val="24"/>
          <w:szCs w:val="24"/>
        </w:rPr>
        <w:t>ón</w:t>
      </w:r>
      <w:r w:rsidR="009A7F10">
        <w:rPr>
          <w:rFonts w:ascii="Times New Roman" w:hAnsi="Times New Roman" w:cs="Times New Roman"/>
          <w:sz w:val="24"/>
          <w:szCs w:val="24"/>
        </w:rPr>
        <w:t xml:space="preserve"> entre mano de obra, calidad,</w:t>
      </w:r>
      <w:r w:rsidR="00AE24FD" w:rsidRPr="00966E9C">
        <w:rPr>
          <w:rFonts w:ascii="Times New Roman" w:hAnsi="Times New Roman" w:cs="Times New Roman"/>
          <w:sz w:val="24"/>
          <w:szCs w:val="24"/>
        </w:rPr>
        <w:t xml:space="preserve"> pro</w:t>
      </w:r>
      <w:r w:rsidR="00410013" w:rsidRPr="00966E9C">
        <w:rPr>
          <w:rFonts w:ascii="Times New Roman" w:hAnsi="Times New Roman" w:cs="Times New Roman"/>
          <w:sz w:val="24"/>
          <w:szCs w:val="24"/>
        </w:rPr>
        <w:t>ductividad</w:t>
      </w:r>
      <w:r w:rsidR="009A7F10">
        <w:rPr>
          <w:rFonts w:ascii="Times New Roman" w:hAnsi="Times New Roman" w:cs="Times New Roman"/>
          <w:sz w:val="24"/>
          <w:szCs w:val="24"/>
        </w:rPr>
        <w:t xml:space="preserve"> y</w:t>
      </w:r>
      <w:r w:rsidR="00454B8A" w:rsidRPr="00966E9C">
        <w:rPr>
          <w:rFonts w:ascii="Times New Roman" w:hAnsi="Times New Roman" w:cs="Times New Roman"/>
          <w:sz w:val="24"/>
          <w:szCs w:val="24"/>
        </w:rPr>
        <w:t xml:space="preserve"> diseño</w:t>
      </w:r>
      <w:r w:rsidR="009A7F10">
        <w:rPr>
          <w:rFonts w:ascii="Times New Roman" w:hAnsi="Times New Roman" w:cs="Times New Roman"/>
          <w:sz w:val="24"/>
          <w:szCs w:val="24"/>
        </w:rPr>
        <w:t>,</w:t>
      </w:r>
      <w:r w:rsidR="00454B8A" w:rsidRPr="00966E9C">
        <w:rPr>
          <w:rFonts w:ascii="Times New Roman" w:hAnsi="Times New Roman" w:cs="Times New Roman"/>
          <w:sz w:val="24"/>
          <w:szCs w:val="24"/>
        </w:rPr>
        <w:t xml:space="preserve"> </w:t>
      </w:r>
      <w:r w:rsidR="008B023A" w:rsidRPr="00966E9C">
        <w:rPr>
          <w:rFonts w:ascii="Times New Roman" w:hAnsi="Times New Roman" w:cs="Times New Roman"/>
          <w:sz w:val="24"/>
          <w:szCs w:val="24"/>
        </w:rPr>
        <w:t xml:space="preserve">y en qué </w:t>
      </w:r>
      <w:r w:rsidR="00AE24FD" w:rsidRPr="00966E9C">
        <w:rPr>
          <w:rFonts w:ascii="Times New Roman" w:hAnsi="Times New Roman" w:cs="Times New Roman"/>
          <w:sz w:val="24"/>
          <w:szCs w:val="24"/>
        </w:rPr>
        <w:t xml:space="preserve">etapa de la construcción </w:t>
      </w:r>
      <w:r w:rsidR="008B023A" w:rsidRPr="00966E9C">
        <w:rPr>
          <w:rFonts w:ascii="Times New Roman" w:hAnsi="Times New Roman" w:cs="Times New Roman"/>
          <w:sz w:val="24"/>
          <w:szCs w:val="24"/>
        </w:rPr>
        <w:t>se presentan.</w:t>
      </w:r>
    </w:p>
    <w:p w14:paraId="3FCD2062" w14:textId="77777777" w:rsidR="009A7F10" w:rsidRPr="00966E9C" w:rsidRDefault="009A7F10" w:rsidP="000D24C9">
      <w:pPr>
        <w:spacing w:after="0" w:line="360" w:lineRule="auto"/>
        <w:rPr>
          <w:rFonts w:ascii="Times New Roman" w:hAnsi="Times New Roman" w:cs="Times New Roman"/>
          <w:sz w:val="24"/>
          <w:szCs w:val="24"/>
        </w:rPr>
      </w:pPr>
    </w:p>
    <w:p w14:paraId="53F338F2" w14:textId="56937FAD" w:rsidR="00500288" w:rsidRDefault="00F935C7" w:rsidP="000D24C9">
      <w:pPr>
        <w:spacing w:after="0" w:line="360" w:lineRule="auto"/>
        <w:rPr>
          <w:rFonts w:ascii="Times New Roman" w:hAnsi="Times New Roman" w:cs="Times New Roman"/>
          <w:sz w:val="24"/>
          <w:szCs w:val="24"/>
        </w:rPr>
      </w:pPr>
      <w:r w:rsidRPr="00966E9C">
        <w:rPr>
          <w:rFonts w:ascii="Times New Roman" w:hAnsi="Times New Roman" w:cs="Times New Roman"/>
          <w:sz w:val="24"/>
          <w:szCs w:val="24"/>
        </w:rPr>
        <w:t>Se llevará a cabo un análisis sistemático de la información recopilada tanto cualitativa como cuantitativa para su interpretación y reda</w:t>
      </w:r>
      <w:r w:rsidR="00500288" w:rsidRPr="00966E9C">
        <w:rPr>
          <w:rFonts w:ascii="Times New Roman" w:hAnsi="Times New Roman" w:cs="Times New Roman"/>
          <w:sz w:val="24"/>
          <w:szCs w:val="24"/>
        </w:rPr>
        <w:t>cción</w:t>
      </w:r>
      <w:r w:rsidR="00454B8A" w:rsidRPr="00966E9C">
        <w:rPr>
          <w:rFonts w:ascii="Times New Roman" w:hAnsi="Times New Roman" w:cs="Times New Roman"/>
          <w:sz w:val="24"/>
          <w:szCs w:val="24"/>
        </w:rPr>
        <w:t>.</w:t>
      </w:r>
      <w:r w:rsidR="00500288" w:rsidRPr="00966E9C">
        <w:rPr>
          <w:rFonts w:ascii="Times New Roman" w:hAnsi="Times New Roman" w:cs="Times New Roman"/>
          <w:sz w:val="24"/>
          <w:szCs w:val="24"/>
        </w:rPr>
        <w:t xml:space="preserve"> Explorar la información consistirá en revisar la información obtenida por las fuentes y observaciones realizadas para obtener un sentido general de la información. Codificar los datos constará en dar sentido a la información buscando responder las preguntas de investigación, por lo que se dividirá en segmentos, se etiquetarán con códigos, se examinarán los códigos para detectar redundancia y sintetizarlos en temas generales, llevando a seleccionar los datos específicos que se emplearán para el análisis y desestimar datos que no proporcionen evidencia específ</w:t>
      </w:r>
      <w:r w:rsidR="0068539D">
        <w:rPr>
          <w:rFonts w:ascii="Times New Roman" w:hAnsi="Times New Roman" w:cs="Times New Roman"/>
          <w:sz w:val="24"/>
          <w:szCs w:val="24"/>
        </w:rPr>
        <w:t>ica a los temas generados</w:t>
      </w:r>
      <w:r w:rsidR="00500288" w:rsidRPr="00966E9C">
        <w:rPr>
          <w:rFonts w:ascii="Times New Roman" w:hAnsi="Times New Roman" w:cs="Times New Roman"/>
          <w:sz w:val="24"/>
          <w:szCs w:val="24"/>
        </w:rPr>
        <w:t xml:space="preserve">. </w:t>
      </w:r>
    </w:p>
    <w:p w14:paraId="082F3896" w14:textId="77777777" w:rsidR="00B206E6" w:rsidRPr="00966E9C" w:rsidRDefault="00B206E6" w:rsidP="000D24C9">
      <w:pPr>
        <w:spacing w:after="0" w:line="360" w:lineRule="auto"/>
        <w:rPr>
          <w:rFonts w:ascii="Times New Roman" w:hAnsi="Times New Roman" w:cs="Times New Roman"/>
          <w:sz w:val="24"/>
          <w:szCs w:val="24"/>
        </w:rPr>
      </w:pPr>
    </w:p>
    <w:p w14:paraId="547C5B36" w14:textId="0456A2CE" w:rsidR="00E16642" w:rsidRPr="00311058" w:rsidRDefault="00F45FED" w:rsidP="000D24C9">
      <w:pPr>
        <w:spacing w:after="0" w:line="360" w:lineRule="auto"/>
        <w:rPr>
          <w:rFonts w:ascii="Times New Roman" w:hAnsi="Times New Roman" w:cs="Times New Roman"/>
          <w:b/>
          <w:sz w:val="24"/>
          <w:szCs w:val="24"/>
          <w:lang w:val="es-ES"/>
        </w:rPr>
      </w:pPr>
      <w:commentRangeStart w:id="12"/>
      <w:r w:rsidRPr="00311058">
        <w:rPr>
          <w:rFonts w:ascii="Times New Roman" w:hAnsi="Times New Roman" w:cs="Times New Roman"/>
          <w:b/>
          <w:sz w:val="24"/>
          <w:szCs w:val="24"/>
          <w:lang w:val="es-ES"/>
        </w:rPr>
        <w:t>Reflexiones</w:t>
      </w:r>
      <w:commentRangeEnd w:id="12"/>
      <w:r w:rsidR="007A7B7F">
        <w:rPr>
          <w:rStyle w:val="Refdecomentario"/>
        </w:rPr>
        <w:commentReference w:id="12"/>
      </w:r>
    </w:p>
    <w:p w14:paraId="3375A67F" w14:textId="6E345961" w:rsidR="00947CFD" w:rsidRDefault="00947CFD"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A través del estudio de autores pert</w:t>
      </w:r>
      <w:r w:rsidR="00D87D40">
        <w:rPr>
          <w:rFonts w:ascii="Times New Roman" w:hAnsi="Times New Roman" w:cs="Times New Roman"/>
          <w:sz w:val="24"/>
          <w:szCs w:val="24"/>
        </w:rPr>
        <w:t>inentes al tema</w:t>
      </w:r>
      <w:r w:rsidRPr="00B57A01">
        <w:rPr>
          <w:rFonts w:ascii="Times New Roman" w:hAnsi="Times New Roman" w:cs="Times New Roman"/>
          <w:sz w:val="24"/>
          <w:szCs w:val="24"/>
        </w:rPr>
        <w:t xml:space="preserve"> visto desde la </w:t>
      </w:r>
      <w:r w:rsidR="00D87D40">
        <w:rPr>
          <w:rFonts w:ascii="Times New Roman" w:hAnsi="Times New Roman" w:cs="Times New Roman"/>
          <w:sz w:val="24"/>
          <w:szCs w:val="24"/>
        </w:rPr>
        <w:t>administración, se determinó que</w:t>
      </w:r>
      <w:r w:rsidRPr="00B57A01">
        <w:rPr>
          <w:rFonts w:ascii="Times New Roman" w:hAnsi="Times New Roman" w:cs="Times New Roman"/>
          <w:sz w:val="24"/>
          <w:szCs w:val="24"/>
        </w:rPr>
        <w:t xml:space="preserve"> la Teoría de Control de Calidad </w:t>
      </w:r>
      <w:r w:rsidR="00D87D40">
        <w:rPr>
          <w:rFonts w:ascii="Times New Roman" w:hAnsi="Times New Roman" w:cs="Times New Roman"/>
          <w:sz w:val="24"/>
          <w:szCs w:val="24"/>
        </w:rPr>
        <w:t>era</w:t>
      </w:r>
      <w:r w:rsidRPr="00B57A01">
        <w:rPr>
          <w:rFonts w:ascii="Times New Roman" w:hAnsi="Times New Roman" w:cs="Times New Roman"/>
          <w:sz w:val="24"/>
          <w:szCs w:val="24"/>
        </w:rPr>
        <w:t xml:space="preserve"> la adecuada pa</w:t>
      </w:r>
      <w:r w:rsidR="00CC1F4E">
        <w:rPr>
          <w:rFonts w:ascii="Times New Roman" w:hAnsi="Times New Roman" w:cs="Times New Roman"/>
          <w:sz w:val="24"/>
          <w:szCs w:val="24"/>
        </w:rPr>
        <w:t>ra est</w:t>
      </w:r>
      <w:r w:rsidR="00D87D40">
        <w:rPr>
          <w:rFonts w:ascii="Times New Roman" w:hAnsi="Times New Roman" w:cs="Times New Roman"/>
          <w:sz w:val="24"/>
          <w:szCs w:val="24"/>
        </w:rPr>
        <w:t>a investigación</w:t>
      </w:r>
      <w:r w:rsidR="00BF466A" w:rsidRPr="00B57A01">
        <w:rPr>
          <w:rFonts w:ascii="Times New Roman" w:hAnsi="Times New Roman" w:cs="Times New Roman"/>
          <w:sz w:val="24"/>
          <w:szCs w:val="24"/>
        </w:rPr>
        <w:t>,</w:t>
      </w:r>
      <w:r w:rsidR="00CC1F4E">
        <w:rPr>
          <w:rFonts w:ascii="Times New Roman" w:hAnsi="Times New Roman" w:cs="Times New Roman"/>
          <w:sz w:val="24"/>
          <w:szCs w:val="24"/>
        </w:rPr>
        <w:t xml:space="preserve"> la cual está </w:t>
      </w:r>
      <w:r w:rsidR="00CC1F4E" w:rsidRPr="00B57A01">
        <w:rPr>
          <w:rFonts w:ascii="Times New Roman" w:hAnsi="Times New Roman" w:cs="Times New Roman"/>
          <w:sz w:val="24"/>
          <w:szCs w:val="24"/>
        </w:rPr>
        <w:t xml:space="preserve">enfocada en </w:t>
      </w:r>
      <w:r w:rsidR="00CC1F4E">
        <w:rPr>
          <w:rFonts w:ascii="Times New Roman" w:hAnsi="Times New Roman" w:cs="Times New Roman"/>
          <w:sz w:val="24"/>
          <w:szCs w:val="24"/>
        </w:rPr>
        <w:t xml:space="preserve">los procesos productivos </w:t>
      </w:r>
      <w:r w:rsidR="00CC1F4E" w:rsidRPr="00B57A01">
        <w:rPr>
          <w:rFonts w:ascii="Times New Roman" w:hAnsi="Times New Roman" w:cs="Times New Roman"/>
          <w:sz w:val="24"/>
          <w:szCs w:val="24"/>
        </w:rPr>
        <w:t>donde la mano de obra de albañilería de obra gris e</w:t>
      </w:r>
      <w:r w:rsidR="00CC1F4E">
        <w:rPr>
          <w:rFonts w:ascii="Times New Roman" w:hAnsi="Times New Roman" w:cs="Times New Roman"/>
          <w:sz w:val="24"/>
          <w:szCs w:val="24"/>
        </w:rPr>
        <w:t>s fundamental para su ejecución, y</w:t>
      </w:r>
      <w:r w:rsidR="00BF466A" w:rsidRPr="00B57A01">
        <w:rPr>
          <w:rFonts w:ascii="Times New Roman" w:hAnsi="Times New Roman" w:cs="Times New Roman"/>
          <w:sz w:val="24"/>
          <w:szCs w:val="24"/>
        </w:rPr>
        <w:t xml:space="preserve"> basada en que la mejora de la calidad en los procesos y la mejora de la productividad disminuyen los costos pa</w:t>
      </w:r>
      <w:r w:rsidR="00CC1F4E">
        <w:rPr>
          <w:rFonts w:ascii="Times New Roman" w:hAnsi="Times New Roman" w:cs="Times New Roman"/>
          <w:sz w:val="24"/>
          <w:szCs w:val="24"/>
        </w:rPr>
        <w:t>ra poder competir en el mercado.</w:t>
      </w:r>
    </w:p>
    <w:p w14:paraId="0961D2F0" w14:textId="77777777" w:rsidR="00CC1F4E" w:rsidRPr="00B57A01" w:rsidRDefault="00CC1F4E" w:rsidP="000D24C9">
      <w:pPr>
        <w:spacing w:after="0" w:line="360" w:lineRule="auto"/>
        <w:rPr>
          <w:rFonts w:ascii="Times New Roman" w:hAnsi="Times New Roman" w:cs="Times New Roman"/>
          <w:sz w:val="24"/>
          <w:szCs w:val="24"/>
        </w:rPr>
      </w:pPr>
    </w:p>
    <w:p w14:paraId="5FD8117F" w14:textId="611D931C" w:rsidR="00DE3801" w:rsidRPr="00B57A01" w:rsidRDefault="00F16307"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lastRenderedPageBreak/>
        <w:t>La revisión teórica</w:t>
      </w:r>
      <w:r w:rsidR="00947CFD" w:rsidRPr="00B57A01">
        <w:rPr>
          <w:rFonts w:ascii="Times New Roman" w:hAnsi="Times New Roman" w:cs="Times New Roman"/>
          <w:sz w:val="24"/>
          <w:szCs w:val="24"/>
        </w:rPr>
        <w:t xml:space="preserve"> permit</w:t>
      </w:r>
      <w:r w:rsidR="00CC1F4E">
        <w:rPr>
          <w:rFonts w:ascii="Times New Roman" w:hAnsi="Times New Roman" w:cs="Times New Roman"/>
          <w:sz w:val="24"/>
          <w:szCs w:val="24"/>
        </w:rPr>
        <w:t>ió</w:t>
      </w:r>
      <w:r w:rsidR="00746D15" w:rsidRPr="00B57A01">
        <w:rPr>
          <w:rFonts w:ascii="Times New Roman" w:hAnsi="Times New Roman" w:cs="Times New Roman"/>
          <w:sz w:val="24"/>
          <w:szCs w:val="24"/>
        </w:rPr>
        <w:t xml:space="preserve"> conoc</w:t>
      </w:r>
      <w:r w:rsidR="00947CFD" w:rsidRPr="00B57A01">
        <w:rPr>
          <w:rFonts w:ascii="Times New Roman" w:hAnsi="Times New Roman" w:cs="Times New Roman"/>
          <w:sz w:val="24"/>
          <w:szCs w:val="24"/>
        </w:rPr>
        <w:t>er</w:t>
      </w:r>
      <w:r w:rsidR="00746D15" w:rsidRPr="00B57A01">
        <w:rPr>
          <w:rFonts w:ascii="Times New Roman" w:hAnsi="Times New Roman" w:cs="Times New Roman"/>
          <w:sz w:val="24"/>
          <w:szCs w:val="24"/>
        </w:rPr>
        <w:t xml:space="preserve"> y determin</w:t>
      </w:r>
      <w:r w:rsidR="00947CFD" w:rsidRPr="00B57A01">
        <w:rPr>
          <w:rFonts w:ascii="Times New Roman" w:hAnsi="Times New Roman" w:cs="Times New Roman"/>
          <w:sz w:val="24"/>
          <w:szCs w:val="24"/>
        </w:rPr>
        <w:t>ar</w:t>
      </w:r>
      <w:r w:rsidR="00746D15" w:rsidRPr="00B57A01">
        <w:rPr>
          <w:rFonts w:ascii="Times New Roman" w:hAnsi="Times New Roman" w:cs="Times New Roman"/>
          <w:sz w:val="24"/>
          <w:szCs w:val="24"/>
        </w:rPr>
        <w:t xml:space="preserve"> los factores con mayor incidencia en la calidad de la mano de obra en la albañilería de la construcción de viviendas de interés medio en serie</w:t>
      </w:r>
      <w:r w:rsidR="00947CFD" w:rsidRPr="00B57A01">
        <w:rPr>
          <w:rFonts w:ascii="Times New Roman" w:hAnsi="Times New Roman" w:cs="Times New Roman"/>
          <w:sz w:val="24"/>
          <w:szCs w:val="24"/>
        </w:rPr>
        <w:t>,</w:t>
      </w:r>
      <w:r w:rsidR="00746D15" w:rsidRPr="00B57A01">
        <w:rPr>
          <w:rFonts w:ascii="Times New Roman" w:hAnsi="Times New Roman" w:cs="Times New Roman"/>
          <w:sz w:val="24"/>
          <w:szCs w:val="24"/>
        </w:rPr>
        <w:t xml:space="preserve"> mediante un</w:t>
      </w:r>
      <w:r w:rsidR="00DE3801" w:rsidRPr="00B57A01">
        <w:rPr>
          <w:rFonts w:ascii="Times New Roman" w:hAnsi="Times New Roman" w:cs="Times New Roman"/>
          <w:sz w:val="24"/>
          <w:szCs w:val="24"/>
        </w:rPr>
        <w:t>a matriz que consistió en un</w:t>
      </w:r>
      <w:r w:rsidR="00746D15" w:rsidRPr="00B57A01">
        <w:rPr>
          <w:rFonts w:ascii="Times New Roman" w:hAnsi="Times New Roman" w:cs="Times New Roman"/>
          <w:sz w:val="24"/>
          <w:szCs w:val="24"/>
        </w:rPr>
        <w:t xml:space="preserve"> </w:t>
      </w:r>
      <w:r w:rsidR="00947CFD" w:rsidRPr="00B57A01">
        <w:rPr>
          <w:rFonts w:ascii="Times New Roman" w:hAnsi="Times New Roman" w:cs="Times New Roman"/>
          <w:sz w:val="24"/>
          <w:szCs w:val="24"/>
        </w:rPr>
        <w:t>análisis de autores pertinentes a l</w:t>
      </w:r>
      <w:r w:rsidR="00DE3801" w:rsidRPr="00B57A01">
        <w:rPr>
          <w:rFonts w:ascii="Times New Roman" w:hAnsi="Times New Roman" w:cs="Times New Roman"/>
          <w:sz w:val="24"/>
          <w:szCs w:val="24"/>
        </w:rPr>
        <w:t xml:space="preserve">a </w:t>
      </w:r>
      <w:r w:rsidR="00947CFD" w:rsidRPr="00B57A01">
        <w:rPr>
          <w:rFonts w:ascii="Times New Roman" w:hAnsi="Times New Roman" w:cs="Times New Roman"/>
          <w:sz w:val="24"/>
          <w:szCs w:val="24"/>
        </w:rPr>
        <w:t xml:space="preserve">mano de obra, calidad y productividad, </w:t>
      </w:r>
      <w:r w:rsidR="00DE3801" w:rsidRPr="00B57A01">
        <w:rPr>
          <w:rFonts w:ascii="Times New Roman" w:hAnsi="Times New Roman" w:cs="Times New Roman"/>
          <w:sz w:val="24"/>
          <w:szCs w:val="24"/>
        </w:rPr>
        <w:t xml:space="preserve">donde </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xiste</w:t>
      </w:r>
      <w:r w:rsidR="00947CFD" w:rsidRPr="00B57A01">
        <w:rPr>
          <w:rFonts w:ascii="Times New Roman" w:hAnsi="Times New Roman" w:cs="Times New Roman"/>
          <w:sz w:val="24"/>
          <w:szCs w:val="24"/>
        </w:rPr>
        <w:t xml:space="preserve"> una interrelación </w:t>
      </w:r>
      <w:r w:rsidR="00DE3801" w:rsidRPr="00B57A01">
        <w:rPr>
          <w:rFonts w:ascii="Times New Roman" w:hAnsi="Times New Roman" w:cs="Times New Roman"/>
          <w:sz w:val="24"/>
          <w:szCs w:val="24"/>
        </w:rPr>
        <w:t>de los factores que inciden en l</w:t>
      </w:r>
      <w:r w:rsidR="00867B86" w:rsidRPr="00B57A01">
        <w:rPr>
          <w:rFonts w:ascii="Times New Roman" w:hAnsi="Times New Roman" w:cs="Times New Roman"/>
          <w:sz w:val="24"/>
          <w:szCs w:val="24"/>
        </w:rPr>
        <w:t xml:space="preserve">a calidad de la mano de </w:t>
      </w:r>
      <w:r w:rsidR="00DE3801" w:rsidRPr="00B57A01">
        <w:rPr>
          <w:rFonts w:ascii="Times New Roman" w:hAnsi="Times New Roman" w:cs="Times New Roman"/>
          <w:sz w:val="24"/>
          <w:szCs w:val="24"/>
        </w:rPr>
        <w:t>obra y productividad,</w:t>
      </w:r>
      <w:r w:rsidR="00947CFD" w:rsidRPr="00B57A01">
        <w:rPr>
          <w:rFonts w:ascii="Times New Roman" w:hAnsi="Times New Roman" w:cs="Times New Roman"/>
          <w:sz w:val="24"/>
          <w:szCs w:val="24"/>
        </w:rPr>
        <w:t xml:space="preserve"> establec</w:t>
      </w:r>
      <w:r w:rsidR="00DE3801" w:rsidRPr="00B57A01">
        <w:rPr>
          <w:rFonts w:ascii="Times New Roman" w:hAnsi="Times New Roman" w:cs="Times New Roman"/>
          <w:sz w:val="24"/>
          <w:szCs w:val="24"/>
        </w:rPr>
        <w:t>i</w:t>
      </w:r>
      <w:r w:rsidR="00947CFD" w:rsidRPr="00B57A01">
        <w:rPr>
          <w:rFonts w:ascii="Times New Roman" w:hAnsi="Times New Roman" w:cs="Times New Roman"/>
          <w:sz w:val="24"/>
          <w:szCs w:val="24"/>
        </w:rPr>
        <w:t>e</w:t>
      </w:r>
      <w:r w:rsidR="00DE3801" w:rsidRPr="00B57A01">
        <w:rPr>
          <w:rFonts w:ascii="Times New Roman" w:hAnsi="Times New Roman" w:cs="Times New Roman"/>
          <w:sz w:val="24"/>
          <w:szCs w:val="24"/>
        </w:rPr>
        <w:t>ndo</w:t>
      </w:r>
      <w:r w:rsidR="00947CFD" w:rsidRPr="00B57A01">
        <w:rPr>
          <w:rFonts w:ascii="Times New Roman" w:hAnsi="Times New Roman" w:cs="Times New Roman"/>
          <w:sz w:val="24"/>
          <w:szCs w:val="24"/>
        </w:rPr>
        <w:t xml:space="preserve"> vínculos </w:t>
      </w:r>
      <w:r w:rsidR="00DE3801" w:rsidRPr="00B57A01">
        <w:rPr>
          <w:rFonts w:ascii="Times New Roman" w:hAnsi="Times New Roman" w:cs="Times New Roman"/>
          <w:sz w:val="24"/>
          <w:szCs w:val="24"/>
        </w:rPr>
        <w:t xml:space="preserve">entre los factores que inciden en la calidad de la mano de obra. </w:t>
      </w:r>
    </w:p>
    <w:p w14:paraId="46A18B10" w14:textId="77777777" w:rsidR="00CC1F4E" w:rsidRDefault="00CC1F4E" w:rsidP="000D24C9">
      <w:pPr>
        <w:spacing w:after="0" w:line="360" w:lineRule="auto"/>
        <w:rPr>
          <w:rFonts w:ascii="Times New Roman" w:hAnsi="Times New Roman" w:cs="Times New Roman"/>
          <w:sz w:val="24"/>
          <w:szCs w:val="24"/>
        </w:rPr>
      </w:pPr>
    </w:p>
    <w:p w14:paraId="6AFEED28" w14:textId="53071342" w:rsidR="00F16307" w:rsidRPr="00B57A01" w:rsidRDefault="00DE3801"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Se p</w:t>
      </w:r>
      <w:r w:rsidR="00746D15" w:rsidRPr="00B57A01">
        <w:rPr>
          <w:rFonts w:ascii="Times New Roman" w:hAnsi="Times New Roman" w:cs="Times New Roman"/>
          <w:sz w:val="24"/>
          <w:szCs w:val="24"/>
        </w:rPr>
        <w:t>retend</w:t>
      </w:r>
      <w:r w:rsidRPr="00B57A01">
        <w:rPr>
          <w:rFonts w:ascii="Times New Roman" w:hAnsi="Times New Roman" w:cs="Times New Roman"/>
          <w:sz w:val="24"/>
          <w:szCs w:val="24"/>
        </w:rPr>
        <w:t>e</w:t>
      </w:r>
      <w:r w:rsidR="00746D15" w:rsidRPr="00B57A01">
        <w:rPr>
          <w:rFonts w:ascii="Times New Roman" w:hAnsi="Times New Roman" w:cs="Times New Roman"/>
          <w:sz w:val="24"/>
          <w:szCs w:val="24"/>
        </w:rPr>
        <w:t xml:space="preserve"> </w:t>
      </w:r>
      <w:r w:rsidR="00CC1F4E">
        <w:rPr>
          <w:rFonts w:ascii="Times New Roman" w:hAnsi="Times New Roman" w:cs="Times New Roman"/>
          <w:sz w:val="24"/>
          <w:szCs w:val="24"/>
        </w:rPr>
        <w:t>analizar</w:t>
      </w:r>
      <w:r w:rsidR="00BA0D68" w:rsidRPr="00B57A01">
        <w:rPr>
          <w:rFonts w:ascii="Times New Roman" w:hAnsi="Times New Roman" w:cs="Times New Roman"/>
          <w:sz w:val="24"/>
          <w:szCs w:val="24"/>
        </w:rPr>
        <w:t xml:space="preserve"> estos</w:t>
      </w:r>
      <w:r w:rsidR="00867B86" w:rsidRPr="00B57A01">
        <w:rPr>
          <w:rFonts w:ascii="Times New Roman" w:hAnsi="Times New Roman" w:cs="Times New Roman"/>
          <w:sz w:val="24"/>
          <w:szCs w:val="24"/>
        </w:rPr>
        <w:t xml:space="preserve"> factores y medir su impacto</w:t>
      </w:r>
      <w:r w:rsidR="00746D15" w:rsidRPr="00B57A01">
        <w:rPr>
          <w:rFonts w:ascii="Times New Roman" w:hAnsi="Times New Roman" w:cs="Times New Roman"/>
          <w:sz w:val="24"/>
          <w:szCs w:val="24"/>
        </w:rPr>
        <w:t xml:space="preserve">, para poder establecer criterios </w:t>
      </w:r>
      <w:r w:rsidR="00BA0D68" w:rsidRPr="00B57A01">
        <w:rPr>
          <w:rFonts w:ascii="Times New Roman" w:hAnsi="Times New Roman" w:cs="Times New Roman"/>
          <w:sz w:val="24"/>
          <w:szCs w:val="24"/>
        </w:rPr>
        <w:t>de</w:t>
      </w:r>
      <w:r w:rsidR="00746D15" w:rsidRPr="00B57A01">
        <w:rPr>
          <w:rFonts w:ascii="Times New Roman" w:hAnsi="Times New Roman" w:cs="Times New Roman"/>
          <w:sz w:val="24"/>
          <w:szCs w:val="24"/>
        </w:rPr>
        <w:t xml:space="preserve"> mejora de los procesos de albañilería de obra g</w:t>
      </w:r>
      <w:r w:rsidR="00CC1F4E">
        <w:rPr>
          <w:rFonts w:ascii="Times New Roman" w:hAnsi="Times New Roman" w:cs="Times New Roman"/>
          <w:sz w:val="24"/>
          <w:szCs w:val="24"/>
        </w:rPr>
        <w:t>ris de vivienda</w:t>
      </w:r>
      <w:r w:rsidR="00746D15" w:rsidRPr="00B57A01">
        <w:rPr>
          <w:rFonts w:ascii="Times New Roman" w:hAnsi="Times New Roman" w:cs="Times New Roman"/>
          <w:sz w:val="24"/>
          <w:szCs w:val="24"/>
        </w:rPr>
        <w:t xml:space="preserve"> en serie</w:t>
      </w:r>
      <w:r w:rsidR="00F72092" w:rsidRPr="00B57A01">
        <w:rPr>
          <w:rFonts w:ascii="Times New Roman" w:hAnsi="Times New Roman" w:cs="Times New Roman"/>
          <w:sz w:val="24"/>
          <w:szCs w:val="24"/>
        </w:rPr>
        <w:t>, ya que podría aumentar la competitividad de la empresa constructora en el mercado.</w:t>
      </w:r>
      <w:r w:rsidR="00407C81" w:rsidRPr="00B57A01">
        <w:rPr>
          <w:rFonts w:ascii="Times New Roman" w:hAnsi="Times New Roman" w:cs="Times New Roman"/>
          <w:sz w:val="24"/>
          <w:szCs w:val="24"/>
        </w:rPr>
        <w:t xml:space="preserve"> </w:t>
      </w:r>
      <w:r w:rsidR="00C50FC5" w:rsidRPr="00B57A01">
        <w:rPr>
          <w:rFonts w:ascii="Times New Roman" w:hAnsi="Times New Roman" w:cs="Times New Roman"/>
          <w:sz w:val="24"/>
          <w:szCs w:val="24"/>
        </w:rPr>
        <w:t>L</w:t>
      </w:r>
      <w:r w:rsidR="00F16307" w:rsidRPr="00B57A01">
        <w:rPr>
          <w:rFonts w:ascii="Times New Roman" w:hAnsi="Times New Roman" w:cs="Times New Roman"/>
          <w:sz w:val="24"/>
          <w:szCs w:val="24"/>
        </w:rPr>
        <w:t xml:space="preserve">a medición del </w:t>
      </w:r>
      <w:r w:rsidR="00BA0D68" w:rsidRPr="00B57A01">
        <w:rPr>
          <w:rFonts w:ascii="Times New Roman" w:hAnsi="Times New Roman" w:cs="Times New Roman"/>
          <w:sz w:val="24"/>
          <w:szCs w:val="24"/>
        </w:rPr>
        <w:t>i</w:t>
      </w:r>
      <w:r w:rsidR="00F16307" w:rsidRPr="00B57A01">
        <w:rPr>
          <w:rFonts w:ascii="Times New Roman" w:hAnsi="Times New Roman" w:cs="Times New Roman"/>
          <w:sz w:val="24"/>
          <w:szCs w:val="24"/>
        </w:rPr>
        <w:t>mpacto</w:t>
      </w:r>
      <w:r w:rsidR="00BA0D68" w:rsidRPr="00B57A01">
        <w:rPr>
          <w:rFonts w:ascii="Times New Roman" w:hAnsi="Times New Roman" w:cs="Times New Roman"/>
          <w:sz w:val="24"/>
          <w:szCs w:val="24"/>
        </w:rPr>
        <w:t xml:space="preserve"> incluirá a </w:t>
      </w:r>
      <w:r w:rsidR="00407C81" w:rsidRPr="00B57A01">
        <w:rPr>
          <w:rFonts w:ascii="Times New Roman" w:hAnsi="Times New Roman" w:cs="Times New Roman"/>
          <w:sz w:val="24"/>
          <w:szCs w:val="24"/>
        </w:rPr>
        <w:t>profesionistas de la construcción</w:t>
      </w:r>
      <w:r w:rsidR="00D87D40">
        <w:rPr>
          <w:rFonts w:ascii="Times New Roman" w:hAnsi="Times New Roman" w:cs="Times New Roman"/>
          <w:sz w:val="24"/>
          <w:szCs w:val="24"/>
        </w:rPr>
        <w:t xml:space="preserve"> y a </w:t>
      </w:r>
      <w:r w:rsidR="00F10BE8" w:rsidRPr="00B57A01">
        <w:rPr>
          <w:rFonts w:ascii="Times New Roman" w:hAnsi="Times New Roman" w:cs="Times New Roman"/>
          <w:sz w:val="24"/>
          <w:szCs w:val="24"/>
        </w:rPr>
        <w:t xml:space="preserve">diseñadores de vivienda, </w:t>
      </w:r>
      <w:r w:rsidR="00C50FC5" w:rsidRPr="00B57A01">
        <w:rPr>
          <w:rFonts w:ascii="Times New Roman" w:hAnsi="Times New Roman" w:cs="Times New Roman"/>
          <w:sz w:val="24"/>
          <w:szCs w:val="24"/>
        </w:rPr>
        <w:t>ponderando los factores</w:t>
      </w:r>
      <w:r w:rsidR="00D87D40">
        <w:rPr>
          <w:rFonts w:ascii="Times New Roman" w:hAnsi="Times New Roman" w:cs="Times New Roman"/>
          <w:sz w:val="24"/>
          <w:szCs w:val="24"/>
        </w:rPr>
        <w:t xml:space="preserve"> encontrados</w:t>
      </w:r>
      <w:r w:rsidR="00C50FC5" w:rsidRPr="00B57A01">
        <w:rPr>
          <w:rFonts w:ascii="Times New Roman" w:hAnsi="Times New Roman" w:cs="Times New Roman"/>
          <w:sz w:val="24"/>
          <w:szCs w:val="24"/>
        </w:rPr>
        <w:t xml:space="preserve">. </w:t>
      </w:r>
    </w:p>
    <w:p w14:paraId="31492E90" w14:textId="77777777" w:rsidR="00CC1F4E" w:rsidRDefault="00CC1F4E" w:rsidP="000D24C9">
      <w:pPr>
        <w:spacing w:after="0" w:line="360" w:lineRule="auto"/>
        <w:rPr>
          <w:rFonts w:ascii="Times New Roman" w:hAnsi="Times New Roman" w:cs="Times New Roman"/>
          <w:sz w:val="24"/>
          <w:szCs w:val="24"/>
        </w:rPr>
      </w:pPr>
    </w:p>
    <w:p w14:paraId="17DD54FC" w14:textId="6D4F6C9C" w:rsidR="0020585B" w:rsidRDefault="00454B8A" w:rsidP="000D24C9">
      <w:pPr>
        <w:spacing w:after="0" w:line="360" w:lineRule="auto"/>
        <w:rPr>
          <w:rFonts w:ascii="Times New Roman" w:hAnsi="Times New Roman" w:cs="Times New Roman"/>
          <w:sz w:val="24"/>
          <w:szCs w:val="24"/>
        </w:rPr>
      </w:pPr>
      <w:r w:rsidRPr="00B57A01">
        <w:rPr>
          <w:rFonts w:ascii="Times New Roman" w:hAnsi="Times New Roman" w:cs="Times New Roman"/>
          <w:sz w:val="24"/>
          <w:szCs w:val="24"/>
        </w:rPr>
        <w:t>Los resultados esperados</w:t>
      </w:r>
      <w:r w:rsidR="00BA0D68" w:rsidRPr="00B57A01">
        <w:rPr>
          <w:rFonts w:ascii="Times New Roman" w:hAnsi="Times New Roman" w:cs="Times New Roman"/>
          <w:sz w:val="24"/>
          <w:szCs w:val="24"/>
        </w:rPr>
        <w:t xml:space="preserve">, </w:t>
      </w:r>
      <w:r w:rsidR="00D87D40">
        <w:rPr>
          <w:rFonts w:ascii="Times New Roman" w:hAnsi="Times New Roman" w:cs="Times New Roman"/>
          <w:sz w:val="24"/>
          <w:szCs w:val="24"/>
        </w:rPr>
        <w:t>denominados para nosotros como el</w:t>
      </w:r>
      <w:r w:rsidRPr="00B57A01">
        <w:rPr>
          <w:rFonts w:ascii="Times New Roman" w:hAnsi="Times New Roman" w:cs="Times New Roman"/>
          <w:sz w:val="24"/>
          <w:szCs w:val="24"/>
        </w:rPr>
        <w:t xml:space="preserve"> </w:t>
      </w:r>
      <w:r w:rsidR="00BA0D68" w:rsidRPr="00B57A01">
        <w:rPr>
          <w:rFonts w:ascii="Times New Roman" w:hAnsi="Times New Roman" w:cs="Times New Roman"/>
          <w:sz w:val="24"/>
          <w:szCs w:val="24"/>
        </w:rPr>
        <w:t xml:space="preserve">“aseguramiento de la calidad”, </w:t>
      </w:r>
      <w:r w:rsidRPr="00B57A01">
        <w:rPr>
          <w:rFonts w:ascii="Times New Roman" w:hAnsi="Times New Roman" w:cs="Times New Roman"/>
          <w:sz w:val="24"/>
          <w:szCs w:val="24"/>
        </w:rPr>
        <w:t>va desde la aceptación por parte de los trabajadore</w:t>
      </w:r>
      <w:r w:rsidR="00BA0D68" w:rsidRPr="00B57A01">
        <w:rPr>
          <w:rFonts w:ascii="Times New Roman" w:hAnsi="Times New Roman" w:cs="Times New Roman"/>
          <w:sz w:val="24"/>
          <w:szCs w:val="24"/>
        </w:rPr>
        <w:t>s</w:t>
      </w:r>
      <w:r w:rsidRPr="00B57A01">
        <w:rPr>
          <w:rFonts w:ascii="Times New Roman" w:hAnsi="Times New Roman" w:cs="Times New Roman"/>
          <w:sz w:val="24"/>
          <w:szCs w:val="24"/>
        </w:rPr>
        <w:t xml:space="preserve"> a </w:t>
      </w:r>
      <w:r w:rsidR="00BA0D68" w:rsidRPr="00B57A01">
        <w:rPr>
          <w:rFonts w:ascii="Times New Roman" w:hAnsi="Times New Roman" w:cs="Times New Roman"/>
          <w:sz w:val="24"/>
          <w:szCs w:val="24"/>
        </w:rPr>
        <w:t>una</w:t>
      </w:r>
      <w:r w:rsidRPr="00B57A01">
        <w:rPr>
          <w:rFonts w:ascii="Times New Roman" w:hAnsi="Times New Roman" w:cs="Times New Roman"/>
          <w:sz w:val="24"/>
          <w:szCs w:val="24"/>
        </w:rPr>
        <w:t xml:space="preserve"> preparación técnica</w:t>
      </w:r>
      <w:r w:rsidR="00BA0D68" w:rsidRPr="00B57A01">
        <w:rPr>
          <w:rFonts w:ascii="Times New Roman" w:hAnsi="Times New Roman" w:cs="Times New Roman"/>
          <w:sz w:val="24"/>
          <w:szCs w:val="24"/>
        </w:rPr>
        <w:t xml:space="preserve"> continua </w:t>
      </w:r>
      <w:r w:rsidR="00D87D40">
        <w:rPr>
          <w:rFonts w:ascii="Times New Roman" w:hAnsi="Times New Roman" w:cs="Times New Roman"/>
          <w:sz w:val="24"/>
          <w:szCs w:val="24"/>
        </w:rPr>
        <w:t>hasta</w:t>
      </w:r>
      <w:r w:rsidR="00BA0D68" w:rsidRPr="00B57A01">
        <w:rPr>
          <w:rFonts w:ascii="Times New Roman" w:hAnsi="Times New Roman" w:cs="Times New Roman"/>
          <w:sz w:val="24"/>
          <w:szCs w:val="24"/>
        </w:rPr>
        <w:t xml:space="preserve"> la</w:t>
      </w:r>
      <w:r w:rsidRPr="00B57A01">
        <w:rPr>
          <w:rFonts w:ascii="Times New Roman" w:hAnsi="Times New Roman" w:cs="Times New Roman"/>
          <w:sz w:val="24"/>
          <w:szCs w:val="24"/>
        </w:rPr>
        <w:t xml:space="preserve"> implement</w:t>
      </w:r>
      <w:r w:rsidR="00BA0D68" w:rsidRPr="00B57A01">
        <w:rPr>
          <w:rFonts w:ascii="Times New Roman" w:hAnsi="Times New Roman" w:cs="Times New Roman"/>
          <w:sz w:val="24"/>
          <w:szCs w:val="24"/>
        </w:rPr>
        <w:t>ación de la calidad</w:t>
      </w:r>
      <w:r w:rsidRPr="00B57A01">
        <w:rPr>
          <w:rFonts w:ascii="Times New Roman" w:hAnsi="Times New Roman" w:cs="Times New Roman"/>
          <w:sz w:val="24"/>
          <w:szCs w:val="24"/>
        </w:rPr>
        <w:t xml:space="preserve"> en cada etapa productiva </w:t>
      </w:r>
      <w:r w:rsidR="00BA0D68" w:rsidRPr="00B57A01">
        <w:rPr>
          <w:rFonts w:ascii="Times New Roman" w:hAnsi="Times New Roman" w:cs="Times New Roman"/>
          <w:sz w:val="24"/>
          <w:szCs w:val="24"/>
        </w:rPr>
        <w:t>de</w:t>
      </w:r>
      <w:r w:rsidR="00CC1F4E">
        <w:rPr>
          <w:rFonts w:ascii="Times New Roman" w:hAnsi="Times New Roman" w:cs="Times New Roman"/>
          <w:sz w:val="24"/>
          <w:szCs w:val="24"/>
        </w:rPr>
        <w:t xml:space="preserve"> los procesos constructivos </w:t>
      </w:r>
      <w:r w:rsidR="00D87D40">
        <w:rPr>
          <w:rFonts w:ascii="Times New Roman" w:hAnsi="Times New Roman" w:cs="Times New Roman"/>
          <w:sz w:val="24"/>
          <w:szCs w:val="24"/>
        </w:rPr>
        <w:t>así como a</w:t>
      </w:r>
      <w:r w:rsidR="00BA0D68" w:rsidRPr="00B57A01">
        <w:rPr>
          <w:rFonts w:ascii="Times New Roman" w:hAnsi="Times New Roman" w:cs="Times New Roman"/>
          <w:sz w:val="24"/>
          <w:szCs w:val="24"/>
        </w:rPr>
        <w:t xml:space="preserve"> la </w:t>
      </w:r>
      <w:r w:rsidRPr="00B57A01">
        <w:rPr>
          <w:rFonts w:ascii="Times New Roman" w:hAnsi="Times New Roman" w:cs="Times New Roman"/>
          <w:sz w:val="24"/>
          <w:szCs w:val="24"/>
        </w:rPr>
        <w:t>genera</w:t>
      </w:r>
      <w:r w:rsidR="00BA0D68" w:rsidRPr="00B57A01">
        <w:rPr>
          <w:rFonts w:ascii="Times New Roman" w:hAnsi="Times New Roman" w:cs="Times New Roman"/>
          <w:sz w:val="24"/>
          <w:szCs w:val="24"/>
        </w:rPr>
        <w:t>ción de</w:t>
      </w:r>
      <w:r w:rsidRPr="00B57A01">
        <w:rPr>
          <w:rFonts w:ascii="Times New Roman" w:hAnsi="Times New Roman" w:cs="Times New Roman"/>
          <w:sz w:val="24"/>
          <w:szCs w:val="24"/>
        </w:rPr>
        <w:t xml:space="preserve"> una cultura de involucramiento de los tres niveles: diseñ</w:t>
      </w:r>
      <w:r w:rsidR="00BA0D68" w:rsidRPr="00B57A01">
        <w:rPr>
          <w:rFonts w:ascii="Times New Roman" w:hAnsi="Times New Roman" w:cs="Times New Roman"/>
          <w:sz w:val="24"/>
          <w:szCs w:val="24"/>
        </w:rPr>
        <w:t>o</w:t>
      </w:r>
      <w:r w:rsidRPr="00B57A01">
        <w:rPr>
          <w:rFonts w:ascii="Times New Roman" w:hAnsi="Times New Roman" w:cs="Times New Roman"/>
          <w:sz w:val="24"/>
          <w:szCs w:val="24"/>
        </w:rPr>
        <w:t>, construc</w:t>
      </w:r>
      <w:r w:rsidR="00BA0D68" w:rsidRPr="00B57A01">
        <w:rPr>
          <w:rFonts w:ascii="Times New Roman" w:hAnsi="Times New Roman" w:cs="Times New Roman"/>
          <w:sz w:val="24"/>
          <w:szCs w:val="24"/>
        </w:rPr>
        <w:t>ción</w:t>
      </w:r>
      <w:r w:rsidRPr="00B57A01">
        <w:rPr>
          <w:rFonts w:ascii="Times New Roman" w:hAnsi="Times New Roman" w:cs="Times New Roman"/>
          <w:sz w:val="24"/>
          <w:szCs w:val="24"/>
        </w:rPr>
        <w:t xml:space="preserve"> y mano de obra. </w:t>
      </w:r>
      <w:r w:rsidR="004A4A96" w:rsidRPr="00B57A01">
        <w:rPr>
          <w:rFonts w:ascii="Times New Roman" w:hAnsi="Times New Roman" w:cs="Times New Roman"/>
          <w:sz w:val="24"/>
          <w:szCs w:val="24"/>
        </w:rPr>
        <w:t xml:space="preserve">Esto dará un valor a los mecanismos de control que apunten a garantizar la buena ejecución de cada partida, así como también dará pautas que deriven en un cambio de mentalidad y actitud de los obreros de la construcción y gerentes técnicos involucrados. </w:t>
      </w:r>
    </w:p>
    <w:p w14:paraId="39C33D94" w14:textId="77777777" w:rsidR="00B206E6" w:rsidRPr="00B57A01" w:rsidRDefault="00B206E6" w:rsidP="00CD0A88">
      <w:pPr>
        <w:spacing w:after="0" w:line="360" w:lineRule="auto"/>
        <w:rPr>
          <w:rFonts w:ascii="Times New Roman" w:hAnsi="Times New Roman" w:cs="Times New Roman"/>
          <w:sz w:val="24"/>
          <w:szCs w:val="24"/>
        </w:rPr>
      </w:pPr>
    </w:p>
    <w:p w14:paraId="50F8613D" w14:textId="0937B910" w:rsidR="00AD0842" w:rsidRPr="00311058" w:rsidRDefault="00DA5739" w:rsidP="00311058">
      <w:pPr>
        <w:spacing w:after="0" w:line="360" w:lineRule="auto"/>
        <w:rPr>
          <w:rFonts w:ascii="Times New Roman" w:hAnsi="Times New Roman" w:cs="Times New Roman"/>
          <w:b/>
          <w:sz w:val="24"/>
          <w:szCs w:val="24"/>
          <w:lang w:val="es-ES"/>
        </w:rPr>
      </w:pPr>
      <w:r w:rsidRPr="00311058">
        <w:rPr>
          <w:rFonts w:ascii="Times New Roman" w:hAnsi="Times New Roman" w:cs="Times New Roman"/>
          <w:b/>
          <w:sz w:val="24"/>
          <w:szCs w:val="24"/>
          <w:lang w:val="es-ES"/>
        </w:rPr>
        <w:t>R</w:t>
      </w:r>
      <w:r w:rsidR="00B206E6" w:rsidRPr="00311058">
        <w:rPr>
          <w:rFonts w:ascii="Times New Roman" w:hAnsi="Times New Roman" w:cs="Times New Roman"/>
          <w:b/>
          <w:sz w:val="24"/>
          <w:szCs w:val="24"/>
          <w:lang w:val="es-ES"/>
        </w:rPr>
        <w:t>eferencias</w:t>
      </w:r>
    </w:p>
    <w:p w14:paraId="14B813C5" w14:textId="024F3179" w:rsidR="00041D66" w:rsidRPr="00297CDA" w:rsidRDefault="00041D66" w:rsidP="00297CDA">
      <w:pPr>
        <w:pStyle w:val="Referenciasponencia"/>
      </w:pPr>
      <w:r w:rsidRPr="00297CDA">
        <w:t>Arcudia, C., Corona, G., &amp; Pino, G. (2003). Absentismo y rotación en la construcción m</w:t>
      </w:r>
      <w:r w:rsidR="001B0CDF" w:rsidRPr="00297CDA">
        <w:t xml:space="preserve">asiva de vivienda. Efecto en la </w:t>
      </w:r>
      <w:r w:rsidRPr="00297CDA">
        <w:t xml:space="preserve">productividad. Ingeniería Industrial, </w:t>
      </w:r>
      <w:r w:rsidR="00FB4459" w:rsidRPr="00297CDA">
        <w:t>XXIV (</w:t>
      </w:r>
      <w:r w:rsidRPr="00297CDA">
        <w:t>2), 53-59.</w:t>
      </w:r>
    </w:p>
    <w:p w14:paraId="74DB2FED" w14:textId="2B3CFBC1" w:rsidR="00041D66" w:rsidRPr="00FB4459" w:rsidRDefault="00041D66" w:rsidP="00297CDA">
      <w:pPr>
        <w:pStyle w:val="Referenciasponencia"/>
      </w:pPr>
      <w:r w:rsidRPr="00FB4459">
        <w:t>Arcudia, C., Solís, R., &amp; Baeza, J. (2004). Determinación de los factores que afectan la productividad de la mano de obra</w:t>
      </w:r>
      <w:del w:id="13" w:author="Autor">
        <w:r w:rsidRPr="00FB4459" w:rsidDel="00CE24BF">
          <w:delText xml:space="preserve"> </w:delText>
        </w:r>
        <w:r w:rsidR="001B0CDF" w:rsidDel="00CE24BF">
          <w:delText xml:space="preserve"> </w:delText>
        </w:r>
      </w:del>
      <w:ins w:id="14" w:author="Autor">
        <w:r w:rsidR="00CE24BF">
          <w:t xml:space="preserve"> </w:t>
        </w:r>
      </w:ins>
      <w:r w:rsidRPr="00FB4459">
        <w:t>de la construcción. Ingeniería, 8(2), 145-154.</w:t>
      </w:r>
    </w:p>
    <w:p w14:paraId="17CA7C41" w14:textId="77777777" w:rsidR="00041D66" w:rsidRPr="00FB4459" w:rsidRDefault="00041D66" w:rsidP="00297CDA">
      <w:pPr>
        <w:pStyle w:val="Referenciasponencia"/>
      </w:pPr>
      <w:r w:rsidRPr="00FB4459">
        <w:t>Arduino, G., Carrillo, D., &amp; Zepeda, I. (2017). Análisis logístico en la industria de la construcción de vivienda en serie: un estudio de caso en México. Logística y cadena de suministros: tendencias y desafíos en México, 84-104.</w:t>
      </w:r>
    </w:p>
    <w:p w14:paraId="4E0D857B" w14:textId="14B4C3FD" w:rsidR="00041D66" w:rsidRPr="00FB4459" w:rsidRDefault="00041D66" w:rsidP="00297CDA">
      <w:pPr>
        <w:pStyle w:val="Referenciasponencia"/>
      </w:pPr>
      <w:r w:rsidRPr="00FB4459">
        <w:t xml:space="preserve">Botero, L. (2002). Análisis de rendimientos y consumos de mano de obra en actividades de construcción. Universidad </w:t>
      </w:r>
      <w:r w:rsidR="00FB4459" w:rsidRPr="00FB4459">
        <w:t>EAFIT (</w:t>
      </w:r>
      <w:r w:rsidRPr="00FB4459">
        <w:t>128).</w:t>
      </w:r>
    </w:p>
    <w:p w14:paraId="77C69E8A" w14:textId="0103097D" w:rsidR="00041D66" w:rsidRPr="00FB4459" w:rsidRDefault="00041D66" w:rsidP="00297CDA">
      <w:pPr>
        <w:pStyle w:val="Referenciasponencia"/>
      </w:pPr>
      <w:r w:rsidRPr="00FB4459">
        <w:t xml:space="preserve">Cabrera, A., Ledezma, M., &amp; Rivera, N. (2011). El impacto de la Rotación de Personal en las empresas constructoras del estado de Nuevo León. Contexto. Revista de la Facultad de Arquitectura de la Universidad Autónoma de Nuevo León, </w:t>
      </w:r>
      <w:r w:rsidR="00FB4459" w:rsidRPr="00FB4459">
        <w:t>V (</w:t>
      </w:r>
      <w:r w:rsidRPr="00FB4459">
        <w:t>5), 83-91.</w:t>
      </w:r>
    </w:p>
    <w:p w14:paraId="19BD12B0" w14:textId="77777777" w:rsidR="00041D66" w:rsidRPr="00FB4459" w:rsidRDefault="00041D66" w:rsidP="00297CDA">
      <w:pPr>
        <w:pStyle w:val="Referenciasponencia"/>
      </w:pPr>
      <w:r w:rsidRPr="00FB4459">
        <w:lastRenderedPageBreak/>
        <w:t>Chiavenato, I. (2006). Introducción a la teoría general de la administración (Séptima ed.). México: Mc Graw Hill.</w:t>
      </w:r>
    </w:p>
    <w:p w14:paraId="0582BBD7" w14:textId="77777777" w:rsidR="00041D66" w:rsidRPr="00FB4459" w:rsidRDefault="00041D66" w:rsidP="00297CDA">
      <w:pPr>
        <w:pStyle w:val="Referenciasponencia"/>
      </w:pPr>
      <w:r w:rsidRPr="00FB4459">
        <w:t>Deming, W. (1989). Calidad, Productividad y Competitividad. La salida de la crisis. Madrid: Díaz de Santos, S.A.</w:t>
      </w:r>
    </w:p>
    <w:p w14:paraId="036CC8AD" w14:textId="77777777" w:rsidR="00041D66" w:rsidRPr="00FB4459" w:rsidRDefault="00041D66" w:rsidP="00297CDA">
      <w:pPr>
        <w:pStyle w:val="Referenciasponencia"/>
      </w:pPr>
      <w:r w:rsidRPr="00FB4459">
        <w:t>Fergenbaum, A. (1994). Control total de la calidad (3ra. ed.). México: Cecsa.</w:t>
      </w:r>
    </w:p>
    <w:p w14:paraId="7F5B56B5" w14:textId="77777777" w:rsidR="00041D66" w:rsidRPr="00FB4459" w:rsidRDefault="00041D66" w:rsidP="00297CDA">
      <w:pPr>
        <w:pStyle w:val="Referenciasponencia"/>
      </w:pPr>
      <w:r w:rsidRPr="00FB4459">
        <w:t>García, S., &amp; Solís, J. (2008). 3CV+2: modelo de calidad para la construcción de la vivienda. Revista Ingeniería de construcción, 23(1), 102-111.</w:t>
      </w:r>
    </w:p>
    <w:p w14:paraId="6E1A50FE" w14:textId="77777777" w:rsidR="00041D66" w:rsidRPr="00FB4459" w:rsidRDefault="00041D66" w:rsidP="00297CDA">
      <w:pPr>
        <w:pStyle w:val="Referenciasponencia"/>
      </w:pPr>
      <w:r w:rsidRPr="00FB4459">
        <w:t>Gómez, A. (2004). Productividad de la mano de obra en la construcción. México: UNAM. Facultad de Ingeniería.</w:t>
      </w:r>
    </w:p>
    <w:p w14:paraId="02A20834" w14:textId="77777777" w:rsidR="00041D66" w:rsidRPr="00FB4459" w:rsidRDefault="00041D66" w:rsidP="00297CDA">
      <w:pPr>
        <w:pStyle w:val="Referenciasponencia"/>
      </w:pPr>
      <w:r w:rsidRPr="00FB4459">
        <w:t>INEGI. (2020). Directorio Estadístico Nacional de Unidades Económicas. Obtenido de DENUE: https://www.inegi.org.mx/app/mapa/denue/</w:t>
      </w:r>
    </w:p>
    <w:p w14:paraId="1D2163F9" w14:textId="77777777" w:rsidR="00041D66" w:rsidRPr="00FB4459" w:rsidRDefault="00041D66" w:rsidP="00297CDA">
      <w:pPr>
        <w:pStyle w:val="Referenciasponencia"/>
      </w:pPr>
      <w:r w:rsidRPr="00FB4459">
        <w:t>Infonavit (Instituto del Fondo Nacional de la Vivienda para los Trabajadores). (2011). Índice de Calidad de Vivienda (ICAVI). Obtenido de https://infonavit.janium.net/janium/Documentos/67617.pdf</w:t>
      </w:r>
    </w:p>
    <w:p w14:paraId="2504F9F7" w14:textId="77777777" w:rsidR="00041D66" w:rsidRPr="00FB4459" w:rsidRDefault="00041D66" w:rsidP="00297CDA">
      <w:pPr>
        <w:pStyle w:val="Referenciasponencia"/>
      </w:pPr>
      <w:r w:rsidRPr="00FB4459">
        <w:t>Ishikawa, K. (1994). Introducción al control de calidad. Díaz de Santos.</w:t>
      </w:r>
    </w:p>
    <w:p w14:paraId="4AF62D2E" w14:textId="77777777" w:rsidR="00041D66" w:rsidRPr="00FB4459" w:rsidRDefault="00041D66" w:rsidP="00297CDA">
      <w:pPr>
        <w:pStyle w:val="Referenciasponencia"/>
      </w:pPr>
      <w:r w:rsidRPr="00FB4459">
        <w:t>Juran, J. (1990). Juran y la planificación para la calidad. Díaz de Santos, S.A.</w:t>
      </w:r>
    </w:p>
    <w:p w14:paraId="61301D3E" w14:textId="77777777" w:rsidR="00041D66" w:rsidRPr="00FB4459" w:rsidRDefault="00041D66" w:rsidP="00297CDA">
      <w:pPr>
        <w:pStyle w:val="Referenciasponencia"/>
      </w:pPr>
      <w:r w:rsidRPr="00FB4459">
        <w:t>Leandro, A. (2008). Mejoramiento de los procesos constructivos. Tecnología en marcha, 21(4), 64-68.</w:t>
      </w:r>
    </w:p>
    <w:p w14:paraId="0DDEC412" w14:textId="77777777" w:rsidR="00041D66" w:rsidRPr="00FB4459" w:rsidRDefault="00041D66" w:rsidP="00297CDA">
      <w:pPr>
        <w:pStyle w:val="Referenciasponencia"/>
      </w:pPr>
      <w:r w:rsidRPr="00FB4459">
        <w:t>Merchán, F. (1997). Manual de control de calidad total en la construcción (3ra. edición ed.). Madrid: Dossat 2000.</w:t>
      </w:r>
    </w:p>
    <w:p w14:paraId="36149346" w14:textId="77777777" w:rsidR="00041D66" w:rsidRPr="00FB4459" w:rsidRDefault="00041D66" w:rsidP="00297CDA">
      <w:pPr>
        <w:pStyle w:val="Referenciasponencia"/>
      </w:pPr>
      <w:r w:rsidRPr="00FB4459">
        <w:t>Morocho, T. (2015). Gestión de la Calidad en los Procesos Constructivos, Situación Actual de la Mano de Obra Civil Ecuatoriana. Ciencia, 17, 125-136.</w:t>
      </w:r>
    </w:p>
    <w:p w14:paraId="4E62A8C4" w14:textId="77777777" w:rsidR="00041D66" w:rsidRPr="00FB4459" w:rsidRDefault="00041D66" w:rsidP="00297CDA">
      <w:pPr>
        <w:pStyle w:val="Referenciasponencia"/>
      </w:pPr>
      <w:r w:rsidRPr="00FB4459">
        <w:t>Pola Maseda, Á. (1999). Gestión de la calidad. Barcelona: Alfaomega.</w:t>
      </w:r>
    </w:p>
    <w:p w14:paraId="39F133DB" w14:textId="77777777" w:rsidR="00041D66" w:rsidRPr="00FB4459" w:rsidRDefault="00041D66" w:rsidP="00297CDA">
      <w:pPr>
        <w:pStyle w:val="Referenciasponencia"/>
      </w:pPr>
      <w:r w:rsidRPr="00FB4459">
        <w:t>Poo Rubio, A. (2007). El financiamiento de la vivienda media y residencial. En CYAD Administración para el diseño (págs. 64-77).</w:t>
      </w:r>
    </w:p>
    <w:p w14:paraId="755F2B6D" w14:textId="77777777" w:rsidR="00041D66" w:rsidRPr="00FB4459" w:rsidRDefault="00041D66" w:rsidP="00297CDA">
      <w:pPr>
        <w:pStyle w:val="Referenciasponencia"/>
      </w:pPr>
      <w:r w:rsidRPr="00FB4459">
        <w:t>Serpell, A. (2002). Administración de operaciones de construcción (2da. edición ed.). México: Alfaomega.</w:t>
      </w:r>
    </w:p>
    <w:p w14:paraId="5F11F0C1" w14:textId="77777777" w:rsidR="00041D66" w:rsidRPr="00FB4459" w:rsidRDefault="00041D66" w:rsidP="00297CDA">
      <w:pPr>
        <w:pStyle w:val="Referenciasponencia"/>
      </w:pPr>
      <w:r w:rsidRPr="00FB4459">
        <w:t>Suárez Salazar, C. (2015). Costo y tiempo en edificación (3ra. ed.). México: Limusa.</w:t>
      </w:r>
    </w:p>
    <w:p w14:paraId="4E4DF534" w14:textId="4226DD36" w:rsidR="00041D66" w:rsidRPr="00FB4459" w:rsidRDefault="00041D66" w:rsidP="00297CDA">
      <w:pPr>
        <w:pStyle w:val="Referenciasponencia"/>
      </w:pPr>
      <w:r w:rsidRPr="00FB4459">
        <w:t>UNAM. (2001)¿Qué es la calidad? En Diplomado a Distancia "Informática Médica" (págs. 1-9). México.</w:t>
      </w:r>
    </w:p>
    <w:p w14:paraId="3956B893" w14:textId="77777777" w:rsidR="009F63A3" w:rsidRPr="00FB4459" w:rsidRDefault="009F63A3" w:rsidP="004A3512">
      <w:pPr>
        <w:spacing w:after="0" w:line="360" w:lineRule="auto"/>
        <w:rPr>
          <w:rFonts w:ascii="Times New Roman" w:hAnsi="Times New Roman" w:cs="Times New Roman"/>
          <w:sz w:val="18"/>
          <w:szCs w:val="18"/>
        </w:rPr>
      </w:pPr>
    </w:p>
    <w:p w14:paraId="65FB682D" w14:textId="77777777" w:rsidR="009F63A3" w:rsidRPr="00FB4459" w:rsidRDefault="009F63A3" w:rsidP="004A3512">
      <w:pPr>
        <w:spacing w:after="0" w:line="360" w:lineRule="auto"/>
        <w:rPr>
          <w:rFonts w:ascii="Times New Roman" w:hAnsi="Times New Roman" w:cs="Times New Roman"/>
          <w:b/>
          <w:sz w:val="18"/>
          <w:szCs w:val="18"/>
        </w:rPr>
      </w:pPr>
    </w:p>
    <w:p w14:paraId="0EFC66FD" w14:textId="77777777" w:rsidR="00CC230B" w:rsidRPr="00FB4459" w:rsidRDefault="00CC230B" w:rsidP="004A3512">
      <w:pPr>
        <w:spacing w:after="0" w:line="360" w:lineRule="auto"/>
        <w:rPr>
          <w:rFonts w:ascii="Times New Roman" w:hAnsi="Times New Roman" w:cs="Times New Roman"/>
          <w:b/>
          <w:sz w:val="18"/>
          <w:szCs w:val="18"/>
        </w:rPr>
      </w:pPr>
    </w:p>
    <w:p w14:paraId="45DE5437" w14:textId="085E4AA7" w:rsidR="00214C55" w:rsidRPr="000E1FA5" w:rsidRDefault="00214C55" w:rsidP="00BF7AB8">
      <w:pPr>
        <w:spacing w:after="0" w:line="240" w:lineRule="auto"/>
        <w:jc w:val="both"/>
        <w:rPr>
          <w:rFonts w:ascii="Times New Roman" w:hAnsi="Times New Roman" w:cs="Times New Roman"/>
          <w:bCs/>
          <w:sz w:val="18"/>
          <w:szCs w:val="18"/>
          <w:lang w:val="es-ES"/>
        </w:rPr>
      </w:pPr>
    </w:p>
    <w:sectPr w:rsidR="00214C55" w:rsidRPr="000E1FA5" w:rsidSect="00542ABC">
      <w:footerReference w:type="default" r:id="rId17"/>
      <w:pgSz w:w="12240" w:h="15840"/>
      <w:pgMar w:top="1417" w:right="1701" w:bottom="1417" w:left="1701" w:header="708" w:footer="708" w:gutter="0"/>
      <w:pgNumType w:start="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4" w:author="Autor" w:initials="A">
    <w:p w14:paraId="5D7BE293" w14:textId="3526023B" w:rsidR="00733028" w:rsidRDefault="00733028">
      <w:pPr>
        <w:pStyle w:val="Textocomentario"/>
      </w:pPr>
      <w:r>
        <w:rPr>
          <w:rStyle w:val="Refdecomentario"/>
        </w:rPr>
        <w:annotationRef/>
      </w:r>
      <w:r w:rsidR="002B21AF">
        <w:t>En citas textuales, incluir numero de página si es caso.</w:t>
      </w:r>
    </w:p>
  </w:comment>
  <w:comment w:id="8" w:author="Autor" w:initials="A">
    <w:p w14:paraId="5E71AA9A" w14:textId="3AA38B50" w:rsidR="00A170ED" w:rsidRDefault="00A170ED">
      <w:pPr>
        <w:pStyle w:val="Textocomentario"/>
      </w:pPr>
      <w:r>
        <w:rPr>
          <w:rStyle w:val="Refdecomentario"/>
        </w:rPr>
        <w:annotationRef/>
      </w:r>
      <w:r w:rsidR="00B302E5">
        <w:t>Ffavor de cambiar a Figura</w:t>
      </w:r>
    </w:p>
  </w:comment>
  <w:comment w:id="12" w:author="Autor" w:initials="A">
    <w:p w14:paraId="105BDD17" w14:textId="3BB9B56B" w:rsidR="007A7B7F" w:rsidRDefault="007A7B7F">
      <w:pPr>
        <w:pStyle w:val="Textocomentario"/>
      </w:pPr>
      <w:r>
        <w:rPr>
          <w:rStyle w:val="Refdecomentario"/>
        </w:rPr>
        <w:annotationRef/>
      </w:r>
      <w:r w:rsidR="00A170ED">
        <w:t>Se sugiere cambier el término a conclusiones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D7BE293" w15:done="0"/>
  <w15:commentEx w15:paraId="5E71AA9A" w15:done="0"/>
  <w15:commentEx w15:paraId="105BDD1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D7BE293" w16cid:durableId="2368BE64"/>
  <w16cid:commentId w16cid:paraId="5E71AA9A" w16cid:durableId="23694B38"/>
  <w16cid:commentId w16cid:paraId="105BDD17" w16cid:durableId="23694A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DECFF0" w14:textId="77777777" w:rsidR="00533B7C" w:rsidRDefault="00533B7C" w:rsidP="00E6513D">
      <w:pPr>
        <w:spacing w:after="0" w:line="240" w:lineRule="auto"/>
      </w:pPr>
      <w:r>
        <w:separator/>
      </w:r>
    </w:p>
  </w:endnote>
  <w:endnote w:type="continuationSeparator" w:id="0">
    <w:p w14:paraId="182AA674" w14:textId="77777777" w:rsidR="00533B7C" w:rsidRDefault="00533B7C" w:rsidP="00E65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4D"/>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rinda">
    <w:panose1 w:val="020B0502040204020203"/>
    <w:charset w:val="00"/>
    <w:family w:val="swiss"/>
    <w:pitch w:val="variable"/>
    <w:sig w:usb0="0001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57429384"/>
      <w:docPartObj>
        <w:docPartGallery w:val="Page Numbers (Bottom of Page)"/>
        <w:docPartUnique/>
      </w:docPartObj>
    </w:sdtPr>
    <w:sdtEndPr/>
    <w:sdtContent>
      <w:p w14:paraId="19325234" w14:textId="3DE0B8D3" w:rsidR="009864F1" w:rsidRDefault="009864F1">
        <w:pPr>
          <w:pStyle w:val="Piedepgina"/>
          <w:jc w:val="center"/>
        </w:pPr>
        <w:r>
          <w:fldChar w:fldCharType="begin"/>
        </w:r>
        <w:r>
          <w:instrText>PAGE   \* MERGEFORMAT</w:instrText>
        </w:r>
        <w:r>
          <w:fldChar w:fldCharType="separate"/>
        </w:r>
        <w:r w:rsidR="00D87D40" w:rsidRPr="00D87D40">
          <w:rPr>
            <w:noProof/>
            <w:lang w:val="es-ES"/>
          </w:rPr>
          <w:t>15</w:t>
        </w:r>
        <w:r>
          <w:fldChar w:fldCharType="end"/>
        </w:r>
      </w:p>
    </w:sdtContent>
  </w:sdt>
  <w:p w14:paraId="3A885E3F" w14:textId="77777777" w:rsidR="009864F1" w:rsidRDefault="009864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A50A19" w14:textId="77777777" w:rsidR="00533B7C" w:rsidRDefault="00533B7C" w:rsidP="00E6513D">
      <w:pPr>
        <w:spacing w:after="0" w:line="240" w:lineRule="auto"/>
      </w:pPr>
      <w:r>
        <w:separator/>
      </w:r>
    </w:p>
  </w:footnote>
  <w:footnote w:type="continuationSeparator" w:id="0">
    <w:p w14:paraId="75D87742" w14:textId="77777777" w:rsidR="00533B7C" w:rsidRDefault="00533B7C" w:rsidP="00E651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26FAF"/>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C507FA2"/>
    <w:multiLevelType w:val="hybridMultilevel"/>
    <w:tmpl w:val="A210ADB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 w15:restartNumberingAfterBreak="0">
    <w:nsid w:val="14D264E3"/>
    <w:multiLevelType w:val="hybridMultilevel"/>
    <w:tmpl w:val="3B745AA0"/>
    <w:lvl w:ilvl="0" w:tplc="25DE0BD6">
      <w:start w:val="1"/>
      <w:numFmt w:val="bullet"/>
      <w:lvlText w:val="•"/>
      <w:lvlJc w:val="left"/>
      <w:pPr>
        <w:tabs>
          <w:tab w:val="num" w:pos="720"/>
        </w:tabs>
        <w:ind w:left="720" w:hanging="360"/>
      </w:pPr>
      <w:rPr>
        <w:rFonts w:ascii="Arial" w:hAnsi="Arial" w:hint="default"/>
      </w:rPr>
    </w:lvl>
    <w:lvl w:ilvl="1" w:tplc="57FE3C9C" w:tentative="1">
      <w:start w:val="1"/>
      <w:numFmt w:val="bullet"/>
      <w:lvlText w:val="•"/>
      <w:lvlJc w:val="left"/>
      <w:pPr>
        <w:tabs>
          <w:tab w:val="num" w:pos="1440"/>
        </w:tabs>
        <w:ind w:left="1440" w:hanging="360"/>
      </w:pPr>
      <w:rPr>
        <w:rFonts w:ascii="Arial" w:hAnsi="Arial" w:hint="default"/>
      </w:rPr>
    </w:lvl>
    <w:lvl w:ilvl="2" w:tplc="9C5C2010" w:tentative="1">
      <w:start w:val="1"/>
      <w:numFmt w:val="bullet"/>
      <w:lvlText w:val="•"/>
      <w:lvlJc w:val="left"/>
      <w:pPr>
        <w:tabs>
          <w:tab w:val="num" w:pos="2160"/>
        </w:tabs>
        <w:ind w:left="2160" w:hanging="360"/>
      </w:pPr>
      <w:rPr>
        <w:rFonts w:ascii="Arial" w:hAnsi="Arial" w:hint="default"/>
      </w:rPr>
    </w:lvl>
    <w:lvl w:ilvl="3" w:tplc="49B4EE72" w:tentative="1">
      <w:start w:val="1"/>
      <w:numFmt w:val="bullet"/>
      <w:lvlText w:val="•"/>
      <w:lvlJc w:val="left"/>
      <w:pPr>
        <w:tabs>
          <w:tab w:val="num" w:pos="2880"/>
        </w:tabs>
        <w:ind w:left="2880" w:hanging="360"/>
      </w:pPr>
      <w:rPr>
        <w:rFonts w:ascii="Arial" w:hAnsi="Arial" w:hint="default"/>
      </w:rPr>
    </w:lvl>
    <w:lvl w:ilvl="4" w:tplc="1BD6654E" w:tentative="1">
      <w:start w:val="1"/>
      <w:numFmt w:val="bullet"/>
      <w:lvlText w:val="•"/>
      <w:lvlJc w:val="left"/>
      <w:pPr>
        <w:tabs>
          <w:tab w:val="num" w:pos="3600"/>
        </w:tabs>
        <w:ind w:left="3600" w:hanging="360"/>
      </w:pPr>
      <w:rPr>
        <w:rFonts w:ascii="Arial" w:hAnsi="Arial" w:hint="default"/>
      </w:rPr>
    </w:lvl>
    <w:lvl w:ilvl="5" w:tplc="C6B6AD9A" w:tentative="1">
      <w:start w:val="1"/>
      <w:numFmt w:val="bullet"/>
      <w:lvlText w:val="•"/>
      <w:lvlJc w:val="left"/>
      <w:pPr>
        <w:tabs>
          <w:tab w:val="num" w:pos="4320"/>
        </w:tabs>
        <w:ind w:left="4320" w:hanging="360"/>
      </w:pPr>
      <w:rPr>
        <w:rFonts w:ascii="Arial" w:hAnsi="Arial" w:hint="default"/>
      </w:rPr>
    </w:lvl>
    <w:lvl w:ilvl="6" w:tplc="80F83002" w:tentative="1">
      <w:start w:val="1"/>
      <w:numFmt w:val="bullet"/>
      <w:lvlText w:val="•"/>
      <w:lvlJc w:val="left"/>
      <w:pPr>
        <w:tabs>
          <w:tab w:val="num" w:pos="5040"/>
        </w:tabs>
        <w:ind w:left="5040" w:hanging="360"/>
      </w:pPr>
      <w:rPr>
        <w:rFonts w:ascii="Arial" w:hAnsi="Arial" w:hint="default"/>
      </w:rPr>
    </w:lvl>
    <w:lvl w:ilvl="7" w:tplc="2E6AF54A" w:tentative="1">
      <w:start w:val="1"/>
      <w:numFmt w:val="bullet"/>
      <w:lvlText w:val="•"/>
      <w:lvlJc w:val="left"/>
      <w:pPr>
        <w:tabs>
          <w:tab w:val="num" w:pos="5760"/>
        </w:tabs>
        <w:ind w:left="5760" w:hanging="360"/>
      </w:pPr>
      <w:rPr>
        <w:rFonts w:ascii="Arial" w:hAnsi="Arial" w:hint="default"/>
      </w:rPr>
    </w:lvl>
    <w:lvl w:ilvl="8" w:tplc="AA26EDEC"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65730CC"/>
    <w:multiLevelType w:val="multilevel"/>
    <w:tmpl w:val="FFFFFFF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18C7482A"/>
    <w:multiLevelType w:val="hybridMultilevel"/>
    <w:tmpl w:val="920A2FA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B314AD5"/>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2486D1A"/>
    <w:multiLevelType w:val="hybridMultilevel"/>
    <w:tmpl w:val="BE0A2670"/>
    <w:lvl w:ilvl="0" w:tplc="025A6DDC">
      <w:start w:val="1"/>
      <w:numFmt w:val="bullet"/>
      <w:lvlText w:val="•"/>
      <w:lvlJc w:val="left"/>
      <w:pPr>
        <w:tabs>
          <w:tab w:val="num" w:pos="720"/>
        </w:tabs>
        <w:ind w:left="720" w:hanging="360"/>
      </w:pPr>
      <w:rPr>
        <w:rFonts w:ascii="Arial" w:hAnsi="Arial" w:hint="default"/>
      </w:rPr>
    </w:lvl>
    <w:lvl w:ilvl="1" w:tplc="16CE6600" w:tentative="1">
      <w:start w:val="1"/>
      <w:numFmt w:val="bullet"/>
      <w:lvlText w:val="•"/>
      <w:lvlJc w:val="left"/>
      <w:pPr>
        <w:tabs>
          <w:tab w:val="num" w:pos="1440"/>
        </w:tabs>
        <w:ind w:left="1440" w:hanging="360"/>
      </w:pPr>
      <w:rPr>
        <w:rFonts w:ascii="Arial" w:hAnsi="Arial" w:hint="default"/>
      </w:rPr>
    </w:lvl>
    <w:lvl w:ilvl="2" w:tplc="6E4A69D8" w:tentative="1">
      <w:start w:val="1"/>
      <w:numFmt w:val="bullet"/>
      <w:lvlText w:val="•"/>
      <w:lvlJc w:val="left"/>
      <w:pPr>
        <w:tabs>
          <w:tab w:val="num" w:pos="2160"/>
        </w:tabs>
        <w:ind w:left="2160" w:hanging="360"/>
      </w:pPr>
      <w:rPr>
        <w:rFonts w:ascii="Arial" w:hAnsi="Arial" w:hint="default"/>
      </w:rPr>
    </w:lvl>
    <w:lvl w:ilvl="3" w:tplc="0F06D94A" w:tentative="1">
      <w:start w:val="1"/>
      <w:numFmt w:val="bullet"/>
      <w:lvlText w:val="•"/>
      <w:lvlJc w:val="left"/>
      <w:pPr>
        <w:tabs>
          <w:tab w:val="num" w:pos="2880"/>
        </w:tabs>
        <w:ind w:left="2880" w:hanging="360"/>
      </w:pPr>
      <w:rPr>
        <w:rFonts w:ascii="Arial" w:hAnsi="Arial" w:hint="default"/>
      </w:rPr>
    </w:lvl>
    <w:lvl w:ilvl="4" w:tplc="95EAA3A8" w:tentative="1">
      <w:start w:val="1"/>
      <w:numFmt w:val="bullet"/>
      <w:lvlText w:val="•"/>
      <w:lvlJc w:val="left"/>
      <w:pPr>
        <w:tabs>
          <w:tab w:val="num" w:pos="3600"/>
        </w:tabs>
        <w:ind w:left="3600" w:hanging="360"/>
      </w:pPr>
      <w:rPr>
        <w:rFonts w:ascii="Arial" w:hAnsi="Arial" w:hint="default"/>
      </w:rPr>
    </w:lvl>
    <w:lvl w:ilvl="5" w:tplc="0B9A5E10" w:tentative="1">
      <w:start w:val="1"/>
      <w:numFmt w:val="bullet"/>
      <w:lvlText w:val="•"/>
      <w:lvlJc w:val="left"/>
      <w:pPr>
        <w:tabs>
          <w:tab w:val="num" w:pos="4320"/>
        </w:tabs>
        <w:ind w:left="4320" w:hanging="360"/>
      </w:pPr>
      <w:rPr>
        <w:rFonts w:ascii="Arial" w:hAnsi="Arial" w:hint="default"/>
      </w:rPr>
    </w:lvl>
    <w:lvl w:ilvl="6" w:tplc="1AD6C80A" w:tentative="1">
      <w:start w:val="1"/>
      <w:numFmt w:val="bullet"/>
      <w:lvlText w:val="•"/>
      <w:lvlJc w:val="left"/>
      <w:pPr>
        <w:tabs>
          <w:tab w:val="num" w:pos="5040"/>
        </w:tabs>
        <w:ind w:left="5040" w:hanging="360"/>
      </w:pPr>
      <w:rPr>
        <w:rFonts w:ascii="Arial" w:hAnsi="Arial" w:hint="default"/>
      </w:rPr>
    </w:lvl>
    <w:lvl w:ilvl="7" w:tplc="B52CC992" w:tentative="1">
      <w:start w:val="1"/>
      <w:numFmt w:val="bullet"/>
      <w:lvlText w:val="•"/>
      <w:lvlJc w:val="left"/>
      <w:pPr>
        <w:tabs>
          <w:tab w:val="num" w:pos="5760"/>
        </w:tabs>
        <w:ind w:left="5760" w:hanging="360"/>
      </w:pPr>
      <w:rPr>
        <w:rFonts w:ascii="Arial" w:hAnsi="Arial" w:hint="default"/>
      </w:rPr>
    </w:lvl>
    <w:lvl w:ilvl="8" w:tplc="5C045852"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A6935E5"/>
    <w:multiLevelType w:val="hybridMultilevel"/>
    <w:tmpl w:val="00F8A47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2DA41CBC"/>
    <w:multiLevelType w:val="hybridMultilevel"/>
    <w:tmpl w:val="23EECB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9" w15:restartNumberingAfterBreak="0">
    <w:nsid w:val="2E9F4EB3"/>
    <w:multiLevelType w:val="hybridMultilevel"/>
    <w:tmpl w:val="E752DDE6"/>
    <w:lvl w:ilvl="0" w:tplc="77488582">
      <w:start w:val="1"/>
      <w:numFmt w:val="bullet"/>
      <w:lvlText w:val="•"/>
      <w:lvlJc w:val="left"/>
      <w:pPr>
        <w:tabs>
          <w:tab w:val="num" w:pos="720"/>
        </w:tabs>
        <w:ind w:left="720" w:hanging="360"/>
      </w:pPr>
      <w:rPr>
        <w:rFonts w:ascii="Arial" w:hAnsi="Arial" w:hint="default"/>
      </w:rPr>
    </w:lvl>
    <w:lvl w:ilvl="1" w:tplc="34A62A12" w:tentative="1">
      <w:start w:val="1"/>
      <w:numFmt w:val="bullet"/>
      <w:lvlText w:val="•"/>
      <w:lvlJc w:val="left"/>
      <w:pPr>
        <w:tabs>
          <w:tab w:val="num" w:pos="1440"/>
        </w:tabs>
        <w:ind w:left="1440" w:hanging="360"/>
      </w:pPr>
      <w:rPr>
        <w:rFonts w:ascii="Arial" w:hAnsi="Arial" w:hint="default"/>
      </w:rPr>
    </w:lvl>
    <w:lvl w:ilvl="2" w:tplc="79A2D4CA" w:tentative="1">
      <w:start w:val="1"/>
      <w:numFmt w:val="bullet"/>
      <w:lvlText w:val="•"/>
      <w:lvlJc w:val="left"/>
      <w:pPr>
        <w:tabs>
          <w:tab w:val="num" w:pos="2160"/>
        </w:tabs>
        <w:ind w:left="2160" w:hanging="360"/>
      </w:pPr>
      <w:rPr>
        <w:rFonts w:ascii="Arial" w:hAnsi="Arial" w:hint="default"/>
      </w:rPr>
    </w:lvl>
    <w:lvl w:ilvl="3" w:tplc="DD84B4D0" w:tentative="1">
      <w:start w:val="1"/>
      <w:numFmt w:val="bullet"/>
      <w:lvlText w:val="•"/>
      <w:lvlJc w:val="left"/>
      <w:pPr>
        <w:tabs>
          <w:tab w:val="num" w:pos="2880"/>
        </w:tabs>
        <w:ind w:left="2880" w:hanging="360"/>
      </w:pPr>
      <w:rPr>
        <w:rFonts w:ascii="Arial" w:hAnsi="Arial" w:hint="default"/>
      </w:rPr>
    </w:lvl>
    <w:lvl w:ilvl="4" w:tplc="20E41828" w:tentative="1">
      <w:start w:val="1"/>
      <w:numFmt w:val="bullet"/>
      <w:lvlText w:val="•"/>
      <w:lvlJc w:val="left"/>
      <w:pPr>
        <w:tabs>
          <w:tab w:val="num" w:pos="3600"/>
        </w:tabs>
        <w:ind w:left="3600" w:hanging="360"/>
      </w:pPr>
      <w:rPr>
        <w:rFonts w:ascii="Arial" w:hAnsi="Arial" w:hint="default"/>
      </w:rPr>
    </w:lvl>
    <w:lvl w:ilvl="5" w:tplc="0AC817C2" w:tentative="1">
      <w:start w:val="1"/>
      <w:numFmt w:val="bullet"/>
      <w:lvlText w:val="•"/>
      <w:lvlJc w:val="left"/>
      <w:pPr>
        <w:tabs>
          <w:tab w:val="num" w:pos="4320"/>
        </w:tabs>
        <w:ind w:left="4320" w:hanging="360"/>
      </w:pPr>
      <w:rPr>
        <w:rFonts w:ascii="Arial" w:hAnsi="Arial" w:hint="default"/>
      </w:rPr>
    </w:lvl>
    <w:lvl w:ilvl="6" w:tplc="E898AC1A" w:tentative="1">
      <w:start w:val="1"/>
      <w:numFmt w:val="bullet"/>
      <w:lvlText w:val="•"/>
      <w:lvlJc w:val="left"/>
      <w:pPr>
        <w:tabs>
          <w:tab w:val="num" w:pos="5040"/>
        </w:tabs>
        <w:ind w:left="5040" w:hanging="360"/>
      </w:pPr>
      <w:rPr>
        <w:rFonts w:ascii="Arial" w:hAnsi="Arial" w:hint="default"/>
      </w:rPr>
    </w:lvl>
    <w:lvl w:ilvl="7" w:tplc="EC8C56EE" w:tentative="1">
      <w:start w:val="1"/>
      <w:numFmt w:val="bullet"/>
      <w:lvlText w:val="•"/>
      <w:lvlJc w:val="left"/>
      <w:pPr>
        <w:tabs>
          <w:tab w:val="num" w:pos="5760"/>
        </w:tabs>
        <w:ind w:left="5760" w:hanging="360"/>
      </w:pPr>
      <w:rPr>
        <w:rFonts w:ascii="Arial" w:hAnsi="Arial" w:hint="default"/>
      </w:rPr>
    </w:lvl>
    <w:lvl w:ilvl="8" w:tplc="3D3E01A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EEB308B"/>
    <w:multiLevelType w:val="hybridMultilevel"/>
    <w:tmpl w:val="0A2CB15E"/>
    <w:lvl w:ilvl="0" w:tplc="EC0AF4CC">
      <w:start w:val="1"/>
      <w:numFmt w:val="bullet"/>
      <w:lvlText w:val="•"/>
      <w:lvlJc w:val="left"/>
      <w:pPr>
        <w:tabs>
          <w:tab w:val="num" w:pos="360"/>
        </w:tabs>
        <w:ind w:left="360" w:hanging="360"/>
      </w:pPr>
      <w:rPr>
        <w:rFonts w:ascii="Arial" w:hAnsi="Arial" w:hint="default"/>
      </w:rPr>
    </w:lvl>
    <w:lvl w:ilvl="1" w:tplc="F5B0FE78" w:tentative="1">
      <w:start w:val="1"/>
      <w:numFmt w:val="bullet"/>
      <w:lvlText w:val="•"/>
      <w:lvlJc w:val="left"/>
      <w:pPr>
        <w:tabs>
          <w:tab w:val="num" w:pos="1080"/>
        </w:tabs>
        <w:ind w:left="1080" w:hanging="360"/>
      </w:pPr>
      <w:rPr>
        <w:rFonts w:ascii="Arial" w:hAnsi="Arial" w:hint="default"/>
      </w:rPr>
    </w:lvl>
    <w:lvl w:ilvl="2" w:tplc="0D0CD294" w:tentative="1">
      <w:start w:val="1"/>
      <w:numFmt w:val="bullet"/>
      <w:lvlText w:val="•"/>
      <w:lvlJc w:val="left"/>
      <w:pPr>
        <w:tabs>
          <w:tab w:val="num" w:pos="1800"/>
        </w:tabs>
        <w:ind w:left="1800" w:hanging="360"/>
      </w:pPr>
      <w:rPr>
        <w:rFonts w:ascii="Arial" w:hAnsi="Arial" w:hint="default"/>
      </w:rPr>
    </w:lvl>
    <w:lvl w:ilvl="3" w:tplc="0D0AA866" w:tentative="1">
      <w:start w:val="1"/>
      <w:numFmt w:val="bullet"/>
      <w:lvlText w:val="•"/>
      <w:lvlJc w:val="left"/>
      <w:pPr>
        <w:tabs>
          <w:tab w:val="num" w:pos="2520"/>
        </w:tabs>
        <w:ind w:left="2520" w:hanging="360"/>
      </w:pPr>
      <w:rPr>
        <w:rFonts w:ascii="Arial" w:hAnsi="Arial" w:hint="default"/>
      </w:rPr>
    </w:lvl>
    <w:lvl w:ilvl="4" w:tplc="EFEAAE88" w:tentative="1">
      <w:start w:val="1"/>
      <w:numFmt w:val="bullet"/>
      <w:lvlText w:val="•"/>
      <w:lvlJc w:val="left"/>
      <w:pPr>
        <w:tabs>
          <w:tab w:val="num" w:pos="3240"/>
        </w:tabs>
        <w:ind w:left="3240" w:hanging="360"/>
      </w:pPr>
      <w:rPr>
        <w:rFonts w:ascii="Arial" w:hAnsi="Arial" w:hint="default"/>
      </w:rPr>
    </w:lvl>
    <w:lvl w:ilvl="5" w:tplc="2F88F34E" w:tentative="1">
      <w:start w:val="1"/>
      <w:numFmt w:val="bullet"/>
      <w:lvlText w:val="•"/>
      <w:lvlJc w:val="left"/>
      <w:pPr>
        <w:tabs>
          <w:tab w:val="num" w:pos="3960"/>
        </w:tabs>
        <w:ind w:left="3960" w:hanging="360"/>
      </w:pPr>
      <w:rPr>
        <w:rFonts w:ascii="Arial" w:hAnsi="Arial" w:hint="default"/>
      </w:rPr>
    </w:lvl>
    <w:lvl w:ilvl="6" w:tplc="99C00228" w:tentative="1">
      <w:start w:val="1"/>
      <w:numFmt w:val="bullet"/>
      <w:lvlText w:val="•"/>
      <w:lvlJc w:val="left"/>
      <w:pPr>
        <w:tabs>
          <w:tab w:val="num" w:pos="4680"/>
        </w:tabs>
        <w:ind w:left="4680" w:hanging="360"/>
      </w:pPr>
      <w:rPr>
        <w:rFonts w:ascii="Arial" w:hAnsi="Arial" w:hint="default"/>
      </w:rPr>
    </w:lvl>
    <w:lvl w:ilvl="7" w:tplc="F7783D8C" w:tentative="1">
      <w:start w:val="1"/>
      <w:numFmt w:val="bullet"/>
      <w:lvlText w:val="•"/>
      <w:lvlJc w:val="left"/>
      <w:pPr>
        <w:tabs>
          <w:tab w:val="num" w:pos="5400"/>
        </w:tabs>
        <w:ind w:left="5400" w:hanging="360"/>
      </w:pPr>
      <w:rPr>
        <w:rFonts w:ascii="Arial" w:hAnsi="Arial" w:hint="default"/>
      </w:rPr>
    </w:lvl>
    <w:lvl w:ilvl="8" w:tplc="ABEAB1FC" w:tentative="1">
      <w:start w:val="1"/>
      <w:numFmt w:val="bullet"/>
      <w:lvlText w:val="•"/>
      <w:lvlJc w:val="left"/>
      <w:pPr>
        <w:tabs>
          <w:tab w:val="num" w:pos="6120"/>
        </w:tabs>
        <w:ind w:left="6120" w:hanging="360"/>
      </w:pPr>
      <w:rPr>
        <w:rFonts w:ascii="Arial" w:hAnsi="Arial" w:hint="default"/>
      </w:rPr>
    </w:lvl>
  </w:abstractNum>
  <w:abstractNum w:abstractNumId="11" w15:restartNumberingAfterBreak="0">
    <w:nsid w:val="334233A4"/>
    <w:multiLevelType w:val="hybridMultilevel"/>
    <w:tmpl w:val="D05CE710"/>
    <w:lvl w:ilvl="0" w:tplc="F3523208">
      <w:start w:val="1"/>
      <w:numFmt w:val="bullet"/>
      <w:lvlText w:val="•"/>
      <w:lvlJc w:val="left"/>
      <w:pPr>
        <w:tabs>
          <w:tab w:val="num" w:pos="720"/>
        </w:tabs>
        <w:ind w:left="720" w:hanging="360"/>
      </w:pPr>
      <w:rPr>
        <w:rFonts w:ascii="Arial" w:hAnsi="Arial" w:hint="default"/>
      </w:rPr>
    </w:lvl>
    <w:lvl w:ilvl="1" w:tplc="D95E7FA6" w:tentative="1">
      <w:start w:val="1"/>
      <w:numFmt w:val="bullet"/>
      <w:lvlText w:val="•"/>
      <w:lvlJc w:val="left"/>
      <w:pPr>
        <w:tabs>
          <w:tab w:val="num" w:pos="1440"/>
        </w:tabs>
        <w:ind w:left="1440" w:hanging="360"/>
      </w:pPr>
      <w:rPr>
        <w:rFonts w:ascii="Arial" w:hAnsi="Arial" w:hint="default"/>
      </w:rPr>
    </w:lvl>
    <w:lvl w:ilvl="2" w:tplc="9394183C" w:tentative="1">
      <w:start w:val="1"/>
      <w:numFmt w:val="bullet"/>
      <w:lvlText w:val="•"/>
      <w:lvlJc w:val="left"/>
      <w:pPr>
        <w:tabs>
          <w:tab w:val="num" w:pos="2160"/>
        </w:tabs>
        <w:ind w:left="2160" w:hanging="360"/>
      </w:pPr>
      <w:rPr>
        <w:rFonts w:ascii="Arial" w:hAnsi="Arial" w:hint="default"/>
      </w:rPr>
    </w:lvl>
    <w:lvl w:ilvl="3" w:tplc="33966520" w:tentative="1">
      <w:start w:val="1"/>
      <w:numFmt w:val="bullet"/>
      <w:lvlText w:val="•"/>
      <w:lvlJc w:val="left"/>
      <w:pPr>
        <w:tabs>
          <w:tab w:val="num" w:pos="2880"/>
        </w:tabs>
        <w:ind w:left="2880" w:hanging="360"/>
      </w:pPr>
      <w:rPr>
        <w:rFonts w:ascii="Arial" w:hAnsi="Arial" w:hint="default"/>
      </w:rPr>
    </w:lvl>
    <w:lvl w:ilvl="4" w:tplc="078A93FE" w:tentative="1">
      <w:start w:val="1"/>
      <w:numFmt w:val="bullet"/>
      <w:lvlText w:val="•"/>
      <w:lvlJc w:val="left"/>
      <w:pPr>
        <w:tabs>
          <w:tab w:val="num" w:pos="3600"/>
        </w:tabs>
        <w:ind w:left="3600" w:hanging="360"/>
      </w:pPr>
      <w:rPr>
        <w:rFonts w:ascii="Arial" w:hAnsi="Arial" w:hint="default"/>
      </w:rPr>
    </w:lvl>
    <w:lvl w:ilvl="5" w:tplc="174C450A" w:tentative="1">
      <w:start w:val="1"/>
      <w:numFmt w:val="bullet"/>
      <w:lvlText w:val="•"/>
      <w:lvlJc w:val="left"/>
      <w:pPr>
        <w:tabs>
          <w:tab w:val="num" w:pos="4320"/>
        </w:tabs>
        <w:ind w:left="4320" w:hanging="360"/>
      </w:pPr>
      <w:rPr>
        <w:rFonts w:ascii="Arial" w:hAnsi="Arial" w:hint="default"/>
      </w:rPr>
    </w:lvl>
    <w:lvl w:ilvl="6" w:tplc="EDF44CCE" w:tentative="1">
      <w:start w:val="1"/>
      <w:numFmt w:val="bullet"/>
      <w:lvlText w:val="•"/>
      <w:lvlJc w:val="left"/>
      <w:pPr>
        <w:tabs>
          <w:tab w:val="num" w:pos="5040"/>
        </w:tabs>
        <w:ind w:left="5040" w:hanging="360"/>
      </w:pPr>
      <w:rPr>
        <w:rFonts w:ascii="Arial" w:hAnsi="Arial" w:hint="default"/>
      </w:rPr>
    </w:lvl>
    <w:lvl w:ilvl="7" w:tplc="0A26CA1C" w:tentative="1">
      <w:start w:val="1"/>
      <w:numFmt w:val="bullet"/>
      <w:lvlText w:val="•"/>
      <w:lvlJc w:val="left"/>
      <w:pPr>
        <w:tabs>
          <w:tab w:val="num" w:pos="5760"/>
        </w:tabs>
        <w:ind w:left="5760" w:hanging="360"/>
      </w:pPr>
      <w:rPr>
        <w:rFonts w:ascii="Arial" w:hAnsi="Arial" w:hint="default"/>
      </w:rPr>
    </w:lvl>
    <w:lvl w:ilvl="8" w:tplc="1924C22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6BC0539"/>
    <w:multiLevelType w:val="hybridMultilevel"/>
    <w:tmpl w:val="54EE8D54"/>
    <w:lvl w:ilvl="0" w:tplc="4748ECA0">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6824A0"/>
    <w:multiLevelType w:val="hybridMultilevel"/>
    <w:tmpl w:val="A4409FC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4" w15:restartNumberingAfterBreak="0">
    <w:nsid w:val="3E190954"/>
    <w:multiLevelType w:val="hybridMultilevel"/>
    <w:tmpl w:val="FD52E79E"/>
    <w:lvl w:ilvl="0" w:tplc="5E52CCD8">
      <w:start w:val="1"/>
      <w:numFmt w:val="bullet"/>
      <w:lvlText w:val="•"/>
      <w:lvlJc w:val="left"/>
      <w:pPr>
        <w:tabs>
          <w:tab w:val="num" w:pos="720"/>
        </w:tabs>
        <w:ind w:left="720" w:hanging="360"/>
      </w:pPr>
      <w:rPr>
        <w:rFonts w:ascii="Arial" w:hAnsi="Arial" w:hint="default"/>
      </w:rPr>
    </w:lvl>
    <w:lvl w:ilvl="1" w:tplc="F4C4C0C8" w:tentative="1">
      <w:start w:val="1"/>
      <w:numFmt w:val="bullet"/>
      <w:lvlText w:val="•"/>
      <w:lvlJc w:val="left"/>
      <w:pPr>
        <w:tabs>
          <w:tab w:val="num" w:pos="1440"/>
        </w:tabs>
        <w:ind w:left="1440" w:hanging="360"/>
      </w:pPr>
      <w:rPr>
        <w:rFonts w:ascii="Arial" w:hAnsi="Arial" w:hint="default"/>
      </w:rPr>
    </w:lvl>
    <w:lvl w:ilvl="2" w:tplc="60120844" w:tentative="1">
      <w:start w:val="1"/>
      <w:numFmt w:val="bullet"/>
      <w:lvlText w:val="•"/>
      <w:lvlJc w:val="left"/>
      <w:pPr>
        <w:tabs>
          <w:tab w:val="num" w:pos="2160"/>
        </w:tabs>
        <w:ind w:left="2160" w:hanging="360"/>
      </w:pPr>
      <w:rPr>
        <w:rFonts w:ascii="Arial" w:hAnsi="Arial" w:hint="default"/>
      </w:rPr>
    </w:lvl>
    <w:lvl w:ilvl="3" w:tplc="5620A4C6" w:tentative="1">
      <w:start w:val="1"/>
      <w:numFmt w:val="bullet"/>
      <w:lvlText w:val="•"/>
      <w:lvlJc w:val="left"/>
      <w:pPr>
        <w:tabs>
          <w:tab w:val="num" w:pos="2880"/>
        </w:tabs>
        <w:ind w:left="2880" w:hanging="360"/>
      </w:pPr>
      <w:rPr>
        <w:rFonts w:ascii="Arial" w:hAnsi="Arial" w:hint="default"/>
      </w:rPr>
    </w:lvl>
    <w:lvl w:ilvl="4" w:tplc="EF669DA8" w:tentative="1">
      <w:start w:val="1"/>
      <w:numFmt w:val="bullet"/>
      <w:lvlText w:val="•"/>
      <w:lvlJc w:val="left"/>
      <w:pPr>
        <w:tabs>
          <w:tab w:val="num" w:pos="3600"/>
        </w:tabs>
        <w:ind w:left="3600" w:hanging="360"/>
      </w:pPr>
      <w:rPr>
        <w:rFonts w:ascii="Arial" w:hAnsi="Arial" w:hint="default"/>
      </w:rPr>
    </w:lvl>
    <w:lvl w:ilvl="5" w:tplc="AB961F82" w:tentative="1">
      <w:start w:val="1"/>
      <w:numFmt w:val="bullet"/>
      <w:lvlText w:val="•"/>
      <w:lvlJc w:val="left"/>
      <w:pPr>
        <w:tabs>
          <w:tab w:val="num" w:pos="4320"/>
        </w:tabs>
        <w:ind w:left="4320" w:hanging="360"/>
      </w:pPr>
      <w:rPr>
        <w:rFonts w:ascii="Arial" w:hAnsi="Arial" w:hint="default"/>
      </w:rPr>
    </w:lvl>
    <w:lvl w:ilvl="6" w:tplc="09E61C94" w:tentative="1">
      <w:start w:val="1"/>
      <w:numFmt w:val="bullet"/>
      <w:lvlText w:val="•"/>
      <w:lvlJc w:val="left"/>
      <w:pPr>
        <w:tabs>
          <w:tab w:val="num" w:pos="5040"/>
        </w:tabs>
        <w:ind w:left="5040" w:hanging="360"/>
      </w:pPr>
      <w:rPr>
        <w:rFonts w:ascii="Arial" w:hAnsi="Arial" w:hint="default"/>
      </w:rPr>
    </w:lvl>
    <w:lvl w:ilvl="7" w:tplc="D87CC2C0" w:tentative="1">
      <w:start w:val="1"/>
      <w:numFmt w:val="bullet"/>
      <w:lvlText w:val="•"/>
      <w:lvlJc w:val="left"/>
      <w:pPr>
        <w:tabs>
          <w:tab w:val="num" w:pos="5760"/>
        </w:tabs>
        <w:ind w:left="5760" w:hanging="360"/>
      </w:pPr>
      <w:rPr>
        <w:rFonts w:ascii="Arial" w:hAnsi="Arial" w:hint="default"/>
      </w:rPr>
    </w:lvl>
    <w:lvl w:ilvl="8" w:tplc="CB74AE0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02A40B0"/>
    <w:multiLevelType w:val="hybridMultilevel"/>
    <w:tmpl w:val="EE4CA03A"/>
    <w:lvl w:ilvl="0" w:tplc="753C0F1A">
      <w:start w:val="1"/>
      <w:numFmt w:val="decimal"/>
      <w:pStyle w:val="Ttulos"/>
      <w:lvlText w:val="%1."/>
      <w:lvlJc w:val="left"/>
      <w:pPr>
        <w:ind w:left="360" w:hanging="360"/>
      </w:pPr>
      <w:rPr>
        <w:rFonts w:hint="default"/>
        <w:b w:val="0"/>
      </w:rPr>
    </w:lvl>
    <w:lvl w:ilvl="1" w:tplc="080A000F">
      <w:start w:val="1"/>
      <w:numFmt w:val="decimal"/>
      <w:lvlText w:val="%2."/>
      <w:lvlJc w:val="left"/>
      <w:pPr>
        <w:ind w:left="1440" w:hanging="360"/>
      </w:pPr>
    </w:lvl>
    <w:lvl w:ilvl="2" w:tplc="080A001B">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28B04F3"/>
    <w:multiLevelType w:val="multilevel"/>
    <w:tmpl w:val="1C509DF6"/>
    <w:lvl w:ilvl="0">
      <w:start w:val="5"/>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7C33AEF"/>
    <w:multiLevelType w:val="hybridMultilevel"/>
    <w:tmpl w:val="2CCA87E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91202C6"/>
    <w:multiLevelType w:val="hybridMultilevel"/>
    <w:tmpl w:val="0CF20CC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4BB932F8"/>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50D5445F"/>
    <w:multiLevelType w:val="hybridMultilevel"/>
    <w:tmpl w:val="42BA6BCE"/>
    <w:lvl w:ilvl="0" w:tplc="5E36D82A">
      <w:start w:val="1"/>
      <w:numFmt w:val="bullet"/>
      <w:lvlText w:val="•"/>
      <w:lvlJc w:val="left"/>
      <w:pPr>
        <w:tabs>
          <w:tab w:val="num" w:pos="360"/>
        </w:tabs>
        <w:ind w:left="360" w:hanging="360"/>
      </w:pPr>
      <w:rPr>
        <w:rFonts w:ascii="Arial" w:hAnsi="Arial" w:hint="default"/>
      </w:rPr>
    </w:lvl>
    <w:lvl w:ilvl="1" w:tplc="4724C566" w:tentative="1">
      <w:start w:val="1"/>
      <w:numFmt w:val="bullet"/>
      <w:lvlText w:val="•"/>
      <w:lvlJc w:val="left"/>
      <w:pPr>
        <w:tabs>
          <w:tab w:val="num" w:pos="1080"/>
        </w:tabs>
        <w:ind w:left="1080" w:hanging="360"/>
      </w:pPr>
      <w:rPr>
        <w:rFonts w:ascii="Arial" w:hAnsi="Arial" w:hint="default"/>
      </w:rPr>
    </w:lvl>
    <w:lvl w:ilvl="2" w:tplc="89E6E15E" w:tentative="1">
      <w:start w:val="1"/>
      <w:numFmt w:val="bullet"/>
      <w:lvlText w:val="•"/>
      <w:lvlJc w:val="left"/>
      <w:pPr>
        <w:tabs>
          <w:tab w:val="num" w:pos="1800"/>
        </w:tabs>
        <w:ind w:left="1800" w:hanging="360"/>
      </w:pPr>
      <w:rPr>
        <w:rFonts w:ascii="Arial" w:hAnsi="Arial" w:hint="default"/>
      </w:rPr>
    </w:lvl>
    <w:lvl w:ilvl="3" w:tplc="811A2596" w:tentative="1">
      <w:start w:val="1"/>
      <w:numFmt w:val="bullet"/>
      <w:lvlText w:val="•"/>
      <w:lvlJc w:val="left"/>
      <w:pPr>
        <w:tabs>
          <w:tab w:val="num" w:pos="2520"/>
        </w:tabs>
        <w:ind w:left="2520" w:hanging="360"/>
      </w:pPr>
      <w:rPr>
        <w:rFonts w:ascii="Arial" w:hAnsi="Arial" w:hint="default"/>
      </w:rPr>
    </w:lvl>
    <w:lvl w:ilvl="4" w:tplc="46744CDE" w:tentative="1">
      <w:start w:val="1"/>
      <w:numFmt w:val="bullet"/>
      <w:lvlText w:val="•"/>
      <w:lvlJc w:val="left"/>
      <w:pPr>
        <w:tabs>
          <w:tab w:val="num" w:pos="3240"/>
        </w:tabs>
        <w:ind w:left="3240" w:hanging="360"/>
      </w:pPr>
      <w:rPr>
        <w:rFonts w:ascii="Arial" w:hAnsi="Arial" w:hint="default"/>
      </w:rPr>
    </w:lvl>
    <w:lvl w:ilvl="5" w:tplc="5C08393E" w:tentative="1">
      <w:start w:val="1"/>
      <w:numFmt w:val="bullet"/>
      <w:lvlText w:val="•"/>
      <w:lvlJc w:val="left"/>
      <w:pPr>
        <w:tabs>
          <w:tab w:val="num" w:pos="3960"/>
        </w:tabs>
        <w:ind w:left="3960" w:hanging="360"/>
      </w:pPr>
      <w:rPr>
        <w:rFonts w:ascii="Arial" w:hAnsi="Arial" w:hint="default"/>
      </w:rPr>
    </w:lvl>
    <w:lvl w:ilvl="6" w:tplc="8A822E1E" w:tentative="1">
      <w:start w:val="1"/>
      <w:numFmt w:val="bullet"/>
      <w:lvlText w:val="•"/>
      <w:lvlJc w:val="left"/>
      <w:pPr>
        <w:tabs>
          <w:tab w:val="num" w:pos="4680"/>
        </w:tabs>
        <w:ind w:left="4680" w:hanging="360"/>
      </w:pPr>
      <w:rPr>
        <w:rFonts w:ascii="Arial" w:hAnsi="Arial" w:hint="default"/>
      </w:rPr>
    </w:lvl>
    <w:lvl w:ilvl="7" w:tplc="7EAACC74" w:tentative="1">
      <w:start w:val="1"/>
      <w:numFmt w:val="bullet"/>
      <w:lvlText w:val="•"/>
      <w:lvlJc w:val="left"/>
      <w:pPr>
        <w:tabs>
          <w:tab w:val="num" w:pos="5400"/>
        </w:tabs>
        <w:ind w:left="5400" w:hanging="360"/>
      </w:pPr>
      <w:rPr>
        <w:rFonts w:ascii="Arial" w:hAnsi="Arial" w:hint="default"/>
      </w:rPr>
    </w:lvl>
    <w:lvl w:ilvl="8" w:tplc="37668BD2"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5C6856FA"/>
    <w:multiLevelType w:val="hybridMultilevel"/>
    <w:tmpl w:val="A0B602A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DF07E4C"/>
    <w:multiLevelType w:val="hybridMultilevel"/>
    <w:tmpl w:val="EF1E05CE"/>
    <w:lvl w:ilvl="0" w:tplc="FE0804D0">
      <w:start w:val="1"/>
      <w:numFmt w:val="bullet"/>
      <w:lvlText w:val="•"/>
      <w:lvlJc w:val="left"/>
      <w:pPr>
        <w:tabs>
          <w:tab w:val="num" w:pos="360"/>
        </w:tabs>
        <w:ind w:left="360" w:hanging="360"/>
      </w:pPr>
      <w:rPr>
        <w:rFonts w:ascii="Arial" w:hAnsi="Arial" w:hint="default"/>
      </w:rPr>
    </w:lvl>
    <w:lvl w:ilvl="1" w:tplc="1F8C8BB2" w:tentative="1">
      <w:start w:val="1"/>
      <w:numFmt w:val="bullet"/>
      <w:lvlText w:val="•"/>
      <w:lvlJc w:val="left"/>
      <w:pPr>
        <w:tabs>
          <w:tab w:val="num" w:pos="1080"/>
        </w:tabs>
        <w:ind w:left="1080" w:hanging="360"/>
      </w:pPr>
      <w:rPr>
        <w:rFonts w:ascii="Arial" w:hAnsi="Arial" w:hint="default"/>
      </w:rPr>
    </w:lvl>
    <w:lvl w:ilvl="2" w:tplc="A24CB140" w:tentative="1">
      <w:start w:val="1"/>
      <w:numFmt w:val="bullet"/>
      <w:lvlText w:val="•"/>
      <w:lvlJc w:val="left"/>
      <w:pPr>
        <w:tabs>
          <w:tab w:val="num" w:pos="1800"/>
        </w:tabs>
        <w:ind w:left="1800" w:hanging="360"/>
      </w:pPr>
      <w:rPr>
        <w:rFonts w:ascii="Arial" w:hAnsi="Arial" w:hint="default"/>
      </w:rPr>
    </w:lvl>
    <w:lvl w:ilvl="3" w:tplc="846204DC" w:tentative="1">
      <w:start w:val="1"/>
      <w:numFmt w:val="bullet"/>
      <w:lvlText w:val="•"/>
      <w:lvlJc w:val="left"/>
      <w:pPr>
        <w:tabs>
          <w:tab w:val="num" w:pos="2520"/>
        </w:tabs>
        <w:ind w:left="2520" w:hanging="360"/>
      </w:pPr>
      <w:rPr>
        <w:rFonts w:ascii="Arial" w:hAnsi="Arial" w:hint="default"/>
      </w:rPr>
    </w:lvl>
    <w:lvl w:ilvl="4" w:tplc="A6848E4E" w:tentative="1">
      <w:start w:val="1"/>
      <w:numFmt w:val="bullet"/>
      <w:lvlText w:val="•"/>
      <w:lvlJc w:val="left"/>
      <w:pPr>
        <w:tabs>
          <w:tab w:val="num" w:pos="3240"/>
        </w:tabs>
        <w:ind w:left="3240" w:hanging="360"/>
      </w:pPr>
      <w:rPr>
        <w:rFonts w:ascii="Arial" w:hAnsi="Arial" w:hint="default"/>
      </w:rPr>
    </w:lvl>
    <w:lvl w:ilvl="5" w:tplc="CD00F7FC" w:tentative="1">
      <w:start w:val="1"/>
      <w:numFmt w:val="bullet"/>
      <w:lvlText w:val="•"/>
      <w:lvlJc w:val="left"/>
      <w:pPr>
        <w:tabs>
          <w:tab w:val="num" w:pos="3960"/>
        </w:tabs>
        <w:ind w:left="3960" w:hanging="360"/>
      </w:pPr>
      <w:rPr>
        <w:rFonts w:ascii="Arial" w:hAnsi="Arial" w:hint="default"/>
      </w:rPr>
    </w:lvl>
    <w:lvl w:ilvl="6" w:tplc="1546A18A" w:tentative="1">
      <w:start w:val="1"/>
      <w:numFmt w:val="bullet"/>
      <w:lvlText w:val="•"/>
      <w:lvlJc w:val="left"/>
      <w:pPr>
        <w:tabs>
          <w:tab w:val="num" w:pos="4680"/>
        </w:tabs>
        <w:ind w:left="4680" w:hanging="360"/>
      </w:pPr>
      <w:rPr>
        <w:rFonts w:ascii="Arial" w:hAnsi="Arial" w:hint="default"/>
      </w:rPr>
    </w:lvl>
    <w:lvl w:ilvl="7" w:tplc="C2B658BC" w:tentative="1">
      <w:start w:val="1"/>
      <w:numFmt w:val="bullet"/>
      <w:lvlText w:val="•"/>
      <w:lvlJc w:val="left"/>
      <w:pPr>
        <w:tabs>
          <w:tab w:val="num" w:pos="5400"/>
        </w:tabs>
        <w:ind w:left="5400" w:hanging="360"/>
      </w:pPr>
      <w:rPr>
        <w:rFonts w:ascii="Arial" w:hAnsi="Arial" w:hint="default"/>
      </w:rPr>
    </w:lvl>
    <w:lvl w:ilvl="8" w:tplc="96165D9E" w:tentative="1">
      <w:start w:val="1"/>
      <w:numFmt w:val="bullet"/>
      <w:lvlText w:val="•"/>
      <w:lvlJc w:val="left"/>
      <w:pPr>
        <w:tabs>
          <w:tab w:val="num" w:pos="6120"/>
        </w:tabs>
        <w:ind w:left="6120" w:hanging="360"/>
      </w:pPr>
      <w:rPr>
        <w:rFonts w:ascii="Arial" w:hAnsi="Arial" w:hint="default"/>
      </w:rPr>
    </w:lvl>
  </w:abstractNum>
  <w:abstractNum w:abstractNumId="23" w15:restartNumberingAfterBreak="0">
    <w:nsid w:val="5EC039EC"/>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5F132506"/>
    <w:multiLevelType w:val="hybridMultilevel"/>
    <w:tmpl w:val="03CC2916"/>
    <w:lvl w:ilvl="0" w:tplc="2E7CD0DC">
      <w:start w:val="1"/>
      <w:numFmt w:val="bullet"/>
      <w:lvlText w:val="-"/>
      <w:lvlJc w:val="left"/>
      <w:pPr>
        <w:ind w:left="360" w:hanging="360"/>
      </w:pPr>
      <w:rPr>
        <w:rFonts w:ascii="Calibri" w:eastAsiaTheme="minorHAnsi" w:hAnsi="Calibri" w:cs="Calibri"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6313099B"/>
    <w:multiLevelType w:val="hybridMultilevel"/>
    <w:tmpl w:val="13B8B6A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66521D9C"/>
    <w:multiLevelType w:val="hybridMultilevel"/>
    <w:tmpl w:val="6592EDE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7" w15:restartNumberingAfterBreak="0">
    <w:nsid w:val="6A127367"/>
    <w:multiLevelType w:val="hybridMultilevel"/>
    <w:tmpl w:val="056C642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15:restartNumberingAfterBreak="0">
    <w:nsid w:val="735D145F"/>
    <w:multiLevelType w:val="hybridMultilevel"/>
    <w:tmpl w:val="5EBCAC6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9" w15:restartNumberingAfterBreak="0">
    <w:nsid w:val="773A4BEC"/>
    <w:multiLevelType w:val="multilevel"/>
    <w:tmpl w:val="8DB60B6A"/>
    <w:lvl w:ilvl="0">
      <w:start w:val="1"/>
      <w:numFmt w:val="decimal"/>
      <w:lvlText w:val="%1."/>
      <w:lvlJc w:val="left"/>
      <w:pPr>
        <w:ind w:left="450" w:hanging="450"/>
      </w:pPr>
      <w:rPr>
        <w:rFonts w:hint="default"/>
      </w:rPr>
    </w:lvl>
    <w:lvl w:ilvl="1">
      <w:start w:val="1"/>
      <w:numFmt w:val="decimal"/>
      <w:pStyle w:val="Subttulos1"/>
      <w:lvlText w:val="%1.%2."/>
      <w:lvlJc w:val="left"/>
      <w:pPr>
        <w:ind w:left="1145" w:hanging="720"/>
      </w:pPr>
      <w:rPr>
        <w:rFonts w:hint="default"/>
      </w:rPr>
    </w:lvl>
    <w:lvl w:ilvl="2">
      <w:start w:val="1"/>
      <w:numFmt w:val="decimal"/>
      <w:pStyle w:val="Subttulos2"/>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84D6345"/>
    <w:multiLevelType w:val="hybridMultilevel"/>
    <w:tmpl w:val="5872868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15:restartNumberingAfterBreak="0">
    <w:nsid w:val="7A9037A9"/>
    <w:multiLevelType w:val="multilevel"/>
    <w:tmpl w:val="083E8832"/>
    <w:lvl w:ilvl="0">
      <w:start w:val="1"/>
      <w:numFmt w:val="decimal"/>
      <w:lvlText w:val="%1."/>
      <w:lvlJc w:val="left"/>
      <w:pPr>
        <w:ind w:left="720"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356"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32" w15:restartNumberingAfterBreak="0">
    <w:nsid w:val="7B096AFA"/>
    <w:multiLevelType w:val="hybridMultilevel"/>
    <w:tmpl w:val="41801EA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7BD01B64"/>
    <w:multiLevelType w:val="multilevel"/>
    <w:tmpl w:val="AF6C5FA2"/>
    <w:lvl w:ilvl="0">
      <w:start w:val="1"/>
      <w:numFmt w:val="decimal"/>
      <w:lvlText w:val="%1."/>
      <w:lvlJc w:val="left"/>
      <w:pPr>
        <w:ind w:left="450" w:hanging="450"/>
      </w:pPr>
      <w:rPr>
        <w:rFonts w:hint="default"/>
      </w:rPr>
    </w:lvl>
    <w:lvl w:ilvl="1">
      <w:start w:val="1"/>
      <w:numFmt w:val="decimal"/>
      <w:lvlText w:val="%1.%2."/>
      <w:lvlJc w:val="left"/>
      <w:pPr>
        <w:ind w:left="1145" w:hanging="720"/>
      </w:pPr>
      <w:rPr>
        <w:rFonts w:hint="default"/>
      </w:rPr>
    </w:lvl>
    <w:lvl w:ilvl="2">
      <w:start w:val="1"/>
      <w:numFmt w:val="decimal"/>
      <w:lvlText w:val="%1.%2.%3."/>
      <w:lvlJc w:val="left"/>
      <w:pPr>
        <w:ind w:left="1713" w:hanging="720"/>
      </w:pPr>
      <w:rPr>
        <w:rFonts w:hint="default"/>
      </w:rPr>
    </w:lvl>
    <w:lvl w:ilvl="3">
      <w:start w:val="1"/>
      <w:numFmt w:val="decimal"/>
      <w:lvlText w:val="%1.%2.%3.%4."/>
      <w:lvlJc w:val="left"/>
      <w:pPr>
        <w:ind w:left="2356" w:hanging="1080"/>
      </w:pPr>
      <w:rPr>
        <w:rFonts w:hint="default"/>
      </w:rPr>
    </w:lvl>
    <w:lvl w:ilvl="4">
      <w:start w:val="1"/>
      <w:numFmt w:val="decimal"/>
      <w:lvlText w:val="%1.%2.%3.%4.%5."/>
      <w:lvlJc w:val="left"/>
      <w:pPr>
        <w:ind w:left="3141"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15"/>
  </w:num>
  <w:num w:numId="3">
    <w:abstractNumId w:val="29"/>
  </w:num>
  <w:num w:numId="4">
    <w:abstractNumId w:val="25"/>
  </w:num>
  <w:num w:numId="5">
    <w:abstractNumId w:val="12"/>
  </w:num>
  <w:num w:numId="6">
    <w:abstractNumId w:val="5"/>
  </w:num>
  <w:num w:numId="7">
    <w:abstractNumId w:val="31"/>
  </w:num>
  <w:num w:numId="8">
    <w:abstractNumId w:val="23"/>
  </w:num>
  <w:num w:numId="9">
    <w:abstractNumId w:val="0"/>
  </w:num>
  <w:num w:numId="10">
    <w:abstractNumId w:val="33"/>
  </w:num>
  <w:num w:numId="11">
    <w:abstractNumId w:val="32"/>
  </w:num>
  <w:num w:numId="12">
    <w:abstractNumId w:val="4"/>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num>
  <w:num w:numId="15">
    <w:abstractNumId w:val="19"/>
  </w:num>
  <w:num w:numId="16">
    <w:abstractNumId w:val="16"/>
  </w:num>
  <w:num w:numId="17">
    <w:abstractNumId w:val="9"/>
  </w:num>
  <w:num w:numId="18">
    <w:abstractNumId w:val="2"/>
  </w:num>
  <w:num w:numId="19">
    <w:abstractNumId w:val="10"/>
  </w:num>
  <w:num w:numId="20">
    <w:abstractNumId w:val="14"/>
  </w:num>
  <w:num w:numId="21">
    <w:abstractNumId w:val="22"/>
  </w:num>
  <w:num w:numId="22">
    <w:abstractNumId w:val="20"/>
  </w:num>
  <w:num w:numId="23">
    <w:abstractNumId w:val="6"/>
  </w:num>
  <w:num w:numId="24">
    <w:abstractNumId w:val="11"/>
  </w:num>
  <w:num w:numId="25">
    <w:abstractNumId w:val="13"/>
  </w:num>
  <w:num w:numId="26">
    <w:abstractNumId w:val="27"/>
  </w:num>
  <w:num w:numId="27">
    <w:abstractNumId w:val="30"/>
  </w:num>
  <w:num w:numId="28">
    <w:abstractNumId w:val="26"/>
  </w:num>
  <w:num w:numId="29">
    <w:abstractNumId w:val="1"/>
  </w:num>
  <w:num w:numId="30">
    <w:abstractNumId w:val="17"/>
  </w:num>
  <w:num w:numId="31">
    <w:abstractNumId w:val="18"/>
  </w:num>
  <w:num w:numId="32">
    <w:abstractNumId w:val="28"/>
  </w:num>
  <w:num w:numId="33">
    <w:abstractNumId w:val="8"/>
  </w:num>
  <w:num w:numId="34">
    <w:abstractNumId w:val="15"/>
  </w:num>
  <w:num w:numId="35">
    <w:abstractNumId w:val="15"/>
  </w:num>
  <w:num w:numId="36">
    <w:abstractNumId w:val="15"/>
  </w:num>
  <w:num w:numId="37">
    <w:abstractNumId w:val="29"/>
  </w:num>
  <w:num w:numId="38">
    <w:abstractNumId w:val="29"/>
  </w:num>
  <w:num w:numId="39">
    <w:abstractNumId w:val="21"/>
  </w:num>
  <w:num w:numId="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6513D"/>
    <w:rsid w:val="00000F00"/>
    <w:rsid w:val="00001E0A"/>
    <w:rsid w:val="0000203D"/>
    <w:rsid w:val="00002F96"/>
    <w:rsid w:val="00004A95"/>
    <w:rsid w:val="000066F7"/>
    <w:rsid w:val="0000723F"/>
    <w:rsid w:val="00007629"/>
    <w:rsid w:val="000108F6"/>
    <w:rsid w:val="00015233"/>
    <w:rsid w:val="00015C02"/>
    <w:rsid w:val="00016CB3"/>
    <w:rsid w:val="000172C6"/>
    <w:rsid w:val="00017931"/>
    <w:rsid w:val="00020EFA"/>
    <w:rsid w:val="00022ACE"/>
    <w:rsid w:val="00025918"/>
    <w:rsid w:val="00026B3A"/>
    <w:rsid w:val="0002704C"/>
    <w:rsid w:val="00030145"/>
    <w:rsid w:val="0003279A"/>
    <w:rsid w:val="000336CC"/>
    <w:rsid w:val="00033C7D"/>
    <w:rsid w:val="00033D1A"/>
    <w:rsid w:val="00033E0F"/>
    <w:rsid w:val="00035F87"/>
    <w:rsid w:val="000369BB"/>
    <w:rsid w:val="000373AA"/>
    <w:rsid w:val="00037AD2"/>
    <w:rsid w:val="00037B91"/>
    <w:rsid w:val="00041D66"/>
    <w:rsid w:val="00043558"/>
    <w:rsid w:val="000439E5"/>
    <w:rsid w:val="000442AB"/>
    <w:rsid w:val="00044BB1"/>
    <w:rsid w:val="00053D11"/>
    <w:rsid w:val="000540A8"/>
    <w:rsid w:val="000540B7"/>
    <w:rsid w:val="000544BD"/>
    <w:rsid w:val="000547D9"/>
    <w:rsid w:val="000603A2"/>
    <w:rsid w:val="000663CA"/>
    <w:rsid w:val="00066432"/>
    <w:rsid w:val="00066B22"/>
    <w:rsid w:val="00066E8D"/>
    <w:rsid w:val="00067551"/>
    <w:rsid w:val="0006796F"/>
    <w:rsid w:val="00067D04"/>
    <w:rsid w:val="00070632"/>
    <w:rsid w:val="00071FC1"/>
    <w:rsid w:val="00072289"/>
    <w:rsid w:val="00074964"/>
    <w:rsid w:val="000756E1"/>
    <w:rsid w:val="00076532"/>
    <w:rsid w:val="000779B4"/>
    <w:rsid w:val="000779BB"/>
    <w:rsid w:val="00080CB4"/>
    <w:rsid w:val="00081BBE"/>
    <w:rsid w:val="000828D1"/>
    <w:rsid w:val="00085019"/>
    <w:rsid w:val="00087397"/>
    <w:rsid w:val="00087665"/>
    <w:rsid w:val="00090855"/>
    <w:rsid w:val="000916FD"/>
    <w:rsid w:val="00092462"/>
    <w:rsid w:val="00092A11"/>
    <w:rsid w:val="0009335F"/>
    <w:rsid w:val="00093FFC"/>
    <w:rsid w:val="0009526F"/>
    <w:rsid w:val="000A05A2"/>
    <w:rsid w:val="000A489E"/>
    <w:rsid w:val="000A5FA8"/>
    <w:rsid w:val="000A636D"/>
    <w:rsid w:val="000A67B5"/>
    <w:rsid w:val="000A6864"/>
    <w:rsid w:val="000B2711"/>
    <w:rsid w:val="000B4581"/>
    <w:rsid w:val="000B5248"/>
    <w:rsid w:val="000B6C2A"/>
    <w:rsid w:val="000B709C"/>
    <w:rsid w:val="000C19F0"/>
    <w:rsid w:val="000C2650"/>
    <w:rsid w:val="000C3512"/>
    <w:rsid w:val="000C4ED0"/>
    <w:rsid w:val="000C6487"/>
    <w:rsid w:val="000C70B1"/>
    <w:rsid w:val="000D0CCF"/>
    <w:rsid w:val="000D120D"/>
    <w:rsid w:val="000D1BA4"/>
    <w:rsid w:val="000D2050"/>
    <w:rsid w:val="000D24C9"/>
    <w:rsid w:val="000D3EDE"/>
    <w:rsid w:val="000D4C07"/>
    <w:rsid w:val="000E0356"/>
    <w:rsid w:val="000E1FA5"/>
    <w:rsid w:val="000E2E09"/>
    <w:rsid w:val="000E32FE"/>
    <w:rsid w:val="000E386C"/>
    <w:rsid w:val="000E594F"/>
    <w:rsid w:val="000E5C34"/>
    <w:rsid w:val="000E6253"/>
    <w:rsid w:val="000E6EEC"/>
    <w:rsid w:val="000E7139"/>
    <w:rsid w:val="000E7609"/>
    <w:rsid w:val="000F07AE"/>
    <w:rsid w:val="000F0C60"/>
    <w:rsid w:val="000F1556"/>
    <w:rsid w:val="000F22A7"/>
    <w:rsid w:val="000F2485"/>
    <w:rsid w:val="000F2D73"/>
    <w:rsid w:val="000F4D67"/>
    <w:rsid w:val="000F5A0A"/>
    <w:rsid w:val="000F73AE"/>
    <w:rsid w:val="00100D3F"/>
    <w:rsid w:val="00100EB3"/>
    <w:rsid w:val="001036D8"/>
    <w:rsid w:val="00103C57"/>
    <w:rsid w:val="001042FF"/>
    <w:rsid w:val="0010482A"/>
    <w:rsid w:val="00105657"/>
    <w:rsid w:val="00107729"/>
    <w:rsid w:val="00110C6A"/>
    <w:rsid w:val="00111715"/>
    <w:rsid w:val="001120E0"/>
    <w:rsid w:val="001121AB"/>
    <w:rsid w:val="001127FA"/>
    <w:rsid w:val="00112D14"/>
    <w:rsid w:val="00112E99"/>
    <w:rsid w:val="001151EB"/>
    <w:rsid w:val="001151FB"/>
    <w:rsid w:val="0011614F"/>
    <w:rsid w:val="00117029"/>
    <w:rsid w:val="00123188"/>
    <w:rsid w:val="001241A9"/>
    <w:rsid w:val="001300FE"/>
    <w:rsid w:val="0013234B"/>
    <w:rsid w:val="001376FE"/>
    <w:rsid w:val="00140219"/>
    <w:rsid w:val="0014484B"/>
    <w:rsid w:val="001468AE"/>
    <w:rsid w:val="001470FD"/>
    <w:rsid w:val="00147248"/>
    <w:rsid w:val="00147323"/>
    <w:rsid w:val="00147A18"/>
    <w:rsid w:val="00150330"/>
    <w:rsid w:val="001542B0"/>
    <w:rsid w:val="001546A8"/>
    <w:rsid w:val="001556CF"/>
    <w:rsid w:val="00156669"/>
    <w:rsid w:val="00160106"/>
    <w:rsid w:val="001614FB"/>
    <w:rsid w:val="00161CF0"/>
    <w:rsid w:val="00161FFD"/>
    <w:rsid w:val="001639EB"/>
    <w:rsid w:val="00163E51"/>
    <w:rsid w:val="00164633"/>
    <w:rsid w:val="001648B1"/>
    <w:rsid w:val="001648D8"/>
    <w:rsid w:val="00167C3C"/>
    <w:rsid w:val="001707C9"/>
    <w:rsid w:val="00171799"/>
    <w:rsid w:val="00172453"/>
    <w:rsid w:val="0017481A"/>
    <w:rsid w:val="00174D4B"/>
    <w:rsid w:val="0018045C"/>
    <w:rsid w:val="001807FA"/>
    <w:rsid w:val="00181B95"/>
    <w:rsid w:val="00182CBA"/>
    <w:rsid w:val="0018314F"/>
    <w:rsid w:val="0018383A"/>
    <w:rsid w:val="00183A8F"/>
    <w:rsid w:val="001856C0"/>
    <w:rsid w:val="001865DF"/>
    <w:rsid w:val="001875D1"/>
    <w:rsid w:val="001900D3"/>
    <w:rsid w:val="0019017D"/>
    <w:rsid w:val="001902D2"/>
    <w:rsid w:val="00190685"/>
    <w:rsid w:val="00190EA0"/>
    <w:rsid w:val="001919C3"/>
    <w:rsid w:val="001923D5"/>
    <w:rsid w:val="00192885"/>
    <w:rsid w:val="00193177"/>
    <w:rsid w:val="001951BD"/>
    <w:rsid w:val="001957FE"/>
    <w:rsid w:val="00195A77"/>
    <w:rsid w:val="00197645"/>
    <w:rsid w:val="001A043F"/>
    <w:rsid w:val="001A0E9D"/>
    <w:rsid w:val="001A12D6"/>
    <w:rsid w:val="001A3E53"/>
    <w:rsid w:val="001A431A"/>
    <w:rsid w:val="001A4E2D"/>
    <w:rsid w:val="001A73C2"/>
    <w:rsid w:val="001B0CDF"/>
    <w:rsid w:val="001B1C16"/>
    <w:rsid w:val="001B346E"/>
    <w:rsid w:val="001B3F41"/>
    <w:rsid w:val="001B40C8"/>
    <w:rsid w:val="001B52CB"/>
    <w:rsid w:val="001B607A"/>
    <w:rsid w:val="001C2E61"/>
    <w:rsid w:val="001C4D1B"/>
    <w:rsid w:val="001C4F10"/>
    <w:rsid w:val="001C72F1"/>
    <w:rsid w:val="001D1C39"/>
    <w:rsid w:val="001D1D28"/>
    <w:rsid w:val="001D30D9"/>
    <w:rsid w:val="001D3454"/>
    <w:rsid w:val="001D346F"/>
    <w:rsid w:val="001D51EB"/>
    <w:rsid w:val="001D5882"/>
    <w:rsid w:val="001D7E88"/>
    <w:rsid w:val="001E0A2E"/>
    <w:rsid w:val="001E0A4C"/>
    <w:rsid w:val="001E16AB"/>
    <w:rsid w:val="001E26C9"/>
    <w:rsid w:val="001E2E96"/>
    <w:rsid w:val="001E4D3A"/>
    <w:rsid w:val="001E74E7"/>
    <w:rsid w:val="001E761D"/>
    <w:rsid w:val="001E7F8C"/>
    <w:rsid w:val="001F19CD"/>
    <w:rsid w:val="001F341D"/>
    <w:rsid w:val="001F37F5"/>
    <w:rsid w:val="001F3D58"/>
    <w:rsid w:val="001F4529"/>
    <w:rsid w:val="001F45A5"/>
    <w:rsid w:val="001F5066"/>
    <w:rsid w:val="001F7DF9"/>
    <w:rsid w:val="00200EDC"/>
    <w:rsid w:val="00202E0E"/>
    <w:rsid w:val="00203382"/>
    <w:rsid w:val="00203396"/>
    <w:rsid w:val="0020585B"/>
    <w:rsid w:val="002059D7"/>
    <w:rsid w:val="00206E9B"/>
    <w:rsid w:val="00210450"/>
    <w:rsid w:val="00212E79"/>
    <w:rsid w:val="00214C55"/>
    <w:rsid w:val="00216042"/>
    <w:rsid w:val="002169E8"/>
    <w:rsid w:val="00216E50"/>
    <w:rsid w:val="0021729D"/>
    <w:rsid w:val="002172FE"/>
    <w:rsid w:val="002214D2"/>
    <w:rsid w:val="00221B82"/>
    <w:rsid w:val="00222165"/>
    <w:rsid w:val="0022307E"/>
    <w:rsid w:val="00224773"/>
    <w:rsid w:val="002252B3"/>
    <w:rsid w:val="00226647"/>
    <w:rsid w:val="002274A4"/>
    <w:rsid w:val="002311E0"/>
    <w:rsid w:val="00232D3B"/>
    <w:rsid w:val="002330B1"/>
    <w:rsid w:val="00233B72"/>
    <w:rsid w:val="00234C7C"/>
    <w:rsid w:val="0023503D"/>
    <w:rsid w:val="002355E3"/>
    <w:rsid w:val="00236A8E"/>
    <w:rsid w:val="002378C6"/>
    <w:rsid w:val="002405C6"/>
    <w:rsid w:val="002408DD"/>
    <w:rsid w:val="002409D8"/>
    <w:rsid w:val="00241968"/>
    <w:rsid w:val="002420F7"/>
    <w:rsid w:val="00243807"/>
    <w:rsid w:val="002458DA"/>
    <w:rsid w:val="0024599F"/>
    <w:rsid w:val="002474DB"/>
    <w:rsid w:val="00251A71"/>
    <w:rsid w:val="00251C04"/>
    <w:rsid w:val="002528E7"/>
    <w:rsid w:val="00253741"/>
    <w:rsid w:val="00253C09"/>
    <w:rsid w:val="00254BB9"/>
    <w:rsid w:val="002556DD"/>
    <w:rsid w:val="002564E3"/>
    <w:rsid w:val="002611E5"/>
    <w:rsid w:val="00261604"/>
    <w:rsid w:val="00262414"/>
    <w:rsid w:val="00263BC7"/>
    <w:rsid w:val="002651BF"/>
    <w:rsid w:val="002659D1"/>
    <w:rsid w:val="002661B4"/>
    <w:rsid w:val="002662C6"/>
    <w:rsid w:val="00266418"/>
    <w:rsid w:val="00266CCE"/>
    <w:rsid w:val="00267F56"/>
    <w:rsid w:val="00270841"/>
    <w:rsid w:val="00270C7D"/>
    <w:rsid w:val="002713E8"/>
    <w:rsid w:val="00273C71"/>
    <w:rsid w:val="00274131"/>
    <w:rsid w:val="00274776"/>
    <w:rsid w:val="0028050C"/>
    <w:rsid w:val="00280F7C"/>
    <w:rsid w:val="0028176C"/>
    <w:rsid w:val="00282022"/>
    <w:rsid w:val="00282217"/>
    <w:rsid w:val="00283151"/>
    <w:rsid w:val="0028342C"/>
    <w:rsid w:val="00283C06"/>
    <w:rsid w:val="00284891"/>
    <w:rsid w:val="00286493"/>
    <w:rsid w:val="002864D0"/>
    <w:rsid w:val="00286859"/>
    <w:rsid w:val="00286CAD"/>
    <w:rsid w:val="00286E6A"/>
    <w:rsid w:val="002878B0"/>
    <w:rsid w:val="00287E9D"/>
    <w:rsid w:val="00292301"/>
    <w:rsid w:val="002942CE"/>
    <w:rsid w:val="002949B4"/>
    <w:rsid w:val="00296CAE"/>
    <w:rsid w:val="00297CDA"/>
    <w:rsid w:val="002A020B"/>
    <w:rsid w:val="002A13CB"/>
    <w:rsid w:val="002A1F94"/>
    <w:rsid w:val="002A223A"/>
    <w:rsid w:val="002A318E"/>
    <w:rsid w:val="002A33B3"/>
    <w:rsid w:val="002A3402"/>
    <w:rsid w:val="002A3532"/>
    <w:rsid w:val="002A441A"/>
    <w:rsid w:val="002A62F5"/>
    <w:rsid w:val="002A666A"/>
    <w:rsid w:val="002A6B34"/>
    <w:rsid w:val="002A6B93"/>
    <w:rsid w:val="002A7072"/>
    <w:rsid w:val="002A7BE1"/>
    <w:rsid w:val="002B14BD"/>
    <w:rsid w:val="002B1A97"/>
    <w:rsid w:val="002B21AF"/>
    <w:rsid w:val="002B2884"/>
    <w:rsid w:val="002B30E4"/>
    <w:rsid w:val="002B39C4"/>
    <w:rsid w:val="002B5E60"/>
    <w:rsid w:val="002B7E74"/>
    <w:rsid w:val="002C0360"/>
    <w:rsid w:val="002C04A6"/>
    <w:rsid w:val="002C15F4"/>
    <w:rsid w:val="002C1A87"/>
    <w:rsid w:val="002C2AA1"/>
    <w:rsid w:val="002C43FF"/>
    <w:rsid w:val="002C6832"/>
    <w:rsid w:val="002C72F5"/>
    <w:rsid w:val="002C7B26"/>
    <w:rsid w:val="002D123E"/>
    <w:rsid w:val="002D325D"/>
    <w:rsid w:val="002D3F93"/>
    <w:rsid w:val="002D482B"/>
    <w:rsid w:val="002D51D3"/>
    <w:rsid w:val="002D580D"/>
    <w:rsid w:val="002D611D"/>
    <w:rsid w:val="002D747C"/>
    <w:rsid w:val="002E05A6"/>
    <w:rsid w:val="002E10D5"/>
    <w:rsid w:val="002E2736"/>
    <w:rsid w:val="002E2A26"/>
    <w:rsid w:val="002E5843"/>
    <w:rsid w:val="002E59EA"/>
    <w:rsid w:val="002F02A9"/>
    <w:rsid w:val="002F21C5"/>
    <w:rsid w:val="002F2C1F"/>
    <w:rsid w:val="002F2E04"/>
    <w:rsid w:val="002F3775"/>
    <w:rsid w:val="002F3C32"/>
    <w:rsid w:val="002F3FD6"/>
    <w:rsid w:val="003003EA"/>
    <w:rsid w:val="003009D8"/>
    <w:rsid w:val="0030174B"/>
    <w:rsid w:val="003033C0"/>
    <w:rsid w:val="003035B9"/>
    <w:rsid w:val="00304F48"/>
    <w:rsid w:val="003060C8"/>
    <w:rsid w:val="00307661"/>
    <w:rsid w:val="00310B80"/>
    <w:rsid w:val="00311058"/>
    <w:rsid w:val="0031142D"/>
    <w:rsid w:val="00312297"/>
    <w:rsid w:val="003144F7"/>
    <w:rsid w:val="003159C9"/>
    <w:rsid w:val="003164C4"/>
    <w:rsid w:val="003168BB"/>
    <w:rsid w:val="003168D1"/>
    <w:rsid w:val="00316C85"/>
    <w:rsid w:val="00316F7D"/>
    <w:rsid w:val="00317017"/>
    <w:rsid w:val="00320B1C"/>
    <w:rsid w:val="00321A64"/>
    <w:rsid w:val="0032267C"/>
    <w:rsid w:val="003229AC"/>
    <w:rsid w:val="00324213"/>
    <w:rsid w:val="003253B2"/>
    <w:rsid w:val="00325744"/>
    <w:rsid w:val="00326B96"/>
    <w:rsid w:val="003301C3"/>
    <w:rsid w:val="00330263"/>
    <w:rsid w:val="00330D39"/>
    <w:rsid w:val="00332D0A"/>
    <w:rsid w:val="00334AC9"/>
    <w:rsid w:val="003358C8"/>
    <w:rsid w:val="00335EFF"/>
    <w:rsid w:val="0033633C"/>
    <w:rsid w:val="00337409"/>
    <w:rsid w:val="0033745A"/>
    <w:rsid w:val="0033780A"/>
    <w:rsid w:val="00341165"/>
    <w:rsid w:val="00341569"/>
    <w:rsid w:val="00341C1B"/>
    <w:rsid w:val="00341E90"/>
    <w:rsid w:val="00342C10"/>
    <w:rsid w:val="00344688"/>
    <w:rsid w:val="0034771D"/>
    <w:rsid w:val="003502D7"/>
    <w:rsid w:val="003505F7"/>
    <w:rsid w:val="00351324"/>
    <w:rsid w:val="0035232A"/>
    <w:rsid w:val="00353BD0"/>
    <w:rsid w:val="00355968"/>
    <w:rsid w:val="00356040"/>
    <w:rsid w:val="003568A6"/>
    <w:rsid w:val="00360603"/>
    <w:rsid w:val="00360EE8"/>
    <w:rsid w:val="0036292D"/>
    <w:rsid w:val="00363592"/>
    <w:rsid w:val="003635E5"/>
    <w:rsid w:val="00363D02"/>
    <w:rsid w:val="003651E5"/>
    <w:rsid w:val="00365FE0"/>
    <w:rsid w:val="00367297"/>
    <w:rsid w:val="00367D5B"/>
    <w:rsid w:val="003705A2"/>
    <w:rsid w:val="00372604"/>
    <w:rsid w:val="00372C5B"/>
    <w:rsid w:val="003748E7"/>
    <w:rsid w:val="0037697B"/>
    <w:rsid w:val="003771B5"/>
    <w:rsid w:val="00380E1B"/>
    <w:rsid w:val="003821AF"/>
    <w:rsid w:val="003830A5"/>
    <w:rsid w:val="0038412C"/>
    <w:rsid w:val="003905BF"/>
    <w:rsid w:val="0039103D"/>
    <w:rsid w:val="00392737"/>
    <w:rsid w:val="0039293A"/>
    <w:rsid w:val="00392EE3"/>
    <w:rsid w:val="00392FE1"/>
    <w:rsid w:val="003939FD"/>
    <w:rsid w:val="00394414"/>
    <w:rsid w:val="003960A3"/>
    <w:rsid w:val="00396BE5"/>
    <w:rsid w:val="003976EA"/>
    <w:rsid w:val="003A05AD"/>
    <w:rsid w:val="003A0CC3"/>
    <w:rsid w:val="003A205B"/>
    <w:rsid w:val="003A2BA4"/>
    <w:rsid w:val="003A2EC3"/>
    <w:rsid w:val="003A3007"/>
    <w:rsid w:val="003A41EB"/>
    <w:rsid w:val="003A47E3"/>
    <w:rsid w:val="003A4FE2"/>
    <w:rsid w:val="003B0DA7"/>
    <w:rsid w:val="003B26F0"/>
    <w:rsid w:val="003B486C"/>
    <w:rsid w:val="003B4A2D"/>
    <w:rsid w:val="003B4CE6"/>
    <w:rsid w:val="003B50B5"/>
    <w:rsid w:val="003B58B4"/>
    <w:rsid w:val="003B59EA"/>
    <w:rsid w:val="003B6366"/>
    <w:rsid w:val="003B6DDB"/>
    <w:rsid w:val="003C0A0A"/>
    <w:rsid w:val="003C1266"/>
    <w:rsid w:val="003C3347"/>
    <w:rsid w:val="003C3A9E"/>
    <w:rsid w:val="003C3BC5"/>
    <w:rsid w:val="003C3DBC"/>
    <w:rsid w:val="003C3E97"/>
    <w:rsid w:val="003C4BA0"/>
    <w:rsid w:val="003C56A2"/>
    <w:rsid w:val="003C5C2A"/>
    <w:rsid w:val="003C5CFE"/>
    <w:rsid w:val="003C7159"/>
    <w:rsid w:val="003D1BAE"/>
    <w:rsid w:val="003D34AC"/>
    <w:rsid w:val="003D497C"/>
    <w:rsid w:val="003D5E07"/>
    <w:rsid w:val="003D6AB4"/>
    <w:rsid w:val="003D71BB"/>
    <w:rsid w:val="003D7DDB"/>
    <w:rsid w:val="003E0276"/>
    <w:rsid w:val="003E0457"/>
    <w:rsid w:val="003E0500"/>
    <w:rsid w:val="003E1617"/>
    <w:rsid w:val="003E1A56"/>
    <w:rsid w:val="003E2002"/>
    <w:rsid w:val="003E2FDD"/>
    <w:rsid w:val="003E52D7"/>
    <w:rsid w:val="003E7A2D"/>
    <w:rsid w:val="003F0661"/>
    <w:rsid w:val="003F14F1"/>
    <w:rsid w:val="003F1729"/>
    <w:rsid w:val="003F3268"/>
    <w:rsid w:val="003F563C"/>
    <w:rsid w:val="003F57A0"/>
    <w:rsid w:val="003F5F8B"/>
    <w:rsid w:val="003F7513"/>
    <w:rsid w:val="0040037E"/>
    <w:rsid w:val="004004AC"/>
    <w:rsid w:val="00401767"/>
    <w:rsid w:val="00402AC2"/>
    <w:rsid w:val="004048DF"/>
    <w:rsid w:val="00404C71"/>
    <w:rsid w:val="00405534"/>
    <w:rsid w:val="00406626"/>
    <w:rsid w:val="00407C81"/>
    <w:rsid w:val="00410013"/>
    <w:rsid w:val="00410C27"/>
    <w:rsid w:val="0041141C"/>
    <w:rsid w:val="00413B1D"/>
    <w:rsid w:val="004142E0"/>
    <w:rsid w:val="004167A5"/>
    <w:rsid w:val="004177E3"/>
    <w:rsid w:val="00420CD9"/>
    <w:rsid w:val="00421D05"/>
    <w:rsid w:val="00421DDB"/>
    <w:rsid w:val="00422762"/>
    <w:rsid w:val="00424307"/>
    <w:rsid w:val="00424BBE"/>
    <w:rsid w:val="0042569C"/>
    <w:rsid w:val="00425D37"/>
    <w:rsid w:val="0042624E"/>
    <w:rsid w:val="0042686C"/>
    <w:rsid w:val="00427C84"/>
    <w:rsid w:val="0043002D"/>
    <w:rsid w:val="004301DF"/>
    <w:rsid w:val="0043125A"/>
    <w:rsid w:val="00431CB3"/>
    <w:rsid w:val="00432E38"/>
    <w:rsid w:val="004334CB"/>
    <w:rsid w:val="0043358F"/>
    <w:rsid w:val="004338E5"/>
    <w:rsid w:val="00433B9B"/>
    <w:rsid w:val="004409A8"/>
    <w:rsid w:val="00442069"/>
    <w:rsid w:val="0044333A"/>
    <w:rsid w:val="00445F6E"/>
    <w:rsid w:val="00446B75"/>
    <w:rsid w:val="00447F71"/>
    <w:rsid w:val="004507E1"/>
    <w:rsid w:val="004511A4"/>
    <w:rsid w:val="00451861"/>
    <w:rsid w:val="004545FB"/>
    <w:rsid w:val="00454B8A"/>
    <w:rsid w:val="00455080"/>
    <w:rsid w:val="004577BC"/>
    <w:rsid w:val="00457BAE"/>
    <w:rsid w:val="004609DE"/>
    <w:rsid w:val="00461A11"/>
    <w:rsid w:val="00461A64"/>
    <w:rsid w:val="004630B4"/>
    <w:rsid w:val="004631D7"/>
    <w:rsid w:val="00463AF6"/>
    <w:rsid w:val="00465575"/>
    <w:rsid w:val="00467438"/>
    <w:rsid w:val="00471A39"/>
    <w:rsid w:val="00474A80"/>
    <w:rsid w:val="00475FCE"/>
    <w:rsid w:val="0047773F"/>
    <w:rsid w:val="00480788"/>
    <w:rsid w:val="00482698"/>
    <w:rsid w:val="00482A31"/>
    <w:rsid w:val="0048341B"/>
    <w:rsid w:val="00484E97"/>
    <w:rsid w:val="0048572B"/>
    <w:rsid w:val="0048591C"/>
    <w:rsid w:val="00486773"/>
    <w:rsid w:val="00486AD8"/>
    <w:rsid w:val="00487B0A"/>
    <w:rsid w:val="00490FCB"/>
    <w:rsid w:val="004922CF"/>
    <w:rsid w:val="00493798"/>
    <w:rsid w:val="00493907"/>
    <w:rsid w:val="004943C2"/>
    <w:rsid w:val="00494768"/>
    <w:rsid w:val="004A3512"/>
    <w:rsid w:val="004A3F00"/>
    <w:rsid w:val="004A4A96"/>
    <w:rsid w:val="004A4E27"/>
    <w:rsid w:val="004A4E76"/>
    <w:rsid w:val="004A4F24"/>
    <w:rsid w:val="004A5AD9"/>
    <w:rsid w:val="004A62FA"/>
    <w:rsid w:val="004A66EC"/>
    <w:rsid w:val="004A6AE6"/>
    <w:rsid w:val="004A6CB4"/>
    <w:rsid w:val="004A7D9B"/>
    <w:rsid w:val="004B0216"/>
    <w:rsid w:val="004B0346"/>
    <w:rsid w:val="004B31F0"/>
    <w:rsid w:val="004B3939"/>
    <w:rsid w:val="004B4C47"/>
    <w:rsid w:val="004B5023"/>
    <w:rsid w:val="004B5937"/>
    <w:rsid w:val="004C15F4"/>
    <w:rsid w:val="004C17DF"/>
    <w:rsid w:val="004C1D3A"/>
    <w:rsid w:val="004C4F91"/>
    <w:rsid w:val="004C60DD"/>
    <w:rsid w:val="004D17EF"/>
    <w:rsid w:val="004D4C1C"/>
    <w:rsid w:val="004D6AD6"/>
    <w:rsid w:val="004E164A"/>
    <w:rsid w:val="004E1C9B"/>
    <w:rsid w:val="004E3735"/>
    <w:rsid w:val="004E3A02"/>
    <w:rsid w:val="004E42E8"/>
    <w:rsid w:val="004E4D46"/>
    <w:rsid w:val="004E4F98"/>
    <w:rsid w:val="004E5B68"/>
    <w:rsid w:val="004E5E47"/>
    <w:rsid w:val="004F101D"/>
    <w:rsid w:val="004F2BC2"/>
    <w:rsid w:val="004F490A"/>
    <w:rsid w:val="004F6BCF"/>
    <w:rsid w:val="004F6E64"/>
    <w:rsid w:val="004F7348"/>
    <w:rsid w:val="00500288"/>
    <w:rsid w:val="00502CE3"/>
    <w:rsid w:val="00503C7E"/>
    <w:rsid w:val="00504386"/>
    <w:rsid w:val="00504A91"/>
    <w:rsid w:val="00506F11"/>
    <w:rsid w:val="00507EB5"/>
    <w:rsid w:val="005116F7"/>
    <w:rsid w:val="005158BB"/>
    <w:rsid w:val="00515DF0"/>
    <w:rsid w:val="00515F75"/>
    <w:rsid w:val="00522130"/>
    <w:rsid w:val="005236F6"/>
    <w:rsid w:val="0052575B"/>
    <w:rsid w:val="00526BFC"/>
    <w:rsid w:val="00526CCF"/>
    <w:rsid w:val="00527A61"/>
    <w:rsid w:val="00527A73"/>
    <w:rsid w:val="0053031B"/>
    <w:rsid w:val="005337FD"/>
    <w:rsid w:val="00533B7C"/>
    <w:rsid w:val="005344FF"/>
    <w:rsid w:val="0053513C"/>
    <w:rsid w:val="00542ABC"/>
    <w:rsid w:val="00543A06"/>
    <w:rsid w:val="00544FB6"/>
    <w:rsid w:val="005457B3"/>
    <w:rsid w:val="005474FC"/>
    <w:rsid w:val="00547AD3"/>
    <w:rsid w:val="00547B45"/>
    <w:rsid w:val="00547DCB"/>
    <w:rsid w:val="00550942"/>
    <w:rsid w:val="005511B7"/>
    <w:rsid w:val="005515E7"/>
    <w:rsid w:val="005527C0"/>
    <w:rsid w:val="005546F5"/>
    <w:rsid w:val="0055493D"/>
    <w:rsid w:val="005575D7"/>
    <w:rsid w:val="00557B0A"/>
    <w:rsid w:val="00557CDC"/>
    <w:rsid w:val="005607AD"/>
    <w:rsid w:val="005618E0"/>
    <w:rsid w:val="00561CF1"/>
    <w:rsid w:val="00562DD3"/>
    <w:rsid w:val="00565499"/>
    <w:rsid w:val="005666F4"/>
    <w:rsid w:val="00566B4A"/>
    <w:rsid w:val="00572820"/>
    <w:rsid w:val="0058423B"/>
    <w:rsid w:val="0058429E"/>
    <w:rsid w:val="00584E15"/>
    <w:rsid w:val="00585F5E"/>
    <w:rsid w:val="0058649E"/>
    <w:rsid w:val="00586F8D"/>
    <w:rsid w:val="005879D5"/>
    <w:rsid w:val="005879EF"/>
    <w:rsid w:val="00590A8A"/>
    <w:rsid w:val="00591D65"/>
    <w:rsid w:val="00591DF2"/>
    <w:rsid w:val="00592035"/>
    <w:rsid w:val="00592B99"/>
    <w:rsid w:val="00595006"/>
    <w:rsid w:val="00595799"/>
    <w:rsid w:val="005A0C7E"/>
    <w:rsid w:val="005A3B09"/>
    <w:rsid w:val="005A4FCB"/>
    <w:rsid w:val="005A5493"/>
    <w:rsid w:val="005A639B"/>
    <w:rsid w:val="005A78FB"/>
    <w:rsid w:val="005B0052"/>
    <w:rsid w:val="005B0789"/>
    <w:rsid w:val="005B1622"/>
    <w:rsid w:val="005B18A8"/>
    <w:rsid w:val="005B35F8"/>
    <w:rsid w:val="005B3E79"/>
    <w:rsid w:val="005B4CA2"/>
    <w:rsid w:val="005B5DC3"/>
    <w:rsid w:val="005B631A"/>
    <w:rsid w:val="005B6802"/>
    <w:rsid w:val="005B7443"/>
    <w:rsid w:val="005C03CE"/>
    <w:rsid w:val="005C1CBC"/>
    <w:rsid w:val="005C1DE5"/>
    <w:rsid w:val="005C2542"/>
    <w:rsid w:val="005C410C"/>
    <w:rsid w:val="005C445D"/>
    <w:rsid w:val="005C4822"/>
    <w:rsid w:val="005C4CC4"/>
    <w:rsid w:val="005C4FF9"/>
    <w:rsid w:val="005C5918"/>
    <w:rsid w:val="005C5E49"/>
    <w:rsid w:val="005C74D3"/>
    <w:rsid w:val="005C7B4C"/>
    <w:rsid w:val="005D15BB"/>
    <w:rsid w:val="005D15C3"/>
    <w:rsid w:val="005D1BD7"/>
    <w:rsid w:val="005D2107"/>
    <w:rsid w:val="005D71EE"/>
    <w:rsid w:val="005D751C"/>
    <w:rsid w:val="005D7DE2"/>
    <w:rsid w:val="005D7EE6"/>
    <w:rsid w:val="005E0618"/>
    <w:rsid w:val="005E062A"/>
    <w:rsid w:val="005E0EFC"/>
    <w:rsid w:val="005E3EDD"/>
    <w:rsid w:val="005E7FD3"/>
    <w:rsid w:val="005F1B82"/>
    <w:rsid w:val="005F2BA7"/>
    <w:rsid w:val="005F3DD8"/>
    <w:rsid w:val="0060078F"/>
    <w:rsid w:val="00601ADA"/>
    <w:rsid w:val="006020D9"/>
    <w:rsid w:val="00602A49"/>
    <w:rsid w:val="006038CB"/>
    <w:rsid w:val="006044D8"/>
    <w:rsid w:val="00605F27"/>
    <w:rsid w:val="00611D25"/>
    <w:rsid w:val="0061298C"/>
    <w:rsid w:val="00612AEF"/>
    <w:rsid w:val="00612BDD"/>
    <w:rsid w:val="00613796"/>
    <w:rsid w:val="00613EB5"/>
    <w:rsid w:val="00614CF0"/>
    <w:rsid w:val="006158FE"/>
    <w:rsid w:val="00615E4F"/>
    <w:rsid w:val="00616166"/>
    <w:rsid w:val="00620997"/>
    <w:rsid w:val="00626015"/>
    <w:rsid w:val="006274BA"/>
    <w:rsid w:val="006312A1"/>
    <w:rsid w:val="006315B7"/>
    <w:rsid w:val="006323C4"/>
    <w:rsid w:val="00633A79"/>
    <w:rsid w:val="00633F92"/>
    <w:rsid w:val="0063495D"/>
    <w:rsid w:val="006364E7"/>
    <w:rsid w:val="00636976"/>
    <w:rsid w:val="0064065D"/>
    <w:rsid w:val="006407B7"/>
    <w:rsid w:val="006409C3"/>
    <w:rsid w:val="00642C94"/>
    <w:rsid w:val="0064459B"/>
    <w:rsid w:val="006458A1"/>
    <w:rsid w:val="00647A4F"/>
    <w:rsid w:val="006500FB"/>
    <w:rsid w:val="006517BD"/>
    <w:rsid w:val="00651AEB"/>
    <w:rsid w:val="006522D3"/>
    <w:rsid w:val="00652F70"/>
    <w:rsid w:val="00653E69"/>
    <w:rsid w:val="0065455A"/>
    <w:rsid w:val="00654875"/>
    <w:rsid w:val="00655761"/>
    <w:rsid w:val="00655F10"/>
    <w:rsid w:val="006571EE"/>
    <w:rsid w:val="006572C7"/>
    <w:rsid w:val="00657657"/>
    <w:rsid w:val="00661323"/>
    <w:rsid w:val="00661BEC"/>
    <w:rsid w:val="0066278E"/>
    <w:rsid w:val="006637F1"/>
    <w:rsid w:val="0066447F"/>
    <w:rsid w:val="00664646"/>
    <w:rsid w:val="00664E01"/>
    <w:rsid w:val="0066516C"/>
    <w:rsid w:val="00665D81"/>
    <w:rsid w:val="006673B2"/>
    <w:rsid w:val="00667A6A"/>
    <w:rsid w:val="00670352"/>
    <w:rsid w:val="0067593D"/>
    <w:rsid w:val="0067698C"/>
    <w:rsid w:val="006774D2"/>
    <w:rsid w:val="0067752D"/>
    <w:rsid w:val="00681530"/>
    <w:rsid w:val="00681D70"/>
    <w:rsid w:val="006831BB"/>
    <w:rsid w:val="006836A2"/>
    <w:rsid w:val="00683A9F"/>
    <w:rsid w:val="0068539D"/>
    <w:rsid w:val="00685F74"/>
    <w:rsid w:val="00687573"/>
    <w:rsid w:val="006915E4"/>
    <w:rsid w:val="0069223E"/>
    <w:rsid w:val="006935A4"/>
    <w:rsid w:val="00697997"/>
    <w:rsid w:val="00697AD4"/>
    <w:rsid w:val="006A0643"/>
    <w:rsid w:val="006A2464"/>
    <w:rsid w:val="006A3123"/>
    <w:rsid w:val="006A3628"/>
    <w:rsid w:val="006A37F2"/>
    <w:rsid w:val="006A4C6F"/>
    <w:rsid w:val="006A52AD"/>
    <w:rsid w:val="006A5A03"/>
    <w:rsid w:val="006A6E9B"/>
    <w:rsid w:val="006A7B89"/>
    <w:rsid w:val="006B1B33"/>
    <w:rsid w:val="006B2A14"/>
    <w:rsid w:val="006B3B1A"/>
    <w:rsid w:val="006B4250"/>
    <w:rsid w:val="006B472D"/>
    <w:rsid w:val="006B51E1"/>
    <w:rsid w:val="006B5A56"/>
    <w:rsid w:val="006B71DA"/>
    <w:rsid w:val="006C0400"/>
    <w:rsid w:val="006C3400"/>
    <w:rsid w:val="006C42EA"/>
    <w:rsid w:val="006C4ABA"/>
    <w:rsid w:val="006C51C4"/>
    <w:rsid w:val="006D1922"/>
    <w:rsid w:val="006D1B0F"/>
    <w:rsid w:val="006D393C"/>
    <w:rsid w:val="006D4B26"/>
    <w:rsid w:val="006D4D67"/>
    <w:rsid w:val="006D4EFE"/>
    <w:rsid w:val="006D5D0F"/>
    <w:rsid w:val="006D7D80"/>
    <w:rsid w:val="006E2BBF"/>
    <w:rsid w:val="006E3691"/>
    <w:rsid w:val="006E5B2F"/>
    <w:rsid w:val="006E74D4"/>
    <w:rsid w:val="006F01D5"/>
    <w:rsid w:val="006F1411"/>
    <w:rsid w:val="006F172D"/>
    <w:rsid w:val="006F2497"/>
    <w:rsid w:val="006F2846"/>
    <w:rsid w:val="006F440D"/>
    <w:rsid w:val="006F5221"/>
    <w:rsid w:val="006F611D"/>
    <w:rsid w:val="006F65B2"/>
    <w:rsid w:val="006F6935"/>
    <w:rsid w:val="006F701B"/>
    <w:rsid w:val="006F7104"/>
    <w:rsid w:val="006F7247"/>
    <w:rsid w:val="00700BEE"/>
    <w:rsid w:val="00701096"/>
    <w:rsid w:val="0070170A"/>
    <w:rsid w:val="00703EDF"/>
    <w:rsid w:val="0070507A"/>
    <w:rsid w:val="00705955"/>
    <w:rsid w:val="0070604C"/>
    <w:rsid w:val="00707211"/>
    <w:rsid w:val="007075D1"/>
    <w:rsid w:val="00712598"/>
    <w:rsid w:val="00713318"/>
    <w:rsid w:val="00714B21"/>
    <w:rsid w:val="0071510A"/>
    <w:rsid w:val="00715CB1"/>
    <w:rsid w:val="0071603B"/>
    <w:rsid w:val="00716762"/>
    <w:rsid w:val="007172E6"/>
    <w:rsid w:val="007203A0"/>
    <w:rsid w:val="00723057"/>
    <w:rsid w:val="00724A89"/>
    <w:rsid w:val="00725808"/>
    <w:rsid w:val="0072669F"/>
    <w:rsid w:val="007270E4"/>
    <w:rsid w:val="00730088"/>
    <w:rsid w:val="00733028"/>
    <w:rsid w:val="0073677F"/>
    <w:rsid w:val="00740119"/>
    <w:rsid w:val="00741BF6"/>
    <w:rsid w:val="00741DF3"/>
    <w:rsid w:val="00743B50"/>
    <w:rsid w:val="00746D15"/>
    <w:rsid w:val="00747C80"/>
    <w:rsid w:val="00752C37"/>
    <w:rsid w:val="00755219"/>
    <w:rsid w:val="00756EC3"/>
    <w:rsid w:val="0075767E"/>
    <w:rsid w:val="007579C5"/>
    <w:rsid w:val="00757C66"/>
    <w:rsid w:val="0076215C"/>
    <w:rsid w:val="00762AFA"/>
    <w:rsid w:val="00763036"/>
    <w:rsid w:val="00763B36"/>
    <w:rsid w:val="00763BB8"/>
    <w:rsid w:val="00764061"/>
    <w:rsid w:val="00764238"/>
    <w:rsid w:val="00764A9E"/>
    <w:rsid w:val="00765E78"/>
    <w:rsid w:val="007671A6"/>
    <w:rsid w:val="00767606"/>
    <w:rsid w:val="00767DA9"/>
    <w:rsid w:val="007704BC"/>
    <w:rsid w:val="00770ACA"/>
    <w:rsid w:val="007711D9"/>
    <w:rsid w:val="00774CAA"/>
    <w:rsid w:val="0077574A"/>
    <w:rsid w:val="00776FD9"/>
    <w:rsid w:val="00780729"/>
    <w:rsid w:val="00780AAD"/>
    <w:rsid w:val="00780E93"/>
    <w:rsid w:val="00783AC9"/>
    <w:rsid w:val="00783EA4"/>
    <w:rsid w:val="00784D5E"/>
    <w:rsid w:val="0078597D"/>
    <w:rsid w:val="0078637F"/>
    <w:rsid w:val="00786C9F"/>
    <w:rsid w:val="00787182"/>
    <w:rsid w:val="007900AB"/>
    <w:rsid w:val="00791472"/>
    <w:rsid w:val="007946E0"/>
    <w:rsid w:val="007A2663"/>
    <w:rsid w:val="007A2CD8"/>
    <w:rsid w:val="007A3041"/>
    <w:rsid w:val="007A3CE3"/>
    <w:rsid w:val="007A4FF5"/>
    <w:rsid w:val="007A6F1F"/>
    <w:rsid w:val="007A7B7F"/>
    <w:rsid w:val="007A7BAD"/>
    <w:rsid w:val="007B13B2"/>
    <w:rsid w:val="007B3F6D"/>
    <w:rsid w:val="007B4B0C"/>
    <w:rsid w:val="007B55B4"/>
    <w:rsid w:val="007B6732"/>
    <w:rsid w:val="007B7A2C"/>
    <w:rsid w:val="007B7E86"/>
    <w:rsid w:val="007C0C47"/>
    <w:rsid w:val="007C1042"/>
    <w:rsid w:val="007C2985"/>
    <w:rsid w:val="007C2E8C"/>
    <w:rsid w:val="007C51B4"/>
    <w:rsid w:val="007D014B"/>
    <w:rsid w:val="007D1A63"/>
    <w:rsid w:val="007D3A73"/>
    <w:rsid w:val="007D3C6C"/>
    <w:rsid w:val="007D4087"/>
    <w:rsid w:val="007D4527"/>
    <w:rsid w:val="007D5317"/>
    <w:rsid w:val="007D59B4"/>
    <w:rsid w:val="007E3B12"/>
    <w:rsid w:val="007E5737"/>
    <w:rsid w:val="007E6490"/>
    <w:rsid w:val="007E6546"/>
    <w:rsid w:val="007F27ED"/>
    <w:rsid w:val="007F46DC"/>
    <w:rsid w:val="007F4D91"/>
    <w:rsid w:val="007F6164"/>
    <w:rsid w:val="007F7AD3"/>
    <w:rsid w:val="00801014"/>
    <w:rsid w:val="00801070"/>
    <w:rsid w:val="00803512"/>
    <w:rsid w:val="00803CAE"/>
    <w:rsid w:val="008051E9"/>
    <w:rsid w:val="00806B85"/>
    <w:rsid w:val="00807D68"/>
    <w:rsid w:val="00811795"/>
    <w:rsid w:val="008130E0"/>
    <w:rsid w:val="008132C0"/>
    <w:rsid w:val="00815382"/>
    <w:rsid w:val="008154EE"/>
    <w:rsid w:val="008159B2"/>
    <w:rsid w:val="00815D40"/>
    <w:rsid w:val="00816CE3"/>
    <w:rsid w:val="00816D37"/>
    <w:rsid w:val="00817257"/>
    <w:rsid w:val="008201B7"/>
    <w:rsid w:val="00820457"/>
    <w:rsid w:val="00820BCA"/>
    <w:rsid w:val="00821386"/>
    <w:rsid w:val="0082199E"/>
    <w:rsid w:val="00821A3E"/>
    <w:rsid w:val="00822016"/>
    <w:rsid w:val="00823DF2"/>
    <w:rsid w:val="00824B13"/>
    <w:rsid w:val="00825064"/>
    <w:rsid w:val="00825739"/>
    <w:rsid w:val="00825FDE"/>
    <w:rsid w:val="00826EB3"/>
    <w:rsid w:val="008274FA"/>
    <w:rsid w:val="008275DE"/>
    <w:rsid w:val="008301A1"/>
    <w:rsid w:val="008306D8"/>
    <w:rsid w:val="008307D2"/>
    <w:rsid w:val="008323B3"/>
    <w:rsid w:val="00835D1D"/>
    <w:rsid w:val="00836547"/>
    <w:rsid w:val="00836B9C"/>
    <w:rsid w:val="00836FAA"/>
    <w:rsid w:val="00837016"/>
    <w:rsid w:val="00837259"/>
    <w:rsid w:val="0084165D"/>
    <w:rsid w:val="008436EA"/>
    <w:rsid w:val="00843959"/>
    <w:rsid w:val="00843991"/>
    <w:rsid w:val="00843D40"/>
    <w:rsid w:val="008440E2"/>
    <w:rsid w:val="00851C41"/>
    <w:rsid w:val="00852641"/>
    <w:rsid w:val="008532FD"/>
    <w:rsid w:val="00853438"/>
    <w:rsid w:val="008535F7"/>
    <w:rsid w:val="008537D8"/>
    <w:rsid w:val="00856C7D"/>
    <w:rsid w:val="00861278"/>
    <w:rsid w:val="0086348E"/>
    <w:rsid w:val="008636C4"/>
    <w:rsid w:val="0086460C"/>
    <w:rsid w:val="00865833"/>
    <w:rsid w:val="00867B86"/>
    <w:rsid w:val="00870B0F"/>
    <w:rsid w:val="00870CE7"/>
    <w:rsid w:val="00872185"/>
    <w:rsid w:val="008747BF"/>
    <w:rsid w:val="0087552D"/>
    <w:rsid w:val="00876133"/>
    <w:rsid w:val="00876FB0"/>
    <w:rsid w:val="0088072C"/>
    <w:rsid w:val="00880BB0"/>
    <w:rsid w:val="008825F3"/>
    <w:rsid w:val="00882C5F"/>
    <w:rsid w:val="00886629"/>
    <w:rsid w:val="0088667E"/>
    <w:rsid w:val="0088732F"/>
    <w:rsid w:val="00890468"/>
    <w:rsid w:val="00891A22"/>
    <w:rsid w:val="008935AE"/>
    <w:rsid w:val="008943DD"/>
    <w:rsid w:val="008949C2"/>
    <w:rsid w:val="00896493"/>
    <w:rsid w:val="008A090B"/>
    <w:rsid w:val="008A0DEE"/>
    <w:rsid w:val="008A1C7C"/>
    <w:rsid w:val="008A3BA1"/>
    <w:rsid w:val="008A422B"/>
    <w:rsid w:val="008B023A"/>
    <w:rsid w:val="008B05B9"/>
    <w:rsid w:val="008B1CF9"/>
    <w:rsid w:val="008B1FD1"/>
    <w:rsid w:val="008B4803"/>
    <w:rsid w:val="008B4A9C"/>
    <w:rsid w:val="008B4ED3"/>
    <w:rsid w:val="008B7B7E"/>
    <w:rsid w:val="008C0096"/>
    <w:rsid w:val="008C06BF"/>
    <w:rsid w:val="008C1CF4"/>
    <w:rsid w:val="008C6138"/>
    <w:rsid w:val="008C682C"/>
    <w:rsid w:val="008D09B4"/>
    <w:rsid w:val="008D321C"/>
    <w:rsid w:val="008D3FA5"/>
    <w:rsid w:val="008D44FE"/>
    <w:rsid w:val="008D495E"/>
    <w:rsid w:val="008D5EC4"/>
    <w:rsid w:val="008E08F9"/>
    <w:rsid w:val="008E12A8"/>
    <w:rsid w:val="008E1ABB"/>
    <w:rsid w:val="008E1E4C"/>
    <w:rsid w:val="008E31FF"/>
    <w:rsid w:val="008E3BD2"/>
    <w:rsid w:val="008E4FD9"/>
    <w:rsid w:val="008E5D38"/>
    <w:rsid w:val="008E5DB3"/>
    <w:rsid w:val="008E778A"/>
    <w:rsid w:val="008F2EB8"/>
    <w:rsid w:val="008F5A47"/>
    <w:rsid w:val="008F6D1D"/>
    <w:rsid w:val="00900DE6"/>
    <w:rsid w:val="00900F6C"/>
    <w:rsid w:val="00902970"/>
    <w:rsid w:val="00902D3F"/>
    <w:rsid w:val="0090394E"/>
    <w:rsid w:val="00904395"/>
    <w:rsid w:val="00904581"/>
    <w:rsid w:val="00905849"/>
    <w:rsid w:val="00905FF4"/>
    <w:rsid w:val="00906C48"/>
    <w:rsid w:val="00907999"/>
    <w:rsid w:val="00910930"/>
    <w:rsid w:val="00910A16"/>
    <w:rsid w:val="00912144"/>
    <w:rsid w:val="0091495E"/>
    <w:rsid w:val="00914A15"/>
    <w:rsid w:val="00915BF1"/>
    <w:rsid w:val="00917979"/>
    <w:rsid w:val="00920ACD"/>
    <w:rsid w:val="00923DD7"/>
    <w:rsid w:val="00924944"/>
    <w:rsid w:val="00924BE1"/>
    <w:rsid w:val="00926728"/>
    <w:rsid w:val="00927F52"/>
    <w:rsid w:val="00931664"/>
    <w:rsid w:val="00931882"/>
    <w:rsid w:val="00932A26"/>
    <w:rsid w:val="00933BC6"/>
    <w:rsid w:val="0093461C"/>
    <w:rsid w:val="00941008"/>
    <w:rsid w:val="00941522"/>
    <w:rsid w:val="00941CF8"/>
    <w:rsid w:val="0094307D"/>
    <w:rsid w:val="00944E0A"/>
    <w:rsid w:val="00945F5C"/>
    <w:rsid w:val="00946C77"/>
    <w:rsid w:val="00947273"/>
    <w:rsid w:val="00947854"/>
    <w:rsid w:val="00947CFD"/>
    <w:rsid w:val="009536D2"/>
    <w:rsid w:val="00954E2C"/>
    <w:rsid w:val="00955535"/>
    <w:rsid w:val="009558C8"/>
    <w:rsid w:val="00956354"/>
    <w:rsid w:val="00957531"/>
    <w:rsid w:val="00961A45"/>
    <w:rsid w:val="00962083"/>
    <w:rsid w:val="00962473"/>
    <w:rsid w:val="0096253B"/>
    <w:rsid w:val="00962842"/>
    <w:rsid w:val="00963E46"/>
    <w:rsid w:val="009651A8"/>
    <w:rsid w:val="009663D2"/>
    <w:rsid w:val="00966E9C"/>
    <w:rsid w:val="0097292A"/>
    <w:rsid w:val="00974876"/>
    <w:rsid w:val="00976DAA"/>
    <w:rsid w:val="00980572"/>
    <w:rsid w:val="00980638"/>
    <w:rsid w:val="009807FC"/>
    <w:rsid w:val="00985A98"/>
    <w:rsid w:val="009864F1"/>
    <w:rsid w:val="009866A9"/>
    <w:rsid w:val="00991D6F"/>
    <w:rsid w:val="00994061"/>
    <w:rsid w:val="00994F77"/>
    <w:rsid w:val="0099617D"/>
    <w:rsid w:val="00997E9F"/>
    <w:rsid w:val="009A2B4E"/>
    <w:rsid w:val="009A2C66"/>
    <w:rsid w:val="009A370A"/>
    <w:rsid w:val="009A4ADC"/>
    <w:rsid w:val="009A5966"/>
    <w:rsid w:val="009A706F"/>
    <w:rsid w:val="009A7F10"/>
    <w:rsid w:val="009B009A"/>
    <w:rsid w:val="009B2B7B"/>
    <w:rsid w:val="009B2FDB"/>
    <w:rsid w:val="009B3DBF"/>
    <w:rsid w:val="009B417A"/>
    <w:rsid w:val="009B5114"/>
    <w:rsid w:val="009B5E19"/>
    <w:rsid w:val="009B62F0"/>
    <w:rsid w:val="009C3A44"/>
    <w:rsid w:val="009C66A3"/>
    <w:rsid w:val="009D01E1"/>
    <w:rsid w:val="009D1194"/>
    <w:rsid w:val="009D14C7"/>
    <w:rsid w:val="009D31B9"/>
    <w:rsid w:val="009D5A9B"/>
    <w:rsid w:val="009D6D91"/>
    <w:rsid w:val="009D71D3"/>
    <w:rsid w:val="009D7C6B"/>
    <w:rsid w:val="009E04C3"/>
    <w:rsid w:val="009E130F"/>
    <w:rsid w:val="009E28B3"/>
    <w:rsid w:val="009E307F"/>
    <w:rsid w:val="009E30D0"/>
    <w:rsid w:val="009E358C"/>
    <w:rsid w:val="009E3B40"/>
    <w:rsid w:val="009E3DD0"/>
    <w:rsid w:val="009E4043"/>
    <w:rsid w:val="009E497D"/>
    <w:rsid w:val="009E4B79"/>
    <w:rsid w:val="009E5889"/>
    <w:rsid w:val="009E657E"/>
    <w:rsid w:val="009E6CF2"/>
    <w:rsid w:val="009E6E82"/>
    <w:rsid w:val="009E7058"/>
    <w:rsid w:val="009E762D"/>
    <w:rsid w:val="009E7CA9"/>
    <w:rsid w:val="009E7E28"/>
    <w:rsid w:val="009F0931"/>
    <w:rsid w:val="009F0D84"/>
    <w:rsid w:val="009F1C88"/>
    <w:rsid w:val="009F3532"/>
    <w:rsid w:val="009F5E8D"/>
    <w:rsid w:val="009F63A3"/>
    <w:rsid w:val="009F660E"/>
    <w:rsid w:val="00A013F9"/>
    <w:rsid w:val="00A05619"/>
    <w:rsid w:val="00A12341"/>
    <w:rsid w:val="00A14C9A"/>
    <w:rsid w:val="00A15369"/>
    <w:rsid w:val="00A16793"/>
    <w:rsid w:val="00A170ED"/>
    <w:rsid w:val="00A205AE"/>
    <w:rsid w:val="00A208D1"/>
    <w:rsid w:val="00A214E4"/>
    <w:rsid w:val="00A217F3"/>
    <w:rsid w:val="00A22C70"/>
    <w:rsid w:val="00A235BD"/>
    <w:rsid w:val="00A260D7"/>
    <w:rsid w:val="00A2697C"/>
    <w:rsid w:val="00A27FC6"/>
    <w:rsid w:val="00A33D78"/>
    <w:rsid w:val="00A33E90"/>
    <w:rsid w:val="00A371EF"/>
    <w:rsid w:val="00A37860"/>
    <w:rsid w:val="00A418FA"/>
    <w:rsid w:val="00A41A4D"/>
    <w:rsid w:val="00A41AD6"/>
    <w:rsid w:val="00A42660"/>
    <w:rsid w:val="00A436AE"/>
    <w:rsid w:val="00A4375C"/>
    <w:rsid w:val="00A43D87"/>
    <w:rsid w:val="00A458F4"/>
    <w:rsid w:val="00A469F4"/>
    <w:rsid w:val="00A46D1E"/>
    <w:rsid w:val="00A46E6A"/>
    <w:rsid w:val="00A475D3"/>
    <w:rsid w:val="00A5277F"/>
    <w:rsid w:val="00A52806"/>
    <w:rsid w:val="00A5520F"/>
    <w:rsid w:val="00A60E8E"/>
    <w:rsid w:val="00A60E92"/>
    <w:rsid w:val="00A63135"/>
    <w:rsid w:val="00A66490"/>
    <w:rsid w:val="00A67167"/>
    <w:rsid w:val="00A6740B"/>
    <w:rsid w:val="00A71F3C"/>
    <w:rsid w:val="00A72B64"/>
    <w:rsid w:val="00A75B33"/>
    <w:rsid w:val="00A76A99"/>
    <w:rsid w:val="00A76D8E"/>
    <w:rsid w:val="00A77711"/>
    <w:rsid w:val="00A77C2B"/>
    <w:rsid w:val="00A77CC2"/>
    <w:rsid w:val="00A77D69"/>
    <w:rsid w:val="00A80A9A"/>
    <w:rsid w:val="00A82B5D"/>
    <w:rsid w:val="00A82EE8"/>
    <w:rsid w:val="00A835F1"/>
    <w:rsid w:val="00A9343D"/>
    <w:rsid w:val="00A94074"/>
    <w:rsid w:val="00A94F63"/>
    <w:rsid w:val="00A969B1"/>
    <w:rsid w:val="00A97220"/>
    <w:rsid w:val="00AA184B"/>
    <w:rsid w:val="00AA1E1D"/>
    <w:rsid w:val="00AA2722"/>
    <w:rsid w:val="00AA3448"/>
    <w:rsid w:val="00AA5005"/>
    <w:rsid w:val="00AA639A"/>
    <w:rsid w:val="00AA65E3"/>
    <w:rsid w:val="00AB1342"/>
    <w:rsid w:val="00AB1A27"/>
    <w:rsid w:val="00AB3C49"/>
    <w:rsid w:val="00AB5049"/>
    <w:rsid w:val="00AB5B38"/>
    <w:rsid w:val="00AB7AFB"/>
    <w:rsid w:val="00AB7CF6"/>
    <w:rsid w:val="00AB7DBD"/>
    <w:rsid w:val="00AC14EA"/>
    <w:rsid w:val="00AC3F0F"/>
    <w:rsid w:val="00AC42F2"/>
    <w:rsid w:val="00AC4432"/>
    <w:rsid w:val="00AD0144"/>
    <w:rsid w:val="00AD0842"/>
    <w:rsid w:val="00AD1972"/>
    <w:rsid w:val="00AD24BA"/>
    <w:rsid w:val="00AD2D26"/>
    <w:rsid w:val="00AD334E"/>
    <w:rsid w:val="00AD3E0F"/>
    <w:rsid w:val="00AD4033"/>
    <w:rsid w:val="00AD571E"/>
    <w:rsid w:val="00AD7F91"/>
    <w:rsid w:val="00AE24FD"/>
    <w:rsid w:val="00AE281C"/>
    <w:rsid w:val="00AE2EE4"/>
    <w:rsid w:val="00AE33F5"/>
    <w:rsid w:val="00AE4AFC"/>
    <w:rsid w:val="00AE78AC"/>
    <w:rsid w:val="00AE7CBF"/>
    <w:rsid w:val="00AE7E6C"/>
    <w:rsid w:val="00AF02A6"/>
    <w:rsid w:val="00AF0A01"/>
    <w:rsid w:val="00AF0F57"/>
    <w:rsid w:val="00AF160D"/>
    <w:rsid w:val="00AF1874"/>
    <w:rsid w:val="00AF3E4C"/>
    <w:rsid w:val="00AF5F7E"/>
    <w:rsid w:val="00B00DEC"/>
    <w:rsid w:val="00B039ED"/>
    <w:rsid w:val="00B0491D"/>
    <w:rsid w:val="00B0552F"/>
    <w:rsid w:val="00B05862"/>
    <w:rsid w:val="00B07173"/>
    <w:rsid w:val="00B07DC6"/>
    <w:rsid w:val="00B10AE7"/>
    <w:rsid w:val="00B10D85"/>
    <w:rsid w:val="00B12376"/>
    <w:rsid w:val="00B12E1F"/>
    <w:rsid w:val="00B134EE"/>
    <w:rsid w:val="00B136CA"/>
    <w:rsid w:val="00B13BD6"/>
    <w:rsid w:val="00B1447D"/>
    <w:rsid w:val="00B15920"/>
    <w:rsid w:val="00B16082"/>
    <w:rsid w:val="00B162CD"/>
    <w:rsid w:val="00B16A22"/>
    <w:rsid w:val="00B1746A"/>
    <w:rsid w:val="00B17C7B"/>
    <w:rsid w:val="00B206E6"/>
    <w:rsid w:val="00B20C4B"/>
    <w:rsid w:val="00B2238E"/>
    <w:rsid w:val="00B2427D"/>
    <w:rsid w:val="00B25B42"/>
    <w:rsid w:val="00B302E5"/>
    <w:rsid w:val="00B33417"/>
    <w:rsid w:val="00B33918"/>
    <w:rsid w:val="00B349DE"/>
    <w:rsid w:val="00B3669F"/>
    <w:rsid w:val="00B367DC"/>
    <w:rsid w:val="00B371DD"/>
    <w:rsid w:val="00B3791D"/>
    <w:rsid w:val="00B37BEE"/>
    <w:rsid w:val="00B406DC"/>
    <w:rsid w:val="00B41489"/>
    <w:rsid w:val="00B453F8"/>
    <w:rsid w:val="00B509A9"/>
    <w:rsid w:val="00B50C2D"/>
    <w:rsid w:val="00B5203E"/>
    <w:rsid w:val="00B52048"/>
    <w:rsid w:val="00B52481"/>
    <w:rsid w:val="00B5366E"/>
    <w:rsid w:val="00B53E90"/>
    <w:rsid w:val="00B57A01"/>
    <w:rsid w:val="00B57DEC"/>
    <w:rsid w:val="00B6006B"/>
    <w:rsid w:val="00B61139"/>
    <w:rsid w:val="00B61447"/>
    <w:rsid w:val="00B626DF"/>
    <w:rsid w:val="00B657D6"/>
    <w:rsid w:val="00B65998"/>
    <w:rsid w:val="00B65AC7"/>
    <w:rsid w:val="00B675D4"/>
    <w:rsid w:val="00B67D91"/>
    <w:rsid w:val="00B70BF5"/>
    <w:rsid w:val="00B71145"/>
    <w:rsid w:val="00B7175E"/>
    <w:rsid w:val="00B74CDF"/>
    <w:rsid w:val="00B7512E"/>
    <w:rsid w:val="00B75946"/>
    <w:rsid w:val="00B7663E"/>
    <w:rsid w:val="00B776B9"/>
    <w:rsid w:val="00B861A7"/>
    <w:rsid w:val="00B90E5E"/>
    <w:rsid w:val="00B91C21"/>
    <w:rsid w:val="00B93FC6"/>
    <w:rsid w:val="00B9477B"/>
    <w:rsid w:val="00B9685E"/>
    <w:rsid w:val="00B978E1"/>
    <w:rsid w:val="00BA026E"/>
    <w:rsid w:val="00BA0D68"/>
    <w:rsid w:val="00BA305E"/>
    <w:rsid w:val="00BA381C"/>
    <w:rsid w:val="00BA3F0F"/>
    <w:rsid w:val="00BA7166"/>
    <w:rsid w:val="00BA7A94"/>
    <w:rsid w:val="00BB2D2B"/>
    <w:rsid w:val="00BB3D13"/>
    <w:rsid w:val="00BB4E11"/>
    <w:rsid w:val="00BB71A0"/>
    <w:rsid w:val="00BC08BF"/>
    <w:rsid w:val="00BC22D7"/>
    <w:rsid w:val="00BC38DA"/>
    <w:rsid w:val="00BC40E8"/>
    <w:rsid w:val="00BC442A"/>
    <w:rsid w:val="00BC4BA1"/>
    <w:rsid w:val="00BC5041"/>
    <w:rsid w:val="00BC565D"/>
    <w:rsid w:val="00BD0DBB"/>
    <w:rsid w:val="00BD20E0"/>
    <w:rsid w:val="00BD2343"/>
    <w:rsid w:val="00BD2663"/>
    <w:rsid w:val="00BD31B5"/>
    <w:rsid w:val="00BD4588"/>
    <w:rsid w:val="00BD51CC"/>
    <w:rsid w:val="00BD550F"/>
    <w:rsid w:val="00BD7FAB"/>
    <w:rsid w:val="00BE0212"/>
    <w:rsid w:val="00BE11D4"/>
    <w:rsid w:val="00BE18D6"/>
    <w:rsid w:val="00BE1B3A"/>
    <w:rsid w:val="00BE2EC2"/>
    <w:rsid w:val="00BE326A"/>
    <w:rsid w:val="00BE4010"/>
    <w:rsid w:val="00BE5593"/>
    <w:rsid w:val="00BE6CA7"/>
    <w:rsid w:val="00BF032B"/>
    <w:rsid w:val="00BF0E5A"/>
    <w:rsid w:val="00BF466A"/>
    <w:rsid w:val="00BF4AA1"/>
    <w:rsid w:val="00BF6554"/>
    <w:rsid w:val="00BF7AB8"/>
    <w:rsid w:val="00BF7BE2"/>
    <w:rsid w:val="00BF7EB4"/>
    <w:rsid w:val="00C001EC"/>
    <w:rsid w:val="00C011FE"/>
    <w:rsid w:val="00C03E73"/>
    <w:rsid w:val="00C05189"/>
    <w:rsid w:val="00C06031"/>
    <w:rsid w:val="00C10DBF"/>
    <w:rsid w:val="00C12122"/>
    <w:rsid w:val="00C12269"/>
    <w:rsid w:val="00C12B50"/>
    <w:rsid w:val="00C1314E"/>
    <w:rsid w:val="00C1655E"/>
    <w:rsid w:val="00C21962"/>
    <w:rsid w:val="00C22DA2"/>
    <w:rsid w:val="00C22F2C"/>
    <w:rsid w:val="00C247B4"/>
    <w:rsid w:val="00C25386"/>
    <w:rsid w:val="00C259B0"/>
    <w:rsid w:val="00C25E1F"/>
    <w:rsid w:val="00C26322"/>
    <w:rsid w:val="00C267C7"/>
    <w:rsid w:val="00C272D1"/>
    <w:rsid w:val="00C30135"/>
    <w:rsid w:val="00C31D43"/>
    <w:rsid w:val="00C33AE4"/>
    <w:rsid w:val="00C35D5B"/>
    <w:rsid w:val="00C36AD0"/>
    <w:rsid w:val="00C4139D"/>
    <w:rsid w:val="00C426BA"/>
    <w:rsid w:val="00C45F2A"/>
    <w:rsid w:val="00C46EAC"/>
    <w:rsid w:val="00C47CEA"/>
    <w:rsid w:val="00C50FC5"/>
    <w:rsid w:val="00C52E89"/>
    <w:rsid w:val="00C53736"/>
    <w:rsid w:val="00C547FA"/>
    <w:rsid w:val="00C61AED"/>
    <w:rsid w:val="00C62893"/>
    <w:rsid w:val="00C62921"/>
    <w:rsid w:val="00C62B78"/>
    <w:rsid w:val="00C630E4"/>
    <w:rsid w:val="00C63F8E"/>
    <w:rsid w:val="00C73CB3"/>
    <w:rsid w:val="00C74214"/>
    <w:rsid w:val="00C74877"/>
    <w:rsid w:val="00C7500B"/>
    <w:rsid w:val="00C75332"/>
    <w:rsid w:val="00C76CB9"/>
    <w:rsid w:val="00C77E7C"/>
    <w:rsid w:val="00C824F5"/>
    <w:rsid w:val="00C85836"/>
    <w:rsid w:val="00C85F9F"/>
    <w:rsid w:val="00C87882"/>
    <w:rsid w:val="00C87D8A"/>
    <w:rsid w:val="00C95756"/>
    <w:rsid w:val="00C965E2"/>
    <w:rsid w:val="00CA1242"/>
    <w:rsid w:val="00CA6DFB"/>
    <w:rsid w:val="00CB23C2"/>
    <w:rsid w:val="00CB2FCB"/>
    <w:rsid w:val="00CB36BA"/>
    <w:rsid w:val="00CB38EF"/>
    <w:rsid w:val="00CB53A5"/>
    <w:rsid w:val="00CB5427"/>
    <w:rsid w:val="00CB6310"/>
    <w:rsid w:val="00CB652D"/>
    <w:rsid w:val="00CC0DB6"/>
    <w:rsid w:val="00CC1F4E"/>
    <w:rsid w:val="00CC20EF"/>
    <w:rsid w:val="00CC21F8"/>
    <w:rsid w:val="00CC230B"/>
    <w:rsid w:val="00CC5BD2"/>
    <w:rsid w:val="00CC7B4A"/>
    <w:rsid w:val="00CC7C4B"/>
    <w:rsid w:val="00CD0A88"/>
    <w:rsid w:val="00CD1274"/>
    <w:rsid w:val="00CD296D"/>
    <w:rsid w:val="00CD44ED"/>
    <w:rsid w:val="00CD4552"/>
    <w:rsid w:val="00CE0594"/>
    <w:rsid w:val="00CE1BFA"/>
    <w:rsid w:val="00CE2062"/>
    <w:rsid w:val="00CE24BF"/>
    <w:rsid w:val="00CE3060"/>
    <w:rsid w:val="00CE4D72"/>
    <w:rsid w:val="00CE4F35"/>
    <w:rsid w:val="00CE5EFB"/>
    <w:rsid w:val="00CF1DED"/>
    <w:rsid w:val="00CF29EB"/>
    <w:rsid w:val="00CF447B"/>
    <w:rsid w:val="00CF48D9"/>
    <w:rsid w:val="00CF5162"/>
    <w:rsid w:val="00CF76D9"/>
    <w:rsid w:val="00D01264"/>
    <w:rsid w:val="00D025C7"/>
    <w:rsid w:val="00D0282B"/>
    <w:rsid w:val="00D02BD9"/>
    <w:rsid w:val="00D02EA6"/>
    <w:rsid w:val="00D03415"/>
    <w:rsid w:val="00D03710"/>
    <w:rsid w:val="00D04010"/>
    <w:rsid w:val="00D04896"/>
    <w:rsid w:val="00D053AA"/>
    <w:rsid w:val="00D065BA"/>
    <w:rsid w:val="00D06896"/>
    <w:rsid w:val="00D07442"/>
    <w:rsid w:val="00D10AE2"/>
    <w:rsid w:val="00D12976"/>
    <w:rsid w:val="00D12DA2"/>
    <w:rsid w:val="00D14199"/>
    <w:rsid w:val="00D14345"/>
    <w:rsid w:val="00D14767"/>
    <w:rsid w:val="00D20E95"/>
    <w:rsid w:val="00D2149B"/>
    <w:rsid w:val="00D25CF6"/>
    <w:rsid w:val="00D27BA5"/>
    <w:rsid w:val="00D27D6F"/>
    <w:rsid w:val="00D307EF"/>
    <w:rsid w:val="00D30912"/>
    <w:rsid w:val="00D30DAA"/>
    <w:rsid w:val="00D32CC9"/>
    <w:rsid w:val="00D32D2A"/>
    <w:rsid w:val="00D33DD4"/>
    <w:rsid w:val="00D34090"/>
    <w:rsid w:val="00D35981"/>
    <w:rsid w:val="00D4097E"/>
    <w:rsid w:val="00D40ED5"/>
    <w:rsid w:val="00D4134F"/>
    <w:rsid w:val="00D42D8C"/>
    <w:rsid w:val="00D43AD4"/>
    <w:rsid w:val="00D45635"/>
    <w:rsid w:val="00D45E71"/>
    <w:rsid w:val="00D47685"/>
    <w:rsid w:val="00D478FB"/>
    <w:rsid w:val="00D516B8"/>
    <w:rsid w:val="00D51B46"/>
    <w:rsid w:val="00D51CDC"/>
    <w:rsid w:val="00D5296C"/>
    <w:rsid w:val="00D55C49"/>
    <w:rsid w:val="00D561AA"/>
    <w:rsid w:val="00D56C50"/>
    <w:rsid w:val="00D57399"/>
    <w:rsid w:val="00D57FED"/>
    <w:rsid w:val="00D62B7A"/>
    <w:rsid w:val="00D63690"/>
    <w:rsid w:val="00D63B52"/>
    <w:rsid w:val="00D70140"/>
    <w:rsid w:val="00D70284"/>
    <w:rsid w:val="00D70960"/>
    <w:rsid w:val="00D70D19"/>
    <w:rsid w:val="00D73176"/>
    <w:rsid w:val="00D75AD4"/>
    <w:rsid w:val="00D76DB1"/>
    <w:rsid w:val="00D77228"/>
    <w:rsid w:val="00D81511"/>
    <w:rsid w:val="00D82F2C"/>
    <w:rsid w:val="00D83499"/>
    <w:rsid w:val="00D8447B"/>
    <w:rsid w:val="00D84743"/>
    <w:rsid w:val="00D84778"/>
    <w:rsid w:val="00D84C73"/>
    <w:rsid w:val="00D85FE9"/>
    <w:rsid w:val="00D87D40"/>
    <w:rsid w:val="00D90BBF"/>
    <w:rsid w:val="00D922E8"/>
    <w:rsid w:val="00D9283A"/>
    <w:rsid w:val="00D92CCE"/>
    <w:rsid w:val="00D93414"/>
    <w:rsid w:val="00D94249"/>
    <w:rsid w:val="00D95E57"/>
    <w:rsid w:val="00D96532"/>
    <w:rsid w:val="00D96F99"/>
    <w:rsid w:val="00DA1DF6"/>
    <w:rsid w:val="00DA38D7"/>
    <w:rsid w:val="00DA472F"/>
    <w:rsid w:val="00DA4A86"/>
    <w:rsid w:val="00DA5514"/>
    <w:rsid w:val="00DA5739"/>
    <w:rsid w:val="00DA6C0B"/>
    <w:rsid w:val="00DA6F4A"/>
    <w:rsid w:val="00DA6F5E"/>
    <w:rsid w:val="00DB066F"/>
    <w:rsid w:val="00DB171C"/>
    <w:rsid w:val="00DB1A35"/>
    <w:rsid w:val="00DB25BF"/>
    <w:rsid w:val="00DB4F47"/>
    <w:rsid w:val="00DB528D"/>
    <w:rsid w:val="00DB5884"/>
    <w:rsid w:val="00DC063D"/>
    <w:rsid w:val="00DC0953"/>
    <w:rsid w:val="00DC1777"/>
    <w:rsid w:val="00DC24AF"/>
    <w:rsid w:val="00DC38DB"/>
    <w:rsid w:val="00DC4F92"/>
    <w:rsid w:val="00DC5527"/>
    <w:rsid w:val="00DC7606"/>
    <w:rsid w:val="00DD1CB6"/>
    <w:rsid w:val="00DD2FD9"/>
    <w:rsid w:val="00DD3A5D"/>
    <w:rsid w:val="00DD40C4"/>
    <w:rsid w:val="00DD7C48"/>
    <w:rsid w:val="00DE08E2"/>
    <w:rsid w:val="00DE1C9F"/>
    <w:rsid w:val="00DE2FC4"/>
    <w:rsid w:val="00DE32B4"/>
    <w:rsid w:val="00DE3801"/>
    <w:rsid w:val="00DE5ED1"/>
    <w:rsid w:val="00DE6622"/>
    <w:rsid w:val="00DE6A99"/>
    <w:rsid w:val="00DE6C3B"/>
    <w:rsid w:val="00DE7196"/>
    <w:rsid w:val="00DE74F7"/>
    <w:rsid w:val="00DF12F7"/>
    <w:rsid w:val="00DF1D88"/>
    <w:rsid w:val="00DF54BE"/>
    <w:rsid w:val="00DF6818"/>
    <w:rsid w:val="00DF6902"/>
    <w:rsid w:val="00E004C3"/>
    <w:rsid w:val="00E00C02"/>
    <w:rsid w:val="00E012D3"/>
    <w:rsid w:val="00E021E8"/>
    <w:rsid w:val="00E033F9"/>
    <w:rsid w:val="00E04F45"/>
    <w:rsid w:val="00E06543"/>
    <w:rsid w:val="00E11820"/>
    <w:rsid w:val="00E14395"/>
    <w:rsid w:val="00E146D1"/>
    <w:rsid w:val="00E14A09"/>
    <w:rsid w:val="00E15F14"/>
    <w:rsid w:val="00E165FE"/>
    <w:rsid w:val="00E16642"/>
    <w:rsid w:val="00E176B8"/>
    <w:rsid w:val="00E216DD"/>
    <w:rsid w:val="00E21C9E"/>
    <w:rsid w:val="00E24B60"/>
    <w:rsid w:val="00E2500D"/>
    <w:rsid w:val="00E25644"/>
    <w:rsid w:val="00E25A5E"/>
    <w:rsid w:val="00E25C83"/>
    <w:rsid w:val="00E26CFE"/>
    <w:rsid w:val="00E274CE"/>
    <w:rsid w:val="00E31BEF"/>
    <w:rsid w:val="00E31C5E"/>
    <w:rsid w:val="00E3237F"/>
    <w:rsid w:val="00E34244"/>
    <w:rsid w:val="00E34DE7"/>
    <w:rsid w:val="00E34FF5"/>
    <w:rsid w:val="00E34FF9"/>
    <w:rsid w:val="00E377D2"/>
    <w:rsid w:val="00E37DD3"/>
    <w:rsid w:val="00E402D7"/>
    <w:rsid w:val="00E41256"/>
    <w:rsid w:val="00E41E4D"/>
    <w:rsid w:val="00E42468"/>
    <w:rsid w:val="00E43FA9"/>
    <w:rsid w:val="00E44305"/>
    <w:rsid w:val="00E4616D"/>
    <w:rsid w:val="00E46CC2"/>
    <w:rsid w:val="00E47758"/>
    <w:rsid w:val="00E529F7"/>
    <w:rsid w:val="00E54295"/>
    <w:rsid w:val="00E547CF"/>
    <w:rsid w:val="00E54A9A"/>
    <w:rsid w:val="00E54ECE"/>
    <w:rsid w:val="00E56C05"/>
    <w:rsid w:val="00E62A9A"/>
    <w:rsid w:val="00E630D4"/>
    <w:rsid w:val="00E64352"/>
    <w:rsid w:val="00E6513D"/>
    <w:rsid w:val="00E65AF2"/>
    <w:rsid w:val="00E6765E"/>
    <w:rsid w:val="00E70F49"/>
    <w:rsid w:val="00E7274B"/>
    <w:rsid w:val="00E7303C"/>
    <w:rsid w:val="00E730D8"/>
    <w:rsid w:val="00E735A8"/>
    <w:rsid w:val="00E73D79"/>
    <w:rsid w:val="00E7568A"/>
    <w:rsid w:val="00E75A61"/>
    <w:rsid w:val="00E75FD9"/>
    <w:rsid w:val="00E76B0B"/>
    <w:rsid w:val="00E80C6C"/>
    <w:rsid w:val="00E80DD5"/>
    <w:rsid w:val="00E80E74"/>
    <w:rsid w:val="00E81A53"/>
    <w:rsid w:val="00E82F4C"/>
    <w:rsid w:val="00E835A9"/>
    <w:rsid w:val="00E851B4"/>
    <w:rsid w:val="00E85A21"/>
    <w:rsid w:val="00E85D37"/>
    <w:rsid w:val="00E86264"/>
    <w:rsid w:val="00E8645B"/>
    <w:rsid w:val="00E86BD2"/>
    <w:rsid w:val="00E86C6D"/>
    <w:rsid w:val="00E87055"/>
    <w:rsid w:val="00E870F4"/>
    <w:rsid w:val="00E909DF"/>
    <w:rsid w:val="00E9233A"/>
    <w:rsid w:val="00E92716"/>
    <w:rsid w:val="00E9377D"/>
    <w:rsid w:val="00E948AD"/>
    <w:rsid w:val="00E97767"/>
    <w:rsid w:val="00EA11B7"/>
    <w:rsid w:val="00EA202E"/>
    <w:rsid w:val="00EA3668"/>
    <w:rsid w:val="00EA3C85"/>
    <w:rsid w:val="00EA3D8E"/>
    <w:rsid w:val="00EA4058"/>
    <w:rsid w:val="00EA4C3D"/>
    <w:rsid w:val="00EA4EB2"/>
    <w:rsid w:val="00EA62E5"/>
    <w:rsid w:val="00EB189C"/>
    <w:rsid w:val="00EB1C12"/>
    <w:rsid w:val="00EB3E0C"/>
    <w:rsid w:val="00EB6143"/>
    <w:rsid w:val="00EC02FD"/>
    <w:rsid w:val="00EC1BB3"/>
    <w:rsid w:val="00EC2923"/>
    <w:rsid w:val="00EC7028"/>
    <w:rsid w:val="00EC75F3"/>
    <w:rsid w:val="00ED3CA5"/>
    <w:rsid w:val="00ED3D4B"/>
    <w:rsid w:val="00ED40E2"/>
    <w:rsid w:val="00ED40FD"/>
    <w:rsid w:val="00ED49E1"/>
    <w:rsid w:val="00ED5353"/>
    <w:rsid w:val="00ED57F7"/>
    <w:rsid w:val="00ED5DBD"/>
    <w:rsid w:val="00ED6B52"/>
    <w:rsid w:val="00ED73D3"/>
    <w:rsid w:val="00EE10E9"/>
    <w:rsid w:val="00EE141D"/>
    <w:rsid w:val="00EE2264"/>
    <w:rsid w:val="00EE24A9"/>
    <w:rsid w:val="00EE2B49"/>
    <w:rsid w:val="00EE4AB3"/>
    <w:rsid w:val="00EE4DA1"/>
    <w:rsid w:val="00EE759C"/>
    <w:rsid w:val="00EE78E1"/>
    <w:rsid w:val="00EF3E64"/>
    <w:rsid w:val="00EF40F3"/>
    <w:rsid w:val="00EF44FE"/>
    <w:rsid w:val="00EF5331"/>
    <w:rsid w:val="00EF663F"/>
    <w:rsid w:val="00EF69E9"/>
    <w:rsid w:val="00EF6A41"/>
    <w:rsid w:val="00F01A18"/>
    <w:rsid w:val="00F0218C"/>
    <w:rsid w:val="00F032F8"/>
    <w:rsid w:val="00F032FB"/>
    <w:rsid w:val="00F068A8"/>
    <w:rsid w:val="00F10385"/>
    <w:rsid w:val="00F10B4F"/>
    <w:rsid w:val="00F10BE8"/>
    <w:rsid w:val="00F111FD"/>
    <w:rsid w:val="00F14524"/>
    <w:rsid w:val="00F1595B"/>
    <w:rsid w:val="00F16307"/>
    <w:rsid w:val="00F170E2"/>
    <w:rsid w:val="00F20DDF"/>
    <w:rsid w:val="00F21141"/>
    <w:rsid w:val="00F221A0"/>
    <w:rsid w:val="00F22596"/>
    <w:rsid w:val="00F242C9"/>
    <w:rsid w:val="00F251C1"/>
    <w:rsid w:val="00F26BFF"/>
    <w:rsid w:val="00F30181"/>
    <w:rsid w:val="00F304BD"/>
    <w:rsid w:val="00F30A4A"/>
    <w:rsid w:val="00F32EB0"/>
    <w:rsid w:val="00F3497D"/>
    <w:rsid w:val="00F34B17"/>
    <w:rsid w:val="00F35B6D"/>
    <w:rsid w:val="00F37250"/>
    <w:rsid w:val="00F37E40"/>
    <w:rsid w:val="00F42DCE"/>
    <w:rsid w:val="00F45352"/>
    <w:rsid w:val="00F45FED"/>
    <w:rsid w:val="00F47365"/>
    <w:rsid w:val="00F47A18"/>
    <w:rsid w:val="00F52FA3"/>
    <w:rsid w:val="00F54190"/>
    <w:rsid w:val="00F54A18"/>
    <w:rsid w:val="00F57776"/>
    <w:rsid w:val="00F6599E"/>
    <w:rsid w:val="00F66D6F"/>
    <w:rsid w:val="00F674D2"/>
    <w:rsid w:val="00F700D0"/>
    <w:rsid w:val="00F72092"/>
    <w:rsid w:val="00F76FAB"/>
    <w:rsid w:val="00F822C6"/>
    <w:rsid w:val="00F82508"/>
    <w:rsid w:val="00F83751"/>
    <w:rsid w:val="00F8508D"/>
    <w:rsid w:val="00F850DC"/>
    <w:rsid w:val="00F86715"/>
    <w:rsid w:val="00F90AE1"/>
    <w:rsid w:val="00F90C6E"/>
    <w:rsid w:val="00F91036"/>
    <w:rsid w:val="00F91A59"/>
    <w:rsid w:val="00F92DE4"/>
    <w:rsid w:val="00F935C7"/>
    <w:rsid w:val="00F94BD9"/>
    <w:rsid w:val="00F95345"/>
    <w:rsid w:val="00F95CCA"/>
    <w:rsid w:val="00F97466"/>
    <w:rsid w:val="00F97598"/>
    <w:rsid w:val="00F97C95"/>
    <w:rsid w:val="00FA10F6"/>
    <w:rsid w:val="00FA1128"/>
    <w:rsid w:val="00FA261B"/>
    <w:rsid w:val="00FA34C8"/>
    <w:rsid w:val="00FA3582"/>
    <w:rsid w:val="00FA4802"/>
    <w:rsid w:val="00FA4937"/>
    <w:rsid w:val="00FA5D3A"/>
    <w:rsid w:val="00FA6863"/>
    <w:rsid w:val="00FB02BF"/>
    <w:rsid w:val="00FB282F"/>
    <w:rsid w:val="00FB3BDE"/>
    <w:rsid w:val="00FB4435"/>
    <w:rsid w:val="00FB4459"/>
    <w:rsid w:val="00FB63C6"/>
    <w:rsid w:val="00FB6A22"/>
    <w:rsid w:val="00FB784D"/>
    <w:rsid w:val="00FC1FB4"/>
    <w:rsid w:val="00FC2B7B"/>
    <w:rsid w:val="00FC39D5"/>
    <w:rsid w:val="00FC472D"/>
    <w:rsid w:val="00FC77A9"/>
    <w:rsid w:val="00FD06A0"/>
    <w:rsid w:val="00FD6375"/>
    <w:rsid w:val="00FE16CC"/>
    <w:rsid w:val="00FE312A"/>
    <w:rsid w:val="00FE3B97"/>
    <w:rsid w:val="00FE4581"/>
    <w:rsid w:val="00FE46A5"/>
    <w:rsid w:val="00FF17F9"/>
    <w:rsid w:val="00FF19AB"/>
    <w:rsid w:val="00FF2B2E"/>
    <w:rsid w:val="00FF38C0"/>
    <w:rsid w:val="00FF50E5"/>
    <w:rsid w:val="00FF56B7"/>
    <w:rsid w:val="00FF6192"/>
    <w:rsid w:val="00FF66D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3F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13D"/>
  </w:style>
  <w:style w:type="paragraph" w:styleId="Ttulo1">
    <w:name w:val="heading 1"/>
    <w:basedOn w:val="Normal"/>
    <w:next w:val="Normal"/>
    <w:link w:val="Ttulo1Car"/>
    <w:uiPriority w:val="9"/>
    <w:qFormat/>
    <w:rsid w:val="006F7247"/>
    <w:pPr>
      <w:keepNext/>
      <w:keepLines/>
      <w:spacing w:before="240" w:after="0"/>
      <w:outlineLvl w:val="0"/>
    </w:pPr>
    <w:rPr>
      <w:rFonts w:asciiTheme="majorHAnsi" w:eastAsiaTheme="majorEastAsia" w:hAnsiTheme="majorHAnsi" w:cstheme="majorBidi"/>
      <w:color w:val="2E74B5" w:themeColor="accent1" w:themeShade="BF"/>
      <w:sz w:val="32"/>
      <w:szCs w:val="32"/>
      <w:lang w:eastAsia="es-MX"/>
    </w:rPr>
  </w:style>
  <w:style w:type="paragraph" w:styleId="Ttulo2">
    <w:name w:val="heading 2"/>
    <w:basedOn w:val="Normal"/>
    <w:next w:val="Normal"/>
    <w:link w:val="Ttulo2Car"/>
    <w:uiPriority w:val="9"/>
    <w:semiHidden/>
    <w:unhideWhenUsed/>
    <w:qFormat/>
    <w:rsid w:val="001D7E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1601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next w:val="Normal"/>
    <w:link w:val="SubttuloCar"/>
    <w:uiPriority w:val="11"/>
    <w:qFormat/>
    <w:rsid w:val="00E6513D"/>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E6513D"/>
    <w:rPr>
      <w:rFonts w:eastAsiaTheme="minorEastAsia"/>
      <w:color w:val="5A5A5A" w:themeColor="text1" w:themeTint="A5"/>
      <w:spacing w:val="15"/>
    </w:rPr>
  </w:style>
  <w:style w:type="paragraph" w:styleId="Prrafodelista">
    <w:name w:val="List Paragraph"/>
    <w:basedOn w:val="Normal"/>
    <w:uiPriority w:val="34"/>
    <w:qFormat/>
    <w:rsid w:val="00E6513D"/>
    <w:pPr>
      <w:ind w:left="720"/>
      <w:contextualSpacing/>
    </w:pPr>
  </w:style>
  <w:style w:type="table" w:customStyle="1" w:styleId="Tabladecuadrcula1clara-nfasis11">
    <w:name w:val="Tabla de cuadrícula 1 clara - Énfasis 11"/>
    <w:basedOn w:val="Tablanormal"/>
    <w:uiPriority w:val="46"/>
    <w:rsid w:val="00E6513D"/>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styleId="Encabezado">
    <w:name w:val="header"/>
    <w:basedOn w:val="Normal"/>
    <w:link w:val="EncabezadoCar"/>
    <w:uiPriority w:val="99"/>
    <w:unhideWhenUsed/>
    <w:rsid w:val="00E651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6513D"/>
  </w:style>
  <w:style w:type="paragraph" w:styleId="Piedepgina">
    <w:name w:val="footer"/>
    <w:basedOn w:val="Normal"/>
    <w:link w:val="PiedepginaCar"/>
    <w:uiPriority w:val="99"/>
    <w:unhideWhenUsed/>
    <w:rsid w:val="00E651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6513D"/>
  </w:style>
  <w:style w:type="paragraph" w:styleId="Textocomentario">
    <w:name w:val="annotation text"/>
    <w:basedOn w:val="Normal"/>
    <w:link w:val="TextocomentarioCar"/>
    <w:uiPriority w:val="99"/>
    <w:semiHidden/>
    <w:unhideWhenUsed/>
    <w:rsid w:val="005A4FCB"/>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4FCB"/>
    <w:rPr>
      <w:sz w:val="20"/>
      <w:szCs w:val="20"/>
    </w:rPr>
  </w:style>
  <w:style w:type="character" w:styleId="Hipervnculo">
    <w:name w:val="Hyperlink"/>
    <w:basedOn w:val="Fuentedeprrafopredeter"/>
    <w:uiPriority w:val="99"/>
    <w:unhideWhenUsed/>
    <w:rsid w:val="00B5366E"/>
    <w:rPr>
      <w:color w:val="0000FF"/>
      <w:u w:val="single"/>
    </w:rPr>
  </w:style>
  <w:style w:type="character" w:customStyle="1" w:styleId="DefaultCar">
    <w:name w:val="Default Car"/>
    <w:basedOn w:val="Fuentedeprrafopredeter"/>
    <w:link w:val="Default"/>
    <w:locked/>
    <w:rsid w:val="006D4B26"/>
    <w:rPr>
      <w:rFonts w:ascii="Calibri" w:hAnsi="Calibri" w:cs="Calibri"/>
      <w:color w:val="000000"/>
      <w:sz w:val="24"/>
      <w:szCs w:val="24"/>
    </w:rPr>
  </w:style>
  <w:style w:type="paragraph" w:customStyle="1" w:styleId="Default">
    <w:name w:val="Default"/>
    <w:link w:val="DefaultCar"/>
    <w:rsid w:val="006D4B26"/>
    <w:pPr>
      <w:autoSpaceDE w:val="0"/>
      <w:autoSpaceDN w:val="0"/>
      <w:adjustRightInd w:val="0"/>
      <w:spacing w:after="0" w:line="240" w:lineRule="auto"/>
    </w:pPr>
    <w:rPr>
      <w:rFonts w:ascii="Calibri" w:hAnsi="Calibri" w:cs="Calibri"/>
      <w:color w:val="000000"/>
      <w:sz w:val="24"/>
      <w:szCs w:val="24"/>
    </w:rPr>
  </w:style>
  <w:style w:type="character" w:styleId="Refdecomentario">
    <w:name w:val="annotation reference"/>
    <w:basedOn w:val="Fuentedeprrafopredeter"/>
    <w:uiPriority w:val="99"/>
    <w:semiHidden/>
    <w:unhideWhenUsed/>
    <w:rsid w:val="006D4B26"/>
    <w:rPr>
      <w:sz w:val="16"/>
      <w:szCs w:val="16"/>
    </w:rPr>
  </w:style>
  <w:style w:type="paragraph" w:styleId="Textodeglobo">
    <w:name w:val="Balloon Text"/>
    <w:basedOn w:val="Normal"/>
    <w:link w:val="TextodegloboCar"/>
    <w:uiPriority w:val="99"/>
    <w:semiHidden/>
    <w:unhideWhenUsed/>
    <w:rsid w:val="006D4B2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D4B26"/>
    <w:rPr>
      <w:rFonts w:ascii="Segoe UI" w:hAnsi="Segoe UI" w:cs="Segoe UI"/>
      <w:sz w:val="18"/>
      <w:szCs w:val="18"/>
    </w:rPr>
  </w:style>
  <w:style w:type="paragraph" w:styleId="Asuntodelcomentario">
    <w:name w:val="annotation subject"/>
    <w:basedOn w:val="Textocomentario"/>
    <w:next w:val="Textocomentario"/>
    <w:link w:val="AsuntodelcomentarioCar"/>
    <w:uiPriority w:val="99"/>
    <w:semiHidden/>
    <w:unhideWhenUsed/>
    <w:rsid w:val="006D4B26"/>
    <w:rPr>
      <w:b/>
      <w:bCs/>
    </w:rPr>
  </w:style>
  <w:style w:type="character" w:customStyle="1" w:styleId="AsuntodelcomentarioCar">
    <w:name w:val="Asunto del comentario Car"/>
    <w:basedOn w:val="TextocomentarioCar"/>
    <w:link w:val="Asuntodelcomentario"/>
    <w:uiPriority w:val="99"/>
    <w:semiHidden/>
    <w:rsid w:val="006D4B26"/>
    <w:rPr>
      <w:b/>
      <w:bCs/>
      <w:sz w:val="20"/>
      <w:szCs w:val="20"/>
    </w:rPr>
  </w:style>
  <w:style w:type="paragraph" w:customStyle="1" w:styleId="xmsolistparagraph">
    <w:name w:val="x_msolistparagraph"/>
    <w:basedOn w:val="Normal"/>
    <w:rsid w:val="00D025C7"/>
    <w:pPr>
      <w:spacing w:before="100" w:beforeAutospacing="1" w:after="100" w:afterAutospacing="1" w:line="240" w:lineRule="auto"/>
    </w:pPr>
    <w:rPr>
      <w:rFonts w:ascii="Calibri" w:eastAsiaTheme="minorEastAsia" w:hAnsi="Calibri" w:cs="Calibri"/>
      <w:lang w:eastAsia="es-MX"/>
    </w:rPr>
  </w:style>
  <w:style w:type="character" w:customStyle="1" w:styleId="Ttulo1Car">
    <w:name w:val="Título 1 Car"/>
    <w:basedOn w:val="Fuentedeprrafopredeter"/>
    <w:link w:val="Ttulo1"/>
    <w:uiPriority w:val="9"/>
    <w:rsid w:val="006F7247"/>
    <w:rPr>
      <w:rFonts w:asciiTheme="majorHAnsi" w:eastAsiaTheme="majorEastAsia" w:hAnsiTheme="majorHAnsi" w:cstheme="majorBidi"/>
      <w:color w:val="2E74B5" w:themeColor="accent1" w:themeShade="BF"/>
      <w:sz w:val="32"/>
      <w:szCs w:val="32"/>
      <w:lang w:eastAsia="es-MX"/>
    </w:rPr>
  </w:style>
  <w:style w:type="paragraph" w:styleId="Bibliografa">
    <w:name w:val="Bibliography"/>
    <w:basedOn w:val="Normal"/>
    <w:next w:val="Normal"/>
    <w:uiPriority w:val="37"/>
    <w:unhideWhenUsed/>
    <w:rsid w:val="006F7247"/>
  </w:style>
  <w:style w:type="character" w:customStyle="1" w:styleId="Ttulo2Car">
    <w:name w:val="Título 2 Car"/>
    <w:basedOn w:val="Fuentedeprrafopredeter"/>
    <w:link w:val="Ttulo2"/>
    <w:uiPriority w:val="9"/>
    <w:semiHidden/>
    <w:rsid w:val="001D7E88"/>
    <w:rPr>
      <w:rFonts w:asciiTheme="majorHAnsi" w:eastAsiaTheme="majorEastAsia" w:hAnsiTheme="majorHAnsi" w:cstheme="majorBidi"/>
      <w:color w:val="2E74B5" w:themeColor="accent1" w:themeShade="BF"/>
      <w:sz w:val="26"/>
      <w:szCs w:val="26"/>
    </w:rPr>
  </w:style>
  <w:style w:type="paragraph" w:styleId="Textonotapie">
    <w:name w:val="footnote text"/>
    <w:basedOn w:val="Normal"/>
    <w:link w:val="TextonotapieCar"/>
    <w:uiPriority w:val="99"/>
    <w:semiHidden/>
    <w:unhideWhenUsed/>
    <w:rsid w:val="004A66EC"/>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4A66EC"/>
    <w:rPr>
      <w:sz w:val="20"/>
      <w:szCs w:val="20"/>
    </w:rPr>
  </w:style>
  <w:style w:type="character" w:styleId="Refdenotaalpie">
    <w:name w:val="footnote reference"/>
    <w:basedOn w:val="Fuentedeprrafopredeter"/>
    <w:uiPriority w:val="99"/>
    <w:semiHidden/>
    <w:unhideWhenUsed/>
    <w:rsid w:val="004A66EC"/>
    <w:rPr>
      <w:vertAlign w:val="superscript"/>
    </w:rPr>
  </w:style>
  <w:style w:type="table" w:styleId="Tablaconcuadrcula">
    <w:name w:val="Table Grid"/>
    <w:basedOn w:val="Tablanormal"/>
    <w:uiPriority w:val="39"/>
    <w:rsid w:val="00764A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1F19C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tuloTDC">
    <w:name w:val="TOC Heading"/>
    <w:basedOn w:val="Ttulo1"/>
    <w:next w:val="Normal"/>
    <w:uiPriority w:val="39"/>
    <w:unhideWhenUsed/>
    <w:qFormat/>
    <w:rsid w:val="00160106"/>
    <w:pPr>
      <w:outlineLvl w:val="9"/>
    </w:pPr>
  </w:style>
  <w:style w:type="paragraph" w:styleId="TDC2">
    <w:name w:val="toc 2"/>
    <w:basedOn w:val="Normal"/>
    <w:next w:val="Normal"/>
    <w:autoRedefine/>
    <w:uiPriority w:val="39"/>
    <w:unhideWhenUsed/>
    <w:rsid w:val="00160106"/>
    <w:pPr>
      <w:spacing w:after="100"/>
      <w:ind w:left="220"/>
    </w:pPr>
    <w:rPr>
      <w:rFonts w:eastAsiaTheme="minorEastAsia" w:cs="Times New Roman"/>
      <w:lang w:eastAsia="es-MX"/>
    </w:rPr>
  </w:style>
  <w:style w:type="paragraph" w:styleId="TDC1">
    <w:name w:val="toc 1"/>
    <w:basedOn w:val="Normal"/>
    <w:next w:val="Normal"/>
    <w:autoRedefine/>
    <w:uiPriority w:val="39"/>
    <w:unhideWhenUsed/>
    <w:rsid w:val="00160106"/>
    <w:pPr>
      <w:spacing w:after="100"/>
    </w:pPr>
    <w:rPr>
      <w:rFonts w:eastAsiaTheme="minorEastAsia" w:cs="Times New Roman"/>
      <w:lang w:eastAsia="es-MX"/>
    </w:rPr>
  </w:style>
  <w:style w:type="paragraph" w:styleId="TDC3">
    <w:name w:val="toc 3"/>
    <w:basedOn w:val="Normal"/>
    <w:next w:val="Normal"/>
    <w:autoRedefine/>
    <w:uiPriority w:val="39"/>
    <w:unhideWhenUsed/>
    <w:rsid w:val="00160106"/>
    <w:pPr>
      <w:spacing w:after="100"/>
      <w:ind w:left="440"/>
    </w:pPr>
    <w:rPr>
      <w:rFonts w:eastAsiaTheme="minorEastAsia" w:cs="Times New Roman"/>
      <w:lang w:eastAsia="es-MX"/>
    </w:rPr>
  </w:style>
  <w:style w:type="paragraph" w:customStyle="1" w:styleId="Ttulos">
    <w:name w:val="Títulos"/>
    <w:basedOn w:val="Subttulo"/>
    <w:link w:val="TtulosCar"/>
    <w:qFormat/>
    <w:rsid w:val="00160106"/>
    <w:pPr>
      <w:numPr>
        <w:ilvl w:val="0"/>
        <w:numId w:val="2"/>
      </w:numPr>
      <w:spacing w:before="240" w:line="360" w:lineRule="auto"/>
    </w:pPr>
    <w:rPr>
      <w:rFonts w:ascii="Arial" w:hAnsi="Arial" w:cs="Arial"/>
      <w:color w:val="5B9BD5" w:themeColor="accent1"/>
      <w:sz w:val="24"/>
      <w:szCs w:val="24"/>
    </w:rPr>
  </w:style>
  <w:style w:type="paragraph" w:customStyle="1" w:styleId="Subttulos1">
    <w:name w:val="Subtítulos 1"/>
    <w:basedOn w:val="Subttulo"/>
    <w:link w:val="Subttulos1Car"/>
    <w:qFormat/>
    <w:rsid w:val="00160106"/>
    <w:pPr>
      <w:numPr>
        <w:numId w:val="3"/>
      </w:numPr>
      <w:spacing w:before="240" w:line="360" w:lineRule="auto"/>
    </w:pPr>
    <w:rPr>
      <w:rFonts w:ascii="Arial" w:hAnsi="Arial" w:cs="Arial"/>
      <w:sz w:val="24"/>
      <w:szCs w:val="24"/>
    </w:rPr>
  </w:style>
  <w:style w:type="character" w:customStyle="1" w:styleId="TtulosCar">
    <w:name w:val="Títulos Car"/>
    <w:basedOn w:val="SubttuloCar"/>
    <w:link w:val="Ttulos"/>
    <w:rsid w:val="00160106"/>
    <w:rPr>
      <w:rFonts w:ascii="Arial" w:eastAsiaTheme="minorEastAsia" w:hAnsi="Arial" w:cs="Arial"/>
      <w:color w:val="5B9BD5" w:themeColor="accent1"/>
      <w:spacing w:val="15"/>
      <w:sz w:val="24"/>
      <w:szCs w:val="24"/>
    </w:rPr>
  </w:style>
  <w:style w:type="paragraph" w:customStyle="1" w:styleId="Subttulos2">
    <w:name w:val="Subtítulos 2"/>
    <w:basedOn w:val="Subttulo"/>
    <w:link w:val="Subttulos2Car"/>
    <w:qFormat/>
    <w:rsid w:val="00160106"/>
    <w:pPr>
      <w:numPr>
        <w:ilvl w:val="2"/>
        <w:numId w:val="3"/>
      </w:numPr>
      <w:spacing w:line="360" w:lineRule="auto"/>
    </w:pPr>
    <w:rPr>
      <w:rFonts w:ascii="Arial" w:hAnsi="Arial" w:cs="Arial"/>
      <w:sz w:val="24"/>
      <w:szCs w:val="24"/>
    </w:rPr>
  </w:style>
  <w:style w:type="character" w:customStyle="1" w:styleId="Subttulos1Car">
    <w:name w:val="Subtítulos 1 Car"/>
    <w:basedOn w:val="SubttuloCar"/>
    <w:link w:val="Subttulos1"/>
    <w:rsid w:val="00160106"/>
    <w:rPr>
      <w:rFonts w:ascii="Arial" w:eastAsiaTheme="minorEastAsia" w:hAnsi="Arial" w:cs="Arial"/>
      <w:color w:val="5A5A5A" w:themeColor="text1" w:themeTint="A5"/>
      <w:spacing w:val="15"/>
      <w:sz w:val="24"/>
      <w:szCs w:val="24"/>
    </w:rPr>
  </w:style>
  <w:style w:type="character" w:customStyle="1" w:styleId="Ttulo3Car">
    <w:name w:val="Título 3 Car"/>
    <w:basedOn w:val="Fuentedeprrafopredeter"/>
    <w:link w:val="Ttulo3"/>
    <w:uiPriority w:val="9"/>
    <w:semiHidden/>
    <w:rsid w:val="00160106"/>
    <w:rPr>
      <w:rFonts w:asciiTheme="majorHAnsi" w:eastAsiaTheme="majorEastAsia" w:hAnsiTheme="majorHAnsi" w:cstheme="majorBidi"/>
      <w:color w:val="1F4D78" w:themeColor="accent1" w:themeShade="7F"/>
      <w:sz w:val="24"/>
      <w:szCs w:val="24"/>
    </w:rPr>
  </w:style>
  <w:style w:type="character" w:customStyle="1" w:styleId="Subttulos2Car">
    <w:name w:val="Subtítulos 2 Car"/>
    <w:basedOn w:val="SubttuloCar"/>
    <w:link w:val="Subttulos2"/>
    <w:rsid w:val="00160106"/>
    <w:rPr>
      <w:rFonts w:ascii="Arial" w:eastAsiaTheme="minorEastAsia" w:hAnsi="Arial" w:cs="Arial"/>
      <w:color w:val="5A5A5A" w:themeColor="text1" w:themeTint="A5"/>
      <w:spacing w:val="15"/>
      <w:sz w:val="24"/>
      <w:szCs w:val="24"/>
    </w:rPr>
  </w:style>
  <w:style w:type="paragraph" w:customStyle="1" w:styleId="Ttulosinnumeracin">
    <w:name w:val="Título sin numeración"/>
    <w:basedOn w:val="Subttulo"/>
    <w:link w:val="TtulosinnumeracinCar"/>
    <w:qFormat/>
    <w:rsid w:val="00E402D7"/>
    <w:pPr>
      <w:numPr>
        <w:ilvl w:val="0"/>
      </w:numPr>
      <w:spacing w:line="360" w:lineRule="auto"/>
      <w:jc w:val="both"/>
    </w:pPr>
    <w:rPr>
      <w:rFonts w:ascii="Arial" w:hAnsi="Arial" w:cs="Arial"/>
      <w:sz w:val="24"/>
      <w:szCs w:val="24"/>
    </w:rPr>
  </w:style>
  <w:style w:type="character" w:customStyle="1" w:styleId="TtulosinnumeracinCar">
    <w:name w:val="Título sin numeración Car"/>
    <w:basedOn w:val="SubttuloCar"/>
    <w:link w:val="Ttulosinnumeracin"/>
    <w:rsid w:val="00E402D7"/>
    <w:rPr>
      <w:rFonts w:ascii="Arial" w:eastAsiaTheme="minorEastAsia" w:hAnsi="Arial" w:cs="Arial"/>
      <w:color w:val="5A5A5A" w:themeColor="text1" w:themeTint="A5"/>
      <w:spacing w:val="15"/>
      <w:sz w:val="24"/>
      <w:szCs w:val="24"/>
    </w:rPr>
  </w:style>
  <w:style w:type="paragraph" w:styleId="NormalWeb">
    <w:name w:val="Normal (Web)"/>
    <w:basedOn w:val="Normal"/>
    <w:uiPriority w:val="99"/>
    <w:unhideWhenUsed/>
    <w:rsid w:val="00D065BA"/>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customStyle="1" w:styleId="Piedeesquemasytablas">
    <w:name w:val="Pie de esquemas y tablas"/>
    <w:basedOn w:val="Normal"/>
    <w:link w:val="PiedeesquemasytablasCar"/>
    <w:qFormat/>
    <w:rsid w:val="00C36AD0"/>
    <w:pPr>
      <w:spacing w:line="360" w:lineRule="auto"/>
      <w:jc w:val="center"/>
    </w:pPr>
    <w:rPr>
      <w:rFonts w:ascii="Arial" w:hAnsi="Arial" w:cs="Arial"/>
      <w:sz w:val="20"/>
    </w:rPr>
  </w:style>
  <w:style w:type="character" w:customStyle="1" w:styleId="PiedeesquemasytablasCar">
    <w:name w:val="Pie de esquemas y tablas Car"/>
    <w:basedOn w:val="Fuentedeprrafopredeter"/>
    <w:link w:val="Piedeesquemasytablas"/>
    <w:rsid w:val="00C36AD0"/>
    <w:rPr>
      <w:rFonts w:ascii="Arial" w:hAnsi="Arial" w:cs="Arial"/>
      <w:sz w:val="20"/>
    </w:rPr>
  </w:style>
  <w:style w:type="paragraph" w:customStyle="1" w:styleId="AbstractStyle">
    <w:name w:val="* AbstractStyle"/>
    <w:link w:val="AbstractStyleChar"/>
    <w:qFormat/>
    <w:rsid w:val="00725808"/>
    <w:pPr>
      <w:spacing w:after="0" w:line="240" w:lineRule="auto"/>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725808"/>
    <w:rPr>
      <w:rFonts w:ascii="Times New Roman" w:eastAsia="Times New Roman" w:hAnsi="Times New Roman" w:cs="Vrinda"/>
      <w:i/>
      <w:sz w:val="16"/>
      <w:szCs w:val="20"/>
      <w:lang w:val="en-US"/>
    </w:rPr>
  </w:style>
  <w:style w:type="paragraph" w:customStyle="1" w:styleId="Referencias">
    <w:name w:val="Referencias"/>
    <w:basedOn w:val="Normal"/>
    <w:link w:val="ReferenciasCar"/>
    <w:rsid w:val="00EF663F"/>
    <w:pPr>
      <w:spacing w:after="0" w:line="360" w:lineRule="auto"/>
      <w:ind w:left="709" w:hanging="709"/>
    </w:pPr>
    <w:rPr>
      <w:rFonts w:ascii="Times New Roman" w:hAnsi="Times New Roman" w:cs="Times New Roman"/>
      <w:sz w:val="18"/>
      <w:szCs w:val="18"/>
      <w:lang w:val="es-ES"/>
    </w:rPr>
  </w:style>
  <w:style w:type="paragraph" w:customStyle="1" w:styleId="Referenciasponencia">
    <w:name w:val="Referencias ponencia"/>
    <w:basedOn w:val="Normal"/>
    <w:link w:val="ReferenciasponenciaCar"/>
    <w:qFormat/>
    <w:rsid w:val="00297CDA"/>
    <w:pPr>
      <w:spacing w:after="0" w:line="360" w:lineRule="auto"/>
      <w:ind w:left="283" w:hanging="283"/>
    </w:pPr>
    <w:rPr>
      <w:rFonts w:ascii="Times New Roman" w:hAnsi="Times New Roman" w:cs="Times New Roman"/>
      <w:bCs/>
      <w:sz w:val="18"/>
      <w:szCs w:val="18"/>
    </w:rPr>
  </w:style>
  <w:style w:type="character" w:customStyle="1" w:styleId="ReferenciasCar">
    <w:name w:val="Referencias Car"/>
    <w:basedOn w:val="Fuentedeprrafopredeter"/>
    <w:link w:val="Referencias"/>
    <w:rsid w:val="00EF663F"/>
    <w:rPr>
      <w:rFonts w:ascii="Times New Roman" w:hAnsi="Times New Roman" w:cs="Times New Roman"/>
      <w:sz w:val="18"/>
      <w:szCs w:val="18"/>
      <w:lang w:val="es-ES"/>
    </w:rPr>
  </w:style>
  <w:style w:type="paragraph" w:customStyle="1" w:styleId="KeywordsText">
    <w:name w:val="* KeywordsText"/>
    <w:link w:val="KeywordsTextChar"/>
    <w:qFormat/>
    <w:rsid w:val="00E14A09"/>
    <w:pPr>
      <w:spacing w:after="0" w:line="240" w:lineRule="auto"/>
      <w:jc w:val="center"/>
    </w:pPr>
    <w:rPr>
      <w:rFonts w:ascii="Times New Roman" w:eastAsia="Times New Roman" w:hAnsi="Times New Roman" w:cs="Vrinda"/>
      <w:i/>
      <w:sz w:val="16"/>
      <w:szCs w:val="20"/>
      <w:lang w:val="en-US"/>
    </w:rPr>
  </w:style>
  <w:style w:type="character" w:customStyle="1" w:styleId="ReferenciasponenciaCar">
    <w:name w:val="Referencias ponencia Car"/>
    <w:basedOn w:val="Fuentedeprrafopredeter"/>
    <w:link w:val="Referenciasponencia"/>
    <w:rsid w:val="00297CDA"/>
    <w:rPr>
      <w:rFonts w:ascii="Times New Roman" w:hAnsi="Times New Roman" w:cs="Times New Roman"/>
      <w:bCs/>
      <w:sz w:val="18"/>
      <w:szCs w:val="18"/>
    </w:rPr>
  </w:style>
  <w:style w:type="character" w:customStyle="1" w:styleId="KeywordsTextChar">
    <w:name w:val="* KeywordsText Char"/>
    <w:link w:val="KeywordsText"/>
    <w:rsid w:val="00E14A09"/>
    <w:rPr>
      <w:rFonts w:ascii="Times New Roman" w:eastAsia="Times New Roman" w:hAnsi="Times New Roman" w:cs="Vrinda"/>
      <w:i/>
      <w:sz w:val="16"/>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837179">
      <w:bodyDiv w:val="1"/>
      <w:marLeft w:val="0"/>
      <w:marRight w:val="0"/>
      <w:marTop w:val="0"/>
      <w:marBottom w:val="0"/>
      <w:divBdr>
        <w:top w:val="none" w:sz="0" w:space="0" w:color="auto"/>
        <w:left w:val="none" w:sz="0" w:space="0" w:color="auto"/>
        <w:bottom w:val="none" w:sz="0" w:space="0" w:color="auto"/>
        <w:right w:val="none" w:sz="0" w:space="0" w:color="auto"/>
      </w:divBdr>
    </w:div>
    <w:div w:id="31541085">
      <w:bodyDiv w:val="1"/>
      <w:marLeft w:val="0"/>
      <w:marRight w:val="0"/>
      <w:marTop w:val="0"/>
      <w:marBottom w:val="0"/>
      <w:divBdr>
        <w:top w:val="none" w:sz="0" w:space="0" w:color="auto"/>
        <w:left w:val="none" w:sz="0" w:space="0" w:color="auto"/>
        <w:bottom w:val="none" w:sz="0" w:space="0" w:color="auto"/>
        <w:right w:val="none" w:sz="0" w:space="0" w:color="auto"/>
      </w:divBdr>
    </w:div>
    <w:div w:id="39090592">
      <w:bodyDiv w:val="1"/>
      <w:marLeft w:val="0"/>
      <w:marRight w:val="0"/>
      <w:marTop w:val="0"/>
      <w:marBottom w:val="0"/>
      <w:divBdr>
        <w:top w:val="none" w:sz="0" w:space="0" w:color="auto"/>
        <w:left w:val="none" w:sz="0" w:space="0" w:color="auto"/>
        <w:bottom w:val="none" w:sz="0" w:space="0" w:color="auto"/>
        <w:right w:val="none" w:sz="0" w:space="0" w:color="auto"/>
      </w:divBdr>
    </w:div>
    <w:div w:id="48697052">
      <w:bodyDiv w:val="1"/>
      <w:marLeft w:val="0"/>
      <w:marRight w:val="0"/>
      <w:marTop w:val="0"/>
      <w:marBottom w:val="0"/>
      <w:divBdr>
        <w:top w:val="none" w:sz="0" w:space="0" w:color="auto"/>
        <w:left w:val="none" w:sz="0" w:space="0" w:color="auto"/>
        <w:bottom w:val="none" w:sz="0" w:space="0" w:color="auto"/>
        <w:right w:val="none" w:sz="0" w:space="0" w:color="auto"/>
      </w:divBdr>
    </w:div>
    <w:div w:id="98838043">
      <w:bodyDiv w:val="1"/>
      <w:marLeft w:val="0"/>
      <w:marRight w:val="0"/>
      <w:marTop w:val="0"/>
      <w:marBottom w:val="0"/>
      <w:divBdr>
        <w:top w:val="none" w:sz="0" w:space="0" w:color="auto"/>
        <w:left w:val="none" w:sz="0" w:space="0" w:color="auto"/>
        <w:bottom w:val="none" w:sz="0" w:space="0" w:color="auto"/>
        <w:right w:val="none" w:sz="0" w:space="0" w:color="auto"/>
      </w:divBdr>
    </w:div>
    <w:div w:id="108086484">
      <w:bodyDiv w:val="1"/>
      <w:marLeft w:val="0"/>
      <w:marRight w:val="0"/>
      <w:marTop w:val="0"/>
      <w:marBottom w:val="0"/>
      <w:divBdr>
        <w:top w:val="none" w:sz="0" w:space="0" w:color="auto"/>
        <w:left w:val="none" w:sz="0" w:space="0" w:color="auto"/>
        <w:bottom w:val="none" w:sz="0" w:space="0" w:color="auto"/>
        <w:right w:val="none" w:sz="0" w:space="0" w:color="auto"/>
      </w:divBdr>
    </w:div>
    <w:div w:id="113016704">
      <w:bodyDiv w:val="1"/>
      <w:marLeft w:val="0"/>
      <w:marRight w:val="0"/>
      <w:marTop w:val="0"/>
      <w:marBottom w:val="0"/>
      <w:divBdr>
        <w:top w:val="none" w:sz="0" w:space="0" w:color="auto"/>
        <w:left w:val="none" w:sz="0" w:space="0" w:color="auto"/>
        <w:bottom w:val="none" w:sz="0" w:space="0" w:color="auto"/>
        <w:right w:val="none" w:sz="0" w:space="0" w:color="auto"/>
      </w:divBdr>
    </w:div>
    <w:div w:id="119492538">
      <w:bodyDiv w:val="1"/>
      <w:marLeft w:val="0"/>
      <w:marRight w:val="0"/>
      <w:marTop w:val="0"/>
      <w:marBottom w:val="0"/>
      <w:divBdr>
        <w:top w:val="none" w:sz="0" w:space="0" w:color="auto"/>
        <w:left w:val="none" w:sz="0" w:space="0" w:color="auto"/>
        <w:bottom w:val="none" w:sz="0" w:space="0" w:color="auto"/>
        <w:right w:val="none" w:sz="0" w:space="0" w:color="auto"/>
      </w:divBdr>
    </w:div>
    <w:div w:id="121923605">
      <w:bodyDiv w:val="1"/>
      <w:marLeft w:val="0"/>
      <w:marRight w:val="0"/>
      <w:marTop w:val="0"/>
      <w:marBottom w:val="0"/>
      <w:divBdr>
        <w:top w:val="none" w:sz="0" w:space="0" w:color="auto"/>
        <w:left w:val="none" w:sz="0" w:space="0" w:color="auto"/>
        <w:bottom w:val="none" w:sz="0" w:space="0" w:color="auto"/>
        <w:right w:val="none" w:sz="0" w:space="0" w:color="auto"/>
      </w:divBdr>
    </w:div>
    <w:div w:id="134031052">
      <w:bodyDiv w:val="1"/>
      <w:marLeft w:val="0"/>
      <w:marRight w:val="0"/>
      <w:marTop w:val="0"/>
      <w:marBottom w:val="0"/>
      <w:divBdr>
        <w:top w:val="none" w:sz="0" w:space="0" w:color="auto"/>
        <w:left w:val="none" w:sz="0" w:space="0" w:color="auto"/>
        <w:bottom w:val="none" w:sz="0" w:space="0" w:color="auto"/>
        <w:right w:val="none" w:sz="0" w:space="0" w:color="auto"/>
      </w:divBdr>
    </w:div>
    <w:div w:id="136535691">
      <w:bodyDiv w:val="1"/>
      <w:marLeft w:val="0"/>
      <w:marRight w:val="0"/>
      <w:marTop w:val="0"/>
      <w:marBottom w:val="0"/>
      <w:divBdr>
        <w:top w:val="none" w:sz="0" w:space="0" w:color="auto"/>
        <w:left w:val="none" w:sz="0" w:space="0" w:color="auto"/>
        <w:bottom w:val="none" w:sz="0" w:space="0" w:color="auto"/>
        <w:right w:val="none" w:sz="0" w:space="0" w:color="auto"/>
      </w:divBdr>
    </w:div>
    <w:div w:id="158934319">
      <w:bodyDiv w:val="1"/>
      <w:marLeft w:val="0"/>
      <w:marRight w:val="0"/>
      <w:marTop w:val="0"/>
      <w:marBottom w:val="0"/>
      <w:divBdr>
        <w:top w:val="none" w:sz="0" w:space="0" w:color="auto"/>
        <w:left w:val="none" w:sz="0" w:space="0" w:color="auto"/>
        <w:bottom w:val="none" w:sz="0" w:space="0" w:color="auto"/>
        <w:right w:val="none" w:sz="0" w:space="0" w:color="auto"/>
      </w:divBdr>
    </w:div>
    <w:div w:id="169561247">
      <w:bodyDiv w:val="1"/>
      <w:marLeft w:val="0"/>
      <w:marRight w:val="0"/>
      <w:marTop w:val="0"/>
      <w:marBottom w:val="0"/>
      <w:divBdr>
        <w:top w:val="none" w:sz="0" w:space="0" w:color="auto"/>
        <w:left w:val="none" w:sz="0" w:space="0" w:color="auto"/>
        <w:bottom w:val="none" w:sz="0" w:space="0" w:color="auto"/>
        <w:right w:val="none" w:sz="0" w:space="0" w:color="auto"/>
      </w:divBdr>
    </w:div>
    <w:div w:id="189103950">
      <w:bodyDiv w:val="1"/>
      <w:marLeft w:val="0"/>
      <w:marRight w:val="0"/>
      <w:marTop w:val="0"/>
      <w:marBottom w:val="0"/>
      <w:divBdr>
        <w:top w:val="none" w:sz="0" w:space="0" w:color="auto"/>
        <w:left w:val="none" w:sz="0" w:space="0" w:color="auto"/>
        <w:bottom w:val="none" w:sz="0" w:space="0" w:color="auto"/>
        <w:right w:val="none" w:sz="0" w:space="0" w:color="auto"/>
      </w:divBdr>
    </w:div>
    <w:div w:id="207768517">
      <w:bodyDiv w:val="1"/>
      <w:marLeft w:val="0"/>
      <w:marRight w:val="0"/>
      <w:marTop w:val="0"/>
      <w:marBottom w:val="0"/>
      <w:divBdr>
        <w:top w:val="none" w:sz="0" w:space="0" w:color="auto"/>
        <w:left w:val="none" w:sz="0" w:space="0" w:color="auto"/>
        <w:bottom w:val="none" w:sz="0" w:space="0" w:color="auto"/>
        <w:right w:val="none" w:sz="0" w:space="0" w:color="auto"/>
      </w:divBdr>
    </w:div>
    <w:div w:id="215313846">
      <w:bodyDiv w:val="1"/>
      <w:marLeft w:val="0"/>
      <w:marRight w:val="0"/>
      <w:marTop w:val="0"/>
      <w:marBottom w:val="0"/>
      <w:divBdr>
        <w:top w:val="none" w:sz="0" w:space="0" w:color="auto"/>
        <w:left w:val="none" w:sz="0" w:space="0" w:color="auto"/>
        <w:bottom w:val="none" w:sz="0" w:space="0" w:color="auto"/>
        <w:right w:val="none" w:sz="0" w:space="0" w:color="auto"/>
      </w:divBdr>
    </w:div>
    <w:div w:id="230891920">
      <w:bodyDiv w:val="1"/>
      <w:marLeft w:val="0"/>
      <w:marRight w:val="0"/>
      <w:marTop w:val="0"/>
      <w:marBottom w:val="0"/>
      <w:divBdr>
        <w:top w:val="none" w:sz="0" w:space="0" w:color="auto"/>
        <w:left w:val="none" w:sz="0" w:space="0" w:color="auto"/>
        <w:bottom w:val="none" w:sz="0" w:space="0" w:color="auto"/>
        <w:right w:val="none" w:sz="0" w:space="0" w:color="auto"/>
      </w:divBdr>
    </w:div>
    <w:div w:id="249580898">
      <w:bodyDiv w:val="1"/>
      <w:marLeft w:val="0"/>
      <w:marRight w:val="0"/>
      <w:marTop w:val="0"/>
      <w:marBottom w:val="0"/>
      <w:divBdr>
        <w:top w:val="none" w:sz="0" w:space="0" w:color="auto"/>
        <w:left w:val="none" w:sz="0" w:space="0" w:color="auto"/>
        <w:bottom w:val="none" w:sz="0" w:space="0" w:color="auto"/>
        <w:right w:val="none" w:sz="0" w:space="0" w:color="auto"/>
      </w:divBdr>
    </w:div>
    <w:div w:id="266163009">
      <w:bodyDiv w:val="1"/>
      <w:marLeft w:val="0"/>
      <w:marRight w:val="0"/>
      <w:marTop w:val="0"/>
      <w:marBottom w:val="0"/>
      <w:divBdr>
        <w:top w:val="none" w:sz="0" w:space="0" w:color="auto"/>
        <w:left w:val="none" w:sz="0" w:space="0" w:color="auto"/>
        <w:bottom w:val="none" w:sz="0" w:space="0" w:color="auto"/>
        <w:right w:val="none" w:sz="0" w:space="0" w:color="auto"/>
      </w:divBdr>
    </w:div>
    <w:div w:id="269507187">
      <w:bodyDiv w:val="1"/>
      <w:marLeft w:val="0"/>
      <w:marRight w:val="0"/>
      <w:marTop w:val="0"/>
      <w:marBottom w:val="0"/>
      <w:divBdr>
        <w:top w:val="none" w:sz="0" w:space="0" w:color="auto"/>
        <w:left w:val="none" w:sz="0" w:space="0" w:color="auto"/>
        <w:bottom w:val="none" w:sz="0" w:space="0" w:color="auto"/>
        <w:right w:val="none" w:sz="0" w:space="0" w:color="auto"/>
      </w:divBdr>
    </w:div>
    <w:div w:id="287703330">
      <w:bodyDiv w:val="1"/>
      <w:marLeft w:val="0"/>
      <w:marRight w:val="0"/>
      <w:marTop w:val="0"/>
      <w:marBottom w:val="0"/>
      <w:divBdr>
        <w:top w:val="none" w:sz="0" w:space="0" w:color="auto"/>
        <w:left w:val="none" w:sz="0" w:space="0" w:color="auto"/>
        <w:bottom w:val="none" w:sz="0" w:space="0" w:color="auto"/>
        <w:right w:val="none" w:sz="0" w:space="0" w:color="auto"/>
      </w:divBdr>
    </w:div>
    <w:div w:id="292566120">
      <w:bodyDiv w:val="1"/>
      <w:marLeft w:val="0"/>
      <w:marRight w:val="0"/>
      <w:marTop w:val="0"/>
      <w:marBottom w:val="0"/>
      <w:divBdr>
        <w:top w:val="none" w:sz="0" w:space="0" w:color="auto"/>
        <w:left w:val="none" w:sz="0" w:space="0" w:color="auto"/>
        <w:bottom w:val="none" w:sz="0" w:space="0" w:color="auto"/>
        <w:right w:val="none" w:sz="0" w:space="0" w:color="auto"/>
      </w:divBdr>
    </w:div>
    <w:div w:id="304507663">
      <w:bodyDiv w:val="1"/>
      <w:marLeft w:val="0"/>
      <w:marRight w:val="0"/>
      <w:marTop w:val="0"/>
      <w:marBottom w:val="0"/>
      <w:divBdr>
        <w:top w:val="none" w:sz="0" w:space="0" w:color="auto"/>
        <w:left w:val="none" w:sz="0" w:space="0" w:color="auto"/>
        <w:bottom w:val="none" w:sz="0" w:space="0" w:color="auto"/>
        <w:right w:val="none" w:sz="0" w:space="0" w:color="auto"/>
      </w:divBdr>
    </w:div>
    <w:div w:id="327515486">
      <w:bodyDiv w:val="1"/>
      <w:marLeft w:val="0"/>
      <w:marRight w:val="0"/>
      <w:marTop w:val="0"/>
      <w:marBottom w:val="0"/>
      <w:divBdr>
        <w:top w:val="none" w:sz="0" w:space="0" w:color="auto"/>
        <w:left w:val="none" w:sz="0" w:space="0" w:color="auto"/>
        <w:bottom w:val="none" w:sz="0" w:space="0" w:color="auto"/>
        <w:right w:val="none" w:sz="0" w:space="0" w:color="auto"/>
      </w:divBdr>
    </w:div>
    <w:div w:id="334693308">
      <w:bodyDiv w:val="1"/>
      <w:marLeft w:val="0"/>
      <w:marRight w:val="0"/>
      <w:marTop w:val="0"/>
      <w:marBottom w:val="0"/>
      <w:divBdr>
        <w:top w:val="none" w:sz="0" w:space="0" w:color="auto"/>
        <w:left w:val="none" w:sz="0" w:space="0" w:color="auto"/>
        <w:bottom w:val="none" w:sz="0" w:space="0" w:color="auto"/>
        <w:right w:val="none" w:sz="0" w:space="0" w:color="auto"/>
      </w:divBdr>
    </w:div>
    <w:div w:id="355086982">
      <w:bodyDiv w:val="1"/>
      <w:marLeft w:val="0"/>
      <w:marRight w:val="0"/>
      <w:marTop w:val="0"/>
      <w:marBottom w:val="0"/>
      <w:divBdr>
        <w:top w:val="none" w:sz="0" w:space="0" w:color="auto"/>
        <w:left w:val="none" w:sz="0" w:space="0" w:color="auto"/>
        <w:bottom w:val="none" w:sz="0" w:space="0" w:color="auto"/>
        <w:right w:val="none" w:sz="0" w:space="0" w:color="auto"/>
      </w:divBdr>
    </w:div>
    <w:div w:id="376272433">
      <w:bodyDiv w:val="1"/>
      <w:marLeft w:val="0"/>
      <w:marRight w:val="0"/>
      <w:marTop w:val="0"/>
      <w:marBottom w:val="0"/>
      <w:divBdr>
        <w:top w:val="none" w:sz="0" w:space="0" w:color="auto"/>
        <w:left w:val="none" w:sz="0" w:space="0" w:color="auto"/>
        <w:bottom w:val="none" w:sz="0" w:space="0" w:color="auto"/>
        <w:right w:val="none" w:sz="0" w:space="0" w:color="auto"/>
      </w:divBdr>
    </w:div>
    <w:div w:id="391008591">
      <w:bodyDiv w:val="1"/>
      <w:marLeft w:val="0"/>
      <w:marRight w:val="0"/>
      <w:marTop w:val="0"/>
      <w:marBottom w:val="0"/>
      <w:divBdr>
        <w:top w:val="none" w:sz="0" w:space="0" w:color="auto"/>
        <w:left w:val="none" w:sz="0" w:space="0" w:color="auto"/>
        <w:bottom w:val="none" w:sz="0" w:space="0" w:color="auto"/>
        <w:right w:val="none" w:sz="0" w:space="0" w:color="auto"/>
      </w:divBdr>
    </w:div>
    <w:div w:id="397022348">
      <w:bodyDiv w:val="1"/>
      <w:marLeft w:val="0"/>
      <w:marRight w:val="0"/>
      <w:marTop w:val="0"/>
      <w:marBottom w:val="0"/>
      <w:divBdr>
        <w:top w:val="none" w:sz="0" w:space="0" w:color="auto"/>
        <w:left w:val="none" w:sz="0" w:space="0" w:color="auto"/>
        <w:bottom w:val="none" w:sz="0" w:space="0" w:color="auto"/>
        <w:right w:val="none" w:sz="0" w:space="0" w:color="auto"/>
      </w:divBdr>
    </w:div>
    <w:div w:id="398944982">
      <w:bodyDiv w:val="1"/>
      <w:marLeft w:val="0"/>
      <w:marRight w:val="0"/>
      <w:marTop w:val="0"/>
      <w:marBottom w:val="0"/>
      <w:divBdr>
        <w:top w:val="none" w:sz="0" w:space="0" w:color="auto"/>
        <w:left w:val="none" w:sz="0" w:space="0" w:color="auto"/>
        <w:bottom w:val="none" w:sz="0" w:space="0" w:color="auto"/>
        <w:right w:val="none" w:sz="0" w:space="0" w:color="auto"/>
      </w:divBdr>
    </w:div>
    <w:div w:id="405883801">
      <w:bodyDiv w:val="1"/>
      <w:marLeft w:val="0"/>
      <w:marRight w:val="0"/>
      <w:marTop w:val="0"/>
      <w:marBottom w:val="0"/>
      <w:divBdr>
        <w:top w:val="none" w:sz="0" w:space="0" w:color="auto"/>
        <w:left w:val="none" w:sz="0" w:space="0" w:color="auto"/>
        <w:bottom w:val="none" w:sz="0" w:space="0" w:color="auto"/>
        <w:right w:val="none" w:sz="0" w:space="0" w:color="auto"/>
      </w:divBdr>
    </w:div>
    <w:div w:id="412048468">
      <w:bodyDiv w:val="1"/>
      <w:marLeft w:val="0"/>
      <w:marRight w:val="0"/>
      <w:marTop w:val="0"/>
      <w:marBottom w:val="0"/>
      <w:divBdr>
        <w:top w:val="none" w:sz="0" w:space="0" w:color="auto"/>
        <w:left w:val="none" w:sz="0" w:space="0" w:color="auto"/>
        <w:bottom w:val="none" w:sz="0" w:space="0" w:color="auto"/>
        <w:right w:val="none" w:sz="0" w:space="0" w:color="auto"/>
      </w:divBdr>
    </w:div>
    <w:div w:id="423232503">
      <w:bodyDiv w:val="1"/>
      <w:marLeft w:val="0"/>
      <w:marRight w:val="0"/>
      <w:marTop w:val="0"/>
      <w:marBottom w:val="0"/>
      <w:divBdr>
        <w:top w:val="none" w:sz="0" w:space="0" w:color="auto"/>
        <w:left w:val="none" w:sz="0" w:space="0" w:color="auto"/>
        <w:bottom w:val="none" w:sz="0" w:space="0" w:color="auto"/>
        <w:right w:val="none" w:sz="0" w:space="0" w:color="auto"/>
      </w:divBdr>
    </w:div>
    <w:div w:id="431977991">
      <w:bodyDiv w:val="1"/>
      <w:marLeft w:val="0"/>
      <w:marRight w:val="0"/>
      <w:marTop w:val="0"/>
      <w:marBottom w:val="0"/>
      <w:divBdr>
        <w:top w:val="none" w:sz="0" w:space="0" w:color="auto"/>
        <w:left w:val="none" w:sz="0" w:space="0" w:color="auto"/>
        <w:bottom w:val="none" w:sz="0" w:space="0" w:color="auto"/>
        <w:right w:val="none" w:sz="0" w:space="0" w:color="auto"/>
      </w:divBdr>
    </w:div>
    <w:div w:id="441999215">
      <w:bodyDiv w:val="1"/>
      <w:marLeft w:val="0"/>
      <w:marRight w:val="0"/>
      <w:marTop w:val="0"/>
      <w:marBottom w:val="0"/>
      <w:divBdr>
        <w:top w:val="none" w:sz="0" w:space="0" w:color="auto"/>
        <w:left w:val="none" w:sz="0" w:space="0" w:color="auto"/>
        <w:bottom w:val="none" w:sz="0" w:space="0" w:color="auto"/>
        <w:right w:val="none" w:sz="0" w:space="0" w:color="auto"/>
      </w:divBdr>
    </w:div>
    <w:div w:id="447545856">
      <w:bodyDiv w:val="1"/>
      <w:marLeft w:val="0"/>
      <w:marRight w:val="0"/>
      <w:marTop w:val="0"/>
      <w:marBottom w:val="0"/>
      <w:divBdr>
        <w:top w:val="none" w:sz="0" w:space="0" w:color="auto"/>
        <w:left w:val="none" w:sz="0" w:space="0" w:color="auto"/>
        <w:bottom w:val="none" w:sz="0" w:space="0" w:color="auto"/>
        <w:right w:val="none" w:sz="0" w:space="0" w:color="auto"/>
      </w:divBdr>
    </w:div>
    <w:div w:id="448939053">
      <w:bodyDiv w:val="1"/>
      <w:marLeft w:val="0"/>
      <w:marRight w:val="0"/>
      <w:marTop w:val="0"/>
      <w:marBottom w:val="0"/>
      <w:divBdr>
        <w:top w:val="none" w:sz="0" w:space="0" w:color="auto"/>
        <w:left w:val="none" w:sz="0" w:space="0" w:color="auto"/>
        <w:bottom w:val="none" w:sz="0" w:space="0" w:color="auto"/>
        <w:right w:val="none" w:sz="0" w:space="0" w:color="auto"/>
      </w:divBdr>
    </w:div>
    <w:div w:id="454912505">
      <w:bodyDiv w:val="1"/>
      <w:marLeft w:val="0"/>
      <w:marRight w:val="0"/>
      <w:marTop w:val="0"/>
      <w:marBottom w:val="0"/>
      <w:divBdr>
        <w:top w:val="none" w:sz="0" w:space="0" w:color="auto"/>
        <w:left w:val="none" w:sz="0" w:space="0" w:color="auto"/>
        <w:bottom w:val="none" w:sz="0" w:space="0" w:color="auto"/>
        <w:right w:val="none" w:sz="0" w:space="0" w:color="auto"/>
      </w:divBdr>
    </w:div>
    <w:div w:id="455413656">
      <w:bodyDiv w:val="1"/>
      <w:marLeft w:val="0"/>
      <w:marRight w:val="0"/>
      <w:marTop w:val="0"/>
      <w:marBottom w:val="0"/>
      <w:divBdr>
        <w:top w:val="none" w:sz="0" w:space="0" w:color="auto"/>
        <w:left w:val="none" w:sz="0" w:space="0" w:color="auto"/>
        <w:bottom w:val="none" w:sz="0" w:space="0" w:color="auto"/>
        <w:right w:val="none" w:sz="0" w:space="0" w:color="auto"/>
      </w:divBdr>
    </w:div>
    <w:div w:id="463355143">
      <w:bodyDiv w:val="1"/>
      <w:marLeft w:val="0"/>
      <w:marRight w:val="0"/>
      <w:marTop w:val="0"/>
      <w:marBottom w:val="0"/>
      <w:divBdr>
        <w:top w:val="none" w:sz="0" w:space="0" w:color="auto"/>
        <w:left w:val="none" w:sz="0" w:space="0" w:color="auto"/>
        <w:bottom w:val="none" w:sz="0" w:space="0" w:color="auto"/>
        <w:right w:val="none" w:sz="0" w:space="0" w:color="auto"/>
      </w:divBdr>
    </w:div>
    <w:div w:id="468547247">
      <w:bodyDiv w:val="1"/>
      <w:marLeft w:val="0"/>
      <w:marRight w:val="0"/>
      <w:marTop w:val="0"/>
      <w:marBottom w:val="0"/>
      <w:divBdr>
        <w:top w:val="none" w:sz="0" w:space="0" w:color="auto"/>
        <w:left w:val="none" w:sz="0" w:space="0" w:color="auto"/>
        <w:bottom w:val="none" w:sz="0" w:space="0" w:color="auto"/>
        <w:right w:val="none" w:sz="0" w:space="0" w:color="auto"/>
      </w:divBdr>
    </w:div>
    <w:div w:id="469135292">
      <w:bodyDiv w:val="1"/>
      <w:marLeft w:val="0"/>
      <w:marRight w:val="0"/>
      <w:marTop w:val="0"/>
      <w:marBottom w:val="0"/>
      <w:divBdr>
        <w:top w:val="none" w:sz="0" w:space="0" w:color="auto"/>
        <w:left w:val="none" w:sz="0" w:space="0" w:color="auto"/>
        <w:bottom w:val="none" w:sz="0" w:space="0" w:color="auto"/>
        <w:right w:val="none" w:sz="0" w:space="0" w:color="auto"/>
      </w:divBdr>
    </w:div>
    <w:div w:id="485170678">
      <w:bodyDiv w:val="1"/>
      <w:marLeft w:val="0"/>
      <w:marRight w:val="0"/>
      <w:marTop w:val="0"/>
      <w:marBottom w:val="0"/>
      <w:divBdr>
        <w:top w:val="none" w:sz="0" w:space="0" w:color="auto"/>
        <w:left w:val="none" w:sz="0" w:space="0" w:color="auto"/>
        <w:bottom w:val="none" w:sz="0" w:space="0" w:color="auto"/>
        <w:right w:val="none" w:sz="0" w:space="0" w:color="auto"/>
      </w:divBdr>
    </w:div>
    <w:div w:id="500243050">
      <w:bodyDiv w:val="1"/>
      <w:marLeft w:val="0"/>
      <w:marRight w:val="0"/>
      <w:marTop w:val="0"/>
      <w:marBottom w:val="0"/>
      <w:divBdr>
        <w:top w:val="none" w:sz="0" w:space="0" w:color="auto"/>
        <w:left w:val="none" w:sz="0" w:space="0" w:color="auto"/>
        <w:bottom w:val="none" w:sz="0" w:space="0" w:color="auto"/>
        <w:right w:val="none" w:sz="0" w:space="0" w:color="auto"/>
      </w:divBdr>
    </w:div>
    <w:div w:id="509686506">
      <w:bodyDiv w:val="1"/>
      <w:marLeft w:val="0"/>
      <w:marRight w:val="0"/>
      <w:marTop w:val="0"/>
      <w:marBottom w:val="0"/>
      <w:divBdr>
        <w:top w:val="none" w:sz="0" w:space="0" w:color="auto"/>
        <w:left w:val="none" w:sz="0" w:space="0" w:color="auto"/>
        <w:bottom w:val="none" w:sz="0" w:space="0" w:color="auto"/>
        <w:right w:val="none" w:sz="0" w:space="0" w:color="auto"/>
      </w:divBdr>
    </w:div>
    <w:div w:id="515117736">
      <w:bodyDiv w:val="1"/>
      <w:marLeft w:val="0"/>
      <w:marRight w:val="0"/>
      <w:marTop w:val="0"/>
      <w:marBottom w:val="0"/>
      <w:divBdr>
        <w:top w:val="none" w:sz="0" w:space="0" w:color="auto"/>
        <w:left w:val="none" w:sz="0" w:space="0" w:color="auto"/>
        <w:bottom w:val="none" w:sz="0" w:space="0" w:color="auto"/>
        <w:right w:val="none" w:sz="0" w:space="0" w:color="auto"/>
      </w:divBdr>
    </w:div>
    <w:div w:id="520364662">
      <w:bodyDiv w:val="1"/>
      <w:marLeft w:val="0"/>
      <w:marRight w:val="0"/>
      <w:marTop w:val="0"/>
      <w:marBottom w:val="0"/>
      <w:divBdr>
        <w:top w:val="none" w:sz="0" w:space="0" w:color="auto"/>
        <w:left w:val="none" w:sz="0" w:space="0" w:color="auto"/>
        <w:bottom w:val="none" w:sz="0" w:space="0" w:color="auto"/>
        <w:right w:val="none" w:sz="0" w:space="0" w:color="auto"/>
      </w:divBdr>
    </w:div>
    <w:div w:id="535243045">
      <w:bodyDiv w:val="1"/>
      <w:marLeft w:val="0"/>
      <w:marRight w:val="0"/>
      <w:marTop w:val="0"/>
      <w:marBottom w:val="0"/>
      <w:divBdr>
        <w:top w:val="none" w:sz="0" w:space="0" w:color="auto"/>
        <w:left w:val="none" w:sz="0" w:space="0" w:color="auto"/>
        <w:bottom w:val="none" w:sz="0" w:space="0" w:color="auto"/>
        <w:right w:val="none" w:sz="0" w:space="0" w:color="auto"/>
      </w:divBdr>
    </w:div>
    <w:div w:id="537817554">
      <w:bodyDiv w:val="1"/>
      <w:marLeft w:val="0"/>
      <w:marRight w:val="0"/>
      <w:marTop w:val="0"/>
      <w:marBottom w:val="0"/>
      <w:divBdr>
        <w:top w:val="none" w:sz="0" w:space="0" w:color="auto"/>
        <w:left w:val="none" w:sz="0" w:space="0" w:color="auto"/>
        <w:bottom w:val="none" w:sz="0" w:space="0" w:color="auto"/>
        <w:right w:val="none" w:sz="0" w:space="0" w:color="auto"/>
      </w:divBdr>
    </w:div>
    <w:div w:id="547883941">
      <w:bodyDiv w:val="1"/>
      <w:marLeft w:val="0"/>
      <w:marRight w:val="0"/>
      <w:marTop w:val="0"/>
      <w:marBottom w:val="0"/>
      <w:divBdr>
        <w:top w:val="none" w:sz="0" w:space="0" w:color="auto"/>
        <w:left w:val="none" w:sz="0" w:space="0" w:color="auto"/>
        <w:bottom w:val="none" w:sz="0" w:space="0" w:color="auto"/>
        <w:right w:val="none" w:sz="0" w:space="0" w:color="auto"/>
      </w:divBdr>
    </w:div>
    <w:div w:id="554663065">
      <w:bodyDiv w:val="1"/>
      <w:marLeft w:val="0"/>
      <w:marRight w:val="0"/>
      <w:marTop w:val="0"/>
      <w:marBottom w:val="0"/>
      <w:divBdr>
        <w:top w:val="none" w:sz="0" w:space="0" w:color="auto"/>
        <w:left w:val="none" w:sz="0" w:space="0" w:color="auto"/>
        <w:bottom w:val="none" w:sz="0" w:space="0" w:color="auto"/>
        <w:right w:val="none" w:sz="0" w:space="0" w:color="auto"/>
      </w:divBdr>
    </w:div>
    <w:div w:id="567154368">
      <w:bodyDiv w:val="1"/>
      <w:marLeft w:val="0"/>
      <w:marRight w:val="0"/>
      <w:marTop w:val="0"/>
      <w:marBottom w:val="0"/>
      <w:divBdr>
        <w:top w:val="none" w:sz="0" w:space="0" w:color="auto"/>
        <w:left w:val="none" w:sz="0" w:space="0" w:color="auto"/>
        <w:bottom w:val="none" w:sz="0" w:space="0" w:color="auto"/>
        <w:right w:val="none" w:sz="0" w:space="0" w:color="auto"/>
      </w:divBdr>
    </w:div>
    <w:div w:id="579680764">
      <w:bodyDiv w:val="1"/>
      <w:marLeft w:val="0"/>
      <w:marRight w:val="0"/>
      <w:marTop w:val="0"/>
      <w:marBottom w:val="0"/>
      <w:divBdr>
        <w:top w:val="none" w:sz="0" w:space="0" w:color="auto"/>
        <w:left w:val="none" w:sz="0" w:space="0" w:color="auto"/>
        <w:bottom w:val="none" w:sz="0" w:space="0" w:color="auto"/>
        <w:right w:val="none" w:sz="0" w:space="0" w:color="auto"/>
      </w:divBdr>
    </w:div>
    <w:div w:id="582683975">
      <w:bodyDiv w:val="1"/>
      <w:marLeft w:val="0"/>
      <w:marRight w:val="0"/>
      <w:marTop w:val="0"/>
      <w:marBottom w:val="0"/>
      <w:divBdr>
        <w:top w:val="none" w:sz="0" w:space="0" w:color="auto"/>
        <w:left w:val="none" w:sz="0" w:space="0" w:color="auto"/>
        <w:bottom w:val="none" w:sz="0" w:space="0" w:color="auto"/>
        <w:right w:val="none" w:sz="0" w:space="0" w:color="auto"/>
      </w:divBdr>
    </w:div>
    <w:div w:id="583609068">
      <w:bodyDiv w:val="1"/>
      <w:marLeft w:val="0"/>
      <w:marRight w:val="0"/>
      <w:marTop w:val="0"/>
      <w:marBottom w:val="0"/>
      <w:divBdr>
        <w:top w:val="none" w:sz="0" w:space="0" w:color="auto"/>
        <w:left w:val="none" w:sz="0" w:space="0" w:color="auto"/>
        <w:bottom w:val="none" w:sz="0" w:space="0" w:color="auto"/>
        <w:right w:val="none" w:sz="0" w:space="0" w:color="auto"/>
      </w:divBdr>
    </w:div>
    <w:div w:id="602153218">
      <w:bodyDiv w:val="1"/>
      <w:marLeft w:val="0"/>
      <w:marRight w:val="0"/>
      <w:marTop w:val="0"/>
      <w:marBottom w:val="0"/>
      <w:divBdr>
        <w:top w:val="none" w:sz="0" w:space="0" w:color="auto"/>
        <w:left w:val="none" w:sz="0" w:space="0" w:color="auto"/>
        <w:bottom w:val="none" w:sz="0" w:space="0" w:color="auto"/>
        <w:right w:val="none" w:sz="0" w:space="0" w:color="auto"/>
      </w:divBdr>
    </w:div>
    <w:div w:id="610357328">
      <w:bodyDiv w:val="1"/>
      <w:marLeft w:val="0"/>
      <w:marRight w:val="0"/>
      <w:marTop w:val="0"/>
      <w:marBottom w:val="0"/>
      <w:divBdr>
        <w:top w:val="none" w:sz="0" w:space="0" w:color="auto"/>
        <w:left w:val="none" w:sz="0" w:space="0" w:color="auto"/>
        <w:bottom w:val="none" w:sz="0" w:space="0" w:color="auto"/>
        <w:right w:val="none" w:sz="0" w:space="0" w:color="auto"/>
      </w:divBdr>
      <w:divsChild>
        <w:div w:id="1921481677">
          <w:marLeft w:val="547"/>
          <w:marRight w:val="0"/>
          <w:marTop w:val="0"/>
          <w:marBottom w:val="0"/>
          <w:divBdr>
            <w:top w:val="none" w:sz="0" w:space="0" w:color="auto"/>
            <w:left w:val="none" w:sz="0" w:space="0" w:color="auto"/>
            <w:bottom w:val="none" w:sz="0" w:space="0" w:color="auto"/>
            <w:right w:val="none" w:sz="0" w:space="0" w:color="auto"/>
          </w:divBdr>
        </w:div>
      </w:divsChild>
    </w:div>
    <w:div w:id="610625367">
      <w:bodyDiv w:val="1"/>
      <w:marLeft w:val="0"/>
      <w:marRight w:val="0"/>
      <w:marTop w:val="0"/>
      <w:marBottom w:val="0"/>
      <w:divBdr>
        <w:top w:val="none" w:sz="0" w:space="0" w:color="auto"/>
        <w:left w:val="none" w:sz="0" w:space="0" w:color="auto"/>
        <w:bottom w:val="none" w:sz="0" w:space="0" w:color="auto"/>
        <w:right w:val="none" w:sz="0" w:space="0" w:color="auto"/>
      </w:divBdr>
    </w:div>
    <w:div w:id="613944394">
      <w:bodyDiv w:val="1"/>
      <w:marLeft w:val="0"/>
      <w:marRight w:val="0"/>
      <w:marTop w:val="0"/>
      <w:marBottom w:val="0"/>
      <w:divBdr>
        <w:top w:val="none" w:sz="0" w:space="0" w:color="auto"/>
        <w:left w:val="none" w:sz="0" w:space="0" w:color="auto"/>
        <w:bottom w:val="none" w:sz="0" w:space="0" w:color="auto"/>
        <w:right w:val="none" w:sz="0" w:space="0" w:color="auto"/>
      </w:divBdr>
    </w:div>
    <w:div w:id="628827817">
      <w:bodyDiv w:val="1"/>
      <w:marLeft w:val="0"/>
      <w:marRight w:val="0"/>
      <w:marTop w:val="0"/>
      <w:marBottom w:val="0"/>
      <w:divBdr>
        <w:top w:val="none" w:sz="0" w:space="0" w:color="auto"/>
        <w:left w:val="none" w:sz="0" w:space="0" w:color="auto"/>
        <w:bottom w:val="none" w:sz="0" w:space="0" w:color="auto"/>
        <w:right w:val="none" w:sz="0" w:space="0" w:color="auto"/>
      </w:divBdr>
    </w:div>
    <w:div w:id="640379241">
      <w:bodyDiv w:val="1"/>
      <w:marLeft w:val="0"/>
      <w:marRight w:val="0"/>
      <w:marTop w:val="0"/>
      <w:marBottom w:val="0"/>
      <w:divBdr>
        <w:top w:val="none" w:sz="0" w:space="0" w:color="auto"/>
        <w:left w:val="none" w:sz="0" w:space="0" w:color="auto"/>
        <w:bottom w:val="none" w:sz="0" w:space="0" w:color="auto"/>
        <w:right w:val="none" w:sz="0" w:space="0" w:color="auto"/>
      </w:divBdr>
    </w:div>
    <w:div w:id="669479486">
      <w:bodyDiv w:val="1"/>
      <w:marLeft w:val="0"/>
      <w:marRight w:val="0"/>
      <w:marTop w:val="0"/>
      <w:marBottom w:val="0"/>
      <w:divBdr>
        <w:top w:val="none" w:sz="0" w:space="0" w:color="auto"/>
        <w:left w:val="none" w:sz="0" w:space="0" w:color="auto"/>
        <w:bottom w:val="none" w:sz="0" w:space="0" w:color="auto"/>
        <w:right w:val="none" w:sz="0" w:space="0" w:color="auto"/>
      </w:divBdr>
    </w:div>
    <w:div w:id="684401222">
      <w:bodyDiv w:val="1"/>
      <w:marLeft w:val="0"/>
      <w:marRight w:val="0"/>
      <w:marTop w:val="0"/>
      <w:marBottom w:val="0"/>
      <w:divBdr>
        <w:top w:val="none" w:sz="0" w:space="0" w:color="auto"/>
        <w:left w:val="none" w:sz="0" w:space="0" w:color="auto"/>
        <w:bottom w:val="none" w:sz="0" w:space="0" w:color="auto"/>
        <w:right w:val="none" w:sz="0" w:space="0" w:color="auto"/>
      </w:divBdr>
    </w:div>
    <w:div w:id="699358136">
      <w:bodyDiv w:val="1"/>
      <w:marLeft w:val="0"/>
      <w:marRight w:val="0"/>
      <w:marTop w:val="0"/>
      <w:marBottom w:val="0"/>
      <w:divBdr>
        <w:top w:val="none" w:sz="0" w:space="0" w:color="auto"/>
        <w:left w:val="none" w:sz="0" w:space="0" w:color="auto"/>
        <w:bottom w:val="none" w:sz="0" w:space="0" w:color="auto"/>
        <w:right w:val="none" w:sz="0" w:space="0" w:color="auto"/>
      </w:divBdr>
    </w:div>
    <w:div w:id="701788235">
      <w:bodyDiv w:val="1"/>
      <w:marLeft w:val="0"/>
      <w:marRight w:val="0"/>
      <w:marTop w:val="0"/>
      <w:marBottom w:val="0"/>
      <w:divBdr>
        <w:top w:val="none" w:sz="0" w:space="0" w:color="auto"/>
        <w:left w:val="none" w:sz="0" w:space="0" w:color="auto"/>
        <w:bottom w:val="none" w:sz="0" w:space="0" w:color="auto"/>
        <w:right w:val="none" w:sz="0" w:space="0" w:color="auto"/>
      </w:divBdr>
    </w:div>
    <w:div w:id="717321868">
      <w:bodyDiv w:val="1"/>
      <w:marLeft w:val="0"/>
      <w:marRight w:val="0"/>
      <w:marTop w:val="0"/>
      <w:marBottom w:val="0"/>
      <w:divBdr>
        <w:top w:val="none" w:sz="0" w:space="0" w:color="auto"/>
        <w:left w:val="none" w:sz="0" w:space="0" w:color="auto"/>
        <w:bottom w:val="none" w:sz="0" w:space="0" w:color="auto"/>
        <w:right w:val="none" w:sz="0" w:space="0" w:color="auto"/>
      </w:divBdr>
    </w:div>
    <w:div w:id="724836405">
      <w:bodyDiv w:val="1"/>
      <w:marLeft w:val="0"/>
      <w:marRight w:val="0"/>
      <w:marTop w:val="0"/>
      <w:marBottom w:val="0"/>
      <w:divBdr>
        <w:top w:val="none" w:sz="0" w:space="0" w:color="auto"/>
        <w:left w:val="none" w:sz="0" w:space="0" w:color="auto"/>
        <w:bottom w:val="none" w:sz="0" w:space="0" w:color="auto"/>
        <w:right w:val="none" w:sz="0" w:space="0" w:color="auto"/>
      </w:divBdr>
    </w:div>
    <w:div w:id="728767056">
      <w:bodyDiv w:val="1"/>
      <w:marLeft w:val="0"/>
      <w:marRight w:val="0"/>
      <w:marTop w:val="0"/>
      <w:marBottom w:val="0"/>
      <w:divBdr>
        <w:top w:val="none" w:sz="0" w:space="0" w:color="auto"/>
        <w:left w:val="none" w:sz="0" w:space="0" w:color="auto"/>
        <w:bottom w:val="none" w:sz="0" w:space="0" w:color="auto"/>
        <w:right w:val="none" w:sz="0" w:space="0" w:color="auto"/>
      </w:divBdr>
    </w:div>
    <w:div w:id="733164041">
      <w:bodyDiv w:val="1"/>
      <w:marLeft w:val="0"/>
      <w:marRight w:val="0"/>
      <w:marTop w:val="0"/>
      <w:marBottom w:val="0"/>
      <w:divBdr>
        <w:top w:val="none" w:sz="0" w:space="0" w:color="auto"/>
        <w:left w:val="none" w:sz="0" w:space="0" w:color="auto"/>
        <w:bottom w:val="none" w:sz="0" w:space="0" w:color="auto"/>
        <w:right w:val="none" w:sz="0" w:space="0" w:color="auto"/>
      </w:divBdr>
    </w:div>
    <w:div w:id="734858446">
      <w:bodyDiv w:val="1"/>
      <w:marLeft w:val="0"/>
      <w:marRight w:val="0"/>
      <w:marTop w:val="0"/>
      <w:marBottom w:val="0"/>
      <w:divBdr>
        <w:top w:val="none" w:sz="0" w:space="0" w:color="auto"/>
        <w:left w:val="none" w:sz="0" w:space="0" w:color="auto"/>
        <w:bottom w:val="none" w:sz="0" w:space="0" w:color="auto"/>
        <w:right w:val="none" w:sz="0" w:space="0" w:color="auto"/>
      </w:divBdr>
    </w:div>
    <w:div w:id="748422676">
      <w:bodyDiv w:val="1"/>
      <w:marLeft w:val="0"/>
      <w:marRight w:val="0"/>
      <w:marTop w:val="0"/>
      <w:marBottom w:val="0"/>
      <w:divBdr>
        <w:top w:val="none" w:sz="0" w:space="0" w:color="auto"/>
        <w:left w:val="none" w:sz="0" w:space="0" w:color="auto"/>
        <w:bottom w:val="none" w:sz="0" w:space="0" w:color="auto"/>
        <w:right w:val="none" w:sz="0" w:space="0" w:color="auto"/>
      </w:divBdr>
    </w:div>
    <w:div w:id="769471739">
      <w:bodyDiv w:val="1"/>
      <w:marLeft w:val="0"/>
      <w:marRight w:val="0"/>
      <w:marTop w:val="0"/>
      <w:marBottom w:val="0"/>
      <w:divBdr>
        <w:top w:val="none" w:sz="0" w:space="0" w:color="auto"/>
        <w:left w:val="none" w:sz="0" w:space="0" w:color="auto"/>
        <w:bottom w:val="none" w:sz="0" w:space="0" w:color="auto"/>
        <w:right w:val="none" w:sz="0" w:space="0" w:color="auto"/>
      </w:divBdr>
    </w:div>
    <w:div w:id="770317332">
      <w:bodyDiv w:val="1"/>
      <w:marLeft w:val="0"/>
      <w:marRight w:val="0"/>
      <w:marTop w:val="0"/>
      <w:marBottom w:val="0"/>
      <w:divBdr>
        <w:top w:val="none" w:sz="0" w:space="0" w:color="auto"/>
        <w:left w:val="none" w:sz="0" w:space="0" w:color="auto"/>
        <w:bottom w:val="none" w:sz="0" w:space="0" w:color="auto"/>
        <w:right w:val="none" w:sz="0" w:space="0" w:color="auto"/>
      </w:divBdr>
    </w:div>
    <w:div w:id="801850698">
      <w:bodyDiv w:val="1"/>
      <w:marLeft w:val="0"/>
      <w:marRight w:val="0"/>
      <w:marTop w:val="0"/>
      <w:marBottom w:val="0"/>
      <w:divBdr>
        <w:top w:val="none" w:sz="0" w:space="0" w:color="auto"/>
        <w:left w:val="none" w:sz="0" w:space="0" w:color="auto"/>
        <w:bottom w:val="none" w:sz="0" w:space="0" w:color="auto"/>
        <w:right w:val="none" w:sz="0" w:space="0" w:color="auto"/>
      </w:divBdr>
    </w:div>
    <w:div w:id="802969194">
      <w:bodyDiv w:val="1"/>
      <w:marLeft w:val="0"/>
      <w:marRight w:val="0"/>
      <w:marTop w:val="0"/>
      <w:marBottom w:val="0"/>
      <w:divBdr>
        <w:top w:val="none" w:sz="0" w:space="0" w:color="auto"/>
        <w:left w:val="none" w:sz="0" w:space="0" w:color="auto"/>
        <w:bottom w:val="none" w:sz="0" w:space="0" w:color="auto"/>
        <w:right w:val="none" w:sz="0" w:space="0" w:color="auto"/>
      </w:divBdr>
    </w:div>
    <w:div w:id="805968232">
      <w:bodyDiv w:val="1"/>
      <w:marLeft w:val="0"/>
      <w:marRight w:val="0"/>
      <w:marTop w:val="0"/>
      <w:marBottom w:val="0"/>
      <w:divBdr>
        <w:top w:val="none" w:sz="0" w:space="0" w:color="auto"/>
        <w:left w:val="none" w:sz="0" w:space="0" w:color="auto"/>
        <w:bottom w:val="none" w:sz="0" w:space="0" w:color="auto"/>
        <w:right w:val="none" w:sz="0" w:space="0" w:color="auto"/>
      </w:divBdr>
    </w:div>
    <w:div w:id="829641204">
      <w:bodyDiv w:val="1"/>
      <w:marLeft w:val="0"/>
      <w:marRight w:val="0"/>
      <w:marTop w:val="0"/>
      <w:marBottom w:val="0"/>
      <w:divBdr>
        <w:top w:val="none" w:sz="0" w:space="0" w:color="auto"/>
        <w:left w:val="none" w:sz="0" w:space="0" w:color="auto"/>
        <w:bottom w:val="none" w:sz="0" w:space="0" w:color="auto"/>
        <w:right w:val="none" w:sz="0" w:space="0" w:color="auto"/>
      </w:divBdr>
    </w:div>
    <w:div w:id="830946617">
      <w:bodyDiv w:val="1"/>
      <w:marLeft w:val="0"/>
      <w:marRight w:val="0"/>
      <w:marTop w:val="0"/>
      <w:marBottom w:val="0"/>
      <w:divBdr>
        <w:top w:val="none" w:sz="0" w:space="0" w:color="auto"/>
        <w:left w:val="none" w:sz="0" w:space="0" w:color="auto"/>
        <w:bottom w:val="none" w:sz="0" w:space="0" w:color="auto"/>
        <w:right w:val="none" w:sz="0" w:space="0" w:color="auto"/>
      </w:divBdr>
    </w:div>
    <w:div w:id="856238158">
      <w:bodyDiv w:val="1"/>
      <w:marLeft w:val="0"/>
      <w:marRight w:val="0"/>
      <w:marTop w:val="0"/>
      <w:marBottom w:val="0"/>
      <w:divBdr>
        <w:top w:val="none" w:sz="0" w:space="0" w:color="auto"/>
        <w:left w:val="none" w:sz="0" w:space="0" w:color="auto"/>
        <w:bottom w:val="none" w:sz="0" w:space="0" w:color="auto"/>
        <w:right w:val="none" w:sz="0" w:space="0" w:color="auto"/>
      </w:divBdr>
    </w:div>
    <w:div w:id="873349915">
      <w:bodyDiv w:val="1"/>
      <w:marLeft w:val="0"/>
      <w:marRight w:val="0"/>
      <w:marTop w:val="0"/>
      <w:marBottom w:val="0"/>
      <w:divBdr>
        <w:top w:val="none" w:sz="0" w:space="0" w:color="auto"/>
        <w:left w:val="none" w:sz="0" w:space="0" w:color="auto"/>
        <w:bottom w:val="none" w:sz="0" w:space="0" w:color="auto"/>
        <w:right w:val="none" w:sz="0" w:space="0" w:color="auto"/>
      </w:divBdr>
    </w:div>
    <w:div w:id="908076270">
      <w:bodyDiv w:val="1"/>
      <w:marLeft w:val="0"/>
      <w:marRight w:val="0"/>
      <w:marTop w:val="0"/>
      <w:marBottom w:val="0"/>
      <w:divBdr>
        <w:top w:val="none" w:sz="0" w:space="0" w:color="auto"/>
        <w:left w:val="none" w:sz="0" w:space="0" w:color="auto"/>
        <w:bottom w:val="none" w:sz="0" w:space="0" w:color="auto"/>
        <w:right w:val="none" w:sz="0" w:space="0" w:color="auto"/>
      </w:divBdr>
    </w:div>
    <w:div w:id="912399262">
      <w:bodyDiv w:val="1"/>
      <w:marLeft w:val="0"/>
      <w:marRight w:val="0"/>
      <w:marTop w:val="0"/>
      <w:marBottom w:val="0"/>
      <w:divBdr>
        <w:top w:val="none" w:sz="0" w:space="0" w:color="auto"/>
        <w:left w:val="none" w:sz="0" w:space="0" w:color="auto"/>
        <w:bottom w:val="none" w:sz="0" w:space="0" w:color="auto"/>
        <w:right w:val="none" w:sz="0" w:space="0" w:color="auto"/>
      </w:divBdr>
    </w:div>
    <w:div w:id="912931913">
      <w:bodyDiv w:val="1"/>
      <w:marLeft w:val="0"/>
      <w:marRight w:val="0"/>
      <w:marTop w:val="0"/>
      <w:marBottom w:val="0"/>
      <w:divBdr>
        <w:top w:val="none" w:sz="0" w:space="0" w:color="auto"/>
        <w:left w:val="none" w:sz="0" w:space="0" w:color="auto"/>
        <w:bottom w:val="none" w:sz="0" w:space="0" w:color="auto"/>
        <w:right w:val="none" w:sz="0" w:space="0" w:color="auto"/>
      </w:divBdr>
    </w:div>
    <w:div w:id="925579540">
      <w:bodyDiv w:val="1"/>
      <w:marLeft w:val="0"/>
      <w:marRight w:val="0"/>
      <w:marTop w:val="0"/>
      <w:marBottom w:val="0"/>
      <w:divBdr>
        <w:top w:val="none" w:sz="0" w:space="0" w:color="auto"/>
        <w:left w:val="none" w:sz="0" w:space="0" w:color="auto"/>
        <w:bottom w:val="none" w:sz="0" w:space="0" w:color="auto"/>
        <w:right w:val="none" w:sz="0" w:space="0" w:color="auto"/>
      </w:divBdr>
    </w:div>
    <w:div w:id="942148921">
      <w:bodyDiv w:val="1"/>
      <w:marLeft w:val="0"/>
      <w:marRight w:val="0"/>
      <w:marTop w:val="0"/>
      <w:marBottom w:val="0"/>
      <w:divBdr>
        <w:top w:val="none" w:sz="0" w:space="0" w:color="auto"/>
        <w:left w:val="none" w:sz="0" w:space="0" w:color="auto"/>
        <w:bottom w:val="none" w:sz="0" w:space="0" w:color="auto"/>
        <w:right w:val="none" w:sz="0" w:space="0" w:color="auto"/>
      </w:divBdr>
    </w:div>
    <w:div w:id="942690559">
      <w:bodyDiv w:val="1"/>
      <w:marLeft w:val="0"/>
      <w:marRight w:val="0"/>
      <w:marTop w:val="0"/>
      <w:marBottom w:val="0"/>
      <w:divBdr>
        <w:top w:val="none" w:sz="0" w:space="0" w:color="auto"/>
        <w:left w:val="none" w:sz="0" w:space="0" w:color="auto"/>
        <w:bottom w:val="none" w:sz="0" w:space="0" w:color="auto"/>
        <w:right w:val="none" w:sz="0" w:space="0" w:color="auto"/>
      </w:divBdr>
    </w:div>
    <w:div w:id="956640315">
      <w:bodyDiv w:val="1"/>
      <w:marLeft w:val="0"/>
      <w:marRight w:val="0"/>
      <w:marTop w:val="0"/>
      <w:marBottom w:val="0"/>
      <w:divBdr>
        <w:top w:val="none" w:sz="0" w:space="0" w:color="auto"/>
        <w:left w:val="none" w:sz="0" w:space="0" w:color="auto"/>
        <w:bottom w:val="none" w:sz="0" w:space="0" w:color="auto"/>
        <w:right w:val="none" w:sz="0" w:space="0" w:color="auto"/>
      </w:divBdr>
    </w:div>
    <w:div w:id="957293107">
      <w:bodyDiv w:val="1"/>
      <w:marLeft w:val="0"/>
      <w:marRight w:val="0"/>
      <w:marTop w:val="0"/>
      <w:marBottom w:val="0"/>
      <w:divBdr>
        <w:top w:val="none" w:sz="0" w:space="0" w:color="auto"/>
        <w:left w:val="none" w:sz="0" w:space="0" w:color="auto"/>
        <w:bottom w:val="none" w:sz="0" w:space="0" w:color="auto"/>
        <w:right w:val="none" w:sz="0" w:space="0" w:color="auto"/>
      </w:divBdr>
    </w:div>
    <w:div w:id="968323148">
      <w:bodyDiv w:val="1"/>
      <w:marLeft w:val="0"/>
      <w:marRight w:val="0"/>
      <w:marTop w:val="0"/>
      <w:marBottom w:val="0"/>
      <w:divBdr>
        <w:top w:val="none" w:sz="0" w:space="0" w:color="auto"/>
        <w:left w:val="none" w:sz="0" w:space="0" w:color="auto"/>
        <w:bottom w:val="none" w:sz="0" w:space="0" w:color="auto"/>
        <w:right w:val="none" w:sz="0" w:space="0" w:color="auto"/>
      </w:divBdr>
    </w:div>
    <w:div w:id="981008757">
      <w:bodyDiv w:val="1"/>
      <w:marLeft w:val="0"/>
      <w:marRight w:val="0"/>
      <w:marTop w:val="0"/>
      <w:marBottom w:val="0"/>
      <w:divBdr>
        <w:top w:val="none" w:sz="0" w:space="0" w:color="auto"/>
        <w:left w:val="none" w:sz="0" w:space="0" w:color="auto"/>
        <w:bottom w:val="none" w:sz="0" w:space="0" w:color="auto"/>
        <w:right w:val="none" w:sz="0" w:space="0" w:color="auto"/>
      </w:divBdr>
    </w:div>
    <w:div w:id="993486347">
      <w:bodyDiv w:val="1"/>
      <w:marLeft w:val="0"/>
      <w:marRight w:val="0"/>
      <w:marTop w:val="0"/>
      <w:marBottom w:val="0"/>
      <w:divBdr>
        <w:top w:val="none" w:sz="0" w:space="0" w:color="auto"/>
        <w:left w:val="none" w:sz="0" w:space="0" w:color="auto"/>
        <w:bottom w:val="none" w:sz="0" w:space="0" w:color="auto"/>
        <w:right w:val="none" w:sz="0" w:space="0" w:color="auto"/>
      </w:divBdr>
    </w:div>
    <w:div w:id="994065989">
      <w:bodyDiv w:val="1"/>
      <w:marLeft w:val="0"/>
      <w:marRight w:val="0"/>
      <w:marTop w:val="0"/>
      <w:marBottom w:val="0"/>
      <w:divBdr>
        <w:top w:val="none" w:sz="0" w:space="0" w:color="auto"/>
        <w:left w:val="none" w:sz="0" w:space="0" w:color="auto"/>
        <w:bottom w:val="none" w:sz="0" w:space="0" w:color="auto"/>
        <w:right w:val="none" w:sz="0" w:space="0" w:color="auto"/>
      </w:divBdr>
    </w:div>
    <w:div w:id="1004480761">
      <w:bodyDiv w:val="1"/>
      <w:marLeft w:val="0"/>
      <w:marRight w:val="0"/>
      <w:marTop w:val="0"/>
      <w:marBottom w:val="0"/>
      <w:divBdr>
        <w:top w:val="none" w:sz="0" w:space="0" w:color="auto"/>
        <w:left w:val="none" w:sz="0" w:space="0" w:color="auto"/>
        <w:bottom w:val="none" w:sz="0" w:space="0" w:color="auto"/>
        <w:right w:val="none" w:sz="0" w:space="0" w:color="auto"/>
      </w:divBdr>
    </w:div>
    <w:div w:id="1007440893">
      <w:bodyDiv w:val="1"/>
      <w:marLeft w:val="0"/>
      <w:marRight w:val="0"/>
      <w:marTop w:val="0"/>
      <w:marBottom w:val="0"/>
      <w:divBdr>
        <w:top w:val="none" w:sz="0" w:space="0" w:color="auto"/>
        <w:left w:val="none" w:sz="0" w:space="0" w:color="auto"/>
        <w:bottom w:val="none" w:sz="0" w:space="0" w:color="auto"/>
        <w:right w:val="none" w:sz="0" w:space="0" w:color="auto"/>
      </w:divBdr>
    </w:div>
    <w:div w:id="1014578752">
      <w:bodyDiv w:val="1"/>
      <w:marLeft w:val="0"/>
      <w:marRight w:val="0"/>
      <w:marTop w:val="0"/>
      <w:marBottom w:val="0"/>
      <w:divBdr>
        <w:top w:val="none" w:sz="0" w:space="0" w:color="auto"/>
        <w:left w:val="none" w:sz="0" w:space="0" w:color="auto"/>
        <w:bottom w:val="none" w:sz="0" w:space="0" w:color="auto"/>
        <w:right w:val="none" w:sz="0" w:space="0" w:color="auto"/>
      </w:divBdr>
    </w:div>
    <w:div w:id="1025865289">
      <w:bodyDiv w:val="1"/>
      <w:marLeft w:val="0"/>
      <w:marRight w:val="0"/>
      <w:marTop w:val="0"/>
      <w:marBottom w:val="0"/>
      <w:divBdr>
        <w:top w:val="none" w:sz="0" w:space="0" w:color="auto"/>
        <w:left w:val="none" w:sz="0" w:space="0" w:color="auto"/>
        <w:bottom w:val="none" w:sz="0" w:space="0" w:color="auto"/>
        <w:right w:val="none" w:sz="0" w:space="0" w:color="auto"/>
      </w:divBdr>
    </w:div>
    <w:div w:id="1035278727">
      <w:bodyDiv w:val="1"/>
      <w:marLeft w:val="0"/>
      <w:marRight w:val="0"/>
      <w:marTop w:val="0"/>
      <w:marBottom w:val="0"/>
      <w:divBdr>
        <w:top w:val="none" w:sz="0" w:space="0" w:color="auto"/>
        <w:left w:val="none" w:sz="0" w:space="0" w:color="auto"/>
        <w:bottom w:val="none" w:sz="0" w:space="0" w:color="auto"/>
        <w:right w:val="none" w:sz="0" w:space="0" w:color="auto"/>
      </w:divBdr>
    </w:div>
    <w:div w:id="1035352610">
      <w:bodyDiv w:val="1"/>
      <w:marLeft w:val="0"/>
      <w:marRight w:val="0"/>
      <w:marTop w:val="0"/>
      <w:marBottom w:val="0"/>
      <w:divBdr>
        <w:top w:val="none" w:sz="0" w:space="0" w:color="auto"/>
        <w:left w:val="none" w:sz="0" w:space="0" w:color="auto"/>
        <w:bottom w:val="none" w:sz="0" w:space="0" w:color="auto"/>
        <w:right w:val="none" w:sz="0" w:space="0" w:color="auto"/>
      </w:divBdr>
    </w:div>
    <w:div w:id="1058167493">
      <w:bodyDiv w:val="1"/>
      <w:marLeft w:val="0"/>
      <w:marRight w:val="0"/>
      <w:marTop w:val="0"/>
      <w:marBottom w:val="0"/>
      <w:divBdr>
        <w:top w:val="none" w:sz="0" w:space="0" w:color="auto"/>
        <w:left w:val="none" w:sz="0" w:space="0" w:color="auto"/>
        <w:bottom w:val="none" w:sz="0" w:space="0" w:color="auto"/>
        <w:right w:val="none" w:sz="0" w:space="0" w:color="auto"/>
      </w:divBdr>
    </w:div>
    <w:div w:id="1062758191">
      <w:bodyDiv w:val="1"/>
      <w:marLeft w:val="0"/>
      <w:marRight w:val="0"/>
      <w:marTop w:val="0"/>
      <w:marBottom w:val="0"/>
      <w:divBdr>
        <w:top w:val="none" w:sz="0" w:space="0" w:color="auto"/>
        <w:left w:val="none" w:sz="0" w:space="0" w:color="auto"/>
        <w:bottom w:val="none" w:sz="0" w:space="0" w:color="auto"/>
        <w:right w:val="none" w:sz="0" w:space="0" w:color="auto"/>
      </w:divBdr>
    </w:div>
    <w:div w:id="1067456877">
      <w:bodyDiv w:val="1"/>
      <w:marLeft w:val="0"/>
      <w:marRight w:val="0"/>
      <w:marTop w:val="0"/>
      <w:marBottom w:val="0"/>
      <w:divBdr>
        <w:top w:val="none" w:sz="0" w:space="0" w:color="auto"/>
        <w:left w:val="none" w:sz="0" w:space="0" w:color="auto"/>
        <w:bottom w:val="none" w:sz="0" w:space="0" w:color="auto"/>
        <w:right w:val="none" w:sz="0" w:space="0" w:color="auto"/>
      </w:divBdr>
    </w:div>
    <w:div w:id="1122919348">
      <w:bodyDiv w:val="1"/>
      <w:marLeft w:val="0"/>
      <w:marRight w:val="0"/>
      <w:marTop w:val="0"/>
      <w:marBottom w:val="0"/>
      <w:divBdr>
        <w:top w:val="none" w:sz="0" w:space="0" w:color="auto"/>
        <w:left w:val="none" w:sz="0" w:space="0" w:color="auto"/>
        <w:bottom w:val="none" w:sz="0" w:space="0" w:color="auto"/>
        <w:right w:val="none" w:sz="0" w:space="0" w:color="auto"/>
      </w:divBdr>
    </w:div>
    <w:div w:id="1135486513">
      <w:bodyDiv w:val="1"/>
      <w:marLeft w:val="0"/>
      <w:marRight w:val="0"/>
      <w:marTop w:val="0"/>
      <w:marBottom w:val="0"/>
      <w:divBdr>
        <w:top w:val="none" w:sz="0" w:space="0" w:color="auto"/>
        <w:left w:val="none" w:sz="0" w:space="0" w:color="auto"/>
        <w:bottom w:val="none" w:sz="0" w:space="0" w:color="auto"/>
        <w:right w:val="none" w:sz="0" w:space="0" w:color="auto"/>
      </w:divBdr>
    </w:div>
    <w:div w:id="1181314184">
      <w:bodyDiv w:val="1"/>
      <w:marLeft w:val="0"/>
      <w:marRight w:val="0"/>
      <w:marTop w:val="0"/>
      <w:marBottom w:val="0"/>
      <w:divBdr>
        <w:top w:val="none" w:sz="0" w:space="0" w:color="auto"/>
        <w:left w:val="none" w:sz="0" w:space="0" w:color="auto"/>
        <w:bottom w:val="none" w:sz="0" w:space="0" w:color="auto"/>
        <w:right w:val="none" w:sz="0" w:space="0" w:color="auto"/>
      </w:divBdr>
    </w:div>
    <w:div w:id="1202716874">
      <w:bodyDiv w:val="1"/>
      <w:marLeft w:val="0"/>
      <w:marRight w:val="0"/>
      <w:marTop w:val="0"/>
      <w:marBottom w:val="0"/>
      <w:divBdr>
        <w:top w:val="none" w:sz="0" w:space="0" w:color="auto"/>
        <w:left w:val="none" w:sz="0" w:space="0" w:color="auto"/>
        <w:bottom w:val="none" w:sz="0" w:space="0" w:color="auto"/>
        <w:right w:val="none" w:sz="0" w:space="0" w:color="auto"/>
      </w:divBdr>
    </w:div>
    <w:div w:id="1204365010">
      <w:bodyDiv w:val="1"/>
      <w:marLeft w:val="0"/>
      <w:marRight w:val="0"/>
      <w:marTop w:val="0"/>
      <w:marBottom w:val="0"/>
      <w:divBdr>
        <w:top w:val="none" w:sz="0" w:space="0" w:color="auto"/>
        <w:left w:val="none" w:sz="0" w:space="0" w:color="auto"/>
        <w:bottom w:val="none" w:sz="0" w:space="0" w:color="auto"/>
        <w:right w:val="none" w:sz="0" w:space="0" w:color="auto"/>
      </w:divBdr>
    </w:div>
    <w:div w:id="1210337826">
      <w:bodyDiv w:val="1"/>
      <w:marLeft w:val="0"/>
      <w:marRight w:val="0"/>
      <w:marTop w:val="0"/>
      <w:marBottom w:val="0"/>
      <w:divBdr>
        <w:top w:val="none" w:sz="0" w:space="0" w:color="auto"/>
        <w:left w:val="none" w:sz="0" w:space="0" w:color="auto"/>
        <w:bottom w:val="none" w:sz="0" w:space="0" w:color="auto"/>
        <w:right w:val="none" w:sz="0" w:space="0" w:color="auto"/>
      </w:divBdr>
    </w:div>
    <w:div w:id="1210806326">
      <w:bodyDiv w:val="1"/>
      <w:marLeft w:val="0"/>
      <w:marRight w:val="0"/>
      <w:marTop w:val="0"/>
      <w:marBottom w:val="0"/>
      <w:divBdr>
        <w:top w:val="none" w:sz="0" w:space="0" w:color="auto"/>
        <w:left w:val="none" w:sz="0" w:space="0" w:color="auto"/>
        <w:bottom w:val="none" w:sz="0" w:space="0" w:color="auto"/>
        <w:right w:val="none" w:sz="0" w:space="0" w:color="auto"/>
      </w:divBdr>
    </w:div>
    <w:div w:id="1250502271">
      <w:bodyDiv w:val="1"/>
      <w:marLeft w:val="0"/>
      <w:marRight w:val="0"/>
      <w:marTop w:val="0"/>
      <w:marBottom w:val="0"/>
      <w:divBdr>
        <w:top w:val="none" w:sz="0" w:space="0" w:color="auto"/>
        <w:left w:val="none" w:sz="0" w:space="0" w:color="auto"/>
        <w:bottom w:val="none" w:sz="0" w:space="0" w:color="auto"/>
        <w:right w:val="none" w:sz="0" w:space="0" w:color="auto"/>
      </w:divBdr>
    </w:div>
    <w:div w:id="1256790745">
      <w:bodyDiv w:val="1"/>
      <w:marLeft w:val="0"/>
      <w:marRight w:val="0"/>
      <w:marTop w:val="0"/>
      <w:marBottom w:val="0"/>
      <w:divBdr>
        <w:top w:val="none" w:sz="0" w:space="0" w:color="auto"/>
        <w:left w:val="none" w:sz="0" w:space="0" w:color="auto"/>
        <w:bottom w:val="none" w:sz="0" w:space="0" w:color="auto"/>
        <w:right w:val="none" w:sz="0" w:space="0" w:color="auto"/>
      </w:divBdr>
    </w:div>
    <w:div w:id="1304698543">
      <w:bodyDiv w:val="1"/>
      <w:marLeft w:val="0"/>
      <w:marRight w:val="0"/>
      <w:marTop w:val="0"/>
      <w:marBottom w:val="0"/>
      <w:divBdr>
        <w:top w:val="none" w:sz="0" w:space="0" w:color="auto"/>
        <w:left w:val="none" w:sz="0" w:space="0" w:color="auto"/>
        <w:bottom w:val="none" w:sz="0" w:space="0" w:color="auto"/>
        <w:right w:val="none" w:sz="0" w:space="0" w:color="auto"/>
      </w:divBdr>
    </w:div>
    <w:div w:id="1312980606">
      <w:bodyDiv w:val="1"/>
      <w:marLeft w:val="0"/>
      <w:marRight w:val="0"/>
      <w:marTop w:val="0"/>
      <w:marBottom w:val="0"/>
      <w:divBdr>
        <w:top w:val="none" w:sz="0" w:space="0" w:color="auto"/>
        <w:left w:val="none" w:sz="0" w:space="0" w:color="auto"/>
        <w:bottom w:val="none" w:sz="0" w:space="0" w:color="auto"/>
        <w:right w:val="none" w:sz="0" w:space="0" w:color="auto"/>
      </w:divBdr>
    </w:div>
    <w:div w:id="1321426652">
      <w:bodyDiv w:val="1"/>
      <w:marLeft w:val="0"/>
      <w:marRight w:val="0"/>
      <w:marTop w:val="0"/>
      <w:marBottom w:val="0"/>
      <w:divBdr>
        <w:top w:val="none" w:sz="0" w:space="0" w:color="auto"/>
        <w:left w:val="none" w:sz="0" w:space="0" w:color="auto"/>
        <w:bottom w:val="none" w:sz="0" w:space="0" w:color="auto"/>
        <w:right w:val="none" w:sz="0" w:space="0" w:color="auto"/>
      </w:divBdr>
    </w:div>
    <w:div w:id="1333216621">
      <w:bodyDiv w:val="1"/>
      <w:marLeft w:val="0"/>
      <w:marRight w:val="0"/>
      <w:marTop w:val="0"/>
      <w:marBottom w:val="0"/>
      <w:divBdr>
        <w:top w:val="none" w:sz="0" w:space="0" w:color="auto"/>
        <w:left w:val="none" w:sz="0" w:space="0" w:color="auto"/>
        <w:bottom w:val="none" w:sz="0" w:space="0" w:color="auto"/>
        <w:right w:val="none" w:sz="0" w:space="0" w:color="auto"/>
      </w:divBdr>
    </w:div>
    <w:div w:id="1386443253">
      <w:bodyDiv w:val="1"/>
      <w:marLeft w:val="0"/>
      <w:marRight w:val="0"/>
      <w:marTop w:val="0"/>
      <w:marBottom w:val="0"/>
      <w:divBdr>
        <w:top w:val="none" w:sz="0" w:space="0" w:color="auto"/>
        <w:left w:val="none" w:sz="0" w:space="0" w:color="auto"/>
        <w:bottom w:val="none" w:sz="0" w:space="0" w:color="auto"/>
        <w:right w:val="none" w:sz="0" w:space="0" w:color="auto"/>
      </w:divBdr>
    </w:div>
    <w:div w:id="1404916076">
      <w:bodyDiv w:val="1"/>
      <w:marLeft w:val="0"/>
      <w:marRight w:val="0"/>
      <w:marTop w:val="0"/>
      <w:marBottom w:val="0"/>
      <w:divBdr>
        <w:top w:val="none" w:sz="0" w:space="0" w:color="auto"/>
        <w:left w:val="none" w:sz="0" w:space="0" w:color="auto"/>
        <w:bottom w:val="none" w:sz="0" w:space="0" w:color="auto"/>
        <w:right w:val="none" w:sz="0" w:space="0" w:color="auto"/>
      </w:divBdr>
    </w:div>
    <w:div w:id="1405100630">
      <w:bodyDiv w:val="1"/>
      <w:marLeft w:val="0"/>
      <w:marRight w:val="0"/>
      <w:marTop w:val="0"/>
      <w:marBottom w:val="0"/>
      <w:divBdr>
        <w:top w:val="none" w:sz="0" w:space="0" w:color="auto"/>
        <w:left w:val="none" w:sz="0" w:space="0" w:color="auto"/>
        <w:bottom w:val="none" w:sz="0" w:space="0" w:color="auto"/>
        <w:right w:val="none" w:sz="0" w:space="0" w:color="auto"/>
      </w:divBdr>
    </w:div>
    <w:div w:id="1409887384">
      <w:bodyDiv w:val="1"/>
      <w:marLeft w:val="0"/>
      <w:marRight w:val="0"/>
      <w:marTop w:val="0"/>
      <w:marBottom w:val="0"/>
      <w:divBdr>
        <w:top w:val="none" w:sz="0" w:space="0" w:color="auto"/>
        <w:left w:val="none" w:sz="0" w:space="0" w:color="auto"/>
        <w:bottom w:val="none" w:sz="0" w:space="0" w:color="auto"/>
        <w:right w:val="none" w:sz="0" w:space="0" w:color="auto"/>
      </w:divBdr>
    </w:div>
    <w:div w:id="1424957712">
      <w:bodyDiv w:val="1"/>
      <w:marLeft w:val="0"/>
      <w:marRight w:val="0"/>
      <w:marTop w:val="0"/>
      <w:marBottom w:val="0"/>
      <w:divBdr>
        <w:top w:val="none" w:sz="0" w:space="0" w:color="auto"/>
        <w:left w:val="none" w:sz="0" w:space="0" w:color="auto"/>
        <w:bottom w:val="none" w:sz="0" w:space="0" w:color="auto"/>
        <w:right w:val="none" w:sz="0" w:space="0" w:color="auto"/>
      </w:divBdr>
    </w:div>
    <w:div w:id="1427535766">
      <w:bodyDiv w:val="1"/>
      <w:marLeft w:val="0"/>
      <w:marRight w:val="0"/>
      <w:marTop w:val="0"/>
      <w:marBottom w:val="0"/>
      <w:divBdr>
        <w:top w:val="none" w:sz="0" w:space="0" w:color="auto"/>
        <w:left w:val="none" w:sz="0" w:space="0" w:color="auto"/>
        <w:bottom w:val="none" w:sz="0" w:space="0" w:color="auto"/>
        <w:right w:val="none" w:sz="0" w:space="0" w:color="auto"/>
      </w:divBdr>
    </w:div>
    <w:div w:id="1428312259">
      <w:bodyDiv w:val="1"/>
      <w:marLeft w:val="0"/>
      <w:marRight w:val="0"/>
      <w:marTop w:val="0"/>
      <w:marBottom w:val="0"/>
      <w:divBdr>
        <w:top w:val="none" w:sz="0" w:space="0" w:color="auto"/>
        <w:left w:val="none" w:sz="0" w:space="0" w:color="auto"/>
        <w:bottom w:val="none" w:sz="0" w:space="0" w:color="auto"/>
        <w:right w:val="none" w:sz="0" w:space="0" w:color="auto"/>
      </w:divBdr>
    </w:div>
    <w:div w:id="1441991600">
      <w:bodyDiv w:val="1"/>
      <w:marLeft w:val="0"/>
      <w:marRight w:val="0"/>
      <w:marTop w:val="0"/>
      <w:marBottom w:val="0"/>
      <w:divBdr>
        <w:top w:val="none" w:sz="0" w:space="0" w:color="auto"/>
        <w:left w:val="none" w:sz="0" w:space="0" w:color="auto"/>
        <w:bottom w:val="none" w:sz="0" w:space="0" w:color="auto"/>
        <w:right w:val="none" w:sz="0" w:space="0" w:color="auto"/>
      </w:divBdr>
    </w:div>
    <w:div w:id="1453666707">
      <w:bodyDiv w:val="1"/>
      <w:marLeft w:val="0"/>
      <w:marRight w:val="0"/>
      <w:marTop w:val="0"/>
      <w:marBottom w:val="0"/>
      <w:divBdr>
        <w:top w:val="none" w:sz="0" w:space="0" w:color="auto"/>
        <w:left w:val="none" w:sz="0" w:space="0" w:color="auto"/>
        <w:bottom w:val="none" w:sz="0" w:space="0" w:color="auto"/>
        <w:right w:val="none" w:sz="0" w:space="0" w:color="auto"/>
      </w:divBdr>
    </w:div>
    <w:div w:id="1456217965">
      <w:bodyDiv w:val="1"/>
      <w:marLeft w:val="0"/>
      <w:marRight w:val="0"/>
      <w:marTop w:val="0"/>
      <w:marBottom w:val="0"/>
      <w:divBdr>
        <w:top w:val="none" w:sz="0" w:space="0" w:color="auto"/>
        <w:left w:val="none" w:sz="0" w:space="0" w:color="auto"/>
        <w:bottom w:val="none" w:sz="0" w:space="0" w:color="auto"/>
        <w:right w:val="none" w:sz="0" w:space="0" w:color="auto"/>
      </w:divBdr>
    </w:div>
    <w:div w:id="1466463280">
      <w:bodyDiv w:val="1"/>
      <w:marLeft w:val="0"/>
      <w:marRight w:val="0"/>
      <w:marTop w:val="0"/>
      <w:marBottom w:val="0"/>
      <w:divBdr>
        <w:top w:val="none" w:sz="0" w:space="0" w:color="auto"/>
        <w:left w:val="none" w:sz="0" w:space="0" w:color="auto"/>
        <w:bottom w:val="none" w:sz="0" w:space="0" w:color="auto"/>
        <w:right w:val="none" w:sz="0" w:space="0" w:color="auto"/>
      </w:divBdr>
    </w:div>
    <w:div w:id="1470708389">
      <w:bodyDiv w:val="1"/>
      <w:marLeft w:val="0"/>
      <w:marRight w:val="0"/>
      <w:marTop w:val="0"/>
      <w:marBottom w:val="0"/>
      <w:divBdr>
        <w:top w:val="none" w:sz="0" w:space="0" w:color="auto"/>
        <w:left w:val="none" w:sz="0" w:space="0" w:color="auto"/>
        <w:bottom w:val="none" w:sz="0" w:space="0" w:color="auto"/>
        <w:right w:val="none" w:sz="0" w:space="0" w:color="auto"/>
      </w:divBdr>
    </w:div>
    <w:div w:id="1492067139">
      <w:bodyDiv w:val="1"/>
      <w:marLeft w:val="0"/>
      <w:marRight w:val="0"/>
      <w:marTop w:val="0"/>
      <w:marBottom w:val="0"/>
      <w:divBdr>
        <w:top w:val="none" w:sz="0" w:space="0" w:color="auto"/>
        <w:left w:val="none" w:sz="0" w:space="0" w:color="auto"/>
        <w:bottom w:val="none" w:sz="0" w:space="0" w:color="auto"/>
        <w:right w:val="none" w:sz="0" w:space="0" w:color="auto"/>
      </w:divBdr>
    </w:div>
    <w:div w:id="1526098484">
      <w:bodyDiv w:val="1"/>
      <w:marLeft w:val="0"/>
      <w:marRight w:val="0"/>
      <w:marTop w:val="0"/>
      <w:marBottom w:val="0"/>
      <w:divBdr>
        <w:top w:val="none" w:sz="0" w:space="0" w:color="auto"/>
        <w:left w:val="none" w:sz="0" w:space="0" w:color="auto"/>
        <w:bottom w:val="none" w:sz="0" w:space="0" w:color="auto"/>
        <w:right w:val="none" w:sz="0" w:space="0" w:color="auto"/>
      </w:divBdr>
    </w:div>
    <w:div w:id="1530871628">
      <w:bodyDiv w:val="1"/>
      <w:marLeft w:val="0"/>
      <w:marRight w:val="0"/>
      <w:marTop w:val="0"/>
      <w:marBottom w:val="0"/>
      <w:divBdr>
        <w:top w:val="none" w:sz="0" w:space="0" w:color="auto"/>
        <w:left w:val="none" w:sz="0" w:space="0" w:color="auto"/>
        <w:bottom w:val="none" w:sz="0" w:space="0" w:color="auto"/>
        <w:right w:val="none" w:sz="0" w:space="0" w:color="auto"/>
      </w:divBdr>
    </w:div>
    <w:div w:id="1543176254">
      <w:bodyDiv w:val="1"/>
      <w:marLeft w:val="0"/>
      <w:marRight w:val="0"/>
      <w:marTop w:val="0"/>
      <w:marBottom w:val="0"/>
      <w:divBdr>
        <w:top w:val="none" w:sz="0" w:space="0" w:color="auto"/>
        <w:left w:val="none" w:sz="0" w:space="0" w:color="auto"/>
        <w:bottom w:val="none" w:sz="0" w:space="0" w:color="auto"/>
        <w:right w:val="none" w:sz="0" w:space="0" w:color="auto"/>
      </w:divBdr>
    </w:div>
    <w:div w:id="1547520783">
      <w:bodyDiv w:val="1"/>
      <w:marLeft w:val="0"/>
      <w:marRight w:val="0"/>
      <w:marTop w:val="0"/>
      <w:marBottom w:val="0"/>
      <w:divBdr>
        <w:top w:val="none" w:sz="0" w:space="0" w:color="auto"/>
        <w:left w:val="none" w:sz="0" w:space="0" w:color="auto"/>
        <w:bottom w:val="none" w:sz="0" w:space="0" w:color="auto"/>
        <w:right w:val="none" w:sz="0" w:space="0" w:color="auto"/>
      </w:divBdr>
    </w:div>
    <w:div w:id="1549730147">
      <w:bodyDiv w:val="1"/>
      <w:marLeft w:val="0"/>
      <w:marRight w:val="0"/>
      <w:marTop w:val="0"/>
      <w:marBottom w:val="0"/>
      <w:divBdr>
        <w:top w:val="none" w:sz="0" w:space="0" w:color="auto"/>
        <w:left w:val="none" w:sz="0" w:space="0" w:color="auto"/>
        <w:bottom w:val="none" w:sz="0" w:space="0" w:color="auto"/>
        <w:right w:val="none" w:sz="0" w:space="0" w:color="auto"/>
      </w:divBdr>
    </w:div>
    <w:div w:id="1556814963">
      <w:bodyDiv w:val="1"/>
      <w:marLeft w:val="0"/>
      <w:marRight w:val="0"/>
      <w:marTop w:val="0"/>
      <w:marBottom w:val="0"/>
      <w:divBdr>
        <w:top w:val="none" w:sz="0" w:space="0" w:color="auto"/>
        <w:left w:val="none" w:sz="0" w:space="0" w:color="auto"/>
        <w:bottom w:val="none" w:sz="0" w:space="0" w:color="auto"/>
        <w:right w:val="none" w:sz="0" w:space="0" w:color="auto"/>
      </w:divBdr>
    </w:div>
    <w:div w:id="1562449417">
      <w:bodyDiv w:val="1"/>
      <w:marLeft w:val="0"/>
      <w:marRight w:val="0"/>
      <w:marTop w:val="0"/>
      <w:marBottom w:val="0"/>
      <w:divBdr>
        <w:top w:val="none" w:sz="0" w:space="0" w:color="auto"/>
        <w:left w:val="none" w:sz="0" w:space="0" w:color="auto"/>
        <w:bottom w:val="none" w:sz="0" w:space="0" w:color="auto"/>
        <w:right w:val="none" w:sz="0" w:space="0" w:color="auto"/>
      </w:divBdr>
    </w:div>
    <w:div w:id="1576670613">
      <w:bodyDiv w:val="1"/>
      <w:marLeft w:val="0"/>
      <w:marRight w:val="0"/>
      <w:marTop w:val="0"/>
      <w:marBottom w:val="0"/>
      <w:divBdr>
        <w:top w:val="none" w:sz="0" w:space="0" w:color="auto"/>
        <w:left w:val="none" w:sz="0" w:space="0" w:color="auto"/>
        <w:bottom w:val="none" w:sz="0" w:space="0" w:color="auto"/>
        <w:right w:val="none" w:sz="0" w:space="0" w:color="auto"/>
      </w:divBdr>
    </w:div>
    <w:div w:id="1598752803">
      <w:bodyDiv w:val="1"/>
      <w:marLeft w:val="0"/>
      <w:marRight w:val="0"/>
      <w:marTop w:val="0"/>
      <w:marBottom w:val="0"/>
      <w:divBdr>
        <w:top w:val="none" w:sz="0" w:space="0" w:color="auto"/>
        <w:left w:val="none" w:sz="0" w:space="0" w:color="auto"/>
        <w:bottom w:val="none" w:sz="0" w:space="0" w:color="auto"/>
        <w:right w:val="none" w:sz="0" w:space="0" w:color="auto"/>
      </w:divBdr>
    </w:div>
    <w:div w:id="1617710189">
      <w:bodyDiv w:val="1"/>
      <w:marLeft w:val="0"/>
      <w:marRight w:val="0"/>
      <w:marTop w:val="0"/>
      <w:marBottom w:val="0"/>
      <w:divBdr>
        <w:top w:val="none" w:sz="0" w:space="0" w:color="auto"/>
        <w:left w:val="none" w:sz="0" w:space="0" w:color="auto"/>
        <w:bottom w:val="none" w:sz="0" w:space="0" w:color="auto"/>
        <w:right w:val="none" w:sz="0" w:space="0" w:color="auto"/>
      </w:divBdr>
    </w:div>
    <w:div w:id="1644312562">
      <w:bodyDiv w:val="1"/>
      <w:marLeft w:val="0"/>
      <w:marRight w:val="0"/>
      <w:marTop w:val="0"/>
      <w:marBottom w:val="0"/>
      <w:divBdr>
        <w:top w:val="none" w:sz="0" w:space="0" w:color="auto"/>
        <w:left w:val="none" w:sz="0" w:space="0" w:color="auto"/>
        <w:bottom w:val="none" w:sz="0" w:space="0" w:color="auto"/>
        <w:right w:val="none" w:sz="0" w:space="0" w:color="auto"/>
      </w:divBdr>
    </w:div>
    <w:div w:id="1656571731">
      <w:bodyDiv w:val="1"/>
      <w:marLeft w:val="0"/>
      <w:marRight w:val="0"/>
      <w:marTop w:val="0"/>
      <w:marBottom w:val="0"/>
      <w:divBdr>
        <w:top w:val="none" w:sz="0" w:space="0" w:color="auto"/>
        <w:left w:val="none" w:sz="0" w:space="0" w:color="auto"/>
        <w:bottom w:val="none" w:sz="0" w:space="0" w:color="auto"/>
        <w:right w:val="none" w:sz="0" w:space="0" w:color="auto"/>
      </w:divBdr>
    </w:div>
    <w:div w:id="1664090787">
      <w:bodyDiv w:val="1"/>
      <w:marLeft w:val="0"/>
      <w:marRight w:val="0"/>
      <w:marTop w:val="0"/>
      <w:marBottom w:val="0"/>
      <w:divBdr>
        <w:top w:val="none" w:sz="0" w:space="0" w:color="auto"/>
        <w:left w:val="none" w:sz="0" w:space="0" w:color="auto"/>
        <w:bottom w:val="none" w:sz="0" w:space="0" w:color="auto"/>
        <w:right w:val="none" w:sz="0" w:space="0" w:color="auto"/>
      </w:divBdr>
    </w:div>
    <w:div w:id="1683430737">
      <w:bodyDiv w:val="1"/>
      <w:marLeft w:val="0"/>
      <w:marRight w:val="0"/>
      <w:marTop w:val="0"/>
      <w:marBottom w:val="0"/>
      <w:divBdr>
        <w:top w:val="none" w:sz="0" w:space="0" w:color="auto"/>
        <w:left w:val="none" w:sz="0" w:space="0" w:color="auto"/>
        <w:bottom w:val="none" w:sz="0" w:space="0" w:color="auto"/>
        <w:right w:val="none" w:sz="0" w:space="0" w:color="auto"/>
      </w:divBdr>
    </w:div>
    <w:div w:id="1707245099">
      <w:bodyDiv w:val="1"/>
      <w:marLeft w:val="0"/>
      <w:marRight w:val="0"/>
      <w:marTop w:val="0"/>
      <w:marBottom w:val="0"/>
      <w:divBdr>
        <w:top w:val="none" w:sz="0" w:space="0" w:color="auto"/>
        <w:left w:val="none" w:sz="0" w:space="0" w:color="auto"/>
        <w:bottom w:val="none" w:sz="0" w:space="0" w:color="auto"/>
        <w:right w:val="none" w:sz="0" w:space="0" w:color="auto"/>
      </w:divBdr>
    </w:div>
    <w:div w:id="1714035925">
      <w:bodyDiv w:val="1"/>
      <w:marLeft w:val="0"/>
      <w:marRight w:val="0"/>
      <w:marTop w:val="0"/>
      <w:marBottom w:val="0"/>
      <w:divBdr>
        <w:top w:val="none" w:sz="0" w:space="0" w:color="auto"/>
        <w:left w:val="none" w:sz="0" w:space="0" w:color="auto"/>
        <w:bottom w:val="none" w:sz="0" w:space="0" w:color="auto"/>
        <w:right w:val="none" w:sz="0" w:space="0" w:color="auto"/>
      </w:divBdr>
    </w:div>
    <w:div w:id="1722241198">
      <w:bodyDiv w:val="1"/>
      <w:marLeft w:val="0"/>
      <w:marRight w:val="0"/>
      <w:marTop w:val="0"/>
      <w:marBottom w:val="0"/>
      <w:divBdr>
        <w:top w:val="none" w:sz="0" w:space="0" w:color="auto"/>
        <w:left w:val="none" w:sz="0" w:space="0" w:color="auto"/>
        <w:bottom w:val="none" w:sz="0" w:space="0" w:color="auto"/>
        <w:right w:val="none" w:sz="0" w:space="0" w:color="auto"/>
      </w:divBdr>
    </w:div>
    <w:div w:id="1729844639">
      <w:bodyDiv w:val="1"/>
      <w:marLeft w:val="0"/>
      <w:marRight w:val="0"/>
      <w:marTop w:val="0"/>
      <w:marBottom w:val="0"/>
      <w:divBdr>
        <w:top w:val="none" w:sz="0" w:space="0" w:color="auto"/>
        <w:left w:val="none" w:sz="0" w:space="0" w:color="auto"/>
        <w:bottom w:val="none" w:sz="0" w:space="0" w:color="auto"/>
        <w:right w:val="none" w:sz="0" w:space="0" w:color="auto"/>
      </w:divBdr>
    </w:div>
    <w:div w:id="1755080134">
      <w:bodyDiv w:val="1"/>
      <w:marLeft w:val="0"/>
      <w:marRight w:val="0"/>
      <w:marTop w:val="0"/>
      <w:marBottom w:val="0"/>
      <w:divBdr>
        <w:top w:val="none" w:sz="0" w:space="0" w:color="auto"/>
        <w:left w:val="none" w:sz="0" w:space="0" w:color="auto"/>
        <w:bottom w:val="none" w:sz="0" w:space="0" w:color="auto"/>
        <w:right w:val="none" w:sz="0" w:space="0" w:color="auto"/>
      </w:divBdr>
    </w:div>
    <w:div w:id="1761901372">
      <w:bodyDiv w:val="1"/>
      <w:marLeft w:val="0"/>
      <w:marRight w:val="0"/>
      <w:marTop w:val="0"/>
      <w:marBottom w:val="0"/>
      <w:divBdr>
        <w:top w:val="none" w:sz="0" w:space="0" w:color="auto"/>
        <w:left w:val="none" w:sz="0" w:space="0" w:color="auto"/>
        <w:bottom w:val="none" w:sz="0" w:space="0" w:color="auto"/>
        <w:right w:val="none" w:sz="0" w:space="0" w:color="auto"/>
      </w:divBdr>
    </w:div>
    <w:div w:id="1769618384">
      <w:bodyDiv w:val="1"/>
      <w:marLeft w:val="0"/>
      <w:marRight w:val="0"/>
      <w:marTop w:val="0"/>
      <w:marBottom w:val="0"/>
      <w:divBdr>
        <w:top w:val="none" w:sz="0" w:space="0" w:color="auto"/>
        <w:left w:val="none" w:sz="0" w:space="0" w:color="auto"/>
        <w:bottom w:val="none" w:sz="0" w:space="0" w:color="auto"/>
        <w:right w:val="none" w:sz="0" w:space="0" w:color="auto"/>
      </w:divBdr>
    </w:div>
    <w:div w:id="1773551715">
      <w:bodyDiv w:val="1"/>
      <w:marLeft w:val="0"/>
      <w:marRight w:val="0"/>
      <w:marTop w:val="0"/>
      <w:marBottom w:val="0"/>
      <w:divBdr>
        <w:top w:val="none" w:sz="0" w:space="0" w:color="auto"/>
        <w:left w:val="none" w:sz="0" w:space="0" w:color="auto"/>
        <w:bottom w:val="none" w:sz="0" w:space="0" w:color="auto"/>
        <w:right w:val="none" w:sz="0" w:space="0" w:color="auto"/>
      </w:divBdr>
    </w:div>
    <w:div w:id="1793547675">
      <w:bodyDiv w:val="1"/>
      <w:marLeft w:val="0"/>
      <w:marRight w:val="0"/>
      <w:marTop w:val="0"/>
      <w:marBottom w:val="0"/>
      <w:divBdr>
        <w:top w:val="none" w:sz="0" w:space="0" w:color="auto"/>
        <w:left w:val="none" w:sz="0" w:space="0" w:color="auto"/>
        <w:bottom w:val="none" w:sz="0" w:space="0" w:color="auto"/>
        <w:right w:val="none" w:sz="0" w:space="0" w:color="auto"/>
      </w:divBdr>
    </w:div>
    <w:div w:id="1800999499">
      <w:bodyDiv w:val="1"/>
      <w:marLeft w:val="0"/>
      <w:marRight w:val="0"/>
      <w:marTop w:val="0"/>
      <w:marBottom w:val="0"/>
      <w:divBdr>
        <w:top w:val="none" w:sz="0" w:space="0" w:color="auto"/>
        <w:left w:val="none" w:sz="0" w:space="0" w:color="auto"/>
        <w:bottom w:val="none" w:sz="0" w:space="0" w:color="auto"/>
        <w:right w:val="none" w:sz="0" w:space="0" w:color="auto"/>
      </w:divBdr>
    </w:div>
    <w:div w:id="1804232282">
      <w:bodyDiv w:val="1"/>
      <w:marLeft w:val="0"/>
      <w:marRight w:val="0"/>
      <w:marTop w:val="0"/>
      <w:marBottom w:val="0"/>
      <w:divBdr>
        <w:top w:val="none" w:sz="0" w:space="0" w:color="auto"/>
        <w:left w:val="none" w:sz="0" w:space="0" w:color="auto"/>
        <w:bottom w:val="none" w:sz="0" w:space="0" w:color="auto"/>
        <w:right w:val="none" w:sz="0" w:space="0" w:color="auto"/>
      </w:divBdr>
    </w:div>
    <w:div w:id="1812285188">
      <w:bodyDiv w:val="1"/>
      <w:marLeft w:val="0"/>
      <w:marRight w:val="0"/>
      <w:marTop w:val="0"/>
      <w:marBottom w:val="0"/>
      <w:divBdr>
        <w:top w:val="none" w:sz="0" w:space="0" w:color="auto"/>
        <w:left w:val="none" w:sz="0" w:space="0" w:color="auto"/>
        <w:bottom w:val="none" w:sz="0" w:space="0" w:color="auto"/>
        <w:right w:val="none" w:sz="0" w:space="0" w:color="auto"/>
      </w:divBdr>
    </w:div>
    <w:div w:id="1822113401">
      <w:bodyDiv w:val="1"/>
      <w:marLeft w:val="0"/>
      <w:marRight w:val="0"/>
      <w:marTop w:val="0"/>
      <w:marBottom w:val="0"/>
      <w:divBdr>
        <w:top w:val="none" w:sz="0" w:space="0" w:color="auto"/>
        <w:left w:val="none" w:sz="0" w:space="0" w:color="auto"/>
        <w:bottom w:val="none" w:sz="0" w:space="0" w:color="auto"/>
        <w:right w:val="none" w:sz="0" w:space="0" w:color="auto"/>
      </w:divBdr>
    </w:div>
    <w:div w:id="1838883579">
      <w:bodyDiv w:val="1"/>
      <w:marLeft w:val="0"/>
      <w:marRight w:val="0"/>
      <w:marTop w:val="0"/>
      <w:marBottom w:val="0"/>
      <w:divBdr>
        <w:top w:val="none" w:sz="0" w:space="0" w:color="auto"/>
        <w:left w:val="none" w:sz="0" w:space="0" w:color="auto"/>
        <w:bottom w:val="none" w:sz="0" w:space="0" w:color="auto"/>
        <w:right w:val="none" w:sz="0" w:space="0" w:color="auto"/>
      </w:divBdr>
    </w:div>
    <w:div w:id="1844054789">
      <w:bodyDiv w:val="1"/>
      <w:marLeft w:val="0"/>
      <w:marRight w:val="0"/>
      <w:marTop w:val="0"/>
      <w:marBottom w:val="0"/>
      <w:divBdr>
        <w:top w:val="none" w:sz="0" w:space="0" w:color="auto"/>
        <w:left w:val="none" w:sz="0" w:space="0" w:color="auto"/>
        <w:bottom w:val="none" w:sz="0" w:space="0" w:color="auto"/>
        <w:right w:val="none" w:sz="0" w:space="0" w:color="auto"/>
      </w:divBdr>
    </w:div>
    <w:div w:id="1868906471">
      <w:bodyDiv w:val="1"/>
      <w:marLeft w:val="0"/>
      <w:marRight w:val="0"/>
      <w:marTop w:val="0"/>
      <w:marBottom w:val="0"/>
      <w:divBdr>
        <w:top w:val="none" w:sz="0" w:space="0" w:color="auto"/>
        <w:left w:val="none" w:sz="0" w:space="0" w:color="auto"/>
        <w:bottom w:val="none" w:sz="0" w:space="0" w:color="auto"/>
        <w:right w:val="none" w:sz="0" w:space="0" w:color="auto"/>
      </w:divBdr>
    </w:div>
    <w:div w:id="1884516675">
      <w:bodyDiv w:val="1"/>
      <w:marLeft w:val="0"/>
      <w:marRight w:val="0"/>
      <w:marTop w:val="0"/>
      <w:marBottom w:val="0"/>
      <w:divBdr>
        <w:top w:val="none" w:sz="0" w:space="0" w:color="auto"/>
        <w:left w:val="none" w:sz="0" w:space="0" w:color="auto"/>
        <w:bottom w:val="none" w:sz="0" w:space="0" w:color="auto"/>
        <w:right w:val="none" w:sz="0" w:space="0" w:color="auto"/>
      </w:divBdr>
    </w:div>
    <w:div w:id="1887520547">
      <w:bodyDiv w:val="1"/>
      <w:marLeft w:val="0"/>
      <w:marRight w:val="0"/>
      <w:marTop w:val="0"/>
      <w:marBottom w:val="0"/>
      <w:divBdr>
        <w:top w:val="none" w:sz="0" w:space="0" w:color="auto"/>
        <w:left w:val="none" w:sz="0" w:space="0" w:color="auto"/>
        <w:bottom w:val="none" w:sz="0" w:space="0" w:color="auto"/>
        <w:right w:val="none" w:sz="0" w:space="0" w:color="auto"/>
      </w:divBdr>
    </w:div>
    <w:div w:id="1899172204">
      <w:bodyDiv w:val="1"/>
      <w:marLeft w:val="0"/>
      <w:marRight w:val="0"/>
      <w:marTop w:val="0"/>
      <w:marBottom w:val="0"/>
      <w:divBdr>
        <w:top w:val="none" w:sz="0" w:space="0" w:color="auto"/>
        <w:left w:val="none" w:sz="0" w:space="0" w:color="auto"/>
        <w:bottom w:val="none" w:sz="0" w:space="0" w:color="auto"/>
        <w:right w:val="none" w:sz="0" w:space="0" w:color="auto"/>
      </w:divBdr>
    </w:div>
    <w:div w:id="1900356124">
      <w:bodyDiv w:val="1"/>
      <w:marLeft w:val="0"/>
      <w:marRight w:val="0"/>
      <w:marTop w:val="0"/>
      <w:marBottom w:val="0"/>
      <w:divBdr>
        <w:top w:val="none" w:sz="0" w:space="0" w:color="auto"/>
        <w:left w:val="none" w:sz="0" w:space="0" w:color="auto"/>
        <w:bottom w:val="none" w:sz="0" w:space="0" w:color="auto"/>
        <w:right w:val="none" w:sz="0" w:space="0" w:color="auto"/>
      </w:divBdr>
    </w:div>
    <w:div w:id="1907375561">
      <w:bodyDiv w:val="1"/>
      <w:marLeft w:val="0"/>
      <w:marRight w:val="0"/>
      <w:marTop w:val="0"/>
      <w:marBottom w:val="0"/>
      <w:divBdr>
        <w:top w:val="none" w:sz="0" w:space="0" w:color="auto"/>
        <w:left w:val="none" w:sz="0" w:space="0" w:color="auto"/>
        <w:bottom w:val="none" w:sz="0" w:space="0" w:color="auto"/>
        <w:right w:val="none" w:sz="0" w:space="0" w:color="auto"/>
      </w:divBdr>
    </w:div>
    <w:div w:id="1921211879">
      <w:bodyDiv w:val="1"/>
      <w:marLeft w:val="0"/>
      <w:marRight w:val="0"/>
      <w:marTop w:val="0"/>
      <w:marBottom w:val="0"/>
      <w:divBdr>
        <w:top w:val="none" w:sz="0" w:space="0" w:color="auto"/>
        <w:left w:val="none" w:sz="0" w:space="0" w:color="auto"/>
        <w:bottom w:val="none" w:sz="0" w:space="0" w:color="auto"/>
        <w:right w:val="none" w:sz="0" w:space="0" w:color="auto"/>
      </w:divBdr>
    </w:div>
    <w:div w:id="1922055678">
      <w:bodyDiv w:val="1"/>
      <w:marLeft w:val="0"/>
      <w:marRight w:val="0"/>
      <w:marTop w:val="0"/>
      <w:marBottom w:val="0"/>
      <w:divBdr>
        <w:top w:val="none" w:sz="0" w:space="0" w:color="auto"/>
        <w:left w:val="none" w:sz="0" w:space="0" w:color="auto"/>
        <w:bottom w:val="none" w:sz="0" w:space="0" w:color="auto"/>
        <w:right w:val="none" w:sz="0" w:space="0" w:color="auto"/>
      </w:divBdr>
    </w:div>
    <w:div w:id="1935698214">
      <w:bodyDiv w:val="1"/>
      <w:marLeft w:val="0"/>
      <w:marRight w:val="0"/>
      <w:marTop w:val="0"/>
      <w:marBottom w:val="0"/>
      <w:divBdr>
        <w:top w:val="none" w:sz="0" w:space="0" w:color="auto"/>
        <w:left w:val="none" w:sz="0" w:space="0" w:color="auto"/>
        <w:bottom w:val="none" w:sz="0" w:space="0" w:color="auto"/>
        <w:right w:val="none" w:sz="0" w:space="0" w:color="auto"/>
      </w:divBdr>
    </w:div>
    <w:div w:id="1936279485">
      <w:bodyDiv w:val="1"/>
      <w:marLeft w:val="0"/>
      <w:marRight w:val="0"/>
      <w:marTop w:val="0"/>
      <w:marBottom w:val="0"/>
      <w:divBdr>
        <w:top w:val="none" w:sz="0" w:space="0" w:color="auto"/>
        <w:left w:val="none" w:sz="0" w:space="0" w:color="auto"/>
        <w:bottom w:val="none" w:sz="0" w:space="0" w:color="auto"/>
        <w:right w:val="none" w:sz="0" w:space="0" w:color="auto"/>
      </w:divBdr>
    </w:div>
    <w:div w:id="1942837256">
      <w:bodyDiv w:val="1"/>
      <w:marLeft w:val="0"/>
      <w:marRight w:val="0"/>
      <w:marTop w:val="0"/>
      <w:marBottom w:val="0"/>
      <w:divBdr>
        <w:top w:val="none" w:sz="0" w:space="0" w:color="auto"/>
        <w:left w:val="none" w:sz="0" w:space="0" w:color="auto"/>
        <w:bottom w:val="none" w:sz="0" w:space="0" w:color="auto"/>
        <w:right w:val="none" w:sz="0" w:space="0" w:color="auto"/>
      </w:divBdr>
    </w:div>
    <w:div w:id="1978947293">
      <w:bodyDiv w:val="1"/>
      <w:marLeft w:val="0"/>
      <w:marRight w:val="0"/>
      <w:marTop w:val="0"/>
      <w:marBottom w:val="0"/>
      <w:divBdr>
        <w:top w:val="none" w:sz="0" w:space="0" w:color="auto"/>
        <w:left w:val="none" w:sz="0" w:space="0" w:color="auto"/>
        <w:bottom w:val="none" w:sz="0" w:space="0" w:color="auto"/>
        <w:right w:val="none" w:sz="0" w:space="0" w:color="auto"/>
      </w:divBdr>
    </w:div>
    <w:div w:id="1979143848">
      <w:bodyDiv w:val="1"/>
      <w:marLeft w:val="0"/>
      <w:marRight w:val="0"/>
      <w:marTop w:val="0"/>
      <w:marBottom w:val="0"/>
      <w:divBdr>
        <w:top w:val="none" w:sz="0" w:space="0" w:color="auto"/>
        <w:left w:val="none" w:sz="0" w:space="0" w:color="auto"/>
        <w:bottom w:val="none" w:sz="0" w:space="0" w:color="auto"/>
        <w:right w:val="none" w:sz="0" w:space="0" w:color="auto"/>
      </w:divBdr>
    </w:div>
    <w:div w:id="2011323201">
      <w:bodyDiv w:val="1"/>
      <w:marLeft w:val="0"/>
      <w:marRight w:val="0"/>
      <w:marTop w:val="0"/>
      <w:marBottom w:val="0"/>
      <w:divBdr>
        <w:top w:val="none" w:sz="0" w:space="0" w:color="auto"/>
        <w:left w:val="none" w:sz="0" w:space="0" w:color="auto"/>
        <w:bottom w:val="none" w:sz="0" w:space="0" w:color="auto"/>
        <w:right w:val="none" w:sz="0" w:space="0" w:color="auto"/>
      </w:divBdr>
    </w:div>
    <w:div w:id="2016571248">
      <w:bodyDiv w:val="1"/>
      <w:marLeft w:val="0"/>
      <w:marRight w:val="0"/>
      <w:marTop w:val="0"/>
      <w:marBottom w:val="0"/>
      <w:divBdr>
        <w:top w:val="none" w:sz="0" w:space="0" w:color="auto"/>
        <w:left w:val="none" w:sz="0" w:space="0" w:color="auto"/>
        <w:bottom w:val="none" w:sz="0" w:space="0" w:color="auto"/>
        <w:right w:val="none" w:sz="0" w:space="0" w:color="auto"/>
      </w:divBdr>
    </w:div>
    <w:div w:id="2044166085">
      <w:bodyDiv w:val="1"/>
      <w:marLeft w:val="0"/>
      <w:marRight w:val="0"/>
      <w:marTop w:val="0"/>
      <w:marBottom w:val="0"/>
      <w:divBdr>
        <w:top w:val="none" w:sz="0" w:space="0" w:color="auto"/>
        <w:left w:val="none" w:sz="0" w:space="0" w:color="auto"/>
        <w:bottom w:val="none" w:sz="0" w:space="0" w:color="auto"/>
        <w:right w:val="none" w:sz="0" w:space="0" w:color="auto"/>
      </w:divBdr>
    </w:div>
    <w:div w:id="2056391808">
      <w:bodyDiv w:val="1"/>
      <w:marLeft w:val="0"/>
      <w:marRight w:val="0"/>
      <w:marTop w:val="0"/>
      <w:marBottom w:val="0"/>
      <w:divBdr>
        <w:top w:val="none" w:sz="0" w:space="0" w:color="auto"/>
        <w:left w:val="none" w:sz="0" w:space="0" w:color="auto"/>
        <w:bottom w:val="none" w:sz="0" w:space="0" w:color="auto"/>
        <w:right w:val="none" w:sz="0" w:space="0" w:color="auto"/>
      </w:divBdr>
    </w:div>
    <w:div w:id="2057197248">
      <w:bodyDiv w:val="1"/>
      <w:marLeft w:val="0"/>
      <w:marRight w:val="0"/>
      <w:marTop w:val="0"/>
      <w:marBottom w:val="0"/>
      <w:divBdr>
        <w:top w:val="none" w:sz="0" w:space="0" w:color="auto"/>
        <w:left w:val="none" w:sz="0" w:space="0" w:color="auto"/>
        <w:bottom w:val="none" w:sz="0" w:space="0" w:color="auto"/>
        <w:right w:val="none" w:sz="0" w:space="0" w:color="auto"/>
      </w:divBdr>
    </w:div>
    <w:div w:id="2073038149">
      <w:bodyDiv w:val="1"/>
      <w:marLeft w:val="0"/>
      <w:marRight w:val="0"/>
      <w:marTop w:val="0"/>
      <w:marBottom w:val="0"/>
      <w:divBdr>
        <w:top w:val="none" w:sz="0" w:space="0" w:color="auto"/>
        <w:left w:val="none" w:sz="0" w:space="0" w:color="auto"/>
        <w:bottom w:val="none" w:sz="0" w:space="0" w:color="auto"/>
        <w:right w:val="none" w:sz="0" w:space="0" w:color="auto"/>
      </w:divBdr>
    </w:div>
    <w:div w:id="2085646071">
      <w:bodyDiv w:val="1"/>
      <w:marLeft w:val="0"/>
      <w:marRight w:val="0"/>
      <w:marTop w:val="0"/>
      <w:marBottom w:val="0"/>
      <w:divBdr>
        <w:top w:val="none" w:sz="0" w:space="0" w:color="auto"/>
        <w:left w:val="none" w:sz="0" w:space="0" w:color="auto"/>
        <w:bottom w:val="none" w:sz="0" w:space="0" w:color="auto"/>
        <w:right w:val="none" w:sz="0" w:space="0" w:color="auto"/>
      </w:divBdr>
    </w:div>
    <w:div w:id="2096854999">
      <w:bodyDiv w:val="1"/>
      <w:marLeft w:val="0"/>
      <w:marRight w:val="0"/>
      <w:marTop w:val="0"/>
      <w:marBottom w:val="0"/>
      <w:divBdr>
        <w:top w:val="none" w:sz="0" w:space="0" w:color="auto"/>
        <w:left w:val="none" w:sz="0" w:space="0" w:color="auto"/>
        <w:bottom w:val="none" w:sz="0" w:space="0" w:color="auto"/>
        <w:right w:val="none" w:sz="0" w:space="0" w:color="auto"/>
      </w:divBdr>
    </w:div>
    <w:div w:id="2098477588">
      <w:bodyDiv w:val="1"/>
      <w:marLeft w:val="0"/>
      <w:marRight w:val="0"/>
      <w:marTop w:val="0"/>
      <w:marBottom w:val="0"/>
      <w:divBdr>
        <w:top w:val="none" w:sz="0" w:space="0" w:color="auto"/>
        <w:left w:val="none" w:sz="0" w:space="0" w:color="auto"/>
        <w:bottom w:val="none" w:sz="0" w:space="0" w:color="auto"/>
        <w:right w:val="none" w:sz="0" w:space="0" w:color="auto"/>
      </w:divBdr>
    </w:div>
    <w:div w:id="2112357897">
      <w:bodyDiv w:val="1"/>
      <w:marLeft w:val="0"/>
      <w:marRight w:val="0"/>
      <w:marTop w:val="0"/>
      <w:marBottom w:val="0"/>
      <w:divBdr>
        <w:top w:val="none" w:sz="0" w:space="0" w:color="auto"/>
        <w:left w:val="none" w:sz="0" w:space="0" w:color="auto"/>
        <w:bottom w:val="none" w:sz="0" w:space="0" w:color="auto"/>
        <w:right w:val="none" w:sz="0" w:space="0" w:color="auto"/>
      </w:divBdr>
    </w:div>
    <w:div w:id="2119904919">
      <w:bodyDiv w:val="1"/>
      <w:marLeft w:val="0"/>
      <w:marRight w:val="0"/>
      <w:marTop w:val="0"/>
      <w:marBottom w:val="0"/>
      <w:divBdr>
        <w:top w:val="none" w:sz="0" w:space="0" w:color="auto"/>
        <w:left w:val="none" w:sz="0" w:space="0" w:color="auto"/>
        <w:bottom w:val="none" w:sz="0" w:space="0" w:color="auto"/>
        <w:right w:val="none" w:sz="0" w:space="0" w:color="auto"/>
      </w:divBdr>
    </w:div>
    <w:div w:id="2128111293">
      <w:bodyDiv w:val="1"/>
      <w:marLeft w:val="0"/>
      <w:marRight w:val="0"/>
      <w:marTop w:val="0"/>
      <w:marBottom w:val="0"/>
      <w:divBdr>
        <w:top w:val="none" w:sz="0" w:space="0" w:color="auto"/>
        <w:left w:val="none" w:sz="0" w:space="0" w:color="auto"/>
        <w:bottom w:val="none" w:sz="0" w:space="0" w:color="auto"/>
        <w:right w:val="none" w:sz="0" w:space="0" w:color="auto"/>
      </w:divBdr>
    </w:div>
    <w:div w:id="2135977803">
      <w:bodyDiv w:val="1"/>
      <w:marLeft w:val="0"/>
      <w:marRight w:val="0"/>
      <w:marTop w:val="0"/>
      <w:marBottom w:val="0"/>
      <w:divBdr>
        <w:top w:val="none" w:sz="0" w:space="0" w:color="auto"/>
        <w:left w:val="none" w:sz="0" w:space="0" w:color="auto"/>
        <w:bottom w:val="none" w:sz="0" w:space="0" w:color="auto"/>
        <w:right w:val="none" w:sz="0" w:space="0" w:color="auto"/>
      </w:divBdr>
    </w:div>
    <w:div w:id="213898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Version="6">
  <b:Source>
    <b:Tag>Góm04</b:Tag>
    <b:SourceType>Book</b:SourceType>
    <b:Guid>{2E1F4D56-D960-4809-BB9C-36A350C1297F}</b:Guid>
    <b:Title>Productividad de la mano de obra en la construcción</b:Title>
    <b:Year>2004</b:Year>
    <b:City>México</b:City>
    <b:Publisher>UNAM. Facultad de Ingeniería</b:Publisher>
    <b:Author>
      <b:Author>
        <b:NameList>
          <b:Person>
            <b:Last>Gómez</b:Last>
            <b:First>A.R.</b:First>
          </b:Person>
        </b:NameList>
      </b:Author>
    </b:Author>
    <b:URL>http://oreon.dgbiblio.unam.mx/F/XJ2LPXG6MQARJIRT5NN9HG69YATNCIP1AMJT6B7FANA62VLK2S-50925?func=full-set-set&amp;set_number=048594&amp;set_entry=000045&amp;format=999</b:URL>
    <b:RefOrder>2</b:RefOrder>
  </b:Source>
  <b:Source>
    <b:Tag>Bot02</b:Tag>
    <b:SourceType>JournalArticle</b:SourceType>
    <b:Guid>{7A3F085E-EF2F-41D2-8B0A-45BF4B2BA76F}</b:Guid>
    <b:Author>
      <b:Author>
        <b:NameList>
          <b:Person>
            <b:Last>Botero</b:Last>
            <b:First>L.F.</b:First>
          </b:Person>
        </b:NameList>
      </b:Author>
    </b:Author>
    <b:Title>Análisis de rendimientos y consumos de mano de obra en actividades de construcción.</b:Title>
    <b:JournalName>Universidad EAFIT</b:JournalName>
    <b:Year>2002</b:Year>
    <b:Issue>128</b:Issue>
    <b:URL>http://publicaciones.eafit.edu.co/index.php/revista-universidad-eafit/article/view/843/751</b:URL>
    <b:RefOrder>1</b:RefOrder>
  </b:Source>
  <b:Source>
    <b:Tag>Arc03</b:Tag>
    <b:SourceType>JournalArticle</b:SourceType>
    <b:Guid>{C1429332-E7DD-49DB-992B-D958133EE63B}</b:Guid>
    <b:Title>Absentismo y rotación en la construcción masiva de vivienda. Efecto en la productividad</b:Title>
    <b:Year>2003</b:Year>
    <b:Author>
      <b:Author>
        <b:NameList>
          <b:Person>
            <b:Last>Arcudia</b:Last>
            <b:First>C.E.</b:First>
          </b:Person>
          <b:Person>
            <b:Last>Corona</b:Last>
            <b:First>G.A.</b:First>
          </b:Person>
          <b:Person>
            <b:Last>Pino</b:Last>
            <b:First>G.</b:First>
          </b:Person>
        </b:NameList>
      </b:Author>
    </b:Author>
    <b:JournalName>Ingeniería Industrial</b:JournalName>
    <b:Pages>53-59</b:Pages>
    <b:Volume>XXIV</b:Volume>
    <b:Issue>2</b:Issue>
    <b:URL>http://rii.cujae.edu.cu/index.php/revistaind/article/view/188/172</b:URL>
    <b:City>Yucatán</b:City>
    <b:RefOrder>3</b:RefOrder>
  </b:Source>
  <b:Source>
    <b:Tag>Arc04</b:Tag>
    <b:SourceType>JournalArticle</b:SourceType>
    <b:Guid>{33C84013-5B77-41EE-AB27-59CF6AA7C3DB}</b:Guid>
    <b:Title>Determinación de los factores que afectan la productividad de la mano de obra de la construcción</b:Title>
    <b:JournalName>Ingeniería</b:JournalName>
    <b:Year>2004</b:Year>
    <b:Pages>145-154</b:Pages>
    <b:Author>
      <b:Author>
        <b:NameList>
          <b:Person>
            <b:Last>Arcudia</b:Last>
            <b:First>C.E.</b:First>
          </b:Person>
          <b:Person>
            <b:Last>Solís</b:Last>
            <b:First>R.G.</b:First>
          </b:Person>
          <b:Person>
            <b:Last>Baeza</b:Last>
            <b:First>J.R.</b:First>
          </b:Person>
        </b:NameList>
      </b:Author>
    </b:Author>
    <b:City>Mérida</b:City>
    <b:Volume>8</b:Volume>
    <b:Issue>2</b:Issue>
    <b:URL>http://www.revista.ingenieria.uady.mx/volumen8/determinacion.pdf</b:URL>
    <b:RefOrder>4</b:RefOrder>
  </b:Source>
  <b:Source>
    <b:Tag>Cab11</b:Tag>
    <b:SourceType>JournalArticle</b:SourceType>
    <b:Guid>{299F7B39-4FC9-45D4-BE7B-04BA181BA242}</b:Guid>
    <b:Title>El impacto de la Rotación de Personal en las empresas constructoras del estado de Nuevo León</b:Title>
    <b:JournalName>Contexto. Revista de la Facultad de Arquitectura de la Universidad Autónoma de Nuevo León</b:JournalName>
    <b:Year>2011</b:Year>
    <b:Pages>83-91</b:Pages>
    <b:Author>
      <b:Author>
        <b:NameList>
          <b:Person>
            <b:Last>Cabrera</b:Last>
            <b:First>A.R.</b:First>
          </b:Person>
          <b:Person>
            <b:Last>Ledezma</b:Last>
            <b:First>M.T.</b:First>
          </b:Person>
          <b:Person>
            <b:Last>Rivera</b:Last>
            <b:First>N.L.</b:First>
          </b:Person>
        </b:NameList>
      </b:Author>
    </b:Author>
    <b:City>Nuevo León</b:City>
    <b:Volume>V</b:Volume>
    <b:Issue>5</b:Issue>
    <b:URL>https://www.redalyc.org/articulo.oa?id=353632025006</b:URL>
    <b:RefOrder>5</b:RefOrder>
  </b:Source>
  <b:Source>
    <b:Tag>Gar082</b:Tag>
    <b:SourceType>JournalArticle</b:SourceType>
    <b:Guid>{41BCE12B-C96D-4BE9-953A-EA2101A6E3B8}</b:Guid>
    <b:Title>3CV+2: modelo de calidad para la construcción de la vivienda</b:Title>
    <b:JournalName>Revista Ingeniería de construcción</b:JournalName>
    <b:Year>2008</b:Year>
    <b:Pages>102-111</b:Pages>
    <b:Author>
      <b:Author>
        <b:NameList>
          <b:Person>
            <b:Last>García</b:Last>
            <b:First>S.</b:First>
          </b:Person>
          <b:Person>
            <b:Last>Solís</b:Last>
            <b:First>J.P.</b:First>
          </b:Person>
        </b:NameList>
      </b:Author>
    </b:Author>
    <b:City>Monterrey</b:City>
    <b:Volume>23</b:Volume>
    <b:Issue>1</b:Issue>
    <b:URL>https://scielo.conicyt.cl/scielo.php?pid=S0718-50732008000200005&amp;script=sci_arttext</b:URL>
    <b:RefOrder>6</b:RefOrder>
  </b:Source>
  <b:Source>
    <b:Tag>Lea08</b:Tag>
    <b:SourceType>JournalArticle</b:SourceType>
    <b:Guid>{9C08AFD2-EFD4-40F6-8C0D-B35F91C2D233}</b:Guid>
    <b:Author>
      <b:Author>
        <b:NameList>
          <b:Person>
            <b:Last>Leandro</b:Last>
            <b:First>A.G.</b:First>
          </b:Person>
        </b:NameList>
      </b:Author>
    </b:Author>
    <b:Title>Mejoramiento de los procesos constructivos</b:Title>
    <b:JournalName>Tecnología en marcha</b:JournalName>
    <b:Year>2008</b:Year>
    <b:Pages>64-68</b:Pages>
    <b:Volume>21</b:Volume>
    <b:Issue>4</b:Issue>
    <b:RefOrder>7</b:RefOrder>
  </b:Source>
  <b:Source>
    <b:Tag>Mer971</b:Tag>
    <b:SourceType>Book</b:SourceType>
    <b:Guid>{5E1FE0AB-9AD5-45AA-A016-45A32E217BDB}</b:Guid>
    <b:Author>
      <b:Author>
        <b:NameList>
          <b:Person>
            <b:Last>Merchán</b:Last>
            <b:First>F.</b:First>
          </b:Person>
        </b:NameList>
      </b:Author>
    </b:Author>
    <b:Title>Manual de control de calidad total en la construcción</b:Title>
    <b:City>Madrid</b:City>
    <b:Year>1997</b:Year>
    <b:Publisher>Dossat 2000</b:Publisher>
    <b:Edition>3ra. edición</b:Edition>
    <b:RefOrder>8</b:RefOrder>
  </b:Source>
  <b:Source>
    <b:Tag>Ser02</b:Tag>
    <b:SourceType>Book</b:SourceType>
    <b:Guid>{C56331BF-50EA-458E-BA42-0F6D4A4CD661}</b:Guid>
    <b:Author>
      <b:Author>
        <b:NameList>
          <b:Person>
            <b:Last>Serpell</b:Last>
            <b:First>A.B.</b:First>
          </b:Person>
        </b:NameList>
      </b:Author>
    </b:Author>
    <b:Title>Administración de operaciones de construcción</b:Title>
    <b:Year>2002</b:Year>
    <b:City>México</b:City>
    <b:Publisher>Alfaomega</b:Publisher>
    <b:Edition>2da. edición</b:Edition>
    <b:RefOrder>9</b:RefOrder>
  </b:Source>
  <b:Source>
    <b:Tag>Dem89</b:Tag>
    <b:SourceType>Book</b:SourceType>
    <b:Guid>{C2F5F5B5-115C-4224-8630-6E0EB58704BE}</b:Guid>
    <b:Author>
      <b:Author>
        <b:NameList>
          <b:Person>
            <b:Last>Deming</b:Last>
            <b:First>W.E.</b:First>
          </b:Person>
        </b:NameList>
      </b:Author>
    </b:Author>
    <b:Title>Calidad, Productividad y Competitividad. La salida de la crisis</b:Title>
    <b:Year>1989</b:Year>
    <b:City>Madrid</b:City>
    <b:Publisher>Díaz de Santos, S.A.</b:Publisher>
    <b:RefOrder>10</b:RefOrder>
  </b:Source>
  <b:Source>
    <b:Tag>Fer94</b:Tag>
    <b:SourceType>Book</b:SourceType>
    <b:Guid>{25C26319-2DE7-4954-B353-21AD5B36DD6C}</b:Guid>
    <b:Author>
      <b:Author>
        <b:NameList>
          <b:Person>
            <b:Last>Fergenbaum</b:Last>
            <b:First>A.V.</b:First>
          </b:Person>
        </b:NameList>
      </b:Author>
    </b:Author>
    <b:Title>Control total de la calidad</b:Title>
    <b:Year>1994</b:Year>
    <b:City>México</b:City>
    <b:Publisher>Cecsa</b:Publisher>
    <b:Edition>3ra.</b:Edition>
    <b:RefOrder>11</b:RefOrder>
  </b:Source>
  <b:Source>
    <b:Tag>Ish94</b:Tag>
    <b:SourceType>Book</b:SourceType>
    <b:Guid>{AAE655B5-918D-4905-9BEE-795AC18E1994}</b:Guid>
    <b:Author>
      <b:Author>
        <b:NameList>
          <b:Person>
            <b:Last>Ishikawa</b:Last>
            <b:First>Kaoru</b:First>
          </b:Person>
        </b:NameList>
      </b:Author>
    </b:Author>
    <b:Title>Introducción al control de calidad</b:Title>
    <b:Year>1994</b:Year>
    <b:Publisher>Díaz de Santos</b:Publisher>
    <b:RefOrder>12</b:RefOrder>
  </b:Source>
  <b:Source>
    <b:Tag>Jur90</b:Tag>
    <b:SourceType>Book</b:SourceType>
    <b:Guid>{01A1DC7A-28F7-457A-B8C1-98903AEDEFB5}</b:Guid>
    <b:Author>
      <b:Author>
        <b:NameList>
          <b:Person>
            <b:Last>Juran</b:Last>
            <b:First>J.M.</b:First>
          </b:Person>
        </b:NameList>
      </b:Author>
    </b:Author>
    <b:Title>Juran y la planificación para la calidad</b:Title>
    <b:Year>1990</b:Year>
    <b:Publisher>Díaz de Santos, S.A.</b:Publisher>
    <b:RefOrder>13</b:RefOrder>
  </b:Source>
  <b:Source>
    <b:Tag>Pol</b:Tag>
    <b:SourceType>Book</b:SourceType>
    <b:Guid>{87714EE0-360F-4885-952D-D8D9327BF001}</b:Guid>
    <b:Author>
      <b:Author>
        <b:NameList>
          <b:Person>
            <b:Last>Pola Maseda</b:Last>
            <b:First>Ángel</b:First>
          </b:Person>
        </b:NameList>
      </b:Author>
    </b:Author>
    <b:Title>Gestión de la calidad</b:Title>
    <b:City>Barcelona</b:City>
    <b:Publisher>Alfaomega</b:Publisher>
    <b:Year>1999</b:Year>
    <b:RefOrder>14</b:RefOrder>
  </b:Source>
  <b:Source>
    <b:Tag>Suá15</b:Tag>
    <b:SourceType>Book</b:SourceType>
    <b:Guid>{2353C26F-87CE-495A-B01B-5E78298D7CC4}</b:Guid>
    <b:Author>
      <b:Author>
        <b:NameList>
          <b:Person>
            <b:Last>Suárez Salazar</b:Last>
            <b:First>C.J.</b:First>
          </b:Person>
        </b:NameList>
      </b:Author>
    </b:Author>
    <b:Title>Costo y tiempo en edificación</b:Title>
    <b:Year>2015</b:Year>
    <b:City>México</b:City>
    <b:Publisher>Limusa</b:Publisher>
    <b:Edition>3ra. </b:Edition>
    <b:RefOrder>15</b:RefOrder>
  </b:Source>
  <b:Source>
    <b:Tag>UNA</b:Tag>
    <b:SourceType>BookSection</b:SourceType>
    <b:Guid>{D1F637E6-FB0E-4060-A0B6-552D4F5EE1BD}</b:Guid>
    <b:Title>¿Qué es la calidad?</b:Title>
    <b:Author>
      <b:Author>
        <b:NameList>
          <b:Person>
            <b:Last>UNAM</b:Last>
          </b:Person>
        </b:NameList>
      </b:Author>
    </b:Author>
    <b:URL>http://www.facmed.unam.mx/emc/computo/infomedic/presentac/modulos/ftp/documentos/calidad.pdf</b:URL>
    <b:Year>2001</b:Year>
    <b:City>México</b:City>
    <b:Pages>1-9</b:Pages>
    <b:BookTitle>Diplomado a Distancia "Informática Médica" </b:BookTitle>
    <b:RefOrder>16</b:RefOrder>
  </b:Source>
  <b:Source>
    <b:Tag>INE20</b:Tag>
    <b:SourceType>InternetSite</b:SourceType>
    <b:Guid>{81F2B0A6-ECA4-40E5-BD1B-CF564C8A4943}</b:Guid>
    <b:Title>Directorio Estadístico Nacional de Unidades Económicas</b:Title>
    <b:Year>2020</b:Year>
    <b:Author>
      <b:Author>
        <b:Corporate>INEGI</b:Corporate>
      </b:Author>
    </b:Author>
    <b:InternetSiteTitle>DENUE</b:InternetSiteTitle>
    <b:URL>https://www.inegi.org.mx/app/mapa/denue/</b:URL>
    <b:RefOrder>17</b:RefOrder>
  </b:Source>
  <b:Source>
    <b:Tag>Ins11</b:Tag>
    <b:SourceType>ElectronicSource</b:SourceType>
    <b:Guid>{A17C1D0F-E0CA-45A9-8D85-DEB000F745D0}</b:Guid>
    <b:Title>Índice de Calidad de Vivienda (ICAVI)</b:Title>
    <b:Year>2011</b:Year>
    <b:URL>https://infonavit.janium.net/janium/Documentos/67617.pdf</b:URL>
    <b:Author>
      <b:Author>
        <b:Corporate>Infonavit (Instituto del Fondo Nacional de la Vivienda para los Trabajadores)</b:Corporate>
      </b:Author>
    </b:Author>
    <b:RefOrder>18</b:RefOrder>
  </b:Source>
  <b:Source>
    <b:Tag>Poó071</b:Tag>
    <b:SourceType>BookSection</b:SourceType>
    <b:Guid>{CDD2BCCD-2D20-4B30-AAC9-69F0D3579FB3}</b:Guid>
    <b:Title>El financiamiento de la vivienda media y residencial</b:Title>
    <b:Year>2007</b:Year>
    <b:Author>
      <b:Author>
        <b:NameList>
          <b:Person>
            <b:Last>Poo Rubio</b:Last>
            <b:First>A.</b:First>
          </b:Person>
        </b:NameList>
      </b:Author>
    </b:Author>
    <b:Pages>64-77</b:Pages>
    <b:URL>https://administracionytecnologiaparaeldiseno.azc.uam.mx/publicaciones/2007/4_2007.pdf</b:URL>
    <b:BookTitle>CYAD Administración para el diseño</b:BookTitle>
    <b:Institution>UAM-AZC Anuario</b:Institution>
    <b:RefOrder>19</b:RefOrder>
  </b:Source>
  <b:Source>
    <b:Tag>Mor15</b:Tag>
    <b:SourceType>JournalArticle</b:SourceType>
    <b:Guid>{1E65656C-A481-434C-84C8-00EB3E058BB7}</b:Guid>
    <b:Author>
      <b:Author>
        <b:NameList>
          <b:Person>
            <b:Last>Morocho</b:Last>
            <b:First>Thomás</b:First>
          </b:Person>
        </b:NameList>
      </b:Author>
    </b:Author>
    <b:Title>Gestión de la Calidad en los Procesos Constructivos, Situación Actual de la Mano de Obra Civil Ecuatoriana</b:Title>
    <b:JournalName>Ciencia</b:JournalName>
    <b:Year>2015</b:Year>
    <b:Pages>125-136</b:Pages>
    <b:Volume>17</b:Volume>
    <b:RefOrder>20</b:RefOrder>
  </b:Source>
  <b:Source>
    <b:Tag>Chi06</b:Tag>
    <b:SourceType>Book</b:SourceType>
    <b:Guid>{E53E8480-F083-4295-8D08-390018C7FF8C}</b:Guid>
    <b:Author>
      <b:Author>
        <b:NameList>
          <b:Person>
            <b:Last>Chiavenato</b:Last>
            <b:First>Idalberto</b:First>
          </b:Person>
        </b:NameList>
      </b:Author>
    </b:Author>
    <b:Title>Introducción a la teoría general de la administración</b:Title>
    <b:Year>2006</b:Year>
    <b:City>México</b:City>
    <b:Publisher>Mc Graw Hill</b:Publisher>
    <b:Edition>Séptima</b:Edition>
    <b:RefOrder>21</b:RefOrder>
  </b:Source>
  <b:Source>
    <b:Tag>Ard17</b:Tag>
    <b:SourceType>JournalArticle</b:SourceType>
    <b:Guid>{919E5550-1DD5-4335-A8AC-AD084E6234AD}</b:Guid>
    <b:Title>Análisis logístico en la industria de la construcción de vivienda en serie: un estudio de caso en México</b:Title>
    <b:JournalName>Logística y cadena de suministros: tendencias y desafíos en México</b:JournalName>
    <b:Year>2017</b:Year>
    <b:Pages>84-104</b:Pages>
    <b:Author>
      <b:Author>
        <b:NameList>
          <b:Person>
            <b:Last>Arduino</b:Last>
            <b:First>G.</b:First>
          </b:Person>
          <b:Person>
            <b:Last>Carrillo</b:Last>
            <b:First>D.G.</b:First>
          </b:Person>
          <b:Person>
            <b:Last>Zepeda</b:Last>
            <b:First>I.E.</b:First>
          </b:Person>
        </b:NameList>
      </b:Author>
    </b:Author>
    <b:URL>http://editorial.upgto.edu.mx/index.php/20_logistica_16/article/view/89</b:URL>
    <b:RefOrder>22</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CA8FB3-02CA-4661-8059-6838E237E3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4CF8709-396D-41D6-B77E-1D47BEB5CFE8}">
  <ds:schemaRefs>
    <ds:schemaRef ds:uri="http://schemas.openxmlformats.org/officeDocument/2006/bibliography"/>
  </ds:schemaRefs>
</ds:datastoreItem>
</file>

<file path=customXml/itemProps3.xml><?xml version="1.0" encoding="utf-8"?>
<ds:datastoreItem xmlns:ds="http://schemas.openxmlformats.org/officeDocument/2006/customXml" ds:itemID="{D2342C7E-AD86-4915-A0F9-D14B0209F8B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E9DFC6C-EA3A-4E11-827B-428D93356C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5750</Words>
  <Characters>31629</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cp:lastPrinted>2020-06-12T03:16:00Z</cp:lastPrinted>
  <dcterms:created xsi:type="dcterms:W3CDTF">2020-09-24T18:17:00Z</dcterms:created>
  <dcterms:modified xsi:type="dcterms:W3CDTF">2020-12-17T13:25:00Z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