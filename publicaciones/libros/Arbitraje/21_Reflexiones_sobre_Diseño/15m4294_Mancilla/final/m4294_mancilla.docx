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09102B8E" w:rsidR="00304499" w:rsidRPr="006D611D" w:rsidRDefault="00304499" w:rsidP="00882470">
      <w:pPr>
        <w:spacing w:line="360" w:lineRule="auto"/>
        <w:ind w:left="567" w:right="543"/>
        <w:rPr>
          <w:rFonts w:ascii="Roboto Medium" w:hAnsi="Roboto Medium" w:cs="Roboto Medium"/>
          <w:caps/>
          <w:color w:val="000000"/>
          <w:sz w:val="22"/>
          <w:szCs w:val="22"/>
          <w:lang w:val="es-ES"/>
        </w:rPr>
      </w:pPr>
    </w:p>
    <w:p w14:paraId="4C63AB5F" w14:textId="77777777" w:rsidR="00365CE2" w:rsidRPr="006D611D" w:rsidRDefault="00365CE2" w:rsidP="00882470">
      <w:pPr>
        <w:spacing w:line="360" w:lineRule="auto"/>
        <w:ind w:left="567" w:right="543"/>
        <w:rPr>
          <w:lang w:val="es-ES"/>
        </w:rPr>
      </w:pPr>
    </w:p>
    <w:p w14:paraId="5D3DAF0C" w14:textId="61EEB7E6" w:rsidR="00E07665" w:rsidRPr="006D611D" w:rsidRDefault="0085635F" w:rsidP="00882470">
      <w:pPr>
        <w:spacing w:line="360" w:lineRule="auto"/>
        <w:ind w:left="567" w:right="543"/>
        <w:jc w:val="center"/>
        <w:rPr>
          <w:b/>
          <w:bCs/>
          <w:sz w:val="26"/>
          <w:szCs w:val="26"/>
          <w:lang w:val="es-ES"/>
        </w:rPr>
      </w:pPr>
      <w:r w:rsidRPr="006D611D">
        <w:rPr>
          <w:b/>
          <w:bCs/>
          <w:sz w:val="26"/>
          <w:szCs w:val="26"/>
          <w:lang w:val="es-ES"/>
        </w:rPr>
        <w:t>Percepción de la Forma: Pruebas de Seguimiento Ocular.</w:t>
      </w:r>
      <w:r w:rsidR="00E07665" w:rsidRPr="006D611D">
        <w:rPr>
          <w:b/>
          <w:bCs/>
          <w:sz w:val="26"/>
          <w:szCs w:val="26"/>
          <w:lang w:val="es-ES"/>
        </w:rPr>
        <w:t xml:space="preserve"> </w:t>
      </w:r>
    </w:p>
    <w:p w14:paraId="5DEDC0C4" w14:textId="58247806" w:rsidR="00304499" w:rsidRPr="00FE6E40" w:rsidRDefault="00304499" w:rsidP="00882470">
      <w:pPr>
        <w:spacing w:line="360" w:lineRule="auto"/>
        <w:ind w:left="567" w:right="543"/>
        <w:jc w:val="center"/>
        <w:rPr>
          <w:b/>
          <w:bCs/>
          <w:sz w:val="26"/>
          <w:szCs w:val="26"/>
          <w:lang w:val="en-US"/>
        </w:rPr>
      </w:pPr>
      <w:r w:rsidRPr="00FE6E40">
        <w:rPr>
          <w:b/>
          <w:bCs/>
          <w:sz w:val="26"/>
          <w:szCs w:val="26"/>
          <w:lang w:val="en-US"/>
        </w:rPr>
        <w:t>(</w:t>
      </w:r>
      <w:r w:rsidR="0085635F" w:rsidRPr="00FE6E40">
        <w:rPr>
          <w:b/>
          <w:bCs/>
          <w:sz w:val="26"/>
          <w:szCs w:val="26"/>
          <w:lang w:val="en-US"/>
        </w:rPr>
        <w:t xml:space="preserve">Form Perception: </w:t>
      </w:r>
      <w:proofErr w:type="spellStart"/>
      <w:r w:rsidR="0085635F" w:rsidRPr="00FE6E40">
        <w:rPr>
          <w:b/>
          <w:bCs/>
          <w:sz w:val="26"/>
          <w:szCs w:val="26"/>
          <w:lang w:val="en-US"/>
        </w:rPr>
        <w:t>EyeTracking</w:t>
      </w:r>
      <w:proofErr w:type="spellEnd"/>
      <w:r w:rsidR="0085635F" w:rsidRPr="00FE6E40">
        <w:rPr>
          <w:b/>
          <w:bCs/>
          <w:sz w:val="26"/>
          <w:szCs w:val="26"/>
          <w:lang w:val="en-US"/>
        </w:rPr>
        <w:t xml:space="preserve"> Tests</w:t>
      </w:r>
      <w:r w:rsidRPr="00FE6E40">
        <w:rPr>
          <w:b/>
          <w:bCs/>
          <w:sz w:val="26"/>
          <w:szCs w:val="26"/>
          <w:lang w:val="en-US"/>
        </w:rPr>
        <w:t>)</w:t>
      </w:r>
    </w:p>
    <w:p w14:paraId="02A4B7CF" w14:textId="2B1F09C9" w:rsidR="00304499" w:rsidRPr="00FE6E40" w:rsidRDefault="00304499" w:rsidP="00882470">
      <w:pPr>
        <w:spacing w:line="360" w:lineRule="auto"/>
        <w:ind w:left="567" w:right="543"/>
        <w:jc w:val="center"/>
        <w:rPr>
          <w:bCs/>
          <w:lang w:val="en-US"/>
        </w:rPr>
      </w:pPr>
    </w:p>
    <w:p w14:paraId="6FE1594B" w14:textId="77777777" w:rsidR="00E07665" w:rsidRPr="00FE6E40" w:rsidRDefault="00E07665" w:rsidP="00882470">
      <w:pPr>
        <w:pStyle w:val="AbstractStyle"/>
        <w:ind w:left="567" w:right="543"/>
        <w:jc w:val="center"/>
        <w:rPr>
          <w:sz w:val="20"/>
        </w:rPr>
      </w:pPr>
    </w:p>
    <w:p w14:paraId="332B7F31" w14:textId="52FB1ACD" w:rsidR="00E07665" w:rsidRPr="00FE6E40" w:rsidRDefault="0085635F" w:rsidP="00882470">
      <w:pPr>
        <w:pStyle w:val="AbstractStyle"/>
        <w:ind w:left="567" w:right="543"/>
        <w:jc w:val="center"/>
        <w:rPr>
          <w:sz w:val="20"/>
        </w:rPr>
      </w:pPr>
      <w:proofErr w:type="spellStart"/>
      <w:r w:rsidRPr="00FE6E40">
        <w:rPr>
          <w:sz w:val="20"/>
        </w:rPr>
        <w:t>Resumen</w:t>
      </w:r>
      <w:proofErr w:type="spellEnd"/>
      <w:r w:rsidRPr="00FE6E40">
        <w:rPr>
          <w:sz w:val="20"/>
        </w:rPr>
        <w:t>:</w:t>
      </w:r>
    </w:p>
    <w:p w14:paraId="26BB58D6" w14:textId="3E6FAC6F" w:rsidR="00E07665" w:rsidRPr="00F13201" w:rsidRDefault="00E07665" w:rsidP="00882470">
      <w:pPr>
        <w:pStyle w:val="AbstractStyle"/>
        <w:ind w:left="567" w:right="543"/>
        <w:jc w:val="center"/>
        <w:rPr>
          <w:sz w:val="20"/>
          <w:lang w:val="es-ES"/>
        </w:rPr>
      </w:pPr>
      <w:r w:rsidRPr="00F13201">
        <w:rPr>
          <w:sz w:val="20"/>
          <w:lang w:val="es-ES"/>
        </w:rPr>
        <w:t>Dentro de la investigación que se realiza en la Facultad del Hábitat de la Universidad Autónoma de San Luis Potosí, se contempla la línea de Percepción Visual; se cuenta con el Laboratorio de Experimentación Multimedia (LEM) en donde se utilizan aparatos y software especializado para el seguimiento ocular, el cual ha permitido llevar a experimentación principios de diseño que se abordan se desde la Teoría Gestalt,  la Teoría del Color, la Composición Visual, entre otras; mediante el desarrollo de experimentos relacionados con la imagen, el color, la estructura, el equilibrio visual, etc.</w:t>
      </w:r>
      <w:r w:rsidR="00F17C69" w:rsidRPr="00F13201">
        <w:rPr>
          <w:sz w:val="20"/>
          <w:lang w:val="es-ES"/>
        </w:rPr>
        <w:t>; l</w:t>
      </w:r>
      <w:r w:rsidRPr="00F13201">
        <w:rPr>
          <w:sz w:val="20"/>
          <w:lang w:val="es-ES"/>
        </w:rPr>
        <w:t>o que ha servido para poner a prueba algunos de los postulados que giran en torno a los fundamentos teóricos que sustentan a la disciplina.</w:t>
      </w:r>
    </w:p>
    <w:p w14:paraId="7C4BE201" w14:textId="77777777" w:rsidR="00E07665" w:rsidRPr="00D5595D" w:rsidRDefault="00E07665" w:rsidP="00882470">
      <w:pPr>
        <w:pStyle w:val="AbstractStyle"/>
        <w:ind w:left="567" w:right="543"/>
        <w:jc w:val="center"/>
        <w:rPr>
          <w:sz w:val="20"/>
          <w:highlight w:val="yellow"/>
          <w:lang w:val="es-ES"/>
        </w:rPr>
      </w:pPr>
    </w:p>
    <w:p w14:paraId="062A3F85" w14:textId="774B5B5B" w:rsidR="00E07665" w:rsidRPr="00F13201" w:rsidRDefault="00E07665" w:rsidP="00882470">
      <w:pPr>
        <w:pStyle w:val="AbstractStyle"/>
        <w:ind w:left="567" w:right="543"/>
        <w:jc w:val="center"/>
        <w:rPr>
          <w:sz w:val="20"/>
          <w:lang w:val="es-ES"/>
        </w:rPr>
      </w:pPr>
      <w:r w:rsidRPr="00F13201">
        <w:rPr>
          <w:sz w:val="20"/>
          <w:lang w:val="es-ES"/>
        </w:rPr>
        <w:t>El estudio de la percepción de la forma a partir del comportamiento del ojo frente a un est</w:t>
      </w:r>
      <w:r w:rsidR="009A213B" w:rsidRPr="00F13201">
        <w:rPr>
          <w:sz w:val="20"/>
          <w:lang w:val="es-ES"/>
        </w:rPr>
        <w:t>í</w:t>
      </w:r>
      <w:r w:rsidRPr="00F13201">
        <w:rPr>
          <w:sz w:val="20"/>
          <w:lang w:val="es-ES"/>
        </w:rPr>
        <w:t xml:space="preserve">mulo visual organizado requiere monitorear el proceso de percepción de una imagen (número de fijaciones, rutas de exploración, duración de la mirada fija en un área de interés), y paralelamente analizar los principios de la Teoría Gestalt para comprender cómo se produce el proceso visual perceptivo de un usuario estándar. Centrándose en la recopilación y el análisis de los datos cualitativos y cuantitativos obtenidos en las pruebas de seguimiento ocular de los sujetos participantes en el experimento. </w:t>
      </w:r>
    </w:p>
    <w:p w14:paraId="1DD38E3C" w14:textId="77777777" w:rsidR="00E07665" w:rsidRPr="00D5595D" w:rsidRDefault="00E07665" w:rsidP="00882470">
      <w:pPr>
        <w:pStyle w:val="AbstractStyle"/>
        <w:ind w:left="567" w:right="543"/>
        <w:jc w:val="center"/>
        <w:rPr>
          <w:sz w:val="20"/>
          <w:highlight w:val="yellow"/>
          <w:lang w:val="es-ES"/>
        </w:rPr>
      </w:pPr>
    </w:p>
    <w:p w14:paraId="5804611F" w14:textId="5964E7D9" w:rsidR="00E07665" w:rsidRPr="00F13201" w:rsidRDefault="00E07665" w:rsidP="00882470">
      <w:pPr>
        <w:pStyle w:val="AbstractStyle"/>
        <w:ind w:left="567" w:right="543"/>
        <w:jc w:val="center"/>
        <w:rPr>
          <w:sz w:val="20"/>
          <w:lang w:val="es-ES"/>
        </w:rPr>
      </w:pPr>
      <w:r w:rsidRPr="00F13201">
        <w:rPr>
          <w:sz w:val="20"/>
          <w:lang w:val="es-ES"/>
        </w:rPr>
        <w:t>A partir de lo anterior, el presente trabajo tiene como objetivo mostrar algunas de las investigaciones realizadas en relación con la percepción visual de la imagen, entre ellas se encuentran la percepción de la forma simple y compleja, el equilibrio visual y la ley de cerramiento. Estos principios que derivan de la Teoría Gestalt, se someten a evaluación con la finalidad de estudiar su comportamiento</w:t>
      </w:r>
      <w:r w:rsidR="00F13201">
        <w:rPr>
          <w:sz w:val="20"/>
          <w:lang w:val="es-ES"/>
        </w:rPr>
        <w:t xml:space="preserve"> mediante</w:t>
      </w:r>
      <w:r w:rsidRPr="00F13201">
        <w:rPr>
          <w:sz w:val="20"/>
          <w:lang w:val="es-ES"/>
        </w:rPr>
        <w:t xml:space="preserve"> el </w:t>
      </w:r>
      <w:proofErr w:type="spellStart"/>
      <w:r w:rsidRPr="00F13201">
        <w:rPr>
          <w:sz w:val="20"/>
          <w:lang w:val="es-ES"/>
        </w:rPr>
        <w:t>Eye</w:t>
      </w:r>
      <w:proofErr w:type="spellEnd"/>
      <w:r w:rsidRPr="00F13201">
        <w:rPr>
          <w:sz w:val="20"/>
          <w:lang w:val="es-ES"/>
        </w:rPr>
        <w:t xml:space="preserve"> Tracking, aparato especializado para realizar el seguimiento ocular</w:t>
      </w:r>
      <w:r w:rsidR="00F13201">
        <w:rPr>
          <w:sz w:val="20"/>
          <w:lang w:val="es-ES"/>
        </w:rPr>
        <w:t>.</w:t>
      </w:r>
    </w:p>
    <w:p w14:paraId="3B0ECD7C" w14:textId="77777777" w:rsidR="00E07665" w:rsidRPr="00D5595D" w:rsidRDefault="00E07665" w:rsidP="00882470">
      <w:pPr>
        <w:pStyle w:val="AbstractStyle"/>
        <w:ind w:left="567" w:right="543"/>
        <w:jc w:val="center"/>
        <w:rPr>
          <w:sz w:val="20"/>
          <w:highlight w:val="yellow"/>
          <w:lang w:val="es-ES"/>
        </w:rPr>
      </w:pPr>
    </w:p>
    <w:p w14:paraId="41EDE51D" w14:textId="55340FB9" w:rsidR="00E07665" w:rsidRPr="001B5151" w:rsidRDefault="009D4443" w:rsidP="00882470">
      <w:pPr>
        <w:pStyle w:val="AbstractStyle"/>
        <w:ind w:left="567" w:right="543"/>
        <w:jc w:val="center"/>
        <w:rPr>
          <w:sz w:val="20"/>
          <w:lang w:val="es-ES"/>
        </w:rPr>
      </w:pPr>
      <w:r>
        <w:rPr>
          <w:sz w:val="20"/>
          <w:lang w:val="es-ES"/>
        </w:rPr>
        <w:t>Describiendo</w:t>
      </w:r>
      <w:r w:rsidR="00E07665" w:rsidRPr="001B5151">
        <w:rPr>
          <w:sz w:val="20"/>
          <w:lang w:val="es-ES"/>
        </w:rPr>
        <w:t xml:space="preserve"> los planteamientos de los experimentos, su estructuración y los resultados a los que se llegó en cada caso, para ejemplificar cómo se percibe una imagen atendiendo a su complejidad, el equilibrio presente en su composición y la relación de los componentes de la imagen con el fondo para lograr el cerramiento de forma. Los casos atienden a la organización del estímulo bajo la teoría Gestalt que determina, según la estructuración de la misma, cómo debe ser captada la forma en su totalidad; y por otro lado, se analiza la percepción de la imagen desde lo fisiológico, haciendo el registro del trabajo del ojo en la exploración de esa imagen.</w:t>
      </w:r>
    </w:p>
    <w:p w14:paraId="5E7B65EC" w14:textId="77777777" w:rsidR="00E07665" w:rsidRPr="00D5595D" w:rsidRDefault="00E07665" w:rsidP="00882470">
      <w:pPr>
        <w:pStyle w:val="AbstractStyle"/>
        <w:ind w:left="567" w:right="543"/>
        <w:jc w:val="center"/>
        <w:rPr>
          <w:sz w:val="20"/>
          <w:highlight w:val="yellow"/>
          <w:lang w:val="es-ES"/>
        </w:rPr>
      </w:pPr>
    </w:p>
    <w:p w14:paraId="470D8388" w14:textId="77777777" w:rsidR="00E07665" w:rsidRPr="00D5595D" w:rsidRDefault="00E07665" w:rsidP="00882470">
      <w:pPr>
        <w:pStyle w:val="AbstractStyle"/>
        <w:ind w:left="567" w:right="543"/>
        <w:jc w:val="center"/>
        <w:rPr>
          <w:sz w:val="20"/>
          <w:highlight w:val="yellow"/>
          <w:lang w:val="es-ES"/>
        </w:rPr>
      </w:pPr>
    </w:p>
    <w:p w14:paraId="36C9953A" w14:textId="5886E8A0" w:rsidR="00304499" w:rsidRPr="001B5151" w:rsidRDefault="00304499" w:rsidP="00882470">
      <w:pPr>
        <w:pStyle w:val="AbstractStyle"/>
        <w:ind w:left="567" w:right="543"/>
        <w:jc w:val="center"/>
        <w:rPr>
          <w:sz w:val="20"/>
          <w:lang w:val="es-ES"/>
        </w:rPr>
      </w:pPr>
      <w:r w:rsidRPr="001B5151">
        <w:rPr>
          <w:sz w:val="20"/>
          <w:lang w:val="es-ES"/>
        </w:rPr>
        <w:t>Palabras clave</w:t>
      </w:r>
      <w:r w:rsidR="00130E76" w:rsidRPr="001B5151">
        <w:rPr>
          <w:sz w:val="20"/>
          <w:lang w:val="es-ES"/>
        </w:rPr>
        <w:t>:</w:t>
      </w:r>
      <w:r w:rsidR="00335536" w:rsidRPr="001B5151">
        <w:rPr>
          <w:sz w:val="20"/>
          <w:lang w:val="es-ES"/>
        </w:rPr>
        <w:t xml:space="preserve"> Percepción Visual, </w:t>
      </w:r>
      <w:r w:rsidR="008A6241" w:rsidRPr="001B5151">
        <w:rPr>
          <w:sz w:val="20"/>
          <w:lang w:val="es-ES"/>
        </w:rPr>
        <w:t xml:space="preserve">Teoría </w:t>
      </w:r>
      <w:r w:rsidR="00335536" w:rsidRPr="001B5151">
        <w:rPr>
          <w:sz w:val="20"/>
          <w:lang w:val="es-ES"/>
        </w:rPr>
        <w:t xml:space="preserve">Gestalt, Forma, </w:t>
      </w:r>
      <w:proofErr w:type="spellStart"/>
      <w:r w:rsidR="00335536" w:rsidRPr="001B5151">
        <w:rPr>
          <w:sz w:val="20"/>
          <w:lang w:val="es-ES"/>
        </w:rPr>
        <w:t>Eye</w:t>
      </w:r>
      <w:proofErr w:type="spellEnd"/>
      <w:r w:rsidR="00335536" w:rsidRPr="001B5151">
        <w:rPr>
          <w:sz w:val="20"/>
          <w:lang w:val="es-ES"/>
        </w:rPr>
        <w:t xml:space="preserve"> Tracking.</w:t>
      </w:r>
      <w:r w:rsidR="00130E76" w:rsidRPr="001B5151">
        <w:rPr>
          <w:sz w:val="20"/>
          <w:lang w:val="es-ES"/>
        </w:rPr>
        <w:t xml:space="preserve"> </w:t>
      </w:r>
    </w:p>
    <w:p w14:paraId="50E41E42" w14:textId="77777777" w:rsidR="00335536" w:rsidRPr="001B5151" w:rsidRDefault="00335536" w:rsidP="00882470">
      <w:pPr>
        <w:pStyle w:val="AbstractStyle"/>
        <w:ind w:left="567" w:right="543"/>
        <w:jc w:val="center"/>
        <w:rPr>
          <w:sz w:val="20"/>
          <w:lang w:val="es-ES"/>
        </w:rPr>
      </w:pPr>
    </w:p>
    <w:p w14:paraId="4F6B0224" w14:textId="77777777" w:rsidR="00335536" w:rsidRPr="001B5151" w:rsidRDefault="00335536" w:rsidP="00882470">
      <w:pPr>
        <w:pStyle w:val="AbstractStyle"/>
        <w:ind w:left="567" w:right="543"/>
        <w:jc w:val="center"/>
        <w:rPr>
          <w:sz w:val="20"/>
          <w:lang w:val="es-ES"/>
        </w:rPr>
      </w:pPr>
    </w:p>
    <w:p w14:paraId="7F29C745" w14:textId="77777777" w:rsidR="00C5487E" w:rsidRPr="001B5151" w:rsidRDefault="00304499" w:rsidP="009C6013">
      <w:pPr>
        <w:pStyle w:val="AbstractStyle"/>
        <w:ind w:left="567" w:right="543"/>
        <w:jc w:val="center"/>
        <w:rPr>
          <w:sz w:val="20"/>
        </w:rPr>
      </w:pPr>
      <w:r w:rsidRPr="001B5151">
        <w:rPr>
          <w:sz w:val="20"/>
        </w:rPr>
        <w:t xml:space="preserve">Abstract: </w:t>
      </w:r>
    </w:p>
    <w:p w14:paraId="0FDBB289" w14:textId="0900CF9F" w:rsidR="009C6013" w:rsidRPr="001B5151" w:rsidRDefault="009C6013" w:rsidP="009C6013">
      <w:pPr>
        <w:pStyle w:val="AbstractStyle"/>
        <w:ind w:left="567" w:right="543"/>
        <w:jc w:val="center"/>
        <w:rPr>
          <w:sz w:val="20"/>
        </w:rPr>
      </w:pPr>
      <w:r w:rsidRPr="001B5151">
        <w:rPr>
          <w:sz w:val="20"/>
        </w:rPr>
        <w:t>This study is part of the research made in the Visual Perception line of the Multimedia Experimental Laboratory (MEL) of the Autonomous University of San Luis Potosí. This laboratory counts with equipment and software for the eye-tracking analysis and conducts experiments to prove design principles from the Gestalt Theory, color, visual composition, and other perceptual principles. It has served to test some of the postulates that revolve around the theoretical foundations that sustain the discipline.</w:t>
      </w:r>
    </w:p>
    <w:p w14:paraId="7A5CF50D" w14:textId="77777777" w:rsidR="009C6013" w:rsidRPr="001B5151" w:rsidRDefault="009C6013" w:rsidP="009C6013">
      <w:pPr>
        <w:pStyle w:val="AbstractStyle"/>
        <w:ind w:left="567" w:right="543"/>
        <w:jc w:val="center"/>
        <w:rPr>
          <w:sz w:val="20"/>
        </w:rPr>
      </w:pPr>
    </w:p>
    <w:p w14:paraId="28A89CC2" w14:textId="7AAFBEB5" w:rsidR="00F13201" w:rsidRPr="001B5151" w:rsidRDefault="009C6013" w:rsidP="00F13201">
      <w:pPr>
        <w:pStyle w:val="AbstractStyle"/>
        <w:ind w:left="567" w:right="543"/>
        <w:jc w:val="center"/>
        <w:rPr>
          <w:sz w:val="20"/>
        </w:rPr>
      </w:pPr>
      <w:r w:rsidRPr="001B5151">
        <w:rPr>
          <w:sz w:val="20"/>
        </w:rPr>
        <w:t>The perception of the shape study allows tracking the behavior of the eye in front of an organized visual stimulus. Monitoring the perception process is necessary to register the number of fixations, scan paths, interest areas, and qualitative data to analyze the visual perception from the principles of Gestalt Theory. Based on the above, the present work aims to show some of the investigations carried out about the visual perception of the image, among them are the perception of the simple and the complex form, the visual balance, and the enclosure law.</w:t>
      </w:r>
      <w:r w:rsidR="00F13201" w:rsidRPr="001B5151">
        <w:rPr>
          <w:sz w:val="20"/>
        </w:rPr>
        <w:t xml:space="preserve"> </w:t>
      </w:r>
      <w:r w:rsidRPr="001B5151">
        <w:rPr>
          <w:sz w:val="20"/>
        </w:rPr>
        <w:t>These principles derive from the Gestalt Theory, subjected to evaluation to study their behavior</w:t>
      </w:r>
      <w:r w:rsidR="00F13201" w:rsidRPr="001B5151">
        <w:rPr>
          <w:sz w:val="20"/>
        </w:rPr>
        <w:t xml:space="preserve"> </w:t>
      </w:r>
      <w:r w:rsidR="005E1465">
        <w:rPr>
          <w:sz w:val="20"/>
        </w:rPr>
        <w:t>using</w:t>
      </w:r>
      <w:r w:rsidR="00F13201" w:rsidRPr="001B5151">
        <w:rPr>
          <w:sz w:val="20"/>
        </w:rPr>
        <w:t xml:space="preserve"> the </w:t>
      </w:r>
      <w:r w:rsidRPr="001B5151">
        <w:rPr>
          <w:sz w:val="20"/>
        </w:rPr>
        <w:t>Eye Tracking a specialized device for eye movement analysis</w:t>
      </w:r>
      <w:r w:rsidR="00F13201" w:rsidRPr="001B5151">
        <w:rPr>
          <w:sz w:val="20"/>
        </w:rPr>
        <w:t>.</w:t>
      </w:r>
    </w:p>
    <w:p w14:paraId="78ED1286" w14:textId="77777777" w:rsidR="00F13201" w:rsidRPr="001B5151" w:rsidRDefault="00F13201" w:rsidP="00F13201">
      <w:pPr>
        <w:pStyle w:val="AbstractStyle"/>
        <w:ind w:left="567" w:right="543"/>
        <w:jc w:val="center"/>
        <w:rPr>
          <w:sz w:val="20"/>
        </w:rPr>
      </w:pPr>
    </w:p>
    <w:p w14:paraId="7A9FBCE0" w14:textId="7E115B38" w:rsidR="009C6013" w:rsidRPr="001B5151" w:rsidRDefault="009C6013" w:rsidP="00F13201">
      <w:pPr>
        <w:pStyle w:val="AbstractStyle"/>
        <w:ind w:left="567" w:right="543"/>
        <w:jc w:val="center"/>
        <w:rPr>
          <w:sz w:val="20"/>
        </w:rPr>
      </w:pPr>
    </w:p>
    <w:p w14:paraId="5D1DE9DD" w14:textId="77777777" w:rsidR="009C6013" w:rsidRPr="001B5151" w:rsidRDefault="009C6013" w:rsidP="009C6013">
      <w:pPr>
        <w:pStyle w:val="AbstractStyle"/>
        <w:ind w:left="567" w:right="543"/>
        <w:jc w:val="center"/>
        <w:rPr>
          <w:sz w:val="20"/>
        </w:rPr>
      </w:pPr>
      <w:r w:rsidRPr="001B5151">
        <w:rPr>
          <w:sz w:val="20"/>
        </w:rPr>
        <w:t>The methods and the results from the experiments described in each research case let to give an example of how an image according to its complexity is perceived. The cases attend to the organization of the stimulus under the Gestalt Theory is determined by the structure, how the form should be captured by the eye and the perception of the image is analyzed from the physiological point of view, recording the work of the eye in the exploration of that image.</w:t>
      </w:r>
    </w:p>
    <w:p w14:paraId="5FA1B34D" w14:textId="77777777" w:rsidR="009C6013" w:rsidRPr="001B5151" w:rsidRDefault="009C6013" w:rsidP="009C6013">
      <w:pPr>
        <w:pStyle w:val="AbstractStyle"/>
        <w:ind w:left="567" w:right="543"/>
        <w:jc w:val="center"/>
        <w:rPr>
          <w:sz w:val="20"/>
        </w:rPr>
      </w:pPr>
    </w:p>
    <w:p w14:paraId="13878E29" w14:textId="1D972F8B" w:rsidR="00304499" w:rsidRPr="00EE3A96" w:rsidRDefault="00304499" w:rsidP="00882470">
      <w:pPr>
        <w:pStyle w:val="KeywordsText"/>
        <w:ind w:left="567" w:right="543"/>
        <w:rPr>
          <w:sz w:val="20"/>
        </w:rPr>
      </w:pPr>
      <w:r w:rsidRPr="001B5151">
        <w:rPr>
          <w:sz w:val="20"/>
        </w:rPr>
        <w:t xml:space="preserve">Keywords: </w:t>
      </w:r>
      <w:r w:rsidR="00B92FAC" w:rsidRPr="001B5151">
        <w:rPr>
          <w:sz w:val="20"/>
        </w:rPr>
        <w:t xml:space="preserve">Visual Perception, Gestalt Theory, </w:t>
      </w:r>
      <w:r w:rsidR="004D3713" w:rsidRPr="001B5151">
        <w:rPr>
          <w:sz w:val="20"/>
        </w:rPr>
        <w:t>Form</w:t>
      </w:r>
      <w:r w:rsidR="00B92FAC" w:rsidRPr="001B5151">
        <w:rPr>
          <w:sz w:val="20"/>
        </w:rPr>
        <w:t>, Eye Tracking.</w:t>
      </w:r>
    </w:p>
    <w:p w14:paraId="52657364" w14:textId="77777777" w:rsidR="00304499" w:rsidRPr="00EE3A96" w:rsidRDefault="00304499" w:rsidP="00882470">
      <w:pPr>
        <w:pStyle w:val="KeywordsText"/>
        <w:ind w:left="567" w:right="543"/>
        <w:rPr>
          <w:sz w:val="20"/>
        </w:rPr>
      </w:pPr>
    </w:p>
    <w:p w14:paraId="1DEC0D49" w14:textId="77777777" w:rsidR="00304499" w:rsidRPr="00EE3A96" w:rsidRDefault="00304499" w:rsidP="00882470">
      <w:pPr>
        <w:spacing w:line="360" w:lineRule="auto"/>
        <w:ind w:left="567" w:right="543"/>
        <w:rPr>
          <w:b/>
          <w:i/>
          <w:sz w:val="20"/>
          <w:szCs w:val="20"/>
          <w:lang w:val="en-US"/>
        </w:rPr>
      </w:pPr>
    </w:p>
    <w:p w14:paraId="5B102FE2" w14:textId="2E29CBA5" w:rsidR="00130E76" w:rsidRPr="006D611D" w:rsidRDefault="0078376D" w:rsidP="00882470">
      <w:pPr>
        <w:spacing w:line="360" w:lineRule="auto"/>
        <w:ind w:left="567" w:right="543"/>
        <w:rPr>
          <w:b/>
          <w:lang w:val="es-ES"/>
        </w:rPr>
      </w:pPr>
      <w:r w:rsidRPr="006D611D">
        <w:rPr>
          <w:b/>
          <w:lang w:val="es-ES"/>
        </w:rPr>
        <w:t>Diseño y percepción visual.</w:t>
      </w:r>
    </w:p>
    <w:p w14:paraId="326D5A78" w14:textId="402D2660" w:rsidR="00685873" w:rsidRDefault="002A21BD" w:rsidP="00685873">
      <w:pPr>
        <w:spacing w:line="360" w:lineRule="auto"/>
        <w:ind w:left="567" w:right="543"/>
        <w:rPr>
          <w:bCs/>
          <w:lang w:val="es-ES"/>
        </w:rPr>
      </w:pPr>
      <w:r>
        <w:rPr>
          <w:bCs/>
          <w:lang w:val="es-ES"/>
        </w:rPr>
        <w:t>Dentro de la disciplina del diseño,</w:t>
      </w:r>
      <w:r w:rsidR="00A0336A" w:rsidRPr="006D611D">
        <w:rPr>
          <w:bCs/>
          <w:lang w:val="es-ES"/>
        </w:rPr>
        <w:t xml:space="preserve"> </w:t>
      </w:r>
      <w:r>
        <w:rPr>
          <w:bCs/>
          <w:lang w:val="es-ES"/>
        </w:rPr>
        <w:t>u</w:t>
      </w:r>
      <w:r w:rsidR="00A0336A" w:rsidRPr="006D611D">
        <w:rPr>
          <w:bCs/>
          <w:lang w:val="es-ES"/>
        </w:rPr>
        <w:t xml:space="preserve">no de los </w:t>
      </w:r>
      <w:r w:rsidRPr="006D611D">
        <w:rPr>
          <w:bCs/>
          <w:lang w:val="es-ES"/>
        </w:rPr>
        <w:t xml:space="preserve">problemas </w:t>
      </w:r>
      <w:r w:rsidR="00A0336A" w:rsidRPr="006D611D">
        <w:rPr>
          <w:bCs/>
          <w:lang w:val="es-ES"/>
        </w:rPr>
        <w:t>principales que existen, radica</w:t>
      </w:r>
      <w:r>
        <w:rPr>
          <w:bCs/>
          <w:lang w:val="es-ES"/>
        </w:rPr>
        <w:t xml:space="preserve"> en los postulados teóricos que la sustentan, en el campo de la percepción visual,</w:t>
      </w:r>
      <w:r w:rsidR="00A0336A" w:rsidRPr="006D611D">
        <w:rPr>
          <w:bCs/>
          <w:lang w:val="es-ES"/>
        </w:rPr>
        <w:t xml:space="preserve"> </w:t>
      </w:r>
      <w:r>
        <w:rPr>
          <w:bCs/>
          <w:lang w:val="es-ES"/>
        </w:rPr>
        <w:t>la mayor cantidad de información parte del ámbito de lo</w:t>
      </w:r>
      <w:r w:rsidR="00A0336A" w:rsidRPr="006D611D">
        <w:rPr>
          <w:bCs/>
          <w:lang w:val="es-ES"/>
        </w:rPr>
        <w:t xml:space="preserve"> cualitativo en </w:t>
      </w:r>
      <w:r>
        <w:rPr>
          <w:bCs/>
          <w:lang w:val="es-ES"/>
        </w:rPr>
        <w:t xml:space="preserve">relación con aspectos referidos a la forma y su organización. </w:t>
      </w:r>
      <w:r w:rsidR="00A0336A" w:rsidRPr="006D611D">
        <w:rPr>
          <w:bCs/>
          <w:lang w:val="es-ES"/>
        </w:rPr>
        <w:t xml:space="preserve"> </w:t>
      </w:r>
      <w:r>
        <w:rPr>
          <w:bCs/>
          <w:lang w:val="es-ES"/>
        </w:rPr>
        <w:t xml:space="preserve">Actualmente, dentro del Laboratorio de Experimentación Multimedia (LEM), se han </w:t>
      </w:r>
      <w:r w:rsidR="00BB544F">
        <w:rPr>
          <w:bCs/>
          <w:lang w:val="es-ES"/>
        </w:rPr>
        <w:t>estado desarrollando investigaciones con la finalidad de someter</w:t>
      </w:r>
      <w:r w:rsidR="00A0336A" w:rsidRPr="006D611D">
        <w:rPr>
          <w:bCs/>
          <w:lang w:val="es-ES"/>
        </w:rPr>
        <w:t xml:space="preserve"> </w:t>
      </w:r>
      <w:r w:rsidR="00BB544F">
        <w:rPr>
          <w:bCs/>
          <w:lang w:val="es-ES"/>
        </w:rPr>
        <w:t xml:space="preserve">a </w:t>
      </w:r>
      <w:r w:rsidR="00BB544F" w:rsidRPr="006D611D">
        <w:rPr>
          <w:bCs/>
          <w:lang w:val="es-ES"/>
        </w:rPr>
        <w:t xml:space="preserve">experimentación </w:t>
      </w:r>
      <w:r w:rsidR="00BB544F">
        <w:rPr>
          <w:bCs/>
          <w:lang w:val="es-ES"/>
        </w:rPr>
        <w:t>los</w:t>
      </w:r>
      <w:r>
        <w:rPr>
          <w:bCs/>
          <w:lang w:val="es-ES"/>
        </w:rPr>
        <w:t xml:space="preserve"> principios de organización visual </w:t>
      </w:r>
      <w:r w:rsidR="00A0336A" w:rsidRPr="006D611D">
        <w:rPr>
          <w:bCs/>
          <w:lang w:val="es-ES"/>
        </w:rPr>
        <w:t>desde lo cuantitativo</w:t>
      </w:r>
      <w:r>
        <w:rPr>
          <w:bCs/>
          <w:lang w:val="es-ES"/>
        </w:rPr>
        <w:t xml:space="preserve">, ya que se cuenta con </w:t>
      </w:r>
      <w:r w:rsidR="00A0336A" w:rsidRPr="006D611D">
        <w:rPr>
          <w:bCs/>
          <w:lang w:val="es-ES"/>
        </w:rPr>
        <w:t xml:space="preserve">tecnología y recursos como el </w:t>
      </w:r>
      <w:proofErr w:type="spellStart"/>
      <w:r w:rsidR="00A0336A" w:rsidRPr="006D611D">
        <w:rPr>
          <w:bCs/>
          <w:lang w:val="es-ES"/>
        </w:rPr>
        <w:t>Eye</w:t>
      </w:r>
      <w:proofErr w:type="spellEnd"/>
      <w:r w:rsidR="00A0336A" w:rsidRPr="006D611D">
        <w:rPr>
          <w:bCs/>
          <w:lang w:val="es-ES"/>
        </w:rPr>
        <w:t xml:space="preserve"> Tracking </w:t>
      </w:r>
      <w:r>
        <w:rPr>
          <w:bCs/>
          <w:lang w:val="es-ES"/>
        </w:rPr>
        <w:t>que permite</w:t>
      </w:r>
      <w:r w:rsidR="00D451A6">
        <w:rPr>
          <w:bCs/>
          <w:lang w:val="es-ES"/>
        </w:rPr>
        <w:t>n</w:t>
      </w:r>
      <w:r>
        <w:rPr>
          <w:bCs/>
          <w:lang w:val="es-ES"/>
        </w:rPr>
        <w:t xml:space="preserve"> llevar </w:t>
      </w:r>
      <w:r w:rsidR="00A0336A" w:rsidRPr="006D611D">
        <w:rPr>
          <w:bCs/>
          <w:lang w:val="es-ES"/>
        </w:rPr>
        <w:t xml:space="preserve">a cabo registros detallados del seguimiento ocular de un sujeto mientras </w:t>
      </w:r>
      <w:r>
        <w:rPr>
          <w:bCs/>
          <w:lang w:val="es-ES"/>
        </w:rPr>
        <w:t>realiza la exploración de</w:t>
      </w:r>
      <w:r w:rsidR="00A0336A" w:rsidRPr="006D611D">
        <w:rPr>
          <w:bCs/>
          <w:lang w:val="es-ES"/>
        </w:rPr>
        <w:t xml:space="preserve"> una imagen. </w:t>
      </w:r>
    </w:p>
    <w:p w14:paraId="029E3A9A" w14:textId="77777777" w:rsidR="00685873" w:rsidRDefault="00685873" w:rsidP="00685873">
      <w:pPr>
        <w:spacing w:line="360" w:lineRule="auto"/>
        <w:ind w:left="567" w:right="543"/>
        <w:rPr>
          <w:bCs/>
          <w:lang w:val="es-ES"/>
        </w:rPr>
      </w:pPr>
    </w:p>
    <w:p w14:paraId="7D0B78D3" w14:textId="66139A2B" w:rsidR="00A0336A" w:rsidRDefault="00685873" w:rsidP="004C0106">
      <w:pPr>
        <w:spacing w:line="360" w:lineRule="auto"/>
        <w:ind w:left="567" w:right="543"/>
        <w:rPr>
          <w:bCs/>
          <w:lang w:val="es-ES"/>
        </w:rPr>
      </w:pPr>
      <w:r>
        <w:rPr>
          <w:bCs/>
          <w:lang w:val="es-ES"/>
        </w:rPr>
        <w:t xml:space="preserve">El </w:t>
      </w:r>
      <w:r w:rsidR="00A0336A" w:rsidRPr="006D611D">
        <w:rPr>
          <w:bCs/>
          <w:lang w:val="es-ES"/>
        </w:rPr>
        <w:t xml:space="preserve">diseño </w:t>
      </w:r>
      <w:r>
        <w:rPr>
          <w:bCs/>
          <w:lang w:val="es-ES"/>
        </w:rPr>
        <w:t xml:space="preserve">gráfico </w:t>
      </w:r>
      <w:r w:rsidR="00A0336A" w:rsidRPr="006D611D">
        <w:rPr>
          <w:bCs/>
          <w:lang w:val="es-ES"/>
        </w:rPr>
        <w:t>está directamente relacionad</w:t>
      </w:r>
      <w:r>
        <w:rPr>
          <w:bCs/>
          <w:lang w:val="es-ES"/>
        </w:rPr>
        <w:t>o</w:t>
      </w:r>
      <w:r w:rsidR="00A0336A" w:rsidRPr="006D611D">
        <w:rPr>
          <w:bCs/>
          <w:lang w:val="es-ES"/>
        </w:rPr>
        <w:t xml:space="preserve"> con </w:t>
      </w:r>
      <w:r>
        <w:rPr>
          <w:bCs/>
          <w:lang w:val="es-ES"/>
        </w:rPr>
        <w:t>el ojo al ser</w:t>
      </w:r>
      <w:r w:rsidR="00E135E8">
        <w:rPr>
          <w:bCs/>
          <w:lang w:val="es-ES"/>
        </w:rPr>
        <w:t xml:space="preserve"> una disciplina</w:t>
      </w:r>
      <w:r>
        <w:rPr>
          <w:bCs/>
          <w:lang w:val="es-ES"/>
        </w:rPr>
        <w:t xml:space="preserve"> </w:t>
      </w:r>
      <w:r w:rsidR="00E135E8">
        <w:rPr>
          <w:bCs/>
          <w:lang w:val="es-ES"/>
        </w:rPr>
        <w:t xml:space="preserve">de carácter </w:t>
      </w:r>
      <w:r>
        <w:rPr>
          <w:bCs/>
          <w:lang w:val="es-ES"/>
        </w:rPr>
        <w:t>visual</w:t>
      </w:r>
      <w:r w:rsidR="00A0336A" w:rsidRPr="006D611D">
        <w:rPr>
          <w:bCs/>
          <w:lang w:val="es-ES"/>
        </w:rPr>
        <w:t xml:space="preserve">, </w:t>
      </w:r>
      <w:r>
        <w:rPr>
          <w:bCs/>
          <w:lang w:val="es-ES"/>
        </w:rPr>
        <w:t>por ello, la percepción juega un papel muy importante al dar sentido</w:t>
      </w:r>
      <w:r w:rsidR="00A0336A" w:rsidRPr="006D611D">
        <w:rPr>
          <w:bCs/>
          <w:lang w:val="es-ES"/>
        </w:rPr>
        <w:t xml:space="preserve"> a la información que el ojo capta y el cerebro interpreta</w:t>
      </w:r>
      <w:r>
        <w:rPr>
          <w:bCs/>
          <w:lang w:val="es-ES"/>
        </w:rPr>
        <w:t xml:space="preserve">. De ahí que los registros visuales sean detallados aportando información como: </w:t>
      </w:r>
      <w:r w:rsidR="006A70E9" w:rsidRPr="006A70E9">
        <w:rPr>
          <w:bCs/>
          <w:lang w:val="es-ES"/>
        </w:rPr>
        <w:t>número de fijaciones, rutas de exploración,</w:t>
      </w:r>
      <w:r w:rsidR="006A70E9">
        <w:rPr>
          <w:bCs/>
          <w:lang w:val="es-ES"/>
        </w:rPr>
        <w:t xml:space="preserve"> densidad espacial de las fijaciones y</w:t>
      </w:r>
      <w:r w:rsidR="006A70E9" w:rsidRPr="006A70E9">
        <w:rPr>
          <w:bCs/>
          <w:lang w:val="es-ES"/>
        </w:rPr>
        <w:t xml:space="preserve"> duración de la </w:t>
      </w:r>
      <w:r w:rsidR="006A70E9" w:rsidRPr="00283D9F">
        <w:rPr>
          <w:bCs/>
          <w:lang w:val="es-ES"/>
        </w:rPr>
        <w:t>mirada fija en un área de interés.</w:t>
      </w:r>
      <w:r w:rsidR="004C0106" w:rsidRPr="00283D9F">
        <w:rPr>
          <w:bCs/>
          <w:lang w:val="es-ES"/>
        </w:rPr>
        <w:t xml:space="preserve"> </w:t>
      </w:r>
      <w:r w:rsidR="006A70E9" w:rsidRPr="00283D9F">
        <w:rPr>
          <w:bCs/>
          <w:lang w:val="es-ES"/>
        </w:rPr>
        <w:t>Los trabajos de percepción visual</w:t>
      </w:r>
      <w:r w:rsidR="00946010" w:rsidRPr="00283D9F">
        <w:rPr>
          <w:bCs/>
          <w:lang w:val="es-ES"/>
        </w:rPr>
        <w:t>,</w:t>
      </w:r>
      <w:r w:rsidR="006A70E9" w:rsidRPr="00283D9F">
        <w:rPr>
          <w:bCs/>
          <w:lang w:val="es-ES"/>
        </w:rPr>
        <w:t xml:space="preserve"> realizados con el uso de tecnología especializada</w:t>
      </w:r>
      <w:r w:rsidR="00946010" w:rsidRPr="00283D9F">
        <w:rPr>
          <w:bCs/>
          <w:lang w:val="es-ES"/>
        </w:rPr>
        <w:t>,</w:t>
      </w:r>
      <w:r w:rsidR="006A70E9" w:rsidRPr="00283D9F">
        <w:rPr>
          <w:bCs/>
          <w:lang w:val="es-ES"/>
        </w:rPr>
        <w:t xml:space="preserve"> aporta </w:t>
      </w:r>
      <w:r w:rsidR="00A0336A" w:rsidRPr="00283D9F">
        <w:rPr>
          <w:bCs/>
          <w:lang w:val="es-ES"/>
        </w:rPr>
        <w:t xml:space="preserve">una nueva manera de trabajar con la forma, contemplando el estudio de </w:t>
      </w:r>
      <w:r w:rsidR="006F506C">
        <w:rPr>
          <w:bCs/>
          <w:lang w:val="es-ES"/>
        </w:rPr>
        <w:t>ésta</w:t>
      </w:r>
      <w:r w:rsidR="00A0336A" w:rsidRPr="00283D9F">
        <w:rPr>
          <w:bCs/>
          <w:lang w:val="es-ES"/>
        </w:rPr>
        <w:t>, a través de</w:t>
      </w:r>
      <w:r w:rsidR="006A70E9" w:rsidRPr="00283D9F">
        <w:rPr>
          <w:bCs/>
          <w:lang w:val="es-ES"/>
        </w:rPr>
        <w:t xml:space="preserve">l registro preciso de los movimientos oculares de un sujeto que dan cuenta de la </w:t>
      </w:r>
      <w:r w:rsidR="00A0336A" w:rsidRPr="00283D9F">
        <w:rPr>
          <w:bCs/>
          <w:lang w:val="es-ES"/>
        </w:rPr>
        <w:t>organización, estructuración y relación de elementos que constituyen</w:t>
      </w:r>
      <w:r w:rsidR="006A70E9" w:rsidRPr="00283D9F">
        <w:rPr>
          <w:bCs/>
          <w:lang w:val="es-ES"/>
        </w:rPr>
        <w:t xml:space="preserve"> a la imagen.</w:t>
      </w:r>
    </w:p>
    <w:p w14:paraId="229982E9" w14:textId="763FE71A" w:rsidR="008559A3" w:rsidRDefault="008559A3" w:rsidP="004821EF">
      <w:pPr>
        <w:spacing w:line="360" w:lineRule="auto"/>
        <w:ind w:right="543"/>
        <w:rPr>
          <w:bCs/>
          <w:lang w:val="es-ES"/>
        </w:rPr>
      </w:pPr>
    </w:p>
    <w:p w14:paraId="5994C754" w14:textId="77777777" w:rsidR="00700F93" w:rsidRDefault="004821EF" w:rsidP="00700F93">
      <w:pPr>
        <w:spacing w:line="360" w:lineRule="auto"/>
        <w:ind w:left="567" w:right="543"/>
        <w:rPr>
          <w:b/>
          <w:lang w:val="es-ES"/>
        </w:rPr>
      </w:pPr>
      <w:r w:rsidRPr="004821EF">
        <w:rPr>
          <w:b/>
          <w:lang w:val="es-ES"/>
        </w:rPr>
        <w:t xml:space="preserve">Laboratorio de Experimentación Multimedia </w:t>
      </w:r>
      <w:r>
        <w:rPr>
          <w:b/>
          <w:lang w:val="es-ES"/>
        </w:rPr>
        <w:t>(</w:t>
      </w:r>
      <w:r w:rsidR="00DC36B9" w:rsidRPr="004821EF">
        <w:rPr>
          <w:b/>
          <w:lang w:val="es-ES"/>
        </w:rPr>
        <w:t>LEM</w:t>
      </w:r>
      <w:r>
        <w:rPr>
          <w:b/>
          <w:lang w:val="es-ES"/>
        </w:rPr>
        <w:t>)</w:t>
      </w:r>
    </w:p>
    <w:p w14:paraId="66D7BEC4" w14:textId="0DE65D45" w:rsidR="005564DF" w:rsidRPr="00700F93" w:rsidRDefault="008559A3" w:rsidP="00700F93">
      <w:pPr>
        <w:spacing w:line="360" w:lineRule="auto"/>
        <w:ind w:left="567" w:right="543"/>
        <w:rPr>
          <w:b/>
          <w:lang w:val="es-ES"/>
        </w:rPr>
      </w:pPr>
      <w:r>
        <w:rPr>
          <w:bCs/>
          <w:lang w:val="es-ES"/>
        </w:rPr>
        <w:t xml:space="preserve">Dentro del Laboratorio de Experimentación Multimedia </w:t>
      </w:r>
      <w:r w:rsidR="00D56252">
        <w:rPr>
          <w:bCs/>
          <w:lang w:val="es-ES"/>
        </w:rPr>
        <w:t>de la Facultad del Hábitat de la Universidad Autónoma de San Luis Potosí, el Cuerpo Académico Vanguardias del Diseño se ha dedicado al desarrollo de</w:t>
      </w:r>
      <w:r>
        <w:rPr>
          <w:bCs/>
          <w:lang w:val="es-ES"/>
        </w:rPr>
        <w:t xml:space="preserve"> una serie de investigaciones relacionadas con la percepción visual. Los trabajos realizados mediante experimentos </w:t>
      </w:r>
      <w:r w:rsidR="006E0093">
        <w:rPr>
          <w:bCs/>
          <w:lang w:val="es-ES"/>
        </w:rPr>
        <w:t>enfocados</w:t>
      </w:r>
      <w:r>
        <w:rPr>
          <w:bCs/>
          <w:lang w:val="es-ES"/>
        </w:rPr>
        <w:t xml:space="preserve"> al registro del trabajo </w:t>
      </w:r>
      <w:r w:rsidR="00115541">
        <w:rPr>
          <w:bCs/>
          <w:lang w:val="es-ES"/>
        </w:rPr>
        <w:t>ocular</w:t>
      </w:r>
      <w:r>
        <w:rPr>
          <w:bCs/>
          <w:lang w:val="es-ES"/>
        </w:rPr>
        <w:t xml:space="preserve"> se destinan</w:t>
      </w:r>
      <w:r w:rsidR="00D56252">
        <w:rPr>
          <w:bCs/>
          <w:lang w:val="es-ES"/>
        </w:rPr>
        <w:t>, en ocasiones,</w:t>
      </w:r>
      <w:r>
        <w:rPr>
          <w:bCs/>
          <w:lang w:val="es-ES"/>
        </w:rPr>
        <w:t xml:space="preserve"> al</w:t>
      </w:r>
      <w:r w:rsidR="006E0093">
        <w:rPr>
          <w:bCs/>
          <w:lang w:val="es-ES"/>
        </w:rPr>
        <w:t xml:space="preserve"> planteamiento de proyectos </w:t>
      </w:r>
      <w:r>
        <w:rPr>
          <w:bCs/>
          <w:lang w:val="es-ES"/>
        </w:rPr>
        <w:t xml:space="preserve">de tesis </w:t>
      </w:r>
      <w:r w:rsidR="006E0093">
        <w:rPr>
          <w:bCs/>
          <w:lang w:val="es-ES"/>
        </w:rPr>
        <w:t>para</w:t>
      </w:r>
      <w:r>
        <w:rPr>
          <w:bCs/>
          <w:lang w:val="es-ES"/>
        </w:rPr>
        <w:t xml:space="preserve"> alumnos de licenciatura y posgrado. </w:t>
      </w:r>
    </w:p>
    <w:p w14:paraId="08CCE06B" w14:textId="77777777" w:rsidR="005564DF" w:rsidRDefault="005564DF" w:rsidP="00882470">
      <w:pPr>
        <w:spacing w:line="360" w:lineRule="auto"/>
        <w:ind w:left="567" w:right="543"/>
        <w:rPr>
          <w:bCs/>
          <w:lang w:val="es-ES"/>
        </w:rPr>
      </w:pPr>
    </w:p>
    <w:p w14:paraId="72F3A362" w14:textId="77777777" w:rsidR="004B6E3D" w:rsidRDefault="008559A3" w:rsidP="004B6E3D">
      <w:pPr>
        <w:spacing w:line="360" w:lineRule="auto"/>
        <w:ind w:left="567" w:right="543"/>
        <w:rPr>
          <w:bCs/>
          <w:lang w:val="es-ES"/>
        </w:rPr>
      </w:pPr>
      <w:r w:rsidRPr="00CA621D">
        <w:rPr>
          <w:bCs/>
          <w:lang w:val="es-ES"/>
        </w:rPr>
        <w:t>Dentro de este escrito se presentan tres casos</w:t>
      </w:r>
      <w:r w:rsidR="006E0093" w:rsidRPr="00CA621D">
        <w:rPr>
          <w:bCs/>
          <w:lang w:val="es-ES"/>
        </w:rPr>
        <w:t xml:space="preserve"> </w:t>
      </w:r>
      <w:r w:rsidR="00EF0E8F" w:rsidRPr="00CA621D">
        <w:rPr>
          <w:bCs/>
          <w:lang w:val="es-ES"/>
        </w:rPr>
        <w:t xml:space="preserve">relacionados con la percepción de la forma </w:t>
      </w:r>
      <w:r w:rsidR="006E0093" w:rsidRPr="00CA621D">
        <w:rPr>
          <w:bCs/>
          <w:lang w:val="es-ES"/>
        </w:rPr>
        <w:t xml:space="preserve">desarrollados </w:t>
      </w:r>
      <w:r w:rsidR="00EF0E8F" w:rsidRPr="00CA621D">
        <w:rPr>
          <w:bCs/>
          <w:lang w:val="es-ES"/>
        </w:rPr>
        <w:t>dentro</w:t>
      </w:r>
      <w:r w:rsidR="006E0093" w:rsidRPr="00CA621D">
        <w:rPr>
          <w:bCs/>
          <w:lang w:val="es-ES"/>
        </w:rPr>
        <w:t xml:space="preserve"> </w:t>
      </w:r>
      <w:r w:rsidR="00EF0E8F" w:rsidRPr="00CA621D">
        <w:rPr>
          <w:bCs/>
          <w:lang w:val="es-ES"/>
        </w:rPr>
        <w:t>d</w:t>
      </w:r>
      <w:r w:rsidR="006E0093" w:rsidRPr="00CA621D">
        <w:rPr>
          <w:bCs/>
          <w:lang w:val="es-ES"/>
        </w:rPr>
        <w:t xml:space="preserve">el LEM, </w:t>
      </w:r>
      <w:r w:rsidRPr="00CA621D">
        <w:rPr>
          <w:bCs/>
          <w:lang w:val="es-ES"/>
        </w:rPr>
        <w:t xml:space="preserve">mismos que se detallan en relación </w:t>
      </w:r>
      <w:r w:rsidR="00EF0E8F" w:rsidRPr="00CA621D">
        <w:rPr>
          <w:bCs/>
          <w:lang w:val="es-ES"/>
        </w:rPr>
        <w:t>con</w:t>
      </w:r>
      <w:r w:rsidRPr="00CA621D">
        <w:rPr>
          <w:bCs/>
          <w:lang w:val="es-ES"/>
        </w:rPr>
        <w:t xml:space="preserve"> sus objetivos, muestra, métodos, resultados y conclusiones. Resaltando el papel que juega la tecnología para la medición de la percepción de la forma. </w:t>
      </w:r>
      <w:r w:rsidR="00CA621D" w:rsidRPr="00CA621D">
        <w:rPr>
          <w:bCs/>
          <w:lang w:val="es-ES"/>
        </w:rPr>
        <w:t xml:space="preserve">La organización visual </w:t>
      </w:r>
      <w:r w:rsidR="00CA621D">
        <w:rPr>
          <w:bCs/>
          <w:lang w:val="es-ES"/>
        </w:rPr>
        <w:t>parte de</w:t>
      </w:r>
      <w:r w:rsidR="00CA621D" w:rsidRPr="00CA621D">
        <w:rPr>
          <w:bCs/>
          <w:lang w:val="es-ES"/>
        </w:rPr>
        <w:t xml:space="preserve"> la teoría Gestalt, </w:t>
      </w:r>
      <w:r w:rsidR="00CA621D">
        <w:rPr>
          <w:bCs/>
          <w:lang w:val="es-ES"/>
        </w:rPr>
        <w:t xml:space="preserve">y </w:t>
      </w:r>
      <w:r w:rsidR="00CA621D" w:rsidRPr="00CA621D">
        <w:rPr>
          <w:bCs/>
          <w:lang w:val="es-ES"/>
        </w:rPr>
        <w:t>centra su atención en la simplicidad formal, el equilibrio y la estabilidad como elementos que contribuyen a la pregnancia de la forma.</w:t>
      </w:r>
      <w:r w:rsidR="00CA621D">
        <w:rPr>
          <w:bCs/>
          <w:lang w:val="es-ES"/>
        </w:rPr>
        <w:t xml:space="preserve"> </w:t>
      </w:r>
      <w:r w:rsidR="004821EF" w:rsidRPr="00CA621D">
        <w:rPr>
          <w:bCs/>
          <w:lang w:val="es-ES"/>
        </w:rPr>
        <w:t xml:space="preserve">La psicología Gestalt </w:t>
      </w:r>
      <w:r w:rsidR="00AD7808" w:rsidRPr="00CA621D">
        <w:rPr>
          <w:bCs/>
          <w:lang w:val="es-ES"/>
        </w:rPr>
        <w:t>por su interés</w:t>
      </w:r>
      <w:r w:rsidR="004821EF" w:rsidRPr="00CA621D">
        <w:rPr>
          <w:bCs/>
          <w:lang w:val="es-ES"/>
        </w:rPr>
        <w:t xml:space="preserve"> </w:t>
      </w:r>
      <w:r w:rsidR="00AD7808" w:rsidRPr="00CA621D">
        <w:rPr>
          <w:bCs/>
          <w:lang w:val="es-ES"/>
        </w:rPr>
        <w:t>en</w:t>
      </w:r>
      <w:r w:rsidR="004821EF" w:rsidRPr="00CA621D">
        <w:rPr>
          <w:bCs/>
          <w:lang w:val="es-ES"/>
        </w:rPr>
        <w:t xml:space="preserve"> el estudio de la percepción </w:t>
      </w:r>
      <w:r w:rsidR="00AD7808" w:rsidRPr="00CA621D">
        <w:rPr>
          <w:bCs/>
          <w:lang w:val="es-ES"/>
        </w:rPr>
        <w:t>da</w:t>
      </w:r>
      <w:r w:rsidR="004821EF" w:rsidRPr="00CA621D">
        <w:rPr>
          <w:bCs/>
          <w:lang w:val="es-ES"/>
        </w:rPr>
        <w:t xml:space="preserve"> respuesta desde lo fisiológico y lo psicológico</w:t>
      </w:r>
      <w:r w:rsidR="00AD7808" w:rsidRPr="00CA621D">
        <w:rPr>
          <w:bCs/>
          <w:lang w:val="es-ES"/>
        </w:rPr>
        <w:t xml:space="preserve"> a estos fenómenos</w:t>
      </w:r>
      <w:r w:rsidR="00CA621D">
        <w:rPr>
          <w:bCs/>
          <w:lang w:val="es-ES"/>
        </w:rPr>
        <w:t>, lo que se complementa con el registro visual.</w:t>
      </w:r>
      <w:r w:rsidR="004821EF" w:rsidRPr="00CA621D">
        <w:rPr>
          <w:bCs/>
          <w:lang w:val="es-ES"/>
        </w:rPr>
        <w:t xml:space="preserve"> </w:t>
      </w:r>
    </w:p>
    <w:p w14:paraId="4B0A7EDC" w14:textId="77777777" w:rsidR="004B6E3D" w:rsidRDefault="004B6E3D" w:rsidP="004B6E3D">
      <w:pPr>
        <w:spacing w:line="360" w:lineRule="auto"/>
        <w:ind w:left="567" w:right="543"/>
        <w:rPr>
          <w:bCs/>
          <w:lang w:val="es-ES"/>
        </w:rPr>
      </w:pPr>
    </w:p>
    <w:p w14:paraId="44059EA6" w14:textId="07CFD427" w:rsidR="00806964" w:rsidRPr="004B6E3D" w:rsidRDefault="0003325C" w:rsidP="004B6E3D">
      <w:pPr>
        <w:spacing w:line="360" w:lineRule="auto"/>
        <w:ind w:left="567" w:right="543"/>
        <w:rPr>
          <w:bCs/>
          <w:lang w:val="es-ES"/>
        </w:rPr>
      </w:pPr>
      <w:r w:rsidRPr="004B6E3D">
        <w:rPr>
          <w:b/>
          <w:lang w:val="es-ES"/>
        </w:rPr>
        <w:lastRenderedPageBreak/>
        <w:t>Caso 1: Seguimiento ocular en el análisis de la percepción visual del espacio en las ilusiones ópticas.</w:t>
      </w:r>
    </w:p>
    <w:p w14:paraId="5FDEB49D" w14:textId="5BF782E3" w:rsidR="00104708" w:rsidRPr="006D611D" w:rsidRDefault="002376EC" w:rsidP="00806964">
      <w:pPr>
        <w:spacing w:line="360" w:lineRule="auto"/>
        <w:ind w:left="567" w:right="543"/>
        <w:rPr>
          <w:bCs/>
          <w:lang w:val="es-ES"/>
        </w:rPr>
      </w:pPr>
      <w:r w:rsidRPr="001460CA">
        <w:rPr>
          <w:bCs/>
          <w:lang w:val="es-ES"/>
        </w:rPr>
        <w:t xml:space="preserve">El primer caso corresponde a la </w:t>
      </w:r>
      <w:r w:rsidR="00104708" w:rsidRPr="001460CA">
        <w:rPr>
          <w:bCs/>
          <w:lang w:val="es-ES"/>
        </w:rPr>
        <w:t>investigación</w:t>
      </w:r>
      <w:r w:rsidRPr="001460CA">
        <w:rPr>
          <w:bCs/>
          <w:lang w:val="es-ES"/>
        </w:rPr>
        <w:t xml:space="preserve"> realizada dentro del Laboratorio de</w:t>
      </w:r>
      <w:r w:rsidR="00806964" w:rsidRPr="001460CA">
        <w:rPr>
          <w:bCs/>
          <w:lang w:val="es-ES"/>
        </w:rPr>
        <w:t xml:space="preserve"> </w:t>
      </w:r>
      <w:r w:rsidRPr="001460CA">
        <w:rPr>
          <w:bCs/>
          <w:lang w:val="es-ES"/>
        </w:rPr>
        <w:t xml:space="preserve">Experimentación Multimedia, </w:t>
      </w:r>
      <w:r w:rsidR="00894A09" w:rsidRPr="001460CA">
        <w:rPr>
          <w:bCs/>
          <w:lang w:val="es-ES"/>
        </w:rPr>
        <w:t xml:space="preserve">por </w:t>
      </w:r>
      <w:r w:rsidRPr="001460CA">
        <w:rPr>
          <w:bCs/>
          <w:lang w:val="es-ES"/>
        </w:rPr>
        <w:t>la alumna</w:t>
      </w:r>
      <w:r w:rsidR="00207F80" w:rsidRPr="001460CA">
        <w:rPr>
          <w:bCs/>
          <w:lang w:val="es-ES"/>
        </w:rPr>
        <w:t xml:space="preserve"> d</w:t>
      </w:r>
      <w:r w:rsidR="0087044C" w:rsidRPr="001460CA">
        <w:rPr>
          <w:bCs/>
          <w:lang w:val="es-ES"/>
        </w:rPr>
        <w:t xml:space="preserve">e licenciatura </w:t>
      </w:r>
      <w:r w:rsidRPr="001460CA">
        <w:rPr>
          <w:bCs/>
          <w:lang w:val="es-ES"/>
        </w:rPr>
        <w:t>María Fernanda Soriano Cardoso</w:t>
      </w:r>
      <w:r w:rsidR="00AA77A2" w:rsidRPr="001460CA">
        <w:rPr>
          <w:bCs/>
          <w:lang w:val="es-ES"/>
        </w:rPr>
        <w:t xml:space="preserve"> (</w:t>
      </w:r>
      <w:r w:rsidR="001460CA" w:rsidRPr="001460CA">
        <w:rPr>
          <w:bCs/>
          <w:lang w:val="es-ES"/>
        </w:rPr>
        <w:t>2017</w:t>
      </w:r>
      <w:r w:rsidR="00AA77A2" w:rsidRPr="001460CA">
        <w:rPr>
          <w:bCs/>
          <w:lang w:val="es-ES"/>
        </w:rPr>
        <w:t>)</w:t>
      </w:r>
      <w:r w:rsidRPr="001460CA">
        <w:rPr>
          <w:bCs/>
          <w:lang w:val="es-ES"/>
        </w:rPr>
        <w:t>,</w:t>
      </w:r>
      <w:r w:rsidR="00104708" w:rsidRPr="006D611D">
        <w:rPr>
          <w:bCs/>
          <w:lang w:val="es-ES"/>
        </w:rPr>
        <w:t xml:space="preserve"> </w:t>
      </w:r>
      <w:r w:rsidR="001460CA">
        <w:rPr>
          <w:bCs/>
          <w:lang w:val="es-ES"/>
        </w:rPr>
        <w:t>la</w:t>
      </w:r>
      <w:r w:rsidRPr="006D611D">
        <w:rPr>
          <w:bCs/>
          <w:lang w:val="es-ES"/>
        </w:rPr>
        <w:t xml:space="preserve"> cual tenía </w:t>
      </w:r>
      <w:r w:rsidR="00104708" w:rsidRPr="006D611D">
        <w:rPr>
          <w:bCs/>
          <w:lang w:val="es-ES"/>
        </w:rPr>
        <w:t>como objetivo el análisis del proceso de percepción visual del espacio en una imagen</w:t>
      </w:r>
      <w:r w:rsidR="007B1BD5">
        <w:rPr>
          <w:bCs/>
          <w:lang w:val="es-ES"/>
        </w:rPr>
        <w:t xml:space="preserve"> considerada una</w:t>
      </w:r>
      <w:r w:rsidR="00D9362F">
        <w:rPr>
          <w:bCs/>
          <w:lang w:val="es-ES"/>
        </w:rPr>
        <w:t xml:space="preserve"> </w:t>
      </w:r>
      <w:r w:rsidR="007B1BD5">
        <w:rPr>
          <w:bCs/>
          <w:lang w:val="es-ES"/>
        </w:rPr>
        <w:t>ilusión óptica</w:t>
      </w:r>
      <w:r w:rsidR="00104708" w:rsidRPr="006D611D">
        <w:rPr>
          <w:bCs/>
          <w:lang w:val="es-ES"/>
        </w:rPr>
        <w:t xml:space="preserve">. Para su determinación se analizaron las métricas propuestas de </w:t>
      </w:r>
      <w:proofErr w:type="spellStart"/>
      <w:r w:rsidR="00104708" w:rsidRPr="006D611D">
        <w:rPr>
          <w:bCs/>
          <w:lang w:val="es-ES"/>
        </w:rPr>
        <w:t>Poole</w:t>
      </w:r>
      <w:proofErr w:type="spellEnd"/>
      <w:r w:rsidR="00104708" w:rsidRPr="006D611D">
        <w:rPr>
          <w:bCs/>
          <w:lang w:val="es-ES"/>
        </w:rPr>
        <w:t xml:space="preserve"> y </w:t>
      </w:r>
      <w:proofErr w:type="spellStart"/>
      <w:r w:rsidR="00104708" w:rsidRPr="006D611D">
        <w:rPr>
          <w:bCs/>
          <w:lang w:val="es-ES"/>
        </w:rPr>
        <w:t>Ball</w:t>
      </w:r>
      <w:proofErr w:type="spellEnd"/>
      <w:r w:rsidR="00104708" w:rsidRPr="006D611D">
        <w:rPr>
          <w:bCs/>
          <w:lang w:val="es-ES"/>
        </w:rPr>
        <w:t xml:space="preserve"> (2004, </w:t>
      </w:r>
      <w:r w:rsidR="00BB65CD">
        <w:rPr>
          <w:bCs/>
          <w:lang w:val="es-ES"/>
        </w:rPr>
        <w:t>p.</w:t>
      </w:r>
      <w:r w:rsidR="00104708" w:rsidRPr="006D611D">
        <w:rPr>
          <w:bCs/>
          <w:lang w:val="es-ES"/>
        </w:rPr>
        <w:t xml:space="preserve">4) -número total de fijaciones oculares, duración de la mirada fija sobre un área de interés, densidad espacial de las fijaciones y análisis de rutas </w:t>
      </w:r>
      <w:proofErr w:type="spellStart"/>
      <w:r w:rsidR="00104708" w:rsidRPr="006D611D">
        <w:rPr>
          <w:bCs/>
          <w:lang w:val="es-ES"/>
        </w:rPr>
        <w:t>sacádicas</w:t>
      </w:r>
      <w:proofErr w:type="spellEnd"/>
      <w:r w:rsidR="00104708" w:rsidRPr="006D611D">
        <w:rPr>
          <w:bCs/>
          <w:lang w:val="es-ES"/>
        </w:rPr>
        <w:t xml:space="preserve"> (</w:t>
      </w:r>
      <w:proofErr w:type="spellStart"/>
      <w:r w:rsidR="00104708" w:rsidRPr="006D611D">
        <w:rPr>
          <w:bCs/>
          <w:lang w:val="es-ES"/>
        </w:rPr>
        <w:t>scanpath</w:t>
      </w:r>
      <w:proofErr w:type="spellEnd"/>
      <w:r w:rsidR="00104708" w:rsidRPr="006D611D">
        <w:rPr>
          <w:bCs/>
          <w:lang w:val="es-ES"/>
        </w:rPr>
        <w:t>)- con la finalidad de registrar y medir la forma en la que el ojo reacciona ante diferentes estímulos</w:t>
      </w:r>
      <w:r w:rsidR="00E74CCD" w:rsidRPr="006D611D">
        <w:rPr>
          <w:bCs/>
          <w:lang w:val="es-ES"/>
        </w:rPr>
        <w:t>.</w:t>
      </w:r>
      <w:r w:rsidR="00806964">
        <w:rPr>
          <w:bCs/>
          <w:lang w:val="es-ES"/>
        </w:rPr>
        <w:t xml:space="preserve"> </w:t>
      </w:r>
      <w:r w:rsidR="00104708" w:rsidRPr="006D611D">
        <w:rPr>
          <w:bCs/>
          <w:lang w:val="es-ES"/>
        </w:rPr>
        <w:t xml:space="preserve">Para concretar el estudio, se empleó el aparato de seguimiento ocular </w:t>
      </w:r>
      <w:proofErr w:type="spellStart"/>
      <w:r w:rsidR="00104708" w:rsidRPr="006D611D">
        <w:rPr>
          <w:bCs/>
          <w:lang w:val="es-ES"/>
        </w:rPr>
        <w:t>Eye</w:t>
      </w:r>
      <w:proofErr w:type="spellEnd"/>
      <w:r w:rsidR="00104708" w:rsidRPr="006D611D">
        <w:rPr>
          <w:bCs/>
          <w:lang w:val="es-ES"/>
        </w:rPr>
        <w:t xml:space="preserve"> Tracking</w:t>
      </w:r>
      <w:r w:rsidR="00E74CCD" w:rsidRPr="006D611D">
        <w:rPr>
          <w:bCs/>
          <w:lang w:val="es-ES"/>
        </w:rPr>
        <w:t xml:space="preserve">, con la finalidad de </w:t>
      </w:r>
      <w:r w:rsidR="00104708" w:rsidRPr="006D611D">
        <w:rPr>
          <w:bCs/>
          <w:lang w:val="es-ES"/>
        </w:rPr>
        <w:t>registrar el trazado de rutas sacádicas</w:t>
      </w:r>
      <w:r w:rsidR="00E74CCD" w:rsidRPr="006D611D">
        <w:rPr>
          <w:bCs/>
          <w:lang w:val="es-ES"/>
        </w:rPr>
        <w:t>,</w:t>
      </w:r>
      <w:r w:rsidR="00104708" w:rsidRPr="006D611D">
        <w:rPr>
          <w:bCs/>
          <w:lang w:val="es-ES"/>
        </w:rPr>
        <w:t xml:space="preserve"> </w:t>
      </w:r>
      <w:r w:rsidR="00E74CCD" w:rsidRPr="006D611D">
        <w:rPr>
          <w:bCs/>
          <w:lang w:val="es-ES"/>
        </w:rPr>
        <w:t xml:space="preserve">la </w:t>
      </w:r>
      <w:r w:rsidR="00104708" w:rsidRPr="006D611D">
        <w:rPr>
          <w:bCs/>
          <w:lang w:val="es-ES"/>
        </w:rPr>
        <w:t>duración</w:t>
      </w:r>
      <w:r w:rsidR="00E74CCD" w:rsidRPr="006D611D">
        <w:rPr>
          <w:bCs/>
          <w:lang w:val="es-ES"/>
        </w:rPr>
        <w:t xml:space="preserve"> de la mirada en un punto</w:t>
      </w:r>
      <w:r w:rsidR="00104708" w:rsidRPr="006D611D">
        <w:rPr>
          <w:bCs/>
          <w:lang w:val="es-ES"/>
        </w:rPr>
        <w:t xml:space="preserve"> y orden de las fijaciones oculares que se producen en un observador al examinar visualmente una imagen.</w:t>
      </w:r>
      <w:r w:rsidR="000905DD">
        <w:rPr>
          <w:bCs/>
          <w:lang w:val="es-ES"/>
        </w:rPr>
        <w:t xml:space="preserve">  </w:t>
      </w:r>
    </w:p>
    <w:p w14:paraId="0424A4DD" w14:textId="77777777" w:rsidR="00E74CCD" w:rsidRPr="006D611D" w:rsidRDefault="00E74CCD" w:rsidP="00882470">
      <w:pPr>
        <w:spacing w:line="360" w:lineRule="auto"/>
        <w:ind w:left="567" w:right="543"/>
        <w:rPr>
          <w:bCs/>
          <w:lang w:val="es-ES"/>
        </w:rPr>
      </w:pPr>
    </w:p>
    <w:p w14:paraId="73F941B0" w14:textId="3678D656" w:rsidR="00EE3A96" w:rsidRDefault="00FD5625" w:rsidP="008A443E">
      <w:pPr>
        <w:spacing w:line="360" w:lineRule="auto"/>
        <w:ind w:left="567" w:right="543"/>
        <w:rPr>
          <w:bCs/>
          <w:lang w:val="es-ES"/>
        </w:rPr>
      </w:pPr>
      <w:r w:rsidRPr="006D611D">
        <w:rPr>
          <w:bCs/>
          <w:lang w:val="es-ES"/>
        </w:rPr>
        <w:t>Los sujetos de estudio del experimento fueron alumnos de la Facultad del Hábitat de la Universidad Autónoma de San Luis Potosí (población 2754 alumnos de 6 carreras diferentes). Se realiz</w:t>
      </w:r>
      <w:ins w:id="0" w:author="Autor">
        <w:r w:rsidR="00663DC3">
          <w:rPr>
            <w:bCs/>
            <w:lang w:val="es-ES"/>
          </w:rPr>
          <w:t>ó</w:t>
        </w:r>
      </w:ins>
      <w:del w:id="1" w:author="Autor">
        <w:r w:rsidRPr="006D611D" w:rsidDel="00663DC3">
          <w:rPr>
            <w:bCs/>
            <w:lang w:val="es-ES"/>
          </w:rPr>
          <w:delText>a</w:delText>
        </w:r>
      </w:del>
      <w:r w:rsidRPr="006D611D">
        <w:rPr>
          <w:bCs/>
          <w:lang w:val="es-ES"/>
        </w:rPr>
        <w:t xml:space="preserve"> la investigación con una muestra de 47 alumnos (25 mujeres, 22 hombres), un nivel de fiabilidad del 80% y un error mínimo de estimación del 10%. </w:t>
      </w:r>
      <w:r w:rsidR="00A3183E" w:rsidRPr="006D611D">
        <w:rPr>
          <w:bCs/>
          <w:lang w:val="es-ES"/>
        </w:rPr>
        <w:t>Se hizo un</w:t>
      </w:r>
      <w:r w:rsidRPr="006D611D">
        <w:rPr>
          <w:bCs/>
          <w:lang w:val="es-ES"/>
        </w:rPr>
        <w:t xml:space="preserve">a prueba previa a la realización del experimento, </w:t>
      </w:r>
      <w:r w:rsidR="00A3183E" w:rsidRPr="006D611D">
        <w:rPr>
          <w:bCs/>
          <w:lang w:val="es-ES"/>
        </w:rPr>
        <w:t>en donde l</w:t>
      </w:r>
      <w:r w:rsidRPr="006D611D">
        <w:rPr>
          <w:bCs/>
          <w:lang w:val="es-ES"/>
        </w:rPr>
        <w:t xml:space="preserve">os sujetos debían presentar un rango de bueno o excelente para dar inicio a la prueba. Para la selección de la muestra, se </w:t>
      </w:r>
      <w:del w:id="2" w:author="Autor">
        <w:r w:rsidRPr="006D611D" w:rsidDel="00C223EC">
          <w:rPr>
            <w:bCs/>
            <w:lang w:val="es-ES"/>
          </w:rPr>
          <w:delText xml:space="preserve">siguieron </w:delText>
        </w:r>
      </w:del>
      <w:ins w:id="3" w:author="Autor">
        <w:r w:rsidR="00C223EC">
          <w:rPr>
            <w:bCs/>
            <w:lang w:val="es-ES"/>
          </w:rPr>
          <w:t>tomaron en cuenta</w:t>
        </w:r>
        <w:r w:rsidR="00C223EC" w:rsidRPr="006D611D">
          <w:rPr>
            <w:bCs/>
            <w:lang w:val="es-ES"/>
          </w:rPr>
          <w:t xml:space="preserve"> </w:t>
        </w:r>
      </w:ins>
      <w:r w:rsidRPr="006D611D">
        <w:rPr>
          <w:bCs/>
          <w:lang w:val="es-ES"/>
        </w:rPr>
        <w:t xml:space="preserve">las recomendaciones de </w:t>
      </w:r>
      <w:proofErr w:type="spellStart"/>
      <w:r w:rsidRPr="006D611D">
        <w:rPr>
          <w:bCs/>
          <w:lang w:val="es-ES"/>
        </w:rPr>
        <w:t>Pernice</w:t>
      </w:r>
      <w:proofErr w:type="spellEnd"/>
      <w:r w:rsidRPr="006D611D">
        <w:rPr>
          <w:bCs/>
          <w:lang w:val="es-ES"/>
        </w:rPr>
        <w:t xml:space="preserve"> y </w:t>
      </w:r>
      <w:proofErr w:type="spellStart"/>
      <w:r w:rsidRPr="006D611D">
        <w:rPr>
          <w:bCs/>
          <w:lang w:val="es-ES"/>
        </w:rPr>
        <w:t>Nielsen</w:t>
      </w:r>
      <w:proofErr w:type="spellEnd"/>
      <w:r w:rsidRPr="006D611D">
        <w:rPr>
          <w:bCs/>
          <w:lang w:val="es-ES"/>
        </w:rPr>
        <w:t xml:space="preserve"> (2009, </w:t>
      </w:r>
      <w:r w:rsidR="004976A1">
        <w:rPr>
          <w:bCs/>
          <w:lang w:val="es-ES"/>
        </w:rPr>
        <w:t>p.</w:t>
      </w:r>
      <w:r w:rsidRPr="006D611D">
        <w:rPr>
          <w:bCs/>
          <w:lang w:val="es-ES"/>
        </w:rPr>
        <w:t xml:space="preserve">20) con respecto al número de participantes que deben colaborar en este tipo de estudios, señalando que son entre 30 y 32 los sujetos necesarios para realizar un muestreo significativo, mismo que sea capaz de reflejar el comportamiento perceptivo de los usuarios en el registro visual que se </w:t>
      </w:r>
      <w:r w:rsidR="00956CFF">
        <w:rPr>
          <w:bCs/>
          <w:lang w:val="es-ES"/>
        </w:rPr>
        <w:t>realice</w:t>
      </w:r>
      <w:r w:rsidRPr="006D611D">
        <w:rPr>
          <w:bCs/>
          <w:lang w:val="es-ES"/>
        </w:rPr>
        <w:t xml:space="preserve"> a una imagen.</w:t>
      </w:r>
    </w:p>
    <w:p w14:paraId="54C366C6" w14:textId="77777777" w:rsidR="008A443E" w:rsidRPr="008A443E" w:rsidRDefault="008A443E" w:rsidP="008A443E">
      <w:pPr>
        <w:spacing w:line="360" w:lineRule="auto"/>
        <w:ind w:left="567" w:right="543"/>
        <w:rPr>
          <w:bCs/>
          <w:lang w:val="es-ES"/>
        </w:rPr>
      </w:pPr>
    </w:p>
    <w:p w14:paraId="23BD42EE" w14:textId="257E008C" w:rsidR="00B1627A" w:rsidRPr="006D611D" w:rsidRDefault="008D2ACB" w:rsidP="00806964">
      <w:pPr>
        <w:spacing w:line="360" w:lineRule="auto"/>
        <w:ind w:left="567" w:right="543"/>
        <w:rPr>
          <w:bCs/>
          <w:lang w:val="es-ES"/>
        </w:rPr>
      </w:pPr>
      <w:r w:rsidRPr="006D611D">
        <w:rPr>
          <w:bCs/>
          <w:lang w:val="es-ES"/>
        </w:rPr>
        <w:t xml:space="preserve">Para el desarrollo experimental se tomó como estímulo visual </w:t>
      </w:r>
      <w:r w:rsidR="00ED3CA9" w:rsidRPr="006D611D">
        <w:rPr>
          <w:bCs/>
          <w:lang w:val="es-ES"/>
        </w:rPr>
        <w:t xml:space="preserve">el cuadro </w:t>
      </w:r>
      <w:proofErr w:type="spellStart"/>
      <w:r w:rsidR="00B1627A" w:rsidRPr="003D16CA">
        <w:rPr>
          <w:bCs/>
          <w:lang w:val="es-ES"/>
        </w:rPr>
        <w:t>Blaze</w:t>
      </w:r>
      <w:proofErr w:type="spellEnd"/>
      <w:r w:rsidR="00B1627A" w:rsidRPr="003D16CA">
        <w:rPr>
          <w:bCs/>
          <w:lang w:val="es-ES"/>
        </w:rPr>
        <w:t xml:space="preserve"> I </w:t>
      </w:r>
      <w:r w:rsidR="00ED3CA9" w:rsidRPr="003D16CA">
        <w:rPr>
          <w:bCs/>
          <w:lang w:val="es-ES"/>
        </w:rPr>
        <w:t>(1962</w:t>
      </w:r>
      <w:r w:rsidR="00ED3CA9" w:rsidRPr="006D611D">
        <w:rPr>
          <w:bCs/>
          <w:lang w:val="es-ES"/>
        </w:rPr>
        <w:t>)</w:t>
      </w:r>
      <w:r w:rsidR="004F5CD3" w:rsidRPr="006D611D">
        <w:rPr>
          <w:bCs/>
          <w:lang w:val="es-ES"/>
        </w:rPr>
        <w:t xml:space="preserve"> </w:t>
      </w:r>
      <w:r w:rsidR="00B1627A" w:rsidRPr="006D611D">
        <w:rPr>
          <w:bCs/>
          <w:lang w:val="es-ES"/>
        </w:rPr>
        <w:t xml:space="preserve">de la artista </w:t>
      </w:r>
      <w:proofErr w:type="spellStart"/>
      <w:r w:rsidR="00B1627A" w:rsidRPr="006D611D">
        <w:rPr>
          <w:bCs/>
          <w:lang w:val="es-ES"/>
        </w:rPr>
        <w:t>Bridget</w:t>
      </w:r>
      <w:proofErr w:type="spellEnd"/>
      <w:r w:rsidR="00B1627A" w:rsidRPr="006D611D">
        <w:rPr>
          <w:bCs/>
          <w:lang w:val="es-ES"/>
        </w:rPr>
        <w:t xml:space="preserve"> </w:t>
      </w:r>
      <w:proofErr w:type="spellStart"/>
      <w:r w:rsidR="00B1627A" w:rsidRPr="006D611D">
        <w:rPr>
          <w:bCs/>
          <w:lang w:val="es-ES"/>
        </w:rPr>
        <w:t>Riley</w:t>
      </w:r>
      <w:proofErr w:type="spellEnd"/>
      <w:r w:rsidR="0017784A">
        <w:rPr>
          <w:bCs/>
          <w:lang w:val="es-ES"/>
        </w:rPr>
        <w:t xml:space="preserve">, obra </w:t>
      </w:r>
      <w:r w:rsidR="00156215" w:rsidRPr="006D611D">
        <w:rPr>
          <w:bCs/>
          <w:lang w:val="es-ES"/>
        </w:rPr>
        <w:t>con</w:t>
      </w:r>
      <w:r w:rsidR="00B1627A" w:rsidRPr="006D611D">
        <w:rPr>
          <w:bCs/>
          <w:lang w:val="es-ES"/>
        </w:rPr>
        <w:t>formad</w:t>
      </w:r>
      <w:r w:rsidR="00156215" w:rsidRPr="006D611D">
        <w:rPr>
          <w:bCs/>
          <w:lang w:val="es-ES"/>
        </w:rPr>
        <w:t xml:space="preserve">a </w:t>
      </w:r>
      <w:r w:rsidR="00B1627A" w:rsidRPr="006D611D">
        <w:rPr>
          <w:bCs/>
          <w:lang w:val="es-ES"/>
        </w:rPr>
        <w:t>por una sucesión de círculos concéntricos hechos de zigzags</w:t>
      </w:r>
      <w:r w:rsidR="0017784A">
        <w:rPr>
          <w:bCs/>
          <w:lang w:val="es-ES"/>
        </w:rPr>
        <w:t>, d</w:t>
      </w:r>
      <w:r w:rsidR="00B1627A" w:rsidRPr="006D611D">
        <w:rPr>
          <w:bCs/>
          <w:lang w:val="es-ES"/>
        </w:rPr>
        <w:t xml:space="preserve">onde </w:t>
      </w:r>
      <w:r w:rsidR="00156215" w:rsidRPr="006D611D">
        <w:rPr>
          <w:bCs/>
          <w:lang w:val="es-ES"/>
        </w:rPr>
        <w:t>las líneas</w:t>
      </w:r>
      <w:r w:rsidR="00B1627A" w:rsidRPr="006D611D">
        <w:rPr>
          <w:bCs/>
          <w:lang w:val="es-ES"/>
        </w:rPr>
        <w:t xml:space="preserve"> de un círculo se encuentran con </w:t>
      </w:r>
      <w:r w:rsidR="00156215" w:rsidRPr="006D611D">
        <w:rPr>
          <w:bCs/>
          <w:lang w:val="es-ES"/>
        </w:rPr>
        <w:t>las del</w:t>
      </w:r>
      <w:r w:rsidR="00B1627A" w:rsidRPr="006D611D">
        <w:rPr>
          <w:bCs/>
          <w:lang w:val="es-ES"/>
        </w:rPr>
        <w:t xml:space="preserve"> siguiente, </w:t>
      </w:r>
      <w:r w:rsidR="00156215" w:rsidRPr="006D611D">
        <w:rPr>
          <w:bCs/>
          <w:lang w:val="es-ES"/>
        </w:rPr>
        <w:t xml:space="preserve">lo que hace que </w:t>
      </w:r>
      <w:r w:rsidR="00B1627A" w:rsidRPr="006D611D">
        <w:rPr>
          <w:bCs/>
          <w:lang w:val="es-ES"/>
        </w:rPr>
        <w:t>la composición pare</w:t>
      </w:r>
      <w:r w:rsidR="00156215" w:rsidRPr="006D611D">
        <w:rPr>
          <w:bCs/>
          <w:lang w:val="es-ES"/>
        </w:rPr>
        <w:t xml:space="preserve">zca </w:t>
      </w:r>
      <w:r w:rsidR="00B1627A" w:rsidRPr="006D611D">
        <w:rPr>
          <w:bCs/>
          <w:lang w:val="es-ES"/>
        </w:rPr>
        <w:t>girar</w:t>
      </w:r>
      <w:r w:rsidR="00156215" w:rsidRPr="006D611D">
        <w:rPr>
          <w:bCs/>
          <w:lang w:val="es-ES"/>
        </w:rPr>
        <w:t xml:space="preserve">, creando así </w:t>
      </w:r>
      <w:r w:rsidR="00B1627A" w:rsidRPr="006D611D">
        <w:rPr>
          <w:bCs/>
          <w:lang w:val="es-ES"/>
        </w:rPr>
        <w:t>la percepción de movimiento</w:t>
      </w:r>
      <w:r w:rsidR="00BF7C80" w:rsidRPr="006D611D">
        <w:rPr>
          <w:bCs/>
          <w:lang w:val="es-ES"/>
        </w:rPr>
        <w:t xml:space="preserve"> a través del efecto óptico</w:t>
      </w:r>
      <w:r w:rsidR="00ED3CA9" w:rsidRPr="006D611D">
        <w:rPr>
          <w:bCs/>
          <w:lang w:val="es-ES"/>
        </w:rPr>
        <w:t xml:space="preserve"> (</w:t>
      </w:r>
      <w:proofErr w:type="spellStart"/>
      <w:r w:rsidR="00ED3CA9" w:rsidRPr="006D611D">
        <w:rPr>
          <w:bCs/>
          <w:lang w:val="es-ES"/>
        </w:rPr>
        <w:t>National</w:t>
      </w:r>
      <w:proofErr w:type="spellEnd"/>
      <w:r w:rsidR="00ED3CA9" w:rsidRPr="006D611D">
        <w:rPr>
          <w:bCs/>
          <w:lang w:val="es-ES"/>
        </w:rPr>
        <w:t xml:space="preserve"> </w:t>
      </w:r>
      <w:proofErr w:type="spellStart"/>
      <w:r w:rsidR="00ED3CA9" w:rsidRPr="006D611D">
        <w:rPr>
          <w:bCs/>
          <w:lang w:val="es-ES"/>
        </w:rPr>
        <w:t>Ga</w:t>
      </w:r>
      <w:r w:rsidR="00A71260" w:rsidRPr="006D611D">
        <w:rPr>
          <w:bCs/>
          <w:lang w:val="es-ES"/>
        </w:rPr>
        <w:t>lleries</w:t>
      </w:r>
      <w:proofErr w:type="spellEnd"/>
      <w:r w:rsidR="00A71260" w:rsidRPr="006D611D">
        <w:rPr>
          <w:bCs/>
          <w:lang w:val="es-ES"/>
        </w:rPr>
        <w:t xml:space="preserve"> Scotland, 20</w:t>
      </w:r>
      <w:r w:rsidR="00396F0D" w:rsidRPr="006D611D">
        <w:rPr>
          <w:bCs/>
          <w:lang w:val="es-ES"/>
        </w:rPr>
        <w:t>20).</w:t>
      </w:r>
      <w:r w:rsidR="004F5CD3" w:rsidRPr="006D611D">
        <w:rPr>
          <w:bCs/>
          <w:lang w:val="es-ES"/>
        </w:rPr>
        <w:t xml:space="preserve"> </w:t>
      </w:r>
    </w:p>
    <w:p w14:paraId="63215251" w14:textId="77777777" w:rsidR="00743A74" w:rsidRPr="006D611D" w:rsidRDefault="00743A74" w:rsidP="00882470">
      <w:pPr>
        <w:spacing w:line="360" w:lineRule="auto"/>
        <w:ind w:left="567" w:right="543"/>
        <w:jc w:val="center"/>
        <w:rPr>
          <w:bCs/>
          <w:lang w:val="es-ES"/>
        </w:rPr>
      </w:pPr>
    </w:p>
    <w:p w14:paraId="17F158A0" w14:textId="044D76BA" w:rsidR="00347816" w:rsidRPr="008F0633" w:rsidRDefault="0017588D" w:rsidP="008F0633">
      <w:pPr>
        <w:spacing w:line="360" w:lineRule="auto"/>
        <w:ind w:left="567" w:right="543"/>
        <w:rPr>
          <w:bCs/>
          <w:highlight w:val="yellow"/>
          <w:lang w:val="es-ES"/>
        </w:rPr>
      </w:pPr>
      <w:r w:rsidRPr="008F0633">
        <w:rPr>
          <w:bCs/>
          <w:lang w:val="es-ES"/>
        </w:rPr>
        <w:t xml:space="preserve">Se realizó un experimento </w:t>
      </w:r>
      <w:r w:rsidR="008F0633" w:rsidRPr="008F0633">
        <w:rPr>
          <w:bCs/>
          <w:lang w:val="es-ES"/>
        </w:rPr>
        <w:t>mediante el</w:t>
      </w:r>
      <w:r w:rsidR="00347816" w:rsidRPr="008F0633">
        <w:rPr>
          <w:bCs/>
          <w:lang w:val="es-ES"/>
        </w:rPr>
        <w:t xml:space="preserve"> usó el aparato de seguimiento ocular </w:t>
      </w:r>
      <w:proofErr w:type="spellStart"/>
      <w:r w:rsidR="00347816" w:rsidRPr="008F0633">
        <w:rPr>
          <w:bCs/>
          <w:lang w:val="es-ES"/>
        </w:rPr>
        <w:t>Eye</w:t>
      </w:r>
      <w:proofErr w:type="spellEnd"/>
      <w:r w:rsidR="00347816" w:rsidRPr="008F0633">
        <w:rPr>
          <w:bCs/>
          <w:lang w:val="es-ES"/>
        </w:rPr>
        <w:t xml:space="preserve"> Tracking, </w:t>
      </w:r>
      <w:r w:rsidR="008F0633" w:rsidRPr="008F0633">
        <w:rPr>
          <w:bCs/>
          <w:lang w:val="es-ES"/>
        </w:rPr>
        <w:t xml:space="preserve">tecnología </w:t>
      </w:r>
      <w:r w:rsidR="00347816" w:rsidRPr="008F0633">
        <w:rPr>
          <w:bCs/>
          <w:lang w:val="es-ES"/>
        </w:rPr>
        <w:t xml:space="preserve">de alta definición </w:t>
      </w:r>
      <w:r w:rsidR="008F0633" w:rsidRPr="008F0633">
        <w:rPr>
          <w:bCs/>
          <w:lang w:val="es-ES"/>
        </w:rPr>
        <w:t xml:space="preserve">que se utiliza </w:t>
      </w:r>
      <w:r w:rsidR="00347816" w:rsidRPr="008F0633">
        <w:rPr>
          <w:bCs/>
          <w:lang w:val="es-ES"/>
        </w:rPr>
        <w:t xml:space="preserve">para calcular el punto </w:t>
      </w:r>
      <w:r w:rsidR="008F0633" w:rsidRPr="008F0633">
        <w:rPr>
          <w:bCs/>
          <w:lang w:val="es-ES"/>
        </w:rPr>
        <w:t>de ubicación de</w:t>
      </w:r>
      <w:r w:rsidR="00347816" w:rsidRPr="008F0633">
        <w:rPr>
          <w:bCs/>
          <w:lang w:val="es-ES"/>
        </w:rPr>
        <w:t xml:space="preserve"> la mirada del usuario, mientras realiza el recorrido visual de una imagen. </w:t>
      </w:r>
      <w:r w:rsidR="008F0633" w:rsidRPr="008F0633">
        <w:rPr>
          <w:bCs/>
          <w:lang w:val="es-ES"/>
        </w:rPr>
        <w:t xml:space="preserve">El aparato funciona </w:t>
      </w:r>
      <w:r w:rsidR="00347816" w:rsidRPr="008F0633">
        <w:rPr>
          <w:bCs/>
          <w:lang w:val="es-ES"/>
        </w:rPr>
        <w:t xml:space="preserve">mediante el empleo de una luz infrarroja </w:t>
      </w:r>
      <w:r w:rsidR="008F0633" w:rsidRPr="008F0633">
        <w:rPr>
          <w:bCs/>
          <w:lang w:val="es-ES"/>
        </w:rPr>
        <w:t>que se dirige a</w:t>
      </w:r>
      <w:r w:rsidR="00347816" w:rsidRPr="008F0633">
        <w:rPr>
          <w:bCs/>
          <w:lang w:val="es-ES"/>
        </w:rPr>
        <w:t xml:space="preserve"> los ojos </w:t>
      </w:r>
      <w:r w:rsidR="008F0633" w:rsidRPr="008F0633">
        <w:rPr>
          <w:bCs/>
          <w:lang w:val="es-ES"/>
        </w:rPr>
        <w:t xml:space="preserve">de un sujeto </w:t>
      </w:r>
      <w:r w:rsidR="00347816" w:rsidRPr="008F0633">
        <w:rPr>
          <w:bCs/>
          <w:lang w:val="es-ES"/>
        </w:rPr>
        <w:t xml:space="preserve">y </w:t>
      </w:r>
      <w:r w:rsidR="008F0633" w:rsidRPr="008F0633">
        <w:rPr>
          <w:bCs/>
          <w:lang w:val="es-ES"/>
        </w:rPr>
        <w:t xml:space="preserve">mediante </w:t>
      </w:r>
      <w:r w:rsidR="00347816" w:rsidRPr="008F0633">
        <w:rPr>
          <w:bCs/>
          <w:lang w:val="es-ES"/>
        </w:rPr>
        <w:t xml:space="preserve">una cámara que </w:t>
      </w:r>
      <w:r w:rsidR="008F0633" w:rsidRPr="008F0633">
        <w:rPr>
          <w:bCs/>
          <w:lang w:val="es-ES"/>
        </w:rPr>
        <w:t>sirve para detectar</w:t>
      </w:r>
      <w:r w:rsidR="00347816" w:rsidRPr="008F0633">
        <w:rPr>
          <w:bCs/>
          <w:lang w:val="es-ES"/>
        </w:rPr>
        <w:t xml:space="preserve"> </w:t>
      </w:r>
      <w:r w:rsidR="008F0633" w:rsidRPr="008F0633">
        <w:rPr>
          <w:bCs/>
          <w:lang w:val="es-ES"/>
        </w:rPr>
        <w:t>su</w:t>
      </w:r>
      <w:r w:rsidR="00347816" w:rsidRPr="008F0633">
        <w:rPr>
          <w:bCs/>
          <w:lang w:val="es-ES"/>
        </w:rPr>
        <w:t xml:space="preserve"> posición</w:t>
      </w:r>
      <w:r w:rsidR="008F0633" w:rsidRPr="008F0633">
        <w:rPr>
          <w:bCs/>
          <w:lang w:val="es-ES"/>
        </w:rPr>
        <w:t xml:space="preserve"> y mediante</w:t>
      </w:r>
      <w:r w:rsidR="00347816" w:rsidRPr="008F0633">
        <w:rPr>
          <w:bCs/>
          <w:lang w:val="es-ES"/>
        </w:rPr>
        <w:t xml:space="preserve"> un proceso de calibración y con la ayuda de un algoritmo matemático, </w:t>
      </w:r>
      <w:r w:rsidR="008F0633" w:rsidRPr="008F0633">
        <w:rPr>
          <w:bCs/>
          <w:lang w:val="es-ES"/>
        </w:rPr>
        <w:t xml:space="preserve">se </w:t>
      </w:r>
      <w:r w:rsidR="00347816" w:rsidRPr="008F0633">
        <w:rPr>
          <w:bCs/>
          <w:lang w:val="es-ES"/>
        </w:rPr>
        <w:t>detecta</w:t>
      </w:r>
      <w:r w:rsidR="008F0633" w:rsidRPr="008F0633">
        <w:rPr>
          <w:bCs/>
          <w:lang w:val="es-ES"/>
        </w:rPr>
        <w:t>n</w:t>
      </w:r>
      <w:r w:rsidR="00347816" w:rsidRPr="008F0633">
        <w:rPr>
          <w:bCs/>
          <w:lang w:val="es-ES"/>
        </w:rPr>
        <w:t xml:space="preserve"> las coordenadas de los ojos en los ejes X y </w:t>
      </w:r>
      <w:proofErr w:type="spellStart"/>
      <w:r w:rsidR="00347816" w:rsidRPr="008F0633">
        <w:rPr>
          <w:bCs/>
          <w:lang w:val="es-ES"/>
        </w:rPr>
        <w:t>Y</w:t>
      </w:r>
      <w:proofErr w:type="spellEnd"/>
      <w:r w:rsidR="00347816" w:rsidRPr="008F0633">
        <w:rPr>
          <w:bCs/>
          <w:lang w:val="es-ES"/>
        </w:rPr>
        <w:t xml:space="preserve"> </w:t>
      </w:r>
      <w:r w:rsidR="008F0633" w:rsidRPr="008F0633">
        <w:rPr>
          <w:bCs/>
          <w:lang w:val="es-ES"/>
        </w:rPr>
        <w:t>en el</w:t>
      </w:r>
      <w:r w:rsidR="00347816" w:rsidRPr="008F0633">
        <w:rPr>
          <w:bCs/>
          <w:lang w:val="es-ES"/>
        </w:rPr>
        <w:t xml:space="preserve"> monitor.</w:t>
      </w:r>
      <w:r w:rsidRPr="006D611D">
        <w:rPr>
          <w:bCs/>
          <w:lang w:val="es-ES"/>
        </w:rPr>
        <w:t xml:space="preserve"> </w:t>
      </w:r>
      <w:r w:rsidR="00347816" w:rsidRPr="00347816">
        <w:rPr>
          <w:bCs/>
          <w:lang w:val="es-ES"/>
        </w:rPr>
        <w:lastRenderedPageBreak/>
        <w:t xml:space="preserve">En este proyecto se usó una computadora compatible con la conexión del </w:t>
      </w:r>
      <w:proofErr w:type="spellStart"/>
      <w:r w:rsidR="00347816" w:rsidRPr="00347816">
        <w:rPr>
          <w:bCs/>
          <w:lang w:val="es-ES"/>
        </w:rPr>
        <w:t>Eye</w:t>
      </w:r>
      <w:proofErr w:type="spellEnd"/>
      <w:r w:rsidR="00347816" w:rsidRPr="00347816">
        <w:rPr>
          <w:bCs/>
          <w:lang w:val="es-ES"/>
        </w:rPr>
        <w:t xml:space="preserve"> </w:t>
      </w:r>
      <w:proofErr w:type="spellStart"/>
      <w:r w:rsidR="00347816" w:rsidRPr="00347816">
        <w:rPr>
          <w:bCs/>
          <w:lang w:val="es-ES"/>
        </w:rPr>
        <w:t>Tribe</w:t>
      </w:r>
      <w:proofErr w:type="spellEnd"/>
      <w:r w:rsidR="00347816" w:rsidRPr="00347816">
        <w:rPr>
          <w:bCs/>
          <w:lang w:val="es-ES"/>
        </w:rPr>
        <w:t xml:space="preserve"> (modelo usado para el experimento), DELL XPS 15 Notebook, con un sistema operativo Windows 7 Profesional, un monitor de 27 pulgadas DELL modelo E271SH, el software </w:t>
      </w:r>
      <w:proofErr w:type="spellStart"/>
      <w:r w:rsidR="00347816" w:rsidRPr="00347816">
        <w:rPr>
          <w:bCs/>
          <w:lang w:val="es-ES"/>
        </w:rPr>
        <w:t>Eye</w:t>
      </w:r>
      <w:proofErr w:type="spellEnd"/>
      <w:r w:rsidR="00347816" w:rsidRPr="00347816">
        <w:rPr>
          <w:bCs/>
          <w:lang w:val="es-ES"/>
        </w:rPr>
        <w:t xml:space="preserve"> </w:t>
      </w:r>
      <w:proofErr w:type="spellStart"/>
      <w:r w:rsidR="00347816" w:rsidRPr="00347816">
        <w:rPr>
          <w:bCs/>
          <w:lang w:val="es-ES"/>
        </w:rPr>
        <w:t>Tribe</w:t>
      </w:r>
      <w:proofErr w:type="spellEnd"/>
      <w:r w:rsidR="00347816" w:rsidRPr="00347816">
        <w:rPr>
          <w:bCs/>
          <w:lang w:val="es-ES"/>
        </w:rPr>
        <w:t xml:space="preserve"> U</w:t>
      </w:r>
      <w:r w:rsidR="004072DF">
        <w:rPr>
          <w:bCs/>
          <w:lang w:val="es-ES"/>
        </w:rPr>
        <w:t>I</w:t>
      </w:r>
      <w:r w:rsidR="00347816" w:rsidRPr="00347816">
        <w:rPr>
          <w:bCs/>
          <w:lang w:val="es-ES"/>
        </w:rPr>
        <w:t xml:space="preserve"> necesario para la calibración del dispositivo y ajustes de las medidas, y el </w:t>
      </w:r>
      <w:proofErr w:type="spellStart"/>
      <w:r w:rsidR="00347816" w:rsidRPr="00347816">
        <w:rPr>
          <w:bCs/>
          <w:lang w:val="es-ES"/>
        </w:rPr>
        <w:t>Eye</w:t>
      </w:r>
      <w:proofErr w:type="spellEnd"/>
      <w:r w:rsidR="00347816" w:rsidRPr="00347816">
        <w:rPr>
          <w:bCs/>
          <w:lang w:val="es-ES"/>
        </w:rPr>
        <w:t xml:space="preserve"> </w:t>
      </w:r>
      <w:proofErr w:type="spellStart"/>
      <w:r w:rsidR="00347816" w:rsidRPr="00347816">
        <w:rPr>
          <w:bCs/>
          <w:lang w:val="es-ES"/>
        </w:rPr>
        <w:t>Tribe</w:t>
      </w:r>
      <w:proofErr w:type="spellEnd"/>
      <w:r w:rsidR="00347816" w:rsidRPr="00347816">
        <w:rPr>
          <w:bCs/>
          <w:lang w:val="es-ES"/>
        </w:rPr>
        <w:t xml:space="preserve"> Server que permitió establecer la conexión con un servidor remoto y enviar los datos</w:t>
      </w:r>
      <w:r w:rsidRPr="006D611D">
        <w:rPr>
          <w:bCs/>
          <w:lang w:val="es-ES"/>
        </w:rPr>
        <w:t xml:space="preserve">, </w:t>
      </w:r>
      <w:r w:rsidR="00347816" w:rsidRPr="00347816">
        <w:rPr>
          <w:bCs/>
          <w:lang w:val="es-ES"/>
        </w:rPr>
        <w:t>donde se registraron cada una de las pruebas de este experimento.</w:t>
      </w:r>
    </w:p>
    <w:p w14:paraId="20E1A1EE" w14:textId="77777777" w:rsidR="00347816" w:rsidRPr="00347816" w:rsidRDefault="00347816" w:rsidP="00882470">
      <w:pPr>
        <w:spacing w:line="360" w:lineRule="auto"/>
        <w:ind w:left="567" w:right="543"/>
        <w:rPr>
          <w:bCs/>
          <w:lang w:val="es-ES"/>
        </w:rPr>
      </w:pPr>
    </w:p>
    <w:p w14:paraId="0B0DFCF5" w14:textId="489E9AEA" w:rsidR="00347816" w:rsidRPr="00102161" w:rsidRDefault="00B66A6C" w:rsidP="00B66A6C">
      <w:pPr>
        <w:spacing w:line="360" w:lineRule="auto"/>
        <w:ind w:left="567" w:right="543"/>
        <w:jc w:val="center"/>
        <w:rPr>
          <w:bCs/>
          <w:highlight w:val="yellow"/>
          <w:lang w:val="es-ES"/>
        </w:rPr>
      </w:pPr>
      <w:r>
        <w:rPr>
          <w:bCs/>
          <w:noProof/>
          <w:lang w:val="es-ES"/>
        </w:rPr>
        <w:drawing>
          <wp:inline distT="0" distB="0" distL="0" distR="0" wp14:anchorId="07A9E2EB" wp14:editId="218E5FA3">
            <wp:extent cx="4120543" cy="263284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7238" cy="2643510"/>
                    </a:xfrm>
                    <a:prstGeom prst="rect">
                      <a:avLst/>
                    </a:prstGeom>
                  </pic:spPr>
                </pic:pic>
              </a:graphicData>
            </a:graphic>
          </wp:inline>
        </w:drawing>
      </w:r>
    </w:p>
    <w:p w14:paraId="32AE0026" w14:textId="77777777" w:rsidR="00347816" w:rsidRPr="00102161" w:rsidRDefault="00347816" w:rsidP="00882470">
      <w:pPr>
        <w:spacing w:line="360" w:lineRule="auto"/>
        <w:ind w:left="567" w:right="543"/>
        <w:rPr>
          <w:bCs/>
          <w:highlight w:val="yellow"/>
          <w:lang w:val="es-ES"/>
        </w:rPr>
      </w:pPr>
    </w:p>
    <w:p w14:paraId="58486DAC" w14:textId="23306F35" w:rsidR="00347816" w:rsidRPr="00083B6C" w:rsidRDefault="003D16CA" w:rsidP="00083B6C">
      <w:pPr>
        <w:autoSpaceDE w:val="0"/>
        <w:autoSpaceDN w:val="0"/>
        <w:adjustRightInd w:val="0"/>
        <w:spacing w:line="360" w:lineRule="auto"/>
        <w:ind w:left="567" w:right="543"/>
        <w:jc w:val="center"/>
        <w:textAlignment w:val="center"/>
        <w:rPr>
          <w:i/>
          <w:iCs/>
          <w:color w:val="000000"/>
          <w:sz w:val="18"/>
          <w:szCs w:val="18"/>
          <w:lang w:val="es-ES"/>
        </w:rPr>
      </w:pPr>
      <w:r w:rsidRPr="00083B6C">
        <w:rPr>
          <w:i/>
          <w:iCs/>
          <w:color w:val="000000"/>
          <w:sz w:val="18"/>
          <w:szCs w:val="18"/>
          <w:lang w:val="es-ES"/>
        </w:rPr>
        <w:t>Imagen 1</w:t>
      </w:r>
      <w:r w:rsidR="00127F68">
        <w:rPr>
          <w:i/>
          <w:iCs/>
          <w:color w:val="000000"/>
          <w:sz w:val="18"/>
          <w:szCs w:val="18"/>
          <w:lang w:val="es-ES"/>
        </w:rPr>
        <w:t xml:space="preserve">. Guerrero, M. (2017). </w:t>
      </w:r>
      <w:r w:rsidRPr="00083B6C">
        <w:rPr>
          <w:i/>
          <w:iCs/>
          <w:color w:val="000000"/>
          <w:sz w:val="18"/>
          <w:szCs w:val="18"/>
          <w:lang w:val="es-ES"/>
        </w:rPr>
        <w:t xml:space="preserve"> </w:t>
      </w:r>
      <w:r w:rsidR="00083B6C" w:rsidRPr="00083B6C">
        <w:rPr>
          <w:i/>
          <w:iCs/>
          <w:color w:val="000000"/>
          <w:sz w:val="18"/>
          <w:szCs w:val="18"/>
          <w:lang w:val="es-ES"/>
        </w:rPr>
        <w:t>Laboratorio de Experimentación Multimedia (LEM), Facultad del Hábitat, UASLP</w:t>
      </w:r>
      <w:r w:rsidR="00127F68">
        <w:rPr>
          <w:i/>
          <w:iCs/>
          <w:color w:val="000000"/>
          <w:sz w:val="18"/>
          <w:szCs w:val="18"/>
          <w:lang w:val="es-ES"/>
        </w:rPr>
        <w:t xml:space="preserve">. </w:t>
      </w:r>
      <w:r w:rsidR="00347816" w:rsidRPr="00083B6C">
        <w:rPr>
          <w:i/>
          <w:iCs/>
          <w:color w:val="000000"/>
          <w:sz w:val="18"/>
          <w:szCs w:val="18"/>
          <w:lang w:val="es-ES"/>
        </w:rPr>
        <w:t xml:space="preserve">Equipo de experimentación: Computadora conectada al </w:t>
      </w:r>
      <w:proofErr w:type="spellStart"/>
      <w:r w:rsidR="00347816" w:rsidRPr="00083B6C">
        <w:rPr>
          <w:i/>
          <w:iCs/>
          <w:color w:val="000000"/>
          <w:sz w:val="18"/>
          <w:szCs w:val="18"/>
          <w:lang w:val="es-ES"/>
        </w:rPr>
        <w:t>Eye</w:t>
      </w:r>
      <w:proofErr w:type="spellEnd"/>
      <w:r w:rsidR="00347816" w:rsidRPr="00083B6C">
        <w:rPr>
          <w:i/>
          <w:iCs/>
          <w:color w:val="000000"/>
          <w:sz w:val="18"/>
          <w:szCs w:val="18"/>
          <w:lang w:val="es-ES"/>
        </w:rPr>
        <w:t xml:space="preserve"> Tracking. </w:t>
      </w:r>
    </w:p>
    <w:p w14:paraId="60456BC3" w14:textId="65012D44" w:rsidR="00D5505B" w:rsidRPr="006D611D" w:rsidRDefault="00D5505B" w:rsidP="00D5505B">
      <w:pPr>
        <w:spacing w:line="360" w:lineRule="auto"/>
        <w:ind w:left="567" w:right="543"/>
        <w:jc w:val="center"/>
        <w:rPr>
          <w:bCs/>
          <w:lang w:val="es-ES"/>
        </w:rPr>
      </w:pPr>
    </w:p>
    <w:p w14:paraId="65E5D780" w14:textId="77777777" w:rsidR="00D5505B" w:rsidRPr="006D611D" w:rsidRDefault="00D5505B" w:rsidP="00D5505B">
      <w:pPr>
        <w:autoSpaceDE w:val="0"/>
        <w:autoSpaceDN w:val="0"/>
        <w:adjustRightInd w:val="0"/>
        <w:spacing w:line="360" w:lineRule="auto"/>
        <w:ind w:left="567" w:right="543"/>
        <w:jc w:val="center"/>
        <w:textAlignment w:val="center"/>
        <w:rPr>
          <w:i/>
          <w:iCs/>
          <w:color w:val="000000"/>
          <w:sz w:val="18"/>
          <w:szCs w:val="18"/>
          <w:lang w:val="es-ES"/>
        </w:rPr>
      </w:pPr>
    </w:p>
    <w:p w14:paraId="50F88E29" w14:textId="63FEFF8C" w:rsidR="00347816" w:rsidRPr="00347816" w:rsidRDefault="00347816" w:rsidP="00882470">
      <w:pPr>
        <w:spacing w:line="360" w:lineRule="auto"/>
        <w:ind w:left="567" w:right="543"/>
        <w:rPr>
          <w:bCs/>
          <w:lang w:val="es-ES"/>
        </w:rPr>
      </w:pPr>
    </w:p>
    <w:p w14:paraId="27E29354" w14:textId="23029EDB" w:rsidR="006A0465" w:rsidRDefault="00347816" w:rsidP="00882470">
      <w:pPr>
        <w:spacing w:line="360" w:lineRule="auto"/>
        <w:ind w:left="567" w:right="543"/>
        <w:rPr>
          <w:bCs/>
          <w:lang w:val="es-ES"/>
        </w:rPr>
      </w:pPr>
      <w:r w:rsidRPr="00347816">
        <w:rPr>
          <w:bCs/>
          <w:lang w:val="es-ES"/>
        </w:rPr>
        <w:t xml:space="preserve">Se comenzó el experimento realizando una prueba previa de reconocimiento y movimiento de los ojos utilizando un proceso de calibración y análisis de la visión. </w:t>
      </w:r>
      <w:r w:rsidRPr="00945734">
        <w:rPr>
          <w:bCs/>
          <w:lang w:val="es-ES"/>
        </w:rPr>
        <w:t xml:space="preserve">Posteriormente se </w:t>
      </w:r>
      <w:r w:rsidR="008E0D63" w:rsidRPr="00945734">
        <w:rPr>
          <w:bCs/>
          <w:lang w:val="es-ES"/>
        </w:rPr>
        <w:t>presentó</w:t>
      </w:r>
      <w:r w:rsidRPr="00945734">
        <w:rPr>
          <w:bCs/>
          <w:lang w:val="es-ES"/>
        </w:rPr>
        <w:t xml:space="preserve"> </w:t>
      </w:r>
      <w:r w:rsidR="008E0D63" w:rsidRPr="00945734">
        <w:rPr>
          <w:bCs/>
          <w:lang w:val="es-ES"/>
        </w:rPr>
        <w:t xml:space="preserve">la imagen de un punto en el centro de la pantalla ante </w:t>
      </w:r>
      <w:r w:rsidRPr="00945734">
        <w:rPr>
          <w:bCs/>
          <w:lang w:val="es-ES"/>
        </w:rPr>
        <w:t xml:space="preserve">el sujeto, </w:t>
      </w:r>
      <w:r w:rsidR="008E0D63" w:rsidRPr="00945734">
        <w:rPr>
          <w:bCs/>
          <w:lang w:val="es-ES"/>
        </w:rPr>
        <w:t xml:space="preserve">la cual fue </w:t>
      </w:r>
      <w:r w:rsidRPr="00945734">
        <w:rPr>
          <w:bCs/>
          <w:lang w:val="es-ES"/>
        </w:rPr>
        <w:t xml:space="preserve">usada como imagen de control, para </w:t>
      </w:r>
      <w:del w:id="4" w:author="Autor">
        <w:r w:rsidR="008E0D63" w:rsidRPr="00945734" w:rsidDel="00FD2A22">
          <w:rPr>
            <w:bCs/>
            <w:lang w:val="es-ES"/>
          </w:rPr>
          <w:delText>controlar</w:delText>
        </w:r>
      </w:del>
      <w:ins w:id="5" w:author="Autor">
        <w:r w:rsidR="00FD2A22" w:rsidRPr="00945734">
          <w:rPr>
            <w:bCs/>
            <w:lang w:val="es-ES"/>
          </w:rPr>
          <w:t>registrar</w:t>
        </w:r>
      </w:ins>
      <w:r w:rsidRPr="00945734">
        <w:rPr>
          <w:bCs/>
          <w:lang w:val="es-ES"/>
        </w:rPr>
        <w:t xml:space="preserve"> el inicio de la exploración </w:t>
      </w:r>
      <w:r w:rsidR="008E0D63" w:rsidRPr="00945734">
        <w:rPr>
          <w:bCs/>
          <w:lang w:val="es-ES"/>
        </w:rPr>
        <w:t xml:space="preserve">visual en </w:t>
      </w:r>
      <w:r w:rsidRPr="00945734">
        <w:rPr>
          <w:bCs/>
          <w:lang w:val="es-ES"/>
        </w:rPr>
        <w:t xml:space="preserve">el centro. </w:t>
      </w:r>
      <w:r w:rsidR="008E0D63" w:rsidRPr="00945734">
        <w:rPr>
          <w:bCs/>
          <w:lang w:val="es-ES"/>
        </w:rPr>
        <w:t>En la siguiente fase</w:t>
      </w:r>
      <w:r w:rsidR="008C7FE1" w:rsidRPr="00945734">
        <w:rPr>
          <w:bCs/>
          <w:lang w:val="es-ES"/>
        </w:rPr>
        <w:t xml:space="preserve"> se presentó </w:t>
      </w:r>
      <w:r w:rsidR="008E0D63" w:rsidRPr="00945734">
        <w:rPr>
          <w:bCs/>
          <w:lang w:val="es-ES"/>
        </w:rPr>
        <w:t xml:space="preserve">ante el sujeto </w:t>
      </w:r>
      <w:r w:rsidR="008C7FE1" w:rsidRPr="00945734">
        <w:rPr>
          <w:bCs/>
          <w:lang w:val="es-ES"/>
        </w:rPr>
        <w:t xml:space="preserve">el estímulo </w:t>
      </w:r>
      <w:proofErr w:type="spellStart"/>
      <w:r w:rsidR="008C7FE1" w:rsidRPr="00945734">
        <w:rPr>
          <w:bCs/>
          <w:lang w:val="es-ES"/>
        </w:rPr>
        <w:t>Blaze</w:t>
      </w:r>
      <w:proofErr w:type="spellEnd"/>
      <w:r w:rsidR="008C7FE1" w:rsidRPr="00945734">
        <w:rPr>
          <w:bCs/>
          <w:lang w:val="es-ES"/>
        </w:rPr>
        <w:t xml:space="preserve"> I</w:t>
      </w:r>
      <w:r w:rsidRPr="00945734">
        <w:rPr>
          <w:bCs/>
          <w:lang w:val="es-ES"/>
        </w:rPr>
        <w:t>, con un tiempo de duración de 30 segundos.</w:t>
      </w:r>
      <w:r w:rsidR="008C7FE1" w:rsidRPr="00945734">
        <w:rPr>
          <w:bCs/>
          <w:lang w:val="es-ES"/>
        </w:rPr>
        <w:t xml:space="preserve"> </w:t>
      </w:r>
      <w:r w:rsidR="008E0D63" w:rsidRPr="00945734">
        <w:rPr>
          <w:bCs/>
          <w:lang w:val="es-ES"/>
        </w:rPr>
        <w:t>Al t</w:t>
      </w:r>
      <w:r w:rsidR="0024045B">
        <w:rPr>
          <w:bCs/>
          <w:lang w:val="es-ES"/>
        </w:rPr>
        <w:t>é</w:t>
      </w:r>
      <w:r w:rsidR="008E0D63" w:rsidRPr="00945734">
        <w:rPr>
          <w:bCs/>
          <w:lang w:val="es-ES"/>
        </w:rPr>
        <w:t>rmino del experimento las</w:t>
      </w:r>
      <w:r w:rsidRPr="00945734">
        <w:rPr>
          <w:bCs/>
          <w:lang w:val="es-ES"/>
        </w:rPr>
        <w:t xml:space="preserve"> pruebas realizadas recab</w:t>
      </w:r>
      <w:r w:rsidR="008E0D63" w:rsidRPr="00945734">
        <w:rPr>
          <w:bCs/>
          <w:lang w:val="es-ES"/>
        </w:rPr>
        <w:t>aron</w:t>
      </w:r>
      <w:r w:rsidRPr="00945734">
        <w:rPr>
          <w:bCs/>
          <w:lang w:val="es-ES"/>
        </w:rPr>
        <w:t xml:space="preserve"> una serie de datos como: número de identificación del sujeto, género</w:t>
      </w:r>
      <w:r w:rsidR="008E0D63" w:rsidRPr="00945734">
        <w:rPr>
          <w:bCs/>
          <w:lang w:val="es-ES"/>
        </w:rPr>
        <w:t xml:space="preserve"> (femenino/masculino)</w:t>
      </w:r>
      <w:r w:rsidRPr="00945734">
        <w:rPr>
          <w:bCs/>
          <w:lang w:val="es-ES"/>
        </w:rPr>
        <w:t xml:space="preserve">, tiempo de exposición </w:t>
      </w:r>
      <w:r w:rsidR="008E0D63" w:rsidRPr="00945734">
        <w:rPr>
          <w:bCs/>
          <w:lang w:val="es-ES"/>
        </w:rPr>
        <w:t>del estímulo</w:t>
      </w:r>
      <w:r w:rsidRPr="00945734">
        <w:rPr>
          <w:bCs/>
          <w:lang w:val="es-ES"/>
        </w:rPr>
        <w:t>, inicio de la fijación</w:t>
      </w:r>
      <w:r w:rsidR="008E0D63" w:rsidRPr="00945734">
        <w:rPr>
          <w:bCs/>
          <w:lang w:val="es-ES"/>
        </w:rPr>
        <w:t xml:space="preserve">, </w:t>
      </w:r>
      <w:r w:rsidRPr="00945734">
        <w:rPr>
          <w:bCs/>
          <w:lang w:val="es-ES"/>
        </w:rPr>
        <w:t>duración de la fijación</w:t>
      </w:r>
      <w:r w:rsidR="008E0D63" w:rsidRPr="00945734">
        <w:rPr>
          <w:bCs/>
          <w:lang w:val="es-ES"/>
        </w:rPr>
        <w:t xml:space="preserve">, </w:t>
      </w:r>
      <w:r w:rsidRPr="00945734">
        <w:rPr>
          <w:bCs/>
          <w:lang w:val="es-ES"/>
        </w:rPr>
        <w:t xml:space="preserve">posición en X </w:t>
      </w:r>
      <w:r w:rsidR="008E0D63" w:rsidRPr="00945734">
        <w:rPr>
          <w:bCs/>
          <w:lang w:val="es-ES"/>
        </w:rPr>
        <w:t>y en</w:t>
      </w:r>
      <w:r w:rsidRPr="00945734">
        <w:rPr>
          <w:bCs/>
          <w:lang w:val="es-ES"/>
        </w:rPr>
        <w:t xml:space="preserve"> Y de la</w:t>
      </w:r>
      <w:r w:rsidR="008E0D63" w:rsidRPr="00945734">
        <w:rPr>
          <w:bCs/>
          <w:lang w:val="es-ES"/>
        </w:rPr>
        <w:t>s</w:t>
      </w:r>
      <w:r w:rsidRPr="00945734">
        <w:rPr>
          <w:bCs/>
          <w:lang w:val="es-ES"/>
        </w:rPr>
        <w:t xml:space="preserve"> fijaci</w:t>
      </w:r>
      <w:r w:rsidR="008E0D63" w:rsidRPr="00945734">
        <w:rPr>
          <w:bCs/>
          <w:lang w:val="es-ES"/>
        </w:rPr>
        <w:t>ones</w:t>
      </w:r>
      <w:r w:rsidR="008C7FE1" w:rsidRPr="00945734">
        <w:rPr>
          <w:bCs/>
          <w:lang w:val="es-ES"/>
        </w:rPr>
        <w:t xml:space="preserve">. </w:t>
      </w:r>
      <w:r w:rsidRPr="00945734">
        <w:rPr>
          <w:bCs/>
          <w:lang w:val="es-ES"/>
        </w:rPr>
        <w:t xml:space="preserve">A partir de </w:t>
      </w:r>
      <w:r w:rsidR="00945734" w:rsidRPr="00945734">
        <w:rPr>
          <w:bCs/>
          <w:lang w:val="es-ES"/>
        </w:rPr>
        <w:t>estos</w:t>
      </w:r>
      <w:r w:rsidRPr="00945734">
        <w:rPr>
          <w:bCs/>
          <w:lang w:val="es-ES"/>
        </w:rPr>
        <w:t xml:space="preserve"> datos </w:t>
      </w:r>
      <w:r w:rsidR="00945734" w:rsidRPr="00945734">
        <w:rPr>
          <w:bCs/>
          <w:lang w:val="es-ES"/>
        </w:rPr>
        <w:t>recopilados</w:t>
      </w:r>
      <w:r w:rsidRPr="00945734">
        <w:rPr>
          <w:bCs/>
          <w:lang w:val="es-ES"/>
        </w:rPr>
        <w:t xml:space="preserve"> en el </w:t>
      </w:r>
      <w:r w:rsidR="00945734" w:rsidRPr="00945734">
        <w:rPr>
          <w:bCs/>
          <w:lang w:val="es-ES"/>
        </w:rPr>
        <w:t>experimento</w:t>
      </w:r>
      <w:r w:rsidRPr="00945734">
        <w:rPr>
          <w:bCs/>
          <w:lang w:val="es-ES"/>
        </w:rPr>
        <w:t>, se procedió a hacer la interpretación</w:t>
      </w:r>
      <w:r w:rsidR="00D35B2B">
        <w:rPr>
          <w:bCs/>
          <w:lang w:val="es-ES"/>
        </w:rPr>
        <w:t>.</w:t>
      </w:r>
    </w:p>
    <w:p w14:paraId="77DAA4F5" w14:textId="77777777" w:rsidR="00E73942" w:rsidRDefault="00E73942" w:rsidP="00882470">
      <w:pPr>
        <w:spacing w:line="360" w:lineRule="auto"/>
        <w:ind w:left="567" w:right="543"/>
        <w:rPr>
          <w:bCs/>
          <w:lang w:val="es-ES"/>
        </w:rPr>
      </w:pPr>
    </w:p>
    <w:p w14:paraId="59425FCA" w14:textId="39196EF1" w:rsidR="004A7752" w:rsidRDefault="00EE3A96" w:rsidP="00AA6633">
      <w:pPr>
        <w:spacing w:line="360" w:lineRule="auto"/>
        <w:ind w:left="567" w:right="543"/>
        <w:rPr>
          <w:bCs/>
          <w:lang w:val="es-ES"/>
        </w:rPr>
      </w:pPr>
      <w:r>
        <w:rPr>
          <w:bCs/>
          <w:lang w:val="es-ES"/>
        </w:rPr>
        <w:t>Cormo resultado se observó que l</w:t>
      </w:r>
      <w:r w:rsidR="00365F59">
        <w:rPr>
          <w:bCs/>
          <w:lang w:val="es-ES"/>
        </w:rPr>
        <w:t>as fijaciones</w:t>
      </w:r>
      <w:r w:rsidR="00CE0674">
        <w:rPr>
          <w:bCs/>
          <w:lang w:val="es-ES"/>
        </w:rPr>
        <w:t>,</w:t>
      </w:r>
      <w:r w:rsidR="00365F59">
        <w:rPr>
          <w:bCs/>
          <w:lang w:val="es-ES"/>
        </w:rPr>
        <w:t xml:space="preserve"> </w:t>
      </w:r>
      <w:r w:rsidR="004A7752">
        <w:rPr>
          <w:bCs/>
          <w:lang w:val="es-ES"/>
        </w:rPr>
        <w:t xml:space="preserve">como se puede </w:t>
      </w:r>
      <w:r>
        <w:rPr>
          <w:bCs/>
          <w:lang w:val="es-ES"/>
        </w:rPr>
        <w:t>ver</w:t>
      </w:r>
      <w:r w:rsidR="004A7752">
        <w:rPr>
          <w:bCs/>
          <w:lang w:val="es-ES"/>
        </w:rPr>
        <w:t xml:space="preserve"> en el mapa de calor</w:t>
      </w:r>
      <w:r w:rsidR="009E768F">
        <w:rPr>
          <w:bCs/>
          <w:lang w:val="es-ES"/>
        </w:rPr>
        <w:t xml:space="preserve"> (</w:t>
      </w:r>
      <w:r w:rsidR="00AA6633">
        <w:rPr>
          <w:bCs/>
          <w:lang w:val="es-ES"/>
        </w:rPr>
        <w:t>Imagen 2</w:t>
      </w:r>
      <w:r w:rsidR="009E768F">
        <w:rPr>
          <w:bCs/>
          <w:lang w:val="es-ES"/>
        </w:rPr>
        <w:t>)</w:t>
      </w:r>
      <w:r w:rsidR="004A7752">
        <w:rPr>
          <w:bCs/>
          <w:lang w:val="es-ES"/>
        </w:rPr>
        <w:t xml:space="preserve">, </w:t>
      </w:r>
      <w:r w:rsidR="00365F59">
        <w:rPr>
          <w:bCs/>
          <w:lang w:val="es-ES"/>
        </w:rPr>
        <w:t xml:space="preserve">se concentran </w:t>
      </w:r>
      <w:r w:rsidR="004A7752">
        <w:rPr>
          <w:bCs/>
          <w:lang w:val="es-ES"/>
        </w:rPr>
        <w:t>en el círculo blanco que aparece en el centro</w:t>
      </w:r>
      <w:r w:rsidR="00AA050A">
        <w:rPr>
          <w:bCs/>
          <w:lang w:val="es-ES"/>
        </w:rPr>
        <w:t xml:space="preserve"> de la obra</w:t>
      </w:r>
      <w:r w:rsidR="004A7752">
        <w:rPr>
          <w:bCs/>
          <w:lang w:val="es-ES"/>
        </w:rPr>
        <w:t>,</w:t>
      </w:r>
      <w:r w:rsidR="004A7752" w:rsidRPr="004A7752">
        <w:rPr>
          <w:bCs/>
          <w:lang w:val="es-ES"/>
        </w:rPr>
        <w:t xml:space="preserve"> </w:t>
      </w:r>
      <w:r w:rsidR="00AA050A">
        <w:rPr>
          <w:bCs/>
          <w:lang w:val="es-ES"/>
        </w:rPr>
        <w:t>convirtiéndose</w:t>
      </w:r>
      <w:r w:rsidR="00CE0674">
        <w:rPr>
          <w:bCs/>
          <w:lang w:val="es-ES"/>
        </w:rPr>
        <w:t xml:space="preserve"> </w:t>
      </w:r>
      <w:ins w:id="6" w:author="Autor">
        <w:r w:rsidR="00336CE0">
          <w:rPr>
            <w:bCs/>
            <w:lang w:val="es-ES"/>
          </w:rPr>
          <w:t xml:space="preserve">en </w:t>
        </w:r>
      </w:ins>
      <w:r w:rsidR="00CE0674">
        <w:rPr>
          <w:bCs/>
          <w:lang w:val="es-ES"/>
        </w:rPr>
        <w:t xml:space="preserve">un punto focal que llama la atención del ojo. </w:t>
      </w:r>
      <w:r w:rsidR="00AA050A">
        <w:rPr>
          <w:bCs/>
          <w:lang w:val="es-ES"/>
        </w:rPr>
        <w:t>Por otro lado, en el</w:t>
      </w:r>
      <w:r w:rsidR="00CE0674">
        <w:rPr>
          <w:bCs/>
          <w:lang w:val="es-ES"/>
        </w:rPr>
        <w:t xml:space="preserve"> trazado de rutas de exploració</w:t>
      </w:r>
      <w:r w:rsidR="00AA050A">
        <w:rPr>
          <w:bCs/>
          <w:lang w:val="es-ES"/>
        </w:rPr>
        <w:t>n, los recorridos</w:t>
      </w:r>
      <w:r w:rsidR="004A7752" w:rsidRPr="00B44550">
        <w:rPr>
          <w:bCs/>
          <w:lang w:val="es-ES"/>
        </w:rPr>
        <w:t xml:space="preserve"> </w:t>
      </w:r>
      <w:r w:rsidR="00AA050A">
        <w:rPr>
          <w:bCs/>
          <w:lang w:val="es-ES"/>
        </w:rPr>
        <w:t>se presentan en el eje</w:t>
      </w:r>
      <w:r w:rsidR="004A7752" w:rsidRPr="00B44550">
        <w:rPr>
          <w:bCs/>
          <w:lang w:val="es-ES"/>
        </w:rPr>
        <w:t xml:space="preserve"> vertical </w:t>
      </w:r>
      <w:r w:rsidR="00AA050A">
        <w:rPr>
          <w:bCs/>
          <w:lang w:val="es-ES"/>
        </w:rPr>
        <w:t>prin</w:t>
      </w:r>
      <w:r w:rsidR="00500C61">
        <w:rPr>
          <w:bCs/>
          <w:lang w:val="es-ES"/>
        </w:rPr>
        <w:t xml:space="preserve">cipalmente, y las fijaciones se ubican en el cambio </w:t>
      </w:r>
      <w:r w:rsidR="00500C61">
        <w:rPr>
          <w:bCs/>
          <w:lang w:val="es-ES"/>
        </w:rPr>
        <w:lastRenderedPageBreak/>
        <w:t>de sentido de las líneas que definen los aros</w:t>
      </w:r>
      <w:r w:rsidR="00C96FE4">
        <w:rPr>
          <w:bCs/>
          <w:lang w:val="es-ES"/>
        </w:rPr>
        <w:t xml:space="preserve"> que presenta la figura</w:t>
      </w:r>
      <w:r w:rsidR="00500C61">
        <w:rPr>
          <w:bCs/>
          <w:lang w:val="es-ES"/>
        </w:rPr>
        <w:t>.</w:t>
      </w:r>
      <w:r w:rsidR="0040448C">
        <w:rPr>
          <w:bCs/>
          <w:lang w:val="es-ES"/>
        </w:rPr>
        <w:t xml:space="preserve"> </w:t>
      </w:r>
      <w:r w:rsidR="00811A48">
        <w:rPr>
          <w:bCs/>
          <w:lang w:val="es-ES"/>
        </w:rPr>
        <w:t xml:space="preserve">El tiempo de duración de la fijación </w:t>
      </w:r>
      <w:r w:rsidR="00C96FE4">
        <w:rPr>
          <w:bCs/>
          <w:lang w:val="es-ES"/>
        </w:rPr>
        <w:t>se representa mediante</w:t>
      </w:r>
      <w:r w:rsidR="00811A48">
        <w:rPr>
          <w:bCs/>
          <w:lang w:val="es-ES"/>
        </w:rPr>
        <w:t xml:space="preserve"> el tamaño de los círculos</w:t>
      </w:r>
      <w:r w:rsidR="00C96FE4">
        <w:rPr>
          <w:bCs/>
          <w:lang w:val="es-ES"/>
        </w:rPr>
        <w:t xml:space="preserve"> y como se puede observar los sujetos fijaron su atención en el punto blanco </w:t>
      </w:r>
      <w:r w:rsidR="007008F0">
        <w:rPr>
          <w:bCs/>
          <w:lang w:val="es-ES"/>
        </w:rPr>
        <w:t xml:space="preserve">por mayor tiempo con un </w:t>
      </w:r>
      <w:r w:rsidR="007008F0" w:rsidRPr="00B44550">
        <w:rPr>
          <w:bCs/>
          <w:lang w:val="es-ES"/>
        </w:rPr>
        <w:t xml:space="preserve">promedio </w:t>
      </w:r>
      <w:r w:rsidR="007008F0">
        <w:rPr>
          <w:bCs/>
          <w:lang w:val="es-ES"/>
        </w:rPr>
        <w:t>de</w:t>
      </w:r>
      <w:r w:rsidR="007008F0" w:rsidRPr="00B44550">
        <w:rPr>
          <w:bCs/>
          <w:lang w:val="es-ES"/>
        </w:rPr>
        <w:t xml:space="preserve"> 20</w:t>
      </w:r>
      <w:r w:rsidR="007008F0">
        <w:rPr>
          <w:bCs/>
          <w:lang w:val="es-ES"/>
        </w:rPr>
        <w:t xml:space="preserve"> a </w:t>
      </w:r>
      <w:r w:rsidR="007008F0" w:rsidRPr="00B44550">
        <w:rPr>
          <w:bCs/>
          <w:lang w:val="es-ES"/>
        </w:rPr>
        <w:t>43 movimientos oculares</w:t>
      </w:r>
      <w:r w:rsidR="007008F0">
        <w:rPr>
          <w:bCs/>
          <w:lang w:val="es-ES"/>
        </w:rPr>
        <w:t>.</w:t>
      </w:r>
    </w:p>
    <w:p w14:paraId="0A8BCB05" w14:textId="6261B939" w:rsidR="00365F59" w:rsidRDefault="00365F59" w:rsidP="00882470">
      <w:pPr>
        <w:spacing w:line="360" w:lineRule="auto"/>
        <w:ind w:left="567" w:right="543"/>
        <w:rPr>
          <w:bCs/>
          <w:lang w:val="es-ES"/>
        </w:rPr>
      </w:pPr>
    </w:p>
    <w:p w14:paraId="3492DAAE" w14:textId="77777777" w:rsidR="00415A7A" w:rsidRDefault="00415A7A" w:rsidP="00882470">
      <w:pPr>
        <w:spacing w:line="360" w:lineRule="auto"/>
        <w:ind w:left="567" w:right="543"/>
        <w:rPr>
          <w:bCs/>
          <w:lang w:val="es-ES"/>
        </w:rPr>
      </w:pPr>
    </w:p>
    <w:p w14:paraId="218800F2" w14:textId="44C0640C" w:rsidR="00415A7A" w:rsidRPr="00334A29" w:rsidRDefault="003F3287" w:rsidP="00334A29">
      <w:pPr>
        <w:autoSpaceDE w:val="0"/>
        <w:autoSpaceDN w:val="0"/>
        <w:adjustRightInd w:val="0"/>
        <w:spacing w:line="360" w:lineRule="auto"/>
        <w:ind w:left="567" w:right="543"/>
        <w:jc w:val="center"/>
        <w:textAlignment w:val="center"/>
        <w:rPr>
          <w:i/>
          <w:iCs/>
          <w:color w:val="000000"/>
          <w:sz w:val="18"/>
          <w:szCs w:val="18"/>
          <w:lang w:val="es-ES"/>
        </w:rPr>
      </w:pPr>
      <w:r w:rsidRPr="00334A29">
        <w:rPr>
          <w:i/>
          <w:iCs/>
          <w:noProof/>
          <w:color w:val="000000"/>
          <w:sz w:val="18"/>
          <w:szCs w:val="18"/>
          <w:lang w:val="es-ES"/>
        </w:rPr>
        <w:drawing>
          <wp:inline distT="0" distB="0" distL="0" distR="0" wp14:anchorId="47310ED9" wp14:editId="4013701A">
            <wp:extent cx="5753100" cy="30099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pa_path.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3100" cy="3009900"/>
                    </a:xfrm>
                    <a:prstGeom prst="rect">
                      <a:avLst/>
                    </a:prstGeom>
                  </pic:spPr>
                </pic:pic>
              </a:graphicData>
            </a:graphic>
          </wp:inline>
        </w:drawing>
      </w:r>
    </w:p>
    <w:p w14:paraId="6BFDCAD0" w14:textId="62F23B35" w:rsidR="00415A7A" w:rsidRDefault="00AA6633" w:rsidP="00334A29">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t xml:space="preserve">Imagen 2. </w:t>
      </w:r>
      <w:r w:rsidR="00365F59" w:rsidRPr="00334A29">
        <w:rPr>
          <w:i/>
          <w:iCs/>
          <w:color w:val="000000"/>
          <w:sz w:val="18"/>
          <w:szCs w:val="18"/>
          <w:lang w:val="es-ES"/>
        </w:rPr>
        <w:t xml:space="preserve"> Mapa de Calor y Mapa de Recorrido de la Obra</w:t>
      </w:r>
      <w:r w:rsidR="00415A7A" w:rsidRPr="00334A29">
        <w:rPr>
          <w:i/>
          <w:iCs/>
          <w:color w:val="000000"/>
          <w:sz w:val="18"/>
          <w:szCs w:val="18"/>
          <w:lang w:val="es-ES"/>
        </w:rPr>
        <w:t xml:space="preserve"> </w:t>
      </w:r>
      <w:proofErr w:type="spellStart"/>
      <w:r w:rsidR="00365F59" w:rsidRPr="00334A29">
        <w:rPr>
          <w:i/>
          <w:iCs/>
          <w:color w:val="000000"/>
          <w:sz w:val="18"/>
          <w:szCs w:val="18"/>
          <w:lang w:val="es-ES"/>
        </w:rPr>
        <w:t>Blaze</w:t>
      </w:r>
      <w:proofErr w:type="spellEnd"/>
      <w:r w:rsidR="00365F59" w:rsidRPr="00334A29">
        <w:rPr>
          <w:i/>
          <w:iCs/>
          <w:color w:val="000000"/>
          <w:sz w:val="18"/>
          <w:szCs w:val="18"/>
          <w:lang w:val="es-ES"/>
        </w:rPr>
        <w:t xml:space="preserve"> I (1962) de </w:t>
      </w:r>
      <w:proofErr w:type="spellStart"/>
      <w:r w:rsidR="00365F59" w:rsidRPr="00334A29">
        <w:rPr>
          <w:i/>
          <w:iCs/>
          <w:color w:val="000000"/>
          <w:sz w:val="18"/>
          <w:szCs w:val="18"/>
          <w:lang w:val="es-ES"/>
        </w:rPr>
        <w:t>Bridget</w:t>
      </w:r>
      <w:proofErr w:type="spellEnd"/>
      <w:r w:rsidR="00365F59" w:rsidRPr="00334A29">
        <w:rPr>
          <w:i/>
          <w:iCs/>
          <w:color w:val="000000"/>
          <w:sz w:val="18"/>
          <w:szCs w:val="18"/>
          <w:lang w:val="es-ES"/>
        </w:rPr>
        <w:t xml:space="preserve"> </w:t>
      </w:r>
      <w:proofErr w:type="spellStart"/>
      <w:r w:rsidR="00365F59" w:rsidRPr="00334A29">
        <w:rPr>
          <w:i/>
          <w:iCs/>
          <w:color w:val="000000"/>
          <w:sz w:val="18"/>
          <w:szCs w:val="18"/>
          <w:lang w:val="es-ES"/>
        </w:rPr>
        <w:t>Riley</w:t>
      </w:r>
      <w:proofErr w:type="spellEnd"/>
      <w:r w:rsidR="00365F59" w:rsidRPr="00334A29">
        <w:rPr>
          <w:i/>
          <w:iCs/>
          <w:color w:val="000000"/>
          <w:sz w:val="18"/>
          <w:szCs w:val="18"/>
          <w:lang w:val="es-ES"/>
        </w:rPr>
        <w:t xml:space="preserve">. </w:t>
      </w:r>
      <w:r w:rsidR="00415A7A" w:rsidRPr="00334A29">
        <w:rPr>
          <w:i/>
          <w:iCs/>
          <w:color w:val="000000"/>
          <w:sz w:val="18"/>
          <w:szCs w:val="18"/>
          <w:lang w:val="es-ES"/>
        </w:rPr>
        <w:t>Laboratorio de Experimentación Multimedia (LEM), Facultad del Hábitat, UASLP, 2017.</w:t>
      </w:r>
    </w:p>
    <w:p w14:paraId="01D65359" w14:textId="164830D0" w:rsidR="002636B3" w:rsidRDefault="002636B3" w:rsidP="00334A29">
      <w:pPr>
        <w:autoSpaceDE w:val="0"/>
        <w:autoSpaceDN w:val="0"/>
        <w:adjustRightInd w:val="0"/>
        <w:spacing w:line="360" w:lineRule="auto"/>
        <w:ind w:left="567" w:right="543"/>
        <w:jc w:val="center"/>
        <w:textAlignment w:val="center"/>
        <w:rPr>
          <w:i/>
          <w:iCs/>
          <w:color w:val="000000"/>
          <w:sz w:val="18"/>
          <w:szCs w:val="18"/>
          <w:lang w:val="es-ES"/>
        </w:rPr>
      </w:pPr>
    </w:p>
    <w:p w14:paraId="3A398923" w14:textId="5EC30707" w:rsidR="00F64AC7" w:rsidRPr="00F64AC7" w:rsidRDefault="00F64AC7" w:rsidP="00F64AC7">
      <w:pPr>
        <w:spacing w:line="360" w:lineRule="auto"/>
        <w:ind w:left="567" w:right="543"/>
        <w:rPr>
          <w:bCs/>
          <w:lang w:val="es-ES"/>
        </w:rPr>
      </w:pPr>
      <w:r w:rsidRPr="00F64AC7">
        <w:rPr>
          <w:bCs/>
          <w:lang w:val="es-ES"/>
        </w:rPr>
        <w:t xml:space="preserve">En el agrupamiento de </w:t>
      </w:r>
      <w:r w:rsidR="00BC1302" w:rsidRPr="00F64AC7">
        <w:rPr>
          <w:bCs/>
          <w:lang w:val="es-ES"/>
        </w:rPr>
        <w:t>líneas</w:t>
      </w:r>
      <w:r w:rsidRPr="00F64AC7">
        <w:rPr>
          <w:bCs/>
          <w:lang w:val="es-ES"/>
        </w:rPr>
        <w:t xml:space="preserve"> </w:t>
      </w:r>
      <w:r w:rsidR="00BC1302" w:rsidRPr="00F64AC7">
        <w:rPr>
          <w:bCs/>
          <w:lang w:val="es-ES"/>
        </w:rPr>
        <w:t>más</w:t>
      </w:r>
      <w:r w:rsidRPr="00F64AC7">
        <w:rPr>
          <w:bCs/>
          <w:lang w:val="es-ES"/>
        </w:rPr>
        <w:t xml:space="preserve"> estrechas y </w:t>
      </w:r>
      <w:r w:rsidR="00BC1302" w:rsidRPr="00F64AC7">
        <w:rPr>
          <w:bCs/>
          <w:lang w:val="es-ES"/>
        </w:rPr>
        <w:t>pequeñas</w:t>
      </w:r>
      <w:r w:rsidRPr="00F64AC7">
        <w:rPr>
          <w:bCs/>
          <w:lang w:val="es-ES"/>
        </w:rPr>
        <w:t xml:space="preserve">, los espacios positivos y negativos terminan de completar ópticamente una figura global que es el </w:t>
      </w:r>
      <w:r w:rsidR="00BC1302" w:rsidRPr="00F64AC7">
        <w:rPr>
          <w:bCs/>
          <w:lang w:val="es-ES"/>
        </w:rPr>
        <w:t>círculo</w:t>
      </w:r>
      <w:r w:rsidRPr="00F64AC7">
        <w:rPr>
          <w:bCs/>
          <w:lang w:val="es-ES"/>
        </w:rPr>
        <w:t>. Se observó que el uso alternado del blanco y el negro</w:t>
      </w:r>
      <w:r w:rsidR="00BC1302">
        <w:rPr>
          <w:bCs/>
          <w:lang w:val="es-ES"/>
        </w:rPr>
        <w:t>,</w:t>
      </w:r>
      <w:r w:rsidRPr="00F64AC7">
        <w:rPr>
          <w:bCs/>
          <w:lang w:val="es-ES"/>
        </w:rPr>
        <w:t xml:space="preserve"> </w:t>
      </w:r>
      <w:r w:rsidR="00BC1302">
        <w:rPr>
          <w:bCs/>
          <w:lang w:val="es-ES"/>
        </w:rPr>
        <w:t>así como</w:t>
      </w:r>
      <w:r w:rsidRPr="00F64AC7">
        <w:rPr>
          <w:bCs/>
          <w:lang w:val="es-ES"/>
        </w:rPr>
        <w:t xml:space="preserve"> el cambio de </w:t>
      </w:r>
      <w:r w:rsidR="00BC1302" w:rsidRPr="00F64AC7">
        <w:rPr>
          <w:bCs/>
          <w:lang w:val="es-ES"/>
        </w:rPr>
        <w:t>dirección</w:t>
      </w:r>
      <w:r w:rsidR="00BC1302" w:rsidRPr="00BC1302">
        <w:rPr>
          <w:bCs/>
          <w:lang w:val="es-ES"/>
        </w:rPr>
        <w:t xml:space="preserve"> </w:t>
      </w:r>
      <w:r w:rsidR="00BC1302" w:rsidRPr="00F64AC7">
        <w:rPr>
          <w:bCs/>
          <w:lang w:val="es-ES"/>
        </w:rPr>
        <w:t xml:space="preserve">en las </w:t>
      </w:r>
      <w:r w:rsidR="00BC1302" w:rsidRPr="00F64AC7">
        <w:rPr>
          <w:bCs/>
          <w:lang w:val="es-ES"/>
        </w:rPr>
        <w:t>líneas</w:t>
      </w:r>
      <w:r w:rsidRPr="00F64AC7">
        <w:rPr>
          <w:bCs/>
          <w:lang w:val="es-ES"/>
        </w:rPr>
        <w:t xml:space="preserve">, da como resultado la percepción de </w:t>
      </w:r>
      <w:r w:rsidR="00BC1302" w:rsidRPr="00F64AC7">
        <w:rPr>
          <w:bCs/>
          <w:lang w:val="es-ES"/>
        </w:rPr>
        <w:t>círculos</w:t>
      </w:r>
      <w:r w:rsidRPr="00F64AC7">
        <w:rPr>
          <w:bCs/>
          <w:lang w:val="es-ES"/>
        </w:rPr>
        <w:t xml:space="preserve"> de diferentes </w:t>
      </w:r>
      <w:r w:rsidR="00BC1302" w:rsidRPr="00F64AC7">
        <w:rPr>
          <w:bCs/>
          <w:lang w:val="es-ES"/>
        </w:rPr>
        <w:t>tamaños</w:t>
      </w:r>
      <w:r w:rsidRPr="00F64AC7">
        <w:rPr>
          <w:bCs/>
          <w:lang w:val="es-ES"/>
        </w:rPr>
        <w:t xml:space="preserve"> sin estar dibujados, lo que se soporta en las Leyes de la Percepción Visual como son: la Ley de Semejanza, Ley de la Buena </w:t>
      </w:r>
      <w:r w:rsidR="00BC1302" w:rsidRPr="00F64AC7">
        <w:rPr>
          <w:bCs/>
          <w:lang w:val="es-ES"/>
        </w:rPr>
        <w:t>Continuación</w:t>
      </w:r>
      <w:r w:rsidRPr="00F64AC7">
        <w:rPr>
          <w:bCs/>
          <w:lang w:val="es-ES"/>
        </w:rPr>
        <w:t xml:space="preserve"> de </w:t>
      </w:r>
      <w:r w:rsidR="00BC1302" w:rsidRPr="00F64AC7">
        <w:rPr>
          <w:bCs/>
          <w:lang w:val="es-ES"/>
        </w:rPr>
        <w:t>Dirección</w:t>
      </w:r>
      <w:r w:rsidRPr="00F64AC7">
        <w:rPr>
          <w:bCs/>
          <w:lang w:val="es-ES"/>
        </w:rPr>
        <w:t>, Ley de Proximidad y la Ley de Cerramiento</w:t>
      </w:r>
      <w:r w:rsidR="00BC1302">
        <w:rPr>
          <w:bCs/>
          <w:lang w:val="es-ES"/>
        </w:rPr>
        <w:t>; l</w:t>
      </w:r>
      <w:r w:rsidRPr="00F64AC7">
        <w:rPr>
          <w:bCs/>
          <w:lang w:val="es-ES"/>
        </w:rPr>
        <w:t xml:space="preserve">as cuales se preocupan por establecer las condiciones </w:t>
      </w:r>
      <w:r w:rsidR="00BC1302" w:rsidRPr="00F64AC7">
        <w:rPr>
          <w:bCs/>
          <w:lang w:val="es-ES"/>
        </w:rPr>
        <w:t>óptimas</w:t>
      </w:r>
      <w:r w:rsidRPr="00F64AC7">
        <w:rPr>
          <w:bCs/>
          <w:lang w:val="es-ES"/>
        </w:rPr>
        <w:t xml:space="preserve"> para que los objetos que forman parte de una escena tiendan a relacionarse entre sí formando grupos significativos o de sentido (Cuevas, 2010. p.25).</w:t>
      </w:r>
    </w:p>
    <w:p w14:paraId="716950FA" w14:textId="77777777" w:rsidR="00F64AC7" w:rsidRDefault="00F64AC7" w:rsidP="00F64AC7">
      <w:pPr>
        <w:spacing w:line="360" w:lineRule="auto"/>
        <w:ind w:left="567" w:right="543"/>
        <w:rPr>
          <w:bCs/>
          <w:lang w:val="es-ES"/>
        </w:rPr>
      </w:pPr>
    </w:p>
    <w:p w14:paraId="099ED65D" w14:textId="4B6EA5A8" w:rsidR="00F64AC7" w:rsidRPr="00F64AC7" w:rsidRDefault="00F64AC7" w:rsidP="00F64AC7">
      <w:pPr>
        <w:spacing w:line="360" w:lineRule="auto"/>
        <w:ind w:left="567" w:right="543"/>
        <w:rPr>
          <w:bCs/>
          <w:lang w:val="es-ES"/>
        </w:rPr>
      </w:pPr>
      <w:r w:rsidRPr="00F64AC7">
        <w:rPr>
          <w:bCs/>
          <w:lang w:val="es-ES"/>
        </w:rPr>
        <w:t>Vernon explica que: “Ningún campo visual que esté diferenciado de alguna manera, que no sea sólo una masa nebulosa continua y homogénea, es percibido como un todo parejo.” (1979, p.42). Según el autor, siempre hay algo que es un estímulo, algo que resalta del fondo y es figura. Explica que el cerebro puede hacer que todo nuestro alrededor sea percibido como constante y estable. La percepción siempre cuenta con limitaciones, debido a que responde la necesidad de captar y retener información del entorno y el cerebro solamente retiene lo que es importante y realmente necesario. Para el sujeto es más sencillo percibir la imagen a partir de círculos</w:t>
      </w:r>
      <w:r w:rsidR="00BC1302">
        <w:rPr>
          <w:bCs/>
          <w:lang w:val="es-ES"/>
        </w:rPr>
        <w:t xml:space="preserve"> y aros </w:t>
      </w:r>
      <w:r w:rsidRPr="00F64AC7">
        <w:rPr>
          <w:bCs/>
          <w:lang w:val="es-ES"/>
        </w:rPr>
        <w:t xml:space="preserve"> que de una repetición de líneas</w:t>
      </w:r>
      <w:r w:rsidR="00BC1302">
        <w:rPr>
          <w:bCs/>
          <w:lang w:val="es-ES"/>
        </w:rPr>
        <w:t xml:space="preserve"> o de conjuntos de líneas.</w:t>
      </w:r>
    </w:p>
    <w:p w14:paraId="3C02EE49" w14:textId="3C2645C8" w:rsidR="00FB7CA0" w:rsidRDefault="00FB7CA0" w:rsidP="00334A29">
      <w:pPr>
        <w:autoSpaceDE w:val="0"/>
        <w:autoSpaceDN w:val="0"/>
        <w:adjustRightInd w:val="0"/>
        <w:spacing w:line="360" w:lineRule="auto"/>
        <w:ind w:left="567" w:right="543"/>
        <w:jc w:val="center"/>
        <w:textAlignment w:val="center"/>
        <w:rPr>
          <w:b/>
          <w:bCs/>
          <w:i/>
          <w:iCs/>
          <w:color w:val="000000"/>
          <w:sz w:val="18"/>
          <w:szCs w:val="18"/>
          <w:lang w:val="es-ES"/>
        </w:rPr>
      </w:pPr>
    </w:p>
    <w:p w14:paraId="5862489D" w14:textId="4EB6E4CF" w:rsidR="007008F0" w:rsidRPr="005905F2" w:rsidRDefault="0053694C" w:rsidP="00882470">
      <w:pPr>
        <w:spacing w:line="360" w:lineRule="auto"/>
        <w:ind w:left="567" w:right="543"/>
        <w:rPr>
          <w:b/>
          <w:lang w:val="es-ES"/>
        </w:rPr>
      </w:pPr>
      <w:r w:rsidRPr="005905F2">
        <w:rPr>
          <w:b/>
          <w:lang w:val="es-ES"/>
        </w:rPr>
        <w:t>Caso 2: Seguimiento ocular en el análisis de la simetría y el equilibrio en el cartel.</w:t>
      </w:r>
    </w:p>
    <w:p w14:paraId="4A794A7C" w14:textId="45EF7C4C" w:rsidR="007F60DF" w:rsidRDefault="005B1B16" w:rsidP="004E7495">
      <w:pPr>
        <w:spacing w:line="360" w:lineRule="auto"/>
        <w:ind w:left="567" w:right="543"/>
        <w:rPr>
          <w:bCs/>
          <w:lang w:val="es-ES"/>
        </w:rPr>
      </w:pPr>
      <w:r w:rsidRPr="00CB7DF3">
        <w:rPr>
          <w:bCs/>
          <w:lang w:val="es-ES"/>
        </w:rPr>
        <w:t xml:space="preserve">En el segundo caso realizado dentro del Laboratorio de Experimentación Multimedia por la alumna </w:t>
      </w:r>
      <w:proofErr w:type="spellStart"/>
      <w:r w:rsidRPr="00CB7DF3">
        <w:rPr>
          <w:bCs/>
          <w:lang w:val="es-ES"/>
        </w:rPr>
        <w:t>Yazmín</w:t>
      </w:r>
      <w:proofErr w:type="spellEnd"/>
      <w:r w:rsidRPr="00CB7DF3">
        <w:rPr>
          <w:bCs/>
          <w:lang w:val="es-ES"/>
        </w:rPr>
        <w:t xml:space="preserve"> Alfaro Castro</w:t>
      </w:r>
      <w:r w:rsidR="004072DF" w:rsidRPr="00CB7DF3">
        <w:rPr>
          <w:bCs/>
          <w:lang w:val="es-ES"/>
        </w:rPr>
        <w:t xml:space="preserve"> (</w:t>
      </w:r>
      <w:r w:rsidR="00F03730" w:rsidRPr="00CB7DF3">
        <w:rPr>
          <w:bCs/>
          <w:lang w:val="es-ES"/>
        </w:rPr>
        <w:t>2018</w:t>
      </w:r>
      <w:r w:rsidR="004072DF" w:rsidRPr="00CB7DF3">
        <w:rPr>
          <w:bCs/>
          <w:lang w:val="es-ES"/>
        </w:rPr>
        <w:t>)</w:t>
      </w:r>
      <w:r w:rsidRPr="00CB7DF3">
        <w:rPr>
          <w:bCs/>
          <w:lang w:val="es-ES"/>
        </w:rPr>
        <w:t>, se</w:t>
      </w:r>
      <w:r>
        <w:rPr>
          <w:bCs/>
          <w:lang w:val="es-ES"/>
        </w:rPr>
        <w:t xml:space="preserve"> tenía como objetivo e</w:t>
      </w:r>
      <w:r w:rsidRPr="005B1B16">
        <w:rPr>
          <w:bCs/>
          <w:lang w:val="es-ES"/>
        </w:rPr>
        <w:t>stablecer de qué manera se da el proceso de visualización de la forma organizada en el cartel, en función del orden</w:t>
      </w:r>
      <w:r w:rsidR="00545A1B" w:rsidRPr="00545A1B">
        <w:rPr>
          <w:bCs/>
          <w:lang w:val="es-ES"/>
        </w:rPr>
        <w:t xml:space="preserve"> dado a partir de la presencia de dos principios básicos como son la simetría y el equilibrio. En este desarrollo experimental se realizó el registro </w:t>
      </w:r>
      <w:r w:rsidR="001B65A7">
        <w:rPr>
          <w:bCs/>
          <w:lang w:val="es-ES"/>
        </w:rPr>
        <w:t>de las fijaciones</w:t>
      </w:r>
      <w:r w:rsidR="00545A1B" w:rsidRPr="00545A1B">
        <w:rPr>
          <w:bCs/>
          <w:lang w:val="es-ES"/>
        </w:rPr>
        <w:t xml:space="preserve"> </w:t>
      </w:r>
      <w:r w:rsidR="00545A1B">
        <w:rPr>
          <w:bCs/>
          <w:lang w:val="es-ES"/>
        </w:rPr>
        <w:t>presentes</w:t>
      </w:r>
      <w:r w:rsidR="00545A1B" w:rsidRPr="00545A1B">
        <w:rPr>
          <w:bCs/>
          <w:lang w:val="es-ES"/>
        </w:rPr>
        <w:t xml:space="preserve"> en la exploración visual del cartel</w:t>
      </w:r>
      <w:r w:rsidR="00474CA6">
        <w:rPr>
          <w:bCs/>
          <w:lang w:val="es-ES"/>
        </w:rPr>
        <w:t xml:space="preserve">, así como su duración y </w:t>
      </w:r>
      <w:r w:rsidR="00545A1B">
        <w:rPr>
          <w:bCs/>
          <w:lang w:val="es-ES"/>
        </w:rPr>
        <w:t xml:space="preserve">los </w:t>
      </w:r>
      <w:r w:rsidR="00273FD3" w:rsidRPr="00273FD3">
        <w:rPr>
          <w:bCs/>
          <w:lang w:val="es-ES"/>
        </w:rPr>
        <w:t>recorridos</w:t>
      </w:r>
      <w:ins w:id="7" w:author="Autor">
        <w:r w:rsidR="003769BF">
          <w:rPr>
            <w:bCs/>
            <w:lang w:val="es-ES"/>
          </w:rPr>
          <w:t xml:space="preserve"> que</w:t>
        </w:r>
      </w:ins>
      <w:r w:rsidR="00273FD3" w:rsidRPr="00273FD3">
        <w:rPr>
          <w:bCs/>
          <w:lang w:val="es-ES"/>
        </w:rPr>
        <w:t xml:space="preserve"> lleva a cabo el ojo en la </w:t>
      </w:r>
      <w:r w:rsidR="00545A1B" w:rsidRPr="00273FD3">
        <w:rPr>
          <w:bCs/>
          <w:lang w:val="es-ES"/>
        </w:rPr>
        <w:t>percepción</w:t>
      </w:r>
      <w:r w:rsidR="00273FD3" w:rsidRPr="00273FD3">
        <w:rPr>
          <w:bCs/>
          <w:lang w:val="es-ES"/>
        </w:rPr>
        <w:t xml:space="preserve"> de la </w:t>
      </w:r>
      <w:r w:rsidR="00545A1B" w:rsidRPr="00273FD3">
        <w:rPr>
          <w:bCs/>
          <w:lang w:val="es-ES"/>
        </w:rPr>
        <w:t>simetría</w:t>
      </w:r>
      <w:r w:rsidR="00273FD3" w:rsidRPr="00273FD3">
        <w:rPr>
          <w:bCs/>
          <w:lang w:val="es-ES"/>
        </w:rPr>
        <w:t xml:space="preserve"> y del equilibrio dentro de</w:t>
      </w:r>
      <w:r w:rsidR="00545A1B">
        <w:rPr>
          <w:bCs/>
          <w:lang w:val="es-ES"/>
        </w:rPr>
        <w:t xml:space="preserve"> composición del cartel.</w:t>
      </w:r>
      <w:r w:rsidR="00474CA6">
        <w:rPr>
          <w:bCs/>
          <w:lang w:val="es-ES"/>
        </w:rPr>
        <w:t xml:space="preserve"> Con la finalidad de probar que e</w:t>
      </w:r>
      <w:r w:rsidR="00273FD3" w:rsidRPr="00273FD3">
        <w:rPr>
          <w:bCs/>
          <w:lang w:val="es-ES"/>
        </w:rPr>
        <w:t>l</w:t>
      </w:r>
      <w:r w:rsidR="00474CA6">
        <w:rPr>
          <w:bCs/>
          <w:lang w:val="es-ES"/>
        </w:rPr>
        <w:t xml:space="preserve"> </w:t>
      </w:r>
      <w:r w:rsidR="00273FD3" w:rsidRPr="00273FD3">
        <w:rPr>
          <w:bCs/>
          <w:lang w:val="es-ES"/>
        </w:rPr>
        <w:t xml:space="preserve">comportamiento del ojo ante los </w:t>
      </w:r>
      <w:r w:rsidR="00474CA6" w:rsidRPr="00273FD3">
        <w:rPr>
          <w:bCs/>
          <w:lang w:val="es-ES"/>
        </w:rPr>
        <w:t>estímulos</w:t>
      </w:r>
      <w:r w:rsidR="00273FD3" w:rsidRPr="00273FD3">
        <w:rPr>
          <w:bCs/>
          <w:lang w:val="es-ES"/>
        </w:rPr>
        <w:t xml:space="preserve"> visuales</w:t>
      </w:r>
      <w:ins w:id="8" w:author="Autor">
        <w:r w:rsidR="00E937B4">
          <w:rPr>
            <w:bCs/>
            <w:lang w:val="es-ES"/>
          </w:rPr>
          <w:t>,</w:t>
        </w:r>
      </w:ins>
      <w:r w:rsidR="00273FD3" w:rsidRPr="00273FD3">
        <w:rPr>
          <w:bCs/>
          <w:lang w:val="es-ES"/>
        </w:rPr>
        <w:t xml:space="preserve"> está sujeto al tipo de </w:t>
      </w:r>
      <w:r w:rsidR="00474CA6" w:rsidRPr="00273FD3">
        <w:rPr>
          <w:bCs/>
          <w:lang w:val="es-ES"/>
        </w:rPr>
        <w:t>composición</w:t>
      </w:r>
      <w:r w:rsidR="00273FD3" w:rsidRPr="00273FD3">
        <w:rPr>
          <w:bCs/>
          <w:lang w:val="es-ES"/>
        </w:rPr>
        <w:t xml:space="preserve"> y </w:t>
      </w:r>
      <w:r w:rsidR="00474CA6" w:rsidRPr="00273FD3">
        <w:rPr>
          <w:bCs/>
          <w:lang w:val="es-ES"/>
        </w:rPr>
        <w:t>organización</w:t>
      </w:r>
      <w:r w:rsidR="00474CA6">
        <w:rPr>
          <w:bCs/>
          <w:lang w:val="es-ES"/>
        </w:rPr>
        <w:t xml:space="preserve"> </w:t>
      </w:r>
      <w:r w:rsidR="00273FD3" w:rsidRPr="00273FD3">
        <w:rPr>
          <w:bCs/>
          <w:lang w:val="es-ES"/>
        </w:rPr>
        <w:t>de</w:t>
      </w:r>
      <w:r w:rsidR="00474CA6">
        <w:rPr>
          <w:bCs/>
          <w:lang w:val="es-ES"/>
        </w:rPr>
        <w:t xml:space="preserve"> </w:t>
      </w:r>
      <w:r w:rsidR="00273FD3" w:rsidRPr="00273FD3">
        <w:rPr>
          <w:bCs/>
          <w:lang w:val="es-ES"/>
        </w:rPr>
        <w:t>la</w:t>
      </w:r>
      <w:r w:rsidR="00474CA6">
        <w:rPr>
          <w:bCs/>
          <w:lang w:val="es-ES"/>
        </w:rPr>
        <w:t xml:space="preserve"> </w:t>
      </w:r>
      <w:r w:rsidR="00273FD3" w:rsidRPr="00273FD3">
        <w:rPr>
          <w:bCs/>
          <w:lang w:val="es-ES"/>
        </w:rPr>
        <w:t>forma,</w:t>
      </w:r>
      <w:r w:rsidR="00474CA6">
        <w:rPr>
          <w:bCs/>
          <w:lang w:val="es-ES"/>
        </w:rPr>
        <w:t xml:space="preserve"> </w:t>
      </w:r>
      <w:r w:rsidR="00273FD3" w:rsidRPr="00273FD3">
        <w:rPr>
          <w:bCs/>
          <w:lang w:val="es-ES"/>
        </w:rPr>
        <w:t>siendo</w:t>
      </w:r>
      <w:r w:rsidR="00474CA6">
        <w:rPr>
          <w:bCs/>
          <w:lang w:val="es-ES"/>
        </w:rPr>
        <w:t xml:space="preserve"> </w:t>
      </w:r>
      <w:r w:rsidR="00273FD3" w:rsidRPr="00273FD3">
        <w:rPr>
          <w:bCs/>
          <w:lang w:val="es-ES"/>
        </w:rPr>
        <w:t>la</w:t>
      </w:r>
      <w:r w:rsidR="00474CA6">
        <w:rPr>
          <w:bCs/>
          <w:lang w:val="es-ES"/>
        </w:rPr>
        <w:t xml:space="preserve"> </w:t>
      </w:r>
      <w:r w:rsidR="00474CA6" w:rsidRPr="00273FD3">
        <w:rPr>
          <w:bCs/>
          <w:lang w:val="es-ES"/>
        </w:rPr>
        <w:t>simetría</w:t>
      </w:r>
      <w:r w:rsidR="00273FD3" w:rsidRPr="00273FD3">
        <w:rPr>
          <w:bCs/>
          <w:lang w:val="es-ES"/>
        </w:rPr>
        <w:t xml:space="preserve"> la</w:t>
      </w:r>
      <w:r w:rsidR="00474CA6">
        <w:rPr>
          <w:bCs/>
          <w:lang w:val="es-ES"/>
        </w:rPr>
        <w:t xml:space="preserve"> </w:t>
      </w:r>
      <w:r w:rsidR="00273FD3" w:rsidRPr="00273FD3">
        <w:rPr>
          <w:bCs/>
          <w:lang w:val="es-ES"/>
        </w:rPr>
        <w:t>que</w:t>
      </w:r>
      <w:r w:rsidR="00474CA6">
        <w:rPr>
          <w:bCs/>
          <w:lang w:val="es-ES"/>
        </w:rPr>
        <w:t xml:space="preserve"> </w:t>
      </w:r>
      <w:r w:rsidR="00273FD3" w:rsidRPr="00273FD3">
        <w:rPr>
          <w:bCs/>
          <w:lang w:val="es-ES"/>
        </w:rPr>
        <w:t>genera</w:t>
      </w:r>
      <w:r w:rsidR="00474CA6">
        <w:rPr>
          <w:bCs/>
          <w:lang w:val="es-ES"/>
        </w:rPr>
        <w:t xml:space="preserve"> </w:t>
      </w:r>
      <w:r w:rsidR="00273FD3" w:rsidRPr="00273FD3">
        <w:rPr>
          <w:bCs/>
          <w:lang w:val="es-ES"/>
        </w:rPr>
        <w:t>un</w:t>
      </w:r>
      <w:r w:rsidR="00474CA6">
        <w:rPr>
          <w:bCs/>
          <w:lang w:val="es-ES"/>
        </w:rPr>
        <w:t xml:space="preserve"> </w:t>
      </w:r>
      <w:r w:rsidR="00474CA6" w:rsidRPr="00273FD3">
        <w:rPr>
          <w:bCs/>
          <w:lang w:val="es-ES"/>
        </w:rPr>
        <w:t>patrón</w:t>
      </w:r>
      <w:r w:rsidR="00474CA6">
        <w:rPr>
          <w:bCs/>
          <w:lang w:val="es-ES"/>
        </w:rPr>
        <w:t xml:space="preserve"> </w:t>
      </w:r>
      <w:r w:rsidR="00273FD3" w:rsidRPr="00273FD3">
        <w:rPr>
          <w:bCs/>
          <w:lang w:val="es-ES"/>
        </w:rPr>
        <w:t>ordenado</w:t>
      </w:r>
      <w:r w:rsidR="00474CA6">
        <w:rPr>
          <w:bCs/>
          <w:lang w:val="es-ES"/>
        </w:rPr>
        <w:t xml:space="preserve"> </w:t>
      </w:r>
      <w:r w:rsidR="00273FD3" w:rsidRPr="00273FD3">
        <w:rPr>
          <w:bCs/>
          <w:lang w:val="es-ES"/>
        </w:rPr>
        <w:t>de lectura y tendiente al equilibrio.</w:t>
      </w:r>
      <w:r w:rsidR="00474CA6">
        <w:rPr>
          <w:bCs/>
          <w:lang w:val="es-ES"/>
        </w:rPr>
        <w:t xml:space="preserve"> </w:t>
      </w:r>
    </w:p>
    <w:p w14:paraId="183D049C" w14:textId="77777777" w:rsidR="00F26905" w:rsidRDefault="00F26905" w:rsidP="00F61C82">
      <w:pPr>
        <w:spacing w:line="360" w:lineRule="auto"/>
        <w:ind w:left="567" w:right="543"/>
        <w:rPr>
          <w:b/>
          <w:i/>
          <w:iCs/>
          <w:sz w:val="22"/>
          <w:szCs w:val="22"/>
          <w:lang w:val="es-ES"/>
        </w:rPr>
      </w:pPr>
    </w:p>
    <w:p w14:paraId="2AB2854C" w14:textId="77777777" w:rsidR="00FC570C" w:rsidRDefault="00280AA2" w:rsidP="00FC570C">
      <w:pPr>
        <w:spacing w:line="360" w:lineRule="auto"/>
        <w:ind w:left="567" w:right="543"/>
        <w:rPr>
          <w:bCs/>
          <w:lang w:val="es-ES"/>
        </w:rPr>
      </w:pPr>
      <w:r w:rsidRPr="00037C4D">
        <w:rPr>
          <w:bCs/>
          <w:lang w:val="es-ES"/>
        </w:rPr>
        <w:t xml:space="preserve">Los carteles para la prueba visual fueron seleccionados a conveniencia del tipo de </w:t>
      </w:r>
      <w:r>
        <w:rPr>
          <w:bCs/>
          <w:lang w:val="es-ES"/>
        </w:rPr>
        <w:t>estudio</w:t>
      </w:r>
      <w:r w:rsidRPr="00037C4D">
        <w:rPr>
          <w:bCs/>
          <w:lang w:val="es-ES"/>
        </w:rPr>
        <w:t xml:space="preserve"> a realizar; teniendo preferencia </w:t>
      </w:r>
      <w:r>
        <w:rPr>
          <w:bCs/>
          <w:lang w:val="es-ES"/>
        </w:rPr>
        <w:t>en carteles con composiciones que presentaran</w:t>
      </w:r>
      <w:r w:rsidRPr="00037C4D">
        <w:rPr>
          <w:bCs/>
          <w:lang w:val="es-ES"/>
        </w:rPr>
        <w:t xml:space="preserve"> ejes horizontal, vertical y diagonal</w:t>
      </w:r>
      <w:r>
        <w:rPr>
          <w:bCs/>
          <w:lang w:val="es-ES"/>
        </w:rPr>
        <w:t xml:space="preserve"> </w:t>
      </w:r>
      <w:r w:rsidR="00CF7029">
        <w:rPr>
          <w:bCs/>
          <w:lang w:val="es-ES"/>
        </w:rPr>
        <w:t xml:space="preserve">como </w:t>
      </w:r>
      <w:r>
        <w:rPr>
          <w:bCs/>
          <w:lang w:val="es-ES"/>
        </w:rPr>
        <w:t>dominantes</w:t>
      </w:r>
      <w:r w:rsidRPr="00037C4D">
        <w:rPr>
          <w:bCs/>
          <w:lang w:val="es-ES"/>
        </w:rPr>
        <w:t xml:space="preserve">. Otro aspecto de selección fue que las obras utilizadas para el experimento </w:t>
      </w:r>
      <w:r w:rsidRPr="001253BB">
        <w:rPr>
          <w:bCs/>
          <w:lang w:val="es-ES"/>
        </w:rPr>
        <w:t>pertenecieran a los principales representantes del Estilo Internacional</w:t>
      </w:r>
      <w:r w:rsidR="001D74B2" w:rsidRPr="001253BB">
        <w:rPr>
          <w:bCs/>
          <w:lang w:val="es-ES"/>
        </w:rPr>
        <w:t>,</w:t>
      </w:r>
      <w:r w:rsidRPr="001253BB">
        <w:rPr>
          <w:bCs/>
          <w:lang w:val="es-ES"/>
        </w:rPr>
        <w:t xml:space="preserve"> dada la simplicidad en sus elementos constitutivos</w:t>
      </w:r>
      <w:r w:rsidR="00B1680D" w:rsidRPr="001253BB">
        <w:rPr>
          <w:bCs/>
          <w:lang w:val="es-ES"/>
        </w:rPr>
        <w:t xml:space="preserve">, tomando </w:t>
      </w:r>
      <w:r w:rsidR="001253BB" w:rsidRPr="001253BB">
        <w:rPr>
          <w:bCs/>
          <w:lang w:val="es-ES"/>
        </w:rPr>
        <w:t xml:space="preserve">el cartel </w:t>
      </w:r>
      <w:proofErr w:type="spellStart"/>
      <w:r w:rsidR="001253BB" w:rsidRPr="001253BB">
        <w:rPr>
          <w:bCs/>
          <w:lang w:val="es-ES"/>
        </w:rPr>
        <w:t>Farbige</w:t>
      </w:r>
      <w:proofErr w:type="spellEnd"/>
      <w:r w:rsidR="001253BB" w:rsidRPr="001253BB">
        <w:rPr>
          <w:bCs/>
          <w:lang w:val="es-ES"/>
        </w:rPr>
        <w:t xml:space="preserve"> </w:t>
      </w:r>
      <w:proofErr w:type="spellStart"/>
      <w:r w:rsidR="001253BB" w:rsidRPr="001253BB">
        <w:rPr>
          <w:bCs/>
          <w:lang w:val="es-ES"/>
        </w:rPr>
        <w:t>Graphik</w:t>
      </w:r>
      <w:proofErr w:type="spellEnd"/>
      <w:r w:rsidR="001253BB" w:rsidRPr="001253BB">
        <w:rPr>
          <w:bCs/>
          <w:lang w:val="es-ES"/>
        </w:rPr>
        <w:t xml:space="preserve"> (1961) del diseñador Emil </w:t>
      </w:r>
      <w:proofErr w:type="spellStart"/>
      <w:r w:rsidR="001253BB" w:rsidRPr="001253BB">
        <w:rPr>
          <w:bCs/>
          <w:lang w:val="es-ES"/>
        </w:rPr>
        <w:t>Ruder</w:t>
      </w:r>
      <w:proofErr w:type="spellEnd"/>
      <w:r w:rsidR="001253BB">
        <w:rPr>
          <w:bCs/>
          <w:lang w:val="es-ES"/>
        </w:rPr>
        <w:t xml:space="preserve">, cartel que cuenta con </w:t>
      </w:r>
      <w:r w:rsidR="00020FCE">
        <w:rPr>
          <w:bCs/>
          <w:lang w:val="es-ES"/>
        </w:rPr>
        <w:t xml:space="preserve">equilibrio y </w:t>
      </w:r>
      <w:r w:rsidR="001253BB">
        <w:rPr>
          <w:bCs/>
          <w:lang w:val="es-ES"/>
        </w:rPr>
        <w:t>simetría en el eje horizontal.</w:t>
      </w:r>
    </w:p>
    <w:p w14:paraId="16A3C27E" w14:textId="77777777" w:rsidR="00FC570C" w:rsidRDefault="00FC570C" w:rsidP="00FC570C">
      <w:pPr>
        <w:spacing w:line="360" w:lineRule="auto"/>
        <w:ind w:left="567" w:right="543"/>
        <w:rPr>
          <w:bCs/>
          <w:lang w:val="es-ES"/>
        </w:rPr>
      </w:pPr>
    </w:p>
    <w:p w14:paraId="08DCFAAF" w14:textId="1DB07C78" w:rsidR="00037C4D" w:rsidRDefault="000905DD" w:rsidP="00FC570C">
      <w:pPr>
        <w:spacing w:line="360" w:lineRule="auto"/>
        <w:ind w:left="567" w:right="543"/>
        <w:rPr>
          <w:bCs/>
          <w:lang w:val="es-ES"/>
        </w:rPr>
      </w:pPr>
      <w:r w:rsidRPr="006D611D">
        <w:rPr>
          <w:bCs/>
          <w:lang w:val="es-ES"/>
        </w:rPr>
        <w:t>Se realiz</w:t>
      </w:r>
      <w:r w:rsidR="00E87CE9">
        <w:rPr>
          <w:bCs/>
          <w:lang w:val="es-ES"/>
        </w:rPr>
        <w:t>ó</w:t>
      </w:r>
      <w:r w:rsidRPr="006D611D">
        <w:rPr>
          <w:bCs/>
          <w:lang w:val="es-ES"/>
        </w:rPr>
        <w:t xml:space="preserve"> la investigación con una muestra </w:t>
      </w:r>
      <w:r>
        <w:rPr>
          <w:bCs/>
          <w:lang w:val="es-ES"/>
        </w:rPr>
        <w:t xml:space="preserve">20 </w:t>
      </w:r>
      <w:r w:rsidRPr="00037C4D">
        <w:rPr>
          <w:bCs/>
          <w:lang w:val="es-ES"/>
        </w:rPr>
        <w:t>alumnos</w:t>
      </w:r>
      <w:r>
        <w:rPr>
          <w:bCs/>
          <w:lang w:val="es-ES"/>
        </w:rPr>
        <w:t xml:space="preserve"> </w:t>
      </w:r>
      <w:r w:rsidRPr="00037C4D">
        <w:rPr>
          <w:bCs/>
          <w:lang w:val="es-ES"/>
        </w:rPr>
        <w:t>de</w:t>
      </w:r>
      <w:r>
        <w:rPr>
          <w:bCs/>
          <w:lang w:val="es-ES"/>
        </w:rPr>
        <w:t xml:space="preserve"> </w:t>
      </w:r>
      <w:r w:rsidRPr="00037C4D">
        <w:rPr>
          <w:bCs/>
          <w:lang w:val="es-ES"/>
        </w:rPr>
        <w:t>la Facultad del Hábitat</w:t>
      </w:r>
      <w:r w:rsidRPr="00407928">
        <w:rPr>
          <w:bCs/>
          <w:lang w:val="es-ES"/>
        </w:rPr>
        <w:t xml:space="preserve"> </w:t>
      </w:r>
      <w:r w:rsidRPr="006D611D">
        <w:rPr>
          <w:bCs/>
          <w:lang w:val="es-ES"/>
        </w:rPr>
        <w:t>de la Universidad Autónoma de San Luis Potosí</w:t>
      </w:r>
      <w:r>
        <w:rPr>
          <w:bCs/>
          <w:lang w:val="es-ES"/>
        </w:rPr>
        <w:t xml:space="preserve">, </w:t>
      </w:r>
      <w:r w:rsidRPr="00037C4D">
        <w:rPr>
          <w:bCs/>
          <w:lang w:val="es-ES"/>
        </w:rPr>
        <w:t xml:space="preserve">sin distinción </w:t>
      </w:r>
      <w:r>
        <w:rPr>
          <w:bCs/>
          <w:lang w:val="es-ES"/>
        </w:rPr>
        <w:t>en</w:t>
      </w:r>
      <w:r w:rsidRPr="00037C4D">
        <w:rPr>
          <w:bCs/>
          <w:lang w:val="es-ES"/>
        </w:rPr>
        <w:t xml:space="preserve"> la carrera que </w:t>
      </w:r>
      <w:r>
        <w:rPr>
          <w:bCs/>
          <w:lang w:val="es-ES"/>
        </w:rPr>
        <w:t>estudiaban</w:t>
      </w:r>
      <w:r w:rsidR="003338C7">
        <w:rPr>
          <w:bCs/>
          <w:lang w:val="es-ES"/>
        </w:rPr>
        <w:t>.</w:t>
      </w:r>
      <w:r w:rsidR="002D45A8" w:rsidRPr="002D45A8">
        <w:rPr>
          <w:bCs/>
          <w:lang w:val="es-ES"/>
        </w:rPr>
        <w:t xml:space="preserve"> </w:t>
      </w:r>
      <w:proofErr w:type="spellStart"/>
      <w:r w:rsidR="002D45A8" w:rsidRPr="00E2336B">
        <w:rPr>
          <w:bCs/>
          <w:lang w:val="es-ES"/>
        </w:rPr>
        <w:t>Pernice</w:t>
      </w:r>
      <w:proofErr w:type="spellEnd"/>
      <w:r w:rsidR="002D45A8" w:rsidRPr="00E2336B">
        <w:rPr>
          <w:bCs/>
          <w:lang w:val="es-ES"/>
        </w:rPr>
        <w:t xml:space="preserve"> y </w:t>
      </w:r>
      <w:proofErr w:type="spellStart"/>
      <w:r w:rsidR="002D45A8" w:rsidRPr="00E2336B">
        <w:rPr>
          <w:bCs/>
          <w:lang w:val="es-ES"/>
        </w:rPr>
        <w:t>Nielsen</w:t>
      </w:r>
      <w:proofErr w:type="spellEnd"/>
      <w:r w:rsidR="002D45A8" w:rsidRPr="00E2336B">
        <w:rPr>
          <w:bCs/>
          <w:lang w:val="es-ES"/>
        </w:rPr>
        <w:t xml:space="preserve"> (2009, p.20) mencionan con respecto al número de participantes, en un estudio cualitativo de percepción visual (</w:t>
      </w:r>
      <w:proofErr w:type="spellStart"/>
      <w:r w:rsidR="002D45A8" w:rsidRPr="00E2336B">
        <w:rPr>
          <w:bCs/>
          <w:lang w:val="es-ES"/>
        </w:rPr>
        <w:t>Qualitative</w:t>
      </w:r>
      <w:proofErr w:type="spellEnd"/>
      <w:r w:rsidR="002D45A8" w:rsidRPr="00E2336B">
        <w:rPr>
          <w:bCs/>
          <w:lang w:val="es-ES"/>
        </w:rPr>
        <w:t xml:space="preserve"> </w:t>
      </w:r>
      <w:proofErr w:type="spellStart"/>
      <w:r w:rsidR="002D45A8" w:rsidRPr="00E2336B">
        <w:rPr>
          <w:bCs/>
          <w:lang w:val="es-ES"/>
        </w:rPr>
        <w:t>eyetracking</w:t>
      </w:r>
      <w:proofErr w:type="spellEnd"/>
      <w:r w:rsidR="002D45A8" w:rsidRPr="00E2336B">
        <w:rPr>
          <w:bCs/>
          <w:lang w:val="es-ES"/>
        </w:rPr>
        <w:t xml:space="preserve">: </w:t>
      </w:r>
      <w:proofErr w:type="spellStart"/>
      <w:r w:rsidR="002D45A8" w:rsidRPr="00E2336B">
        <w:rPr>
          <w:bCs/>
          <w:lang w:val="es-ES"/>
        </w:rPr>
        <w:t>watching</w:t>
      </w:r>
      <w:proofErr w:type="spellEnd"/>
      <w:r w:rsidR="002D45A8" w:rsidRPr="00E2336B">
        <w:rPr>
          <w:bCs/>
          <w:lang w:val="es-ES"/>
        </w:rPr>
        <w:t xml:space="preserve"> </w:t>
      </w:r>
      <w:proofErr w:type="spellStart"/>
      <w:r w:rsidR="002D45A8" w:rsidRPr="00E2336B">
        <w:rPr>
          <w:bCs/>
          <w:lang w:val="es-ES"/>
        </w:rPr>
        <w:t>gaze</w:t>
      </w:r>
      <w:proofErr w:type="spellEnd"/>
      <w:r w:rsidR="002D45A8" w:rsidRPr="00E2336B">
        <w:rPr>
          <w:bCs/>
          <w:lang w:val="es-ES"/>
        </w:rPr>
        <w:t xml:space="preserve"> </w:t>
      </w:r>
      <w:proofErr w:type="spellStart"/>
      <w:r w:rsidR="002D45A8" w:rsidRPr="00E2336B">
        <w:rPr>
          <w:bCs/>
          <w:lang w:val="es-ES"/>
        </w:rPr>
        <w:t>replays</w:t>
      </w:r>
      <w:proofErr w:type="spellEnd"/>
      <w:r w:rsidR="002D45A8" w:rsidRPr="00E2336B">
        <w:rPr>
          <w:bCs/>
          <w:lang w:val="es-ES"/>
        </w:rPr>
        <w:t xml:space="preserve">), </w:t>
      </w:r>
      <w:r w:rsidR="002D45A8">
        <w:rPr>
          <w:bCs/>
          <w:lang w:val="es-ES"/>
        </w:rPr>
        <w:t xml:space="preserve">como mínimo se requiere de </w:t>
      </w:r>
      <w:r w:rsidR="002D45A8" w:rsidRPr="00E2336B">
        <w:rPr>
          <w:bCs/>
          <w:lang w:val="es-ES"/>
        </w:rPr>
        <w:t xml:space="preserve">6 sujetos para analizar su comportamiento en un estudio con </w:t>
      </w:r>
      <w:proofErr w:type="spellStart"/>
      <w:r w:rsidR="002D45A8" w:rsidRPr="00E2336B">
        <w:rPr>
          <w:bCs/>
          <w:lang w:val="es-ES"/>
        </w:rPr>
        <w:t>Eye</w:t>
      </w:r>
      <w:proofErr w:type="spellEnd"/>
      <w:r w:rsidR="002D45A8" w:rsidRPr="00E2336B">
        <w:rPr>
          <w:bCs/>
          <w:lang w:val="es-ES"/>
        </w:rPr>
        <w:t xml:space="preserve"> Tracking</w:t>
      </w:r>
      <w:r>
        <w:rPr>
          <w:bCs/>
          <w:lang w:val="es-ES"/>
        </w:rPr>
        <w:t xml:space="preserve">. </w:t>
      </w:r>
      <w:r w:rsidRPr="00037C4D">
        <w:rPr>
          <w:bCs/>
          <w:lang w:val="es-ES"/>
        </w:rPr>
        <w:t xml:space="preserve">La razón por la que la prueba </w:t>
      </w:r>
      <w:r>
        <w:rPr>
          <w:bCs/>
          <w:lang w:val="es-ES"/>
        </w:rPr>
        <w:t>se</w:t>
      </w:r>
      <w:r w:rsidRPr="00037C4D">
        <w:rPr>
          <w:bCs/>
          <w:lang w:val="es-ES"/>
        </w:rPr>
        <w:t xml:space="preserve"> </w:t>
      </w:r>
      <w:r>
        <w:rPr>
          <w:bCs/>
          <w:lang w:val="es-ES"/>
        </w:rPr>
        <w:t>aplicó</w:t>
      </w:r>
      <w:r w:rsidRPr="00037C4D">
        <w:rPr>
          <w:bCs/>
          <w:lang w:val="es-ES"/>
        </w:rPr>
        <w:t xml:space="preserve"> a los alumnos de</w:t>
      </w:r>
      <w:r>
        <w:rPr>
          <w:bCs/>
          <w:lang w:val="es-ES"/>
        </w:rPr>
        <w:t xml:space="preserve">l área de diseño </w:t>
      </w:r>
      <w:r w:rsidRPr="00037C4D">
        <w:rPr>
          <w:bCs/>
          <w:lang w:val="es-ES"/>
        </w:rPr>
        <w:t>es porque</w:t>
      </w:r>
      <w:r w:rsidR="002D45A8">
        <w:rPr>
          <w:bCs/>
          <w:lang w:val="es-ES"/>
        </w:rPr>
        <w:t xml:space="preserve"> éstos</w:t>
      </w:r>
      <w:r w:rsidRPr="00037C4D">
        <w:rPr>
          <w:bCs/>
          <w:lang w:val="es-ES"/>
        </w:rPr>
        <w:t xml:space="preserve"> cuentan con el conocimiento previo de los principios</w:t>
      </w:r>
      <w:r>
        <w:rPr>
          <w:bCs/>
          <w:lang w:val="es-ES"/>
        </w:rPr>
        <w:t xml:space="preserve"> teóricos relacionados con la composición </w:t>
      </w:r>
      <w:r w:rsidRPr="00037C4D">
        <w:rPr>
          <w:bCs/>
          <w:lang w:val="es-ES"/>
        </w:rPr>
        <w:t>(equilibrio y simetría)</w:t>
      </w:r>
      <w:r>
        <w:rPr>
          <w:bCs/>
          <w:lang w:val="es-ES"/>
        </w:rPr>
        <w:t xml:space="preserve">. </w:t>
      </w:r>
    </w:p>
    <w:p w14:paraId="66E9FB59" w14:textId="77777777" w:rsidR="00280AA2" w:rsidRPr="00037C4D" w:rsidRDefault="00280AA2" w:rsidP="00037C4D">
      <w:pPr>
        <w:spacing w:line="360" w:lineRule="auto"/>
        <w:ind w:left="567" w:right="543"/>
        <w:rPr>
          <w:bCs/>
          <w:lang w:val="es-ES"/>
        </w:rPr>
      </w:pPr>
    </w:p>
    <w:p w14:paraId="1346CBA4" w14:textId="7718C3CE" w:rsidR="001B65A7" w:rsidRPr="001B65A7" w:rsidRDefault="001B65A7" w:rsidP="001B409C">
      <w:pPr>
        <w:spacing w:line="360" w:lineRule="auto"/>
        <w:ind w:left="567" w:right="543"/>
        <w:rPr>
          <w:bCs/>
          <w:lang w:val="es-ES"/>
        </w:rPr>
      </w:pPr>
      <w:r w:rsidRPr="001B65A7">
        <w:rPr>
          <w:bCs/>
          <w:lang w:val="es-ES"/>
        </w:rPr>
        <w:t xml:space="preserve">El experimento </w:t>
      </w:r>
      <w:r>
        <w:rPr>
          <w:bCs/>
          <w:lang w:val="es-ES"/>
        </w:rPr>
        <w:t>se</w:t>
      </w:r>
      <w:r w:rsidRPr="001B65A7">
        <w:rPr>
          <w:bCs/>
          <w:lang w:val="es-ES"/>
        </w:rPr>
        <w:t xml:space="preserve"> </w:t>
      </w:r>
      <w:r>
        <w:rPr>
          <w:bCs/>
          <w:lang w:val="es-ES"/>
        </w:rPr>
        <w:t>llevó</w:t>
      </w:r>
      <w:r w:rsidRPr="001B65A7">
        <w:rPr>
          <w:bCs/>
          <w:lang w:val="es-ES"/>
        </w:rPr>
        <w:t xml:space="preserve"> a cabo en las instalaciones de la Facultad del </w:t>
      </w:r>
      <w:r w:rsidR="001A3538" w:rsidRPr="001B65A7">
        <w:rPr>
          <w:bCs/>
          <w:lang w:val="es-ES"/>
        </w:rPr>
        <w:t>Hábitat</w:t>
      </w:r>
      <w:r w:rsidRPr="001B65A7">
        <w:rPr>
          <w:bCs/>
          <w:lang w:val="es-ES"/>
        </w:rPr>
        <w:t xml:space="preserve">, en el Laboratorio de </w:t>
      </w:r>
      <w:r w:rsidR="001A3538" w:rsidRPr="001B65A7">
        <w:rPr>
          <w:bCs/>
          <w:lang w:val="es-ES"/>
        </w:rPr>
        <w:t>Experimentación</w:t>
      </w:r>
      <w:r w:rsidRPr="001B65A7">
        <w:rPr>
          <w:bCs/>
          <w:lang w:val="es-ES"/>
        </w:rPr>
        <w:t xml:space="preserve"> Multimedia (LEM). </w:t>
      </w:r>
      <w:r w:rsidR="001A3538">
        <w:rPr>
          <w:bCs/>
          <w:lang w:val="es-ES"/>
        </w:rPr>
        <w:t xml:space="preserve">Para su realización se contó con un monitor primario, el cual tiene las siguientes características: </w:t>
      </w:r>
      <w:r w:rsidRPr="001B65A7">
        <w:rPr>
          <w:bCs/>
          <w:lang w:val="es-ES"/>
        </w:rPr>
        <w:t xml:space="preserve">Equipo marca DELL, modelo XPS, sistema operativo Windows 10, procesador Intel Core </w:t>
      </w:r>
      <w:proofErr w:type="spellStart"/>
      <w:r w:rsidRPr="001B65A7">
        <w:rPr>
          <w:bCs/>
          <w:lang w:val="es-ES"/>
        </w:rPr>
        <w:t>Inside</w:t>
      </w:r>
      <w:proofErr w:type="spellEnd"/>
      <w:r w:rsidRPr="001B65A7">
        <w:rPr>
          <w:bCs/>
          <w:lang w:val="es-ES"/>
        </w:rPr>
        <w:t xml:space="preserve"> i5, memoria RAM 8,00 GB, Disco duro: 1 terabyte, tarjeta de video </w:t>
      </w:r>
      <w:proofErr w:type="spellStart"/>
      <w:r w:rsidRPr="001B65A7">
        <w:rPr>
          <w:bCs/>
          <w:lang w:val="es-ES"/>
        </w:rPr>
        <w:t>GeForce</w:t>
      </w:r>
      <w:proofErr w:type="spellEnd"/>
      <w:r w:rsidRPr="001B65A7">
        <w:rPr>
          <w:bCs/>
          <w:lang w:val="es-ES"/>
        </w:rPr>
        <w:t xml:space="preserve"> GT 730 </w:t>
      </w:r>
      <w:r w:rsidR="001A3538" w:rsidRPr="001B65A7">
        <w:rPr>
          <w:bCs/>
          <w:lang w:val="es-ES"/>
        </w:rPr>
        <w:t>versión</w:t>
      </w:r>
      <w:r w:rsidRPr="001B65A7">
        <w:rPr>
          <w:bCs/>
          <w:lang w:val="es-ES"/>
        </w:rPr>
        <w:t xml:space="preserve"> 387.95 NVIDIA, monitor de 27 pulgadas, </w:t>
      </w:r>
      <w:r w:rsidR="001A3538" w:rsidRPr="001B65A7">
        <w:rPr>
          <w:bCs/>
          <w:lang w:val="es-ES"/>
        </w:rPr>
        <w:t>resolución</w:t>
      </w:r>
      <w:r w:rsidRPr="001B65A7">
        <w:rPr>
          <w:bCs/>
          <w:lang w:val="es-ES"/>
        </w:rPr>
        <w:t xml:space="preserve"> 1920x1080.</w:t>
      </w:r>
      <w:r w:rsidR="001A3538">
        <w:rPr>
          <w:bCs/>
          <w:lang w:val="es-ES"/>
        </w:rPr>
        <w:t xml:space="preserve"> También se utilizó un mo</w:t>
      </w:r>
      <w:r w:rsidRPr="001B65A7">
        <w:rPr>
          <w:bCs/>
          <w:lang w:val="es-ES"/>
        </w:rPr>
        <w:t xml:space="preserve">nitor secundario de 24 pulgadas, </w:t>
      </w:r>
      <w:r w:rsidR="001A3538" w:rsidRPr="001B65A7">
        <w:rPr>
          <w:bCs/>
          <w:lang w:val="es-ES"/>
        </w:rPr>
        <w:t>resolución</w:t>
      </w:r>
      <w:r w:rsidRPr="001B65A7">
        <w:rPr>
          <w:bCs/>
          <w:lang w:val="es-ES"/>
        </w:rPr>
        <w:t xml:space="preserve"> de 1920x1080 ajustada a 1366x768 para la </w:t>
      </w:r>
      <w:r w:rsidR="001A3538" w:rsidRPr="001B65A7">
        <w:rPr>
          <w:bCs/>
          <w:lang w:val="es-ES"/>
        </w:rPr>
        <w:t>proyección</w:t>
      </w:r>
      <w:r w:rsidRPr="001B65A7">
        <w:rPr>
          <w:bCs/>
          <w:lang w:val="es-ES"/>
        </w:rPr>
        <w:t xml:space="preserve"> de la prueba.</w:t>
      </w:r>
      <w:r w:rsidR="001A3538">
        <w:rPr>
          <w:bCs/>
          <w:lang w:val="es-ES"/>
        </w:rPr>
        <w:t xml:space="preserve"> En cuanto al aparato de seguimiento ocular se hizo uso del </w:t>
      </w:r>
      <w:proofErr w:type="spellStart"/>
      <w:r w:rsidRPr="001B65A7">
        <w:rPr>
          <w:bCs/>
          <w:lang w:val="es-ES"/>
        </w:rPr>
        <w:t>Eye</w:t>
      </w:r>
      <w:proofErr w:type="spellEnd"/>
      <w:r w:rsidRPr="001B65A7">
        <w:rPr>
          <w:bCs/>
          <w:lang w:val="es-ES"/>
        </w:rPr>
        <w:t xml:space="preserve"> </w:t>
      </w:r>
      <w:proofErr w:type="spellStart"/>
      <w:r w:rsidRPr="001B65A7">
        <w:rPr>
          <w:bCs/>
          <w:lang w:val="es-ES"/>
        </w:rPr>
        <w:t>Tribe</w:t>
      </w:r>
      <w:proofErr w:type="spellEnd"/>
      <w:r w:rsidR="001A3538">
        <w:rPr>
          <w:bCs/>
          <w:lang w:val="es-ES"/>
        </w:rPr>
        <w:t>, mo</w:t>
      </w:r>
      <w:r w:rsidRPr="001B65A7">
        <w:rPr>
          <w:bCs/>
          <w:lang w:val="es-ES"/>
        </w:rPr>
        <w:t>delo ET1000</w:t>
      </w:r>
      <w:r w:rsidR="00555862">
        <w:rPr>
          <w:bCs/>
          <w:lang w:val="es-ES"/>
        </w:rPr>
        <w:t xml:space="preserve">. </w:t>
      </w:r>
      <w:r w:rsidR="0043502A" w:rsidRPr="001B65A7">
        <w:rPr>
          <w:bCs/>
          <w:lang w:val="es-ES"/>
        </w:rPr>
        <w:t>La</w:t>
      </w:r>
      <w:r w:rsidR="0043502A">
        <w:rPr>
          <w:bCs/>
          <w:lang w:val="es-ES"/>
        </w:rPr>
        <w:t xml:space="preserve"> pantalla secundaria utilizada para mostrar</w:t>
      </w:r>
      <w:r w:rsidR="0043502A" w:rsidRPr="001B65A7">
        <w:rPr>
          <w:bCs/>
          <w:lang w:val="es-ES"/>
        </w:rPr>
        <w:t xml:space="preserve"> los </w:t>
      </w:r>
      <w:r w:rsidR="0043502A" w:rsidRPr="001B65A7">
        <w:rPr>
          <w:bCs/>
          <w:lang w:val="es-ES"/>
        </w:rPr>
        <w:lastRenderedPageBreak/>
        <w:t xml:space="preserve">carteles </w:t>
      </w:r>
      <w:r w:rsidR="0043502A">
        <w:rPr>
          <w:bCs/>
          <w:lang w:val="es-ES"/>
        </w:rPr>
        <w:t xml:space="preserve">tenía </w:t>
      </w:r>
      <w:r w:rsidR="0043502A" w:rsidRPr="001B65A7">
        <w:rPr>
          <w:bCs/>
          <w:lang w:val="es-ES"/>
        </w:rPr>
        <w:t>una resolución de 1360x768 p</w:t>
      </w:r>
      <w:r w:rsidR="0043502A">
        <w:rPr>
          <w:bCs/>
          <w:lang w:val="es-ES"/>
        </w:rPr>
        <w:t>í</w:t>
      </w:r>
      <w:r w:rsidR="0043502A" w:rsidRPr="001B65A7">
        <w:rPr>
          <w:bCs/>
          <w:lang w:val="es-ES"/>
        </w:rPr>
        <w:t>xeles</w:t>
      </w:r>
      <w:r w:rsidR="0043502A">
        <w:rPr>
          <w:bCs/>
          <w:lang w:val="es-ES"/>
        </w:rPr>
        <w:t xml:space="preserve"> y t</w:t>
      </w:r>
      <w:r w:rsidR="001B409C">
        <w:rPr>
          <w:bCs/>
          <w:lang w:val="es-ES"/>
        </w:rPr>
        <w:t xml:space="preserve">écnicamente cada </w:t>
      </w:r>
      <w:r w:rsidRPr="001B65A7">
        <w:rPr>
          <w:bCs/>
          <w:lang w:val="es-ES"/>
        </w:rPr>
        <w:t xml:space="preserve">cartel </w:t>
      </w:r>
      <w:r w:rsidR="001B409C">
        <w:rPr>
          <w:bCs/>
          <w:lang w:val="es-ES"/>
        </w:rPr>
        <w:t>utilizado como estímulo, tenía el</w:t>
      </w:r>
      <w:r w:rsidRPr="001B65A7">
        <w:rPr>
          <w:bCs/>
          <w:lang w:val="es-ES"/>
        </w:rPr>
        <w:t xml:space="preserve"> modo de color </w:t>
      </w:r>
      <w:r w:rsidR="001B409C">
        <w:rPr>
          <w:bCs/>
          <w:lang w:val="es-ES"/>
        </w:rPr>
        <w:t xml:space="preserve">en </w:t>
      </w:r>
      <w:r w:rsidRPr="001B65A7">
        <w:rPr>
          <w:bCs/>
          <w:lang w:val="es-ES"/>
        </w:rPr>
        <w:t xml:space="preserve">RGB </w:t>
      </w:r>
      <w:r w:rsidR="001B409C">
        <w:rPr>
          <w:bCs/>
          <w:lang w:val="es-ES"/>
        </w:rPr>
        <w:t xml:space="preserve">y contaba </w:t>
      </w:r>
      <w:r w:rsidRPr="001B65A7">
        <w:rPr>
          <w:bCs/>
          <w:lang w:val="es-ES"/>
        </w:rPr>
        <w:t xml:space="preserve">con </w:t>
      </w:r>
      <w:r w:rsidR="001B409C">
        <w:rPr>
          <w:bCs/>
          <w:lang w:val="es-ES"/>
        </w:rPr>
        <w:t xml:space="preserve">una </w:t>
      </w:r>
      <w:r w:rsidR="001B409C" w:rsidRPr="001B65A7">
        <w:rPr>
          <w:bCs/>
          <w:lang w:val="es-ES"/>
        </w:rPr>
        <w:t>resolución</w:t>
      </w:r>
      <w:r w:rsidRPr="001B65A7">
        <w:rPr>
          <w:bCs/>
          <w:lang w:val="es-ES"/>
        </w:rPr>
        <w:t xml:space="preserve"> de 72 dpi. </w:t>
      </w:r>
    </w:p>
    <w:p w14:paraId="24052A61" w14:textId="77777777" w:rsidR="006A0C1C" w:rsidRDefault="006A0C1C" w:rsidP="00AE43CE">
      <w:pPr>
        <w:spacing w:line="360" w:lineRule="auto"/>
        <w:ind w:right="543"/>
        <w:rPr>
          <w:bCs/>
          <w:lang w:val="es-ES"/>
        </w:rPr>
      </w:pPr>
    </w:p>
    <w:p w14:paraId="4E0AC3CE" w14:textId="4940D5BE" w:rsidR="00894215" w:rsidRDefault="004228B0" w:rsidP="00C8193B">
      <w:pPr>
        <w:spacing w:line="360" w:lineRule="auto"/>
        <w:ind w:left="567" w:right="543"/>
        <w:rPr>
          <w:bCs/>
          <w:lang w:val="es-ES"/>
        </w:rPr>
      </w:pPr>
      <w:r>
        <w:rPr>
          <w:bCs/>
          <w:lang w:val="es-ES"/>
        </w:rPr>
        <w:t>La prueba se realizó en</w:t>
      </w:r>
      <w:r w:rsidR="001B65A7" w:rsidRPr="001B65A7">
        <w:rPr>
          <w:bCs/>
          <w:lang w:val="es-ES"/>
        </w:rPr>
        <w:t xml:space="preserve"> dos </w:t>
      </w:r>
      <w:r w:rsidR="009B71FE">
        <w:rPr>
          <w:bCs/>
          <w:lang w:val="es-ES"/>
        </w:rPr>
        <w:t>fases, l</w:t>
      </w:r>
      <w:r w:rsidR="006A0C1C">
        <w:rPr>
          <w:bCs/>
          <w:lang w:val="es-ES"/>
        </w:rPr>
        <w:t>a primera</w:t>
      </w:r>
      <w:r w:rsidR="001A3538">
        <w:rPr>
          <w:bCs/>
          <w:lang w:val="es-ES"/>
        </w:rPr>
        <w:t xml:space="preserve"> etapa consistía </w:t>
      </w:r>
      <w:r w:rsidR="009B71FE">
        <w:rPr>
          <w:bCs/>
          <w:lang w:val="es-ES"/>
        </w:rPr>
        <w:t>en la calibración, para ello se colocó</w:t>
      </w:r>
      <w:r w:rsidR="001B65A7" w:rsidRPr="001B65A7">
        <w:rPr>
          <w:bCs/>
          <w:lang w:val="es-ES"/>
        </w:rPr>
        <w:t xml:space="preserve"> el</w:t>
      </w:r>
      <w:r w:rsidR="000A373D" w:rsidRPr="000A373D">
        <w:rPr>
          <w:bCs/>
          <w:lang w:val="es-ES"/>
        </w:rPr>
        <w:t xml:space="preserve"> </w:t>
      </w:r>
      <w:proofErr w:type="spellStart"/>
      <w:r w:rsidR="000A373D" w:rsidRPr="006D611D">
        <w:rPr>
          <w:bCs/>
          <w:lang w:val="es-ES"/>
        </w:rPr>
        <w:t>Eye</w:t>
      </w:r>
      <w:proofErr w:type="spellEnd"/>
      <w:r w:rsidR="000A373D" w:rsidRPr="006D611D">
        <w:rPr>
          <w:bCs/>
          <w:lang w:val="es-ES"/>
        </w:rPr>
        <w:t xml:space="preserve"> Tracking </w:t>
      </w:r>
      <w:r w:rsidR="0070238A" w:rsidRPr="0070238A">
        <w:rPr>
          <w:bCs/>
          <w:lang w:val="es-ES"/>
        </w:rPr>
        <w:t xml:space="preserve">de manera centrada </w:t>
      </w:r>
      <w:r w:rsidR="001B65A7" w:rsidRPr="001B65A7">
        <w:rPr>
          <w:bCs/>
          <w:lang w:val="es-ES"/>
        </w:rPr>
        <w:t xml:space="preserve">frente al monitor secundario, a una distancia de 60 a 65cm del brazo del sujeto, en una </w:t>
      </w:r>
      <w:r w:rsidR="001A3538" w:rsidRPr="001B65A7">
        <w:rPr>
          <w:bCs/>
          <w:lang w:val="es-ES"/>
        </w:rPr>
        <w:t>posición</w:t>
      </w:r>
      <w:r w:rsidR="001B65A7" w:rsidRPr="001B65A7">
        <w:rPr>
          <w:bCs/>
          <w:lang w:val="es-ES"/>
        </w:rPr>
        <w:t xml:space="preserve"> angular y apuntando hacia la cara</w:t>
      </w:r>
      <w:r w:rsidR="00485B95">
        <w:rPr>
          <w:bCs/>
          <w:lang w:val="es-ES"/>
        </w:rPr>
        <w:t xml:space="preserve">, a </w:t>
      </w:r>
      <w:r w:rsidR="001B65A7" w:rsidRPr="001B65A7">
        <w:rPr>
          <w:bCs/>
          <w:lang w:val="es-ES"/>
        </w:rPr>
        <w:t>40cm por debajo del nivel de</w:t>
      </w:r>
      <w:r w:rsidR="001A3538">
        <w:rPr>
          <w:bCs/>
          <w:lang w:val="es-ES"/>
        </w:rPr>
        <w:t xml:space="preserve"> los</w:t>
      </w:r>
      <w:r w:rsidR="001B65A7" w:rsidRPr="001B65A7">
        <w:rPr>
          <w:bCs/>
          <w:lang w:val="es-ES"/>
        </w:rPr>
        <w:t xml:space="preserve"> ojo</w:t>
      </w:r>
      <w:r w:rsidR="001A3538">
        <w:rPr>
          <w:bCs/>
          <w:lang w:val="es-ES"/>
        </w:rPr>
        <w:t xml:space="preserve">s. </w:t>
      </w:r>
      <w:r w:rsidR="0070238A">
        <w:rPr>
          <w:bCs/>
          <w:lang w:val="es-ES"/>
        </w:rPr>
        <w:t>El</w:t>
      </w:r>
      <w:r w:rsidR="001B65A7" w:rsidRPr="001B65A7">
        <w:rPr>
          <w:bCs/>
          <w:lang w:val="es-ES"/>
        </w:rPr>
        <w:t xml:space="preserve"> sujeto deb</w:t>
      </w:r>
      <w:r w:rsidR="001A3538">
        <w:rPr>
          <w:bCs/>
          <w:lang w:val="es-ES"/>
        </w:rPr>
        <w:t>ía</w:t>
      </w:r>
      <w:r w:rsidR="001B65A7" w:rsidRPr="001B65A7">
        <w:rPr>
          <w:bCs/>
          <w:lang w:val="es-ES"/>
        </w:rPr>
        <w:t xml:space="preserve"> sentarse frente al monitor secundario, para dar paso a la </w:t>
      </w:r>
      <w:r w:rsidR="001A3538" w:rsidRPr="001B65A7">
        <w:rPr>
          <w:bCs/>
          <w:lang w:val="es-ES"/>
        </w:rPr>
        <w:t>calibración</w:t>
      </w:r>
      <w:r w:rsidR="001A3538">
        <w:rPr>
          <w:bCs/>
          <w:lang w:val="es-ES"/>
        </w:rPr>
        <w:t xml:space="preserve"> mediante </w:t>
      </w:r>
      <w:r w:rsidR="001B65A7" w:rsidRPr="001B65A7">
        <w:rPr>
          <w:bCs/>
          <w:lang w:val="es-ES"/>
        </w:rPr>
        <w:t xml:space="preserve">el software </w:t>
      </w:r>
      <w:proofErr w:type="spellStart"/>
      <w:r w:rsidR="001B65A7" w:rsidRPr="001B65A7">
        <w:rPr>
          <w:bCs/>
          <w:lang w:val="es-ES"/>
        </w:rPr>
        <w:t>Gazepoint</w:t>
      </w:r>
      <w:proofErr w:type="spellEnd"/>
      <w:r w:rsidR="0070238A">
        <w:rPr>
          <w:bCs/>
          <w:lang w:val="es-ES"/>
        </w:rPr>
        <w:t>,</w:t>
      </w:r>
      <w:r w:rsidR="001B65A7" w:rsidRPr="001B65A7">
        <w:rPr>
          <w:bCs/>
          <w:lang w:val="es-ES"/>
        </w:rPr>
        <w:t xml:space="preserve"> </w:t>
      </w:r>
      <w:r w:rsidR="0070238A">
        <w:rPr>
          <w:bCs/>
          <w:lang w:val="es-ES"/>
        </w:rPr>
        <w:t>siguiendo</w:t>
      </w:r>
      <w:r w:rsidR="001A3538">
        <w:rPr>
          <w:bCs/>
          <w:lang w:val="es-ES"/>
        </w:rPr>
        <w:t xml:space="preserve"> el recorrido de un punto en la pantalla</w:t>
      </w:r>
      <w:r w:rsidR="001B65A7" w:rsidRPr="001B65A7">
        <w:rPr>
          <w:bCs/>
          <w:lang w:val="es-ES"/>
        </w:rPr>
        <w:t xml:space="preserve">, para asegurar que los ojos </w:t>
      </w:r>
      <w:r w:rsidR="0070238A">
        <w:rPr>
          <w:bCs/>
          <w:lang w:val="es-ES"/>
        </w:rPr>
        <w:t>estuvieran</w:t>
      </w:r>
      <w:r w:rsidR="001B65A7" w:rsidRPr="001B65A7">
        <w:rPr>
          <w:bCs/>
          <w:lang w:val="es-ES"/>
        </w:rPr>
        <w:t xml:space="preserve"> enfocados y que el </w:t>
      </w:r>
      <w:r w:rsidR="000A373D">
        <w:rPr>
          <w:bCs/>
          <w:lang w:val="es-ES"/>
        </w:rPr>
        <w:t>aparato</w:t>
      </w:r>
      <w:r w:rsidR="001B65A7" w:rsidRPr="001B65A7">
        <w:rPr>
          <w:bCs/>
          <w:lang w:val="es-ES"/>
        </w:rPr>
        <w:t xml:space="preserve"> </w:t>
      </w:r>
      <w:r w:rsidR="0070238A">
        <w:rPr>
          <w:bCs/>
          <w:lang w:val="es-ES"/>
        </w:rPr>
        <w:t>los pudiera reconocer.</w:t>
      </w:r>
      <w:r w:rsidR="001B65A7" w:rsidRPr="001B65A7">
        <w:rPr>
          <w:bCs/>
          <w:lang w:val="es-ES"/>
        </w:rPr>
        <w:t xml:space="preserve"> </w:t>
      </w:r>
      <w:r w:rsidR="0070238A">
        <w:rPr>
          <w:bCs/>
          <w:lang w:val="es-ES"/>
        </w:rPr>
        <w:t>Una vez realizada la calibración, l</w:t>
      </w:r>
      <w:r w:rsidR="006A0C1C">
        <w:rPr>
          <w:bCs/>
          <w:lang w:val="es-ES"/>
        </w:rPr>
        <w:t xml:space="preserve">a segunda etapa consistía en </w:t>
      </w:r>
      <w:r w:rsidR="0070238A">
        <w:rPr>
          <w:bCs/>
          <w:lang w:val="es-ES"/>
        </w:rPr>
        <w:t>mostrar</w:t>
      </w:r>
      <w:r w:rsidR="00836F2D">
        <w:rPr>
          <w:bCs/>
          <w:lang w:val="es-ES"/>
        </w:rPr>
        <w:t xml:space="preserve"> al sujeto</w:t>
      </w:r>
      <w:r w:rsidR="0070238A">
        <w:rPr>
          <w:bCs/>
          <w:lang w:val="es-ES"/>
        </w:rPr>
        <w:t xml:space="preserve"> </w:t>
      </w:r>
      <w:r w:rsidR="00F30711">
        <w:rPr>
          <w:bCs/>
          <w:lang w:val="es-ES"/>
        </w:rPr>
        <w:t>el cartel por</w:t>
      </w:r>
      <w:r w:rsidR="00E37A6C">
        <w:rPr>
          <w:bCs/>
          <w:lang w:val="es-ES"/>
        </w:rPr>
        <w:t xml:space="preserve"> 10 segundos para </w:t>
      </w:r>
      <w:r w:rsidR="00836F2D">
        <w:rPr>
          <w:bCs/>
          <w:lang w:val="es-ES"/>
        </w:rPr>
        <w:t xml:space="preserve">realizar el registro de </w:t>
      </w:r>
      <w:r w:rsidR="00E37A6C">
        <w:rPr>
          <w:bCs/>
          <w:lang w:val="es-ES"/>
        </w:rPr>
        <w:t>la exploración visual.</w:t>
      </w:r>
      <w:r w:rsidR="006A0C1C">
        <w:rPr>
          <w:bCs/>
          <w:lang w:val="es-ES"/>
        </w:rPr>
        <w:t xml:space="preserve"> </w:t>
      </w:r>
      <w:r w:rsidR="00782843">
        <w:rPr>
          <w:bCs/>
          <w:lang w:val="es-ES"/>
        </w:rPr>
        <w:t xml:space="preserve">Mediante </w:t>
      </w:r>
      <w:r w:rsidR="00782843" w:rsidRPr="00B1053B">
        <w:rPr>
          <w:bCs/>
          <w:lang w:val="es-ES"/>
        </w:rPr>
        <w:t xml:space="preserve">el software </w:t>
      </w:r>
      <w:proofErr w:type="spellStart"/>
      <w:r w:rsidR="00782843" w:rsidRPr="00B1053B">
        <w:rPr>
          <w:bCs/>
          <w:lang w:val="es-ES"/>
        </w:rPr>
        <w:t>Ogama</w:t>
      </w:r>
      <w:proofErr w:type="spellEnd"/>
      <w:r w:rsidR="00782843">
        <w:rPr>
          <w:bCs/>
          <w:lang w:val="es-ES"/>
        </w:rPr>
        <w:t xml:space="preserve"> se genera</w:t>
      </w:r>
      <w:r w:rsidR="00782843" w:rsidRPr="00B1053B">
        <w:rPr>
          <w:bCs/>
          <w:lang w:val="es-ES"/>
        </w:rPr>
        <w:t xml:space="preserve"> una base de datos</w:t>
      </w:r>
      <w:r w:rsidR="00782843">
        <w:rPr>
          <w:bCs/>
          <w:lang w:val="es-ES"/>
        </w:rPr>
        <w:t xml:space="preserve"> con el </w:t>
      </w:r>
      <w:r w:rsidR="00782843" w:rsidRPr="00B1053B">
        <w:rPr>
          <w:bCs/>
          <w:lang w:val="es-ES"/>
        </w:rPr>
        <w:t xml:space="preserve">registro visual </w:t>
      </w:r>
      <w:r w:rsidR="00782843">
        <w:rPr>
          <w:bCs/>
          <w:lang w:val="es-ES"/>
        </w:rPr>
        <w:t>d</w:t>
      </w:r>
      <w:r w:rsidR="00782843" w:rsidRPr="00B1053B">
        <w:rPr>
          <w:bCs/>
          <w:lang w:val="es-ES"/>
        </w:rPr>
        <w:t xml:space="preserve">el </w:t>
      </w:r>
      <w:proofErr w:type="spellStart"/>
      <w:r w:rsidR="00782843" w:rsidRPr="00B1053B">
        <w:rPr>
          <w:bCs/>
          <w:lang w:val="es-ES"/>
        </w:rPr>
        <w:t>Eye</w:t>
      </w:r>
      <w:proofErr w:type="spellEnd"/>
      <w:r w:rsidR="00782843" w:rsidRPr="00B1053B">
        <w:rPr>
          <w:bCs/>
          <w:lang w:val="es-ES"/>
        </w:rPr>
        <w:t xml:space="preserve"> </w:t>
      </w:r>
      <w:proofErr w:type="spellStart"/>
      <w:r w:rsidR="00782843" w:rsidRPr="00B1053B">
        <w:rPr>
          <w:bCs/>
          <w:lang w:val="es-ES"/>
        </w:rPr>
        <w:t>Tribe</w:t>
      </w:r>
      <w:proofErr w:type="spellEnd"/>
      <w:r w:rsidR="00782843" w:rsidRPr="00B1053B">
        <w:rPr>
          <w:bCs/>
          <w:lang w:val="es-ES"/>
        </w:rPr>
        <w:t xml:space="preserve"> cor</w:t>
      </w:r>
      <w:r w:rsidR="00782843">
        <w:rPr>
          <w:bCs/>
          <w:lang w:val="es-ES"/>
        </w:rPr>
        <w:t>r</w:t>
      </w:r>
      <w:r w:rsidR="00782843" w:rsidRPr="00B1053B">
        <w:rPr>
          <w:bCs/>
          <w:lang w:val="es-ES"/>
        </w:rPr>
        <w:t>espondiente a cada sujet</w:t>
      </w:r>
      <w:r w:rsidR="00782843">
        <w:rPr>
          <w:bCs/>
          <w:lang w:val="es-ES"/>
        </w:rPr>
        <w:t>o</w:t>
      </w:r>
      <w:r w:rsidR="00B1053B" w:rsidRPr="00B1053B">
        <w:rPr>
          <w:bCs/>
          <w:lang w:val="es-ES"/>
        </w:rPr>
        <w:t xml:space="preserve">, </w:t>
      </w:r>
      <w:r w:rsidR="00485B95">
        <w:rPr>
          <w:bCs/>
          <w:lang w:val="es-ES"/>
        </w:rPr>
        <w:t>además d</w:t>
      </w:r>
      <w:r w:rsidR="00B1053B" w:rsidRPr="00B1053B">
        <w:rPr>
          <w:bCs/>
          <w:lang w:val="es-ES"/>
        </w:rPr>
        <w:t xml:space="preserve">el recorrido que realizó, las fijaciones y los mapas de calor </w:t>
      </w:r>
      <w:r w:rsidR="00485B95">
        <w:rPr>
          <w:bCs/>
          <w:lang w:val="es-ES"/>
        </w:rPr>
        <w:t>de</w:t>
      </w:r>
      <w:r w:rsidR="00B1053B" w:rsidRPr="00B1053B">
        <w:rPr>
          <w:bCs/>
          <w:lang w:val="es-ES"/>
        </w:rPr>
        <w:t xml:space="preserve"> cada cartel</w:t>
      </w:r>
      <w:r w:rsidR="00485B95">
        <w:rPr>
          <w:bCs/>
          <w:lang w:val="es-ES"/>
        </w:rPr>
        <w:t>;</w:t>
      </w:r>
      <w:r w:rsidR="006F523B">
        <w:rPr>
          <w:bCs/>
          <w:lang w:val="es-ES"/>
        </w:rPr>
        <w:t xml:space="preserve"> posteriormente </w:t>
      </w:r>
      <w:r w:rsidR="00B1053B" w:rsidRPr="00B1053B">
        <w:rPr>
          <w:bCs/>
          <w:lang w:val="es-ES"/>
        </w:rPr>
        <w:t xml:space="preserve">se determinaron áreas de interés, para analizarlas se utilizó la herramienta AOI de </w:t>
      </w:r>
      <w:proofErr w:type="spellStart"/>
      <w:r w:rsidR="00B1053B" w:rsidRPr="00B1053B">
        <w:rPr>
          <w:bCs/>
          <w:lang w:val="es-ES"/>
        </w:rPr>
        <w:t>Ogama</w:t>
      </w:r>
      <w:proofErr w:type="spellEnd"/>
      <w:r w:rsidR="00B1053B" w:rsidRPr="00B1053B">
        <w:rPr>
          <w:bCs/>
          <w:lang w:val="es-ES"/>
        </w:rPr>
        <w:t xml:space="preserve">, </w:t>
      </w:r>
      <w:r w:rsidR="006F523B">
        <w:rPr>
          <w:bCs/>
          <w:lang w:val="es-ES"/>
        </w:rPr>
        <w:t>obteniendo</w:t>
      </w:r>
      <w:r w:rsidR="00B1053B" w:rsidRPr="00B1053B">
        <w:rPr>
          <w:bCs/>
          <w:lang w:val="es-ES"/>
        </w:rPr>
        <w:t xml:space="preserve"> el número de fijaciones en cada área, el tiempo que el sujeto se detuvo en cada una y la transición que realizó el ojo entre</w:t>
      </w:r>
      <w:r w:rsidR="00485B95">
        <w:rPr>
          <w:bCs/>
          <w:lang w:val="es-ES"/>
        </w:rPr>
        <w:t xml:space="preserve"> ellas</w:t>
      </w:r>
      <w:r w:rsidR="00B1053B" w:rsidRPr="00B1053B">
        <w:rPr>
          <w:bCs/>
          <w:lang w:val="es-ES"/>
        </w:rPr>
        <w:t>.</w:t>
      </w:r>
      <w:r w:rsidR="006F523B">
        <w:rPr>
          <w:bCs/>
          <w:lang w:val="es-ES"/>
        </w:rPr>
        <w:t xml:space="preserve"> </w:t>
      </w:r>
      <w:r w:rsidR="00B1053B" w:rsidRPr="00B1053B">
        <w:rPr>
          <w:bCs/>
          <w:lang w:val="es-ES"/>
        </w:rPr>
        <w:t>La selección de las áreas de interés se bas</w:t>
      </w:r>
      <w:r w:rsidR="00485B95">
        <w:rPr>
          <w:bCs/>
          <w:lang w:val="es-ES"/>
        </w:rPr>
        <w:t>ó</w:t>
      </w:r>
      <w:r w:rsidR="00B1053B" w:rsidRPr="00B1053B">
        <w:rPr>
          <w:bCs/>
          <w:lang w:val="es-ES"/>
        </w:rPr>
        <w:t xml:space="preserve"> </w:t>
      </w:r>
      <w:r w:rsidR="00C916C4">
        <w:rPr>
          <w:bCs/>
          <w:lang w:val="es-ES"/>
        </w:rPr>
        <w:t>en el</w:t>
      </w:r>
      <w:r w:rsidR="00B1053B" w:rsidRPr="00B1053B">
        <w:rPr>
          <w:bCs/>
          <w:lang w:val="es-ES"/>
        </w:rPr>
        <w:t xml:space="preserve"> eje predominante, horizontal, la posición de los elementos en el campo visual y los principios de equilibrio y simetría</w:t>
      </w:r>
      <w:r w:rsidR="006F523B">
        <w:rPr>
          <w:bCs/>
          <w:lang w:val="es-ES"/>
        </w:rPr>
        <w:t>.</w:t>
      </w:r>
    </w:p>
    <w:p w14:paraId="5754B343" w14:textId="77777777" w:rsidR="00C8193B" w:rsidRDefault="00C8193B" w:rsidP="00C8193B">
      <w:pPr>
        <w:spacing w:line="360" w:lineRule="auto"/>
        <w:ind w:left="567" w:right="543"/>
        <w:rPr>
          <w:bCs/>
          <w:lang w:val="es-ES"/>
        </w:rPr>
      </w:pPr>
    </w:p>
    <w:p w14:paraId="00B1CAC0" w14:textId="3B39F504" w:rsidR="00B20C56" w:rsidRDefault="00622760" w:rsidP="00C8193B">
      <w:pPr>
        <w:spacing w:line="360" w:lineRule="auto"/>
        <w:ind w:left="567" w:right="543"/>
        <w:rPr>
          <w:bCs/>
          <w:lang w:val="es-ES"/>
        </w:rPr>
      </w:pPr>
      <w:r>
        <w:rPr>
          <w:bCs/>
          <w:lang w:val="es-ES"/>
        </w:rPr>
        <w:t>En</w:t>
      </w:r>
      <w:r w:rsidR="00A71DF0">
        <w:rPr>
          <w:bCs/>
          <w:lang w:val="es-ES"/>
        </w:rPr>
        <w:t xml:space="preserve"> </w:t>
      </w:r>
      <w:r w:rsidR="006D2D79" w:rsidRPr="006D2D79">
        <w:rPr>
          <w:bCs/>
          <w:lang w:val="es-ES"/>
        </w:rPr>
        <w:t>el registro de fijaciones</w:t>
      </w:r>
      <w:r>
        <w:rPr>
          <w:bCs/>
          <w:lang w:val="es-ES"/>
        </w:rPr>
        <w:t>, como resultados,</w:t>
      </w:r>
      <w:r w:rsidR="006D2D79" w:rsidRPr="006D2D79">
        <w:rPr>
          <w:bCs/>
          <w:lang w:val="es-ES"/>
        </w:rPr>
        <w:t xml:space="preserve"> se observó que las </w:t>
      </w:r>
      <w:r w:rsidR="006F523B" w:rsidRPr="006D2D79">
        <w:rPr>
          <w:bCs/>
          <w:lang w:val="es-ES"/>
        </w:rPr>
        <w:t>áreas</w:t>
      </w:r>
      <w:r w:rsidR="006D2D79" w:rsidRPr="006D2D79">
        <w:rPr>
          <w:bCs/>
          <w:lang w:val="es-ES"/>
        </w:rPr>
        <w:t xml:space="preserve"> predomina</w:t>
      </w:r>
      <w:r w:rsidR="006F523B">
        <w:rPr>
          <w:bCs/>
          <w:lang w:val="es-ES"/>
        </w:rPr>
        <w:t>n</w:t>
      </w:r>
      <w:r w:rsidR="006D2D79" w:rsidRPr="006D2D79">
        <w:rPr>
          <w:bCs/>
          <w:lang w:val="es-ES"/>
        </w:rPr>
        <w:t xml:space="preserve">tes </w:t>
      </w:r>
      <w:r w:rsidR="006476E2">
        <w:rPr>
          <w:bCs/>
          <w:lang w:val="es-ES"/>
        </w:rPr>
        <w:t>del</w:t>
      </w:r>
      <w:r w:rsidR="006D2D79" w:rsidRPr="006D2D79">
        <w:rPr>
          <w:bCs/>
          <w:lang w:val="es-ES"/>
        </w:rPr>
        <w:t xml:space="preserve"> cartel fueron reconocidas por el sujeto durante su recorrido.</w:t>
      </w:r>
      <w:r w:rsidR="00BC6D1E">
        <w:rPr>
          <w:bCs/>
          <w:lang w:val="es-ES"/>
        </w:rPr>
        <w:t xml:space="preserve"> </w:t>
      </w:r>
      <w:r w:rsidR="006D2D79" w:rsidRPr="006D2D79">
        <w:rPr>
          <w:bCs/>
          <w:lang w:val="es-ES"/>
        </w:rPr>
        <w:t xml:space="preserve">Se </w:t>
      </w:r>
      <w:r w:rsidR="00CF4BE6">
        <w:rPr>
          <w:bCs/>
          <w:lang w:val="es-ES"/>
        </w:rPr>
        <w:t>encontró</w:t>
      </w:r>
      <w:r w:rsidR="006D2D79" w:rsidRPr="006D2D79">
        <w:rPr>
          <w:bCs/>
          <w:lang w:val="es-ES"/>
        </w:rPr>
        <w:t xml:space="preserve"> que el ojo humano </w:t>
      </w:r>
      <w:r w:rsidR="006F6C36" w:rsidRPr="006D2D79">
        <w:rPr>
          <w:bCs/>
          <w:lang w:val="es-ES"/>
        </w:rPr>
        <w:t>respondi</w:t>
      </w:r>
      <w:r w:rsidR="00CF4BE6">
        <w:rPr>
          <w:bCs/>
          <w:lang w:val="es-ES"/>
        </w:rPr>
        <w:t>ó</w:t>
      </w:r>
      <w:r w:rsidR="006D2D79" w:rsidRPr="006D2D79">
        <w:rPr>
          <w:bCs/>
          <w:lang w:val="es-ES"/>
        </w:rPr>
        <w:t xml:space="preserve"> a este </w:t>
      </w:r>
      <w:r w:rsidR="006F6C36" w:rsidRPr="006D2D79">
        <w:rPr>
          <w:bCs/>
          <w:lang w:val="es-ES"/>
        </w:rPr>
        <w:t>estímulo</w:t>
      </w:r>
      <w:r w:rsidR="006D2D79" w:rsidRPr="006D2D79">
        <w:rPr>
          <w:bCs/>
          <w:lang w:val="es-ES"/>
        </w:rPr>
        <w:t>, ya que</w:t>
      </w:r>
      <w:r w:rsidR="00BC6D1E">
        <w:rPr>
          <w:bCs/>
          <w:lang w:val="es-ES"/>
        </w:rPr>
        <w:t xml:space="preserve">, </w:t>
      </w:r>
      <w:r w:rsidR="006D2D79" w:rsidRPr="006D2D79">
        <w:rPr>
          <w:bCs/>
          <w:lang w:val="es-ES"/>
        </w:rPr>
        <w:t xml:space="preserve">el cerebro </w:t>
      </w:r>
      <w:r w:rsidR="006F6C36" w:rsidRPr="006D2D79">
        <w:rPr>
          <w:bCs/>
          <w:lang w:val="es-ES"/>
        </w:rPr>
        <w:t>envía</w:t>
      </w:r>
      <w:r w:rsidR="006D2D79" w:rsidRPr="006D2D79">
        <w:rPr>
          <w:bCs/>
          <w:lang w:val="es-ES"/>
        </w:rPr>
        <w:t xml:space="preserve"> la orden al globo ocular para que encuentre el elemento que da estabilidad a la </w:t>
      </w:r>
      <w:r w:rsidR="00BC6D1E" w:rsidRPr="006D2D79">
        <w:rPr>
          <w:bCs/>
          <w:lang w:val="es-ES"/>
        </w:rPr>
        <w:t>com</w:t>
      </w:r>
      <w:r w:rsidR="00BC6D1E" w:rsidRPr="00CE5028">
        <w:rPr>
          <w:bCs/>
          <w:lang w:val="es-ES"/>
        </w:rPr>
        <w:t xml:space="preserve">posición </w:t>
      </w:r>
      <w:r w:rsidR="006D2D79" w:rsidRPr="00CE5028">
        <w:rPr>
          <w:bCs/>
          <w:lang w:val="es-ES"/>
        </w:rPr>
        <w:t>que observa y pueda determinarlo como equilibrado</w:t>
      </w:r>
      <w:r w:rsidR="00CF4BE6" w:rsidRPr="00CE5028">
        <w:rPr>
          <w:bCs/>
          <w:lang w:val="es-ES"/>
        </w:rPr>
        <w:t xml:space="preserve"> </w:t>
      </w:r>
      <w:r w:rsidR="006D2D79" w:rsidRPr="00CE5028">
        <w:rPr>
          <w:bCs/>
          <w:lang w:val="es-ES"/>
        </w:rPr>
        <w:t>(</w:t>
      </w:r>
      <w:proofErr w:type="spellStart"/>
      <w:r w:rsidR="006D2D79" w:rsidRPr="00CE5028">
        <w:rPr>
          <w:bCs/>
          <w:lang w:val="es-ES"/>
        </w:rPr>
        <w:t>Arnheim</w:t>
      </w:r>
      <w:proofErr w:type="spellEnd"/>
      <w:r w:rsidR="006D2D79" w:rsidRPr="00CE5028">
        <w:rPr>
          <w:bCs/>
          <w:lang w:val="es-ES"/>
        </w:rPr>
        <w:t>, 1979, p.34).</w:t>
      </w:r>
    </w:p>
    <w:p w14:paraId="39797AE3" w14:textId="381DE54C" w:rsidR="00C8193B" w:rsidRDefault="00C8193B" w:rsidP="00C8193B">
      <w:pPr>
        <w:spacing w:line="360" w:lineRule="auto"/>
        <w:ind w:left="567" w:right="543"/>
        <w:rPr>
          <w:bCs/>
          <w:lang w:val="es-ES"/>
        </w:rPr>
      </w:pPr>
      <w:r>
        <w:rPr>
          <w:bCs/>
          <w:noProof/>
          <w:lang w:val="es-ES"/>
        </w:rPr>
        <w:lastRenderedPageBreak/>
        <w:drawing>
          <wp:inline distT="0" distB="0" distL="0" distR="0" wp14:anchorId="44C98DA1" wp14:editId="034B2193">
            <wp:extent cx="5029200" cy="3517900"/>
            <wp:effectExtent l="0" t="0" r="0" b="0"/>
            <wp:docPr id="5" name="Picture 5" descr="A picture containing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9200" cy="3517900"/>
                    </a:xfrm>
                    <a:prstGeom prst="rect">
                      <a:avLst/>
                    </a:prstGeom>
                  </pic:spPr>
                </pic:pic>
              </a:graphicData>
            </a:graphic>
          </wp:inline>
        </w:drawing>
      </w:r>
    </w:p>
    <w:p w14:paraId="40E284F2" w14:textId="7F9B9199" w:rsidR="00C8193B" w:rsidRPr="00334A29" w:rsidRDefault="00C8193B" w:rsidP="00C8193B">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t xml:space="preserve">Imagen </w:t>
      </w:r>
      <w:r>
        <w:rPr>
          <w:i/>
          <w:iCs/>
          <w:color w:val="000000"/>
          <w:sz w:val="18"/>
          <w:szCs w:val="18"/>
          <w:lang w:val="es-ES"/>
        </w:rPr>
        <w:t>3</w:t>
      </w:r>
      <w:r w:rsidRPr="00334A29">
        <w:rPr>
          <w:i/>
          <w:iCs/>
          <w:color w:val="000000"/>
          <w:sz w:val="18"/>
          <w:szCs w:val="18"/>
          <w:lang w:val="es-ES"/>
        </w:rPr>
        <w:t xml:space="preserve">.  Mapa de Calor </w:t>
      </w:r>
      <w:r>
        <w:rPr>
          <w:i/>
          <w:iCs/>
          <w:color w:val="000000"/>
          <w:sz w:val="18"/>
          <w:szCs w:val="18"/>
          <w:lang w:val="es-ES"/>
        </w:rPr>
        <w:t xml:space="preserve">del cartel </w:t>
      </w:r>
      <w:proofErr w:type="spellStart"/>
      <w:r w:rsidRPr="00C8193B">
        <w:rPr>
          <w:i/>
          <w:iCs/>
          <w:color w:val="000000"/>
          <w:sz w:val="18"/>
          <w:szCs w:val="18"/>
          <w:lang w:val="es-ES"/>
        </w:rPr>
        <w:t>Farbige</w:t>
      </w:r>
      <w:proofErr w:type="spellEnd"/>
      <w:r w:rsidRPr="00C8193B">
        <w:rPr>
          <w:i/>
          <w:iCs/>
          <w:color w:val="000000"/>
          <w:sz w:val="18"/>
          <w:szCs w:val="18"/>
          <w:lang w:val="es-ES"/>
        </w:rPr>
        <w:t xml:space="preserve"> </w:t>
      </w:r>
      <w:proofErr w:type="spellStart"/>
      <w:r w:rsidRPr="00C8193B">
        <w:rPr>
          <w:i/>
          <w:iCs/>
          <w:color w:val="000000"/>
          <w:sz w:val="18"/>
          <w:szCs w:val="18"/>
          <w:lang w:val="es-ES"/>
        </w:rPr>
        <w:t>Graphik</w:t>
      </w:r>
      <w:proofErr w:type="spellEnd"/>
      <w:r w:rsidRPr="00334A29">
        <w:rPr>
          <w:i/>
          <w:iCs/>
          <w:color w:val="000000"/>
          <w:sz w:val="18"/>
          <w:szCs w:val="18"/>
          <w:lang w:val="es-ES"/>
        </w:rPr>
        <w:t xml:space="preserve"> </w:t>
      </w:r>
      <w:r w:rsidRPr="00C8193B">
        <w:rPr>
          <w:i/>
          <w:iCs/>
          <w:color w:val="000000"/>
          <w:sz w:val="18"/>
          <w:szCs w:val="18"/>
          <w:lang w:val="es-ES"/>
        </w:rPr>
        <w:t xml:space="preserve">(1961) del diseñador Emil </w:t>
      </w:r>
      <w:proofErr w:type="spellStart"/>
      <w:r w:rsidRPr="00C8193B">
        <w:rPr>
          <w:i/>
          <w:iCs/>
          <w:color w:val="000000"/>
          <w:sz w:val="18"/>
          <w:szCs w:val="18"/>
          <w:lang w:val="es-ES"/>
        </w:rPr>
        <w:t>Ruder</w:t>
      </w:r>
      <w:proofErr w:type="spellEnd"/>
      <w:r>
        <w:rPr>
          <w:i/>
          <w:iCs/>
          <w:color w:val="000000"/>
          <w:sz w:val="18"/>
          <w:szCs w:val="18"/>
          <w:lang w:val="es-ES"/>
        </w:rPr>
        <w:t xml:space="preserve">. </w:t>
      </w:r>
      <w:r w:rsidRPr="00334A29">
        <w:rPr>
          <w:i/>
          <w:iCs/>
          <w:color w:val="000000"/>
          <w:sz w:val="18"/>
          <w:szCs w:val="18"/>
          <w:lang w:val="es-ES"/>
        </w:rPr>
        <w:t>Laboratorio de Experimentación Multimedia (LEM), Facultad del Hábitat, UASLP, 201</w:t>
      </w:r>
      <w:r>
        <w:rPr>
          <w:i/>
          <w:iCs/>
          <w:color w:val="000000"/>
          <w:sz w:val="18"/>
          <w:szCs w:val="18"/>
          <w:lang w:val="es-ES"/>
        </w:rPr>
        <w:t>8.</w:t>
      </w:r>
    </w:p>
    <w:p w14:paraId="6DF2562C" w14:textId="77777777" w:rsidR="00C8193B" w:rsidRPr="006D2D79" w:rsidRDefault="00C8193B" w:rsidP="004A4820">
      <w:pPr>
        <w:spacing w:line="360" w:lineRule="auto"/>
        <w:ind w:right="543"/>
        <w:rPr>
          <w:bCs/>
          <w:lang w:val="es-ES"/>
        </w:rPr>
      </w:pPr>
    </w:p>
    <w:p w14:paraId="74D4516A" w14:textId="356C40C5" w:rsidR="00F55AE3" w:rsidRDefault="006D2D79" w:rsidP="00F55AE3">
      <w:pPr>
        <w:spacing w:line="360" w:lineRule="auto"/>
        <w:ind w:left="567" w:right="543"/>
        <w:rPr>
          <w:bCs/>
          <w:lang w:val="es-ES"/>
        </w:rPr>
      </w:pPr>
      <w:r w:rsidRPr="006D2D79">
        <w:rPr>
          <w:bCs/>
          <w:lang w:val="es-ES"/>
        </w:rPr>
        <w:t xml:space="preserve">Con los resultados de las pruebas correspondientes </w:t>
      </w:r>
      <w:r w:rsidR="006A75BC">
        <w:rPr>
          <w:bCs/>
          <w:lang w:val="es-ES"/>
        </w:rPr>
        <w:t>a</w:t>
      </w:r>
      <w:r w:rsidRPr="006D2D79">
        <w:rPr>
          <w:bCs/>
          <w:lang w:val="es-ES"/>
        </w:rPr>
        <w:t xml:space="preserve">l equilibrio se observó que al indicarle </w:t>
      </w:r>
      <w:r w:rsidR="00EB7A48">
        <w:rPr>
          <w:bCs/>
          <w:lang w:val="es-ES"/>
        </w:rPr>
        <w:t xml:space="preserve">verbalmente </w:t>
      </w:r>
      <w:r w:rsidRPr="006D2D79">
        <w:rPr>
          <w:bCs/>
          <w:lang w:val="es-ES"/>
        </w:rPr>
        <w:t xml:space="preserve">al sujeto que encontrara esta </w:t>
      </w:r>
      <w:r w:rsidR="00AC6029" w:rsidRPr="006D2D79">
        <w:rPr>
          <w:bCs/>
          <w:lang w:val="es-ES"/>
        </w:rPr>
        <w:t>condición</w:t>
      </w:r>
      <w:r w:rsidR="00EB7A48">
        <w:rPr>
          <w:bCs/>
          <w:lang w:val="es-ES"/>
        </w:rPr>
        <w:t xml:space="preserve"> en la imagen</w:t>
      </w:r>
      <w:r w:rsidRPr="006D2D79">
        <w:rPr>
          <w:bCs/>
          <w:lang w:val="es-ES"/>
        </w:rPr>
        <w:t xml:space="preserve">, su vista se detuvo por </w:t>
      </w:r>
      <w:r w:rsidR="00AC6029" w:rsidRPr="006D2D79">
        <w:rPr>
          <w:bCs/>
          <w:lang w:val="es-ES"/>
        </w:rPr>
        <w:t>más</w:t>
      </w:r>
      <w:r w:rsidRPr="006D2D79">
        <w:rPr>
          <w:bCs/>
          <w:lang w:val="es-ES"/>
        </w:rPr>
        <w:t xml:space="preserve"> tiempo en las </w:t>
      </w:r>
      <w:r w:rsidR="00AC6029" w:rsidRPr="006D2D79">
        <w:rPr>
          <w:bCs/>
          <w:lang w:val="es-ES"/>
        </w:rPr>
        <w:t>áreas</w:t>
      </w:r>
      <w:r w:rsidR="00EB4689">
        <w:rPr>
          <w:bCs/>
          <w:lang w:val="es-ES"/>
        </w:rPr>
        <w:t xml:space="preserve"> </w:t>
      </w:r>
      <w:r w:rsidRPr="006D2D79">
        <w:rPr>
          <w:bCs/>
          <w:lang w:val="es-ES"/>
        </w:rPr>
        <w:t xml:space="preserve">de </w:t>
      </w:r>
      <w:r w:rsidR="00894215" w:rsidRPr="006D2D79">
        <w:rPr>
          <w:bCs/>
          <w:lang w:val="es-ES"/>
        </w:rPr>
        <w:t>interés</w:t>
      </w:r>
      <w:r w:rsidRPr="006D2D79">
        <w:rPr>
          <w:bCs/>
          <w:lang w:val="es-ES"/>
        </w:rPr>
        <w:t xml:space="preserve"> que se determinaron</w:t>
      </w:r>
      <w:r w:rsidR="00EA4C86">
        <w:rPr>
          <w:bCs/>
          <w:lang w:val="es-ES"/>
        </w:rPr>
        <w:t xml:space="preserve"> (ejes vertical y horizontal)</w:t>
      </w:r>
      <w:r w:rsidRPr="006D2D79">
        <w:rPr>
          <w:bCs/>
          <w:lang w:val="es-ES"/>
        </w:rPr>
        <w:t xml:space="preserve">, estas </w:t>
      </w:r>
      <w:r w:rsidR="00EB4689" w:rsidRPr="006D2D79">
        <w:rPr>
          <w:bCs/>
          <w:lang w:val="es-ES"/>
        </w:rPr>
        <w:t>áreas</w:t>
      </w:r>
      <w:r w:rsidRPr="006D2D79">
        <w:rPr>
          <w:bCs/>
          <w:lang w:val="es-ES"/>
        </w:rPr>
        <w:t xml:space="preserve"> son los elementos que otorgan equilibrio a la </w:t>
      </w:r>
      <w:r w:rsidR="00EB4689" w:rsidRPr="006D2D79">
        <w:rPr>
          <w:bCs/>
          <w:lang w:val="es-ES"/>
        </w:rPr>
        <w:t>composición</w:t>
      </w:r>
      <w:r w:rsidRPr="006D2D79">
        <w:rPr>
          <w:bCs/>
          <w:lang w:val="es-ES"/>
        </w:rPr>
        <w:t xml:space="preserve"> visual </w:t>
      </w:r>
      <w:r w:rsidR="006476E2">
        <w:rPr>
          <w:bCs/>
          <w:lang w:val="es-ES"/>
        </w:rPr>
        <w:t xml:space="preserve">en el </w:t>
      </w:r>
      <w:r w:rsidRPr="006D2D79">
        <w:rPr>
          <w:bCs/>
          <w:lang w:val="es-ES"/>
        </w:rPr>
        <w:t>cartel</w:t>
      </w:r>
      <w:r w:rsidR="00CF4BE6">
        <w:rPr>
          <w:bCs/>
          <w:lang w:val="es-ES"/>
        </w:rPr>
        <w:t xml:space="preserve"> </w:t>
      </w:r>
      <w:r w:rsidRPr="006D2D79">
        <w:rPr>
          <w:bCs/>
          <w:lang w:val="es-ES"/>
        </w:rPr>
        <w:t>por sus condiciones</w:t>
      </w:r>
      <w:r w:rsidR="00CF4BE6">
        <w:rPr>
          <w:bCs/>
          <w:lang w:val="es-ES"/>
        </w:rPr>
        <w:t xml:space="preserve"> de</w:t>
      </w:r>
      <w:r w:rsidRPr="006D2D79">
        <w:rPr>
          <w:bCs/>
          <w:lang w:val="es-ES"/>
        </w:rPr>
        <w:t xml:space="preserve"> peso, </w:t>
      </w:r>
      <w:r w:rsidR="00EB4689" w:rsidRPr="006D2D79">
        <w:rPr>
          <w:bCs/>
          <w:lang w:val="es-ES"/>
        </w:rPr>
        <w:t>tamaño</w:t>
      </w:r>
      <w:r w:rsidRPr="006D2D79">
        <w:rPr>
          <w:bCs/>
          <w:lang w:val="es-ES"/>
        </w:rPr>
        <w:t xml:space="preserve">, color y </w:t>
      </w:r>
      <w:r w:rsidR="00EB4689" w:rsidRPr="006D2D79">
        <w:rPr>
          <w:bCs/>
          <w:lang w:val="es-ES"/>
        </w:rPr>
        <w:t>dirección</w:t>
      </w:r>
      <w:r w:rsidRPr="006D2D79">
        <w:rPr>
          <w:bCs/>
          <w:lang w:val="es-ES"/>
        </w:rPr>
        <w:t xml:space="preserve"> (</w:t>
      </w:r>
      <w:proofErr w:type="spellStart"/>
      <w:r w:rsidRPr="006D2D79">
        <w:rPr>
          <w:bCs/>
          <w:lang w:val="es-ES"/>
        </w:rPr>
        <w:t>Arnheim</w:t>
      </w:r>
      <w:proofErr w:type="spellEnd"/>
      <w:r w:rsidRPr="006D2D79">
        <w:rPr>
          <w:bCs/>
          <w:lang w:val="es-ES"/>
        </w:rPr>
        <w:t>, 1979, p.34).</w:t>
      </w:r>
      <w:r w:rsidR="006726AD">
        <w:rPr>
          <w:bCs/>
          <w:lang w:val="es-ES"/>
        </w:rPr>
        <w:t xml:space="preserve"> </w:t>
      </w:r>
      <w:r w:rsidR="004228B0">
        <w:rPr>
          <w:bCs/>
          <w:lang w:val="es-ES"/>
        </w:rPr>
        <w:t>En los</w:t>
      </w:r>
      <w:r w:rsidRPr="006D2D79">
        <w:rPr>
          <w:bCs/>
          <w:lang w:val="es-ES"/>
        </w:rPr>
        <w:t xml:space="preserve"> resultados de las pruebas se observó que el ojo humano de la misma forma que tiende a buscar equilibrio</w:t>
      </w:r>
      <w:r w:rsidR="00A452FB">
        <w:rPr>
          <w:bCs/>
          <w:lang w:val="es-ES"/>
        </w:rPr>
        <w:t xml:space="preserve"> t</w:t>
      </w:r>
      <w:r w:rsidR="00EB4689" w:rsidRPr="006D2D79">
        <w:rPr>
          <w:bCs/>
          <w:lang w:val="es-ES"/>
        </w:rPr>
        <w:t>ambién</w:t>
      </w:r>
      <w:r w:rsidRPr="006D2D79">
        <w:rPr>
          <w:bCs/>
          <w:lang w:val="es-ES"/>
        </w:rPr>
        <w:t xml:space="preserve"> </w:t>
      </w:r>
      <w:r w:rsidR="006726AD">
        <w:rPr>
          <w:bCs/>
          <w:lang w:val="es-ES"/>
        </w:rPr>
        <w:t xml:space="preserve">busca </w:t>
      </w:r>
      <w:r w:rsidRPr="006D2D79">
        <w:rPr>
          <w:bCs/>
          <w:lang w:val="es-ES"/>
        </w:rPr>
        <w:t>un eje vertical u horizontal que le permita tener estabilidad visual</w:t>
      </w:r>
      <w:r w:rsidR="00F55AE3">
        <w:rPr>
          <w:bCs/>
          <w:lang w:val="es-ES"/>
        </w:rPr>
        <w:t xml:space="preserve">. </w:t>
      </w:r>
    </w:p>
    <w:p w14:paraId="197FEF23" w14:textId="77777777" w:rsidR="00C8193B" w:rsidRDefault="00C8193B" w:rsidP="00F55AE3">
      <w:pPr>
        <w:spacing w:line="360" w:lineRule="auto"/>
        <w:ind w:left="567" w:right="543"/>
        <w:rPr>
          <w:bCs/>
          <w:lang w:val="es-ES"/>
        </w:rPr>
      </w:pPr>
    </w:p>
    <w:p w14:paraId="2908DB8D" w14:textId="4FD6E85C" w:rsidR="00F55AE3" w:rsidRDefault="00C8193B" w:rsidP="00F55AE3">
      <w:pPr>
        <w:spacing w:line="360" w:lineRule="auto"/>
        <w:ind w:left="567" w:right="543"/>
        <w:rPr>
          <w:bCs/>
          <w:lang w:val="es-ES"/>
        </w:rPr>
      </w:pPr>
      <w:r>
        <w:rPr>
          <w:bCs/>
          <w:noProof/>
          <w:lang w:val="es-ES"/>
        </w:rPr>
        <w:drawing>
          <wp:inline distT="0" distB="0" distL="0" distR="0" wp14:anchorId="3D54B235" wp14:editId="01AD4DCC">
            <wp:extent cx="5029200" cy="3390900"/>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9200" cy="3390900"/>
                    </a:xfrm>
                    <a:prstGeom prst="rect">
                      <a:avLst/>
                    </a:prstGeom>
                  </pic:spPr>
                </pic:pic>
              </a:graphicData>
            </a:graphic>
          </wp:inline>
        </w:drawing>
      </w:r>
    </w:p>
    <w:p w14:paraId="5B3EE0E3" w14:textId="20BCCA9F" w:rsidR="002B08DF" w:rsidRPr="00334A29" w:rsidRDefault="002B08DF" w:rsidP="002B08DF">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lastRenderedPageBreak/>
        <w:t>Imagen</w:t>
      </w:r>
      <w:r w:rsidR="00050A5D">
        <w:rPr>
          <w:i/>
          <w:iCs/>
          <w:color w:val="000000"/>
          <w:sz w:val="18"/>
          <w:szCs w:val="18"/>
          <w:lang w:val="es-ES"/>
        </w:rPr>
        <w:t xml:space="preserve"> </w:t>
      </w:r>
      <w:r>
        <w:rPr>
          <w:i/>
          <w:iCs/>
          <w:color w:val="000000"/>
          <w:sz w:val="18"/>
          <w:szCs w:val="18"/>
          <w:lang w:val="es-ES"/>
        </w:rPr>
        <w:t>4</w:t>
      </w:r>
      <w:r w:rsidRPr="00334A29">
        <w:rPr>
          <w:i/>
          <w:iCs/>
          <w:color w:val="000000"/>
          <w:sz w:val="18"/>
          <w:szCs w:val="18"/>
          <w:lang w:val="es-ES"/>
        </w:rPr>
        <w:t xml:space="preserve">.  </w:t>
      </w:r>
      <w:r>
        <w:rPr>
          <w:i/>
          <w:iCs/>
          <w:color w:val="000000"/>
          <w:sz w:val="18"/>
          <w:szCs w:val="18"/>
          <w:lang w:val="es-ES"/>
        </w:rPr>
        <w:t xml:space="preserve">Áreas de Interés del cartel </w:t>
      </w:r>
      <w:proofErr w:type="spellStart"/>
      <w:r w:rsidRPr="00C8193B">
        <w:rPr>
          <w:i/>
          <w:iCs/>
          <w:color w:val="000000"/>
          <w:sz w:val="18"/>
          <w:szCs w:val="18"/>
          <w:lang w:val="es-ES"/>
        </w:rPr>
        <w:t>Farbige</w:t>
      </w:r>
      <w:proofErr w:type="spellEnd"/>
      <w:r w:rsidRPr="00C8193B">
        <w:rPr>
          <w:i/>
          <w:iCs/>
          <w:color w:val="000000"/>
          <w:sz w:val="18"/>
          <w:szCs w:val="18"/>
          <w:lang w:val="es-ES"/>
        </w:rPr>
        <w:t xml:space="preserve"> </w:t>
      </w:r>
      <w:proofErr w:type="spellStart"/>
      <w:r w:rsidRPr="00C8193B">
        <w:rPr>
          <w:i/>
          <w:iCs/>
          <w:color w:val="000000"/>
          <w:sz w:val="18"/>
          <w:szCs w:val="18"/>
          <w:lang w:val="es-ES"/>
        </w:rPr>
        <w:t>Graphik</w:t>
      </w:r>
      <w:proofErr w:type="spellEnd"/>
      <w:r w:rsidRPr="00334A29">
        <w:rPr>
          <w:i/>
          <w:iCs/>
          <w:color w:val="000000"/>
          <w:sz w:val="18"/>
          <w:szCs w:val="18"/>
          <w:lang w:val="es-ES"/>
        </w:rPr>
        <w:t xml:space="preserve"> </w:t>
      </w:r>
      <w:r w:rsidRPr="00C8193B">
        <w:rPr>
          <w:i/>
          <w:iCs/>
          <w:color w:val="000000"/>
          <w:sz w:val="18"/>
          <w:szCs w:val="18"/>
          <w:lang w:val="es-ES"/>
        </w:rPr>
        <w:t xml:space="preserve">(1961) del diseñador Emil </w:t>
      </w:r>
      <w:proofErr w:type="spellStart"/>
      <w:r w:rsidRPr="00C8193B">
        <w:rPr>
          <w:i/>
          <w:iCs/>
          <w:color w:val="000000"/>
          <w:sz w:val="18"/>
          <w:szCs w:val="18"/>
          <w:lang w:val="es-ES"/>
        </w:rPr>
        <w:t>Ruder</w:t>
      </w:r>
      <w:proofErr w:type="spellEnd"/>
      <w:r>
        <w:rPr>
          <w:i/>
          <w:iCs/>
          <w:color w:val="000000"/>
          <w:sz w:val="18"/>
          <w:szCs w:val="18"/>
          <w:lang w:val="es-ES"/>
        </w:rPr>
        <w:t xml:space="preserve">. </w:t>
      </w:r>
      <w:r w:rsidRPr="00334A29">
        <w:rPr>
          <w:i/>
          <w:iCs/>
          <w:color w:val="000000"/>
          <w:sz w:val="18"/>
          <w:szCs w:val="18"/>
          <w:lang w:val="es-ES"/>
        </w:rPr>
        <w:t>Laboratorio de Experimentación Multimedia (LEM), Facultad del Hábitat, UASLP, 201</w:t>
      </w:r>
      <w:r>
        <w:rPr>
          <w:i/>
          <w:iCs/>
          <w:color w:val="000000"/>
          <w:sz w:val="18"/>
          <w:szCs w:val="18"/>
          <w:lang w:val="es-ES"/>
        </w:rPr>
        <w:t>8.</w:t>
      </w:r>
    </w:p>
    <w:p w14:paraId="029CFA67" w14:textId="77777777" w:rsidR="002B08DF" w:rsidRDefault="002B08DF" w:rsidP="00F55AE3">
      <w:pPr>
        <w:spacing w:line="360" w:lineRule="auto"/>
        <w:ind w:left="567" w:right="543"/>
        <w:rPr>
          <w:bCs/>
          <w:lang w:val="es-ES"/>
        </w:rPr>
      </w:pPr>
    </w:p>
    <w:p w14:paraId="595F6603" w14:textId="78041E2C" w:rsidR="009C3049" w:rsidRDefault="00F55AE3" w:rsidP="009C3049">
      <w:pPr>
        <w:spacing w:line="360" w:lineRule="auto"/>
        <w:ind w:left="567" w:right="543"/>
        <w:rPr>
          <w:bCs/>
          <w:lang w:val="es-ES"/>
        </w:rPr>
      </w:pPr>
      <w:r w:rsidRPr="00F55AE3">
        <w:rPr>
          <w:bCs/>
          <w:lang w:val="es-ES"/>
        </w:rPr>
        <w:t>“El equilibrio es, pues, la referencia visual más fuerte y firme del hombre, su base consciente e inconsciente para la formulación de juicios visuales. Lo extraordinario es que, aunque todos los patrones visuales tienen un centro de gravedad técnicamente calculable, no hay un método de cálculo tan rápido, exacto y automático como la sensación intuitiva de equilibrio que es inherente a las percepciones del hombre. Por eso el constructo horizontal-vertical es la relación básica del hombre con su entorno” (</w:t>
      </w:r>
      <w:proofErr w:type="spellStart"/>
      <w:r w:rsidRPr="00F55AE3">
        <w:rPr>
          <w:bCs/>
          <w:lang w:val="es-ES"/>
        </w:rPr>
        <w:t>Dondis</w:t>
      </w:r>
      <w:proofErr w:type="spellEnd"/>
      <w:r w:rsidR="004976A1">
        <w:rPr>
          <w:bCs/>
          <w:lang w:val="es-ES"/>
        </w:rPr>
        <w:t>,</w:t>
      </w:r>
      <w:r w:rsidRPr="00F55AE3">
        <w:rPr>
          <w:bCs/>
          <w:lang w:val="es-ES"/>
        </w:rPr>
        <w:t xml:space="preserve"> 1992, </w:t>
      </w:r>
      <w:r w:rsidR="004976A1">
        <w:rPr>
          <w:bCs/>
          <w:lang w:val="es-ES"/>
        </w:rPr>
        <w:t>p.</w:t>
      </w:r>
      <w:r w:rsidRPr="00F55AE3">
        <w:rPr>
          <w:bCs/>
          <w:lang w:val="es-ES"/>
        </w:rPr>
        <w:t>36).</w:t>
      </w:r>
    </w:p>
    <w:p w14:paraId="1E4299F6" w14:textId="77777777" w:rsidR="009C3049" w:rsidRDefault="009C3049" w:rsidP="009C3049">
      <w:pPr>
        <w:spacing w:line="360" w:lineRule="auto"/>
        <w:ind w:left="567" w:right="543"/>
        <w:rPr>
          <w:bCs/>
          <w:lang w:val="es-ES"/>
        </w:rPr>
      </w:pPr>
    </w:p>
    <w:p w14:paraId="7335A4AF" w14:textId="369509AE" w:rsidR="00822B23" w:rsidRPr="006D2D79" w:rsidRDefault="00EB7A48" w:rsidP="0024045B">
      <w:pPr>
        <w:spacing w:line="360" w:lineRule="auto"/>
        <w:ind w:left="567" w:right="543"/>
        <w:rPr>
          <w:bCs/>
          <w:lang w:val="es-ES"/>
        </w:rPr>
      </w:pPr>
      <w:r>
        <w:rPr>
          <w:bCs/>
          <w:lang w:val="es-ES"/>
        </w:rPr>
        <w:t>Por otro lado, en</w:t>
      </w:r>
      <w:r w:rsidR="006D2D79" w:rsidRPr="006D2D79">
        <w:rPr>
          <w:bCs/>
          <w:lang w:val="es-ES"/>
        </w:rPr>
        <w:t xml:space="preserve"> la prueba de registro visual, al indicarle al sujeto que encuentre la </w:t>
      </w:r>
      <w:r w:rsidR="00EB4689" w:rsidRPr="006D2D79">
        <w:rPr>
          <w:bCs/>
          <w:lang w:val="es-ES"/>
        </w:rPr>
        <w:t>simetría</w:t>
      </w:r>
      <w:r w:rsidR="006D2D79" w:rsidRPr="006D2D79">
        <w:rPr>
          <w:bCs/>
          <w:lang w:val="es-ES"/>
        </w:rPr>
        <w:t xml:space="preserve"> hay </w:t>
      </w:r>
      <w:r w:rsidR="00EB4689" w:rsidRPr="006D2D79">
        <w:rPr>
          <w:bCs/>
          <w:lang w:val="es-ES"/>
        </w:rPr>
        <w:t>áreas</w:t>
      </w:r>
      <w:r w:rsidR="006D2D79" w:rsidRPr="006D2D79">
        <w:rPr>
          <w:bCs/>
          <w:lang w:val="es-ES"/>
        </w:rPr>
        <w:t xml:space="preserve"> </w:t>
      </w:r>
      <w:r w:rsidR="00EB4689" w:rsidRPr="006D2D79">
        <w:rPr>
          <w:bCs/>
          <w:lang w:val="es-ES"/>
        </w:rPr>
        <w:t>espec</w:t>
      </w:r>
      <w:r w:rsidR="00894215">
        <w:rPr>
          <w:bCs/>
          <w:lang w:val="es-ES"/>
        </w:rPr>
        <w:t>í</w:t>
      </w:r>
      <w:r w:rsidR="00EB4689" w:rsidRPr="006D2D79">
        <w:rPr>
          <w:bCs/>
          <w:lang w:val="es-ES"/>
        </w:rPr>
        <w:t>ficas</w:t>
      </w:r>
      <w:r w:rsidR="006D2D79" w:rsidRPr="006D2D79">
        <w:rPr>
          <w:bCs/>
          <w:lang w:val="es-ES"/>
        </w:rPr>
        <w:t xml:space="preserve"> en la </w:t>
      </w:r>
      <w:r w:rsidR="00EB4689" w:rsidRPr="006D2D79">
        <w:rPr>
          <w:bCs/>
          <w:lang w:val="es-ES"/>
        </w:rPr>
        <w:t>composición</w:t>
      </w:r>
      <w:r w:rsidR="006D2D79" w:rsidRPr="006D2D79">
        <w:rPr>
          <w:bCs/>
          <w:lang w:val="es-ES"/>
        </w:rPr>
        <w:t xml:space="preserve"> que, aunque no generan un recorrido continuo responden a puntos </w:t>
      </w:r>
      <w:r w:rsidR="00894215">
        <w:rPr>
          <w:bCs/>
          <w:lang w:val="es-ES"/>
        </w:rPr>
        <w:t>concretos</w:t>
      </w:r>
      <w:r w:rsidR="006D2D79" w:rsidRPr="006D2D79">
        <w:rPr>
          <w:bCs/>
          <w:lang w:val="es-ES"/>
        </w:rPr>
        <w:t xml:space="preserve"> que indican que el sujeto </w:t>
      </w:r>
      <w:r w:rsidR="00EB4689" w:rsidRPr="006D2D79">
        <w:rPr>
          <w:bCs/>
          <w:lang w:val="es-ES"/>
        </w:rPr>
        <w:t>reconoci</w:t>
      </w:r>
      <w:r>
        <w:rPr>
          <w:bCs/>
          <w:lang w:val="es-ES"/>
        </w:rPr>
        <w:t>ó</w:t>
      </w:r>
      <w:r w:rsidR="006D2D79" w:rsidRPr="006D2D79">
        <w:rPr>
          <w:bCs/>
          <w:lang w:val="es-ES"/>
        </w:rPr>
        <w:t xml:space="preserve"> la presencia de la </w:t>
      </w:r>
      <w:r w:rsidR="00EB4689" w:rsidRPr="006D2D79">
        <w:rPr>
          <w:bCs/>
          <w:lang w:val="es-ES"/>
        </w:rPr>
        <w:t>simetría</w:t>
      </w:r>
      <w:r w:rsidR="006D2D79" w:rsidRPr="006D2D79">
        <w:rPr>
          <w:bCs/>
          <w:lang w:val="es-ES"/>
        </w:rPr>
        <w:t xml:space="preserve"> en la </w:t>
      </w:r>
      <w:r w:rsidR="00EB4689" w:rsidRPr="006D2D79">
        <w:rPr>
          <w:bCs/>
          <w:lang w:val="es-ES"/>
        </w:rPr>
        <w:t>composición</w:t>
      </w:r>
      <w:r w:rsidR="006D2D79" w:rsidRPr="006D2D79">
        <w:rPr>
          <w:bCs/>
          <w:lang w:val="es-ES"/>
        </w:rPr>
        <w:t xml:space="preserve">. En el registro de movimientos </w:t>
      </w:r>
      <w:proofErr w:type="spellStart"/>
      <w:r w:rsidR="006D2D79" w:rsidRPr="006D2D79">
        <w:rPr>
          <w:bCs/>
          <w:lang w:val="es-ES"/>
        </w:rPr>
        <w:t>sácadicos</w:t>
      </w:r>
      <w:proofErr w:type="spellEnd"/>
      <w:r w:rsidR="006D2D79" w:rsidRPr="006D2D79">
        <w:rPr>
          <w:bCs/>
          <w:lang w:val="es-ES"/>
        </w:rPr>
        <w:t xml:space="preserve">, el sujeto </w:t>
      </w:r>
      <w:del w:id="9" w:author="Autor">
        <w:r w:rsidR="000F5C55" w:rsidDel="00A014F5">
          <w:rPr>
            <w:bCs/>
            <w:lang w:val="es-ES"/>
          </w:rPr>
          <w:delText xml:space="preserve">hizo </w:delText>
        </w:r>
      </w:del>
      <w:ins w:id="10" w:author="Autor">
        <w:r w:rsidR="00A014F5">
          <w:rPr>
            <w:bCs/>
            <w:lang w:val="es-ES"/>
          </w:rPr>
          <w:t xml:space="preserve">realizó </w:t>
        </w:r>
      </w:ins>
      <w:r w:rsidR="000F5C55">
        <w:rPr>
          <w:bCs/>
          <w:lang w:val="es-ES"/>
        </w:rPr>
        <w:t>fijaciones en los</w:t>
      </w:r>
      <w:r w:rsidR="006D2D79" w:rsidRPr="006D2D79">
        <w:rPr>
          <w:bCs/>
          <w:lang w:val="es-ES"/>
        </w:rPr>
        <w:t xml:space="preserve"> puntos de cruce </w:t>
      </w:r>
      <w:r w:rsidR="00EB4689" w:rsidRPr="006D2D79">
        <w:rPr>
          <w:bCs/>
          <w:lang w:val="es-ES"/>
        </w:rPr>
        <w:t>específicos</w:t>
      </w:r>
      <w:r w:rsidR="006D2D79" w:rsidRPr="006D2D79">
        <w:rPr>
          <w:bCs/>
          <w:lang w:val="es-ES"/>
        </w:rPr>
        <w:t xml:space="preserve">, que llevan a la </w:t>
      </w:r>
      <w:r w:rsidR="00EB4689" w:rsidRPr="006D2D79">
        <w:rPr>
          <w:bCs/>
          <w:lang w:val="es-ES"/>
        </w:rPr>
        <w:t>división</w:t>
      </w:r>
      <w:r w:rsidR="006D2D79" w:rsidRPr="006D2D79">
        <w:rPr>
          <w:bCs/>
          <w:lang w:val="es-ES"/>
        </w:rPr>
        <w:t xml:space="preserve"> del espacio en ejes</w:t>
      </w:r>
      <w:r w:rsidR="006476E2">
        <w:rPr>
          <w:bCs/>
          <w:lang w:val="es-ES"/>
        </w:rPr>
        <w:t>.</w:t>
      </w:r>
      <w:r w:rsidR="00F55AE3">
        <w:rPr>
          <w:bCs/>
          <w:lang w:val="es-ES"/>
        </w:rPr>
        <w:t xml:space="preserve"> </w:t>
      </w:r>
      <w:r w:rsidR="00F55AE3" w:rsidRPr="00F55AE3">
        <w:rPr>
          <w:bCs/>
          <w:lang w:val="es-ES"/>
        </w:rPr>
        <w:t>Se entiende, entonces, que la estructuración de la forma atiende a este principio como ente ordenador de la experiencia perceptiva. “En diseño, el equilibrio actúa como un catalizador de la forma: ancla y activa los elementos en el espacio” (</w:t>
      </w:r>
      <w:proofErr w:type="spellStart"/>
      <w:r w:rsidR="00F55AE3" w:rsidRPr="00F55AE3">
        <w:rPr>
          <w:bCs/>
          <w:lang w:val="es-ES"/>
        </w:rPr>
        <w:t>Lupton</w:t>
      </w:r>
      <w:proofErr w:type="spellEnd"/>
      <w:r w:rsidR="004976A1">
        <w:rPr>
          <w:bCs/>
          <w:lang w:val="es-ES"/>
        </w:rPr>
        <w:t>,</w:t>
      </w:r>
      <w:r w:rsidR="00F55AE3" w:rsidRPr="00F55AE3">
        <w:rPr>
          <w:bCs/>
          <w:lang w:val="es-ES"/>
        </w:rPr>
        <w:t xml:space="preserve"> 2009, </w:t>
      </w:r>
      <w:r w:rsidR="004976A1">
        <w:rPr>
          <w:bCs/>
          <w:lang w:val="es-ES"/>
        </w:rPr>
        <w:t>p.</w:t>
      </w:r>
      <w:r w:rsidR="00F55AE3" w:rsidRPr="00F55AE3">
        <w:rPr>
          <w:bCs/>
          <w:lang w:val="es-ES"/>
        </w:rPr>
        <w:t>29).</w:t>
      </w:r>
    </w:p>
    <w:p w14:paraId="165C25C7" w14:textId="77777777" w:rsidR="00894215" w:rsidRDefault="00894215" w:rsidP="006D2D79">
      <w:pPr>
        <w:spacing w:line="360" w:lineRule="auto"/>
        <w:ind w:left="567" w:right="543"/>
        <w:rPr>
          <w:bCs/>
          <w:lang w:val="es-ES"/>
        </w:rPr>
      </w:pPr>
    </w:p>
    <w:p w14:paraId="5E82CA08" w14:textId="743F25DC" w:rsidR="009E0CFB" w:rsidRDefault="009E0CFB" w:rsidP="009E0CFB">
      <w:pPr>
        <w:spacing w:line="360" w:lineRule="auto"/>
        <w:ind w:left="567" w:right="543"/>
        <w:rPr>
          <w:bCs/>
          <w:lang w:val="es-ES"/>
        </w:rPr>
      </w:pPr>
      <w:r w:rsidRPr="005905F2">
        <w:rPr>
          <w:b/>
          <w:lang w:val="es-ES"/>
        </w:rPr>
        <w:t xml:space="preserve">Caso </w:t>
      </w:r>
      <w:r>
        <w:rPr>
          <w:b/>
          <w:lang w:val="es-ES"/>
        </w:rPr>
        <w:t>3</w:t>
      </w:r>
      <w:r w:rsidRPr="005905F2">
        <w:rPr>
          <w:b/>
          <w:lang w:val="es-ES"/>
        </w:rPr>
        <w:t>: Seguimiento ocular en el análisis</w:t>
      </w:r>
      <w:r>
        <w:rPr>
          <w:b/>
          <w:lang w:val="es-ES"/>
        </w:rPr>
        <w:t xml:space="preserve"> de la Ley de Cerramiento</w:t>
      </w:r>
      <w:r w:rsidRPr="005905F2">
        <w:rPr>
          <w:b/>
          <w:lang w:val="es-ES"/>
        </w:rPr>
        <w:t xml:space="preserve"> </w:t>
      </w:r>
    </w:p>
    <w:p w14:paraId="0E2ACF0D" w14:textId="03F380B4" w:rsidR="002333F6" w:rsidRDefault="00AA77A2" w:rsidP="009E0CFB">
      <w:pPr>
        <w:spacing w:line="360" w:lineRule="auto"/>
        <w:ind w:left="567" w:right="543"/>
        <w:rPr>
          <w:bCs/>
          <w:lang w:val="es-ES"/>
        </w:rPr>
      </w:pPr>
      <w:r>
        <w:rPr>
          <w:bCs/>
          <w:lang w:val="es-ES"/>
        </w:rPr>
        <w:t>Este experimento</w:t>
      </w:r>
      <w:r w:rsidR="00035722">
        <w:rPr>
          <w:bCs/>
          <w:lang w:val="es-ES"/>
        </w:rPr>
        <w:t xml:space="preserve"> realizado por la alumna Celeste del Carmen </w:t>
      </w:r>
      <w:proofErr w:type="spellStart"/>
      <w:r w:rsidR="00035722" w:rsidRPr="00BE656A">
        <w:rPr>
          <w:bCs/>
          <w:lang w:val="es-ES"/>
        </w:rPr>
        <w:t>Chiwo</w:t>
      </w:r>
      <w:proofErr w:type="spellEnd"/>
      <w:r w:rsidR="008E51DD" w:rsidRPr="00BE656A">
        <w:rPr>
          <w:bCs/>
          <w:lang w:val="es-ES"/>
        </w:rPr>
        <w:t xml:space="preserve"> Ibarra (</w:t>
      </w:r>
      <w:r w:rsidR="00041BAD" w:rsidRPr="00BE656A">
        <w:rPr>
          <w:bCs/>
          <w:lang w:val="es-ES"/>
        </w:rPr>
        <w:t>2019</w:t>
      </w:r>
      <w:r w:rsidR="008E51DD" w:rsidRPr="00BE656A">
        <w:rPr>
          <w:bCs/>
          <w:lang w:val="es-ES"/>
        </w:rPr>
        <w:t xml:space="preserve">) </w:t>
      </w:r>
      <w:r w:rsidRPr="00BE656A">
        <w:rPr>
          <w:bCs/>
          <w:lang w:val="es-ES"/>
        </w:rPr>
        <w:t xml:space="preserve">estuvo </w:t>
      </w:r>
      <w:r>
        <w:rPr>
          <w:bCs/>
          <w:lang w:val="es-ES"/>
        </w:rPr>
        <w:t>destinado a</w:t>
      </w:r>
      <w:r w:rsidR="009E0CFB" w:rsidRPr="009E0CFB">
        <w:rPr>
          <w:bCs/>
          <w:lang w:val="es-ES"/>
        </w:rPr>
        <w:t xml:space="preserve"> analizar </w:t>
      </w:r>
      <w:del w:id="11" w:author="Autor">
        <w:r w:rsidR="009E0CFB" w:rsidRPr="009E0CFB" w:rsidDel="00EE5FB0">
          <w:rPr>
            <w:bCs/>
            <w:lang w:val="es-ES"/>
          </w:rPr>
          <w:delText>cómo se d</w:delText>
        </w:r>
        <w:r w:rsidDel="00EE5FB0">
          <w:rPr>
            <w:bCs/>
            <w:lang w:val="es-ES"/>
          </w:rPr>
          <w:delText>ada</w:delText>
        </w:r>
        <w:r w:rsidR="009E0CFB" w:rsidRPr="009E0CFB" w:rsidDel="00EE5FB0">
          <w:rPr>
            <w:bCs/>
            <w:lang w:val="es-ES"/>
          </w:rPr>
          <w:delText xml:space="preserve"> </w:delText>
        </w:r>
      </w:del>
      <w:ins w:id="12" w:author="Autor">
        <w:r w:rsidR="00EE5FB0">
          <w:rPr>
            <w:bCs/>
            <w:lang w:val="es-ES"/>
          </w:rPr>
          <w:t>el comportamiento d</w:t>
        </w:r>
      </w:ins>
      <w:r w:rsidR="009E0CFB" w:rsidRPr="009E0CFB">
        <w:rPr>
          <w:bCs/>
          <w:lang w:val="es-ES"/>
        </w:rPr>
        <w:t xml:space="preserve">el recorrido visual en dos composiciones de distinta complejidad </w:t>
      </w:r>
      <w:r>
        <w:rPr>
          <w:bCs/>
          <w:lang w:val="es-ES"/>
        </w:rPr>
        <w:t>bajo la óptica de</w:t>
      </w:r>
      <w:r w:rsidR="009E0CFB" w:rsidRPr="009E0CFB">
        <w:rPr>
          <w:bCs/>
          <w:lang w:val="es-ES"/>
        </w:rPr>
        <w:t xml:space="preserve"> la Ley de Cerramiento</w:t>
      </w:r>
      <w:r w:rsidR="00224024">
        <w:rPr>
          <w:bCs/>
          <w:lang w:val="es-ES"/>
        </w:rPr>
        <w:t xml:space="preserve"> que se sustenta en la Teoría Gestalt. Se registró</w:t>
      </w:r>
      <w:r w:rsidR="009E0CFB">
        <w:rPr>
          <w:bCs/>
          <w:lang w:val="es-ES"/>
        </w:rPr>
        <w:t xml:space="preserve"> e</w:t>
      </w:r>
      <w:r w:rsidR="009E0CFB" w:rsidRPr="009E0CFB">
        <w:rPr>
          <w:bCs/>
          <w:lang w:val="es-ES"/>
        </w:rPr>
        <w:t xml:space="preserve">l proceso perceptual de </w:t>
      </w:r>
      <w:r>
        <w:rPr>
          <w:bCs/>
          <w:lang w:val="es-ES"/>
        </w:rPr>
        <w:t>10</w:t>
      </w:r>
      <w:r w:rsidR="009E0CFB" w:rsidRPr="009E0CFB">
        <w:rPr>
          <w:bCs/>
          <w:lang w:val="es-ES"/>
        </w:rPr>
        <w:t xml:space="preserve"> sujetos</w:t>
      </w:r>
      <w:r w:rsidR="009D6638">
        <w:rPr>
          <w:bCs/>
          <w:lang w:val="es-ES"/>
        </w:rPr>
        <w:t>,</w:t>
      </w:r>
      <w:r w:rsidR="00224024">
        <w:rPr>
          <w:bCs/>
          <w:lang w:val="es-ES"/>
        </w:rPr>
        <w:t xml:space="preserve"> </w:t>
      </w:r>
      <w:r w:rsidR="009D6638">
        <w:rPr>
          <w:bCs/>
          <w:lang w:val="es-ES"/>
        </w:rPr>
        <w:t xml:space="preserve">atendiendo a las recomendaciones de </w:t>
      </w:r>
      <w:proofErr w:type="spellStart"/>
      <w:r w:rsidR="009D6638" w:rsidRPr="00E2336B">
        <w:rPr>
          <w:bCs/>
          <w:lang w:val="es-ES"/>
        </w:rPr>
        <w:t>Pernice</w:t>
      </w:r>
      <w:proofErr w:type="spellEnd"/>
      <w:r w:rsidR="009D6638" w:rsidRPr="00E2336B">
        <w:rPr>
          <w:bCs/>
          <w:lang w:val="es-ES"/>
        </w:rPr>
        <w:t xml:space="preserve"> y </w:t>
      </w:r>
      <w:proofErr w:type="spellStart"/>
      <w:r w:rsidR="009D6638" w:rsidRPr="00E2336B">
        <w:rPr>
          <w:bCs/>
          <w:lang w:val="es-ES"/>
        </w:rPr>
        <w:t>Nielsen</w:t>
      </w:r>
      <w:proofErr w:type="spellEnd"/>
      <w:r w:rsidR="009D6638" w:rsidRPr="00E2336B">
        <w:rPr>
          <w:bCs/>
          <w:lang w:val="es-ES"/>
        </w:rPr>
        <w:t xml:space="preserve"> (2009, p.20) con respecto al número de participantes</w:t>
      </w:r>
      <w:r w:rsidR="009D6638">
        <w:rPr>
          <w:bCs/>
          <w:lang w:val="es-ES"/>
        </w:rPr>
        <w:t xml:space="preserve"> en un estudio </w:t>
      </w:r>
      <w:r w:rsidR="009D6638" w:rsidRPr="00E2336B">
        <w:rPr>
          <w:bCs/>
          <w:lang w:val="es-ES"/>
        </w:rPr>
        <w:t xml:space="preserve">con </w:t>
      </w:r>
      <w:proofErr w:type="spellStart"/>
      <w:r w:rsidR="009D6638" w:rsidRPr="00E2336B">
        <w:rPr>
          <w:bCs/>
          <w:lang w:val="es-ES"/>
        </w:rPr>
        <w:t>Eye</w:t>
      </w:r>
      <w:proofErr w:type="spellEnd"/>
      <w:r w:rsidR="009D6638" w:rsidRPr="00E2336B">
        <w:rPr>
          <w:bCs/>
          <w:lang w:val="es-ES"/>
        </w:rPr>
        <w:t xml:space="preserve"> Tracking</w:t>
      </w:r>
      <w:r w:rsidR="003D3125">
        <w:rPr>
          <w:bCs/>
          <w:lang w:val="es-ES"/>
        </w:rPr>
        <w:t>,</w:t>
      </w:r>
      <w:r w:rsidR="009D6638">
        <w:rPr>
          <w:bCs/>
          <w:lang w:val="es-ES"/>
        </w:rPr>
        <w:t xml:space="preserve"> en donde se requiere un mínimo de </w:t>
      </w:r>
      <w:r w:rsidR="009D6638" w:rsidRPr="00E2336B">
        <w:rPr>
          <w:bCs/>
          <w:lang w:val="es-ES"/>
        </w:rPr>
        <w:t xml:space="preserve">6 sujetos para </w:t>
      </w:r>
      <w:r w:rsidR="003D3125">
        <w:rPr>
          <w:bCs/>
          <w:lang w:val="es-ES"/>
        </w:rPr>
        <w:t>registrar y analizar</w:t>
      </w:r>
      <w:r w:rsidR="009D6638" w:rsidRPr="00E2336B">
        <w:rPr>
          <w:bCs/>
          <w:lang w:val="es-ES"/>
        </w:rPr>
        <w:t xml:space="preserve"> su comportamiento </w:t>
      </w:r>
      <w:r w:rsidR="009E0CFB">
        <w:rPr>
          <w:bCs/>
          <w:lang w:val="es-ES"/>
        </w:rPr>
        <w:t>e</w:t>
      </w:r>
      <w:r w:rsidR="007F00B3">
        <w:rPr>
          <w:bCs/>
          <w:lang w:val="es-ES"/>
        </w:rPr>
        <w:t xml:space="preserve">n </w:t>
      </w:r>
      <w:r w:rsidR="00224024">
        <w:rPr>
          <w:bCs/>
          <w:lang w:val="es-ES"/>
        </w:rPr>
        <w:t>la</w:t>
      </w:r>
      <w:r w:rsidR="009E0CFB">
        <w:rPr>
          <w:bCs/>
          <w:lang w:val="es-ES"/>
        </w:rPr>
        <w:t xml:space="preserve"> observación de</w:t>
      </w:r>
      <w:r w:rsidR="009E0CFB" w:rsidRPr="009E0CFB">
        <w:rPr>
          <w:bCs/>
          <w:lang w:val="es-ES"/>
        </w:rPr>
        <w:t xml:space="preserve"> composiciones</w:t>
      </w:r>
      <w:r w:rsidR="00224024">
        <w:rPr>
          <w:bCs/>
          <w:lang w:val="es-ES"/>
        </w:rPr>
        <w:t xml:space="preserve"> </w:t>
      </w:r>
      <w:r w:rsidR="009E0CFB" w:rsidRPr="009E0CFB">
        <w:rPr>
          <w:bCs/>
          <w:lang w:val="es-ES"/>
        </w:rPr>
        <w:t>que pose</w:t>
      </w:r>
      <w:r>
        <w:rPr>
          <w:bCs/>
          <w:lang w:val="es-ES"/>
        </w:rPr>
        <w:t>ía</w:t>
      </w:r>
      <w:r w:rsidR="009E0CFB" w:rsidRPr="009E0CFB">
        <w:rPr>
          <w:bCs/>
          <w:lang w:val="es-ES"/>
        </w:rPr>
        <w:t>n distint</w:t>
      </w:r>
      <w:r>
        <w:rPr>
          <w:bCs/>
          <w:lang w:val="es-ES"/>
        </w:rPr>
        <w:t>o grado de</w:t>
      </w:r>
      <w:r w:rsidR="009E0CFB" w:rsidRPr="009E0CFB">
        <w:rPr>
          <w:bCs/>
          <w:lang w:val="es-ES"/>
        </w:rPr>
        <w:t xml:space="preserve"> complejidad en su estructura. Se explica </w:t>
      </w:r>
      <w:r w:rsidR="009E0CFB" w:rsidRPr="00E43FBF">
        <w:rPr>
          <w:bCs/>
          <w:lang w:val="es-ES"/>
          <w:rPrChange w:id="13" w:author="Autor">
            <w:rPr>
              <w:bCs/>
              <w:lang w:val="es-ES"/>
            </w:rPr>
          </w:rPrChange>
        </w:rPr>
        <w:t>c</w:t>
      </w:r>
      <w:r w:rsidR="00134C59" w:rsidRPr="00E43FBF">
        <w:rPr>
          <w:bCs/>
          <w:lang w:val="es-ES"/>
          <w:rPrChange w:id="14" w:author="Autor">
            <w:rPr>
              <w:bCs/>
              <w:lang w:val="es-ES"/>
            </w:rPr>
          </w:rPrChange>
        </w:rPr>
        <w:t>ó</w:t>
      </w:r>
      <w:r w:rsidR="009E0CFB" w:rsidRPr="00E43FBF">
        <w:rPr>
          <w:bCs/>
          <w:lang w:val="es-ES"/>
          <w:rPrChange w:id="15" w:author="Autor">
            <w:rPr>
              <w:bCs/>
              <w:lang w:val="es-ES"/>
            </w:rPr>
          </w:rPrChange>
        </w:rPr>
        <w:t xml:space="preserve">mo se </w:t>
      </w:r>
      <w:r w:rsidR="00523D98" w:rsidRPr="00E43FBF">
        <w:rPr>
          <w:bCs/>
          <w:lang w:val="es-ES"/>
        </w:rPr>
        <w:t>realiza</w:t>
      </w:r>
      <w:r w:rsidR="009E0CFB" w:rsidRPr="00E43FBF">
        <w:rPr>
          <w:bCs/>
          <w:lang w:val="es-ES"/>
          <w:rPrChange w:id="16" w:author="Autor">
            <w:rPr>
              <w:bCs/>
              <w:lang w:val="es-ES"/>
            </w:rPr>
          </w:rPrChange>
        </w:rPr>
        <w:t xml:space="preserve"> el</w:t>
      </w:r>
      <w:r w:rsidR="009E0CFB" w:rsidRPr="00E43FBF">
        <w:rPr>
          <w:bCs/>
          <w:lang w:val="es-ES"/>
        </w:rPr>
        <w:t xml:space="preserve"> recorrido</w:t>
      </w:r>
      <w:r w:rsidR="009E0CFB" w:rsidRPr="009E0CFB">
        <w:rPr>
          <w:bCs/>
          <w:lang w:val="es-ES"/>
        </w:rPr>
        <w:t xml:space="preserve"> visual en ambas composiciones y las zonas de interés para los usuarios, con el fin de determinar c</w:t>
      </w:r>
      <w:r w:rsidR="009E0CFB">
        <w:rPr>
          <w:bCs/>
          <w:lang w:val="es-ES"/>
        </w:rPr>
        <w:t>ó</w:t>
      </w:r>
      <w:r w:rsidR="009E0CFB" w:rsidRPr="009E0CFB">
        <w:rPr>
          <w:bCs/>
          <w:lang w:val="es-ES"/>
        </w:rPr>
        <w:t xml:space="preserve">mo </w:t>
      </w:r>
      <w:r w:rsidR="00134C59">
        <w:rPr>
          <w:bCs/>
          <w:lang w:val="es-ES"/>
        </w:rPr>
        <w:t>el grado de</w:t>
      </w:r>
      <w:r w:rsidR="009E0CFB" w:rsidRPr="009E0CFB">
        <w:rPr>
          <w:bCs/>
          <w:lang w:val="es-ES"/>
        </w:rPr>
        <w:t xml:space="preserve"> complejidad de </w:t>
      </w:r>
      <w:r w:rsidR="00224024">
        <w:rPr>
          <w:bCs/>
          <w:lang w:val="es-ES"/>
        </w:rPr>
        <w:t xml:space="preserve">éstas </w:t>
      </w:r>
      <w:r w:rsidR="009E0CFB" w:rsidRPr="009E0CFB">
        <w:rPr>
          <w:bCs/>
          <w:lang w:val="es-ES"/>
        </w:rPr>
        <w:t>influye en el cerramiento de la figura</w:t>
      </w:r>
      <w:r w:rsidR="00224024">
        <w:rPr>
          <w:bCs/>
          <w:lang w:val="es-ES"/>
        </w:rPr>
        <w:t>.</w:t>
      </w:r>
    </w:p>
    <w:p w14:paraId="0B4A0EA1" w14:textId="77777777" w:rsidR="0054210B" w:rsidRDefault="0054210B" w:rsidP="0054210B">
      <w:pPr>
        <w:spacing w:line="360" w:lineRule="auto"/>
        <w:ind w:left="567" w:right="543"/>
        <w:rPr>
          <w:bCs/>
          <w:lang w:val="es-ES"/>
        </w:rPr>
      </w:pPr>
    </w:p>
    <w:p w14:paraId="1A358648" w14:textId="629C5A21" w:rsidR="008404A8" w:rsidRDefault="0054210B" w:rsidP="008404A8">
      <w:pPr>
        <w:spacing w:line="360" w:lineRule="auto"/>
        <w:ind w:left="567" w:right="543"/>
        <w:rPr>
          <w:bCs/>
          <w:lang w:val="es-ES"/>
        </w:rPr>
      </w:pPr>
      <w:r w:rsidRPr="006D611D">
        <w:rPr>
          <w:bCs/>
          <w:lang w:val="es-ES"/>
        </w:rPr>
        <w:t>Para el desarrollo experimental se tom</w:t>
      </w:r>
      <w:r w:rsidR="00ED430A">
        <w:rPr>
          <w:bCs/>
          <w:lang w:val="es-ES"/>
        </w:rPr>
        <w:t>aron</w:t>
      </w:r>
      <w:r w:rsidRPr="006D611D">
        <w:rPr>
          <w:bCs/>
          <w:lang w:val="es-ES"/>
        </w:rPr>
        <w:t xml:space="preserve"> como estímulo</w:t>
      </w:r>
      <w:r w:rsidR="00ED430A">
        <w:rPr>
          <w:bCs/>
          <w:lang w:val="es-ES"/>
        </w:rPr>
        <w:t>s</w:t>
      </w:r>
      <w:r w:rsidRPr="006D611D">
        <w:rPr>
          <w:bCs/>
          <w:lang w:val="es-ES"/>
        </w:rPr>
        <w:t xml:space="preserve"> visual</w:t>
      </w:r>
      <w:r w:rsidR="00ED430A">
        <w:rPr>
          <w:bCs/>
          <w:lang w:val="es-ES"/>
        </w:rPr>
        <w:t>es</w:t>
      </w:r>
      <w:r w:rsidRPr="006D611D">
        <w:rPr>
          <w:bCs/>
          <w:lang w:val="es-ES"/>
        </w:rPr>
        <w:t xml:space="preserve"> </w:t>
      </w:r>
      <w:r>
        <w:rPr>
          <w:bCs/>
          <w:lang w:val="es-ES"/>
        </w:rPr>
        <w:t>dos figuras que por su configuración formal atienden a la Ley de Cerramiento</w:t>
      </w:r>
      <w:r w:rsidRPr="006D611D">
        <w:rPr>
          <w:bCs/>
          <w:lang w:val="es-ES"/>
        </w:rPr>
        <w:t xml:space="preserve">, </w:t>
      </w:r>
      <w:r w:rsidR="00ED430A">
        <w:rPr>
          <w:bCs/>
          <w:lang w:val="es-ES"/>
        </w:rPr>
        <w:t>la primera es e</w:t>
      </w:r>
      <w:r w:rsidR="00ED430A" w:rsidRPr="00ED430A">
        <w:rPr>
          <w:bCs/>
          <w:lang w:val="es-ES"/>
        </w:rPr>
        <w:t xml:space="preserve">l Triángulo de </w:t>
      </w:r>
      <w:proofErr w:type="spellStart"/>
      <w:r w:rsidR="00ED430A" w:rsidRPr="00ED430A">
        <w:rPr>
          <w:bCs/>
          <w:lang w:val="es-ES"/>
        </w:rPr>
        <w:t>Kanizsa</w:t>
      </w:r>
      <w:proofErr w:type="spellEnd"/>
      <w:r w:rsidR="00ED430A">
        <w:rPr>
          <w:bCs/>
          <w:lang w:val="es-ES"/>
        </w:rPr>
        <w:t xml:space="preserve">, </w:t>
      </w:r>
      <w:r w:rsidR="00ED430A" w:rsidRPr="00ED430A">
        <w:rPr>
          <w:bCs/>
          <w:lang w:val="es-ES"/>
        </w:rPr>
        <w:t xml:space="preserve">ilusión óptica </w:t>
      </w:r>
      <w:r w:rsidR="00ED430A">
        <w:rPr>
          <w:bCs/>
          <w:lang w:val="es-ES"/>
        </w:rPr>
        <w:t xml:space="preserve">en la que </w:t>
      </w:r>
      <w:r w:rsidR="00ED430A" w:rsidRPr="00ED430A">
        <w:rPr>
          <w:bCs/>
          <w:lang w:val="es-ES"/>
        </w:rPr>
        <w:t xml:space="preserve">se percibe un triángulo equilátero blanco, </w:t>
      </w:r>
      <w:r w:rsidR="00ED430A">
        <w:rPr>
          <w:bCs/>
          <w:lang w:val="es-ES"/>
        </w:rPr>
        <w:t>sin realmente existir, sino que se deriva del completamiento que hace el ojo, e este</w:t>
      </w:r>
      <w:r w:rsidR="00ED430A" w:rsidRPr="00ED430A">
        <w:rPr>
          <w:bCs/>
          <w:lang w:val="es-ES"/>
        </w:rPr>
        <w:t xml:space="preserve"> efecto </w:t>
      </w:r>
      <w:r w:rsidR="00ED430A">
        <w:rPr>
          <w:bCs/>
          <w:lang w:val="es-ES"/>
        </w:rPr>
        <w:t>se le conoce</w:t>
      </w:r>
      <w:r w:rsidR="00ED430A" w:rsidRPr="00ED430A">
        <w:rPr>
          <w:bCs/>
          <w:lang w:val="es-ES"/>
        </w:rPr>
        <w:t xml:space="preserve"> como contorno subjetivo o ilusori</w:t>
      </w:r>
      <w:r w:rsidR="00ED430A">
        <w:rPr>
          <w:bCs/>
          <w:lang w:val="es-ES"/>
        </w:rPr>
        <w:t>o</w:t>
      </w:r>
      <w:r w:rsidR="00810B49">
        <w:rPr>
          <w:bCs/>
          <w:lang w:val="es-ES"/>
        </w:rPr>
        <w:t>;</w:t>
      </w:r>
      <w:r w:rsidR="00ED430A">
        <w:rPr>
          <w:bCs/>
          <w:lang w:val="es-ES"/>
        </w:rPr>
        <w:t xml:space="preserve"> </w:t>
      </w:r>
      <w:r w:rsidR="00810B49">
        <w:rPr>
          <w:bCs/>
          <w:lang w:val="es-ES"/>
        </w:rPr>
        <w:t>c</w:t>
      </w:r>
      <w:r w:rsidR="00D42788">
        <w:rPr>
          <w:bCs/>
          <w:lang w:val="es-ES"/>
        </w:rPr>
        <w:t xml:space="preserve">omo segunda imagen se utilizó el </w:t>
      </w:r>
      <w:r w:rsidR="008A006E">
        <w:rPr>
          <w:bCs/>
          <w:lang w:val="es-ES"/>
        </w:rPr>
        <w:t>C</w:t>
      </w:r>
      <w:r w:rsidR="00D42788">
        <w:rPr>
          <w:bCs/>
          <w:lang w:val="es-ES"/>
        </w:rPr>
        <w:t xml:space="preserve">ubo de </w:t>
      </w:r>
      <w:proofErr w:type="spellStart"/>
      <w:r w:rsidR="00D42788" w:rsidRPr="00D42788">
        <w:rPr>
          <w:bCs/>
          <w:lang w:val="es-ES"/>
        </w:rPr>
        <w:t>Necker</w:t>
      </w:r>
      <w:proofErr w:type="spellEnd"/>
      <w:r w:rsidR="00D42788">
        <w:rPr>
          <w:bCs/>
          <w:lang w:val="es-ES"/>
        </w:rPr>
        <w:t xml:space="preserve"> realizado por</w:t>
      </w:r>
      <w:r w:rsidR="00D42788" w:rsidRPr="00D42788">
        <w:rPr>
          <w:bCs/>
          <w:lang w:val="es-ES"/>
        </w:rPr>
        <w:t xml:space="preserve"> Drake Bradley y </w:t>
      </w:r>
      <w:proofErr w:type="spellStart"/>
      <w:r w:rsidR="00D42788" w:rsidRPr="00D42788">
        <w:rPr>
          <w:bCs/>
          <w:lang w:val="es-ES"/>
        </w:rPr>
        <w:t>Heywood</w:t>
      </w:r>
      <w:proofErr w:type="spellEnd"/>
      <w:r w:rsidR="00D42788" w:rsidRPr="00D42788">
        <w:rPr>
          <w:bCs/>
          <w:lang w:val="es-ES"/>
        </w:rPr>
        <w:t xml:space="preserve"> </w:t>
      </w:r>
      <w:proofErr w:type="spellStart"/>
      <w:r w:rsidR="00D42788" w:rsidRPr="00D42788">
        <w:rPr>
          <w:bCs/>
          <w:lang w:val="es-ES"/>
        </w:rPr>
        <w:t>Petry</w:t>
      </w:r>
      <w:proofErr w:type="spellEnd"/>
      <w:r w:rsidR="00810B49">
        <w:rPr>
          <w:bCs/>
          <w:lang w:val="es-ES"/>
        </w:rPr>
        <w:t xml:space="preserve"> (1977)</w:t>
      </w:r>
      <w:r w:rsidR="00D42788">
        <w:rPr>
          <w:bCs/>
          <w:lang w:val="es-ES"/>
        </w:rPr>
        <w:t xml:space="preserve">, en la </w:t>
      </w:r>
      <w:r w:rsidR="00810B49">
        <w:rPr>
          <w:bCs/>
          <w:lang w:val="es-ES"/>
        </w:rPr>
        <w:t xml:space="preserve">imagen la </w:t>
      </w:r>
      <w:r w:rsidR="00D42788">
        <w:rPr>
          <w:bCs/>
          <w:lang w:val="es-ES"/>
        </w:rPr>
        <w:t>percepción del cubo</w:t>
      </w:r>
      <w:r w:rsidR="00D42788" w:rsidRPr="00D42788">
        <w:rPr>
          <w:bCs/>
          <w:lang w:val="es-ES"/>
        </w:rPr>
        <w:t xml:space="preserve"> </w:t>
      </w:r>
      <w:r w:rsidR="00810B49">
        <w:rPr>
          <w:bCs/>
          <w:lang w:val="es-ES"/>
        </w:rPr>
        <w:t xml:space="preserve">se da mediante </w:t>
      </w:r>
      <w:r w:rsidR="00D42788" w:rsidRPr="00D42788">
        <w:rPr>
          <w:bCs/>
          <w:lang w:val="es-ES"/>
        </w:rPr>
        <w:t xml:space="preserve">las áreas negras en forma </w:t>
      </w:r>
      <w:r w:rsidR="00810B49">
        <w:rPr>
          <w:bCs/>
          <w:lang w:val="es-ES"/>
        </w:rPr>
        <w:t>de</w:t>
      </w:r>
      <w:r w:rsidR="00D42788" w:rsidRPr="00D42788">
        <w:rPr>
          <w:bCs/>
          <w:lang w:val="es-ES"/>
        </w:rPr>
        <w:t xml:space="preserve"> 8 </w:t>
      </w:r>
      <w:r w:rsidR="00810B49">
        <w:rPr>
          <w:bCs/>
          <w:lang w:val="es-ES"/>
        </w:rPr>
        <w:t>puntos</w:t>
      </w:r>
      <w:r w:rsidR="00D42788" w:rsidRPr="00D42788">
        <w:rPr>
          <w:bCs/>
          <w:lang w:val="es-ES"/>
        </w:rPr>
        <w:t xml:space="preserve"> negros</w:t>
      </w:r>
      <w:r w:rsidR="008768D8">
        <w:rPr>
          <w:bCs/>
          <w:lang w:val="es-ES"/>
        </w:rPr>
        <w:t xml:space="preserve"> que aparecen en cada uno de sus vértices.</w:t>
      </w:r>
    </w:p>
    <w:p w14:paraId="195DB00B" w14:textId="77777777" w:rsidR="005C2C7C" w:rsidRDefault="005C2C7C" w:rsidP="008404A8">
      <w:pPr>
        <w:spacing w:line="360" w:lineRule="auto"/>
        <w:ind w:left="567" w:right="543"/>
        <w:rPr>
          <w:bCs/>
          <w:lang w:val="es-ES"/>
        </w:rPr>
      </w:pPr>
    </w:p>
    <w:p w14:paraId="612E7F3F" w14:textId="77777777" w:rsidR="00324118" w:rsidRDefault="005C2C7C" w:rsidP="00700F93">
      <w:pPr>
        <w:spacing w:line="360" w:lineRule="auto"/>
        <w:ind w:left="567" w:right="543"/>
        <w:rPr>
          <w:bCs/>
          <w:lang w:val="es-ES"/>
        </w:rPr>
      </w:pPr>
      <w:r w:rsidRPr="005C2C7C">
        <w:rPr>
          <w:bCs/>
          <w:lang w:val="es-ES"/>
        </w:rPr>
        <w:t xml:space="preserve">Se realizó </w:t>
      </w:r>
      <w:r w:rsidR="00292010">
        <w:rPr>
          <w:bCs/>
          <w:lang w:val="es-ES"/>
        </w:rPr>
        <w:t>el</w:t>
      </w:r>
      <w:r w:rsidRPr="005C2C7C">
        <w:rPr>
          <w:bCs/>
          <w:lang w:val="es-ES"/>
        </w:rPr>
        <w:t xml:space="preserve"> experimento con la participación de </w:t>
      </w:r>
      <w:r w:rsidR="00292010">
        <w:rPr>
          <w:bCs/>
          <w:lang w:val="es-ES"/>
        </w:rPr>
        <w:t xml:space="preserve">los </w:t>
      </w:r>
      <w:r w:rsidRPr="005C2C7C">
        <w:rPr>
          <w:bCs/>
          <w:lang w:val="es-ES"/>
        </w:rPr>
        <w:t xml:space="preserve">sujetos de estudio, </w:t>
      </w:r>
      <w:r w:rsidR="00177102">
        <w:rPr>
          <w:bCs/>
          <w:lang w:val="es-ES"/>
        </w:rPr>
        <w:t>usando una</w:t>
      </w:r>
      <w:r w:rsidRPr="005C2C7C">
        <w:rPr>
          <w:bCs/>
          <w:lang w:val="es-ES"/>
        </w:rPr>
        <w:t xml:space="preserve"> computadora DELL XPS 15 Notebook, </w:t>
      </w:r>
      <w:r w:rsidR="00177102" w:rsidRPr="005C2C7C">
        <w:rPr>
          <w:bCs/>
          <w:lang w:val="es-ES"/>
        </w:rPr>
        <w:t xml:space="preserve">compatible con la conexión del </w:t>
      </w:r>
      <w:r w:rsidR="008A51F8">
        <w:rPr>
          <w:bCs/>
          <w:lang w:val="es-ES"/>
        </w:rPr>
        <w:t xml:space="preserve">aparato de seguimiento ocular </w:t>
      </w:r>
      <w:proofErr w:type="spellStart"/>
      <w:r w:rsidR="00177102" w:rsidRPr="005C2C7C">
        <w:rPr>
          <w:bCs/>
          <w:lang w:val="es-ES"/>
        </w:rPr>
        <w:t>Eye</w:t>
      </w:r>
      <w:proofErr w:type="spellEnd"/>
      <w:r w:rsidR="00177102" w:rsidRPr="005C2C7C">
        <w:rPr>
          <w:bCs/>
          <w:lang w:val="es-ES"/>
        </w:rPr>
        <w:t xml:space="preserve"> </w:t>
      </w:r>
      <w:proofErr w:type="spellStart"/>
      <w:r w:rsidR="00177102" w:rsidRPr="005C2C7C">
        <w:rPr>
          <w:bCs/>
          <w:lang w:val="es-ES"/>
        </w:rPr>
        <w:t>Tribe</w:t>
      </w:r>
      <w:proofErr w:type="spellEnd"/>
      <w:r w:rsidR="00177102">
        <w:rPr>
          <w:bCs/>
          <w:lang w:val="es-ES"/>
        </w:rPr>
        <w:t>,</w:t>
      </w:r>
      <w:r w:rsidR="00177102" w:rsidRPr="005C2C7C">
        <w:rPr>
          <w:bCs/>
          <w:lang w:val="es-ES"/>
        </w:rPr>
        <w:t xml:space="preserve"> </w:t>
      </w:r>
      <w:r w:rsidRPr="005C2C7C">
        <w:rPr>
          <w:bCs/>
          <w:lang w:val="es-ES"/>
        </w:rPr>
        <w:t>con un sistema operativo Windows 7 Profesional, un monitor de 27 pulgadas DELL modelo E271SH, el software</w:t>
      </w:r>
      <w:r w:rsidR="00177102">
        <w:rPr>
          <w:bCs/>
          <w:lang w:val="es-ES"/>
        </w:rPr>
        <w:t xml:space="preserve"> </w:t>
      </w:r>
      <w:r w:rsidR="008A006E">
        <w:rPr>
          <w:bCs/>
          <w:lang w:val="es-ES"/>
        </w:rPr>
        <w:t xml:space="preserve">usado </w:t>
      </w:r>
      <w:r w:rsidR="00177102">
        <w:rPr>
          <w:bCs/>
          <w:lang w:val="es-ES"/>
        </w:rPr>
        <w:t xml:space="preserve">fue </w:t>
      </w:r>
      <w:proofErr w:type="spellStart"/>
      <w:r w:rsidRPr="005C2C7C">
        <w:rPr>
          <w:bCs/>
          <w:lang w:val="es-ES"/>
        </w:rPr>
        <w:t>Eye</w:t>
      </w:r>
      <w:proofErr w:type="spellEnd"/>
      <w:r w:rsidRPr="005C2C7C">
        <w:rPr>
          <w:bCs/>
          <w:lang w:val="es-ES"/>
        </w:rPr>
        <w:t xml:space="preserve"> </w:t>
      </w:r>
      <w:proofErr w:type="spellStart"/>
      <w:r w:rsidRPr="005C2C7C">
        <w:rPr>
          <w:bCs/>
          <w:lang w:val="es-ES"/>
        </w:rPr>
        <w:t>Tribe</w:t>
      </w:r>
      <w:proofErr w:type="spellEnd"/>
      <w:r w:rsidRPr="005C2C7C">
        <w:rPr>
          <w:bCs/>
          <w:lang w:val="es-ES"/>
        </w:rPr>
        <w:t xml:space="preserve"> UI</w:t>
      </w:r>
      <w:r w:rsidR="008A51F8">
        <w:rPr>
          <w:bCs/>
          <w:lang w:val="es-ES"/>
        </w:rPr>
        <w:t>,</w:t>
      </w:r>
      <w:r w:rsidRPr="005C2C7C">
        <w:rPr>
          <w:bCs/>
          <w:lang w:val="es-ES"/>
        </w:rPr>
        <w:t xml:space="preserve"> para la calibración del dispositivo y ajustes de las medidas, y el </w:t>
      </w:r>
      <w:proofErr w:type="spellStart"/>
      <w:r w:rsidRPr="005C2C7C">
        <w:rPr>
          <w:bCs/>
          <w:lang w:val="es-ES"/>
        </w:rPr>
        <w:t>Eye</w:t>
      </w:r>
      <w:proofErr w:type="spellEnd"/>
      <w:r w:rsidRPr="005C2C7C">
        <w:rPr>
          <w:bCs/>
          <w:lang w:val="es-ES"/>
        </w:rPr>
        <w:t xml:space="preserve"> </w:t>
      </w:r>
      <w:proofErr w:type="spellStart"/>
      <w:r w:rsidRPr="005C2C7C">
        <w:rPr>
          <w:bCs/>
          <w:lang w:val="es-ES"/>
        </w:rPr>
        <w:t>Tribe</w:t>
      </w:r>
      <w:proofErr w:type="spellEnd"/>
      <w:r w:rsidRPr="005C2C7C">
        <w:rPr>
          <w:bCs/>
          <w:lang w:val="es-ES"/>
        </w:rPr>
        <w:t xml:space="preserve"> Server </w:t>
      </w:r>
      <w:r w:rsidR="00177102">
        <w:rPr>
          <w:bCs/>
          <w:lang w:val="es-ES"/>
        </w:rPr>
        <w:t xml:space="preserve">para el manejo de </w:t>
      </w:r>
      <w:r w:rsidRPr="005C2C7C">
        <w:rPr>
          <w:bCs/>
          <w:lang w:val="es-ES"/>
        </w:rPr>
        <w:t>los datos</w:t>
      </w:r>
      <w:r w:rsidR="00177102">
        <w:rPr>
          <w:bCs/>
          <w:lang w:val="es-ES"/>
        </w:rPr>
        <w:t>.</w:t>
      </w:r>
      <w:r w:rsidR="007F7E06">
        <w:rPr>
          <w:bCs/>
          <w:lang w:val="es-ES"/>
        </w:rPr>
        <w:t xml:space="preserve"> </w:t>
      </w:r>
      <w:r w:rsidR="009E0CFB" w:rsidRPr="009E0CFB">
        <w:rPr>
          <w:bCs/>
          <w:lang w:val="es-ES"/>
        </w:rPr>
        <w:t xml:space="preserve">El experimento </w:t>
      </w:r>
      <w:r w:rsidR="009E0CFB">
        <w:rPr>
          <w:bCs/>
          <w:lang w:val="es-ES"/>
        </w:rPr>
        <w:t xml:space="preserve">se </w:t>
      </w:r>
      <w:r w:rsidR="009E2899">
        <w:rPr>
          <w:bCs/>
          <w:lang w:val="es-ES"/>
        </w:rPr>
        <w:t>hizo</w:t>
      </w:r>
      <w:r w:rsidR="009E0CFB">
        <w:rPr>
          <w:bCs/>
          <w:lang w:val="es-ES"/>
        </w:rPr>
        <w:t xml:space="preserve"> en </w:t>
      </w:r>
      <w:r w:rsidR="00224024">
        <w:rPr>
          <w:bCs/>
          <w:lang w:val="es-ES"/>
        </w:rPr>
        <w:t>dos</w:t>
      </w:r>
      <w:r w:rsidR="009E0CFB">
        <w:rPr>
          <w:bCs/>
          <w:lang w:val="es-ES"/>
        </w:rPr>
        <w:t xml:space="preserve"> </w:t>
      </w:r>
      <w:r w:rsidR="009E0CFB" w:rsidRPr="009E0CFB">
        <w:rPr>
          <w:bCs/>
          <w:lang w:val="es-ES"/>
        </w:rPr>
        <w:t xml:space="preserve">fases, </w:t>
      </w:r>
      <w:r w:rsidR="008A006E">
        <w:rPr>
          <w:bCs/>
          <w:lang w:val="es-ES"/>
        </w:rPr>
        <w:t>en primer lugar</w:t>
      </w:r>
      <w:r w:rsidR="006A17CD">
        <w:rPr>
          <w:bCs/>
          <w:lang w:val="es-ES"/>
        </w:rPr>
        <w:t>,</w:t>
      </w:r>
      <w:r w:rsidR="008A006E">
        <w:rPr>
          <w:bCs/>
          <w:lang w:val="es-ES"/>
        </w:rPr>
        <w:t xml:space="preserve"> se </w:t>
      </w:r>
      <w:r w:rsidR="009E2899">
        <w:rPr>
          <w:bCs/>
          <w:lang w:val="es-ES"/>
        </w:rPr>
        <w:t>realizó</w:t>
      </w:r>
      <w:r w:rsidR="008A006E">
        <w:rPr>
          <w:bCs/>
          <w:lang w:val="es-ES"/>
        </w:rPr>
        <w:t xml:space="preserve"> el </w:t>
      </w:r>
      <w:r w:rsidR="008A006E" w:rsidRPr="00347816">
        <w:rPr>
          <w:bCs/>
          <w:lang w:val="es-ES"/>
        </w:rPr>
        <w:t>proceso de calibración y análisis de la visión</w:t>
      </w:r>
      <w:r w:rsidR="008A006E">
        <w:rPr>
          <w:bCs/>
          <w:lang w:val="es-ES"/>
        </w:rPr>
        <w:t>, luego</w:t>
      </w:r>
      <w:r w:rsidR="008A006E" w:rsidRPr="006D611D">
        <w:rPr>
          <w:bCs/>
          <w:lang w:val="es-ES"/>
        </w:rPr>
        <w:t xml:space="preserve"> se presentó el estímulo al sujeto </w:t>
      </w:r>
      <w:r w:rsidR="008A006E">
        <w:rPr>
          <w:bCs/>
          <w:lang w:val="es-ES"/>
        </w:rPr>
        <w:t>de c</w:t>
      </w:r>
      <w:r w:rsidR="008A006E" w:rsidRPr="009E0CFB">
        <w:rPr>
          <w:bCs/>
          <w:lang w:val="es-ES"/>
        </w:rPr>
        <w:t xml:space="preserve">omposición simple </w:t>
      </w:r>
      <w:r w:rsidR="008A006E" w:rsidRPr="006D611D">
        <w:rPr>
          <w:bCs/>
          <w:lang w:val="es-ES"/>
        </w:rPr>
        <w:t>(</w:t>
      </w:r>
      <w:r w:rsidR="008A006E" w:rsidRPr="00ED430A">
        <w:rPr>
          <w:bCs/>
          <w:lang w:val="es-ES"/>
        </w:rPr>
        <w:t xml:space="preserve">Triángulo de </w:t>
      </w:r>
      <w:proofErr w:type="spellStart"/>
      <w:r w:rsidR="008A006E" w:rsidRPr="00ED430A">
        <w:rPr>
          <w:bCs/>
          <w:lang w:val="es-ES"/>
        </w:rPr>
        <w:t>Kanizsa</w:t>
      </w:r>
      <w:proofErr w:type="spellEnd"/>
      <w:r w:rsidR="008A006E" w:rsidRPr="006D611D">
        <w:rPr>
          <w:bCs/>
          <w:lang w:val="es-ES"/>
        </w:rPr>
        <w:t>)</w:t>
      </w:r>
      <w:r w:rsidR="008A006E" w:rsidRPr="00347816">
        <w:rPr>
          <w:bCs/>
          <w:lang w:val="es-ES"/>
        </w:rPr>
        <w:t xml:space="preserve">, </w:t>
      </w:r>
      <w:r w:rsidR="008A006E">
        <w:rPr>
          <w:bCs/>
          <w:lang w:val="es-ES"/>
        </w:rPr>
        <w:t>posteriormente se expuso la lámina correspondiente al segundo estímulo de c</w:t>
      </w:r>
      <w:r w:rsidR="008A006E" w:rsidRPr="009E0CFB">
        <w:rPr>
          <w:bCs/>
          <w:lang w:val="es-ES"/>
        </w:rPr>
        <w:t>omposición compleja</w:t>
      </w:r>
      <w:r w:rsidR="008A006E">
        <w:rPr>
          <w:bCs/>
          <w:lang w:val="es-ES"/>
        </w:rPr>
        <w:t xml:space="preserve"> (Cubo de </w:t>
      </w:r>
      <w:proofErr w:type="spellStart"/>
      <w:r w:rsidR="008A006E" w:rsidRPr="00D42788">
        <w:rPr>
          <w:bCs/>
          <w:lang w:val="es-ES"/>
        </w:rPr>
        <w:t>Necker</w:t>
      </w:r>
      <w:proofErr w:type="spellEnd"/>
      <w:r w:rsidR="008A006E">
        <w:rPr>
          <w:bCs/>
          <w:lang w:val="es-ES"/>
        </w:rPr>
        <w:t>)</w:t>
      </w:r>
      <w:r w:rsidR="00F301FE">
        <w:rPr>
          <w:bCs/>
          <w:lang w:val="es-ES"/>
        </w:rPr>
        <w:t>, l</w:t>
      </w:r>
      <w:r w:rsidR="009E0CFB">
        <w:rPr>
          <w:bCs/>
          <w:lang w:val="es-ES"/>
        </w:rPr>
        <w:t xml:space="preserve">as </w:t>
      </w:r>
      <w:r w:rsidR="00F301FE">
        <w:rPr>
          <w:bCs/>
          <w:lang w:val="es-ES"/>
        </w:rPr>
        <w:t>láminas</w:t>
      </w:r>
      <w:r w:rsidR="009E0CFB">
        <w:rPr>
          <w:bCs/>
          <w:lang w:val="es-ES"/>
        </w:rPr>
        <w:t xml:space="preserve"> eran expuestas a los sujetos en un tiempo de </w:t>
      </w:r>
      <w:r w:rsidR="009E0CFB" w:rsidRPr="009E0CFB">
        <w:rPr>
          <w:bCs/>
          <w:lang w:val="es-ES"/>
        </w:rPr>
        <w:t>5</w:t>
      </w:r>
      <w:r w:rsidR="009E0CFB">
        <w:rPr>
          <w:bCs/>
          <w:lang w:val="es-ES"/>
        </w:rPr>
        <w:t xml:space="preserve"> segundos</w:t>
      </w:r>
      <w:r w:rsidR="00F301FE">
        <w:rPr>
          <w:bCs/>
          <w:lang w:val="es-ES"/>
        </w:rPr>
        <w:t xml:space="preserve"> para hacer el registro visual con el </w:t>
      </w:r>
      <w:proofErr w:type="spellStart"/>
      <w:r w:rsidR="00F301FE">
        <w:rPr>
          <w:bCs/>
          <w:lang w:val="es-ES"/>
        </w:rPr>
        <w:t>Eye</w:t>
      </w:r>
      <w:proofErr w:type="spellEnd"/>
      <w:r w:rsidR="00F301FE">
        <w:rPr>
          <w:bCs/>
          <w:lang w:val="es-ES"/>
        </w:rPr>
        <w:t xml:space="preserve"> </w:t>
      </w:r>
      <w:proofErr w:type="spellStart"/>
      <w:r w:rsidR="00F301FE">
        <w:rPr>
          <w:bCs/>
          <w:lang w:val="es-ES"/>
        </w:rPr>
        <w:t>Traking</w:t>
      </w:r>
      <w:proofErr w:type="spellEnd"/>
      <w:r w:rsidR="009E0CFB" w:rsidRPr="009E0CFB">
        <w:rPr>
          <w:bCs/>
          <w:lang w:val="es-ES"/>
        </w:rPr>
        <w:t>.</w:t>
      </w:r>
      <w:r w:rsidR="00134C59">
        <w:rPr>
          <w:bCs/>
          <w:lang w:val="es-ES"/>
        </w:rPr>
        <w:t xml:space="preserve"> </w:t>
      </w:r>
    </w:p>
    <w:p w14:paraId="23E405D9" w14:textId="77777777" w:rsidR="00324118" w:rsidRDefault="00324118" w:rsidP="00700F93">
      <w:pPr>
        <w:spacing w:line="360" w:lineRule="auto"/>
        <w:ind w:left="567" w:right="543"/>
        <w:rPr>
          <w:bCs/>
          <w:lang w:val="es-ES"/>
        </w:rPr>
      </w:pPr>
    </w:p>
    <w:p w14:paraId="6499223D" w14:textId="4FD47046" w:rsidR="009E0CFB" w:rsidRDefault="009E0CFB" w:rsidP="00700F93">
      <w:pPr>
        <w:spacing w:line="360" w:lineRule="auto"/>
        <w:ind w:left="567" w:right="543"/>
        <w:rPr>
          <w:bCs/>
          <w:lang w:val="es-ES"/>
        </w:rPr>
      </w:pPr>
      <w:r w:rsidRPr="009E0CFB">
        <w:rPr>
          <w:bCs/>
          <w:lang w:val="es-ES"/>
        </w:rPr>
        <w:t>La segunda fase constó de una prueba escrita, con la finalidad de obtener respuestas por parte del sujeto</w:t>
      </w:r>
      <w:r w:rsidR="00F301FE">
        <w:rPr>
          <w:bCs/>
          <w:lang w:val="es-ES"/>
        </w:rPr>
        <w:t>, ya que</w:t>
      </w:r>
      <w:r w:rsidRPr="009E0CFB">
        <w:rPr>
          <w:bCs/>
          <w:lang w:val="es-ES"/>
        </w:rPr>
        <w:t xml:space="preserve"> la prueba con el aparato</w:t>
      </w:r>
      <w:r w:rsidR="00F301FE">
        <w:rPr>
          <w:bCs/>
          <w:lang w:val="es-ES"/>
        </w:rPr>
        <w:t xml:space="preserve"> de seguimiento ocular</w:t>
      </w:r>
      <w:r w:rsidRPr="009E0CFB">
        <w:rPr>
          <w:bCs/>
          <w:lang w:val="es-ES"/>
        </w:rPr>
        <w:t xml:space="preserve"> solo </w:t>
      </w:r>
      <w:r w:rsidR="00F301FE">
        <w:rPr>
          <w:bCs/>
          <w:lang w:val="es-ES"/>
        </w:rPr>
        <w:t>proveía de datos cuantitativos</w:t>
      </w:r>
      <w:r w:rsidRPr="009E0CFB">
        <w:rPr>
          <w:bCs/>
          <w:lang w:val="es-ES"/>
        </w:rPr>
        <w:t>, mientras que la prueba escrita permiti</w:t>
      </w:r>
      <w:r>
        <w:rPr>
          <w:bCs/>
          <w:lang w:val="es-ES"/>
        </w:rPr>
        <w:t>ó</w:t>
      </w:r>
      <w:r w:rsidR="00F301FE">
        <w:rPr>
          <w:bCs/>
          <w:lang w:val="es-ES"/>
        </w:rPr>
        <w:t xml:space="preserve"> obtener información cualitativa, para</w:t>
      </w:r>
      <w:r w:rsidRPr="009E0CFB">
        <w:rPr>
          <w:bCs/>
          <w:lang w:val="es-ES"/>
        </w:rPr>
        <w:t xml:space="preserve"> saber qué </w:t>
      </w:r>
      <w:r w:rsidR="00F301FE">
        <w:rPr>
          <w:bCs/>
          <w:lang w:val="es-ES"/>
        </w:rPr>
        <w:t>cree haber visto</w:t>
      </w:r>
      <w:r>
        <w:rPr>
          <w:bCs/>
          <w:lang w:val="es-ES"/>
        </w:rPr>
        <w:t xml:space="preserve"> el sujeto</w:t>
      </w:r>
      <w:r w:rsidRPr="009E0CFB">
        <w:rPr>
          <w:bCs/>
          <w:lang w:val="es-ES"/>
        </w:rPr>
        <w:t xml:space="preserve">, cómo lo observó o si realmente </w:t>
      </w:r>
      <w:r w:rsidR="00F301FE">
        <w:rPr>
          <w:bCs/>
          <w:lang w:val="es-ES"/>
        </w:rPr>
        <w:t>captó</w:t>
      </w:r>
      <w:r w:rsidRPr="009E0CFB">
        <w:rPr>
          <w:bCs/>
          <w:lang w:val="es-ES"/>
        </w:rPr>
        <w:t xml:space="preserve"> </w:t>
      </w:r>
      <w:r w:rsidR="00F301FE">
        <w:rPr>
          <w:bCs/>
          <w:lang w:val="es-ES"/>
        </w:rPr>
        <w:t>la</w:t>
      </w:r>
      <w:r w:rsidRPr="009E0CFB">
        <w:rPr>
          <w:bCs/>
          <w:lang w:val="es-ES"/>
        </w:rPr>
        <w:t xml:space="preserve"> figura </w:t>
      </w:r>
      <w:r w:rsidR="00F301FE">
        <w:rPr>
          <w:bCs/>
          <w:lang w:val="es-ES"/>
        </w:rPr>
        <w:t>como to</w:t>
      </w:r>
      <w:r w:rsidR="006A17CD">
        <w:rPr>
          <w:bCs/>
          <w:lang w:val="es-ES"/>
        </w:rPr>
        <w:t>t</w:t>
      </w:r>
      <w:r w:rsidR="00F301FE">
        <w:rPr>
          <w:bCs/>
          <w:lang w:val="es-ES"/>
        </w:rPr>
        <w:t>alidad o como elementos aislados e independientes</w:t>
      </w:r>
      <w:r w:rsidRPr="009E0CFB">
        <w:rPr>
          <w:bCs/>
          <w:lang w:val="es-ES"/>
        </w:rPr>
        <w:t xml:space="preserve">. La prueba escrita contenía </w:t>
      </w:r>
      <w:r w:rsidR="00F301FE">
        <w:rPr>
          <w:bCs/>
          <w:lang w:val="es-ES"/>
        </w:rPr>
        <w:t>tres</w:t>
      </w:r>
      <w:r w:rsidRPr="009E0CFB">
        <w:rPr>
          <w:bCs/>
          <w:lang w:val="es-ES"/>
        </w:rPr>
        <w:t xml:space="preserve"> preguntas por cada una de las composiciones</w:t>
      </w:r>
      <w:r>
        <w:rPr>
          <w:bCs/>
          <w:lang w:val="es-ES"/>
        </w:rPr>
        <w:t xml:space="preserve">. </w:t>
      </w:r>
      <w:r w:rsidRPr="009E0CFB">
        <w:rPr>
          <w:bCs/>
          <w:lang w:val="es-ES"/>
        </w:rPr>
        <w:t xml:space="preserve">Las preguntas planteadas para el sujeto </w:t>
      </w:r>
      <w:r w:rsidR="00C20447">
        <w:rPr>
          <w:bCs/>
          <w:lang w:val="es-ES"/>
        </w:rPr>
        <w:t>fueron:</w:t>
      </w:r>
      <w:r w:rsidRPr="009E0CFB">
        <w:rPr>
          <w:bCs/>
          <w:lang w:val="es-ES"/>
        </w:rPr>
        <w:t xml:space="preserve"> ¿Qué tan simple te resultó la composición de esta imagen?, ¿Dentro de la composición presentada qu</w:t>
      </w:r>
      <w:r>
        <w:rPr>
          <w:bCs/>
          <w:lang w:val="es-ES"/>
        </w:rPr>
        <w:t>é</w:t>
      </w:r>
      <w:r w:rsidRPr="009E0CFB">
        <w:rPr>
          <w:bCs/>
          <w:lang w:val="es-ES"/>
        </w:rPr>
        <w:t xml:space="preserve"> figuras observaste?, ¿Qué llamó más tu atención, la figura que se forma o los elementos que la conforman?</w:t>
      </w:r>
      <w:r w:rsidR="00D045E3">
        <w:rPr>
          <w:bCs/>
          <w:lang w:val="es-ES"/>
        </w:rPr>
        <w:t xml:space="preserve"> </w:t>
      </w:r>
    </w:p>
    <w:p w14:paraId="49626BD5" w14:textId="77777777" w:rsidR="008A006E" w:rsidRDefault="008A006E" w:rsidP="008A006E">
      <w:pPr>
        <w:spacing w:line="360" w:lineRule="auto"/>
        <w:ind w:left="567" w:right="543"/>
        <w:rPr>
          <w:bCs/>
          <w:lang w:val="es-ES"/>
        </w:rPr>
      </w:pPr>
    </w:p>
    <w:p w14:paraId="469D7181" w14:textId="7A3DB535" w:rsidR="00B265A2" w:rsidRDefault="009E0CFB" w:rsidP="00B265A2">
      <w:pPr>
        <w:spacing w:line="360" w:lineRule="auto"/>
        <w:ind w:left="567" w:right="543"/>
        <w:rPr>
          <w:bCs/>
          <w:lang w:val="es-ES"/>
        </w:rPr>
      </w:pPr>
      <w:r w:rsidRPr="009E0CFB">
        <w:rPr>
          <w:bCs/>
          <w:lang w:val="es-ES"/>
        </w:rPr>
        <w:t xml:space="preserve">Con respecto a los resultados </w:t>
      </w:r>
      <w:r w:rsidR="00276330">
        <w:rPr>
          <w:bCs/>
          <w:lang w:val="es-ES"/>
        </w:rPr>
        <w:t xml:space="preserve">que </w:t>
      </w:r>
      <w:r w:rsidR="00D12673">
        <w:rPr>
          <w:bCs/>
          <w:lang w:val="es-ES"/>
        </w:rPr>
        <w:t>s</w:t>
      </w:r>
      <w:r w:rsidR="00276330">
        <w:rPr>
          <w:bCs/>
          <w:lang w:val="es-ES"/>
        </w:rPr>
        <w:t xml:space="preserve">e obtuvieron con </w:t>
      </w:r>
      <w:proofErr w:type="gramStart"/>
      <w:r w:rsidRPr="009E0CFB">
        <w:rPr>
          <w:bCs/>
          <w:lang w:val="es-ES"/>
        </w:rPr>
        <w:t>el test</w:t>
      </w:r>
      <w:proofErr w:type="gramEnd"/>
      <w:r w:rsidRPr="009E0CFB">
        <w:rPr>
          <w:bCs/>
          <w:lang w:val="es-ES"/>
        </w:rPr>
        <w:t xml:space="preserve"> realizado a los diferentes usuarios</w:t>
      </w:r>
      <w:r w:rsidR="006A17CD">
        <w:rPr>
          <w:bCs/>
          <w:lang w:val="es-ES"/>
        </w:rPr>
        <w:t>,</w:t>
      </w:r>
      <w:r w:rsidRPr="009E0CFB">
        <w:rPr>
          <w:bCs/>
          <w:lang w:val="es-ES"/>
        </w:rPr>
        <w:t xml:space="preserve"> </w:t>
      </w:r>
      <w:r w:rsidR="00D12673">
        <w:rPr>
          <w:bCs/>
          <w:lang w:val="es-ES"/>
        </w:rPr>
        <w:t xml:space="preserve">resultó que el </w:t>
      </w:r>
      <w:r w:rsidRPr="009E0CFB">
        <w:rPr>
          <w:bCs/>
          <w:lang w:val="es-ES"/>
        </w:rPr>
        <w:t xml:space="preserve">60% observó que dentro de la composición había un triángulo, mientras que </w:t>
      </w:r>
      <w:r w:rsidR="00D12673">
        <w:rPr>
          <w:bCs/>
          <w:lang w:val="es-ES"/>
        </w:rPr>
        <w:t>el</w:t>
      </w:r>
      <w:r w:rsidRPr="009E0CFB">
        <w:rPr>
          <w:bCs/>
          <w:lang w:val="es-ES"/>
        </w:rPr>
        <w:t xml:space="preserve"> 40% </w:t>
      </w:r>
      <w:r w:rsidR="00D12673">
        <w:rPr>
          <w:bCs/>
          <w:lang w:val="es-ES"/>
        </w:rPr>
        <w:t>señaló</w:t>
      </w:r>
      <w:r w:rsidRPr="009E0CFB">
        <w:rPr>
          <w:bCs/>
          <w:lang w:val="es-ES"/>
        </w:rPr>
        <w:t xml:space="preserve"> </w:t>
      </w:r>
      <w:r w:rsidR="006A17CD">
        <w:rPr>
          <w:bCs/>
          <w:lang w:val="es-ES"/>
        </w:rPr>
        <w:t>a</w:t>
      </w:r>
      <w:r w:rsidRPr="009E0CFB">
        <w:rPr>
          <w:bCs/>
          <w:lang w:val="es-ES"/>
        </w:rPr>
        <w:t xml:space="preserve"> los elementos que </w:t>
      </w:r>
      <w:r w:rsidR="006A17CD">
        <w:rPr>
          <w:bCs/>
          <w:lang w:val="es-ES"/>
        </w:rPr>
        <w:t>conforman</w:t>
      </w:r>
      <w:r w:rsidRPr="009E0CFB">
        <w:rPr>
          <w:bCs/>
          <w:lang w:val="es-ES"/>
        </w:rPr>
        <w:t xml:space="preserve"> </w:t>
      </w:r>
      <w:r w:rsidR="006A17CD">
        <w:rPr>
          <w:bCs/>
          <w:lang w:val="es-ES"/>
        </w:rPr>
        <w:t>la</w:t>
      </w:r>
      <w:r w:rsidRPr="009E0CFB">
        <w:rPr>
          <w:bCs/>
          <w:lang w:val="es-ES"/>
        </w:rPr>
        <w:t xml:space="preserve"> composición </w:t>
      </w:r>
      <w:r w:rsidR="006A17CD">
        <w:rPr>
          <w:bCs/>
          <w:lang w:val="es-ES"/>
        </w:rPr>
        <w:t>(</w:t>
      </w:r>
      <w:r w:rsidRPr="009E0CFB">
        <w:rPr>
          <w:bCs/>
          <w:lang w:val="es-ES"/>
        </w:rPr>
        <w:t>círculos y triángulos</w:t>
      </w:r>
      <w:r w:rsidR="006A17CD">
        <w:rPr>
          <w:bCs/>
          <w:lang w:val="es-ES"/>
        </w:rPr>
        <w:t>)</w:t>
      </w:r>
      <w:r w:rsidR="00E65F49">
        <w:rPr>
          <w:bCs/>
          <w:lang w:val="es-ES"/>
        </w:rPr>
        <w:t>; l</w:t>
      </w:r>
      <w:r w:rsidR="001E3D04">
        <w:rPr>
          <w:bCs/>
          <w:lang w:val="es-ES"/>
        </w:rPr>
        <w:t>o que da cuenta de la percepción de la totalidad antes que de los elementos</w:t>
      </w:r>
      <w:r w:rsidR="00E43FBF">
        <w:rPr>
          <w:bCs/>
          <w:lang w:val="es-ES"/>
        </w:rPr>
        <w:t xml:space="preserve"> que la configuran</w:t>
      </w:r>
      <w:r w:rsidR="001E3D04">
        <w:rPr>
          <w:bCs/>
          <w:lang w:val="es-ES"/>
        </w:rPr>
        <w:t>.</w:t>
      </w:r>
      <w:r w:rsidR="000650CA">
        <w:rPr>
          <w:bCs/>
          <w:lang w:val="es-ES"/>
        </w:rPr>
        <w:t xml:space="preserve"> </w:t>
      </w:r>
      <w:r w:rsidR="00B265A2" w:rsidRPr="000650CA">
        <w:rPr>
          <w:bCs/>
          <w:lang w:val="es-ES"/>
        </w:rPr>
        <w:t xml:space="preserve">En </w:t>
      </w:r>
      <w:r w:rsidR="00B265A2">
        <w:rPr>
          <w:bCs/>
          <w:lang w:val="es-ES"/>
        </w:rPr>
        <w:t>la imagen</w:t>
      </w:r>
      <w:r w:rsidR="00B265A2" w:rsidRPr="000650CA">
        <w:rPr>
          <w:bCs/>
          <w:lang w:val="es-ES"/>
        </w:rPr>
        <w:t>, se perciben tres círculos detrás de los vértices del triángulo blanco, y, además, el triángulo blanco parece más luminoso que el fondo, aunque ambos tienen igual luminosidad</w:t>
      </w:r>
      <w:r w:rsidR="00B265A2">
        <w:rPr>
          <w:bCs/>
          <w:lang w:val="es-ES"/>
        </w:rPr>
        <w:t xml:space="preserve"> </w:t>
      </w:r>
      <w:r w:rsidR="00B265A2" w:rsidRPr="000650CA">
        <w:rPr>
          <w:bCs/>
          <w:lang w:val="es-ES"/>
        </w:rPr>
        <w:t>(Padilla</w:t>
      </w:r>
      <w:r w:rsidR="00B265A2">
        <w:rPr>
          <w:bCs/>
          <w:lang w:val="es-ES"/>
        </w:rPr>
        <w:t>, 2010, p.63)</w:t>
      </w:r>
    </w:p>
    <w:p w14:paraId="20CA564A" w14:textId="3BE4E0F9" w:rsidR="00B265A2" w:rsidRDefault="00B265A2" w:rsidP="009E0CFB">
      <w:pPr>
        <w:spacing w:line="360" w:lineRule="auto"/>
        <w:ind w:left="567" w:right="543"/>
        <w:rPr>
          <w:bCs/>
          <w:lang w:val="es-ES"/>
        </w:rPr>
      </w:pPr>
    </w:p>
    <w:p w14:paraId="5081299A" w14:textId="77777777" w:rsidR="004F1CDA" w:rsidRDefault="004F1CDA" w:rsidP="009B3990">
      <w:pPr>
        <w:autoSpaceDE w:val="0"/>
        <w:autoSpaceDN w:val="0"/>
        <w:adjustRightInd w:val="0"/>
        <w:jc w:val="center"/>
        <w:rPr>
          <w:lang w:val="es-ES_tradnl"/>
        </w:rPr>
      </w:pPr>
      <w:r>
        <w:rPr>
          <w:noProof/>
          <w:lang w:val="es-ES" w:eastAsia="es-ES"/>
        </w:rPr>
        <w:lastRenderedPageBreak/>
        <w:drawing>
          <wp:inline distT="0" distB="0" distL="0" distR="0" wp14:anchorId="0A15E4E6" wp14:editId="1E0A8009">
            <wp:extent cx="3341839" cy="244257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stor.jpg"/>
                    <pic:cNvPicPr/>
                  </pic:nvPicPr>
                  <pic:blipFill rotWithShape="1">
                    <a:blip r:embed="rId14" cstate="print">
                      <a:extLst>
                        <a:ext uri="{28A0092B-C50C-407E-A947-70E740481C1C}">
                          <a14:useLocalDpi xmlns:a14="http://schemas.microsoft.com/office/drawing/2010/main" val="0"/>
                        </a:ext>
                      </a:extLst>
                    </a:blip>
                    <a:srcRect l="13847" t="3110" r="15158" b="5001"/>
                    <a:stretch/>
                  </pic:blipFill>
                  <pic:spPr bwMode="auto">
                    <a:xfrm>
                      <a:off x="0" y="0"/>
                      <a:ext cx="3400754" cy="2485637"/>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625D1F7" w14:textId="77777777" w:rsidR="004F1CDA" w:rsidRPr="00F10CB9" w:rsidRDefault="004F1CDA" w:rsidP="009B3990">
      <w:pPr>
        <w:autoSpaceDE w:val="0"/>
        <w:autoSpaceDN w:val="0"/>
        <w:adjustRightInd w:val="0"/>
        <w:jc w:val="center"/>
        <w:rPr>
          <w:sz w:val="18"/>
          <w:szCs w:val="18"/>
          <w:lang w:val="es-ES_tradnl"/>
        </w:rPr>
      </w:pPr>
    </w:p>
    <w:p w14:paraId="2D61EC8E" w14:textId="57FAC4F1" w:rsidR="00050A5D" w:rsidRPr="00334A29" w:rsidRDefault="00050A5D" w:rsidP="00050A5D">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t xml:space="preserve">Imagen </w:t>
      </w:r>
      <w:r>
        <w:rPr>
          <w:i/>
          <w:iCs/>
          <w:color w:val="000000"/>
          <w:sz w:val="18"/>
          <w:szCs w:val="18"/>
          <w:lang w:val="es-ES"/>
        </w:rPr>
        <w:t>5</w:t>
      </w:r>
      <w:r w:rsidRPr="00334A29">
        <w:rPr>
          <w:i/>
          <w:iCs/>
          <w:color w:val="000000"/>
          <w:sz w:val="18"/>
          <w:szCs w:val="18"/>
          <w:lang w:val="es-ES"/>
        </w:rPr>
        <w:t xml:space="preserve">.  Mapa de Calor </w:t>
      </w:r>
      <w:r>
        <w:rPr>
          <w:i/>
          <w:iCs/>
          <w:color w:val="000000"/>
          <w:sz w:val="18"/>
          <w:szCs w:val="18"/>
          <w:lang w:val="es-ES"/>
        </w:rPr>
        <w:t xml:space="preserve">del </w:t>
      </w:r>
      <w:r w:rsidRPr="00050A5D">
        <w:rPr>
          <w:i/>
          <w:iCs/>
          <w:color w:val="000000"/>
          <w:sz w:val="18"/>
          <w:szCs w:val="18"/>
          <w:lang w:val="es-ES"/>
        </w:rPr>
        <w:t xml:space="preserve">Triángulo de </w:t>
      </w:r>
      <w:proofErr w:type="spellStart"/>
      <w:r w:rsidRPr="00050A5D">
        <w:rPr>
          <w:i/>
          <w:iCs/>
          <w:color w:val="000000"/>
          <w:sz w:val="18"/>
          <w:szCs w:val="18"/>
          <w:lang w:val="es-ES"/>
        </w:rPr>
        <w:t>Kanizsa</w:t>
      </w:r>
      <w:proofErr w:type="spellEnd"/>
      <w:r w:rsidR="001A1766">
        <w:rPr>
          <w:i/>
          <w:iCs/>
          <w:color w:val="000000"/>
          <w:sz w:val="18"/>
          <w:szCs w:val="18"/>
          <w:lang w:val="es-ES"/>
        </w:rPr>
        <w:t xml:space="preserve"> (1955)</w:t>
      </w:r>
      <w:r>
        <w:rPr>
          <w:i/>
          <w:iCs/>
          <w:color w:val="000000"/>
          <w:sz w:val="18"/>
          <w:szCs w:val="18"/>
          <w:lang w:val="es-ES"/>
        </w:rPr>
        <w:t xml:space="preserve">. </w:t>
      </w:r>
      <w:r w:rsidRPr="00334A29">
        <w:rPr>
          <w:i/>
          <w:iCs/>
          <w:color w:val="000000"/>
          <w:sz w:val="18"/>
          <w:szCs w:val="18"/>
          <w:lang w:val="es-ES"/>
        </w:rPr>
        <w:t>Laboratorio de Experimentación Multimedia (LEM), Facultad del Hábitat, UASLP, 201</w:t>
      </w:r>
      <w:r>
        <w:rPr>
          <w:i/>
          <w:iCs/>
          <w:color w:val="000000"/>
          <w:sz w:val="18"/>
          <w:szCs w:val="18"/>
          <w:lang w:val="es-ES"/>
        </w:rPr>
        <w:t>9.</w:t>
      </w:r>
    </w:p>
    <w:p w14:paraId="248211EB" w14:textId="77777777" w:rsidR="00A71AD3" w:rsidRDefault="00A71AD3" w:rsidP="003650BB">
      <w:pPr>
        <w:spacing w:line="360" w:lineRule="auto"/>
        <w:ind w:right="543"/>
        <w:rPr>
          <w:bCs/>
          <w:lang w:val="es-ES"/>
        </w:rPr>
      </w:pPr>
    </w:p>
    <w:p w14:paraId="6B61ED28" w14:textId="22628A3F" w:rsidR="009E0CFB" w:rsidRPr="009E0CFB" w:rsidRDefault="00253C0F" w:rsidP="00A71AD3">
      <w:pPr>
        <w:spacing w:line="360" w:lineRule="auto"/>
        <w:ind w:left="567" w:right="543"/>
        <w:rPr>
          <w:bCs/>
          <w:lang w:val="es-ES"/>
        </w:rPr>
      </w:pPr>
      <w:r>
        <w:rPr>
          <w:bCs/>
          <w:lang w:val="es-ES"/>
        </w:rPr>
        <w:t xml:space="preserve">En la figura del cubo, </w:t>
      </w:r>
      <w:r w:rsidR="009E0CFB" w:rsidRPr="009E0CFB">
        <w:rPr>
          <w:bCs/>
          <w:lang w:val="es-ES"/>
        </w:rPr>
        <w:t>se determinó que lo que más llamó la atención del ojo fueron los elementos que conforman la figura</w:t>
      </w:r>
      <w:r>
        <w:rPr>
          <w:bCs/>
          <w:lang w:val="es-ES"/>
        </w:rPr>
        <w:t xml:space="preserve"> (círculos)</w:t>
      </w:r>
      <w:r w:rsidR="00BB65CD">
        <w:rPr>
          <w:bCs/>
          <w:lang w:val="es-ES"/>
        </w:rPr>
        <w:t>; y</w:t>
      </w:r>
      <w:r w:rsidR="009E0CFB" w:rsidRPr="009E0CFB">
        <w:rPr>
          <w:bCs/>
          <w:lang w:val="es-ES"/>
        </w:rPr>
        <w:t xml:space="preserve"> con respecto al test</w:t>
      </w:r>
      <w:r w:rsidR="004F29A3">
        <w:rPr>
          <w:bCs/>
          <w:lang w:val="es-ES"/>
        </w:rPr>
        <w:t>,</w:t>
      </w:r>
      <w:r w:rsidR="009E0CFB" w:rsidRPr="009E0CFB">
        <w:rPr>
          <w:bCs/>
          <w:lang w:val="es-ES"/>
        </w:rPr>
        <w:t xml:space="preserve"> </w:t>
      </w:r>
      <w:r>
        <w:rPr>
          <w:bCs/>
          <w:lang w:val="es-ES"/>
        </w:rPr>
        <w:t xml:space="preserve">aplicado a </w:t>
      </w:r>
      <w:r w:rsidR="00AB7DDD">
        <w:rPr>
          <w:bCs/>
          <w:lang w:val="es-ES"/>
        </w:rPr>
        <w:t>esta</w:t>
      </w:r>
      <w:r w:rsidR="009E0CFB" w:rsidRPr="009E0CFB">
        <w:rPr>
          <w:bCs/>
          <w:lang w:val="es-ES"/>
        </w:rPr>
        <w:t xml:space="preserve"> composición complej</w:t>
      </w:r>
      <w:r>
        <w:rPr>
          <w:bCs/>
          <w:lang w:val="es-ES"/>
        </w:rPr>
        <w:t xml:space="preserve">a, </w:t>
      </w:r>
      <w:r w:rsidR="009E0CFB" w:rsidRPr="009E0CFB">
        <w:rPr>
          <w:bCs/>
          <w:lang w:val="es-ES"/>
        </w:rPr>
        <w:t xml:space="preserve">se </w:t>
      </w:r>
      <w:r w:rsidR="00BB65CD" w:rsidRPr="009E0CFB">
        <w:rPr>
          <w:bCs/>
          <w:lang w:val="es-ES"/>
        </w:rPr>
        <w:t>estableció</w:t>
      </w:r>
      <w:r w:rsidR="009E0CFB" w:rsidRPr="009E0CFB">
        <w:rPr>
          <w:bCs/>
          <w:lang w:val="es-ES"/>
        </w:rPr>
        <w:t xml:space="preserve"> que </w:t>
      </w:r>
      <w:r w:rsidR="00BB65CD">
        <w:rPr>
          <w:bCs/>
          <w:lang w:val="es-ES"/>
        </w:rPr>
        <w:t>el punto de</w:t>
      </w:r>
      <w:r w:rsidR="009E0CFB" w:rsidRPr="009E0CFB">
        <w:rPr>
          <w:bCs/>
          <w:lang w:val="es-ES"/>
        </w:rPr>
        <w:t xml:space="preserve"> atención</w:t>
      </w:r>
      <w:r w:rsidR="00AB7DDD">
        <w:rPr>
          <w:bCs/>
          <w:lang w:val="es-ES"/>
        </w:rPr>
        <w:t>,</w:t>
      </w:r>
      <w:r w:rsidR="009E0CFB" w:rsidRPr="009E0CFB">
        <w:rPr>
          <w:bCs/>
          <w:lang w:val="es-ES"/>
        </w:rPr>
        <w:t xml:space="preserve"> </w:t>
      </w:r>
      <w:r w:rsidR="00E65F49">
        <w:rPr>
          <w:bCs/>
          <w:lang w:val="es-ES"/>
        </w:rPr>
        <w:t>por encima del cubo</w:t>
      </w:r>
      <w:r w:rsidR="00AB7DDD">
        <w:rPr>
          <w:bCs/>
          <w:lang w:val="es-ES"/>
        </w:rPr>
        <w:t>,</w:t>
      </w:r>
      <w:r w:rsidR="00E65F49">
        <w:rPr>
          <w:bCs/>
          <w:lang w:val="es-ES"/>
        </w:rPr>
        <w:t xml:space="preserve"> son</w:t>
      </w:r>
      <w:r w:rsidR="009E0CFB" w:rsidRPr="009E0CFB">
        <w:rPr>
          <w:bCs/>
          <w:lang w:val="es-ES"/>
        </w:rPr>
        <w:t xml:space="preserve"> los elementos </w:t>
      </w:r>
      <w:r w:rsidR="00E65F49">
        <w:rPr>
          <w:bCs/>
          <w:lang w:val="es-ES"/>
        </w:rPr>
        <w:t xml:space="preserve">circulares </w:t>
      </w:r>
      <w:r w:rsidR="009E0CFB" w:rsidRPr="009E0CFB">
        <w:rPr>
          <w:bCs/>
          <w:lang w:val="es-ES"/>
        </w:rPr>
        <w:t>que conforman la figura.</w:t>
      </w:r>
      <w:r w:rsidR="00B265A2">
        <w:rPr>
          <w:bCs/>
          <w:lang w:val="es-ES"/>
        </w:rPr>
        <w:t xml:space="preserve"> </w:t>
      </w:r>
      <w:r w:rsidR="00AB7DDD">
        <w:rPr>
          <w:bCs/>
          <w:lang w:val="es-ES"/>
        </w:rPr>
        <w:t>De</w:t>
      </w:r>
      <w:r w:rsidR="00B265A2" w:rsidRPr="000650CA">
        <w:rPr>
          <w:bCs/>
          <w:lang w:val="es-ES"/>
        </w:rPr>
        <w:t xml:space="preserve"> igual manera, el cubo que percibimos no existe en realidad, sino que los estímulos de los </w:t>
      </w:r>
      <w:r w:rsidR="003F4283" w:rsidRPr="000650CA">
        <w:rPr>
          <w:bCs/>
          <w:lang w:val="es-ES"/>
        </w:rPr>
        <w:t>círculos</w:t>
      </w:r>
      <w:r w:rsidR="00B265A2" w:rsidRPr="000650CA">
        <w:rPr>
          <w:bCs/>
          <w:lang w:val="es-ES"/>
        </w:rPr>
        <w:t xml:space="preserve"> negros de los </w:t>
      </w:r>
      <w:r w:rsidR="003F4283" w:rsidRPr="000650CA">
        <w:rPr>
          <w:bCs/>
          <w:lang w:val="es-ES"/>
        </w:rPr>
        <w:t>vértices</w:t>
      </w:r>
      <w:r w:rsidR="00B265A2" w:rsidRPr="000650CA">
        <w:rPr>
          <w:bCs/>
          <w:lang w:val="es-ES"/>
        </w:rPr>
        <w:t xml:space="preserve"> inducen a su </w:t>
      </w:r>
      <w:r w:rsidR="003F4283" w:rsidRPr="000650CA">
        <w:rPr>
          <w:bCs/>
          <w:lang w:val="es-ES"/>
        </w:rPr>
        <w:t>percepción</w:t>
      </w:r>
      <w:r w:rsidR="00B265A2" w:rsidRPr="000650CA">
        <w:rPr>
          <w:bCs/>
          <w:lang w:val="es-ES"/>
        </w:rPr>
        <w:t xml:space="preserve"> (Padilla</w:t>
      </w:r>
      <w:r w:rsidR="00B265A2">
        <w:rPr>
          <w:bCs/>
          <w:lang w:val="es-ES"/>
        </w:rPr>
        <w:t>, 2010, p</w:t>
      </w:r>
      <w:r w:rsidR="006E3FE7">
        <w:rPr>
          <w:bCs/>
          <w:lang w:val="es-ES"/>
        </w:rPr>
        <w:t>.</w:t>
      </w:r>
      <w:r w:rsidR="00B265A2">
        <w:rPr>
          <w:bCs/>
          <w:lang w:val="es-ES"/>
        </w:rPr>
        <w:t>63</w:t>
      </w:r>
      <w:r w:rsidR="00B265A2" w:rsidRPr="000650CA">
        <w:rPr>
          <w:bCs/>
          <w:lang w:val="es-ES"/>
        </w:rPr>
        <w:t>).</w:t>
      </w:r>
    </w:p>
    <w:p w14:paraId="4265FE89" w14:textId="77777777" w:rsidR="00E65F49" w:rsidRDefault="00E65F49" w:rsidP="00E65F49">
      <w:pPr>
        <w:autoSpaceDE w:val="0"/>
        <w:autoSpaceDN w:val="0"/>
        <w:adjustRightInd w:val="0"/>
        <w:jc w:val="center"/>
        <w:rPr>
          <w:sz w:val="18"/>
          <w:szCs w:val="18"/>
          <w:lang w:val="es-ES_tradnl"/>
        </w:rPr>
      </w:pPr>
      <w:r>
        <w:rPr>
          <w:noProof/>
          <w:sz w:val="18"/>
          <w:szCs w:val="18"/>
          <w:lang w:val="es-ES" w:eastAsia="es-ES"/>
        </w:rPr>
        <w:drawing>
          <wp:inline distT="0" distB="0" distL="0" distR="0" wp14:anchorId="54E9983A" wp14:editId="21A14803">
            <wp:extent cx="3089083" cy="272441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osafat.jpg"/>
                    <pic:cNvPicPr/>
                  </pic:nvPicPr>
                  <pic:blipFill rotWithShape="1">
                    <a:blip r:embed="rId15" cstate="print">
                      <a:extLst>
                        <a:ext uri="{28A0092B-C50C-407E-A947-70E740481C1C}">
                          <a14:useLocalDpi xmlns:a14="http://schemas.microsoft.com/office/drawing/2010/main" val="0"/>
                        </a:ext>
                      </a:extLst>
                    </a:blip>
                    <a:srcRect l="20196" r="15774"/>
                    <a:stretch/>
                  </pic:blipFill>
                  <pic:spPr bwMode="auto">
                    <a:xfrm>
                      <a:off x="0" y="0"/>
                      <a:ext cx="3138398" cy="2767904"/>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DE2989F" w14:textId="43263F94" w:rsidR="00E65F49" w:rsidRPr="00C431CA" w:rsidRDefault="00E65F49" w:rsidP="00E65F49">
      <w:pPr>
        <w:autoSpaceDE w:val="0"/>
        <w:autoSpaceDN w:val="0"/>
        <w:adjustRightInd w:val="0"/>
        <w:jc w:val="center"/>
        <w:rPr>
          <w:rFonts w:ascii="Arial" w:hAnsi="Arial" w:cs="Arial"/>
          <w:b/>
          <w:bCs/>
          <w:i/>
          <w:iCs/>
          <w:sz w:val="18"/>
          <w:szCs w:val="18"/>
          <w:lang w:val="es-ES_tradnl"/>
        </w:rPr>
      </w:pPr>
    </w:p>
    <w:p w14:paraId="50510418" w14:textId="0FA7D809" w:rsidR="004E5991" w:rsidRPr="00334A29" w:rsidRDefault="004E5991" w:rsidP="004E5991">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t xml:space="preserve">Imagen </w:t>
      </w:r>
      <w:r>
        <w:rPr>
          <w:i/>
          <w:iCs/>
          <w:color w:val="000000"/>
          <w:sz w:val="18"/>
          <w:szCs w:val="18"/>
          <w:lang w:val="es-ES"/>
        </w:rPr>
        <w:t>6</w:t>
      </w:r>
      <w:r w:rsidRPr="00334A29">
        <w:rPr>
          <w:i/>
          <w:iCs/>
          <w:color w:val="000000"/>
          <w:sz w:val="18"/>
          <w:szCs w:val="18"/>
          <w:lang w:val="es-ES"/>
        </w:rPr>
        <w:t xml:space="preserve">.  Mapa de Calor </w:t>
      </w:r>
      <w:r>
        <w:rPr>
          <w:i/>
          <w:iCs/>
          <w:color w:val="000000"/>
          <w:sz w:val="18"/>
          <w:szCs w:val="18"/>
          <w:lang w:val="es-ES"/>
        </w:rPr>
        <w:t xml:space="preserve">del </w:t>
      </w:r>
      <w:r w:rsidRPr="004E5991">
        <w:rPr>
          <w:i/>
          <w:iCs/>
          <w:color w:val="000000"/>
          <w:sz w:val="18"/>
          <w:szCs w:val="18"/>
          <w:lang w:val="es-ES"/>
        </w:rPr>
        <w:t xml:space="preserve">Cubo de </w:t>
      </w:r>
      <w:proofErr w:type="spellStart"/>
      <w:r w:rsidRPr="004E5991">
        <w:rPr>
          <w:i/>
          <w:iCs/>
          <w:color w:val="000000"/>
          <w:sz w:val="18"/>
          <w:szCs w:val="18"/>
          <w:lang w:val="es-ES"/>
        </w:rPr>
        <w:t>Necker</w:t>
      </w:r>
      <w:proofErr w:type="spellEnd"/>
      <w:r>
        <w:rPr>
          <w:i/>
          <w:iCs/>
          <w:color w:val="000000"/>
          <w:sz w:val="18"/>
          <w:szCs w:val="18"/>
          <w:lang w:val="es-ES"/>
        </w:rPr>
        <w:t xml:space="preserve"> (1977). </w:t>
      </w:r>
      <w:r w:rsidRPr="00334A29">
        <w:rPr>
          <w:i/>
          <w:iCs/>
          <w:color w:val="000000"/>
          <w:sz w:val="18"/>
          <w:szCs w:val="18"/>
          <w:lang w:val="es-ES"/>
        </w:rPr>
        <w:t>Laboratorio de Experimentación Multimedia (LEM), Facultad del Hábitat, UASLP, 201</w:t>
      </w:r>
      <w:r>
        <w:rPr>
          <w:i/>
          <w:iCs/>
          <w:color w:val="000000"/>
          <w:sz w:val="18"/>
          <w:szCs w:val="18"/>
          <w:lang w:val="es-ES"/>
        </w:rPr>
        <w:t>9.</w:t>
      </w:r>
    </w:p>
    <w:p w14:paraId="5905F735" w14:textId="77777777" w:rsidR="00E65F49" w:rsidRPr="009B3990" w:rsidRDefault="00E65F49" w:rsidP="00E65F49">
      <w:pPr>
        <w:spacing w:line="360" w:lineRule="auto"/>
        <w:ind w:left="567" w:right="543"/>
        <w:rPr>
          <w:bCs/>
          <w:lang w:val="es-ES_tradnl"/>
        </w:rPr>
      </w:pPr>
    </w:p>
    <w:p w14:paraId="74B58C04" w14:textId="4E1A7525" w:rsidR="00A71AD3" w:rsidRPr="00603C9F" w:rsidRDefault="00EF794E" w:rsidP="00603C9F">
      <w:pPr>
        <w:spacing w:line="360" w:lineRule="auto"/>
        <w:ind w:left="567" w:right="543"/>
        <w:rPr>
          <w:bCs/>
          <w:lang w:val="es-ES"/>
        </w:rPr>
      </w:pPr>
      <w:r w:rsidRPr="00D31CDB">
        <w:rPr>
          <w:bCs/>
          <w:lang w:val="es-ES"/>
        </w:rPr>
        <w:t xml:space="preserve">La esencia de la ilusión del Cubo de </w:t>
      </w:r>
      <w:proofErr w:type="spellStart"/>
      <w:r w:rsidRPr="00D31CDB">
        <w:rPr>
          <w:bCs/>
          <w:lang w:val="es-ES"/>
        </w:rPr>
        <w:t>Necker</w:t>
      </w:r>
      <w:proofErr w:type="spellEnd"/>
      <w:r w:rsidRPr="00D31CDB">
        <w:rPr>
          <w:bCs/>
          <w:lang w:val="es-ES"/>
        </w:rPr>
        <w:t xml:space="preserve"> es que se puede percibir de dos maneras diferentes</w:t>
      </w:r>
      <w:r>
        <w:rPr>
          <w:bCs/>
          <w:lang w:val="es-ES"/>
        </w:rPr>
        <w:t>, d</w:t>
      </w:r>
      <w:r w:rsidRPr="00D31CDB">
        <w:rPr>
          <w:bCs/>
          <w:lang w:val="es-ES"/>
        </w:rPr>
        <w:t>ependiendo de la percepción que se observe, existen o no existen diferentes contornos subjetivos. La más obvia es la percepción de</w:t>
      </w:r>
      <w:r w:rsidR="00120BBE">
        <w:rPr>
          <w:bCs/>
          <w:lang w:val="es-ES"/>
        </w:rPr>
        <w:t>l</w:t>
      </w:r>
      <w:r w:rsidRPr="00D31CDB">
        <w:rPr>
          <w:bCs/>
          <w:lang w:val="es-ES"/>
        </w:rPr>
        <w:t xml:space="preserve"> cubo al frent</w:t>
      </w:r>
      <w:r w:rsidR="00120BBE">
        <w:rPr>
          <w:bCs/>
          <w:lang w:val="es-ES"/>
        </w:rPr>
        <w:t>e</w:t>
      </w:r>
      <w:r w:rsidRPr="00D31CDB">
        <w:rPr>
          <w:bCs/>
          <w:lang w:val="es-ES"/>
        </w:rPr>
        <w:t xml:space="preserve">, </w:t>
      </w:r>
      <w:r w:rsidR="00120BBE">
        <w:rPr>
          <w:bCs/>
          <w:lang w:val="es-ES"/>
        </w:rPr>
        <w:t>lo cual se genera mediante</w:t>
      </w:r>
      <w:r w:rsidRPr="00D31CDB">
        <w:rPr>
          <w:bCs/>
          <w:lang w:val="es-ES"/>
        </w:rPr>
        <w:t xml:space="preserve"> las áreas negras </w:t>
      </w:r>
      <w:r w:rsidR="00CB2253">
        <w:rPr>
          <w:bCs/>
          <w:lang w:val="es-ES"/>
        </w:rPr>
        <w:t>ya que</w:t>
      </w:r>
      <w:r w:rsidRPr="00D31CDB">
        <w:rPr>
          <w:bCs/>
          <w:lang w:val="es-ES"/>
        </w:rPr>
        <w:t xml:space="preserve"> el </w:t>
      </w:r>
      <w:r w:rsidRPr="00CB2253">
        <w:rPr>
          <w:bCs/>
          <w:lang w:val="es-ES"/>
        </w:rPr>
        <w:t>cerebro genera barras ilusorias para conectar las esquinas del cubo ilusorio</w:t>
      </w:r>
      <w:r w:rsidR="00CB2253">
        <w:rPr>
          <w:bCs/>
          <w:lang w:val="es-ES"/>
        </w:rPr>
        <w:t xml:space="preserve"> </w:t>
      </w:r>
      <w:r w:rsidRPr="00CB2253">
        <w:rPr>
          <w:bCs/>
        </w:rPr>
        <w:t>(Bradley &amp; Petry, 1977, p.254)</w:t>
      </w:r>
      <w:r w:rsidR="00CB2253">
        <w:rPr>
          <w:bCs/>
        </w:rPr>
        <w:t>.</w:t>
      </w:r>
      <w:r w:rsidR="00EC291E">
        <w:rPr>
          <w:bCs/>
          <w:lang w:val="es-ES"/>
        </w:rPr>
        <w:t xml:space="preserve"> Desde la Teoría Gestalt, l</w:t>
      </w:r>
      <w:r w:rsidR="00EC291E" w:rsidRPr="00061CE7">
        <w:rPr>
          <w:bCs/>
          <w:lang w:val="es-ES"/>
        </w:rPr>
        <w:t xml:space="preserve">a ley del cierre </w:t>
      </w:r>
      <w:r w:rsidR="00EC291E">
        <w:rPr>
          <w:bCs/>
          <w:lang w:val="es-ES"/>
        </w:rPr>
        <w:t>plantea</w:t>
      </w:r>
      <w:r w:rsidR="00EC291E" w:rsidRPr="00061CE7">
        <w:rPr>
          <w:bCs/>
          <w:lang w:val="es-ES"/>
        </w:rPr>
        <w:t xml:space="preserve"> la organización </w:t>
      </w:r>
      <w:r w:rsidR="00EC291E" w:rsidRPr="00061CE7">
        <w:rPr>
          <w:bCs/>
          <w:lang w:val="es-ES"/>
        </w:rPr>
        <w:lastRenderedPageBreak/>
        <w:t>perceptiva en función de una figura incompleta</w:t>
      </w:r>
      <w:r w:rsidR="00EC291E">
        <w:rPr>
          <w:bCs/>
          <w:lang w:val="es-ES"/>
        </w:rPr>
        <w:t xml:space="preserve">, sea </w:t>
      </w:r>
      <w:r w:rsidR="00EC291E" w:rsidRPr="00061CE7">
        <w:rPr>
          <w:bCs/>
          <w:lang w:val="es-ES"/>
        </w:rPr>
        <w:t>real o virtual</w:t>
      </w:r>
      <w:r w:rsidR="00EC291E">
        <w:rPr>
          <w:bCs/>
          <w:lang w:val="es-ES"/>
        </w:rPr>
        <w:t xml:space="preserve">, que </w:t>
      </w:r>
      <w:r w:rsidR="00EC291E" w:rsidRPr="00061CE7">
        <w:rPr>
          <w:bCs/>
          <w:lang w:val="es-ES"/>
        </w:rPr>
        <w:t xml:space="preserve">es completada por </w:t>
      </w:r>
      <w:r w:rsidR="00EC291E">
        <w:rPr>
          <w:bCs/>
          <w:lang w:val="es-ES"/>
        </w:rPr>
        <w:t>el observador</w:t>
      </w:r>
      <w:r w:rsidR="00EC291E" w:rsidRPr="00061CE7">
        <w:rPr>
          <w:bCs/>
          <w:lang w:val="es-ES"/>
        </w:rPr>
        <w:t xml:space="preserve"> </w:t>
      </w:r>
      <w:r w:rsidR="00EC291E">
        <w:rPr>
          <w:bCs/>
          <w:lang w:val="es-ES"/>
        </w:rPr>
        <w:t>mediante un</w:t>
      </w:r>
      <w:r w:rsidR="00EC291E" w:rsidRPr="00061CE7">
        <w:rPr>
          <w:bCs/>
          <w:lang w:val="es-ES"/>
        </w:rPr>
        <w:t xml:space="preserve"> trabajo perceptivo que se manifiesta fenoménicamente en </w:t>
      </w:r>
      <w:r w:rsidR="00EC291E">
        <w:rPr>
          <w:bCs/>
          <w:lang w:val="es-ES"/>
        </w:rPr>
        <w:t>el proceso de dicho</w:t>
      </w:r>
      <w:r w:rsidR="00EC291E" w:rsidRPr="00061CE7">
        <w:rPr>
          <w:bCs/>
          <w:lang w:val="es-ES"/>
        </w:rPr>
        <w:t xml:space="preserve"> completamiento (</w:t>
      </w:r>
      <w:r w:rsidR="00EC291E">
        <w:rPr>
          <w:bCs/>
          <w:lang w:val="es-ES"/>
        </w:rPr>
        <w:t xml:space="preserve">Villafañe y Mínguez, </w:t>
      </w:r>
      <w:r w:rsidR="00450D3E">
        <w:rPr>
          <w:bCs/>
          <w:lang w:val="es-ES"/>
        </w:rPr>
        <w:t>1996</w:t>
      </w:r>
      <w:r w:rsidR="00EC291E">
        <w:rPr>
          <w:bCs/>
          <w:lang w:val="es-ES"/>
        </w:rPr>
        <w:t>, p.96</w:t>
      </w:r>
      <w:r w:rsidR="00EC291E" w:rsidRPr="00061CE7">
        <w:rPr>
          <w:bCs/>
          <w:lang w:val="es-ES"/>
        </w:rPr>
        <w:t>)</w:t>
      </w:r>
      <w:r w:rsidR="00603C9F">
        <w:rPr>
          <w:bCs/>
          <w:lang w:val="es-ES"/>
        </w:rPr>
        <w:t>.</w:t>
      </w:r>
    </w:p>
    <w:p w14:paraId="3F1E4A6B" w14:textId="77777777" w:rsidR="00B7587E" w:rsidRPr="00822B23" w:rsidRDefault="00B7587E" w:rsidP="00B7587E">
      <w:pPr>
        <w:spacing w:line="360" w:lineRule="auto"/>
        <w:ind w:left="567" w:right="543"/>
        <w:rPr>
          <w:bCs/>
          <w:lang w:val="es-ES"/>
        </w:rPr>
      </w:pPr>
    </w:p>
    <w:p w14:paraId="7A49AA3A" w14:textId="77777777" w:rsidR="00D81D99" w:rsidRDefault="009B3990" w:rsidP="00AD2D49">
      <w:pPr>
        <w:spacing w:line="360" w:lineRule="auto"/>
        <w:ind w:left="567" w:right="543"/>
        <w:rPr>
          <w:bCs/>
          <w:lang w:val="es-ES"/>
        </w:rPr>
      </w:pPr>
      <w:r w:rsidRPr="00CE6B41">
        <w:rPr>
          <w:bCs/>
          <w:lang w:val="es-ES"/>
        </w:rPr>
        <w:t>Finalmente, se</w:t>
      </w:r>
      <w:r w:rsidR="009E0CFB" w:rsidRPr="00CE6B41">
        <w:rPr>
          <w:bCs/>
          <w:lang w:val="es-ES"/>
        </w:rPr>
        <w:t xml:space="preserve"> pudo concluir </w:t>
      </w:r>
      <w:r w:rsidR="00A71AD3" w:rsidRPr="00CE6B41">
        <w:rPr>
          <w:bCs/>
          <w:lang w:val="es-ES"/>
        </w:rPr>
        <w:t>que</w:t>
      </w:r>
      <w:r w:rsidR="00416D1B" w:rsidRPr="00CE6B41">
        <w:rPr>
          <w:bCs/>
          <w:lang w:val="es-ES"/>
        </w:rPr>
        <w:t>,</w:t>
      </w:r>
      <w:r w:rsidR="00A71AD3" w:rsidRPr="00CE6B41">
        <w:rPr>
          <w:bCs/>
          <w:lang w:val="es-ES"/>
        </w:rPr>
        <w:t xml:space="preserve"> en</w:t>
      </w:r>
      <w:r w:rsidR="009E0CFB" w:rsidRPr="00CE6B41">
        <w:rPr>
          <w:bCs/>
          <w:lang w:val="es-ES"/>
        </w:rPr>
        <w:t xml:space="preserve"> la composición simple, llama más la atención la figura</w:t>
      </w:r>
      <w:r w:rsidR="00F80F58" w:rsidRPr="00CE6B41">
        <w:rPr>
          <w:bCs/>
          <w:lang w:val="es-ES"/>
        </w:rPr>
        <w:t>, esto se debe la simplicidad de los</w:t>
      </w:r>
      <w:r w:rsidR="009E0CFB" w:rsidRPr="00CE6B41">
        <w:rPr>
          <w:bCs/>
          <w:lang w:val="es-ES"/>
        </w:rPr>
        <w:t xml:space="preserve"> elementos </w:t>
      </w:r>
      <w:r w:rsidR="00F80F58" w:rsidRPr="00CE6B41">
        <w:rPr>
          <w:bCs/>
          <w:lang w:val="es-ES"/>
        </w:rPr>
        <w:t>que la conforman</w:t>
      </w:r>
      <w:r w:rsidR="009E0CFB" w:rsidRPr="00CE6B41">
        <w:rPr>
          <w:bCs/>
          <w:lang w:val="es-ES"/>
        </w:rPr>
        <w:t xml:space="preserve">, </w:t>
      </w:r>
      <w:r w:rsidR="00F80F58" w:rsidRPr="00CE6B41">
        <w:rPr>
          <w:bCs/>
          <w:lang w:val="es-ES"/>
        </w:rPr>
        <w:t>generando</w:t>
      </w:r>
      <w:r w:rsidR="009E0CFB" w:rsidRPr="00CE6B41">
        <w:rPr>
          <w:bCs/>
          <w:lang w:val="es-ES"/>
        </w:rPr>
        <w:t xml:space="preserve"> una </w:t>
      </w:r>
      <w:r w:rsidR="00F80F58" w:rsidRPr="00CE6B41">
        <w:rPr>
          <w:bCs/>
          <w:lang w:val="es-ES"/>
        </w:rPr>
        <w:t>forma</w:t>
      </w:r>
      <w:r w:rsidR="009E0CFB" w:rsidRPr="00CE6B41">
        <w:rPr>
          <w:bCs/>
          <w:lang w:val="es-ES"/>
        </w:rPr>
        <w:t xml:space="preserve"> más estable y equilibrada, a diferencia de una composición que contiene más elementos</w:t>
      </w:r>
      <w:r w:rsidR="00F80F58" w:rsidRPr="00CE6B41">
        <w:rPr>
          <w:bCs/>
          <w:lang w:val="es-ES"/>
        </w:rPr>
        <w:t xml:space="preserve">. </w:t>
      </w:r>
      <w:r w:rsidR="009E0CFB" w:rsidRPr="00CE6B41">
        <w:rPr>
          <w:bCs/>
          <w:lang w:val="es-ES"/>
        </w:rPr>
        <w:t>“</w:t>
      </w:r>
      <w:r w:rsidR="00F80F58" w:rsidRPr="00CE6B41">
        <w:rPr>
          <w:bCs/>
          <w:lang w:val="es-ES"/>
        </w:rPr>
        <w:t>E</w:t>
      </w:r>
      <w:r w:rsidR="009E0CFB" w:rsidRPr="00CE6B41">
        <w:rPr>
          <w:bCs/>
          <w:lang w:val="es-ES"/>
        </w:rPr>
        <w:t>l grado de pregnancia es considerado equivalente al grado de simplicidad, regularidad, estabilidad, orden, armonía y demás”</w:t>
      </w:r>
      <w:r w:rsidR="00F80F58" w:rsidRPr="00CE6B41">
        <w:rPr>
          <w:bCs/>
          <w:lang w:val="es-ES"/>
        </w:rPr>
        <w:t xml:space="preserve"> (</w:t>
      </w:r>
      <w:proofErr w:type="spellStart"/>
      <w:r w:rsidR="00F80F58" w:rsidRPr="00CE6B41">
        <w:rPr>
          <w:bCs/>
          <w:lang w:val="es-ES"/>
        </w:rPr>
        <w:t>Kaniza</w:t>
      </w:r>
      <w:proofErr w:type="spellEnd"/>
      <w:r w:rsidR="00F80F58" w:rsidRPr="00CE6B41">
        <w:rPr>
          <w:bCs/>
          <w:lang w:val="es-ES"/>
        </w:rPr>
        <w:t>, 1986, p. 217)</w:t>
      </w:r>
      <w:r w:rsidR="009E0CFB" w:rsidRPr="00CE6B41">
        <w:rPr>
          <w:bCs/>
          <w:lang w:val="es-ES"/>
        </w:rPr>
        <w:t xml:space="preserve">. </w:t>
      </w:r>
    </w:p>
    <w:p w14:paraId="67F006A8" w14:textId="77777777" w:rsidR="00D81D99" w:rsidRDefault="00D81D99" w:rsidP="00AD2D49">
      <w:pPr>
        <w:spacing w:line="360" w:lineRule="auto"/>
        <w:ind w:left="567" w:right="543"/>
        <w:rPr>
          <w:bCs/>
          <w:lang w:val="es-ES"/>
        </w:rPr>
      </w:pPr>
    </w:p>
    <w:p w14:paraId="35A89E84" w14:textId="0AB9CE94" w:rsidR="00AD2D49" w:rsidRPr="00C61E3E" w:rsidRDefault="00A43146" w:rsidP="00AD2D49">
      <w:pPr>
        <w:spacing w:line="360" w:lineRule="auto"/>
        <w:ind w:left="567" w:right="543"/>
        <w:rPr>
          <w:bCs/>
          <w:lang w:val="es-ES"/>
        </w:rPr>
      </w:pPr>
      <w:r w:rsidRPr="00CE6B41">
        <w:rPr>
          <w:bCs/>
          <w:lang w:val="es-ES"/>
        </w:rPr>
        <w:t xml:space="preserve">En la imagen del Cubo de </w:t>
      </w:r>
      <w:proofErr w:type="spellStart"/>
      <w:r w:rsidRPr="00CE6B41">
        <w:rPr>
          <w:bCs/>
          <w:lang w:val="es-ES"/>
        </w:rPr>
        <w:t>Necker</w:t>
      </w:r>
      <w:proofErr w:type="spellEnd"/>
      <w:r w:rsidRPr="00CE6B41">
        <w:rPr>
          <w:bCs/>
          <w:lang w:val="es-ES"/>
        </w:rPr>
        <w:t xml:space="preserve"> la</w:t>
      </w:r>
      <w:r w:rsidR="009E0CFB" w:rsidRPr="00CE6B41">
        <w:rPr>
          <w:bCs/>
          <w:lang w:val="es-ES"/>
        </w:rPr>
        <w:t xml:space="preserve"> pregnancia de los círculos </w:t>
      </w:r>
      <w:r w:rsidRPr="00CE6B41">
        <w:rPr>
          <w:bCs/>
          <w:lang w:val="es-ES"/>
        </w:rPr>
        <w:t>surge de su</w:t>
      </w:r>
      <w:r w:rsidR="009E0CFB" w:rsidRPr="00CE6B41">
        <w:rPr>
          <w:bCs/>
          <w:lang w:val="es-ES"/>
        </w:rPr>
        <w:t xml:space="preserve"> regularidad y estabilidad al crear un patrón,</w:t>
      </w:r>
      <w:r w:rsidR="009B3990" w:rsidRPr="00CE6B41">
        <w:rPr>
          <w:bCs/>
          <w:lang w:val="es-ES"/>
        </w:rPr>
        <w:t xml:space="preserve"> y del peso visual que se centra </w:t>
      </w:r>
      <w:r w:rsidR="009B3990" w:rsidRPr="00C61E3E">
        <w:rPr>
          <w:bCs/>
          <w:lang w:val="es-ES"/>
        </w:rPr>
        <w:t xml:space="preserve">en el color negro, lo que hace que se </w:t>
      </w:r>
      <w:r w:rsidR="009E0CFB" w:rsidRPr="00C61E3E">
        <w:rPr>
          <w:bCs/>
          <w:lang w:val="es-ES"/>
        </w:rPr>
        <w:t xml:space="preserve">perciban primero los círculos antes que el cubo. </w:t>
      </w:r>
      <w:r w:rsidR="00AD2D49" w:rsidRPr="00C61E3E">
        <w:rPr>
          <w:bCs/>
          <w:lang w:val="es-ES"/>
        </w:rPr>
        <w:t xml:space="preserve">“Una </w:t>
      </w:r>
      <w:r w:rsidR="004976A1">
        <w:rPr>
          <w:bCs/>
          <w:lang w:val="es-ES"/>
        </w:rPr>
        <w:t>G</w:t>
      </w:r>
      <w:r w:rsidR="00AD2D49" w:rsidRPr="00C61E3E">
        <w:rPr>
          <w:bCs/>
          <w:lang w:val="es-ES"/>
        </w:rPr>
        <w:t xml:space="preserve">estalt es una configuración no aleatoria de estímulos que se manifiesta en el acto de reconocimiento de la estructura del objeto” (Villafañe y Mínguez, </w:t>
      </w:r>
      <w:r w:rsidR="00450D3E">
        <w:rPr>
          <w:bCs/>
          <w:lang w:val="es-ES"/>
        </w:rPr>
        <w:t>1996</w:t>
      </w:r>
      <w:r w:rsidR="00AD2D49" w:rsidRPr="00C61E3E">
        <w:rPr>
          <w:bCs/>
          <w:lang w:val="es-ES"/>
        </w:rPr>
        <w:t xml:space="preserve">, p.91). </w:t>
      </w:r>
      <w:r w:rsidR="009B3990" w:rsidRPr="00C61E3E">
        <w:rPr>
          <w:bCs/>
          <w:lang w:val="es-ES"/>
        </w:rPr>
        <w:t xml:space="preserve">La </w:t>
      </w:r>
      <w:r w:rsidR="009E0CFB" w:rsidRPr="00C61E3E">
        <w:rPr>
          <w:bCs/>
          <w:lang w:val="es-ES"/>
        </w:rPr>
        <w:t xml:space="preserve">Teoría de la Gestalt </w:t>
      </w:r>
      <w:r w:rsidR="009B3990" w:rsidRPr="00C61E3E">
        <w:rPr>
          <w:bCs/>
          <w:lang w:val="es-ES"/>
        </w:rPr>
        <w:t xml:space="preserve">señala que </w:t>
      </w:r>
      <w:r w:rsidR="0059746F" w:rsidRPr="00C61E3E">
        <w:rPr>
          <w:bCs/>
          <w:lang w:val="es-ES"/>
        </w:rPr>
        <w:t xml:space="preserve">en la percepción se intenta </w:t>
      </w:r>
      <w:r w:rsidR="009E0CFB" w:rsidRPr="00C61E3E">
        <w:rPr>
          <w:bCs/>
          <w:lang w:val="es-ES"/>
        </w:rPr>
        <w:t xml:space="preserve">agrupar la información en unidades simples que permitan a la conciencia adquirir noción del objeto, </w:t>
      </w:r>
      <w:r w:rsidR="0059746F" w:rsidRPr="00C61E3E">
        <w:rPr>
          <w:bCs/>
          <w:lang w:val="es-ES"/>
        </w:rPr>
        <w:t>ya que</w:t>
      </w:r>
      <w:r w:rsidR="00AD2D49" w:rsidRPr="00C61E3E">
        <w:rPr>
          <w:bCs/>
          <w:lang w:val="es-ES"/>
        </w:rPr>
        <w:t xml:space="preserve">, </w:t>
      </w:r>
      <w:r w:rsidR="009E0CFB" w:rsidRPr="00C61E3E">
        <w:rPr>
          <w:bCs/>
          <w:lang w:val="es-ES"/>
        </w:rPr>
        <w:t>el aspecto de cada uno de los elementos que conforman la composición depende del lugar y la función dentro de un entorno global.</w:t>
      </w:r>
      <w:r w:rsidR="00AD2D49" w:rsidRPr="00C61E3E">
        <w:rPr>
          <w:bCs/>
          <w:lang w:val="es-ES"/>
        </w:rPr>
        <w:t xml:space="preserve"> </w:t>
      </w:r>
    </w:p>
    <w:p w14:paraId="3DA2D458" w14:textId="13DE8D0C" w:rsidR="006C68E8" w:rsidRDefault="006C68E8" w:rsidP="006C68E8">
      <w:pPr>
        <w:autoSpaceDE w:val="0"/>
        <w:autoSpaceDN w:val="0"/>
        <w:adjustRightInd w:val="0"/>
        <w:rPr>
          <w:lang w:val="es-ES_tradnl"/>
        </w:rPr>
      </w:pPr>
    </w:p>
    <w:p w14:paraId="5BD5CC8A" w14:textId="77777777" w:rsidR="003650BB" w:rsidRPr="00C61E3E" w:rsidRDefault="003650BB" w:rsidP="006C68E8">
      <w:pPr>
        <w:autoSpaceDE w:val="0"/>
        <w:autoSpaceDN w:val="0"/>
        <w:adjustRightInd w:val="0"/>
        <w:rPr>
          <w:lang w:val="es-ES_tradnl"/>
        </w:rPr>
      </w:pPr>
    </w:p>
    <w:p w14:paraId="218A1FEB" w14:textId="653AFB9A" w:rsidR="00C176DE" w:rsidRPr="00C61E3E" w:rsidRDefault="00C176DE" w:rsidP="00882470">
      <w:pPr>
        <w:spacing w:line="360" w:lineRule="auto"/>
        <w:ind w:left="567" w:right="543"/>
        <w:rPr>
          <w:b/>
          <w:lang w:val="es-ES"/>
        </w:rPr>
      </w:pPr>
      <w:r w:rsidRPr="00C61E3E">
        <w:rPr>
          <w:b/>
          <w:lang w:val="es-ES"/>
        </w:rPr>
        <w:t>Conclusión</w:t>
      </w:r>
    </w:p>
    <w:p w14:paraId="01B10CD9" w14:textId="6F7F0938" w:rsidR="00D3623E" w:rsidRPr="00C61E3E" w:rsidRDefault="00593B16" w:rsidP="003232DA">
      <w:pPr>
        <w:spacing w:line="360" w:lineRule="auto"/>
        <w:ind w:left="567" w:right="543"/>
        <w:rPr>
          <w:bCs/>
          <w:lang w:val="es-ES"/>
        </w:rPr>
      </w:pPr>
      <w:r w:rsidRPr="00C61E3E">
        <w:rPr>
          <w:bCs/>
          <w:lang w:val="es-ES"/>
        </w:rPr>
        <w:t xml:space="preserve">Los estudios de la percepción de la imagen siempre se han realizado desde el punto de vista psicológico y estético, sin embargo, el realizar su análisis desde lo </w:t>
      </w:r>
      <w:r w:rsidR="00D3623E" w:rsidRPr="00C61E3E">
        <w:rPr>
          <w:bCs/>
          <w:lang w:val="es-ES"/>
        </w:rPr>
        <w:t xml:space="preserve">cuantitativo, </w:t>
      </w:r>
      <w:r w:rsidRPr="00C61E3E">
        <w:rPr>
          <w:bCs/>
          <w:lang w:val="es-ES"/>
        </w:rPr>
        <w:t xml:space="preserve">ha permitido conocer con mayor precisión </w:t>
      </w:r>
      <w:r w:rsidR="00195F5D">
        <w:rPr>
          <w:bCs/>
          <w:lang w:val="es-ES"/>
        </w:rPr>
        <w:t>el</w:t>
      </w:r>
      <w:r w:rsidRPr="00C61E3E">
        <w:rPr>
          <w:bCs/>
          <w:lang w:val="es-ES"/>
        </w:rPr>
        <w:t xml:space="preserve"> comportamiento del ojo a partir de la conformación del estímulo</w:t>
      </w:r>
      <w:r w:rsidR="00696837" w:rsidRPr="00C61E3E">
        <w:rPr>
          <w:bCs/>
          <w:lang w:val="es-ES"/>
        </w:rPr>
        <w:t xml:space="preserve">. Gracias al empleo de aparatos como el </w:t>
      </w:r>
      <w:proofErr w:type="spellStart"/>
      <w:r w:rsidR="00696837" w:rsidRPr="00C61E3E">
        <w:rPr>
          <w:bCs/>
          <w:lang w:val="es-ES"/>
        </w:rPr>
        <w:t>Eye</w:t>
      </w:r>
      <w:proofErr w:type="spellEnd"/>
      <w:r w:rsidR="00696837" w:rsidRPr="00C61E3E">
        <w:rPr>
          <w:bCs/>
          <w:lang w:val="es-ES"/>
        </w:rPr>
        <w:t xml:space="preserve"> Tracking</w:t>
      </w:r>
      <w:r w:rsidR="00C66358" w:rsidRPr="00C61E3E">
        <w:rPr>
          <w:bCs/>
          <w:lang w:val="es-ES"/>
        </w:rPr>
        <w:t xml:space="preserve">, se han podido realizar análisis y evaluaciones más profundas, sustentadas en datos numéricos, lo que ha soportado </w:t>
      </w:r>
      <w:r w:rsidR="002C3581">
        <w:rPr>
          <w:bCs/>
          <w:lang w:val="es-ES"/>
        </w:rPr>
        <w:t xml:space="preserve">los </w:t>
      </w:r>
      <w:r w:rsidR="00C66358" w:rsidRPr="00C61E3E">
        <w:rPr>
          <w:bCs/>
          <w:lang w:val="es-ES"/>
        </w:rPr>
        <w:t xml:space="preserve">procesos y resultados en el </w:t>
      </w:r>
      <w:r w:rsidR="002C3581">
        <w:rPr>
          <w:bCs/>
          <w:lang w:val="es-ES"/>
        </w:rPr>
        <w:t>ejercicio</w:t>
      </w:r>
      <w:r w:rsidR="00C66358" w:rsidRPr="00C61E3E">
        <w:rPr>
          <w:bCs/>
          <w:lang w:val="es-ES"/>
        </w:rPr>
        <w:t xml:space="preserve"> del diseño, logrando que el aprendizaje de los alumnos se acerque más al ámbito científico a través del desarrollo de experimentos dentro del LEM</w:t>
      </w:r>
      <w:r w:rsidR="002C3581">
        <w:rPr>
          <w:bCs/>
          <w:lang w:val="es-ES"/>
        </w:rPr>
        <w:t>.</w:t>
      </w:r>
    </w:p>
    <w:p w14:paraId="73F1CB77" w14:textId="22B1432F" w:rsidR="00122BD6" w:rsidRDefault="00122BD6" w:rsidP="00122BD6">
      <w:pPr>
        <w:spacing w:line="360" w:lineRule="auto"/>
        <w:ind w:left="567" w:right="543"/>
        <w:rPr>
          <w:bCs/>
          <w:lang w:val="es-ES"/>
        </w:rPr>
      </w:pPr>
    </w:p>
    <w:p w14:paraId="056B2151" w14:textId="79E9DF96" w:rsidR="000669E5" w:rsidRDefault="000669E5" w:rsidP="00122BD6">
      <w:pPr>
        <w:spacing w:line="360" w:lineRule="auto"/>
        <w:ind w:left="567" w:right="543"/>
        <w:rPr>
          <w:bCs/>
          <w:lang w:val="es-ES"/>
        </w:rPr>
      </w:pPr>
    </w:p>
    <w:p w14:paraId="1C33826B" w14:textId="7F1EFF56" w:rsidR="000669E5" w:rsidRDefault="000669E5" w:rsidP="00122BD6">
      <w:pPr>
        <w:spacing w:line="360" w:lineRule="auto"/>
        <w:ind w:left="567" w:right="543"/>
        <w:rPr>
          <w:bCs/>
          <w:lang w:val="es-ES"/>
        </w:rPr>
      </w:pPr>
    </w:p>
    <w:p w14:paraId="514315AE" w14:textId="153A477D" w:rsidR="000669E5" w:rsidRPr="00C61E3E" w:rsidRDefault="000669E5" w:rsidP="008A763B">
      <w:pPr>
        <w:spacing w:line="360" w:lineRule="auto"/>
        <w:ind w:left="567" w:right="543"/>
        <w:rPr>
          <w:bCs/>
          <w:lang w:val="es-ES"/>
        </w:rPr>
      </w:pPr>
      <w:r w:rsidRPr="00BB249B">
        <w:rPr>
          <w:bCs/>
          <w:lang w:val="es-ES"/>
        </w:rPr>
        <w:t>El seguimiento ocular realizado en cada uno de los casos</w:t>
      </w:r>
      <w:del w:id="17" w:author="Autor">
        <w:r w:rsidRPr="00BB249B" w:rsidDel="005705AB">
          <w:rPr>
            <w:bCs/>
            <w:lang w:val="es-ES"/>
          </w:rPr>
          <w:delText>,</w:delText>
        </w:r>
      </w:del>
      <w:r w:rsidRPr="00BB249B">
        <w:rPr>
          <w:bCs/>
          <w:lang w:val="es-ES"/>
        </w:rPr>
        <w:t xml:space="preserve"> abordados en este escrito, aporta</w:t>
      </w:r>
      <w:r w:rsidRPr="00BB249B">
        <w:rPr>
          <w:bCs/>
          <w:lang w:val="es-ES"/>
        </w:rPr>
        <w:t xml:space="preserve"> </w:t>
      </w:r>
      <w:r w:rsidRPr="000669E5">
        <w:rPr>
          <w:bCs/>
          <w:lang w:val="es-ES"/>
        </w:rPr>
        <w:t>datos como</w:t>
      </w:r>
      <w:r w:rsidRPr="00BB249B">
        <w:rPr>
          <w:bCs/>
          <w:lang w:val="es-ES"/>
        </w:rPr>
        <w:t>:</w:t>
      </w:r>
      <w:r w:rsidRPr="000669E5">
        <w:rPr>
          <w:bCs/>
          <w:lang w:val="es-ES"/>
        </w:rPr>
        <w:t xml:space="preserve"> las fijaciones, tiempo de duración y recorridos del ojo para explicar cómo a partir de la estructura y forma de la imagen se realiza el acto perceptivo y en qué partes se centra la atención</w:t>
      </w:r>
      <w:r w:rsidR="00BB249B" w:rsidRPr="00BB249B">
        <w:rPr>
          <w:bCs/>
          <w:lang w:val="es-ES"/>
        </w:rPr>
        <w:t xml:space="preserve">, lo </w:t>
      </w:r>
      <w:r w:rsidR="00BB249B" w:rsidRPr="000669E5">
        <w:rPr>
          <w:bCs/>
          <w:lang w:val="es-ES"/>
        </w:rPr>
        <w:t>que permiten entender cómo se desarrolla el proceso perceptual</w:t>
      </w:r>
      <w:r w:rsidR="00BB249B" w:rsidRPr="00BB249B">
        <w:rPr>
          <w:bCs/>
          <w:lang w:val="es-ES"/>
        </w:rPr>
        <w:t xml:space="preserve">. </w:t>
      </w:r>
      <w:r w:rsidRPr="000669E5">
        <w:rPr>
          <w:bCs/>
          <w:lang w:val="es-ES"/>
        </w:rPr>
        <w:t>Además, se identifican los elementos de la composición que determinan su exploración visual, como el equilibrio, la simetría, la forma, el peso visual</w:t>
      </w:r>
      <w:r w:rsidR="00BB249B" w:rsidRPr="00BB249B">
        <w:rPr>
          <w:bCs/>
          <w:lang w:val="es-ES"/>
        </w:rPr>
        <w:t>, entre otros. Demostrando</w:t>
      </w:r>
      <w:r w:rsidR="00BB249B">
        <w:rPr>
          <w:bCs/>
          <w:lang w:val="es-ES"/>
        </w:rPr>
        <w:t xml:space="preserve"> que, en cada caso, la percepción varía dependiendo de la conformación del estímulo, entrando en juego diferentes variables que </w:t>
      </w:r>
      <w:r w:rsidR="00BB249B">
        <w:rPr>
          <w:bCs/>
          <w:lang w:val="es-ES"/>
        </w:rPr>
        <w:lastRenderedPageBreak/>
        <w:t>atienden a los ejes de composición, al tamaño de la forma, así como su color, su posición dentro del campo visual, e inclusive la presencia o ausencia de elementos en su configuración.</w:t>
      </w:r>
    </w:p>
    <w:p w14:paraId="3ACB3672" w14:textId="77777777" w:rsidR="00122BD6" w:rsidRDefault="00122BD6" w:rsidP="00122BD6">
      <w:pPr>
        <w:spacing w:line="360" w:lineRule="auto"/>
        <w:ind w:left="567" w:right="543"/>
        <w:rPr>
          <w:bCs/>
          <w:color w:val="FF0000"/>
          <w:lang w:val="es-ES"/>
        </w:rPr>
      </w:pPr>
    </w:p>
    <w:p w14:paraId="5567FC3D" w14:textId="4A5A607F" w:rsidR="00CD2D4A" w:rsidRPr="00DA59A6" w:rsidRDefault="00A3183E" w:rsidP="00DA59A6">
      <w:pPr>
        <w:pStyle w:val="ReferencesHeading"/>
        <w:ind w:left="567" w:right="543"/>
        <w:outlineLvl w:val="0"/>
        <w:rPr>
          <w:lang w:val="es-ES"/>
        </w:rPr>
      </w:pPr>
      <w:r w:rsidRPr="006D611D">
        <w:rPr>
          <w:lang w:val="es-ES"/>
        </w:rPr>
        <w:t>REFERENCIAS</w:t>
      </w:r>
    </w:p>
    <w:p w14:paraId="1C80BDCF" w14:textId="77777777" w:rsidR="00A3183E" w:rsidRPr="00DA59A6" w:rsidRDefault="00A3183E" w:rsidP="00882470">
      <w:pPr>
        <w:pStyle w:val="ReferencesText"/>
        <w:ind w:left="567" w:right="543" w:firstLine="0"/>
        <w:rPr>
          <w:sz w:val="18"/>
          <w:szCs w:val="18"/>
          <w:lang w:val="es-ES"/>
        </w:rPr>
      </w:pPr>
    </w:p>
    <w:p w14:paraId="3F560927" w14:textId="62A9E938" w:rsidR="00A8350E" w:rsidRPr="00DA59A6" w:rsidRDefault="00A8350E" w:rsidP="005D38A0">
      <w:pPr>
        <w:pStyle w:val="ReferencesText"/>
        <w:ind w:left="0" w:right="543" w:firstLine="0"/>
        <w:rPr>
          <w:sz w:val="18"/>
          <w:szCs w:val="18"/>
          <w:lang w:val="es-ES"/>
        </w:rPr>
      </w:pPr>
    </w:p>
    <w:p w14:paraId="6A75C970" w14:textId="77777777" w:rsidR="00600495" w:rsidRPr="00DA59A6" w:rsidRDefault="00600495" w:rsidP="00DA59A6">
      <w:pPr>
        <w:pStyle w:val="ReferencesText"/>
        <w:ind w:left="-153" w:right="543" w:firstLine="0"/>
        <w:rPr>
          <w:bCs/>
          <w:sz w:val="18"/>
          <w:szCs w:val="18"/>
          <w:lang w:val="es-ES"/>
        </w:rPr>
      </w:pPr>
      <w:r w:rsidRPr="00DA59A6">
        <w:rPr>
          <w:bCs/>
          <w:sz w:val="18"/>
          <w:szCs w:val="18"/>
          <w:lang w:val="es-ES"/>
        </w:rPr>
        <w:t xml:space="preserve">Alfaro, Y. (2018). </w:t>
      </w:r>
      <w:r w:rsidRPr="00DA59A6">
        <w:rPr>
          <w:bCs/>
          <w:i/>
          <w:iCs/>
          <w:sz w:val="18"/>
          <w:szCs w:val="18"/>
          <w:lang w:val="es-ES"/>
        </w:rPr>
        <w:t>Estudio del Proceso de Visualización de la forma organizada en el cartel funcionalista del Estilo Internacional.</w:t>
      </w:r>
      <w:r w:rsidRPr="00DA59A6">
        <w:rPr>
          <w:bCs/>
          <w:sz w:val="18"/>
          <w:szCs w:val="18"/>
          <w:lang w:val="es-ES"/>
        </w:rPr>
        <w:t xml:space="preserve"> (Tesis de Licenciatura). Universidad Autónoma de San Luis Potosí, San Luis Potosí, México.</w:t>
      </w:r>
    </w:p>
    <w:p w14:paraId="10474BA7" w14:textId="77777777" w:rsidR="00DA59A6" w:rsidRPr="00DA59A6" w:rsidRDefault="00DA59A6" w:rsidP="00DA59A6">
      <w:pPr>
        <w:pStyle w:val="ReferencesText"/>
        <w:ind w:left="567" w:right="543"/>
        <w:rPr>
          <w:sz w:val="18"/>
          <w:szCs w:val="18"/>
          <w:lang w:val="es-ES"/>
        </w:rPr>
      </w:pPr>
      <w:proofErr w:type="spellStart"/>
      <w:r w:rsidRPr="00DA59A6">
        <w:rPr>
          <w:sz w:val="18"/>
          <w:szCs w:val="18"/>
          <w:lang w:val="es-ES"/>
        </w:rPr>
        <w:t>Arnheim</w:t>
      </w:r>
      <w:proofErr w:type="spellEnd"/>
      <w:r w:rsidRPr="00DA59A6">
        <w:rPr>
          <w:sz w:val="18"/>
          <w:szCs w:val="18"/>
          <w:lang w:val="es-ES"/>
        </w:rPr>
        <w:t xml:space="preserve">, R. (1979). </w:t>
      </w:r>
      <w:r w:rsidRPr="00DA59A6">
        <w:rPr>
          <w:i/>
          <w:sz w:val="18"/>
          <w:szCs w:val="18"/>
          <w:lang w:val="es-ES"/>
        </w:rPr>
        <w:t>Arte y Percepción Visual</w:t>
      </w:r>
      <w:r w:rsidRPr="00DA59A6">
        <w:rPr>
          <w:sz w:val="18"/>
          <w:szCs w:val="18"/>
          <w:lang w:val="es-ES"/>
        </w:rPr>
        <w:t>. Madrid: Alianza Forma.</w:t>
      </w:r>
    </w:p>
    <w:p w14:paraId="7200A018" w14:textId="0E1D6CB7" w:rsidR="000D150F" w:rsidRPr="00DA59A6" w:rsidRDefault="000D150F" w:rsidP="000D150F">
      <w:pPr>
        <w:pStyle w:val="ReferencesText"/>
        <w:ind w:left="567" w:right="543"/>
        <w:rPr>
          <w:sz w:val="18"/>
          <w:szCs w:val="18"/>
          <w:lang w:val="es-MX"/>
        </w:rPr>
      </w:pPr>
      <w:r w:rsidRPr="00876986">
        <w:rPr>
          <w:sz w:val="18"/>
          <w:szCs w:val="18"/>
          <w:lang w:val="es-ES"/>
        </w:rPr>
        <w:t xml:space="preserve">Bradley, D., &amp; </w:t>
      </w:r>
      <w:proofErr w:type="spellStart"/>
      <w:r w:rsidRPr="00876986">
        <w:rPr>
          <w:sz w:val="18"/>
          <w:szCs w:val="18"/>
          <w:lang w:val="es-ES"/>
        </w:rPr>
        <w:t>Petry</w:t>
      </w:r>
      <w:proofErr w:type="spellEnd"/>
      <w:r w:rsidRPr="00876986">
        <w:rPr>
          <w:sz w:val="18"/>
          <w:szCs w:val="18"/>
          <w:lang w:val="es-ES"/>
        </w:rPr>
        <w:t xml:space="preserve">, H. (1977). </w:t>
      </w:r>
      <w:r w:rsidRPr="00DA59A6">
        <w:rPr>
          <w:i/>
          <w:iCs/>
          <w:sz w:val="18"/>
          <w:szCs w:val="18"/>
        </w:rPr>
        <w:t>Organizational Determinants of Subjective Contour: The Subjective Necker Cube</w:t>
      </w:r>
      <w:r w:rsidRPr="00DA59A6">
        <w:rPr>
          <w:sz w:val="18"/>
          <w:szCs w:val="18"/>
        </w:rPr>
        <w:t>. </w:t>
      </w:r>
      <w:r w:rsidRPr="00DA59A6">
        <w:rPr>
          <w:sz w:val="18"/>
          <w:szCs w:val="18"/>
          <w:lang w:val="es-MX"/>
        </w:rPr>
        <w:t>The American Journal of Psychology, 90(2), 253-262. doi:10.2307/1422047</w:t>
      </w:r>
    </w:p>
    <w:p w14:paraId="19E06194" w14:textId="62BD7F01" w:rsidR="00B047F7" w:rsidRPr="00DA59A6" w:rsidRDefault="00B047F7" w:rsidP="00B047F7">
      <w:pPr>
        <w:pStyle w:val="ReferencesText"/>
        <w:ind w:left="567" w:right="543"/>
        <w:rPr>
          <w:bCs/>
          <w:sz w:val="18"/>
          <w:szCs w:val="18"/>
          <w:lang w:val="es-ES"/>
        </w:rPr>
      </w:pPr>
      <w:proofErr w:type="spellStart"/>
      <w:r w:rsidRPr="00DA59A6">
        <w:rPr>
          <w:bCs/>
          <w:sz w:val="18"/>
          <w:szCs w:val="18"/>
          <w:lang w:val="es-ES"/>
        </w:rPr>
        <w:t>Chiwo</w:t>
      </w:r>
      <w:proofErr w:type="spellEnd"/>
      <w:r w:rsidRPr="00DA59A6">
        <w:rPr>
          <w:bCs/>
          <w:sz w:val="18"/>
          <w:szCs w:val="18"/>
          <w:lang w:val="es-ES"/>
        </w:rPr>
        <w:t xml:space="preserve">, C. (2019). </w:t>
      </w:r>
      <w:r w:rsidRPr="00DA59A6">
        <w:rPr>
          <w:bCs/>
          <w:i/>
          <w:iCs/>
          <w:sz w:val="18"/>
          <w:szCs w:val="18"/>
          <w:lang w:val="es-ES"/>
        </w:rPr>
        <w:t xml:space="preserve">Análisis del Trabajo Perceptual en Composiciones de </w:t>
      </w:r>
      <w:r w:rsidR="003114E1" w:rsidRPr="00DA59A6">
        <w:rPr>
          <w:bCs/>
          <w:i/>
          <w:iCs/>
          <w:sz w:val="18"/>
          <w:szCs w:val="18"/>
          <w:lang w:val="es-ES"/>
        </w:rPr>
        <w:t>Distinta</w:t>
      </w:r>
      <w:r w:rsidRPr="00DA59A6">
        <w:rPr>
          <w:bCs/>
          <w:i/>
          <w:iCs/>
          <w:sz w:val="18"/>
          <w:szCs w:val="18"/>
          <w:lang w:val="es-ES"/>
        </w:rPr>
        <w:t xml:space="preserve"> Complejidad</w:t>
      </w:r>
      <w:r w:rsidRPr="00DA59A6">
        <w:rPr>
          <w:bCs/>
          <w:sz w:val="18"/>
          <w:szCs w:val="18"/>
          <w:lang w:val="es-ES"/>
        </w:rPr>
        <w:t xml:space="preserve"> (Tesis de Licenciatura). Universidad Autónoma de San Luis Potosí, San Luis Potosí, México.</w:t>
      </w:r>
    </w:p>
    <w:p w14:paraId="69D3E37A" w14:textId="437BB2CF" w:rsidR="007D5FA2" w:rsidRPr="007D5FA2" w:rsidRDefault="007D5FA2" w:rsidP="007D5FA2">
      <w:pPr>
        <w:pStyle w:val="ReferencesText"/>
        <w:ind w:left="567" w:right="543"/>
        <w:rPr>
          <w:sz w:val="18"/>
          <w:szCs w:val="18"/>
          <w:lang w:val="es-ES"/>
        </w:rPr>
      </w:pPr>
      <w:r w:rsidRPr="007D5FA2">
        <w:rPr>
          <w:sz w:val="18"/>
          <w:szCs w:val="18"/>
          <w:lang w:val="es-ES"/>
        </w:rPr>
        <w:t xml:space="preserve">Cuevas, M. (2010). </w:t>
      </w:r>
      <w:r>
        <w:rPr>
          <w:sz w:val="18"/>
          <w:szCs w:val="18"/>
          <w:lang w:val="es-ES"/>
        </w:rPr>
        <w:t>“</w:t>
      </w:r>
      <w:proofErr w:type="spellStart"/>
      <w:r w:rsidRPr="007D5FA2">
        <w:rPr>
          <w:sz w:val="18"/>
          <w:szCs w:val="18"/>
          <w:lang w:val="es-ES"/>
        </w:rPr>
        <w:t>Percepción</w:t>
      </w:r>
      <w:proofErr w:type="spellEnd"/>
      <w:r w:rsidRPr="007D5FA2">
        <w:rPr>
          <w:sz w:val="18"/>
          <w:szCs w:val="18"/>
          <w:lang w:val="es-ES"/>
        </w:rPr>
        <w:t xml:space="preserve"> visual, </w:t>
      </w:r>
      <w:proofErr w:type="spellStart"/>
      <w:r w:rsidRPr="007D5FA2">
        <w:rPr>
          <w:sz w:val="18"/>
          <w:szCs w:val="18"/>
          <w:lang w:val="es-ES"/>
        </w:rPr>
        <w:t>psicología</w:t>
      </w:r>
      <w:proofErr w:type="spellEnd"/>
      <w:r w:rsidRPr="007D5FA2">
        <w:rPr>
          <w:sz w:val="18"/>
          <w:szCs w:val="18"/>
          <w:lang w:val="es-ES"/>
        </w:rPr>
        <w:t xml:space="preserve"> de la Gestalt y leyes de </w:t>
      </w:r>
      <w:proofErr w:type="spellStart"/>
      <w:r w:rsidRPr="007D5FA2">
        <w:rPr>
          <w:sz w:val="18"/>
          <w:szCs w:val="18"/>
          <w:lang w:val="es-ES"/>
        </w:rPr>
        <w:t>organización</w:t>
      </w:r>
      <w:proofErr w:type="spellEnd"/>
      <w:r w:rsidRPr="007D5FA2">
        <w:rPr>
          <w:sz w:val="18"/>
          <w:szCs w:val="18"/>
          <w:lang w:val="es-ES"/>
        </w:rPr>
        <w:t xml:space="preserve"> perceptiva</w:t>
      </w:r>
      <w:r>
        <w:rPr>
          <w:sz w:val="18"/>
          <w:szCs w:val="18"/>
          <w:lang w:val="es-ES"/>
        </w:rPr>
        <w:t>”</w:t>
      </w:r>
      <w:r w:rsidRPr="007D5FA2">
        <w:rPr>
          <w:sz w:val="18"/>
          <w:szCs w:val="18"/>
          <w:lang w:val="es-ES"/>
        </w:rPr>
        <w:t xml:space="preserve">. </w:t>
      </w:r>
      <w:r w:rsidRPr="007D5FA2">
        <w:rPr>
          <w:i/>
          <w:iCs/>
          <w:sz w:val="18"/>
          <w:szCs w:val="18"/>
          <w:lang w:val="es-ES"/>
        </w:rPr>
        <w:t xml:space="preserve">En </w:t>
      </w:r>
      <w:proofErr w:type="spellStart"/>
      <w:r w:rsidRPr="007D5FA2">
        <w:rPr>
          <w:i/>
          <w:iCs/>
          <w:sz w:val="18"/>
          <w:szCs w:val="18"/>
          <w:lang w:val="es-ES"/>
        </w:rPr>
        <w:t>Distorsión</w:t>
      </w:r>
      <w:proofErr w:type="spellEnd"/>
      <w:r w:rsidRPr="007D5FA2">
        <w:rPr>
          <w:i/>
          <w:iCs/>
          <w:sz w:val="18"/>
          <w:szCs w:val="18"/>
          <w:lang w:val="es-ES"/>
        </w:rPr>
        <w:t xml:space="preserve">, </w:t>
      </w:r>
      <w:proofErr w:type="spellStart"/>
      <w:r w:rsidRPr="007D5FA2">
        <w:rPr>
          <w:i/>
          <w:iCs/>
          <w:sz w:val="18"/>
          <w:szCs w:val="18"/>
          <w:lang w:val="es-ES"/>
        </w:rPr>
        <w:t>Equívocos</w:t>
      </w:r>
      <w:proofErr w:type="spellEnd"/>
      <w:r w:rsidRPr="007D5FA2">
        <w:rPr>
          <w:i/>
          <w:iCs/>
          <w:sz w:val="18"/>
          <w:szCs w:val="18"/>
          <w:lang w:val="es-ES"/>
        </w:rPr>
        <w:t xml:space="preserve"> y </w:t>
      </w:r>
      <w:proofErr w:type="spellStart"/>
      <w:r w:rsidRPr="007D5FA2">
        <w:rPr>
          <w:i/>
          <w:iCs/>
          <w:sz w:val="18"/>
          <w:szCs w:val="18"/>
          <w:lang w:val="es-ES"/>
        </w:rPr>
        <w:t>Ambigüedades</w:t>
      </w:r>
      <w:proofErr w:type="spellEnd"/>
      <w:r w:rsidRPr="007D5FA2">
        <w:rPr>
          <w:i/>
          <w:iCs/>
          <w:sz w:val="18"/>
          <w:szCs w:val="18"/>
          <w:lang w:val="es-ES"/>
        </w:rPr>
        <w:t xml:space="preserve">: Las Ilusiones </w:t>
      </w:r>
      <w:proofErr w:type="spellStart"/>
      <w:r w:rsidRPr="007D5FA2">
        <w:rPr>
          <w:i/>
          <w:iCs/>
          <w:sz w:val="18"/>
          <w:szCs w:val="18"/>
          <w:lang w:val="es-ES"/>
        </w:rPr>
        <w:t>Ópticas</w:t>
      </w:r>
      <w:proofErr w:type="spellEnd"/>
      <w:r w:rsidRPr="007D5FA2">
        <w:rPr>
          <w:i/>
          <w:iCs/>
          <w:sz w:val="18"/>
          <w:szCs w:val="18"/>
          <w:lang w:val="es-ES"/>
        </w:rPr>
        <w:t xml:space="preserve"> en el Arte</w:t>
      </w:r>
      <w:r w:rsidRPr="007D5FA2">
        <w:rPr>
          <w:sz w:val="18"/>
          <w:szCs w:val="18"/>
          <w:lang w:val="es-ES"/>
        </w:rPr>
        <w:t xml:space="preserve">, </w:t>
      </w:r>
      <w:r>
        <w:rPr>
          <w:sz w:val="18"/>
          <w:szCs w:val="18"/>
          <w:lang w:val="es-ES"/>
        </w:rPr>
        <w:t>editado por</w:t>
      </w:r>
      <w:r w:rsidRPr="007D5FA2">
        <w:rPr>
          <w:sz w:val="18"/>
          <w:szCs w:val="18"/>
          <w:lang w:val="es-ES"/>
        </w:rPr>
        <w:t xml:space="preserve"> </w:t>
      </w:r>
      <w:proofErr w:type="spellStart"/>
      <w:r w:rsidRPr="007D5FA2">
        <w:rPr>
          <w:sz w:val="18"/>
          <w:szCs w:val="18"/>
          <w:lang w:val="es-ES"/>
        </w:rPr>
        <w:t>Ramón</w:t>
      </w:r>
      <w:proofErr w:type="spellEnd"/>
      <w:r w:rsidRPr="007D5FA2">
        <w:rPr>
          <w:sz w:val="18"/>
          <w:szCs w:val="18"/>
          <w:lang w:val="es-ES"/>
        </w:rPr>
        <w:t xml:space="preserve">. </w:t>
      </w:r>
      <w:proofErr w:type="spellStart"/>
      <w:r w:rsidRPr="007D5FA2">
        <w:rPr>
          <w:sz w:val="18"/>
          <w:szCs w:val="18"/>
          <w:lang w:val="es-ES"/>
        </w:rPr>
        <w:t>Díaz</w:t>
      </w:r>
      <w:proofErr w:type="spellEnd"/>
      <w:r w:rsidRPr="007D5FA2">
        <w:rPr>
          <w:sz w:val="18"/>
          <w:szCs w:val="18"/>
          <w:lang w:val="es-ES"/>
        </w:rPr>
        <w:t xml:space="preserve"> Padilla: 23–30. Madrid: Universidad Complutense de Madrid. </w:t>
      </w:r>
    </w:p>
    <w:p w14:paraId="44CB41A9" w14:textId="77777777" w:rsidR="00DA59A6" w:rsidRPr="00DA59A6" w:rsidRDefault="00DA59A6" w:rsidP="00DA59A6">
      <w:pPr>
        <w:pStyle w:val="ReferencesText"/>
        <w:ind w:left="567" w:right="543"/>
        <w:rPr>
          <w:sz w:val="18"/>
          <w:szCs w:val="18"/>
          <w:lang w:val="es-ES"/>
        </w:rPr>
      </w:pPr>
      <w:proofErr w:type="spellStart"/>
      <w:r w:rsidRPr="00DA59A6">
        <w:rPr>
          <w:sz w:val="18"/>
          <w:szCs w:val="18"/>
          <w:lang w:val="es-ES"/>
        </w:rPr>
        <w:t>Dondis</w:t>
      </w:r>
      <w:proofErr w:type="spellEnd"/>
      <w:r w:rsidRPr="00DA59A6">
        <w:rPr>
          <w:sz w:val="18"/>
          <w:szCs w:val="18"/>
          <w:lang w:val="es-ES"/>
        </w:rPr>
        <w:t xml:space="preserve">, D. (1992). </w:t>
      </w:r>
      <w:r w:rsidRPr="00DA59A6">
        <w:rPr>
          <w:i/>
          <w:sz w:val="18"/>
          <w:szCs w:val="18"/>
          <w:lang w:val="es-ES"/>
        </w:rPr>
        <w:t>La Sintaxis de la Imagen.</w:t>
      </w:r>
      <w:r w:rsidRPr="00DA59A6">
        <w:rPr>
          <w:sz w:val="18"/>
          <w:szCs w:val="18"/>
          <w:lang w:val="es-ES"/>
        </w:rPr>
        <w:t xml:space="preserve"> México: Gustavo Gili S.A.</w:t>
      </w:r>
    </w:p>
    <w:p w14:paraId="7054DDE5" w14:textId="77777777" w:rsidR="000D150F" w:rsidRPr="00DA59A6" w:rsidRDefault="000D150F" w:rsidP="000D150F">
      <w:pPr>
        <w:pStyle w:val="ReferencesText"/>
        <w:ind w:left="567" w:right="543"/>
        <w:rPr>
          <w:sz w:val="18"/>
          <w:szCs w:val="18"/>
          <w:lang w:val="es-MX"/>
        </w:rPr>
      </w:pPr>
      <w:r w:rsidRPr="00DA59A6">
        <w:rPr>
          <w:sz w:val="18"/>
          <w:szCs w:val="18"/>
          <w:lang w:val="es-MX"/>
        </w:rPr>
        <w:t xml:space="preserve">Kanisza, G (1998). </w:t>
      </w:r>
      <w:r w:rsidRPr="00DA59A6">
        <w:rPr>
          <w:i/>
          <w:iCs/>
          <w:sz w:val="18"/>
          <w:szCs w:val="18"/>
          <w:lang w:val="es-MX"/>
        </w:rPr>
        <w:t>Gramática de la visión</w:t>
      </w:r>
      <w:r w:rsidRPr="00DA59A6">
        <w:rPr>
          <w:sz w:val="18"/>
          <w:szCs w:val="18"/>
          <w:lang w:val="es-MX"/>
        </w:rPr>
        <w:t xml:space="preserve"> (1era edición). España: Paidós comunicación.</w:t>
      </w:r>
    </w:p>
    <w:p w14:paraId="02D1827F" w14:textId="77777777" w:rsidR="000D150F" w:rsidRPr="00DA59A6" w:rsidRDefault="000D150F" w:rsidP="000D150F">
      <w:pPr>
        <w:pStyle w:val="ReferencesText"/>
        <w:ind w:left="567" w:right="543"/>
        <w:rPr>
          <w:sz w:val="18"/>
          <w:szCs w:val="18"/>
          <w:lang w:val="es-MX"/>
        </w:rPr>
      </w:pPr>
      <w:r w:rsidRPr="00DA59A6">
        <w:rPr>
          <w:sz w:val="18"/>
          <w:szCs w:val="18"/>
          <w:lang w:val="es-MX"/>
        </w:rPr>
        <w:t>https://www.nationalgalleries.org/art-and-artists/159569/blaze-1</w:t>
      </w:r>
    </w:p>
    <w:p w14:paraId="12A703E1" w14:textId="77777777" w:rsidR="00DA59A6" w:rsidRPr="00DA59A6" w:rsidRDefault="00DA59A6" w:rsidP="00DA59A6">
      <w:pPr>
        <w:pStyle w:val="ReferencesText"/>
        <w:ind w:left="567" w:right="543"/>
        <w:rPr>
          <w:sz w:val="18"/>
          <w:szCs w:val="18"/>
          <w:lang w:val="es-ES"/>
        </w:rPr>
      </w:pPr>
      <w:proofErr w:type="spellStart"/>
      <w:r w:rsidRPr="00DA59A6">
        <w:rPr>
          <w:sz w:val="18"/>
          <w:szCs w:val="18"/>
          <w:lang w:val="es-ES"/>
        </w:rPr>
        <w:t>Lupton</w:t>
      </w:r>
      <w:proofErr w:type="spellEnd"/>
      <w:r w:rsidRPr="00DA59A6">
        <w:rPr>
          <w:sz w:val="18"/>
          <w:szCs w:val="18"/>
          <w:lang w:val="es-ES"/>
        </w:rPr>
        <w:t xml:space="preserve">, E. y Cole J. (2009). </w:t>
      </w:r>
      <w:r w:rsidRPr="00DA59A6">
        <w:rPr>
          <w:i/>
          <w:sz w:val="18"/>
          <w:szCs w:val="18"/>
          <w:lang w:val="es-ES"/>
        </w:rPr>
        <w:t>Diseño Gráfico Nuevos Fundamentos</w:t>
      </w:r>
      <w:r w:rsidRPr="00DA59A6">
        <w:rPr>
          <w:sz w:val="18"/>
          <w:szCs w:val="18"/>
          <w:lang w:val="es-ES"/>
        </w:rPr>
        <w:t>. Barcelona: Gustavo Gili S.A.</w:t>
      </w:r>
    </w:p>
    <w:p w14:paraId="060B4DE6" w14:textId="7AB817BD" w:rsidR="000D150F" w:rsidRPr="00DA59A6" w:rsidRDefault="000D150F" w:rsidP="000D150F">
      <w:pPr>
        <w:pStyle w:val="ReferencesText"/>
        <w:ind w:left="567" w:right="543"/>
        <w:rPr>
          <w:sz w:val="18"/>
          <w:szCs w:val="18"/>
          <w:lang w:val="es-MX"/>
        </w:rPr>
      </w:pPr>
      <w:r w:rsidRPr="00DA59A6">
        <w:rPr>
          <w:sz w:val="18"/>
          <w:szCs w:val="18"/>
          <w:lang w:val="es-MX"/>
        </w:rPr>
        <w:t xml:space="preserve">Padilla, R. (2010) </w:t>
      </w:r>
      <w:r w:rsidRPr="00DA59A6">
        <w:rPr>
          <w:i/>
          <w:iCs/>
          <w:sz w:val="18"/>
          <w:szCs w:val="18"/>
          <w:lang w:val="es-MX"/>
        </w:rPr>
        <w:t>Distorsión, equívocos y ambigüedades: Las ilusiones ópticas en el arte.</w:t>
      </w:r>
      <w:r w:rsidRPr="00DA59A6">
        <w:rPr>
          <w:sz w:val="18"/>
          <w:szCs w:val="18"/>
          <w:lang w:val="es-MX"/>
        </w:rPr>
        <w:t xml:space="preserve"> Madrid: Facultad de Bellas Artes, Universidad Complutense de Madrid.</w:t>
      </w:r>
    </w:p>
    <w:p w14:paraId="71BF1375" w14:textId="77777777" w:rsidR="00DA59A6" w:rsidRPr="00876986" w:rsidRDefault="00DA59A6" w:rsidP="00DA59A6">
      <w:pPr>
        <w:pStyle w:val="ReferencesText"/>
        <w:ind w:left="567" w:right="543"/>
        <w:rPr>
          <w:sz w:val="18"/>
          <w:szCs w:val="18"/>
        </w:rPr>
      </w:pPr>
      <w:proofErr w:type="spellStart"/>
      <w:r w:rsidRPr="00876986">
        <w:rPr>
          <w:sz w:val="18"/>
          <w:szCs w:val="18"/>
          <w:lang w:val="es-ES"/>
        </w:rPr>
        <w:t>Poole</w:t>
      </w:r>
      <w:proofErr w:type="spellEnd"/>
      <w:r w:rsidRPr="00876986">
        <w:rPr>
          <w:sz w:val="18"/>
          <w:szCs w:val="18"/>
          <w:lang w:val="es-ES"/>
        </w:rPr>
        <w:t xml:space="preserve">, A., Linden J. y Phillips, P. (2004). </w:t>
      </w:r>
      <w:r w:rsidRPr="00DA59A6">
        <w:rPr>
          <w:sz w:val="18"/>
          <w:szCs w:val="18"/>
        </w:rPr>
        <w:t xml:space="preserve">“In Search of Salience: A Response-time and Eye-movement Analysis of Bookmark Recognition.” In </w:t>
      </w:r>
      <w:r w:rsidRPr="00DA59A6">
        <w:rPr>
          <w:i/>
          <w:sz w:val="18"/>
          <w:szCs w:val="18"/>
        </w:rPr>
        <w:t xml:space="preserve">People and Computers XVIII-Design for Life: Proceedings of HCI 2004, </w:t>
      </w:r>
      <w:r w:rsidRPr="00DA59A6">
        <w:rPr>
          <w:sz w:val="18"/>
          <w:szCs w:val="18"/>
        </w:rPr>
        <w:t xml:space="preserve">edited by Sally Fincher, </w:t>
      </w:r>
      <w:proofErr w:type="spellStart"/>
      <w:r w:rsidRPr="00DA59A6">
        <w:rPr>
          <w:sz w:val="18"/>
          <w:szCs w:val="18"/>
        </w:rPr>
        <w:t>Panos</w:t>
      </w:r>
      <w:proofErr w:type="spellEnd"/>
      <w:r w:rsidRPr="00DA59A6">
        <w:rPr>
          <w:sz w:val="18"/>
          <w:szCs w:val="18"/>
        </w:rPr>
        <w:t xml:space="preserve"> </w:t>
      </w:r>
      <w:proofErr w:type="spellStart"/>
      <w:r w:rsidRPr="00DA59A6">
        <w:rPr>
          <w:sz w:val="18"/>
          <w:szCs w:val="18"/>
        </w:rPr>
        <w:t>Markopolous</w:t>
      </w:r>
      <w:proofErr w:type="spellEnd"/>
      <w:r w:rsidRPr="00DA59A6">
        <w:rPr>
          <w:sz w:val="18"/>
          <w:szCs w:val="18"/>
        </w:rPr>
        <w:t xml:space="preserve">, David Moore y Roy Ruddle, 363–378. </w:t>
      </w:r>
      <w:r w:rsidRPr="00876986">
        <w:rPr>
          <w:sz w:val="18"/>
          <w:szCs w:val="18"/>
        </w:rPr>
        <w:t>London: Springer-Verlag Ltd.</w:t>
      </w:r>
    </w:p>
    <w:p w14:paraId="6EE4D11C" w14:textId="1CA7F06C" w:rsidR="00E2336B" w:rsidRPr="00DA59A6" w:rsidRDefault="00E2336B" w:rsidP="00DA59A6">
      <w:pPr>
        <w:pStyle w:val="ReferencesText"/>
        <w:ind w:left="567" w:right="543"/>
        <w:rPr>
          <w:sz w:val="18"/>
          <w:szCs w:val="18"/>
          <w:lang w:val="es-ES"/>
        </w:rPr>
      </w:pPr>
      <w:proofErr w:type="spellStart"/>
      <w:r w:rsidRPr="00DA59A6">
        <w:rPr>
          <w:sz w:val="18"/>
          <w:szCs w:val="18"/>
        </w:rPr>
        <w:t>Pernice</w:t>
      </w:r>
      <w:proofErr w:type="spellEnd"/>
      <w:r w:rsidRPr="00DA59A6">
        <w:rPr>
          <w:sz w:val="18"/>
          <w:szCs w:val="18"/>
        </w:rPr>
        <w:t xml:space="preserve">, K. and Nielsen, J. (2009). </w:t>
      </w:r>
      <w:r w:rsidRPr="00DA59A6">
        <w:rPr>
          <w:i/>
          <w:iCs/>
          <w:sz w:val="18"/>
          <w:szCs w:val="18"/>
        </w:rPr>
        <w:t xml:space="preserve">How to Conduct Eye Tracking Studies? </w:t>
      </w:r>
      <w:r w:rsidRPr="00DA59A6">
        <w:rPr>
          <w:sz w:val="18"/>
          <w:szCs w:val="18"/>
          <w:lang w:val="es-MX"/>
        </w:rPr>
        <w:t>Nielsen</w:t>
      </w:r>
    </w:p>
    <w:p w14:paraId="5B37121C" w14:textId="77777777" w:rsidR="00E2336B" w:rsidRPr="00DA59A6" w:rsidRDefault="00E2336B" w:rsidP="000D150F">
      <w:pPr>
        <w:pStyle w:val="ReferencesText"/>
        <w:ind w:left="567" w:right="543"/>
        <w:rPr>
          <w:sz w:val="18"/>
          <w:szCs w:val="18"/>
          <w:lang w:val="es-MX"/>
        </w:rPr>
      </w:pPr>
      <w:r w:rsidRPr="00DA59A6">
        <w:rPr>
          <w:sz w:val="18"/>
          <w:szCs w:val="18"/>
          <w:lang w:val="es-MX"/>
        </w:rPr>
        <w:t>Norman Group.https://media.nngroup.com/media/reports/free/How_to_</w:t>
      </w:r>
    </w:p>
    <w:p w14:paraId="1FAD385E" w14:textId="3067B332" w:rsidR="00E2336B" w:rsidRPr="00DA59A6" w:rsidRDefault="00E2336B" w:rsidP="000D150F">
      <w:pPr>
        <w:pStyle w:val="ReferencesText"/>
        <w:ind w:left="567" w:right="543"/>
        <w:rPr>
          <w:sz w:val="18"/>
          <w:szCs w:val="18"/>
          <w:lang w:val="es-MX"/>
        </w:rPr>
      </w:pPr>
      <w:r w:rsidRPr="00DA59A6">
        <w:rPr>
          <w:sz w:val="18"/>
          <w:szCs w:val="18"/>
          <w:lang w:val="es-MX"/>
        </w:rPr>
        <w:t>Conduct_Eyetracking_Studies.pdf</w:t>
      </w:r>
    </w:p>
    <w:p w14:paraId="7016EA9C" w14:textId="77777777" w:rsidR="00213469" w:rsidRDefault="006257EB" w:rsidP="00213469">
      <w:pPr>
        <w:pStyle w:val="ReferencesText"/>
        <w:ind w:left="567" w:right="543"/>
        <w:rPr>
          <w:bCs/>
          <w:sz w:val="18"/>
          <w:szCs w:val="18"/>
          <w:lang w:val="es-ES"/>
        </w:rPr>
      </w:pPr>
      <w:r w:rsidRPr="00DA59A6">
        <w:rPr>
          <w:bCs/>
          <w:sz w:val="18"/>
          <w:szCs w:val="18"/>
          <w:lang w:val="es-ES"/>
        </w:rPr>
        <w:t xml:space="preserve">Soriano, M. (2017). </w:t>
      </w:r>
      <w:r w:rsidRPr="00DA59A6">
        <w:rPr>
          <w:bCs/>
          <w:i/>
          <w:iCs/>
          <w:sz w:val="18"/>
          <w:szCs w:val="18"/>
          <w:lang w:val="es-ES"/>
        </w:rPr>
        <w:t>Estudio de la Percepción Visual de la Forma: Ilusiones Ópticas</w:t>
      </w:r>
      <w:r w:rsidRPr="00DA59A6">
        <w:rPr>
          <w:bCs/>
          <w:sz w:val="18"/>
          <w:szCs w:val="18"/>
          <w:lang w:val="es-ES"/>
        </w:rPr>
        <w:t xml:space="preserve"> (Tesis de Licenciatura). Universidad Autónoma de San Luis Potosí, San Luis Potosí, México.</w:t>
      </w:r>
    </w:p>
    <w:p w14:paraId="5F15E047" w14:textId="77777777" w:rsidR="005929EC" w:rsidRDefault="005929EC" w:rsidP="005929EC">
      <w:pPr>
        <w:pStyle w:val="ReferencesText"/>
        <w:ind w:left="567" w:right="543"/>
        <w:rPr>
          <w:sz w:val="18"/>
          <w:szCs w:val="18"/>
          <w:lang w:val="es-ES"/>
        </w:rPr>
      </w:pPr>
      <w:r w:rsidRPr="007D5FA2">
        <w:rPr>
          <w:sz w:val="18"/>
          <w:szCs w:val="18"/>
          <w:lang w:val="es-ES"/>
        </w:rPr>
        <w:t xml:space="preserve">Vernon, M. D. (1979). </w:t>
      </w:r>
      <w:r w:rsidRPr="00294D65">
        <w:rPr>
          <w:i/>
          <w:iCs/>
          <w:sz w:val="18"/>
          <w:szCs w:val="18"/>
          <w:lang w:val="es-ES"/>
        </w:rPr>
        <w:t>Psicología de la percepción</w:t>
      </w:r>
      <w:r w:rsidRPr="007D5FA2">
        <w:rPr>
          <w:sz w:val="18"/>
          <w:szCs w:val="18"/>
          <w:lang w:val="es-ES"/>
        </w:rPr>
        <w:t xml:space="preserve">. Buenos Aires, Argentina: Ediciones </w:t>
      </w:r>
      <w:proofErr w:type="spellStart"/>
      <w:r w:rsidRPr="007D5FA2">
        <w:rPr>
          <w:sz w:val="18"/>
          <w:szCs w:val="18"/>
          <w:lang w:val="es-ES"/>
        </w:rPr>
        <w:t>Hormé</w:t>
      </w:r>
      <w:proofErr w:type="spellEnd"/>
    </w:p>
    <w:p w14:paraId="24C97E44" w14:textId="5B336E28" w:rsidR="00213469" w:rsidRPr="00213469" w:rsidRDefault="00213469" w:rsidP="005929EC">
      <w:pPr>
        <w:pStyle w:val="ReferencesText"/>
        <w:ind w:left="567" w:right="543"/>
        <w:rPr>
          <w:sz w:val="18"/>
          <w:szCs w:val="18"/>
          <w:lang w:val="es-ES"/>
        </w:rPr>
      </w:pPr>
      <w:r w:rsidRPr="00213469">
        <w:rPr>
          <w:sz w:val="18"/>
          <w:szCs w:val="18"/>
          <w:lang w:val="es-MX"/>
        </w:rPr>
        <w:t>Villafañe, J</w:t>
      </w:r>
      <w:r>
        <w:rPr>
          <w:sz w:val="18"/>
          <w:szCs w:val="18"/>
          <w:lang w:val="es-MX"/>
        </w:rPr>
        <w:t>. y</w:t>
      </w:r>
      <w:r w:rsidRPr="00213469">
        <w:rPr>
          <w:sz w:val="18"/>
          <w:szCs w:val="18"/>
          <w:lang w:val="es-MX"/>
        </w:rPr>
        <w:t xml:space="preserve"> Mínguez</w:t>
      </w:r>
      <w:r>
        <w:rPr>
          <w:sz w:val="18"/>
          <w:szCs w:val="18"/>
          <w:lang w:val="es-MX"/>
        </w:rPr>
        <w:t>, N.</w:t>
      </w:r>
      <w:r w:rsidRPr="00213469">
        <w:rPr>
          <w:sz w:val="18"/>
          <w:szCs w:val="18"/>
          <w:lang w:val="es-MX"/>
        </w:rPr>
        <w:t xml:space="preserve"> </w:t>
      </w:r>
      <w:r>
        <w:rPr>
          <w:sz w:val="18"/>
          <w:szCs w:val="18"/>
          <w:lang w:val="es-MX"/>
        </w:rPr>
        <w:t>(</w:t>
      </w:r>
      <w:r w:rsidRPr="00213469">
        <w:rPr>
          <w:sz w:val="18"/>
          <w:szCs w:val="18"/>
          <w:lang w:val="es-MX"/>
        </w:rPr>
        <w:t>1996</w:t>
      </w:r>
      <w:r>
        <w:rPr>
          <w:sz w:val="18"/>
          <w:szCs w:val="18"/>
          <w:lang w:val="es-MX"/>
        </w:rPr>
        <w:t>)</w:t>
      </w:r>
      <w:r w:rsidRPr="00213469">
        <w:rPr>
          <w:sz w:val="18"/>
          <w:szCs w:val="18"/>
          <w:lang w:val="es-MX"/>
        </w:rPr>
        <w:t xml:space="preserve">. </w:t>
      </w:r>
      <w:r w:rsidRPr="00213469">
        <w:rPr>
          <w:i/>
          <w:iCs/>
          <w:sz w:val="18"/>
          <w:szCs w:val="18"/>
          <w:lang w:val="es-MX"/>
        </w:rPr>
        <w:t xml:space="preserve">Principios de Teoría General de la Imagen. </w:t>
      </w:r>
      <w:r w:rsidRPr="00213469">
        <w:rPr>
          <w:sz w:val="18"/>
          <w:szCs w:val="18"/>
          <w:lang w:val="es-MX"/>
        </w:rPr>
        <w:t>Madrid: Pirámide</w:t>
      </w:r>
      <w:r w:rsidRPr="00213469">
        <w:rPr>
          <w:rFonts w:ascii="TimesNewRoman" w:hAnsi="TimesNewRoman"/>
          <w:szCs w:val="20"/>
          <w:lang w:val="es-MX" w:eastAsia="es-MX"/>
        </w:rPr>
        <w:t xml:space="preserve">. </w:t>
      </w:r>
    </w:p>
    <w:p w14:paraId="23A300D9" w14:textId="77777777" w:rsidR="006257EB" w:rsidRPr="00DA59A6" w:rsidRDefault="006257EB" w:rsidP="006257EB">
      <w:pPr>
        <w:pStyle w:val="ReferencesText"/>
        <w:ind w:left="567" w:right="543"/>
        <w:rPr>
          <w:bCs/>
          <w:sz w:val="18"/>
          <w:szCs w:val="18"/>
          <w:lang w:val="es-ES"/>
        </w:rPr>
      </w:pPr>
    </w:p>
    <w:p w14:paraId="43EB23AC" w14:textId="77777777" w:rsidR="006257EB" w:rsidRPr="001253BB" w:rsidRDefault="006257EB" w:rsidP="006257EB">
      <w:pPr>
        <w:pStyle w:val="ReferencesText"/>
        <w:ind w:left="567" w:right="543"/>
        <w:rPr>
          <w:lang w:val="es-MX"/>
        </w:rPr>
      </w:pPr>
    </w:p>
    <w:p w14:paraId="2EC44EDC" w14:textId="77777777" w:rsidR="006257EB" w:rsidRPr="007D5FA2" w:rsidRDefault="006257EB" w:rsidP="006257EB">
      <w:pPr>
        <w:pStyle w:val="ReferencesText"/>
        <w:ind w:left="567" w:right="543"/>
        <w:rPr>
          <w:sz w:val="18"/>
          <w:szCs w:val="18"/>
          <w:lang w:val="es-ES"/>
        </w:rPr>
      </w:pPr>
    </w:p>
    <w:sectPr w:rsidR="006257EB" w:rsidRPr="007D5FA2" w:rsidSect="00092910">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60EB15" w14:textId="77777777" w:rsidR="00274E8B" w:rsidRDefault="00274E8B" w:rsidP="00304499">
      <w:r>
        <w:separator/>
      </w:r>
    </w:p>
  </w:endnote>
  <w:endnote w:type="continuationSeparator" w:id="0">
    <w:p w14:paraId="660A0E2A" w14:textId="77777777" w:rsidR="00274E8B" w:rsidRDefault="00274E8B"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Roboto">
    <w:altName w:val="Arial"/>
    <w:panose1 w:val="020B0604020202020204"/>
    <w:charset w:val="00"/>
    <w:family w:val="auto"/>
    <w:pitch w:val="variable"/>
    <w:sig w:usb0="E00002FF" w:usb1="5000205B" w:usb2="00000020" w:usb3="00000000" w:csb0="0000019F" w:csb1="00000000"/>
  </w:font>
  <w:font w:name="Roboto Light">
    <w:altName w:val="Times New Roman"/>
    <w:panose1 w:val="020B0604020202020204"/>
    <w:charset w:val="00"/>
    <w:family w:val="auto"/>
    <w:pitch w:val="variable"/>
    <w:sig w:usb0="E00002FF" w:usb1="5000205B" w:usb2="00000020" w:usb3="00000000" w:csb0="0000019F" w:csb1="00000000"/>
  </w:font>
  <w:font w:name="Vrinda">
    <w:panose1 w:val="020B0604020202020204"/>
    <w:charset w:val="00"/>
    <w:family w:val="swiss"/>
    <w:pitch w:val="variable"/>
    <w:sig w:usb0="00010003" w:usb1="00000000" w:usb2="00000000" w:usb3="00000000" w:csb0="00000001" w:csb1="00000000"/>
  </w:font>
  <w:font w:name="Minion Pro">
    <w:altName w:val="Minion Pro"/>
    <w:panose1 w:val="020B0604020202020204"/>
    <w:charset w:val="00"/>
    <w:family w:val="roman"/>
    <w:pitch w:val="variable"/>
    <w:sig w:usb0="60000287" w:usb1="00000001" w:usb2="00000000" w:usb3="00000000" w:csb0="0000019F" w:csb1="00000000"/>
  </w:font>
  <w:font w:name="Roboto Medium">
    <w:altName w:val="Times New Roman"/>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TimesNewRoman">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FEC8F3" w14:textId="77777777" w:rsidR="00274E8B" w:rsidRDefault="00274E8B" w:rsidP="00304499">
      <w:r>
        <w:separator/>
      </w:r>
    </w:p>
  </w:footnote>
  <w:footnote w:type="continuationSeparator" w:id="0">
    <w:p w14:paraId="6C938C1B" w14:textId="77777777" w:rsidR="00274E8B" w:rsidRDefault="00274E8B"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46FB7"/>
    <w:multiLevelType w:val="multilevel"/>
    <w:tmpl w:val="4254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D02A0"/>
    <w:multiLevelType w:val="multilevel"/>
    <w:tmpl w:val="C7B29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C7206A"/>
    <w:multiLevelType w:val="hybridMultilevel"/>
    <w:tmpl w:val="842ADC6A"/>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A696E81"/>
    <w:multiLevelType w:val="hybridMultilevel"/>
    <w:tmpl w:val="3FE6B0A8"/>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num w:numId="1">
    <w:abstractNumId w:val="3"/>
  </w:num>
  <w:num w:numId="2">
    <w:abstractNumId w:val="4"/>
  </w:num>
  <w:num w:numId="3">
    <w:abstractNumId w:val="0"/>
  </w:num>
  <w:num w:numId="4">
    <w:abstractNumId w:val="5"/>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053F2"/>
    <w:rsid w:val="000109F0"/>
    <w:rsid w:val="00013B59"/>
    <w:rsid w:val="00020FCE"/>
    <w:rsid w:val="0003325C"/>
    <w:rsid w:val="00035722"/>
    <w:rsid w:val="00037C4D"/>
    <w:rsid w:val="00041BAD"/>
    <w:rsid w:val="00042FDC"/>
    <w:rsid w:val="00050A5D"/>
    <w:rsid w:val="00054177"/>
    <w:rsid w:val="000563BF"/>
    <w:rsid w:val="00057CBB"/>
    <w:rsid w:val="00061931"/>
    <w:rsid w:val="00061CE7"/>
    <w:rsid w:val="000650CA"/>
    <w:rsid w:val="000669E5"/>
    <w:rsid w:val="00083B6C"/>
    <w:rsid w:val="00087286"/>
    <w:rsid w:val="000905DD"/>
    <w:rsid w:val="00097708"/>
    <w:rsid w:val="000A0114"/>
    <w:rsid w:val="000A2348"/>
    <w:rsid w:val="000A373D"/>
    <w:rsid w:val="000A7175"/>
    <w:rsid w:val="000D1199"/>
    <w:rsid w:val="000D150F"/>
    <w:rsid w:val="000D3590"/>
    <w:rsid w:val="000E1C9F"/>
    <w:rsid w:val="000E5016"/>
    <w:rsid w:val="000F4BA0"/>
    <w:rsid w:val="000F5C55"/>
    <w:rsid w:val="00102161"/>
    <w:rsid w:val="00104708"/>
    <w:rsid w:val="001154DA"/>
    <w:rsid w:val="00115541"/>
    <w:rsid w:val="00120BBE"/>
    <w:rsid w:val="00122BD6"/>
    <w:rsid w:val="001253BB"/>
    <w:rsid w:val="00127F68"/>
    <w:rsid w:val="00130E76"/>
    <w:rsid w:val="001324E7"/>
    <w:rsid w:val="00134C59"/>
    <w:rsid w:val="00134F36"/>
    <w:rsid w:val="00141475"/>
    <w:rsid w:val="001460CA"/>
    <w:rsid w:val="00156215"/>
    <w:rsid w:val="00160AA5"/>
    <w:rsid w:val="00162441"/>
    <w:rsid w:val="00172507"/>
    <w:rsid w:val="0017588D"/>
    <w:rsid w:val="00177102"/>
    <w:rsid w:val="0017784A"/>
    <w:rsid w:val="001804B7"/>
    <w:rsid w:val="00191988"/>
    <w:rsid w:val="00194DF3"/>
    <w:rsid w:val="00195F5D"/>
    <w:rsid w:val="001963FC"/>
    <w:rsid w:val="0019722F"/>
    <w:rsid w:val="001973F0"/>
    <w:rsid w:val="001A1766"/>
    <w:rsid w:val="001A3538"/>
    <w:rsid w:val="001B409C"/>
    <w:rsid w:val="001B5151"/>
    <w:rsid w:val="001B65A7"/>
    <w:rsid w:val="001C1BEB"/>
    <w:rsid w:val="001C2013"/>
    <w:rsid w:val="001C3C03"/>
    <w:rsid w:val="001C6659"/>
    <w:rsid w:val="001D0FA1"/>
    <w:rsid w:val="001D286E"/>
    <w:rsid w:val="001D39FF"/>
    <w:rsid w:val="001D74B2"/>
    <w:rsid w:val="001E2C94"/>
    <w:rsid w:val="001E3D04"/>
    <w:rsid w:val="001F6EAF"/>
    <w:rsid w:val="00204635"/>
    <w:rsid w:val="0020517A"/>
    <w:rsid w:val="00205BB4"/>
    <w:rsid w:val="00207025"/>
    <w:rsid w:val="00207F80"/>
    <w:rsid w:val="002103EF"/>
    <w:rsid w:val="00213469"/>
    <w:rsid w:val="002145A3"/>
    <w:rsid w:val="00215AAE"/>
    <w:rsid w:val="002207C5"/>
    <w:rsid w:val="00220D04"/>
    <w:rsid w:val="00224024"/>
    <w:rsid w:val="002305E6"/>
    <w:rsid w:val="002333F6"/>
    <w:rsid w:val="00236A90"/>
    <w:rsid w:val="002376EC"/>
    <w:rsid w:val="0024045B"/>
    <w:rsid w:val="00253C0F"/>
    <w:rsid w:val="002636B3"/>
    <w:rsid w:val="00271442"/>
    <w:rsid w:val="00272F6D"/>
    <w:rsid w:val="0027357C"/>
    <w:rsid w:val="00273FD3"/>
    <w:rsid w:val="00274E8B"/>
    <w:rsid w:val="00275873"/>
    <w:rsid w:val="00276330"/>
    <w:rsid w:val="00280AA2"/>
    <w:rsid w:val="00283D9F"/>
    <w:rsid w:val="0029006C"/>
    <w:rsid w:val="00292010"/>
    <w:rsid w:val="00294D65"/>
    <w:rsid w:val="002A21BD"/>
    <w:rsid w:val="002B08DF"/>
    <w:rsid w:val="002B2471"/>
    <w:rsid w:val="002C3581"/>
    <w:rsid w:val="002C4D24"/>
    <w:rsid w:val="002D0334"/>
    <w:rsid w:val="002D3347"/>
    <w:rsid w:val="002D45A8"/>
    <w:rsid w:val="002E08B4"/>
    <w:rsid w:val="002E2A12"/>
    <w:rsid w:val="002F0FEE"/>
    <w:rsid w:val="00304499"/>
    <w:rsid w:val="00305244"/>
    <w:rsid w:val="00310499"/>
    <w:rsid w:val="00310C9E"/>
    <w:rsid w:val="003114E1"/>
    <w:rsid w:val="0031417F"/>
    <w:rsid w:val="00314D55"/>
    <w:rsid w:val="00316914"/>
    <w:rsid w:val="003232DA"/>
    <w:rsid w:val="00324118"/>
    <w:rsid w:val="003338C7"/>
    <w:rsid w:val="00334A29"/>
    <w:rsid w:val="00335536"/>
    <w:rsid w:val="00336CE0"/>
    <w:rsid w:val="00336E7C"/>
    <w:rsid w:val="003402C5"/>
    <w:rsid w:val="00347816"/>
    <w:rsid w:val="00360EED"/>
    <w:rsid w:val="003650BB"/>
    <w:rsid w:val="00365CE2"/>
    <w:rsid w:val="00365F59"/>
    <w:rsid w:val="003670C6"/>
    <w:rsid w:val="003769BF"/>
    <w:rsid w:val="00396F0D"/>
    <w:rsid w:val="003A1F52"/>
    <w:rsid w:val="003A75F9"/>
    <w:rsid w:val="003B25FC"/>
    <w:rsid w:val="003C00A0"/>
    <w:rsid w:val="003C0BB5"/>
    <w:rsid w:val="003C450D"/>
    <w:rsid w:val="003D16CA"/>
    <w:rsid w:val="003D3125"/>
    <w:rsid w:val="003E3032"/>
    <w:rsid w:val="003E4E41"/>
    <w:rsid w:val="003F3287"/>
    <w:rsid w:val="003F4283"/>
    <w:rsid w:val="0040448C"/>
    <w:rsid w:val="0040465D"/>
    <w:rsid w:val="004072DF"/>
    <w:rsid w:val="00415A7A"/>
    <w:rsid w:val="00416D1B"/>
    <w:rsid w:val="004220C4"/>
    <w:rsid w:val="004228B0"/>
    <w:rsid w:val="0043502A"/>
    <w:rsid w:val="004379A5"/>
    <w:rsid w:val="00450D3E"/>
    <w:rsid w:val="00466CA3"/>
    <w:rsid w:val="00472CE9"/>
    <w:rsid w:val="00474CA6"/>
    <w:rsid w:val="004821EF"/>
    <w:rsid w:val="00485B95"/>
    <w:rsid w:val="00485BAB"/>
    <w:rsid w:val="004976A1"/>
    <w:rsid w:val="004A4820"/>
    <w:rsid w:val="004A7175"/>
    <w:rsid w:val="004A7752"/>
    <w:rsid w:val="004B60BF"/>
    <w:rsid w:val="004B6E3D"/>
    <w:rsid w:val="004C0106"/>
    <w:rsid w:val="004D3713"/>
    <w:rsid w:val="004E00A5"/>
    <w:rsid w:val="004E5991"/>
    <w:rsid w:val="004E6994"/>
    <w:rsid w:val="004E7495"/>
    <w:rsid w:val="004F1CDA"/>
    <w:rsid w:val="004F29A3"/>
    <w:rsid w:val="004F5CD3"/>
    <w:rsid w:val="00500C61"/>
    <w:rsid w:val="00503EA5"/>
    <w:rsid w:val="00513F83"/>
    <w:rsid w:val="00515807"/>
    <w:rsid w:val="00523961"/>
    <w:rsid w:val="00523D98"/>
    <w:rsid w:val="0053694C"/>
    <w:rsid w:val="005378C7"/>
    <w:rsid w:val="0054210B"/>
    <w:rsid w:val="00545A1B"/>
    <w:rsid w:val="00552FB0"/>
    <w:rsid w:val="00555392"/>
    <w:rsid w:val="00555862"/>
    <w:rsid w:val="005564DF"/>
    <w:rsid w:val="00565A78"/>
    <w:rsid w:val="005705AB"/>
    <w:rsid w:val="0057306B"/>
    <w:rsid w:val="005834A3"/>
    <w:rsid w:val="005905F2"/>
    <w:rsid w:val="005929EC"/>
    <w:rsid w:val="005937AF"/>
    <w:rsid w:val="00593B16"/>
    <w:rsid w:val="00595487"/>
    <w:rsid w:val="00596A69"/>
    <w:rsid w:val="0059746F"/>
    <w:rsid w:val="005A3343"/>
    <w:rsid w:val="005B1B16"/>
    <w:rsid w:val="005B684C"/>
    <w:rsid w:val="005C2C7C"/>
    <w:rsid w:val="005C3CDA"/>
    <w:rsid w:val="005C6112"/>
    <w:rsid w:val="005D38A0"/>
    <w:rsid w:val="005E1465"/>
    <w:rsid w:val="00600495"/>
    <w:rsid w:val="00603C9F"/>
    <w:rsid w:val="00607F08"/>
    <w:rsid w:val="00621E59"/>
    <w:rsid w:val="00622760"/>
    <w:rsid w:val="006257EB"/>
    <w:rsid w:val="00627535"/>
    <w:rsid w:val="00634436"/>
    <w:rsid w:val="006476E2"/>
    <w:rsid w:val="0064780C"/>
    <w:rsid w:val="006549F4"/>
    <w:rsid w:val="006619D5"/>
    <w:rsid w:val="00663DC3"/>
    <w:rsid w:val="006726AD"/>
    <w:rsid w:val="00673AE3"/>
    <w:rsid w:val="006855F2"/>
    <w:rsid w:val="00685873"/>
    <w:rsid w:val="00691CC3"/>
    <w:rsid w:val="00694FAB"/>
    <w:rsid w:val="00696837"/>
    <w:rsid w:val="00697E4D"/>
    <w:rsid w:val="006A0465"/>
    <w:rsid w:val="006A0C1C"/>
    <w:rsid w:val="006A17CD"/>
    <w:rsid w:val="006A70E9"/>
    <w:rsid w:val="006A75BC"/>
    <w:rsid w:val="006C2A8D"/>
    <w:rsid w:val="006C68E8"/>
    <w:rsid w:val="006D2D79"/>
    <w:rsid w:val="006D611D"/>
    <w:rsid w:val="006E0093"/>
    <w:rsid w:val="006E3FE7"/>
    <w:rsid w:val="006F506C"/>
    <w:rsid w:val="006F523B"/>
    <w:rsid w:val="006F6C36"/>
    <w:rsid w:val="007008F0"/>
    <w:rsid w:val="00700F93"/>
    <w:rsid w:val="00701970"/>
    <w:rsid w:val="0070238A"/>
    <w:rsid w:val="00706796"/>
    <w:rsid w:val="00710CB1"/>
    <w:rsid w:val="00717969"/>
    <w:rsid w:val="00724DB3"/>
    <w:rsid w:val="00732B92"/>
    <w:rsid w:val="0073601F"/>
    <w:rsid w:val="00736877"/>
    <w:rsid w:val="007419A3"/>
    <w:rsid w:val="00741D37"/>
    <w:rsid w:val="00743A74"/>
    <w:rsid w:val="00747763"/>
    <w:rsid w:val="007522DB"/>
    <w:rsid w:val="007654E6"/>
    <w:rsid w:val="007726F5"/>
    <w:rsid w:val="00773279"/>
    <w:rsid w:val="007770E3"/>
    <w:rsid w:val="00782213"/>
    <w:rsid w:val="00782843"/>
    <w:rsid w:val="0078376D"/>
    <w:rsid w:val="00794D48"/>
    <w:rsid w:val="007A6F00"/>
    <w:rsid w:val="007B1BD5"/>
    <w:rsid w:val="007B20AA"/>
    <w:rsid w:val="007B67D6"/>
    <w:rsid w:val="007C3800"/>
    <w:rsid w:val="007D1F56"/>
    <w:rsid w:val="007D4548"/>
    <w:rsid w:val="007D5FA2"/>
    <w:rsid w:val="007E0BA3"/>
    <w:rsid w:val="007E6966"/>
    <w:rsid w:val="007F00B3"/>
    <w:rsid w:val="007F1399"/>
    <w:rsid w:val="007F16A8"/>
    <w:rsid w:val="007F60DF"/>
    <w:rsid w:val="007F7E06"/>
    <w:rsid w:val="00806964"/>
    <w:rsid w:val="00807C11"/>
    <w:rsid w:val="00810B49"/>
    <w:rsid w:val="00811A48"/>
    <w:rsid w:val="00814DFA"/>
    <w:rsid w:val="00822B23"/>
    <w:rsid w:val="008257D1"/>
    <w:rsid w:val="00833B74"/>
    <w:rsid w:val="00836F2D"/>
    <w:rsid w:val="008404A8"/>
    <w:rsid w:val="008428F3"/>
    <w:rsid w:val="00850164"/>
    <w:rsid w:val="00851DF5"/>
    <w:rsid w:val="00853D66"/>
    <w:rsid w:val="008559A3"/>
    <w:rsid w:val="00855A4B"/>
    <w:rsid w:val="0085635F"/>
    <w:rsid w:val="0087044C"/>
    <w:rsid w:val="00872CEC"/>
    <w:rsid w:val="00874C88"/>
    <w:rsid w:val="0087550F"/>
    <w:rsid w:val="008765A8"/>
    <w:rsid w:val="008768D8"/>
    <w:rsid w:val="00876986"/>
    <w:rsid w:val="00882470"/>
    <w:rsid w:val="008862B1"/>
    <w:rsid w:val="00894215"/>
    <w:rsid w:val="00894A09"/>
    <w:rsid w:val="008A006E"/>
    <w:rsid w:val="008A041A"/>
    <w:rsid w:val="008A443E"/>
    <w:rsid w:val="008A51F8"/>
    <w:rsid w:val="008A6241"/>
    <w:rsid w:val="008A6F16"/>
    <w:rsid w:val="008A763B"/>
    <w:rsid w:val="008C7FE1"/>
    <w:rsid w:val="008D1FAE"/>
    <w:rsid w:val="008D2ACB"/>
    <w:rsid w:val="008E0D63"/>
    <w:rsid w:val="008E19AB"/>
    <w:rsid w:val="008E51DD"/>
    <w:rsid w:val="008F0633"/>
    <w:rsid w:val="008F6E6B"/>
    <w:rsid w:val="009121EA"/>
    <w:rsid w:val="00945734"/>
    <w:rsid w:val="00946010"/>
    <w:rsid w:val="009460BF"/>
    <w:rsid w:val="00956CFF"/>
    <w:rsid w:val="00961745"/>
    <w:rsid w:val="00980E75"/>
    <w:rsid w:val="00993CDD"/>
    <w:rsid w:val="009A213B"/>
    <w:rsid w:val="009B3990"/>
    <w:rsid w:val="009B71FE"/>
    <w:rsid w:val="009C0567"/>
    <w:rsid w:val="009C3049"/>
    <w:rsid w:val="009C6013"/>
    <w:rsid w:val="009D4443"/>
    <w:rsid w:val="009D6638"/>
    <w:rsid w:val="009E0CFB"/>
    <w:rsid w:val="009E2899"/>
    <w:rsid w:val="009E768F"/>
    <w:rsid w:val="009E792F"/>
    <w:rsid w:val="009F18FB"/>
    <w:rsid w:val="00A0030A"/>
    <w:rsid w:val="00A014F5"/>
    <w:rsid w:val="00A0336A"/>
    <w:rsid w:val="00A05C04"/>
    <w:rsid w:val="00A10435"/>
    <w:rsid w:val="00A1570C"/>
    <w:rsid w:val="00A22DAE"/>
    <w:rsid w:val="00A3183E"/>
    <w:rsid w:val="00A345F9"/>
    <w:rsid w:val="00A43146"/>
    <w:rsid w:val="00A43F5A"/>
    <w:rsid w:val="00A44C44"/>
    <w:rsid w:val="00A452FB"/>
    <w:rsid w:val="00A470E2"/>
    <w:rsid w:val="00A61C15"/>
    <w:rsid w:val="00A668CA"/>
    <w:rsid w:val="00A71260"/>
    <w:rsid w:val="00A71AD3"/>
    <w:rsid w:val="00A71DF0"/>
    <w:rsid w:val="00A820B8"/>
    <w:rsid w:val="00A8350E"/>
    <w:rsid w:val="00A84AF6"/>
    <w:rsid w:val="00A8677D"/>
    <w:rsid w:val="00AA050A"/>
    <w:rsid w:val="00AA21FD"/>
    <w:rsid w:val="00AA2D94"/>
    <w:rsid w:val="00AA3AB4"/>
    <w:rsid w:val="00AA6633"/>
    <w:rsid w:val="00AA77A2"/>
    <w:rsid w:val="00AB7DDD"/>
    <w:rsid w:val="00AC6029"/>
    <w:rsid w:val="00AC788D"/>
    <w:rsid w:val="00AD2D49"/>
    <w:rsid w:val="00AD7808"/>
    <w:rsid w:val="00AE43CE"/>
    <w:rsid w:val="00AF0053"/>
    <w:rsid w:val="00AF5225"/>
    <w:rsid w:val="00B042DF"/>
    <w:rsid w:val="00B047F7"/>
    <w:rsid w:val="00B0737A"/>
    <w:rsid w:val="00B1053B"/>
    <w:rsid w:val="00B1627A"/>
    <w:rsid w:val="00B1680D"/>
    <w:rsid w:val="00B177A1"/>
    <w:rsid w:val="00B20C56"/>
    <w:rsid w:val="00B20F9A"/>
    <w:rsid w:val="00B226B7"/>
    <w:rsid w:val="00B23859"/>
    <w:rsid w:val="00B265A2"/>
    <w:rsid w:val="00B26F43"/>
    <w:rsid w:val="00B37D5B"/>
    <w:rsid w:val="00B406AD"/>
    <w:rsid w:val="00B44550"/>
    <w:rsid w:val="00B57D5B"/>
    <w:rsid w:val="00B618E7"/>
    <w:rsid w:val="00B66A6C"/>
    <w:rsid w:val="00B66E16"/>
    <w:rsid w:val="00B67315"/>
    <w:rsid w:val="00B717AC"/>
    <w:rsid w:val="00B7587E"/>
    <w:rsid w:val="00B820C2"/>
    <w:rsid w:val="00B9097A"/>
    <w:rsid w:val="00B92FAC"/>
    <w:rsid w:val="00BA7FBF"/>
    <w:rsid w:val="00BB249B"/>
    <w:rsid w:val="00BB544F"/>
    <w:rsid w:val="00BB65CD"/>
    <w:rsid w:val="00BC1302"/>
    <w:rsid w:val="00BC6D1E"/>
    <w:rsid w:val="00BD0030"/>
    <w:rsid w:val="00BE656A"/>
    <w:rsid w:val="00BF261F"/>
    <w:rsid w:val="00BF6E61"/>
    <w:rsid w:val="00BF7C80"/>
    <w:rsid w:val="00C00555"/>
    <w:rsid w:val="00C00A97"/>
    <w:rsid w:val="00C176DE"/>
    <w:rsid w:val="00C20447"/>
    <w:rsid w:val="00C223EC"/>
    <w:rsid w:val="00C24F92"/>
    <w:rsid w:val="00C26BEB"/>
    <w:rsid w:val="00C32D62"/>
    <w:rsid w:val="00C40C84"/>
    <w:rsid w:val="00C5487E"/>
    <w:rsid w:val="00C617E2"/>
    <w:rsid w:val="00C61E3E"/>
    <w:rsid w:val="00C66358"/>
    <w:rsid w:val="00C741D8"/>
    <w:rsid w:val="00C81056"/>
    <w:rsid w:val="00C8193B"/>
    <w:rsid w:val="00C8500B"/>
    <w:rsid w:val="00C86E6A"/>
    <w:rsid w:val="00C91135"/>
    <w:rsid w:val="00C916C4"/>
    <w:rsid w:val="00C96FE4"/>
    <w:rsid w:val="00CA30D4"/>
    <w:rsid w:val="00CA621D"/>
    <w:rsid w:val="00CB2253"/>
    <w:rsid w:val="00CB7DF3"/>
    <w:rsid w:val="00CC1DCB"/>
    <w:rsid w:val="00CC33D9"/>
    <w:rsid w:val="00CC67BA"/>
    <w:rsid w:val="00CD2D4A"/>
    <w:rsid w:val="00CD7DA3"/>
    <w:rsid w:val="00CD7EA5"/>
    <w:rsid w:val="00CE0674"/>
    <w:rsid w:val="00CE2714"/>
    <w:rsid w:val="00CE5028"/>
    <w:rsid w:val="00CE6B41"/>
    <w:rsid w:val="00CF0000"/>
    <w:rsid w:val="00CF4BE6"/>
    <w:rsid w:val="00CF7029"/>
    <w:rsid w:val="00D045E3"/>
    <w:rsid w:val="00D06069"/>
    <w:rsid w:val="00D12673"/>
    <w:rsid w:val="00D27A7F"/>
    <w:rsid w:val="00D31CDB"/>
    <w:rsid w:val="00D328D4"/>
    <w:rsid w:val="00D35840"/>
    <w:rsid w:val="00D35B2B"/>
    <w:rsid w:val="00D3623E"/>
    <w:rsid w:val="00D42788"/>
    <w:rsid w:val="00D451A6"/>
    <w:rsid w:val="00D46E75"/>
    <w:rsid w:val="00D46E7F"/>
    <w:rsid w:val="00D54F1E"/>
    <w:rsid w:val="00D5505B"/>
    <w:rsid w:val="00D5595D"/>
    <w:rsid w:val="00D56252"/>
    <w:rsid w:val="00D57402"/>
    <w:rsid w:val="00D80791"/>
    <w:rsid w:val="00D81D99"/>
    <w:rsid w:val="00D9275D"/>
    <w:rsid w:val="00D9362F"/>
    <w:rsid w:val="00D95D6E"/>
    <w:rsid w:val="00D960E1"/>
    <w:rsid w:val="00DA22E4"/>
    <w:rsid w:val="00DA3E93"/>
    <w:rsid w:val="00DA59A6"/>
    <w:rsid w:val="00DB68C2"/>
    <w:rsid w:val="00DC36B9"/>
    <w:rsid w:val="00DD55EC"/>
    <w:rsid w:val="00DD7AFF"/>
    <w:rsid w:val="00DE5910"/>
    <w:rsid w:val="00E0699B"/>
    <w:rsid w:val="00E069D8"/>
    <w:rsid w:val="00E07665"/>
    <w:rsid w:val="00E135E8"/>
    <w:rsid w:val="00E141A1"/>
    <w:rsid w:val="00E2336B"/>
    <w:rsid w:val="00E3356F"/>
    <w:rsid w:val="00E37A6C"/>
    <w:rsid w:val="00E43FBF"/>
    <w:rsid w:val="00E54DF4"/>
    <w:rsid w:val="00E56223"/>
    <w:rsid w:val="00E65F49"/>
    <w:rsid w:val="00E67530"/>
    <w:rsid w:val="00E67CE1"/>
    <w:rsid w:val="00E73942"/>
    <w:rsid w:val="00E74CCD"/>
    <w:rsid w:val="00E774E4"/>
    <w:rsid w:val="00E77B32"/>
    <w:rsid w:val="00E87CE9"/>
    <w:rsid w:val="00E937B4"/>
    <w:rsid w:val="00EA4C86"/>
    <w:rsid w:val="00EB21C2"/>
    <w:rsid w:val="00EB4689"/>
    <w:rsid w:val="00EB7743"/>
    <w:rsid w:val="00EB7A48"/>
    <w:rsid w:val="00EC291E"/>
    <w:rsid w:val="00EC38FB"/>
    <w:rsid w:val="00ED1396"/>
    <w:rsid w:val="00ED3CA9"/>
    <w:rsid w:val="00ED430A"/>
    <w:rsid w:val="00ED74A4"/>
    <w:rsid w:val="00EE230B"/>
    <w:rsid w:val="00EE3A96"/>
    <w:rsid w:val="00EE5FB0"/>
    <w:rsid w:val="00EF0E8F"/>
    <w:rsid w:val="00EF1C54"/>
    <w:rsid w:val="00EF25D9"/>
    <w:rsid w:val="00EF4006"/>
    <w:rsid w:val="00EF7095"/>
    <w:rsid w:val="00EF77DB"/>
    <w:rsid w:val="00EF794E"/>
    <w:rsid w:val="00F02070"/>
    <w:rsid w:val="00F03730"/>
    <w:rsid w:val="00F13201"/>
    <w:rsid w:val="00F13735"/>
    <w:rsid w:val="00F16125"/>
    <w:rsid w:val="00F16A86"/>
    <w:rsid w:val="00F17C69"/>
    <w:rsid w:val="00F20F88"/>
    <w:rsid w:val="00F25014"/>
    <w:rsid w:val="00F26905"/>
    <w:rsid w:val="00F301FE"/>
    <w:rsid w:val="00F30711"/>
    <w:rsid w:val="00F37ECD"/>
    <w:rsid w:val="00F440CF"/>
    <w:rsid w:val="00F50BDD"/>
    <w:rsid w:val="00F55AE3"/>
    <w:rsid w:val="00F57194"/>
    <w:rsid w:val="00F61C82"/>
    <w:rsid w:val="00F64AC7"/>
    <w:rsid w:val="00F67E58"/>
    <w:rsid w:val="00F80E27"/>
    <w:rsid w:val="00F80F58"/>
    <w:rsid w:val="00F82E2E"/>
    <w:rsid w:val="00F95EDA"/>
    <w:rsid w:val="00FB7CA0"/>
    <w:rsid w:val="00FC1FFF"/>
    <w:rsid w:val="00FC570C"/>
    <w:rsid w:val="00FC6232"/>
    <w:rsid w:val="00FD2A22"/>
    <w:rsid w:val="00FD5625"/>
    <w:rsid w:val="00FE07E5"/>
    <w:rsid w:val="00FE6E40"/>
    <w:rsid w:val="00FE7853"/>
    <w:rsid w:val="00FF7C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CBB"/>
    <w:rPr>
      <w:rFonts w:ascii="Times New Roman" w:eastAsia="Times New Roman" w:hAnsi="Times New Roman" w:cs="Times New Roman"/>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eastAsiaTheme="minorHAnsi"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eastAsiaTheme="minorHAnsi"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rPr>
      <w:rFonts w:asciiTheme="minorHAnsi" w:eastAsiaTheme="minorHAnsi" w:hAnsiTheme="minorHAnsi" w:cstheme="minorBidi"/>
    </w:rPr>
  </w:style>
  <w:style w:type="character" w:styleId="Hipervnculo">
    <w:name w:val="Hyperlink"/>
    <w:basedOn w:val="Fuentedeprrafopredeter"/>
    <w:uiPriority w:val="99"/>
    <w:unhideWhenUsed/>
    <w:rsid w:val="002B2471"/>
    <w:rPr>
      <w:color w:val="0563C1" w:themeColor="hyperlink"/>
      <w:u w:val="single"/>
    </w:rPr>
  </w:style>
  <w:style w:type="character" w:styleId="Mencinsinresolver">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NormalWeb">
    <w:name w:val="Normal (Web)"/>
    <w:basedOn w:val="Normal"/>
    <w:uiPriority w:val="99"/>
    <w:semiHidden/>
    <w:unhideWhenUsed/>
    <w:rsid w:val="00B1627A"/>
    <w:pPr>
      <w:spacing w:before="100" w:beforeAutospacing="1" w:after="100" w:afterAutospacing="1"/>
    </w:pPr>
  </w:style>
  <w:style w:type="paragraph" w:customStyle="1" w:styleId="ReferencesHeading">
    <w:name w:val="* ReferencesHeading"/>
    <w:link w:val="ReferencesHeadingChar"/>
    <w:qFormat/>
    <w:rsid w:val="00A3183E"/>
    <w:pPr>
      <w:spacing w:before="200" w:after="200"/>
      <w:jc w:val="center"/>
    </w:pPr>
    <w:rPr>
      <w:rFonts w:ascii="Times New Roman" w:eastAsia="Times New Roman" w:hAnsi="Times New Roman" w:cs="Vrinda"/>
      <w:b/>
      <w:caps/>
      <w:lang w:val="en-US"/>
    </w:rPr>
  </w:style>
  <w:style w:type="paragraph" w:customStyle="1" w:styleId="ReferencesText">
    <w:name w:val="* ReferencesText"/>
    <w:link w:val="ReferencesTextChar"/>
    <w:qFormat/>
    <w:rsid w:val="00A3183E"/>
    <w:pPr>
      <w:ind w:left="720" w:hanging="720"/>
      <w:jc w:val="both"/>
    </w:pPr>
    <w:rPr>
      <w:rFonts w:ascii="Times New Roman" w:eastAsia="Times New Roman" w:hAnsi="Times New Roman" w:cs="Vrinda"/>
      <w:sz w:val="20"/>
      <w:lang w:val="en-US"/>
    </w:rPr>
  </w:style>
  <w:style w:type="character" w:customStyle="1" w:styleId="ReferencesHeadingChar">
    <w:name w:val="* ReferencesHeading Char"/>
    <w:link w:val="ReferencesHeading"/>
    <w:rsid w:val="00A3183E"/>
    <w:rPr>
      <w:rFonts w:ascii="Times New Roman" w:eastAsia="Times New Roman" w:hAnsi="Times New Roman" w:cs="Vrinda"/>
      <w:b/>
      <w:caps/>
      <w:lang w:val="en-US"/>
    </w:rPr>
  </w:style>
  <w:style w:type="character" w:customStyle="1" w:styleId="ReferencesTextChar">
    <w:name w:val="* ReferencesText Char"/>
    <w:link w:val="ReferencesText"/>
    <w:rsid w:val="00A3183E"/>
    <w:rPr>
      <w:rFonts w:ascii="Times New Roman" w:eastAsia="Times New Roman" w:hAnsi="Times New Roman" w:cs="Vrinda"/>
      <w:sz w:val="20"/>
      <w:lang w:val="en-US"/>
    </w:rPr>
  </w:style>
  <w:style w:type="paragraph" w:customStyle="1" w:styleId="AboutTheAuthorsHeading">
    <w:name w:val="* AboutTheAuthorsHeading"/>
    <w:link w:val="AboutTheAuthorsHeadingChar"/>
    <w:qFormat/>
    <w:rsid w:val="00A3183E"/>
    <w:pPr>
      <w:spacing w:after="240"/>
      <w:jc w:val="center"/>
    </w:pPr>
    <w:rPr>
      <w:rFonts w:ascii="Times New Roman" w:eastAsia="Times New Roman" w:hAnsi="Times New Roman" w:cs="Vrinda"/>
      <w:b/>
      <w:caps/>
      <w:lang w:val="en-US"/>
    </w:rPr>
  </w:style>
  <w:style w:type="character" w:customStyle="1" w:styleId="AboutTheAuthorsHeadingChar">
    <w:name w:val="* AboutTheAuthorsHeading Char"/>
    <w:link w:val="AboutTheAuthorsHeading"/>
    <w:rsid w:val="00A3183E"/>
    <w:rPr>
      <w:rFonts w:ascii="Times New Roman" w:eastAsia="Times New Roman" w:hAnsi="Times New Roman" w:cs="Vrinda"/>
      <w:b/>
      <w:caps/>
      <w:lang w:val="en-US"/>
    </w:rPr>
  </w:style>
  <w:style w:type="paragraph" w:customStyle="1" w:styleId="AuthorNameHeading0">
    <w:name w:val="AuthorNameHeading"/>
    <w:basedOn w:val="Normal"/>
    <w:next w:val="Sinespaciado"/>
    <w:link w:val="AuthorNameHeadingChar0"/>
    <w:semiHidden/>
    <w:locked/>
    <w:rsid w:val="00A3183E"/>
    <w:pPr>
      <w:spacing w:after="240"/>
      <w:ind w:left="720" w:hanging="720"/>
    </w:pPr>
    <w:rPr>
      <w:rFonts w:cs="Vrinda"/>
      <w:b/>
      <w:i/>
      <w:sz w:val="20"/>
      <w:lang w:val="en-US"/>
    </w:rPr>
  </w:style>
  <w:style w:type="character" w:customStyle="1" w:styleId="AuthorNameHeadingChar0">
    <w:name w:val="AuthorNameHeading Char"/>
    <w:link w:val="AuthorNameHeading0"/>
    <w:semiHidden/>
    <w:rsid w:val="00A3183E"/>
    <w:rPr>
      <w:rFonts w:ascii="Times New Roman" w:eastAsia="Times New Roman" w:hAnsi="Times New Roman" w:cs="Vrinda"/>
      <w:b/>
      <w:i/>
      <w:sz w:val="20"/>
      <w:lang w:val="en-US"/>
    </w:rPr>
  </w:style>
  <w:style w:type="paragraph" w:customStyle="1" w:styleId="SubsequentParagraphsTextStyle">
    <w:name w:val="SubsequentParagraphsTextStyle"/>
    <w:basedOn w:val="Normal"/>
    <w:link w:val="SubsequentParagraphsTextStyleChar"/>
    <w:semiHidden/>
    <w:qFormat/>
    <w:locked/>
    <w:rsid w:val="00A3183E"/>
    <w:pPr>
      <w:ind w:firstLine="360"/>
      <w:jc w:val="both"/>
    </w:pPr>
    <w:rPr>
      <w:rFonts w:cs="Vrinda"/>
      <w:sz w:val="20"/>
      <w:szCs w:val="20"/>
      <w:lang w:val="en-US"/>
    </w:rPr>
  </w:style>
  <w:style w:type="character" w:customStyle="1" w:styleId="SubsequentParagraphsTextStyleChar">
    <w:name w:val="SubsequentParagraphsTextStyle Char"/>
    <w:link w:val="SubsequentParagraphsTextStyle"/>
    <w:semiHidden/>
    <w:rsid w:val="00A3183E"/>
    <w:rPr>
      <w:rFonts w:ascii="Times New Roman" w:eastAsia="Times New Roman" w:hAnsi="Times New Roman" w:cs="Vrinda"/>
      <w:sz w:val="20"/>
      <w:szCs w:val="20"/>
      <w:lang w:val="en-US"/>
    </w:rPr>
  </w:style>
  <w:style w:type="character" w:styleId="Textoennegrita">
    <w:name w:val="Strong"/>
    <w:basedOn w:val="Fuentedeprrafopredeter"/>
    <w:uiPriority w:val="22"/>
    <w:qFormat/>
    <w:rsid w:val="003B25FC"/>
    <w:rPr>
      <w:b/>
      <w:bCs/>
    </w:rPr>
  </w:style>
  <w:style w:type="character" w:styleId="nfasis">
    <w:name w:val="Emphasis"/>
    <w:basedOn w:val="Fuentedeprrafopredeter"/>
    <w:uiPriority w:val="20"/>
    <w:qFormat/>
    <w:rsid w:val="00057CBB"/>
    <w:rPr>
      <w:i/>
      <w:iCs/>
    </w:rPr>
  </w:style>
  <w:style w:type="character" w:styleId="Hipervnculovisitado">
    <w:name w:val="FollowedHyperlink"/>
    <w:basedOn w:val="Fuentedeprrafopredeter"/>
    <w:uiPriority w:val="99"/>
    <w:semiHidden/>
    <w:unhideWhenUsed/>
    <w:rsid w:val="00CD2D4A"/>
    <w:rPr>
      <w:color w:val="954F72" w:themeColor="followedHyperlink"/>
      <w:u w:val="single"/>
    </w:rPr>
  </w:style>
  <w:style w:type="paragraph" w:styleId="Textodeglobo">
    <w:name w:val="Balloon Text"/>
    <w:basedOn w:val="Normal"/>
    <w:link w:val="TextodegloboCar"/>
    <w:uiPriority w:val="99"/>
    <w:semiHidden/>
    <w:unhideWhenUsed/>
    <w:rsid w:val="00663DC3"/>
    <w:rPr>
      <w:sz w:val="18"/>
      <w:szCs w:val="18"/>
    </w:rPr>
  </w:style>
  <w:style w:type="character" w:customStyle="1" w:styleId="TextodegloboCar">
    <w:name w:val="Texto de globo Car"/>
    <w:basedOn w:val="Fuentedeprrafopredeter"/>
    <w:link w:val="Textodeglobo"/>
    <w:uiPriority w:val="99"/>
    <w:semiHidden/>
    <w:rsid w:val="00663DC3"/>
    <w:rPr>
      <w:rFonts w:ascii="Times New Roman" w:eastAsia="Times New Roman" w:hAnsi="Times New Roman" w:cs="Times New Roman"/>
      <w:sz w:val="18"/>
      <w:szCs w:val="18"/>
    </w:rPr>
  </w:style>
  <w:style w:type="character" w:styleId="Refdecomentario">
    <w:name w:val="annotation reference"/>
    <w:basedOn w:val="Fuentedeprrafopredeter"/>
    <w:uiPriority w:val="99"/>
    <w:semiHidden/>
    <w:unhideWhenUsed/>
    <w:rsid w:val="00552FB0"/>
    <w:rPr>
      <w:sz w:val="16"/>
      <w:szCs w:val="16"/>
    </w:rPr>
  </w:style>
  <w:style w:type="paragraph" w:styleId="Textocomentario">
    <w:name w:val="annotation text"/>
    <w:basedOn w:val="Normal"/>
    <w:link w:val="TextocomentarioCar"/>
    <w:uiPriority w:val="99"/>
    <w:semiHidden/>
    <w:unhideWhenUsed/>
    <w:rsid w:val="00552FB0"/>
    <w:rPr>
      <w:sz w:val="20"/>
      <w:szCs w:val="20"/>
    </w:rPr>
  </w:style>
  <w:style w:type="character" w:customStyle="1" w:styleId="TextocomentarioCar">
    <w:name w:val="Texto comentario Car"/>
    <w:basedOn w:val="Fuentedeprrafopredeter"/>
    <w:link w:val="Textocomentario"/>
    <w:uiPriority w:val="99"/>
    <w:semiHidden/>
    <w:rsid w:val="00552FB0"/>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552FB0"/>
    <w:rPr>
      <w:b/>
      <w:bCs/>
    </w:rPr>
  </w:style>
  <w:style w:type="character" w:customStyle="1" w:styleId="AsuntodelcomentarioCar">
    <w:name w:val="Asunto del comentario Car"/>
    <w:basedOn w:val="TextocomentarioCar"/>
    <w:link w:val="Asuntodelcomentario"/>
    <w:uiPriority w:val="99"/>
    <w:semiHidden/>
    <w:rsid w:val="00552FB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729891">
      <w:bodyDiv w:val="1"/>
      <w:marLeft w:val="0"/>
      <w:marRight w:val="0"/>
      <w:marTop w:val="0"/>
      <w:marBottom w:val="0"/>
      <w:divBdr>
        <w:top w:val="none" w:sz="0" w:space="0" w:color="auto"/>
        <w:left w:val="none" w:sz="0" w:space="0" w:color="auto"/>
        <w:bottom w:val="none" w:sz="0" w:space="0" w:color="auto"/>
        <w:right w:val="none" w:sz="0" w:space="0" w:color="auto"/>
      </w:divBdr>
    </w:div>
    <w:div w:id="164975192">
      <w:bodyDiv w:val="1"/>
      <w:marLeft w:val="0"/>
      <w:marRight w:val="0"/>
      <w:marTop w:val="0"/>
      <w:marBottom w:val="0"/>
      <w:divBdr>
        <w:top w:val="none" w:sz="0" w:space="0" w:color="auto"/>
        <w:left w:val="none" w:sz="0" w:space="0" w:color="auto"/>
        <w:bottom w:val="none" w:sz="0" w:space="0" w:color="auto"/>
        <w:right w:val="none" w:sz="0" w:space="0" w:color="auto"/>
      </w:divBdr>
    </w:div>
    <w:div w:id="172309585">
      <w:bodyDiv w:val="1"/>
      <w:marLeft w:val="0"/>
      <w:marRight w:val="0"/>
      <w:marTop w:val="0"/>
      <w:marBottom w:val="0"/>
      <w:divBdr>
        <w:top w:val="none" w:sz="0" w:space="0" w:color="auto"/>
        <w:left w:val="none" w:sz="0" w:space="0" w:color="auto"/>
        <w:bottom w:val="none" w:sz="0" w:space="0" w:color="auto"/>
        <w:right w:val="none" w:sz="0" w:space="0" w:color="auto"/>
      </w:divBdr>
    </w:div>
    <w:div w:id="211042938">
      <w:bodyDiv w:val="1"/>
      <w:marLeft w:val="0"/>
      <w:marRight w:val="0"/>
      <w:marTop w:val="0"/>
      <w:marBottom w:val="0"/>
      <w:divBdr>
        <w:top w:val="none" w:sz="0" w:space="0" w:color="auto"/>
        <w:left w:val="none" w:sz="0" w:space="0" w:color="auto"/>
        <w:bottom w:val="none" w:sz="0" w:space="0" w:color="auto"/>
        <w:right w:val="none" w:sz="0" w:space="0" w:color="auto"/>
      </w:divBdr>
      <w:divsChild>
        <w:div w:id="1860508020">
          <w:marLeft w:val="0"/>
          <w:marRight w:val="0"/>
          <w:marTop w:val="0"/>
          <w:marBottom w:val="0"/>
          <w:divBdr>
            <w:top w:val="none" w:sz="0" w:space="0" w:color="auto"/>
            <w:left w:val="none" w:sz="0" w:space="0" w:color="auto"/>
            <w:bottom w:val="none" w:sz="0" w:space="0" w:color="auto"/>
            <w:right w:val="none" w:sz="0" w:space="0" w:color="auto"/>
          </w:divBdr>
          <w:divsChild>
            <w:div w:id="562830664">
              <w:marLeft w:val="0"/>
              <w:marRight w:val="0"/>
              <w:marTop w:val="0"/>
              <w:marBottom w:val="0"/>
              <w:divBdr>
                <w:top w:val="none" w:sz="0" w:space="0" w:color="auto"/>
                <w:left w:val="none" w:sz="0" w:space="0" w:color="auto"/>
                <w:bottom w:val="none" w:sz="0" w:space="0" w:color="auto"/>
                <w:right w:val="none" w:sz="0" w:space="0" w:color="auto"/>
              </w:divBdr>
              <w:divsChild>
                <w:div w:id="11082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50810">
      <w:bodyDiv w:val="1"/>
      <w:marLeft w:val="0"/>
      <w:marRight w:val="0"/>
      <w:marTop w:val="0"/>
      <w:marBottom w:val="0"/>
      <w:divBdr>
        <w:top w:val="none" w:sz="0" w:space="0" w:color="auto"/>
        <w:left w:val="none" w:sz="0" w:space="0" w:color="auto"/>
        <w:bottom w:val="none" w:sz="0" w:space="0" w:color="auto"/>
        <w:right w:val="none" w:sz="0" w:space="0" w:color="auto"/>
      </w:divBdr>
      <w:divsChild>
        <w:div w:id="950747748">
          <w:marLeft w:val="0"/>
          <w:marRight w:val="0"/>
          <w:marTop w:val="0"/>
          <w:marBottom w:val="0"/>
          <w:divBdr>
            <w:top w:val="none" w:sz="0" w:space="0" w:color="auto"/>
            <w:left w:val="none" w:sz="0" w:space="0" w:color="auto"/>
            <w:bottom w:val="none" w:sz="0" w:space="0" w:color="auto"/>
            <w:right w:val="none" w:sz="0" w:space="0" w:color="auto"/>
          </w:divBdr>
          <w:divsChild>
            <w:div w:id="190341805">
              <w:marLeft w:val="0"/>
              <w:marRight w:val="0"/>
              <w:marTop w:val="0"/>
              <w:marBottom w:val="0"/>
              <w:divBdr>
                <w:top w:val="none" w:sz="0" w:space="0" w:color="auto"/>
                <w:left w:val="none" w:sz="0" w:space="0" w:color="auto"/>
                <w:bottom w:val="none" w:sz="0" w:space="0" w:color="auto"/>
                <w:right w:val="none" w:sz="0" w:space="0" w:color="auto"/>
              </w:divBdr>
              <w:divsChild>
                <w:div w:id="24126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263615">
      <w:bodyDiv w:val="1"/>
      <w:marLeft w:val="0"/>
      <w:marRight w:val="0"/>
      <w:marTop w:val="0"/>
      <w:marBottom w:val="0"/>
      <w:divBdr>
        <w:top w:val="none" w:sz="0" w:space="0" w:color="auto"/>
        <w:left w:val="none" w:sz="0" w:space="0" w:color="auto"/>
        <w:bottom w:val="none" w:sz="0" w:space="0" w:color="auto"/>
        <w:right w:val="none" w:sz="0" w:space="0" w:color="auto"/>
      </w:divBdr>
      <w:divsChild>
        <w:div w:id="618798923">
          <w:marLeft w:val="0"/>
          <w:marRight w:val="0"/>
          <w:marTop w:val="0"/>
          <w:marBottom w:val="0"/>
          <w:divBdr>
            <w:top w:val="none" w:sz="0" w:space="0" w:color="auto"/>
            <w:left w:val="none" w:sz="0" w:space="0" w:color="auto"/>
            <w:bottom w:val="none" w:sz="0" w:space="0" w:color="auto"/>
            <w:right w:val="none" w:sz="0" w:space="0" w:color="auto"/>
          </w:divBdr>
          <w:divsChild>
            <w:div w:id="1106117236">
              <w:marLeft w:val="0"/>
              <w:marRight w:val="0"/>
              <w:marTop w:val="0"/>
              <w:marBottom w:val="0"/>
              <w:divBdr>
                <w:top w:val="none" w:sz="0" w:space="0" w:color="auto"/>
                <w:left w:val="none" w:sz="0" w:space="0" w:color="auto"/>
                <w:bottom w:val="none" w:sz="0" w:space="0" w:color="auto"/>
                <w:right w:val="none" w:sz="0" w:space="0" w:color="auto"/>
              </w:divBdr>
              <w:divsChild>
                <w:div w:id="58538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413555953">
      <w:bodyDiv w:val="1"/>
      <w:marLeft w:val="0"/>
      <w:marRight w:val="0"/>
      <w:marTop w:val="0"/>
      <w:marBottom w:val="0"/>
      <w:divBdr>
        <w:top w:val="none" w:sz="0" w:space="0" w:color="auto"/>
        <w:left w:val="none" w:sz="0" w:space="0" w:color="auto"/>
        <w:bottom w:val="none" w:sz="0" w:space="0" w:color="auto"/>
        <w:right w:val="none" w:sz="0" w:space="0" w:color="auto"/>
      </w:divBdr>
    </w:div>
    <w:div w:id="671687912">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840435303">
      <w:bodyDiv w:val="1"/>
      <w:marLeft w:val="0"/>
      <w:marRight w:val="0"/>
      <w:marTop w:val="0"/>
      <w:marBottom w:val="0"/>
      <w:divBdr>
        <w:top w:val="none" w:sz="0" w:space="0" w:color="auto"/>
        <w:left w:val="none" w:sz="0" w:space="0" w:color="auto"/>
        <w:bottom w:val="none" w:sz="0" w:space="0" w:color="auto"/>
        <w:right w:val="none" w:sz="0" w:space="0" w:color="auto"/>
      </w:divBdr>
      <w:divsChild>
        <w:div w:id="844200216">
          <w:marLeft w:val="0"/>
          <w:marRight w:val="0"/>
          <w:marTop w:val="0"/>
          <w:marBottom w:val="0"/>
          <w:divBdr>
            <w:top w:val="none" w:sz="0" w:space="0" w:color="auto"/>
            <w:left w:val="none" w:sz="0" w:space="0" w:color="auto"/>
            <w:bottom w:val="none" w:sz="0" w:space="0" w:color="auto"/>
            <w:right w:val="none" w:sz="0" w:space="0" w:color="auto"/>
          </w:divBdr>
          <w:divsChild>
            <w:div w:id="450170719">
              <w:marLeft w:val="0"/>
              <w:marRight w:val="0"/>
              <w:marTop w:val="0"/>
              <w:marBottom w:val="0"/>
              <w:divBdr>
                <w:top w:val="none" w:sz="0" w:space="0" w:color="auto"/>
                <w:left w:val="none" w:sz="0" w:space="0" w:color="auto"/>
                <w:bottom w:val="none" w:sz="0" w:space="0" w:color="auto"/>
                <w:right w:val="none" w:sz="0" w:space="0" w:color="auto"/>
              </w:divBdr>
              <w:divsChild>
                <w:div w:id="1339772404">
                  <w:marLeft w:val="0"/>
                  <w:marRight w:val="0"/>
                  <w:marTop w:val="0"/>
                  <w:marBottom w:val="0"/>
                  <w:divBdr>
                    <w:top w:val="none" w:sz="0" w:space="0" w:color="auto"/>
                    <w:left w:val="none" w:sz="0" w:space="0" w:color="auto"/>
                    <w:bottom w:val="none" w:sz="0" w:space="0" w:color="auto"/>
                    <w:right w:val="none" w:sz="0" w:space="0" w:color="auto"/>
                  </w:divBdr>
                  <w:divsChild>
                    <w:div w:id="70229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265364">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09794707">
      <w:bodyDiv w:val="1"/>
      <w:marLeft w:val="0"/>
      <w:marRight w:val="0"/>
      <w:marTop w:val="0"/>
      <w:marBottom w:val="0"/>
      <w:divBdr>
        <w:top w:val="none" w:sz="0" w:space="0" w:color="auto"/>
        <w:left w:val="none" w:sz="0" w:space="0" w:color="auto"/>
        <w:bottom w:val="none" w:sz="0" w:space="0" w:color="auto"/>
        <w:right w:val="none" w:sz="0" w:space="0" w:color="auto"/>
      </w:divBdr>
    </w:div>
    <w:div w:id="1074931040">
      <w:bodyDiv w:val="1"/>
      <w:marLeft w:val="0"/>
      <w:marRight w:val="0"/>
      <w:marTop w:val="0"/>
      <w:marBottom w:val="0"/>
      <w:divBdr>
        <w:top w:val="none" w:sz="0" w:space="0" w:color="auto"/>
        <w:left w:val="none" w:sz="0" w:space="0" w:color="auto"/>
        <w:bottom w:val="none" w:sz="0" w:space="0" w:color="auto"/>
        <w:right w:val="none" w:sz="0" w:space="0" w:color="auto"/>
      </w:divBdr>
    </w:div>
    <w:div w:id="1273437899">
      <w:bodyDiv w:val="1"/>
      <w:marLeft w:val="0"/>
      <w:marRight w:val="0"/>
      <w:marTop w:val="0"/>
      <w:marBottom w:val="0"/>
      <w:divBdr>
        <w:top w:val="none" w:sz="0" w:space="0" w:color="auto"/>
        <w:left w:val="none" w:sz="0" w:space="0" w:color="auto"/>
        <w:bottom w:val="none" w:sz="0" w:space="0" w:color="auto"/>
        <w:right w:val="none" w:sz="0" w:space="0" w:color="auto"/>
      </w:divBdr>
      <w:divsChild>
        <w:div w:id="2014068622">
          <w:marLeft w:val="0"/>
          <w:marRight w:val="0"/>
          <w:marTop w:val="0"/>
          <w:marBottom w:val="0"/>
          <w:divBdr>
            <w:top w:val="none" w:sz="0" w:space="0" w:color="auto"/>
            <w:left w:val="none" w:sz="0" w:space="0" w:color="auto"/>
            <w:bottom w:val="none" w:sz="0" w:space="0" w:color="auto"/>
            <w:right w:val="none" w:sz="0" w:space="0" w:color="auto"/>
          </w:divBdr>
          <w:divsChild>
            <w:div w:id="398556989">
              <w:marLeft w:val="0"/>
              <w:marRight w:val="0"/>
              <w:marTop w:val="0"/>
              <w:marBottom w:val="0"/>
              <w:divBdr>
                <w:top w:val="none" w:sz="0" w:space="0" w:color="auto"/>
                <w:left w:val="none" w:sz="0" w:space="0" w:color="auto"/>
                <w:bottom w:val="none" w:sz="0" w:space="0" w:color="auto"/>
                <w:right w:val="none" w:sz="0" w:space="0" w:color="auto"/>
              </w:divBdr>
              <w:divsChild>
                <w:div w:id="198738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503424879">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780755063">
      <w:bodyDiv w:val="1"/>
      <w:marLeft w:val="0"/>
      <w:marRight w:val="0"/>
      <w:marTop w:val="0"/>
      <w:marBottom w:val="0"/>
      <w:divBdr>
        <w:top w:val="none" w:sz="0" w:space="0" w:color="auto"/>
        <w:left w:val="none" w:sz="0" w:space="0" w:color="auto"/>
        <w:bottom w:val="none" w:sz="0" w:space="0" w:color="auto"/>
        <w:right w:val="none" w:sz="0" w:space="0" w:color="auto"/>
      </w:divBdr>
      <w:divsChild>
        <w:div w:id="985859072">
          <w:marLeft w:val="0"/>
          <w:marRight w:val="0"/>
          <w:marTop w:val="0"/>
          <w:marBottom w:val="0"/>
          <w:divBdr>
            <w:top w:val="none" w:sz="0" w:space="0" w:color="auto"/>
            <w:left w:val="none" w:sz="0" w:space="0" w:color="auto"/>
            <w:bottom w:val="none" w:sz="0" w:space="0" w:color="auto"/>
            <w:right w:val="none" w:sz="0" w:space="0" w:color="auto"/>
          </w:divBdr>
          <w:divsChild>
            <w:div w:id="202451509">
              <w:marLeft w:val="0"/>
              <w:marRight w:val="0"/>
              <w:marTop w:val="0"/>
              <w:marBottom w:val="0"/>
              <w:divBdr>
                <w:top w:val="none" w:sz="0" w:space="0" w:color="auto"/>
                <w:left w:val="none" w:sz="0" w:space="0" w:color="auto"/>
                <w:bottom w:val="none" w:sz="0" w:space="0" w:color="auto"/>
                <w:right w:val="none" w:sz="0" w:space="0" w:color="auto"/>
              </w:divBdr>
              <w:divsChild>
                <w:div w:id="3375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5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66211F-37B7-4AA3-BFE0-14EB6ECE53EF}">
  <ds:schemaRefs>
    <ds:schemaRef ds:uri="http://schemas.microsoft.com/sharepoint/v3/contenttype/forms"/>
  </ds:schemaRefs>
</ds:datastoreItem>
</file>

<file path=customXml/itemProps2.xml><?xml version="1.0" encoding="utf-8"?>
<ds:datastoreItem xmlns:ds="http://schemas.openxmlformats.org/officeDocument/2006/customXml" ds:itemID="{E939DA3C-06D0-409A-A748-39422C19A7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380325-913A-4ECC-9B39-52CAF83C88C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4806</Words>
  <Characters>26437</Characters>
  <Application>Microsoft Office Word</Application>
  <DocSecurity>0</DocSecurity>
  <Lines>220</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2021-01-15T18:58:00Z</dcterms:created>
  <dcterms:modified xsi:type="dcterms:W3CDTF">2021-01-15T22:48:00Z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