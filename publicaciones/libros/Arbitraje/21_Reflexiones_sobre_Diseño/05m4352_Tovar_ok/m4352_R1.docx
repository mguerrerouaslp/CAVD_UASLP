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9509DC" w14:textId="016F64A5" w:rsidR="00763BE1" w:rsidRPr="00337912" w:rsidRDefault="00763BE1" w:rsidP="00763BE1">
      <w:pPr>
        <w:ind w:firstLine="132"/>
        <w:jc w:val="center"/>
        <w:rPr>
          <w:rFonts w:ascii="Times New Roman" w:hAnsi="Times New Roman" w:cs="Times New Roman"/>
          <w:b/>
          <w:bCs/>
          <w:color w:val="808080" w:themeColor="background1" w:themeShade="80"/>
          <w:sz w:val="24"/>
          <w:szCs w:val="24"/>
        </w:rPr>
      </w:pPr>
      <w:r w:rsidRPr="00337912">
        <w:rPr>
          <w:rFonts w:ascii="Times New Roman" w:hAnsi="Times New Roman" w:cs="Times New Roman"/>
          <w:b/>
          <w:bCs/>
          <w:color w:val="808080" w:themeColor="background1" w:themeShade="80"/>
          <w:sz w:val="24"/>
          <w:szCs w:val="24"/>
        </w:rPr>
        <w:t xml:space="preserve">La cal </w:t>
      </w:r>
      <w:r w:rsidR="00291B50" w:rsidRPr="00337912">
        <w:rPr>
          <w:rFonts w:ascii="Times New Roman" w:hAnsi="Times New Roman" w:cs="Times New Roman"/>
          <w:b/>
          <w:bCs/>
          <w:color w:val="808080" w:themeColor="background1" w:themeShade="80"/>
          <w:sz w:val="24"/>
          <w:szCs w:val="24"/>
        </w:rPr>
        <w:t>en</w:t>
      </w:r>
      <w:r w:rsidRPr="00337912">
        <w:rPr>
          <w:rFonts w:ascii="Times New Roman" w:hAnsi="Times New Roman" w:cs="Times New Roman"/>
          <w:b/>
          <w:bCs/>
          <w:color w:val="808080" w:themeColor="background1" w:themeShade="80"/>
          <w:sz w:val="24"/>
          <w:szCs w:val="24"/>
        </w:rPr>
        <w:t xml:space="preserve"> el diseño de espacios post-pandemia</w:t>
      </w:r>
    </w:p>
    <w:p w14:paraId="4410CBCD" w14:textId="0DEC44A1" w:rsidR="00763BE1" w:rsidRPr="00337912" w:rsidRDefault="00763BE1" w:rsidP="00763BE1">
      <w:pPr>
        <w:ind w:firstLine="132"/>
        <w:jc w:val="center"/>
        <w:rPr>
          <w:rFonts w:ascii="Times New Roman" w:hAnsi="Times New Roman" w:cs="Times New Roman"/>
          <w:color w:val="808080" w:themeColor="background1" w:themeShade="80"/>
          <w:sz w:val="24"/>
          <w:szCs w:val="24"/>
        </w:rPr>
      </w:pPr>
      <w:r w:rsidRPr="00337912">
        <w:rPr>
          <w:rFonts w:ascii="Times New Roman" w:hAnsi="Times New Roman" w:cs="Times New Roman"/>
          <w:color w:val="808080" w:themeColor="background1" w:themeShade="80"/>
          <w:sz w:val="24"/>
          <w:szCs w:val="24"/>
        </w:rPr>
        <w:t>Una opción saludable, asequible y socialmente conveniente</w:t>
      </w:r>
    </w:p>
    <w:p w14:paraId="4AC889D5" w14:textId="336AF486" w:rsidR="0031391E" w:rsidRPr="009C28D6" w:rsidRDefault="00D93244" w:rsidP="0031391E">
      <w:pPr>
        <w:jc w:val="center"/>
        <w:rPr>
          <w:rFonts w:ascii="Times New Roman" w:hAnsi="Times New Roman" w:cs="Times New Roman"/>
          <w:sz w:val="24"/>
          <w:szCs w:val="24"/>
        </w:rPr>
      </w:pPr>
      <w:ins w:id="0" w:author="Autor">
        <w:r>
          <w:rPr>
            <w:rFonts w:ascii="Times New Roman" w:hAnsi="Times New Roman" w:cs="Times New Roman"/>
            <w:sz w:val="24"/>
            <w:szCs w:val="24"/>
          </w:rPr>
          <w:t xml:space="preserve">FAVOR DE AJUSTAR SU TEXTO A LA PLANTILLA ENVIADA PREVIAMENTE </w:t>
        </w:r>
      </w:ins>
    </w:p>
    <w:p w14:paraId="1A2CD0C8" w14:textId="17CF7F1A" w:rsidR="0031391E" w:rsidRPr="009C28D6" w:rsidRDefault="0031391E" w:rsidP="0031391E">
      <w:pPr>
        <w:pStyle w:val="Textoindependiente"/>
        <w:spacing w:line="480" w:lineRule="auto"/>
        <w:ind w:right="168"/>
        <w:jc w:val="both"/>
        <w:rPr>
          <w:rFonts w:ascii="Times New Roman" w:hAnsi="Times New Roman" w:cs="Times New Roman"/>
          <w:lang w:val="es-MX"/>
        </w:rPr>
      </w:pPr>
    </w:p>
    <w:p w14:paraId="7AD47181" w14:textId="5A94FE6A" w:rsidR="007F4ED1" w:rsidRPr="009C28D6" w:rsidRDefault="007F4ED1" w:rsidP="009C28D6">
      <w:pPr>
        <w:pStyle w:val="Textoindependiente"/>
        <w:spacing w:line="360" w:lineRule="auto"/>
        <w:ind w:right="168"/>
        <w:jc w:val="both"/>
        <w:rPr>
          <w:rFonts w:ascii="Times New Roman" w:hAnsi="Times New Roman" w:cs="Times New Roman"/>
          <w:b/>
          <w:bCs/>
          <w:lang w:val="es-MX"/>
        </w:rPr>
      </w:pPr>
      <w:r w:rsidRPr="00DC7B4A">
        <w:rPr>
          <w:rFonts w:ascii="Times New Roman" w:hAnsi="Times New Roman" w:cs="Times New Roman"/>
          <w:b/>
          <w:bCs/>
          <w:color w:val="808080" w:themeColor="background1" w:themeShade="80"/>
          <w:spacing w:val="-1"/>
          <w:lang w:val="es-MX"/>
        </w:rPr>
        <w:t>Resumen</w:t>
      </w:r>
      <w:r w:rsidRPr="009C28D6">
        <w:rPr>
          <w:rFonts w:ascii="Times New Roman" w:hAnsi="Times New Roman" w:cs="Times New Roman"/>
          <w:b/>
          <w:bCs/>
          <w:lang w:val="es-MX"/>
        </w:rPr>
        <w:t xml:space="preserve"> </w:t>
      </w:r>
    </w:p>
    <w:p w14:paraId="041F4D35" w14:textId="17829F65" w:rsidR="0031391E" w:rsidRPr="009C28D6" w:rsidRDefault="001D49E6" w:rsidP="009C28D6">
      <w:pPr>
        <w:pStyle w:val="Textoindependiente"/>
        <w:spacing w:line="360" w:lineRule="auto"/>
        <w:ind w:right="168"/>
        <w:jc w:val="both"/>
        <w:rPr>
          <w:rFonts w:ascii="Times New Roman" w:hAnsi="Times New Roman" w:cs="Times New Roman"/>
          <w:spacing w:val="-1"/>
          <w:lang w:val="es-MX"/>
        </w:rPr>
      </w:pPr>
      <w:r w:rsidRPr="009C28D6">
        <w:rPr>
          <w:rFonts w:ascii="Times New Roman" w:hAnsi="Times New Roman" w:cs="Times New Roman"/>
          <w:spacing w:val="-1"/>
          <w:lang w:val="es-MX"/>
        </w:rPr>
        <w:t xml:space="preserve">El diseño debe </w:t>
      </w:r>
      <w:r w:rsidR="00B55A71" w:rsidRPr="009C28D6">
        <w:rPr>
          <w:rFonts w:ascii="Times New Roman" w:hAnsi="Times New Roman" w:cs="Times New Roman"/>
          <w:spacing w:val="-1"/>
          <w:lang w:val="es-MX"/>
        </w:rPr>
        <w:t>concebirse con la intención de beneficiar a</w:t>
      </w:r>
      <w:r w:rsidR="0031391E" w:rsidRPr="009C28D6">
        <w:rPr>
          <w:rFonts w:ascii="Times New Roman" w:hAnsi="Times New Roman" w:cs="Times New Roman"/>
          <w:spacing w:val="-1"/>
          <w:lang w:val="es-MX"/>
        </w:rPr>
        <w:t xml:space="preserve"> la sociedad</w:t>
      </w:r>
      <w:r w:rsidR="00763BE1" w:rsidRPr="009C28D6">
        <w:rPr>
          <w:rFonts w:ascii="Times New Roman" w:hAnsi="Times New Roman" w:cs="Times New Roman"/>
          <w:spacing w:val="-1"/>
          <w:lang w:val="es-MX"/>
        </w:rPr>
        <w:t xml:space="preserve"> y </w:t>
      </w:r>
      <w:r w:rsidR="0031391E" w:rsidRPr="009C28D6">
        <w:rPr>
          <w:rFonts w:ascii="Times New Roman" w:hAnsi="Times New Roman" w:cs="Times New Roman"/>
          <w:spacing w:val="-1"/>
          <w:lang w:val="es-MX"/>
        </w:rPr>
        <w:t>respet</w:t>
      </w:r>
      <w:r w:rsidR="00B55A71" w:rsidRPr="009C28D6">
        <w:rPr>
          <w:rFonts w:ascii="Times New Roman" w:hAnsi="Times New Roman" w:cs="Times New Roman"/>
          <w:spacing w:val="-1"/>
          <w:lang w:val="es-MX"/>
        </w:rPr>
        <w:t>ar a</w:t>
      </w:r>
      <w:r w:rsidR="0031391E" w:rsidRPr="009C28D6">
        <w:rPr>
          <w:rFonts w:ascii="Times New Roman" w:hAnsi="Times New Roman" w:cs="Times New Roman"/>
          <w:spacing w:val="-1"/>
          <w:lang w:val="es-MX"/>
        </w:rPr>
        <w:t xml:space="preserve">l ambiente; es decir, </w:t>
      </w:r>
      <w:r w:rsidR="00B55A71" w:rsidRPr="009C28D6">
        <w:rPr>
          <w:rFonts w:ascii="Times New Roman" w:hAnsi="Times New Roman" w:cs="Times New Roman"/>
          <w:spacing w:val="-1"/>
          <w:lang w:val="es-MX"/>
        </w:rPr>
        <w:t xml:space="preserve">es importante establecer </w:t>
      </w:r>
      <w:r w:rsidR="00D319A1" w:rsidRPr="009C28D6">
        <w:rPr>
          <w:rFonts w:ascii="Times New Roman" w:hAnsi="Times New Roman" w:cs="Times New Roman"/>
          <w:spacing w:val="-1"/>
          <w:lang w:val="es-MX"/>
        </w:rPr>
        <w:t>que,</w:t>
      </w:r>
      <w:r w:rsidR="00B55A71" w:rsidRPr="009C28D6">
        <w:rPr>
          <w:rFonts w:ascii="Times New Roman" w:hAnsi="Times New Roman" w:cs="Times New Roman"/>
          <w:spacing w:val="-1"/>
          <w:lang w:val="es-MX"/>
        </w:rPr>
        <w:t xml:space="preserve"> </w:t>
      </w:r>
      <w:r w:rsidR="0031391E" w:rsidRPr="009C28D6">
        <w:rPr>
          <w:rFonts w:ascii="Times New Roman" w:hAnsi="Times New Roman" w:cs="Times New Roman"/>
          <w:spacing w:val="-1"/>
          <w:lang w:val="es-MX"/>
        </w:rPr>
        <w:t>a través de la investigación y</w:t>
      </w:r>
      <w:r w:rsidR="00333CF9" w:rsidRPr="009C28D6">
        <w:rPr>
          <w:rFonts w:ascii="Times New Roman" w:hAnsi="Times New Roman" w:cs="Times New Roman"/>
          <w:spacing w:val="-1"/>
          <w:lang w:val="es-MX"/>
        </w:rPr>
        <w:t xml:space="preserve"> la</w:t>
      </w:r>
      <w:r w:rsidR="0031391E" w:rsidRPr="009C28D6">
        <w:rPr>
          <w:rFonts w:ascii="Times New Roman" w:hAnsi="Times New Roman" w:cs="Times New Roman"/>
          <w:spacing w:val="-1"/>
          <w:lang w:val="es-MX"/>
        </w:rPr>
        <w:t xml:space="preserve"> generación de propuestas de diseño, </w:t>
      </w:r>
      <w:r w:rsidR="00763BE1" w:rsidRPr="009C28D6">
        <w:rPr>
          <w:rFonts w:ascii="Times New Roman" w:hAnsi="Times New Roman" w:cs="Times New Roman"/>
          <w:spacing w:val="-1"/>
          <w:lang w:val="es-MX"/>
        </w:rPr>
        <w:t>se</w:t>
      </w:r>
      <w:r w:rsidR="0031391E" w:rsidRPr="009C28D6">
        <w:rPr>
          <w:rFonts w:ascii="Times New Roman" w:hAnsi="Times New Roman" w:cs="Times New Roman"/>
          <w:spacing w:val="-1"/>
          <w:lang w:val="es-MX"/>
        </w:rPr>
        <w:t xml:space="preserve"> puede contribuir al bienestar del ser humano y a la transformación de su conducta tanto en el ámbito social, como en el ambiental.</w:t>
      </w:r>
    </w:p>
    <w:p w14:paraId="442B023B" w14:textId="53EDB279" w:rsidR="00763BE1" w:rsidRPr="009C28D6" w:rsidRDefault="00763BE1" w:rsidP="009C28D6">
      <w:pPr>
        <w:pStyle w:val="Textoindependiente"/>
        <w:spacing w:line="360" w:lineRule="auto"/>
        <w:ind w:right="168"/>
        <w:jc w:val="both"/>
        <w:rPr>
          <w:rFonts w:ascii="Times New Roman" w:hAnsi="Times New Roman" w:cs="Times New Roman"/>
          <w:spacing w:val="-1"/>
          <w:lang w:val="es-MX"/>
        </w:rPr>
      </w:pPr>
      <w:r w:rsidRPr="009C28D6">
        <w:rPr>
          <w:rFonts w:ascii="Times New Roman" w:hAnsi="Times New Roman" w:cs="Times New Roman"/>
          <w:spacing w:val="-1"/>
          <w:lang w:val="es-MX"/>
        </w:rPr>
        <w:t xml:space="preserve">La cal es un material que </w:t>
      </w:r>
      <w:r w:rsidR="00333CF9" w:rsidRPr="009C28D6">
        <w:rPr>
          <w:rFonts w:ascii="Times New Roman" w:hAnsi="Times New Roman" w:cs="Times New Roman"/>
          <w:spacing w:val="-1"/>
          <w:lang w:val="es-MX"/>
        </w:rPr>
        <w:t>ofrece</w:t>
      </w:r>
      <w:r w:rsidRPr="009C28D6">
        <w:rPr>
          <w:rFonts w:ascii="Times New Roman" w:hAnsi="Times New Roman" w:cs="Times New Roman"/>
          <w:spacing w:val="-1"/>
          <w:lang w:val="es-MX"/>
        </w:rPr>
        <w:t xml:space="preserve"> múltiples beneficios a la sociedad </w:t>
      </w:r>
      <w:r w:rsidR="00B55A71" w:rsidRPr="009C28D6">
        <w:rPr>
          <w:rFonts w:ascii="Times New Roman" w:hAnsi="Times New Roman" w:cs="Times New Roman"/>
          <w:spacing w:val="-1"/>
          <w:lang w:val="es-MX"/>
        </w:rPr>
        <w:t xml:space="preserve">tanto en </w:t>
      </w:r>
      <w:r w:rsidR="001740AB" w:rsidRPr="009C28D6">
        <w:rPr>
          <w:rFonts w:ascii="Times New Roman" w:hAnsi="Times New Roman" w:cs="Times New Roman"/>
          <w:spacing w:val="-1"/>
          <w:lang w:val="es-MX"/>
        </w:rPr>
        <w:t>el desarrollo</w:t>
      </w:r>
      <w:r w:rsidR="00B55A71" w:rsidRPr="009C28D6">
        <w:rPr>
          <w:rFonts w:ascii="Times New Roman" w:hAnsi="Times New Roman" w:cs="Times New Roman"/>
          <w:spacing w:val="-1"/>
          <w:lang w:val="es-MX"/>
        </w:rPr>
        <w:t xml:space="preserve"> </w:t>
      </w:r>
      <w:r w:rsidR="00AD3004" w:rsidRPr="009C28D6">
        <w:rPr>
          <w:rFonts w:ascii="Times New Roman" w:hAnsi="Times New Roman" w:cs="Times New Roman"/>
          <w:spacing w:val="-1"/>
          <w:lang w:val="es-MX"/>
        </w:rPr>
        <w:t xml:space="preserve">de actividades </w:t>
      </w:r>
      <w:r w:rsidR="00B55A71" w:rsidRPr="009C28D6">
        <w:rPr>
          <w:rFonts w:ascii="Times New Roman" w:hAnsi="Times New Roman" w:cs="Times New Roman"/>
          <w:spacing w:val="-1"/>
          <w:lang w:val="es-MX"/>
        </w:rPr>
        <w:t>cotidian</w:t>
      </w:r>
      <w:r w:rsidR="00AD3004" w:rsidRPr="009C28D6">
        <w:rPr>
          <w:rFonts w:ascii="Times New Roman" w:hAnsi="Times New Roman" w:cs="Times New Roman"/>
          <w:spacing w:val="-1"/>
          <w:lang w:val="es-MX"/>
        </w:rPr>
        <w:t>as</w:t>
      </w:r>
      <w:r w:rsidR="00B55A71" w:rsidRPr="009C28D6">
        <w:rPr>
          <w:rFonts w:ascii="Times New Roman" w:hAnsi="Times New Roman" w:cs="Times New Roman"/>
          <w:spacing w:val="-1"/>
          <w:lang w:val="es-MX"/>
        </w:rPr>
        <w:t xml:space="preserve"> como industrial</w:t>
      </w:r>
      <w:r w:rsidR="00AD3004" w:rsidRPr="009C28D6">
        <w:rPr>
          <w:rFonts w:ascii="Times New Roman" w:hAnsi="Times New Roman" w:cs="Times New Roman"/>
          <w:spacing w:val="-1"/>
          <w:lang w:val="es-MX"/>
        </w:rPr>
        <w:t>es</w:t>
      </w:r>
      <w:r w:rsidR="00B55A71" w:rsidRPr="009C28D6">
        <w:rPr>
          <w:rFonts w:ascii="Times New Roman" w:hAnsi="Times New Roman" w:cs="Times New Roman"/>
          <w:spacing w:val="-1"/>
          <w:lang w:val="es-MX"/>
        </w:rPr>
        <w:t xml:space="preserve">. Es un químico </w:t>
      </w:r>
      <w:r w:rsidR="00ED0709" w:rsidRPr="009C28D6">
        <w:rPr>
          <w:rFonts w:ascii="Times New Roman" w:hAnsi="Times New Roman" w:cs="Times New Roman"/>
          <w:spacing w:val="-1"/>
          <w:lang w:val="es-MX"/>
        </w:rPr>
        <w:t xml:space="preserve">natural </w:t>
      </w:r>
      <w:r w:rsidR="00D319A1" w:rsidRPr="009C28D6">
        <w:rPr>
          <w:rFonts w:ascii="Times New Roman" w:hAnsi="Times New Roman" w:cs="Times New Roman"/>
          <w:spacing w:val="-1"/>
          <w:lang w:val="es-MX"/>
        </w:rPr>
        <w:t>que,</w:t>
      </w:r>
      <w:r w:rsidR="00B55A71" w:rsidRPr="009C28D6">
        <w:rPr>
          <w:rFonts w:ascii="Times New Roman" w:hAnsi="Times New Roman" w:cs="Times New Roman"/>
          <w:spacing w:val="-1"/>
          <w:lang w:val="es-MX"/>
        </w:rPr>
        <w:t xml:space="preserve"> por </w:t>
      </w:r>
      <w:r w:rsidR="00333CF9" w:rsidRPr="009C28D6">
        <w:rPr>
          <w:rFonts w:ascii="Times New Roman" w:hAnsi="Times New Roman" w:cs="Times New Roman"/>
          <w:spacing w:val="-1"/>
          <w:lang w:val="es-MX"/>
        </w:rPr>
        <w:t>su</w:t>
      </w:r>
      <w:r w:rsidR="00B55A71" w:rsidRPr="009C28D6">
        <w:rPr>
          <w:rFonts w:ascii="Times New Roman" w:hAnsi="Times New Roman" w:cs="Times New Roman"/>
          <w:spacing w:val="-1"/>
          <w:lang w:val="es-MX"/>
        </w:rPr>
        <w:t>s propiedades</w:t>
      </w:r>
      <w:r w:rsidR="00333CF9" w:rsidRPr="009C28D6">
        <w:rPr>
          <w:rFonts w:ascii="Times New Roman" w:hAnsi="Times New Roman" w:cs="Times New Roman"/>
          <w:spacing w:val="-1"/>
          <w:lang w:val="es-MX"/>
        </w:rPr>
        <w:t xml:space="preserve"> antimicrobianas</w:t>
      </w:r>
      <w:r w:rsidR="00B55A71" w:rsidRPr="009C28D6">
        <w:rPr>
          <w:rFonts w:ascii="Times New Roman" w:hAnsi="Times New Roman" w:cs="Times New Roman"/>
          <w:spacing w:val="-1"/>
          <w:lang w:val="es-MX"/>
        </w:rPr>
        <w:t xml:space="preserve"> y </w:t>
      </w:r>
      <w:r w:rsidR="00333CF9" w:rsidRPr="009C28D6">
        <w:rPr>
          <w:rFonts w:ascii="Times New Roman" w:hAnsi="Times New Roman" w:cs="Times New Roman"/>
          <w:spacing w:val="-1"/>
          <w:lang w:val="es-MX"/>
        </w:rPr>
        <w:t xml:space="preserve">la </w:t>
      </w:r>
      <w:r w:rsidR="00B55A71" w:rsidRPr="009C28D6">
        <w:rPr>
          <w:rFonts w:ascii="Times New Roman" w:hAnsi="Times New Roman" w:cs="Times New Roman"/>
          <w:spacing w:val="-1"/>
          <w:lang w:val="es-MX"/>
        </w:rPr>
        <w:t>versatilidad de su comportamiento</w:t>
      </w:r>
      <w:r w:rsidR="00333CF9" w:rsidRPr="009C28D6">
        <w:rPr>
          <w:rFonts w:ascii="Times New Roman" w:hAnsi="Times New Roman" w:cs="Times New Roman"/>
          <w:spacing w:val="-1"/>
          <w:lang w:val="es-MX"/>
        </w:rPr>
        <w:t>,</w:t>
      </w:r>
      <w:r w:rsidR="00B55A71" w:rsidRPr="009C28D6">
        <w:rPr>
          <w:rFonts w:ascii="Times New Roman" w:hAnsi="Times New Roman" w:cs="Times New Roman"/>
          <w:spacing w:val="-1"/>
          <w:lang w:val="es-MX"/>
        </w:rPr>
        <w:t xml:space="preserve"> </w:t>
      </w:r>
      <w:r w:rsidR="00333CF9" w:rsidRPr="009C28D6">
        <w:rPr>
          <w:rFonts w:ascii="Times New Roman" w:hAnsi="Times New Roman" w:cs="Times New Roman"/>
          <w:spacing w:val="-1"/>
          <w:lang w:val="es-MX"/>
        </w:rPr>
        <w:t xml:space="preserve">ha sido considerado como una opción asequible y </w:t>
      </w:r>
      <w:r w:rsidR="00AD3004" w:rsidRPr="009C28D6">
        <w:rPr>
          <w:rFonts w:ascii="Times New Roman" w:hAnsi="Times New Roman" w:cs="Times New Roman"/>
          <w:spacing w:val="-1"/>
          <w:lang w:val="es-MX"/>
        </w:rPr>
        <w:t>-</w:t>
      </w:r>
      <w:r w:rsidR="00333CF9" w:rsidRPr="009C28D6">
        <w:rPr>
          <w:rFonts w:ascii="Times New Roman" w:hAnsi="Times New Roman" w:cs="Times New Roman"/>
          <w:spacing w:val="-1"/>
          <w:lang w:val="es-MX"/>
        </w:rPr>
        <w:t>sumamente</w:t>
      </w:r>
      <w:r w:rsidR="00AD3004" w:rsidRPr="009C28D6">
        <w:rPr>
          <w:rFonts w:ascii="Times New Roman" w:hAnsi="Times New Roman" w:cs="Times New Roman"/>
          <w:spacing w:val="-1"/>
          <w:lang w:val="es-MX"/>
        </w:rPr>
        <w:t>-</w:t>
      </w:r>
      <w:r w:rsidR="00333CF9" w:rsidRPr="009C28D6">
        <w:rPr>
          <w:rFonts w:ascii="Times New Roman" w:hAnsi="Times New Roman" w:cs="Times New Roman"/>
          <w:spacing w:val="-1"/>
          <w:lang w:val="es-MX"/>
        </w:rPr>
        <w:t xml:space="preserve"> eficaz para la limpieza</w:t>
      </w:r>
      <w:r w:rsidR="00AD3004" w:rsidRPr="009C28D6">
        <w:rPr>
          <w:rFonts w:ascii="Times New Roman" w:hAnsi="Times New Roman" w:cs="Times New Roman"/>
          <w:spacing w:val="-1"/>
          <w:lang w:val="es-MX"/>
        </w:rPr>
        <w:t xml:space="preserve"> e incluso,</w:t>
      </w:r>
      <w:r w:rsidR="00333CF9" w:rsidRPr="009C28D6">
        <w:rPr>
          <w:rFonts w:ascii="Times New Roman" w:hAnsi="Times New Roman" w:cs="Times New Roman"/>
          <w:spacing w:val="-1"/>
          <w:lang w:val="es-MX"/>
        </w:rPr>
        <w:t xml:space="preserve"> la desinfección de</w:t>
      </w:r>
      <w:r w:rsidR="00D319A1" w:rsidRPr="009C28D6">
        <w:rPr>
          <w:rFonts w:ascii="Times New Roman" w:hAnsi="Times New Roman" w:cs="Times New Roman"/>
          <w:spacing w:val="-1"/>
          <w:lang w:val="es-MX"/>
        </w:rPr>
        <w:t xml:space="preserve"> alimentos,</w:t>
      </w:r>
      <w:r w:rsidR="00333CF9" w:rsidRPr="009C28D6">
        <w:rPr>
          <w:rFonts w:ascii="Times New Roman" w:hAnsi="Times New Roman" w:cs="Times New Roman"/>
          <w:spacing w:val="-1"/>
          <w:lang w:val="es-MX"/>
        </w:rPr>
        <w:t xml:space="preserve"> </w:t>
      </w:r>
      <w:r w:rsidR="00D319A1" w:rsidRPr="009C28D6">
        <w:rPr>
          <w:rFonts w:ascii="Times New Roman" w:hAnsi="Times New Roman" w:cs="Times New Roman"/>
          <w:spacing w:val="-1"/>
          <w:lang w:val="es-MX"/>
        </w:rPr>
        <w:t xml:space="preserve">superficies y </w:t>
      </w:r>
      <w:r w:rsidR="00333CF9" w:rsidRPr="009C28D6">
        <w:rPr>
          <w:rFonts w:ascii="Times New Roman" w:hAnsi="Times New Roman" w:cs="Times New Roman"/>
          <w:spacing w:val="-1"/>
          <w:lang w:val="es-MX"/>
        </w:rPr>
        <w:t xml:space="preserve">espacios; evitando así, la generación, propagación </w:t>
      </w:r>
      <w:r w:rsidR="00D319A1" w:rsidRPr="009C28D6">
        <w:rPr>
          <w:rFonts w:ascii="Times New Roman" w:hAnsi="Times New Roman" w:cs="Times New Roman"/>
          <w:spacing w:val="-1"/>
          <w:lang w:val="es-MX"/>
        </w:rPr>
        <w:t xml:space="preserve">o </w:t>
      </w:r>
      <w:r w:rsidR="00333CF9" w:rsidRPr="009C28D6">
        <w:rPr>
          <w:rFonts w:ascii="Times New Roman" w:hAnsi="Times New Roman" w:cs="Times New Roman"/>
          <w:spacing w:val="-1"/>
          <w:lang w:val="es-MX"/>
        </w:rPr>
        <w:t xml:space="preserve">concentración de agentes patógenos que </w:t>
      </w:r>
      <w:r w:rsidR="00D319A1" w:rsidRPr="009C28D6">
        <w:rPr>
          <w:rFonts w:ascii="Times New Roman" w:hAnsi="Times New Roman" w:cs="Times New Roman"/>
          <w:spacing w:val="-1"/>
          <w:lang w:val="es-MX"/>
        </w:rPr>
        <w:t>propicien enfermedades de índole respiratoria y dig</w:t>
      </w:r>
      <w:r w:rsidR="00291B50" w:rsidRPr="009C28D6">
        <w:rPr>
          <w:rFonts w:ascii="Times New Roman" w:hAnsi="Times New Roman" w:cs="Times New Roman"/>
          <w:spacing w:val="-1"/>
          <w:lang w:val="es-MX"/>
        </w:rPr>
        <w:t>e</w:t>
      </w:r>
      <w:r w:rsidR="00D319A1" w:rsidRPr="009C28D6">
        <w:rPr>
          <w:rFonts w:ascii="Times New Roman" w:hAnsi="Times New Roman" w:cs="Times New Roman"/>
          <w:spacing w:val="-1"/>
          <w:lang w:val="es-MX"/>
        </w:rPr>
        <w:t>stiva.</w:t>
      </w:r>
    </w:p>
    <w:p w14:paraId="36CF1E81" w14:textId="77777777" w:rsidR="00DA50B1" w:rsidRPr="009C28D6" w:rsidRDefault="00291B50" w:rsidP="009C28D6">
      <w:pPr>
        <w:pStyle w:val="Textoindependiente"/>
        <w:spacing w:line="360" w:lineRule="auto"/>
        <w:ind w:right="168"/>
        <w:jc w:val="both"/>
        <w:rPr>
          <w:rFonts w:ascii="Times New Roman" w:hAnsi="Times New Roman" w:cs="Times New Roman"/>
          <w:spacing w:val="-1"/>
          <w:lang w:val="es-MX"/>
        </w:rPr>
      </w:pPr>
      <w:r w:rsidRPr="009C28D6">
        <w:rPr>
          <w:rFonts w:ascii="Times New Roman" w:hAnsi="Times New Roman" w:cs="Times New Roman"/>
          <w:spacing w:val="-1"/>
          <w:lang w:val="es-MX"/>
        </w:rPr>
        <w:t>Por lo que, incorporar la cal a la tarea del diseño de espacios, es una opción que se fundamenta en las características básicas que la cal confiere</w:t>
      </w:r>
      <w:r w:rsidR="00760188" w:rsidRPr="009C28D6">
        <w:rPr>
          <w:rFonts w:ascii="Times New Roman" w:hAnsi="Times New Roman" w:cs="Times New Roman"/>
          <w:spacing w:val="-1"/>
          <w:lang w:val="es-MX"/>
        </w:rPr>
        <w:t xml:space="preserve"> a las su</w:t>
      </w:r>
      <w:r w:rsidR="00DA50B1" w:rsidRPr="009C28D6">
        <w:rPr>
          <w:rFonts w:ascii="Times New Roman" w:hAnsi="Times New Roman" w:cs="Times New Roman"/>
          <w:spacing w:val="-1"/>
          <w:lang w:val="es-MX"/>
        </w:rPr>
        <w:t>p</w:t>
      </w:r>
      <w:r w:rsidR="00760188" w:rsidRPr="009C28D6">
        <w:rPr>
          <w:rFonts w:ascii="Times New Roman" w:hAnsi="Times New Roman" w:cs="Times New Roman"/>
          <w:spacing w:val="-1"/>
          <w:lang w:val="es-MX"/>
        </w:rPr>
        <w:t>e</w:t>
      </w:r>
      <w:r w:rsidR="00DA50B1" w:rsidRPr="009C28D6">
        <w:rPr>
          <w:rFonts w:ascii="Times New Roman" w:hAnsi="Times New Roman" w:cs="Times New Roman"/>
          <w:spacing w:val="-1"/>
          <w:lang w:val="es-MX"/>
        </w:rPr>
        <w:t>rficies</w:t>
      </w:r>
      <w:r w:rsidRPr="009C28D6">
        <w:rPr>
          <w:rFonts w:ascii="Times New Roman" w:hAnsi="Times New Roman" w:cs="Times New Roman"/>
          <w:spacing w:val="-1"/>
          <w:lang w:val="es-MX"/>
        </w:rPr>
        <w:t xml:space="preserve">: </w:t>
      </w:r>
    </w:p>
    <w:p w14:paraId="354CC415" w14:textId="10D3BF01" w:rsidR="00DA50B1" w:rsidRPr="009C28D6" w:rsidRDefault="00DA50B1" w:rsidP="009C28D6">
      <w:pPr>
        <w:pStyle w:val="Textoindependiente"/>
        <w:numPr>
          <w:ilvl w:val="0"/>
          <w:numId w:val="1"/>
        </w:numPr>
        <w:spacing w:line="360" w:lineRule="auto"/>
        <w:ind w:right="168"/>
        <w:jc w:val="both"/>
        <w:rPr>
          <w:rFonts w:ascii="Times New Roman" w:hAnsi="Times New Roman" w:cs="Times New Roman"/>
          <w:spacing w:val="-1"/>
          <w:lang w:val="es-MX"/>
        </w:rPr>
      </w:pPr>
      <w:commentRangeStart w:id="1"/>
      <w:r w:rsidRPr="009C28D6">
        <w:rPr>
          <w:rFonts w:ascii="Times New Roman" w:hAnsi="Times New Roman" w:cs="Times New Roman"/>
          <w:spacing w:val="-1"/>
          <w:lang w:val="es-MX"/>
        </w:rPr>
        <w:t>M</w:t>
      </w:r>
      <w:r w:rsidR="00291B50" w:rsidRPr="009C28D6">
        <w:rPr>
          <w:rFonts w:ascii="Times New Roman" w:hAnsi="Times New Roman" w:cs="Times New Roman"/>
          <w:spacing w:val="-1"/>
          <w:lang w:val="es-MX"/>
        </w:rPr>
        <w:t>icroporosidad</w:t>
      </w:r>
    </w:p>
    <w:p w14:paraId="34EF09DD" w14:textId="0EA85DA3" w:rsidR="00DA50B1" w:rsidRPr="009C28D6" w:rsidRDefault="00DA50B1" w:rsidP="009C28D6">
      <w:pPr>
        <w:pStyle w:val="Textoindependiente"/>
        <w:numPr>
          <w:ilvl w:val="0"/>
          <w:numId w:val="1"/>
        </w:numPr>
        <w:spacing w:line="360" w:lineRule="auto"/>
        <w:ind w:right="168"/>
        <w:jc w:val="both"/>
        <w:rPr>
          <w:rFonts w:ascii="Times New Roman" w:hAnsi="Times New Roman" w:cs="Times New Roman"/>
          <w:spacing w:val="-1"/>
          <w:lang w:val="es-MX"/>
        </w:rPr>
      </w:pPr>
      <w:r w:rsidRPr="009C28D6">
        <w:rPr>
          <w:rFonts w:ascii="Times New Roman" w:hAnsi="Times New Roman" w:cs="Times New Roman"/>
          <w:spacing w:val="-1"/>
          <w:lang w:val="es-MX"/>
        </w:rPr>
        <w:t>T</w:t>
      </w:r>
      <w:r w:rsidR="00291B50" w:rsidRPr="009C28D6">
        <w:rPr>
          <w:rFonts w:ascii="Times New Roman" w:hAnsi="Times New Roman" w:cs="Times New Roman"/>
          <w:spacing w:val="-1"/>
          <w:lang w:val="es-MX"/>
        </w:rPr>
        <w:t>ranspirabilidad</w:t>
      </w:r>
    </w:p>
    <w:p w14:paraId="11506E3C" w14:textId="379AA315" w:rsidR="00DA50B1" w:rsidRPr="009C28D6" w:rsidRDefault="00DA50B1" w:rsidP="009C28D6">
      <w:pPr>
        <w:pStyle w:val="Textoindependiente"/>
        <w:numPr>
          <w:ilvl w:val="0"/>
          <w:numId w:val="1"/>
        </w:numPr>
        <w:spacing w:line="360" w:lineRule="auto"/>
        <w:ind w:right="168"/>
        <w:jc w:val="both"/>
        <w:rPr>
          <w:rFonts w:ascii="Times New Roman" w:hAnsi="Times New Roman" w:cs="Times New Roman"/>
          <w:spacing w:val="-1"/>
          <w:lang w:val="es-MX"/>
        </w:rPr>
      </w:pPr>
      <w:r w:rsidRPr="009C28D6">
        <w:rPr>
          <w:rFonts w:ascii="Times New Roman" w:hAnsi="Times New Roman" w:cs="Times New Roman"/>
          <w:spacing w:val="-1"/>
          <w:lang w:val="es-MX"/>
        </w:rPr>
        <w:t>H</w:t>
      </w:r>
      <w:r w:rsidR="00291B50" w:rsidRPr="009C28D6">
        <w:rPr>
          <w:rFonts w:ascii="Times New Roman" w:hAnsi="Times New Roman" w:cs="Times New Roman"/>
          <w:spacing w:val="-1"/>
          <w:lang w:val="es-MX"/>
        </w:rPr>
        <w:t>igroscopia</w:t>
      </w:r>
    </w:p>
    <w:p w14:paraId="22B4BE7B" w14:textId="33C59135" w:rsidR="00DA50B1" w:rsidRPr="009C28D6" w:rsidRDefault="00FE3F80" w:rsidP="009C28D6">
      <w:pPr>
        <w:pStyle w:val="Textoindependiente"/>
        <w:numPr>
          <w:ilvl w:val="0"/>
          <w:numId w:val="1"/>
        </w:numPr>
        <w:spacing w:line="360" w:lineRule="auto"/>
        <w:ind w:right="168"/>
        <w:jc w:val="both"/>
        <w:rPr>
          <w:rFonts w:ascii="Times New Roman" w:hAnsi="Times New Roman" w:cs="Times New Roman"/>
          <w:spacing w:val="-1"/>
          <w:lang w:val="es-MX"/>
        </w:rPr>
      </w:pPr>
      <w:r w:rsidRPr="009C28D6">
        <w:rPr>
          <w:rFonts w:ascii="Times New Roman" w:hAnsi="Times New Roman" w:cs="Times New Roman"/>
          <w:spacing w:val="-1"/>
          <w:lang w:val="es-MX"/>
        </w:rPr>
        <w:t>C</w:t>
      </w:r>
      <w:r w:rsidR="00291B50" w:rsidRPr="009C28D6">
        <w:rPr>
          <w:rFonts w:ascii="Times New Roman" w:hAnsi="Times New Roman" w:cs="Times New Roman"/>
          <w:spacing w:val="-1"/>
          <w:lang w:val="es-MX"/>
        </w:rPr>
        <w:t>arbonatación</w:t>
      </w:r>
    </w:p>
    <w:p w14:paraId="7DEB0606" w14:textId="205378E9" w:rsidR="00291B50" w:rsidRPr="009C28D6" w:rsidRDefault="00DA50B1" w:rsidP="009C28D6">
      <w:pPr>
        <w:pStyle w:val="Textoindependiente"/>
        <w:numPr>
          <w:ilvl w:val="0"/>
          <w:numId w:val="1"/>
        </w:numPr>
        <w:spacing w:line="360" w:lineRule="auto"/>
        <w:ind w:right="168"/>
        <w:jc w:val="both"/>
        <w:rPr>
          <w:rFonts w:ascii="Times New Roman" w:hAnsi="Times New Roman" w:cs="Times New Roman"/>
          <w:spacing w:val="-1"/>
          <w:lang w:val="es-MX"/>
        </w:rPr>
      </w:pPr>
      <w:r w:rsidRPr="009C28D6">
        <w:rPr>
          <w:rFonts w:ascii="Times New Roman" w:hAnsi="Times New Roman" w:cs="Times New Roman"/>
          <w:spacing w:val="-1"/>
          <w:lang w:val="es-MX"/>
        </w:rPr>
        <w:t xml:space="preserve">Alcalinidad </w:t>
      </w:r>
      <w:commentRangeEnd w:id="1"/>
      <w:r w:rsidR="00DC7B4A">
        <w:rPr>
          <w:rStyle w:val="Refdecomentario"/>
          <w:rFonts w:asciiTheme="minorHAnsi" w:eastAsiaTheme="minorHAnsi" w:hAnsiTheme="minorHAnsi"/>
          <w:lang w:val="es-MX"/>
        </w:rPr>
        <w:commentReference w:id="1"/>
      </w:r>
    </w:p>
    <w:p w14:paraId="6C422C0F" w14:textId="0AF9BC8C" w:rsidR="00D319A1" w:rsidRPr="009C28D6" w:rsidRDefault="00D319A1" w:rsidP="009C28D6">
      <w:pPr>
        <w:pStyle w:val="Textoindependiente"/>
        <w:spacing w:line="360" w:lineRule="auto"/>
        <w:ind w:right="168"/>
        <w:jc w:val="both"/>
        <w:rPr>
          <w:rFonts w:ascii="Times New Roman" w:hAnsi="Times New Roman" w:cs="Times New Roman"/>
          <w:spacing w:val="-1"/>
          <w:lang w:val="es-MX"/>
        </w:rPr>
      </w:pPr>
      <w:r w:rsidRPr="009C28D6">
        <w:rPr>
          <w:rFonts w:ascii="Times New Roman" w:hAnsi="Times New Roman" w:cs="Times New Roman"/>
          <w:spacing w:val="-1"/>
          <w:lang w:val="es-MX"/>
        </w:rPr>
        <w:t xml:space="preserve">La Organización Mundial de la Salud ha determinado que para el año 2050, la principal causa de muerte en el planeta, serán las enfermedades virales, aspecto que, sin duda, pone de manifiesto que vivimos en un entorno, en el cual la presencia de virus, bacterias y </w:t>
      </w:r>
      <w:r w:rsidR="00940851" w:rsidRPr="009C28D6">
        <w:rPr>
          <w:rFonts w:ascii="Times New Roman" w:hAnsi="Times New Roman" w:cs="Times New Roman"/>
          <w:spacing w:val="-1"/>
          <w:lang w:val="es-MX"/>
        </w:rPr>
        <w:t xml:space="preserve">todo tipo de </w:t>
      </w:r>
      <w:r w:rsidRPr="009C28D6">
        <w:rPr>
          <w:rFonts w:ascii="Times New Roman" w:hAnsi="Times New Roman" w:cs="Times New Roman"/>
          <w:spacing w:val="-1"/>
          <w:lang w:val="es-MX"/>
        </w:rPr>
        <w:t xml:space="preserve">microrganismos, </w:t>
      </w:r>
      <w:r w:rsidR="00940851" w:rsidRPr="009C28D6">
        <w:rPr>
          <w:rFonts w:ascii="Times New Roman" w:hAnsi="Times New Roman" w:cs="Times New Roman"/>
          <w:spacing w:val="-1"/>
          <w:lang w:val="es-MX"/>
        </w:rPr>
        <w:t>debe ser</w:t>
      </w:r>
      <w:r w:rsidR="00AD3004" w:rsidRPr="009C28D6">
        <w:rPr>
          <w:rFonts w:ascii="Times New Roman" w:hAnsi="Times New Roman" w:cs="Times New Roman"/>
          <w:spacing w:val="-1"/>
          <w:lang w:val="es-MX"/>
        </w:rPr>
        <w:t xml:space="preserve"> considerado</w:t>
      </w:r>
      <w:r w:rsidR="00A33F06" w:rsidRPr="009C28D6">
        <w:rPr>
          <w:rFonts w:ascii="Times New Roman" w:hAnsi="Times New Roman" w:cs="Times New Roman"/>
          <w:spacing w:val="-1"/>
          <w:lang w:val="es-MX"/>
        </w:rPr>
        <w:t xml:space="preserve">-atendido </w:t>
      </w:r>
      <w:r w:rsidR="00AD3004" w:rsidRPr="009C28D6">
        <w:rPr>
          <w:rFonts w:ascii="Times New Roman" w:hAnsi="Times New Roman" w:cs="Times New Roman"/>
          <w:spacing w:val="-1"/>
          <w:lang w:val="es-MX"/>
        </w:rPr>
        <w:t>como prioritario,</w:t>
      </w:r>
      <w:r w:rsidR="001740AB" w:rsidRPr="009C28D6">
        <w:rPr>
          <w:rFonts w:ascii="Times New Roman" w:hAnsi="Times New Roman" w:cs="Times New Roman"/>
          <w:spacing w:val="-1"/>
          <w:lang w:val="es-MX"/>
        </w:rPr>
        <w:t xml:space="preserve"> </w:t>
      </w:r>
      <w:r w:rsidR="00A33F06" w:rsidRPr="009C28D6">
        <w:rPr>
          <w:rFonts w:ascii="Times New Roman" w:hAnsi="Times New Roman" w:cs="Times New Roman"/>
          <w:spacing w:val="-1"/>
          <w:lang w:val="es-MX"/>
        </w:rPr>
        <w:t>bajo cualquier perspectiva</w:t>
      </w:r>
      <w:r w:rsidR="001740AB" w:rsidRPr="009C28D6">
        <w:rPr>
          <w:rFonts w:ascii="Times New Roman" w:hAnsi="Times New Roman" w:cs="Times New Roman"/>
          <w:spacing w:val="-1"/>
          <w:lang w:val="es-MX"/>
        </w:rPr>
        <w:t xml:space="preserve">. </w:t>
      </w:r>
    </w:p>
    <w:p w14:paraId="5B4C1E87" w14:textId="5453FE82" w:rsidR="001740AB" w:rsidRPr="009C28D6" w:rsidRDefault="001740AB" w:rsidP="009C28D6">
      <w:pPr>
        <w:pStyle w:val="Textoindependiente"/>
        <w:spacing w:line="360" w:lineRule="auto"/>
        <w:ind w:right="168"/>
        <w:jc w:val="both"/>
        <w:rPr>
          <w:rFonts w:ascii="Times New Roman" w:hAnsi="Times New Roman" w:cs="Times New Roman"/>
          <w:spacing w:val="-1"/>
          <w:lang w:val="es-MX"/>
        </w:rPr>
      </w:pPr>
      <w:r w:rsidRPr="009C28D6">
        <w:rPr>
          <w:rFonts w:ascii="Times New Roman" w:hAnsi="Times New Roman" w:cs="Times New Roman"/>
          <w:spacing w:val="-1"/>
          <w:lang w:val="es-MX"/>
        </w:rPr>
        <w:t>La crisis sanitaria del COVID-19 expone una seri</w:t>
      </w:r>
      <w:r w:rsidR="00AD3004" w:rsidRPr="009C28D6">
        <w:rPr>
          <w:rFonts w:ascii="Times New Roman" w:hAnsi="Times New Roman" w:cs="Times New Roman"/>
          <w:spacing w:val="-1"/>
          <w:lang w:val="es-MX"/>
        </w:rPr>
        <w:t>e de</w:t>
      </w:r>
      <w:r w:rsidRPr="009C28D6">
        <w:rPr>
          <w:rFonts w:ascii="Times New Roman" w:hAnsi="Times New Roman" w:cs="Times New Roman"/>
          <w:spacing w:val="-1"/>
          <w:lang w:val="es-MX"/>
        </w:rPr>
        <w:t xml:space="preserve"> necesidades a resolver en todos los campos en los que el diseño tiene injerencia. Es importante que tanto la sociedad civil como la iniciativa privada, las instituciones de enseñanza y las dependencias de gobierno, asuman la responsabilidad no sólo de implementar nuevas y mejores formas para </w:t>
      </w:r>
      <w:r w:rsidR="0018325D" w:rsidRPr="009C28D6">
        <w:rPr>
          <w:rFonts w:ascii="Times New Roman" w:hAnsi="Times New Roman" w:cs="Times New Roman"/>
          <w:spacing w:val="-1"/>
          <w:lang w:val="es-MX"/>
        </w:rPr>
        <w:t>la vida en</w:t>
      </w:r>
      <w:r w:rsidR="00AD3004" w:rsidRPr="009C28D6">
        <w:rPr>
          <w:rFonts w:ascii="Times New Roman" w:hAnsi="Times New Roman" w:cs="Times New Roman"/>
          <w:spacing w:val="-1"/>
          <w:lang w:val="es-MX"/>
        </w:rPr>
        <w:t xml:space="preserve"> lugares</w:t>
      </w:r>
      <w:r w:rsidR="0018325D" w:rsidRPr="009C28D6">
        <w:rPr>
          <w:rFonts w:ascii="Times New Roman" w:hAnsi="Times New Roman" w:cs="Times New Roman"/>
          <w:spacing w:val="-1"/>
          <w:lang w:val="es-MX"/>
        </w:rPr>
        <w:t xml:space="preserve"> público</w:t>
      </w:r>
      <w:r w:rsidR="00AD3004" w:rsidRPr="009C28D6">
        <w:rPr>
          <w:rFonts w:ascii="Times New Roman" w:hAnsi="Times New Roman" w:cs="Times New Roman"/>
          <w:spacing w:val="-1"/>
          <w:lang w:val="es-MX"/>
        </w:rPr>
        <w:t>s</w:t>
      </w:r>
      <w:r w:rsidR="0018325D" w:rsidRPr="009C28D6">
        <w:rPr>
          <w:rFonts w:ascii="Times New Roman" w:hAnsi="Times New Roman" w:cs="Times New Roman"/>
          <w:spacing w:val="-1"/>
          <w:lang w:val="es-MX"/>
        </w:rPr>
        <w:t>, sino también</w:t>
      </w:r>
      <w:r w:rsidR="00425FC7" w:rsidRPr="009C28D6">
        <w:rPr>
          <w:rFonts w:ascii="Times New Roman" w:hAnsi="Times New Roman" w:cs="Times New Roman"/>
          <w:spacing w:val="-1"/>
          <w:lang w:val="es-MX"/>
        </w:rPr>
        <w:t>,</w:t>
      </w:r>
      <w:r w:rsidR="0018325D" w:rsidRPr="009C28D6">
        <w:rPr>
          <w:rFonts w:ascii="Times New Roman" w:hAnsi="Times New Roman" w:cs="Times New Roman"/>
          <w:spacing w:val="-1"/>
          <w:lang w:val="es-MX"/>
        </w:rPr>
        <w:t xml:space="preserve"> para </w:t>
      </w:r>
      <w:r w:rsidR="00940851" w:rsidRPr="009C28D6">
        <w:rPr>
          <w:rFonts w:ascii="Times New Roman" w:hAnsi="Times New Roman" w:cs="Times New Roman"/>
          <w:spacing w:val="-1"/>
          <w:lang w:val="es-MX"/>
        </w:rPr>
        <w:t xml:space="preserve">adaptar </w:t>
      </w:r>
      <w:r w:rsidR="0018325D" w:rsidRPr="009C28D6">
        <w:rPr>
          <w:rFonts w:ascii="Times New Roman" w:hAnsi="Times New Roman" w:cs="Times New Roman"/>
          <w:spacing w:val="-1"/>
          <w:lang w:val="es-MX"/>
        </w:rPr>
        <w:t xml:space="preserve">la </w:t>
      </w:r>
      <w:r w:rsidR="0018325D" w:rsidRPr="009C28D6">
        <w:rPr>
          <w:rFonts w:ascii="Times New Roman" w:hAnsi="Times New Roman" w:cs="Times New Roman"/>
          <w:spacing w:val="-1"/>
          <w:lang w:val="es-MX"/>
        </w:rPr>
        <w:lastRenderedPageBreak/>
        <w:t>vida al interior de los espacios</w:t>
      </w:r>
      <w:r w:rsidR="00425FC7" w:rsidRPr="009C28D6">
        <w:rPr>
          <w:rFonts w:ascii="Times New Roman" w:hAnsi="Times New Roman" w:cs="Times New Roman"/>
          <w:spacing w:val="-1"/>
          <w:lang w:val="es-MX"/>
        </w:rPr>
        <w:t xml:space="preserve"> habitables.</w:t>
      </w:r>
    </w:p>
    <w:p w14:paraId="024F053D" w14:textId="62B67567" w:rsidR="0018325D" w:rsidRPr="009C28D6" w:rsidRDefault="0018325D" w:rsidP="009C28D6">
      <w:pPr>
        <w:pStyle w:val="Textoindependiente"/>
        <w:spacing w:line="360" w:lineRule="auto"/>
        <w:ind w:right="168"/>
        <w:jc w:val="both"/>
        <w:rPr>
          <w:rFonts w:ascii="Times New Roman" w:hAnsi="Times New Roman" w:cs="Times New Roman"/>
          <w:spacing w:val="-1"/>
          <w:lang w:val="es-MX"/>
        </w:rPr>
      </w:pPr>
      <w:r w:rsidRPr="009C28D6">
        <w:rPr>
          <w:rFonts w:ascii="Times New Roman" w:hAnsi="Times New Roman" w:cs="Times New Roman"/>
          <w:spacing w:val="-1"/>
          <w:lang w:val="es-MX"/>
        </w:rPr>
        <w:t xml:space="preserve">De ahí, que sea fundamental, el impulso de hábitos que permitan a la población en general, la realización de las actividades cotidianas, escolares y laborales en las condiciones más adecuadas </w:t>
      </w:r>
      <w:r w:rsidR="00D3493B" w:rsidRPr="009C28D6">
        <w:rPr>
          <w:rFonts w:ascii="Times New Roman" w:hAnsi="Times New Roman" w:cs="Times New Roman"/>
          <w:spacing w:val="-1"/>
          <w:lang w:val="es-MX"/>
        </w:rPr>
        <w:t>al</w:t>
      </w:r>
      <w:r w:rsidRPr="009C28D6">
        <w:rPr>
          <w:rFonts w:ascii="Times New Roman" w:hAnsi="Times New Roman" w:cs="Times New Roman"/>
          <w:spacing w:val="-1"/>
          <w:lang w:val="es-MX"/>
        </w:rPr>
        <w:t xml:space="preserve"> </w:t>
      </w:r>
      <w:r w:rsidR="00D27108" w:rsidRPr="009C28D6">
        <w:rPr>
          <w:rFonts w:ascii="Times New Roman" w:hAnsi="Times New Roman" w:cs="Times New Roman"/>
          <w:spacing w:val="-1"/>
          <w:lang w:val="es-MX"/>
        </w:rPr>
        <w:t>actual</w:t>
      </w:r>
      <w:r w:rsidRPr="009C28D6">
        <w:rPr>
          <w:rFonts w:ascii="Times New Roman" w:hAnsi="Times New Roman" w:cs="Times New Roman"/>
          <w:spacing w:val="-1"/>
          <w:lang w:val="es-MX"/>
        </w:rPr>
        <w:t xml:space="preserve"> requerimiento y </w:t>
      </w:r>
      <w:r w:rsidR="00D3493B" w:rsidRPr="009C28D6">
        <w:rPr>
          <w:rFonts w:ascii="Times New Roman" w:hAnsi="Times New Roman" w:cs="Times New Roman"/>
          <w:spacing w:val="-1"/>
          <w:lang w:val="es-MX"/>
        </w:rPr>
        <w:t xml:space="preserve">a </w:t>
      </w:r>
      <w:r w:rsidR="00940851" w:rsidRPr="009C28D6">
        <w:rPr>
          <w:rFonts w:ascii="Times New Roman" w:hAnsi="Times New Roman" w:cs="Times New Roman"/>
          <w:spacing w:val="-1"/>
          <w:lang w:val="es-MX"/>
        </w:rPr>
        <w:t xml:space="preserve">los </w:t>
      </w:r>
      <w:r w:rsidRPr="009C28D6">
        <w:rPr>
          <w:rFonts w:ascii="Times New Roman" w:hAnsi="Times New Roman" w:cs="Times New Roman"/>
          <w:spacing w:val="-1"/>
          <w:lang w:val="es-MX"/>
        </w:rPr>
        <w:t>estándares de salud</w:t>
      </w:r>
      <w:r w:rsidR="00425FC7" w:rsidRPr="009C28D6">
        <w:rPr>
          <w:rFonts w:ascii="Times New Roman" w:hAnsi="Times New Roman" w:cs="Times New Roman"/>
          <w:spacing w:val="-1"/>
          <w:lang w:val="es-MX"/>
        </w:rPr>
        <w:t xml:space="preserve">; </w:t>
      </w:r>
      <w:r w:rsidR="00D27108" w:rsidRPr="009C28D6">
        <w:rPr>
          <w:rFonts w:ascii="Times New Roman" w:hAnsi="Times New Roman" w:cs="Times New Roman"/>
          <w:spacing w:val="-1"/>
          <w:lang w:val="es-MX"/>
        </w:rPr>
        <w:t xml:space="preserve">sin duda, </w:t>
      </w:r>
      <w:r w:rsidR="00425FC7" w:rsidRPr="009C28D6">
        <w:rPr>
          <w:rFonts w:ascii="Times New Roman" w:hAnsi="Times New Roman" w:cs="Times New Roman"/>
          <w:spacing w:val="-1"/>
          <w:lang w:val="es-MX"/>
        </w:rPr>
        <w:t>impuesto</w:t>
      </w:r>
      <w:r w:rsidR="0050316E" w:rsidRPr="009C28D6">
        <w:rPr>
          <w:rFonts w:ascii="Times New Roman" w:hAnsi="Times New Roman" w:cs="Times New Roman"/>
          <w:spacing w:val="-1"/>
          <w:lang w:val="es-MX"/>
        </w:rPr>
        <w:t>s</w:t>
      </w:r>
      <w:r w:rsidR="00425FC7" w:rsidRPr="009C28D6">
        <w:rPr>
          <w:rFonts w:ascii="Times New Roman" w:hAnsi="Times New Roman" w:cs="Times New Roman"/>
          <w:spacing w:val="-1"/>
          <w:lang w:val="es-MX"/>
        </w:rPr>
        <w:t xml:space="preserve"> </w:t>
      </w:r>
      <w:r w:rsidR="00940851" w:rsidRPr="009C28D6">
        <w:rPr>
          <w:rFonts w:ascii="Times New Roman" w:hAnsi="Times New Roman" w:cs="Times New Roman"/>
          <w:spacing w:val="-1"/>
          <w:lang w:val="es-MX"/>
        </w:rPr>
        <w:t>a causa de</w:t>
      </w:r>
      <w:r w:rsidR="00425FC7" w:rsidRPr="009C28D6">
        <w:rPr>
          <w:rFonts w:ascii="Times New Roman" w:hAnsi="Times New Roman" w:cs="Times New Roman"/>
          <w:spacing w:val="-1"/>
          <w:lang w:val="es-MX"/>
        </w:rPr>
        <w:t xml:space="preserve"> la pandemia. </w:t>
      </w:r>
    </w:p>
    <w:p w14:paraId="4F0C2A7E" w14:textId="77777777" w:rsidR="00940851" w:rsidRPr="009C28D6" w:rsidRDefault="00940851" w:rsidP="009C28D6">
      <w:pPr>
        <w:pStyle w:val="Textoindependiente"/>
        <w:spacing w:line="360" w:lineRule="auto"/>
        <w:ind w:right="168"/>
        <w:jc w:val="both"/>
        <w:rPr>
          <w:rFonts w:ascii="Times New Roman" w:hAnsi="Times New Roman" w:cs="Times New Roman"/>
          <w:spacing w:val="-1"/>
          <w:lang w:val="es-MX"/>
        </w:rPr>
      </w:pPr>
    </w:p>
    <w:p w14:paraId="1D792044" w14:textId="35BB262A" w:rsidR="00350F41" w:rsidRPr="009C28D6" w:rsidRDefault="00350F41" w:rsidP="009C28D6">
      <w:pPr>
        <w:pStyle w:val="Textoindependiente"/>
        <w:spacing w:line="360" w:lineRule="auto"/>
        <w:ind w:right="168"/>
        <w:jc w:val="both"/>
        <w:rPr>
          <w:rFonts w:ascii="Times New Roman" w:hAnsi="Times New Roman" w:cs="Times New Roman"/>
          <w:spacing w:val="-1"/>
          <w:lang w:val="es-MX"/>
        </w:rPr>
      </w:pPr>
      <w:r w:rsidRPr="009C28D6">
        <w:rPr>
          <w:rFonts w:ascii="Times New Roman" w:hAnsi="Times New Roman" w:cs="Times New Roman"/>
          <w:spacing w:val="-1"/>
          <w:lang w:val="es-MX"/>
        </w:rPr>
        <w:t xml:space="preserve">El conocimiento y reconocimiento de que la cal es un insumo con gran potencial </w:t>
      </w:r>
      <w:r w:rsidR="00CE3109" w:rsidRPr="009C28D6">
        <w:rPr>
          <w:rFonts w:ascii="Times New Roman" w:hAnsi="Times New Roman" w:cs="Times New Roman"/>
          <w:spacing w:val="-1"/>
          <w:lang w:val="es-MX"/>
        </w:rPr>
        <w:t>en</w:t>
      </w:r>
      <w:r w:rsidRPr="009C28D6">
        <w:rPr>
          <w:rFonts w:ascii="Times New Roman" w:hAnsi="Times New Roman" w:cs="Times New Roman"/>
          <w:spacing w:val="-1"/>
          <w:lang w:val="es-MX"/>
        </w:rPr>
        <w:t xml:space="preserve"> el control sanitario, marca la pauta para en primera instancia, difundir sus bondades, pero también, para fomentar su uso y asesorar a la población en este último punto.</w:t>
      </w:r>
    </w:p>
    <w:p w14:paraId="5DF77850" w14:textId="078F2B56" w:rsidR="00350F41" w:rsidRPr="009C28D6" w:rsidRDefault="00350F41" w:rsidP="009C28D6">
      <w:pPr>
        <w:pStyle w:val="Textoindependiente"/>
        <w:spacing w:line="360" w:lineRule="auto"/>
        <w:ind w:right="168"/>
        <w:jc w:val="both"/>
        <w:rPr>
          <w:rFonts w:ascii="Times New Roman" w:hAnsi="Times New Roman" w:cs="Times New Roman"/>
          <w:spacing w:val="-1"/>
          <w:lang w:val="es-MX"/>
        </w:rPr>
      </w:pPr>
      <w:r w:rsidRPr="009C28D6">
        <w:rPr>
          <w:rFonts w:ascii="Times New Roman" w:hAnsi="Times New Roman" w:cs="Times New Roman"/>
          <w:spacing w:val="-1"/>
          <w:lang w:val="es-MX"/>
        </w:rPr>
        <w:t xml:space="preserve">Asimismo, </w:t>
      </w:r>
      <w:r w:rsidR="00940851" w:rsidRPr="009C28D6">
        <w:rPr>
          <w:rFonts w:ascii="Times New Roman" w:hAnsi="Times New Roman" w:cs="Times New Roman"/>
          <w:spacing w:val="-1"/>
          <w:lang w:val="es-MX"/>
        </w:rPr>
        <w:t xml:space="preserve">se sabe que </w:t>
      </w:r>
      <w:r w:rsidRPr="009C28D6">
        <w:rPr>
          <w:rFonts w:ascii="Times New Roman" w:hAnsi="Times New Roman" w:cs="Times New Roman"/>
          <w:spacing w:val="-1"/>
          <w:lang w:val="es-MX"/>
        </w:rPr>
        <w:t>la implementación de una estrategia de diseño de espacios saludables s</w:t>
      </w:r>
      <w:r w:rsidR="00940851" w:rsidRPr="009C28D6">
        <w:rPr>
          <w:rFonts w:ascii="Times New Roman" w:hAnsi="Times New Roman" w:cs="Times New Roman"/>
          <w:spacing w:val="-1"/>
          <w:lang w:val="es-MX"/>
        </w:rPr>
        <w:t>erá</w:t>
      </w:r>
      <w:r w:rsidRPr="009C28D6">
        <w:rPr>
          <w:rFonts w:ascii="Times New Roman" w:hAnsi="Times New Roman" w:cs="Times New Roman"/>
          <w:spacing w:val="-1"/>
          <w:lang w:val="es-MX"/>
        </w:rPr>
        <w:t xml:space="preserve"> fundamental para el cumplimiento de las </w:t>
      </w:r>
      <w:r w:rsidR="00AE316E" w:rsidRPr="009C28D6">
        <w:rPr>
          <w:rFonts w:ascii="Times New Roman" w:hAnsi="Times New Roman" w:cs="Times New Roman"/>
          <w:spacing w:val="-1"/>
          <w:lang w:val="es-MX"/>
        </w:rPr>
        <w:t>políticas</w:t>
      </w:r>
      <w:r w:rsidRPr="009C28D6">
        <w:rPr>
          <w:rFonts w:ascii="Times New Roman" w:hAnsi="Times New Roman" w:cs="Times New Roman"/>
          <w:spacing w:val="-1"/>
          <w:lang w:val="es-MX"/>
        </w:rPr>
        <w:t xml:space="preserve"> impuestas por </w:t>
      </w:r>
      <w:r w:rsidR="005F3588" w:rsidRPr="009C28D6">
        <w:rPr>
          <w:rFonts w:ascii="Times New Roman" w:hAnsi="Times New Roman" w:cs="Times New Roman"/>
          <w:spacing w:val="-1"/>
          <w:lang w:val="es-MX"/>
        </w:rPr>
        <w:t>Grupo Calidra</w:t>
      </w:r>
      <w:r w:rsidRPr="009C28D6">
        <w:rPr>
          <w:rFonts w:ascii="Times New Roman" w:hAnsi="Times New Roman" w:cs="Times New Roman"/>
          <w:spacing w:val="-1"/>
          <w:lang w:val="es-MX"/>
        </w:rPr>
        <w:t xml:space="preserve">, </w:t>
      </w:r>
      <w:r w:rsidR="00940851" w:rsidRPr="009C28D6">
        <w:rPr>
          <w:rFonts w:ascii="Times New Roman" w:hAnsi="Times New Roman" w:cs="Times New Roman"/>
          <w:spacing w:val="-1"/>
          <w:lang w:val="es-MX"/>
        </w:rPr>
        <w:t xml:space="preserve">toda vez que </w:t>
      </w:r>
      <w:r w:rsidR="005F3588" w:rsidRPr="009C28D6">
        <w:rPr>
          <w:rFonts w:ascii="Times New Roman" w:hAnsi="Times New Roman" w:cs="Times New Roman"/>
          <w:spacing w:val="-1"/>
          <w:lang w:val="es-MX"/>
        </w:rPr>
        <w:t>como empresa socialmente responsable tiene</w:t>
      </w:r>
      <w:r w:rsidR="00D86F10" w:rsidRPr="009C28D6">
        <w:rPr>
          <w:rFonts w:ascii="Times New Roman" w:hAnsi="Times New Roman" w:cs="Times New Roman"/>
          <w:spacing w:val="-1"/>
          <w:lang w:val="es-MX"/>
        </w:rPr>
        <w:t xml:space="preserve"> </w:t>
      </w:r>
      <w:r w:rsidR="005F3588" w:rsidRPr="009C28D6">
        <w:rPr>
          <w:rFonts w:ascii="Times New Roman" w:hAnsi="Times New Roman" w:cs="Times New Roman"/>
          <w:spacing w:val="-1"/>
          <w:lang w:val="es-MX"/>
        </w:rPr>
        <w:t xml:space="preserve">el compromiso </w:t>
      </w:r>
      <w:r w:rsidR="00D86F10" w:rsidRPr="009C28D6">
        <w:rPr>
          <w:rFonts w:ascii="Times New Roman" w:hAnsi="Times New Roman" w:cs="Times New Roman"/>
          <w:spacing w:val="-1"/>
          <w:lang w:val="es-MX"/>
        </w:rPr>
        <w:t xml:space="preserve">de </w:t>
      </w:r>
      <w:r w:rsidR="00AE316E" w:rsidRPr="009C28D6">
        <w:rPr>
          <w:rFonts w:ascii="Times New Roman" w:hAnsi="Times New Roman" w:cs="Times New Roman"/>
          <w:spacing w:val="-1"/>
          <w:lang w:val="es-MX"/>
        </w:rPr>
        <w:t xml:space="preserve">ofertar </w:t>
      </w:r>
      <w:r w:rsidR="00D86F10" w:rsidRPr="009C28D6">
        <w:rPr>
          <w:rFonts w:ascii="Times New Roman" w:hAnsi="Times New Roman" w:cs="Times New Roman"/>
          <w:spacing w:val="-1"/>
          <w:lang w:val="es-MX"/>
        </w:rPr>
        <w:t>productos de la más alta calidad y al mismo tiempo</w:t>
      </w:r>
      <w:r w:rsidR="00AE316E" w:rsidRPr="009C28D6">
        <w:rPr>
          <w:rFonts w:ascii="Times New Roman" w:hAnsi="Times New Roman" w:cs="Times New Roman"/>
          <w:spacing w:val="-1"/>
          <w:lang w:val="es-MX"/>
        </w:rPr>
        <w:t>,</w:t>
      </w:r>
      <w:r w:rsidR="00D86F10" w:rsidRPr="009C28D6">
        <w:rPr>
          <w:rFonts w:ascii="Times New Roman" w:hAnsi="Times New Roman" w:cs="Times New Roman"/>
          <w:spacing w:val="-1"/>
          <w:lang w:val="es-MX"/>
        </w:rPr>
        <w:t xml:space="preserve"> </w:t>
      </w:r>
      <w:r w:rsidR="00940851" w:rsidRPr="009C28D6">
        <w:rPr>
          <w:rFonts w:ascii="Times New Roman" w:hAnsi="Times New Roman" w:cs="Times New Roman"/>
          <w:spacing w:val="-1"/>
          <w:lang w:val="es-MX"/>
        </w:rPr>
        <w:t xml:space="preserve">brindar la certeza de </w:t>
      </w:r>
      <w:r w:rsidR="00D86F10" w:rsidRPr="009C28D6">
        <w:rPr>
          <w:rFonts w:ascii="Times New Roman" w:hAnsi="Times New Roman" w:cs="Times New Roman"/>
          <w:spacing w:val="-1"/>
          <w:lang w:val="es-MX"/>
        </w:rPr>
        <w:t>que</w:t>
      </w:r>
      <w:r w:rsidR="00154FD1" w:rsidRPr="009C28D6">
        <w:rPr>
          <w:rFonts w:ascii="Times New Roman" w:hAnsi="Times New Roman" w:cs="Times New Roman"/>
          <w:spacing w:val="-1"/>
          <w:lang w:val="es-MX"/>
        </w:rPr>
        <w:t xml:space="preserve"> los protocolos de producción y uso</w:t>
      </w:r>
      <w:r w:rsidR="00D86F10" w:rsidRPr="009C28D6">
        <w:rPr>
          <w:rFonts w:ascii="Times New Roman" w:hAnsi="Times New Roman" w:cs="Times New Roman"/>
          <w:spacing w:val="-1"/>
          <w:lang w:val="es-MX"/>
        </w:rPr>
        <w:t xml:space="preserve"> se apeg</w:t>
      </w:r>
      <w:r w:rsidR="00940851" w:rsidRPr="009C28D6">
        <w:rPr>
          <w:rFonts w:ascii="Times New Roman" w:hAnsi="Times New Roman" w:cs="Times New Roman"/>
          <w:spacing w:val="-1"/>
          <w:lang w:val="es-MX"/>
        </w:rPr>
        <w:t>a</w:t>
      </w:r>
      <w:r w:rsidR="00D86F10" w:rsidRPr="009C28D6">
        <w:rPr>
          <w:rFonts w:ascii="Times New Roman" w:hAnsi="Times New Roman" w:cs="Times New Roman"/>
          <w:spacing w:val="-1"/>
          <w:lang w:val="es-MX"/>
        </w:rPr>
        <w:t xml:space="preserve">n a la normativa ambiental </w:t>
      </w:r>
      <w:r w:rsidR="00AE316E" w:rsidRPr="009C28D6">
        <w:rPr>
          <w:rFonts w:ascii="Times New Roman" w:hAnsi="Times New Roman" w:cs="Times New Roman"/>
          <w:spacing w:val="-1"/>
          <w:lang w:val="es-MX"/>
        </w:rPr>
        <w:t>aplicable</w:t>
      </w:r>
      <w:r w:rsidR="00D27108" w:rsidRPr="009C28D6">
        <w:rPr>
          <w:rFonts w:ascii="Times New Roman" w:hAnsi="Times New Roman" w:cs="Times New Roman"/>
          <w:spacing w:val="-1"/>
          <w:lang w:val="es-MX"/>
        </w:rPr>
        <w:t xml:space="preserve"> en la materia</w:t>
      </w:r>
      <w:r w:rsidR="00D86F10" w:rsidRPr="009C28D6">
        <w:rPr>
          <w:rFonts w:ascii="Times New Roman" w:hAnsi="Times New Roman" w:cs="Times New Roman"/>
          <w:spacing w:val="-1"/>
          <w:lang w:val="es-MX"/>
        </w:rPr>
        <w:t xml:space="preserve">. </w:t>
      </w:r>
    </w:p>
    <w:p w14:paraId="2232C5C9" w14:textId="77777777" w:rsidR="005F3588" w:rsidRPr="009C28D6" w:rsidRDefault="005F3588" w:rsidP="009C28D6">
      <w:pPr>
        <w:pStyle w:val="Textoindependiente"/>
        <w:spacing w:line="360" w:lineRule="auto"/>
        <w:ind w:right="168"/>
        <w:jc w:val="both"/>
        <w:rPr>
          <w:rFonts w:ascii="Times New Roman" w:hAnsi="Times New Roman" w:cs="Times New Roman"/>
          <w:spacing w:val="-1"/>
          <w:lang w:val="es-MX"/>
        </w:rPr>
      </w:pPr>
    </w:p>
    <w:p w14:paraId="1C2E0E26" w14:textId="1C621770" w:rsidR="0036146D" w:rsidRPr="009C28D6" w:rsidRDefault="0036146D" w:rsidP="009C28D6">
      <w:pPr>
        <w:pStyle w:val="Textoindependiente"/>
        <w:spacing w:line="360" w:lineRule="auto"/>
        <w:ind w:right="168"/>
        <w:jc w:val="both"/>
        <w:rPr>
          <w:rFonts w:ascii="Times New Roman" w:hAnsi="Times New Roman" w:cs="Times New Roman"/>
          <w:spacing w:val="-1"/>
          <w:lang w:val="es-MX"/>
        </w:rPr>
      </w:pPr>
      <w:r w:rsidRPr="009C28D6">
        <w:rPr>
          <w:rFonts w:ascii="Times New Roman" w:hAnsi="Times New Roman" w:cs="Times New Roman"/>
          <w:spacing w:val="-1"/>
          <w:lang w:val="es-MX"/>
        </w:rPr>
        <w:t xml:space="preserve">En el presente estudio, </w:t>
      </w:r>
      <w:r w:rsidR="00D27108" w:rsidRPr="009C28D6">
        <w:rPr>
          <w:rFonts w:ascii="Times New Roman" w:hAnsi="Times New Roman" w:cs="Times New Roman"/>
          <w:spacing w:val="-1"/>
          <w:lang w:val="es-MX"/>
        </w:rPr>
        <w:t xml:space="preserve">se </w:t>
      </w:r>
      <w:r w:rsidR="00D11E7A" w:rsidRPr="009C28D6">
        <w:rPr>
          <w:rFonts w:ascii="Times New Roman" w:hAnsi="Times New Roman" w:cs="Times New Roman"/>
          <w:spacing w:val="-1"/>
          <w:lang w:val="es-MX"/>
        </w:rPr>
        <w:t>identifica</w:t>
      </w:r>
      <w:r w:rsidRPr="009C28D6">
        <w:rPr>
          <w:rFonts w:ascii="Times New Roman" w:hAnsi="Times New Roman" w:cs="Times New Roman"/>
          <w:spacing w:val="-1"/>
          <w:lang w:val="es-MX"/>
        </w:rPr>
        <w:t xml:space="preserve"> la imperiosa necesidad de que la población sepa </w:t>
      </w:r>
      <w:r w:rsidR="00D27108" w:rsidRPr="009C28D6">
        <w:rPr>
          <w:rFonts w:ascii="Times New Roman" w:hAnsi="Times New Roman" w:cs="Times New Roman"/>
          <w:spacing w:val="-1"/>
          <w:lang w:val="es-MX"/>
        </w:rPr>
        <w:t>el papel</w:t>
      </w:r>
      <w:r w:rsidRPr="009C28D6">
        <w:rPr>
          <w:rFonts w:ascii="Times New Roman" w:hAnsi="Times New Roman" w:cs="Times New Roman"/>
          <w:spacing w:val="-1"/>
          <w:lang w:val="es-MX"/>
        </w:rPr>
        <w:t xml:space="preserve"> que </w:t>
      </w:r>
      <w:r w:rsidR="00D27108" w:rsidRPr="009C28D6">
        <w:rPr>
          <w:rFonts w:ascii="Times New Roman" w:hAnsi="Times New Roman" w:cs="Times New Roman"/>
          <w:spacing w:val="-1"/>
          <w:lang w:val="es-MX"/>
        </w:rPr>
        <w:t>desempeña</w:t>
      </w:r>
      <w:r w:rsidRPr="009C28D6">
        <w:rPr>
          <w:rFonts w:ascii="Times New Roman" w:hAnsi="Times New Roman" w:cs="Times New Roman"/>
          <w:spacing w:val="-1"/>
          <w:lang w:val="es-MX"/>
        </w:rPr>
        <w:t xml:space="preserve"> el aire </w:t>
      </w:r>
      <w:r w:rsidR="00D27108" w:rsidRPr="009C28D6">
        <w:rPr>
          <w:rFonts w:ascii="Times New Roman" w:hAnsi="Times New Roman" w:cs="Times New Roman"/>
          <w:spacing w:val="-1"/>
          <w:lang w:val="es-MX"/>
        </w:rPr>
        <w:t>para la realización de las funciones vitales d</w:t>
      </w:r>
      <w:r w:rsidRPr="009C28D6">
        <w:rPr>
          <w:rFonts w:ascii="Times New Roman" w:hAnsi="Times New Roman" w:cs="Times New Roman"/>
          <w:spacing w:val="-1"/>
          <w:lang w:val="es-MX"/>
        </w:rPr>
        <w:t>el organismo y</w:t>
      </w:r>
      <w:r w:rsidR="00E75FDE" w:rsidRPr="009C28D6">
        <w:rPr>
          <w:rFonts w:ascii="Times New Roman" w:hAnsi="Times New Roman" w:cs="Times New Roman"/>
          <w:spacing w:val="-1"/>
          <w:lang w:val="es-MX"/>
        </w:rPr>
        <w:t xml:space="preserve"> la relación forma-función</w:t>
      </w:r>
      <w:r w:rsidRPr="009C28D6">
        <w:rPr>
          <w:rFonts w:ascii="Times New Roman" w:hAnsi="Times New Roman" w:cs="Times New Roman"/>
          <w:spacing w:val="-1"/>
          <w:lang w:val="es-MX"/>
        </w:rPr>
        <w:t xml:space="preserve"> </w:t>
      </w:r>
      <w:r w:rsidR="00D27108" w:rsidRPr="009C28D6">
        <w:rPr>
          <w:rFonts w:ascii="Times New Roman" w:hAnsi="Times New Roman" w:cs="Times New Roman"/>
          <w:spacing w:val="-1"/>
          <w:lang w:val="es-MX"/>
        </w:rPr>
        <w:t>de</w:t>
      </w:r>
      <w:r w:rsidRPr="009C28D6">
        <w:rPr>
          <w:rFonts w:ascii="Times New Roman" w:hAnsi="Times New Roman" w:cs="Times New Roman"/>
          <w:spacing w:val="-1"/>
          <w:lang w:val="es-MX"/>
        </w:rPr>
        <w:t xml:space="preserve"> los espacios</w:t>
      </w:r>
      <w:r w:rsidR="00D27108" w:rsidRPr="009C28D6">
        <w:rPr>
          <w:rFonts w:ascii="Times New Roman" w:hAnsi="Times New Roman" w:cs="Times New Roman"/>
          <w:spacing w:val="-1"/>
          <w:lang w:val="es-MX"/>
        </w:rPr>
        <w:t>;</w:t>
      </w:r>
      <w:r w:rsidRPr="009C28D6">
        <w:rPr>
          <w:rFonts w:ascii="Times New Roman" w:hAnsi="Times New Roman" w:cs="Times New Roman"/>
          <w:spacing w:val="-1"/>
          <w:lang w:val="es-MX"/>
        </w:rPr>
        <w:t xml:space="preserve"> </w:t>
      </w:r>
      <w:r w:rsidR="00A94BFD" w:rsidRPr="009C28D6">
        <w:rPr>
          <w:rFonts w:ascii="Times New Roman" w:hAnsi="Times New Roman" w:cs="Times New Roman"/>
          <w:spacing w:val="-1"/>
          <w:lang w:val="es-MX"/>
        </w:rPr>
        <w:t xml:space="preserve">además, de </w:t>
      </w:r>
      <w:r w:rsidRPr="009C28D6">
        <w:rPr>
          <w:rFonts w:ascii="Times New Roman" w:hAnsi="Times New Roman" w:cs="Times New Roman"/>
          <w:spacing w:val="-1"/>
          <w:lang w:val="es-MX"/>
        </w:rPr>
        <w:t xml:space="preserve">la importancia de que los profesionales del diseño </w:t>
      </w:r>
      <w:r w:rsidR="00A94BFD" w:rsidRPr="009C28D6">
        <w:rPr>
          <w:rFonts w:ascii="Times New Roman" w:hAnsi="Times New Roman" w:cs="Times New Roman"/>
          <w:spacing w:val="-1"/>
          <w:lang w:val="es-MX"/>
        </w:rPr>
        <w:t>se preocupen y ocupen de</w:t>
      </w:r>
      <w:r w:rsidRPr="009C28D6">
        <w:rPr>
          <w:rFonts w:ascii="Times New Roman" w:hAnsi="Times New Roman" w:cs="Times New Roman"/>
          <w:spacing w:val="-1"/>
          <w:lang w:val="es-MX"/>
        </w:rPr>
        <w:t xml:space="preserve"> que el aire interior</w:t>
      </w:r>
      <w:r w:rsidR="00A94BFD" w:rsidRPr="009C28D6">
        <w:rPr>
          <w:rFonts w:ascii="Times New Roman" w:hAnsi="Times New Roman" w:cs="Times New Roman"/>
          <w:spacing w:val="-1"/>
          <w:lang w:val="es-MX"/>
        </w:rPr>
        <w:t>-</w:t>
      </w:r>
      <w:r w:rsidRPr="009C28D6">
        <w:rPr>
          <w:rFonts w:ascii="Times New Roman" w:hAnsi="Times New Roman" w:cs="Times New Roman"/>
          <w:spacing w:val="-1"/>
          <w:lang w:val="es-MX"/>
        </w:rPr>
        <w:t xml:space="preserve">exterior, </w:t>
      </w:r>
      <w:r w:rsidR="00C83D76" w:rsidRPr="009C28D6">
        <w:rPr>
          <w:rFonts w:ascii="Times New Roman" w:hAnsi="Times New Roman" w:cs="Times New Roman"/>
          <w:spacing w:val="-1"/>
          <w:lang w:val="es-MX"/>
        </w:rPr>
        <w:t>cumpl</w:t>
      </w:r>
      <w:r w:rsidR="00A35CD3">
        <w:rPr>
          <w:rFonts w:ascii="Times New Roman" w:hAnsi="Times New Roman" w:cs="Times New Roman"/>
          <w:spacing w:val="-1"/>
          <w:lang w:val="es-MX"/>
        </w:rPr>
        <w:t>a</w:t>
      </w:r>
      <w:r w:rsidR="00C83D76" w:rsidRPr="009C28D6">
        <w:rPr>
          <w:rFonts w:ascii="Times New Roman" w:hAnsi="Times New Roman" w:cs="Times New Roman"/>
          <w:spacing w:val="-1"/>
          <w:lang w:val="es-MX"/>
        </w:rPr>
        <w:t xml:space="preserve"> con las características </w:t>
      </w:r>
      <w:r w:rsidR="00D27108" w:rsidRPr="009C28D6">
        <w:rPr>
          <w:rFonts w:ascii="Times New Roman" w:hAnsi="Times New Roman" w:cs="Times New Roman"/>
          <w:spacing w:val="-1"/>
          <w:lang w:val="es-MX"/>
        </w:rPr>
        <w:t xml:space="preserve">idóneas </w:t>
      </w:r>
      <w:r w:rsidR="00C83D76" w:rsidRPr="009C28D6">
        <w:rPr>
          <w:rFonts w:ascii="Times New Roman" w:hAnsi="Times New Roman" w:cs="Times New Roman"/>
          <w:spacing w:val="-1"/>
          <w:lang w:val="es-MX"/>
        </w:rPr>
        <w:t>para garantizar la salud, confort y bienestar de los ocupantes, pero sobre todo</w:t>
      </w:r>
      <w:r w:rsidR="00940851" w:rsidRPr="009C28D6">
        <w:rPr>
          <w:rFonts w:ascii="Times New Roman" w:hAnsi="Times New Roman" w:cs="Times New Roman"/>
          <w:spacing w:val="-1"/>
          <w:lang w:val="es-MX"/>
        </w:rPr>
        <w:t>,</w:t>
      </w:r>
      <w:r w:rsidR="00C83D76" w:rsidRPr="009C28D6">
        <w:rPr>
          <w:rFonts w:ascii="Times New Roman" w:hAnsi="Times New Roman" w:cs="Times New Roman"/>
          <w:spacing w:val="-1"/>
          <w:lang w:val="es-MX"/>
        </w:rPr>
        <w:t xml:space="preserve"> que </w:t>
      </w:r>
      <w:r w:rsidR="00D11E7A" w:rsidRPr="009C28D6">
        <w:rPr>
          <w:rFonts w:ascii="Times New Roman" w:hAnsi="Times New Roman" w:cs="Times New Roman"/>
          <w:spacing w:val="-1"/>
          <w:lang w:val="es-MX"/>
        </w:rPr>
        <w:t xml:space="preserve">sea del dominio público que </w:t>
      </w:r>
      <w:r w:rsidR="00940851" w:rsidRPr="009C28D6">
        <w:rPr>
          <w:rFonts w:ascii="Times New Roman" w:hAnsi="Times New Roman" w:cs="Times New Roman"/>
          <w:spacing w:val="-1"/>
          <w:lang w:val="es-MX"/>
        </w:rPr>
        <w:t xml:space="preserve">para el control de </w:t>
      </w:r>
      <w:r w:rsidR="00C83D76" w:rsidRPr="009C28D6">
        <w:rPr>
          <w:rFonts w:ascii="Times New Roman" w:hAnsi="Times New Roman" w:cs="Times New Roman"/>
          <w:spacing w:val="-1"/>
          <w:lang w:val="es-MX"/>
        </w:rPr>
        <w:t xml:space="preserve">las condiciones ambientales (temperatura, humedad, concentración de </w:t>
      </w:r>
      <w:r w:rsidR="00A35CD3">
        <w:rPr>
          <w:rFonts w:ascii="Times New Roman" w:hAnsi="Times New Roman" w:cs="Times New Roman"/>
          <w:spacing w:val="-1"/>
          <w:lang w:val="es-MX"/>
        </w:rPr>
        <w:t>dióxido de carbono</w:t>
      </w:r>
      <w:r w:rsidR="00C83D76" w:rsidRPr="009C28D6">
        <w:rPr>
          <w:rFonts w:ascii="Times New Roman" w:hAnsi="Times New Roman" w:cs="Times New Roman"/>
          <w:spacing w:val="-1"/>
          <w:lang w:val="es-MX"/>
        </w:rPr>
        <w:t>)</w:t>
      </w:r>
      <w:r w:rsidR="00940851" w:rsidRPr="009C28D6">
        <w:rPr>
          <w:rFonts w:ascii="Times New Roman" w:hAnsi="Times New Roman" w:cs="Times New Roman"/>
          <w:spacing w:val="-1"/>
          <w:lang w:val="es-MX"/>
        </w:rPr>
        <w:t xml:space="preserve">, </w:t>
      </w:r>
      <w:r w:rsidR="00D11E7A" w:rsidRPr="009C28D6">
        <w:rPr>
          <w:rFonts w:ascii="Times New Roman" w:hAnsi="Times New Roman" w:cs="Times New Roman"/>
          <w:spacing w:val="-1"/>
          <w:lang w:val="es-MX"/>
        </w:rPr>
        <w:t>el uso de</w:t>
      </w:r>
      <w:r w:rsidR="00940851" w:rsidRPr="009C28D6">
        <w:rPr>
          <w:rFonts w:ascii="Times New Roman" w:hAnsi="Times New Roman" w:cs="Times New Roman"/>
          <w:spacing w:val="-1"/>
          <w:lang w:val="es-MX"/>
        </w:rPr>
        <w:t xml:space="preserve"> cal es </w:t>
      </w:r>
      <w:r w:rsidR="00E75FDE" w:rsidRPr="009C28D6">
        <w:rPr>
          <w:rFonts w:ascii="Times New Roman" w:hAnsi="Times New Roman" w:cs="Times New Roman"/>
          <w:spacing w:val="-1"/>
          <w:lang w:val="es-MX"/>
        </w:rPr>
        <w:t>idóne</w:t>
      </w:r>
      <w:r w:rsidR="00D11E7A" w:rsidRPr="009C28D6">
        <w:rPr>
          <w:rFonts w:ascii="Times New Roman" w:hAnsi="Times New Roman" w:cs="Times New Roman"/>
          <w:spacing w:val="-1"/>
          <w:lang w:val="es-MX"/>
        </w:rPr>
        <w:t>o</w:t>
      </w:r>
      <w:r w:rsidR="00940851" w:rsidRPr="009C28D6">
        <w:rPr>
          <w:rFonts w:ascii="Times New Roman" w:hAnsi="Times New Roman" w:cs="Times New Roman"/>
          <w:spacing w:val="-1"/>
          <w:lang w:val="es-MX"/>
        </w:rPr>
        <w:t xml:space="preserve"> y definitori</w:t>
      </w:r>
      <w:r w:rsidR="00D11E7A" w:rsidRPr="009C28D6">
        <w:rPr>
          <w:rFonts w:ascii="Times New Roman" w:hAnsi="Times New Roman" w:cs="Times New Roman"/>
          <w:spacing w:val="-1"/>
          <w:lang w:val="es-MX"/>
        </w:rPr>
        <w:t>o</w:t>
      </w:r>
      <w:r w:rsidR="00C83D76" w:rsidRPr="009C28D6">
        <w:rPr>
          <w:rFonts w:ascii="Times New Roman" w:hAnsi="Times New Roman" w:cs="Times New Roman"/>
          <w:spacing w:val="-1"/>
          <w:lang w:val="es-MX"/>
        </w:rPr>
        <w:t xml:space="preserve">. </w:t>
      </w:r>
    </w:p>
    <w:p w14:paraId="482ED91E" w14:textId="2A40D4AA" w:rsidR="00350F41" w:rsidRPr="009C28D6" w:rsidRDefault="00350F41" w:rsidP="009C28D6">
      <w:pPr>
        <w:pStyle w:val="Textoindependiente"/>
        <w:spacing w:line="360" w:lineRule="auto"/>
        <w:ind w:left="0" w:right="168"/>
        <w:jc w:val="both"/>
        <w:rPr>
          <w:rFonts w:ascii="Times New Roman" w:hAnsi="Times New Roman" w:cs="Times New Roman"/>
          <w:spacing w:val="-1"/>
          <w:lang w:val="es-MX"/>
        </w:rPr>
      </w:pPr>
    </w:p>
    <w:p w14:paraId="474389B1" w14:textId="07EF05DC" w:rsidR="00FF3FE4" w:rsidRPr="009C28D6" w:rsidRDefault="007F4ED1" w:rsidP="009C28D6">
      <w:pPr>
        <w:spacing w:line="360" w:lineRule="auto"/>
        <w:ind w:firstLine="132"/>
        <w:rPr>
          <w:rFonts w:ascii="Times New Roman" w:eastAsia="Arial" w:hAnsi="Times New Roman" w:cs="Times New Roman"/>
          <w:spacing w:val="-1"/>
          <w:sz w:val="24"/>
          <w:szCs w:val="24"/>
        </w:rPr>
      </w:pPr>
      <w:r w:rsidRPr="00DC7B4A">
        <w:rPr>
          <w:rFonts w:ascii="Times New Roman" w:eastAsia="Arial" w:hAnsi="Times New Roman" w:cs="Times New Roman"/>
          <w:b/>
          <w:bCs/>
          <w:color w:val="808080" w:themeColor="background1" w:themeShade="80"/>
          <w:spacing w:val="-1"/>
          <w:sz w:val="24"/>
          <w:szCs w:val="24"/>
        </w:rPr>
        <w:t>Palabras clave:</w:t>
      </w:r>
      <w:r w:rsidRPr="009C28D6">
        <w:rPr>
          <w:rFonts w:ascii="Times New Roman" w:eastAsia="Arial" w:hAnsi="Times New Roman" w:cs="Times New Roman"/>
          <w:spacing w:val="-1"/>
          <w:sz w:val="24"/>
          <w:szCs w:val="24"/>
        </w:rPr>
        <w:t xml:space="preserve"> </w:t>
      </w:r>
      <w:r w:rsidR="00763BE1" w:rsidRPr="009C28D6">
        <w:rPr>
          <w:rFonts w:ascii="Times New Roman" w:eastAsia="Arial" w:hAnsi="Times New Roman" w:cs="Times New Roman"/>
          <w:i/>
          <w:iCs/>
          <w:spacing w:val="-1"/>
          <w:sz w:val="24"/>
          <w:szCs w:val="24"/>
        </w:rPr>
        <w:t xml:space="preserve">cal, </w:t>
      </w:r>
      <w:r w:rsidR="001E3BFC" w:rsidRPr="009C28D6">
        <w:rPr>
          <w:rFonts w:ascii="Times New Roman" w:eastAsia="Arial" w:hAnsi="Times New Roman" w:cs="Times New Roman"/>
          <w:i/>
          <w:iCs/>
          <w:spacing w:val="-1"/>
          <w:sz w:val="24"/>
          <w:szCs w:val="24"/>
        </w:rPr>
        <w:t xml:space="preserve">aire, </w:t>
      </w:r>
      <w:r w:rsidR="00763BE1" w:rsidRPr="009C28D6">
        <w:rPr>
          <w:rFonts w:ascii="Times New Roman" w:eastAsia="Arial" w:hAnsi="Times New Roman" w:cs="Times New Roman"/>
          <w:i/>
          <w:iCs/>
          <w:spacing w:val="-1"/>
          <w:sz w:val="24"/>
          <w:szCs w:val="24"/>
        </w:rPr>
        <w:t>diseño, pandemia</w:t>
      </w:r>
      <w:r w:rsidR="001E3BFC" w:rsidRPr="009C28D6">
        <w:rPr>
          <w:rFonts w:ascii="Times New Roman" w:eastAsia="Arial" w:hAnsi="Times New Roman" w:cs="Times New Roman"/>
          <w:i/>
          <w:iCs/>
          <w:spacing w:val="-1"/>
          <w:sz w:val="24"/>
          <w:szCs w:val="24"/>
        </w:rPr>
        <w:t>.</w:t>
      </w:r>
    </w:p>
    <w:p w14:paraId="4E5C2461" w14:textId="4CF1301F" w:rsidR="00C94D8C" w:rsidRPr="00C94D8C" w:rsidRDefault="00C94D8C" w:rsidP="00C94D8C">
      <w:pPr>
        <w:spacing w:after="0" w:line="360" w:lineRule="auto"/>
        <w:rPr>
          <w:rFonts w:ascii="Times New Roman" w:eastAsia="Arial" w:hAnsi="Times New Roman" w:cs="Times New Roman"/>
          <w:b/>
          <w:bCs/>
          <w:color w:val="808080" w:themeColor="background1" w:themeShade="80"/>
          <w:spacing w:val="-1"/>
          <w:sz w:val="24"/>
          <w:szCs w:val="24"/>
          <w:lang w:val="en-US"/>
        </w:rPr>
      </w:pPr>
      <w:r w:rsidRPr="00C94D8C">
        <w:rPr>
          <w:rFonts w:ascii="Times New Roman" w:eastAsia="Arial" w:hAnsi="Times New Roman" w:cs="Times New Roman"/>
          <w:b/>
          <w:bCs/>
          <w:color w:val="808080" w:themeColor="background1" w:themeShade="80"/>
          <w:spacing w:val="-1"/>
          <w:sz w:val="24"/>
          <w:szCs w:val="24"/>
          <w:lang w:val="en-US"/>
        </w:rPr>
        <w:t>Abstract</w:t>
      </w:r>
    </w:p>
    <w:p w14:paraId="2B535FF2" w14:textId="23F37855" w:rsidR="00C94D8C" w:rsidRPr="00C94D8C" w:rsidRDefault="00C94D8C" w:rsidP="00C94D8C">
      <w:pPr>
        <w:spacing w:line="360" w:lineRule="auto"/>
        <w:jc w:val="both"/>
        <w:rPr>
          <w:rFonts w:ascii="Times New Roman" w:eastAsia="Arial" w:hAnsi="Times New Roman" w:cs="Times New Roman"/>
          <w:spacing w:val="-1"/>
          <w:sz w:val="24"/>
          <w:szCs w:val="24"/>
          <w:lang w:val="en-US"/>
        </w:rPr>
      </w:pPr>
      <w:r w:rsidRPr="00C94D8C">
        <w:rPr>
          <w:rFonts w:ascii="Times New Roman" w:eastAsia="Arial" w:hAnsi="Times New Roman" w:cs="Times New Roman"/>
          <w:spacing w:val="-1"/>
          <w:sz w:val="24"/>
          <w:szCs w:val="24"/>
          <w:lang w:val="en-US"/>
        </w:rPr>
        <w:t>Design should be conceived with the intention of benefit the society and respect the environment; it’s important to determine that, through research and generation of design proposals, is possible the contribution to the human´s wellness and the transformation of his behavior both socially and environmentally.</w:t>
      </w:r>
    </w:p>
    <w:p w14:paraId="3894A1BA" w14:textId="77777777" w:rsidR="00C94D8C" w:rsidRPr="0081268E" w:rsidRDefault="00C94D8C" w:rsidP="00C94D8C">
      <w:pPr>
        <w:spacing w:line="360" w:lineRule="auto"/>
        <w:jc w:val="both"/>
        <w:rPr>
          <w:rFonts w:ascii="Times New Roman" w:eastAsia="Arial" w:hAnsi="Times New Roman" w:cs="Times New Roman"/>
          <w:spacing w:val="-1"/>
          <w:sz w:val="24"/>
          <w:szCs w:val="24"/>
          <w:lang w:val="en-US"/>
        </w:rPr>
      </w:pPr>
      <w:r w:rsidRPr="0081268E">
        <w:rPr>
          <w:rFonts w:ascii="Times New Roman" w:eastAsia="Arial" w:hAnsi="Times New Roman" w:cs="Times New Roman"/>
          <w:spacing w:val="-1"/>
          <w:sz w:val="24"/>
          <w:szCs w:val="24"/>
          <w:lang w:val="en-US"/>
        </w:rPr>
        <w:t xml:space="preserve">Lime is a material that offers multiple benefits to society both in the development of everyday and industrial activities. It’s a natural chemical that, due to its antimicrobial properties and the versatility of its behavior, </w:t>
      </w:r>
      <w:r w:rsidRPr="0081268E">
        <w:rPr>
          <w:rFonts w:ascii="Times New Roman" w:eastAsia="Arial" w:hAnsi="Times New Roman" w:cs="Times New Roman"/>
          <w:spacing w:val="-1"/>
          <w:sz w:val="24"/>
          <w:szCs w:val="24"/>
          <w:lang w:val="en-US"/>
        </w:rPr>
        <w:lastRenderedPageBreak/>
        <w:t>has been considered an affordable and highly effective option for cleaning and even disinfecting food, surfaces and spaces; avoiding the generation, spread or concentration of pathogens that cause diseases of a respiratory and digestive nature.</w:t>
      </w:r>
    </w:p>
    <w:p w14:paraId="390D3C1B" w14:textId="77777777" w:rsidR="00C94D8C" w:rsidRPr="0081268E" w:rsidRDefault="00C94D8C" w:rsidP="00C94D8C">
      <w:pPr>
        <w:spacing w:line="360" w:lineRule="auto"/>
        <w:jc w:val="both"/>
        <w:rPr>
          <w:rFonts w:ascii="Times New Roman" w:eastAsia="Arial" w:hAnsi="Times New Roman" w:cs="Times New Roman"/>
          <w:spacing w:val="-1"/>
          <w:sz w:val="24"/>
          <w:szCs w:val="24"/>
          <w:lang w:val="en-US"/>
        </w:rPr>
      </w:pPr>
      <w:r w:rsidRPr="0081268E">
        <w:rPr>
          <w:rFonts w:ascii="Times New Roman" w:eastAsia="Arial" w:hAnsi="Times New Roman" w:cs="Times New Roman"/>
          <w:spacing w:val="-1"/>
          <w:sz w:val="24"/>
          <w:szCs w:val="24"/>
          <w:lang w:val="en-US"/>
        </w:rPr>
        <w:t>Therefore, incorporating lime into the spaces design is an option based on the basic features that lime confers on surfaces:</w:t>
      </w:r>
    </w:p>
    <w:p w14:paraId="4BC7A1FD" w14:textId="77777777" w:rsidR="00C94D8C" w:rsidRPr="0081268E" w:rsidRDefault="00C94D8C" w:rsidP="00C94D8C">
      <w:pPr>
        <w:jc w:val="both"/>
        <w:rPr>
          <w:rFonts w:ascii="Times New Roman" w:eastAsia="Arial" w:hAnsi="Times New Roman" w:cs="Times New Roman"/>
          <w:spacing w:val="-1"/>
          <w:sz w:val="24"/>
          <w:szCs w:val="24"/>
          <w:lang w:val="en-US"/>
        </w:rPr>
      </w:pPr>
      <w:commentRangeStart w:id="2"/>
      <w:r w:rsidRPr="0081268E">
        <w:rPr>
          <w:rFonts w:ascii="Times New Roman" w:eastAsia="Arial" w:hAnsi="Times New Roman" w:cs="Times New Roman"/>
          <w:spacing w:val="-1"/>
          <w:sz w:val="24"/>
          <w:szCs w:val="24"/>
          <w:lang w:val="en-US"/>
        </w:rPr>
        <w:t>• Micro-porosity</w:t>
      </w:r>
    </w:p>
    <w:p w14:paraId="449E3A01" w14:textId="77777777" w:rsidR="00C94D8C" w:rsidRPr="0081268E" w:rsidRDefault="00C94D8C" w:rsidP="00C94D8C">
      <w:pPr>
        <w:jc w:val="both"/>
        <w:rPr>
          <w:rFonts w:ascii="Times New Roman" w:eastAsia="Arial" w:hAnsi="Times New Roman" w:cs="Times New Roman"/>
          <w:spacing w:val="-1"/>
          <w:sz w:val="24"/>
          <w:szCs w:val="24"/>
          <w:lang w:val="en-US"/>
        </w:rPr>
      </w:pPr>
      <w:r w:rsidRPr="0081268E">
        <w:rPr>
          <w:rFonts w:ascii="Times New Roman" w:eastAsia="Arial" w:hAnsi="Times New Roman" w:cs="Times New Roman"/>
          <w:spacing w:val="-1"/>
          <w:sz w:val="24"/>
          <w:szCs w:val="24"/>
          <w:lang w:val="en-US"/>
        </w:rPr>
        <w:t>• Breathability</w:t>
      </w:r>
    </w:p>
    <w:p w14:paraId="05242311" w14:textId="77777777" w:rsidR="00C94D8C" w:rsidRPr="0081268E" w:rsidRDefault="00C94D8C" w:rsidP="00C94D8C">
      <w:pPr>
        <w:jc w:val="both"/>
        <w:rPr>
          <w:rFonts w:ascii="Times New Roman" w:eastAsia="Arial" w:hAnsi="Times New Roman" w:cs="Times New Roman"/>
          <w:spacing w:val="-1"/>
          <w:sz w:val="24"/>
          <w:szCs w:val="24"/>
          <w:lang w:val="en-US"/>
        </w:rPr>
      </w:pPr>
      <w:r w:rsidRPr="0081268E">
        <w:rPr>
          <w:rFonts w:ascii="Times New Roman" w:eastAsia="Arial" w:hAnsi="Times New Roman" w:cs="Times New Roman"/>
          <w:spacing w:val="-1"/>
          <w:sz w:val="24"/>
          <w:szCs w:val="24"/>
          <w:lang w:val="en-US"/>
        </w:rPr>
        <w:t>• Hygroscopicity</w:t>
      </w:r>
    </w:p>
    <w:p w14:paraId="5661E977" w14:textId="77777777" w:rsidR="00C94D8C" w:rsidRPr="0081268E" w:rsidRDefault="00C94D8C" w:rsidP="00C94D8C">
      <w:pPr>
        <w:jc w:val="both"/>
        <w:rPr>
          <w:rFonts w:ascii="Times New Roman" w:eastAsia="Arial" w:hAnsi="Times New Roman" w:cs="Times New Roman"/>
          <w:spacing w:val="-1"/>
          <w:sz w:val="24"/>
          <w:szCs w:val="24"/>
          <w:lang w:val="en-US"/>
        </w:rPr>
      </w:pPr>
      <w:r w:rsidRPr="0081268E">
        <w:rPr>
          <w:rFonts w:ascii="Times New Roman" w:eastAsia="Arial" w:hAnsi="Times New Roman" w:cs="Times New Roman"/>
          <w:spacing w:val="-1"/>
          <w:sz w:val="24"/>
          <w:szCs w:val="24"/>
          <w:lang w:val="en-US"/>
        </w:rPr>
        <w:t>• Carbonation</w:t>
      </w:r>
    </w:p>
    <w:p w14:paraId="05464D1B" w14:textId="77777777" w:rsidR="00C94D8C" w:rsidRPr="0081268E" w:rsidRDefault="00C94D8C" w:rsidP="00C94D8C">
      <w:pPr>
        <w:jc w:val="both"/>
        <w:rPr>
          <w:rFonts w:ascii="Times New Roman" w:eastAsia="Arial" w:hAnsi="Times New Roman" w:cs="Times New Roman"/>
          <w:spacing w:val="-1"/>
          <w:sz w:val="24"/>
          <w:szCs w:val="24"/>
          <w:lang w:val="en-US"/>
        </w:rPr>
      </w:pPr>
      <w:r w:rsidRPr="0081268E">
        <w:rPr>
          <w:rFonts w:ascii="Times New Roman" w:eastAsia="Arial" w:hAnsi="Times New Roman" w:cs="Times New Roman"/>
          <w:spacing w:val="-1"/>
          <w:sz w:val="24"/>
          <w:szCs w:val="24"/>
          <w:lang w:val="en-US"/>
        </w:rPr>
        <w:t>• Alkalinity</w:t>
      </w:r>
      <w:commentRangeEnd w:id="2"/>
      <w:r w:rsidR="000C4D50">
        <w:rPr>
          <w:rStyle w:val="Refdecomentario"/>
        </w:rPr>
        <w:commentReference w:id="2"/>
      </w:r>
    </w:p>
    <w:p w14:paraId="7508B43C" w14:textId="77777777" w:rsidR="00C94D8C" w:rsidRPr="0081268E" w:rsidRDefault="00C94D8C" w:rsidP="00C94D8C">
      <w:pPr>
        <w:spacing w:line="360" w:lineRule="auto"/>
        <w:jc w:val="both"/>
        <w:rPr>
          <w:rFonts w:ascii="Times New Roman" w:eastAsia="Arial" w:hAnsi="Times New Roman" w:cs="Times New Roman"/>
          <w:spacing w:val="-1"/>
          <w:sz w:val="24"/>
          <w:szCs w:val="24"/>
          <w:lang w:val="en-US"/>
        </w:rPr>
      </w:pPr>
      <w:r w:rsidRPr="0081268E">
        <w:rPr>
          <w:rFonts w:ascii="Times New Roman" w:eastAsia="Arial" w:hAnsi="Times New Roman" w:cs="Times New Roman"/>
          <w:spacing w:val="-1"/>
          <w:sz w:val="24"/>
          <w:szCs w:val="24"/>
          <w:lang w:val="en-US"/>
        </w:rPr>
        <w:t xml:space="preserve"> </w:t>
      </w:r>
    </w:p>
    <w:p w14:paraId="24B7588C" w14:textId="3762D476" w:rsidR="00C94D8C" w:rsidRPr="0081268E" w:rsidRDefault="00C94D8C" w:rsidP="00C94D8C">
      <w:pPr>
        <w:spacing w:line="360" w:lineRule="auto"/>
        <w:jc w:val="both"/>
        <w:rPr>
          <w:rFonts w:ascii="Times New Roman" w:eastAsia="Arial" w:hAnsi="Times New Roman" w:cs="Times New Roman"/>
          <w:spacing w:val="-1"/>
          <w:sz w:val="24"/>
          <w:szCs w:val="24"/>
          <w:lang w:val="en-US"/>
        </w:rPr>
      </w:pPr>
      <w:r w:rsidRPr="0081268E">
        <w:rPr>
          <w:rFonts w:ascii="Times New Roman" w:eastAsia="Arial" w:hAnsi="Times New Roman" w:cs="Times New Roman"/>
          <w:spacing w:val="-1"/>
          <w:sz w:val="24"/>
          <w:szCs w:val="24"/>
          <w:lang w:val="en-US"/>
        </w:rPr>
        <w:t>The World Health Organization has determined that by the year 2050, the main cause of death on the planet will be viral diseases, an aspect that undoubtedly shows that we live in an environment, in which the presence of viruses, bacteria and all types of microorganisms, must be considered - treated as a priority, from any perspective.</w:t>
      </w:r>
    </w:p>
    <w:p w14:paraId="28CCC941" w14:textId="77777777" w:rsidR="00C94D8C" w:rsidRPr="0081268E" w:rsidRDefault="00C94D8C" w:rsidP="00C94D8C">
      <w:pPr>
        <w:spacing w:line="360" w:lineRule="auto"/>
        <w:jc w:val="both"/>
        <w:rPr>
          <w:rFonts w:ascii="Times New Roman" w:eastAsia="Arial" w:hAnsi="Times New Roman" w:cs="Times New Roman"/>
          <w:spacing w:val="-1"/>
          <w:sz w:val="24"/>
          <w:szCs w:val="24"/>
          <w:lang w:val="en-US"/>
        </w:rPr>
      </w:pPr>
      <w:r w:rsidRPr="0081268E">
        <w:rPr>
          <w:rFonts w:ascii="Times New Roman" w:eastAsia="Arial" w:hAnsi="Times New Roman" w:cs="Times New Roman"/>
          <w:spacing w:val="-1"/>
          <w:sz w:val="24"/>
          <w:szCs w:val="24"/>
          <w:lang w:val="en-US"/>
        </w:rPr>
        <w:t xml:space="preserve">The COVID-19 health crisis exposes a </w:t>
      </w:r>
      <w:proofErr w:type="spellStart"/>
      <w:r w:rsidRPr="0081268E">
        <w:rPr>
          <w:rFonts w:ascii="Times New Roman" w:eastAsia="Arial" w:hAnsi="Times New Roman" w:cs="Times New Roman"/>
          <w:spacing w:val="-1"/>
          <w:sz w:val="24"/>
          <w:szCs w:val="24"/>
          <w:lang w:val="en-US"/>
        </w:rPr>
        <w:t>serie</w:t>
      </w:r>
      <w:proofErr w:type="spellEnd"/>
      <w:r w:rsidRPr="0081268E">
        <w:rPr>
          <w:rFonts w:ascii="Times New Roman" w:eastAsia="Arial" w:hAnsi="Times New Roman" w:cs="Times New Roman"/>
          <w:spacing w:val="-1"/>
          <w:sz w:val="24"/>
          <w:szCs w:val="24"/>
          <w:lang w:val="en-US"/>
        </w:rPr>
        <w:t xml:space="preserve"> of needs to be solved in all fields in which design has an influence. It’s important that both civil society and private initiative, educational institutions and government agencies assume the responsibility not only of implementing new and better ways of life in public places, but also to adapt life to indoor spaces.</w:t>
      </w:r>
    </w:p>
    <w:p w14:paraId="535186A6" w14:textId="77777777" w:rsidR="00C94D8C" w:rsidRPr="0081268E" w:rsidRDefault="00C94D8C" w:rsidP="00C94D8C">
      <w:pPr>
        <w:spacing w:line="360" w:lineRule="auto"/>
        <w:jc w:val="both"/>
        <w:rPr>
          <w:rFonts w:ascii="Times New Roman" w:eastAsia="Arial" w:hAnsi="Times New Roman" w:cs="Times New Roman"/>
          <w:spacing w:val="-1"/>
          <w:sz w:val="24"/>
          <w:szCs w:val="24"/>
          <w:lang w:val="en-US"/>
        </w:rPr>
      </w:pPr>
      <w:r w:rsidRPr="0081268E">
        <w:rPr>
          <w:rFonts w:ascii="Times New Roman" w:eastAsia="Arial" w:hAnsi="Times New Roman" w:cs="Times New Roman"/>
          <w:spacing w:val="-1"/>
          <w:sz w:val="24"/>
          <w:szCs w:val="24"/>
          <w:lang w:val="en-US"/>
        </w:rPr>
        <w:t xml:space="preserve">For that reason, it’s essential to promote habits that allow the general population to accomplish daily, school and work activities in the most appropriate conditions according to the current requirement and health standards; </w:t>
      </w:r>
      <w:proofErr w:type="gramStart"/>
      <w:r w:rsidRPr="0081268E">
        <w:rPr>
          <w:rFonts w:ascii="Times New Roman" w:eastAsia="Arial" w:hAnsi="Times New Roman" w:cs="Times New Roman"/>
          <w:spacing w:val="-1"/>
          <w:sz w:val="24"/>
          <w:szCs w:val="24"/>
          <w:lang w:val="en-US"/>
        </w:rPr>
        <w:t>certainly</w:t>
      </w:r>
      <w:proofErr w:type="gramEnd"/>
      <w:r w:rsidRPr="0081268E">
        <w:rPr>
          <w:rFonts w:ascii="Times New Roman" w:eastAsia="Arial" w:hAnsi="Times New Roman" w:cs="Times New Roman"/>
          <w:spacing w:val="-1"/>
          <w:sz w:val="24"/>
          <w:szCs w:val="24"/>
          <w:lang w:val="en-US"/>
        </w:rPr>
        <w:t xml:space="preserve"> imposed due to the pandemic.</w:t>
      </w:r>
    </w:p>
    <w:p w14:paraId="79A76571" w14:textId="77777777" w:rsidR="00C94D8C" w:rsidRPr="0081268E" w:rsidRDefault="00C94D8C" w:rsidP="00C94D8C">
      <w:pPr>
        <w:spacing w:line="360" w:lineRule="auto"/>
        <w:jc w:val="both"/>
        <w:rPr>
          <w:rFonts w:ascii="Times New Roman" w:eastAsia="Arial" w:hAnsi="Times New Roman" w:cs="Times New Roman"/>
          <w:spacing w:val="-1"/>
          <w:sz w:val="24"/>
          <w:szCs w:val="24"/>
          <w:lang w:val="en-US"/>
        </w:rPr>
      </w:pPr>
      <w:r w:rsidRPr="0081268E">
        <w:rPr>
          <w:rFonts w:ascii="Times New Roman" w:eastAsia="Arial" w:hAnsi="Times New Roman" w:cs="Times New Roman"/>
          <w:spacing w:val="-1"/>
          <w:sz w:val="24"/>
          <w:szCs w:val="24"/>
          <w:lang w:val="en-US"/>
        </w:rPr>
        <w:t>The knowledge and recognition of lime as a material with great potential in sanitary control, sets the standard, first, to spread its benefits, but also for promoting its use and advising the population on this last point.</w:t>
      </w:r>
    </w:p>
    <w:p w14:paraId="25EBA9C5" w14:textId="77777777" w:rsidR="00C94D8C" w:rsidRPr="0081268E" w:rsidRDefault="00C94D8C" w:rsidP="00C94D8C">
      <w:pPr>
        <w:spacing w:line="360" w:lineRule="auto"/>
        <w:jc w:val="both"/>
        <w:rPr>
          <w:rFonts w:ascii="Times New Roman" w:eastAsia="Arial" w:hAnsi="Times New Roman" w:cs="Times New Roman"/>
          <w:spacing w:val="-1"/>
          <w:sz w:val="24"/>
          <w:szCs w:val="24"/>
          <w:lang w:val="en-US"/>
        </w:rPr>
      </w:pPr>
      <w:r w:rsidRPr="0081268E">
        <w:rPr>
          <w:rFonts w:ascii="Times New Roman" w:eastAsia="Arial" w:hAnsi="Times New Roman" w:cs="Times New Roman"/>
          <w:spacing w:val="-1"/>
          <w:sz w:val="24"/>
          <w:szCs w:val="24"/>
          <w:lang w:val="en-US"/>
        </w:rPr>
        <w:t xml:space="preserve">Likewise, it’s known that the implementation of a healthy space design strategy will be essential to fulfill the policies of Grupo </w:t>
      </w:r>
      <w:proofErr w:type="spellStart"/>
      <w:r w:rsidRPr="0081268E">
        <w:rPr>
          <w:rFonts w:ascii="Times New Roman" w:eastAsia="Arial" w:hAnsi="Times New Roman" w:cs="Times New Roman"/>
          <w:spacing w:val="-1"/>
          <w:sz w:val="24"/>
          <w:szCs w:val="24"/>
          <w:lang w:val="en-US"/>
        </w:rPr>
        <w:t>Calidra</w:t>
      </w:r>
      <w:proofErr w:type="spellEnd"/>
      <w:r w:rsidRPr="0081268E">
        <w:rPr>
          <w:rFonts w:ascii="Times New Roman" w:eastAsia="Arial" w:hAnsi="Times New Roman" w:cs="Times New Roman"/>
          <w:spacing w:val="-1"/>
          <w:sz w:val="24"/>
          <w:szCs w:val="24"/>
          <w:lang w:val="en-US"/>
        </w:rPr>
        <w:t xml:space="preserve">, which, as a socially responsible company is committed with offering products </w:t>
      </w:r>
      <w:r w:rsidRPr="0081268E">
        <w:rPr>
          <w:rFonts w:ascii="Times New Roman" w:eastAsia="Arial" w:hAnsi="Times New Roman" w:cs="Times New Roman"/>
          <w:spacing w:val="-1"/>
          <w:sz w:val="24"/>
          <w:szCs w:val="24"/>
          <w:lang w:val="en-US"/>
        </w:rPr>
        <w:lastRenderedPageBreak/>
        <w:t>of the highest quality and, at the same time, providing the certainty that the production and usage protocols are according to the applicable environmental regulations on the matter.</w:t>
      </w:r>
    </w:p>
    <w:p w14:paraId="5CDCBF02" w14:textId="77777777" w:rsidR="00C94D8C" w:rsidRPr="0081268E" w:rsidRDefault="00C94D8C" w:rsidP="00C94D8C">
      <w:pPr>
        <w:spacing w:line="360" w:lineRule="auto"/>
        <w:jc w:val="both"/>
        <w:rPr>
          <w:rFonts w:ascii="Times New Roman" w:eastAsia="Arial" w:hAnsi="Times New Roman" w:cs="Times New Roman"/>
          <w:spacing w:val="-1"/>
          <w:sz w:val="24"/>
          <w:szCs w:val="24"/>
          <w:lang w:val="en-US"/>
        </w:rPr>
      </w:pPr>
      <w:r w:rsidRPr="0081268E">
        <w:rPr>
          <w:rFonts w:ascii="Times New Roman" w:eastAsia="Arial" w:hAnsi="Times New Roman" w:cs="Times New Roman"/>
          <w:spacing w:val="-1"/>
          <w:sz w:val="24"/>
          <w:szCs w:val="24"/>
          <w:lang w:val="en-US"/>
        </w:rPr>
        <w:t>In this research, it has been identified the urgent population´s need of knowing the role that air has in the performance of the vital functions of the organism and the form-function relationship of spaces; in addition, is important that design professionals care and ensure that the indoor-outdoor air has the ideal characteristics to guarantee the health, comfort and wellness of the occupants, most of all, people have to know that to control the environmental conditions (temperature, humidity, CO2 concentration), the use of lime is ideal and defining.</w:t>
      </w:r>
    </w:p>
    <w:p w14:paraId="1B98A4C4" w14:textId="77777777" w:rsidR="00C94D8C" w:rsidRPr="00C94D8C" w:rsidRDefault="00C94D8C" w:rsidP="00C94D8C">
      <w:pPr>
        <w:spacing w:line="360" w:lineRule="auto"/>
        <w:jc w:val="both"/>
        <w:rPr>
          <w:rFonts w:ascii="Times New Roman" w:hAnsi="Times New Roman" w:cs="Times New Roman"/>
          <w:color w:val="808080" w:themeColor="background1" w:themeShade="80"/>
          <w:lang w:val="en-US"/>
        </w:rPr>
      </w:pPr>
      <w:r w:rsidRPr="00337912">
        <w:rPr>
          <w:rFonts w:ascii="Times New Roman" w:eastAsia="Arial" w:hAnsi="Times New Roman" w:cs="Times New Roman"/>
          <w:b/>
          <w:bCs/>
          <w:color w:val="808080" w:themeColor="background1" w:themeShade="80"/>
          <w:sz w:val="24"/>
          <w:szCs w:val="24"/>
          <w:lang w:val="en-US"/>
        </w:rPr>
        <w:t>Keywords:</w:t>
      </w:r>
      <w:r w:rsidRPr="00C94D8C">
        <w:rPr>
          <w:rFonts w:ascii="Times New Roman" w:eastAsia="Arial" w:hAnsi="Times New Roman" w:cs="Times New Roman"/>
          <w:color w:val="808080" w:themeColor="background1" w:themeShade="80"/>
          <w:sz w:val="24"/>
          <w:szCs w:val="24"/>
          <w:lang w:val="en-US"/>
        </w:rPr>
        <w:t xml:space="preserve"> </w:t>
      </w:r>
      <w:r w:rsidRPr="00295097">
        <w:rPr>
          <w:rFonts w:ascii="Times New Roman" w:eastAsia="Arial" w:hAnsi="Times New Roman" w:cs="Times New Roman"/>
          <w:i/>
          <w:iCs/>
          <w:color w:val="808080" w:themeColor="background1" w:themeShade="80"/>
          <w:sz w:val="24"/>
          <w:szCs w:val="24"/>
          <w:lang w:val="en-US"/>
        </w:rPr>
        <w:t>Hydrated lime, air, design, pandemic</w:t>
      </w:r>
      <w:r w:rsidRPr="00C94D8C">
        <w:rPr>
          <w:rFonts w:ascii="Times New Roman" w:eastAsia="Arial" w:hAnsi="Times New Roman" w:cs="Times New Roman"/>
          <w:color w:val="808080" w:themeColor="background1" w:themeShade="80"/>
          <w:sz w:val="24"/>
          <w:szCs w:val="24"/>
          <w:lang w:val="en-US"/>
        </w:rPr>
        <w:t xml:space="preserve"> </w:t>
      </w:r>
    </w:p>
    <w:p w14:paraId="00D7FBA0" w14:textId="2AAF8A24" w:rsidR="009C28D6" w:rsidRPr="00770171" w:rsidRDefault="009C28D6" w:rsidP="009C28D6">
      <w:pPr>
        <w:pStyle w:val="Textoindependiente"/>
        <w:spacing w:line="360" w:lineRule="auto"/>
        <w:ind w:left="0" w:right="168"/>
        <w:jc w:val="both"/>
        <w:rPr>
          <w:rFonts w:ascii="Times New Roman" w:hAnsi="Times New Roman" w:cs="Times New Roman"/>
          <w:b/>
          <w:bCs/>
        </w:rPr>
      </w:pPr>
    </w:p>
    <w:p w14:paraId="57BA7240" w14:textId="581ECEA6" w:rsidR="00282BC9" w:rsidRDefault="00282BC9" w:rsidP="009C28D6">
      <w:pPr>
        <w:spacing w:line="360" w:lineRule="auto"/>
        <w:rPr>
          <w:rFonts w:ascii="Times New Roman" w:eastAsia="Arial" w:hAnsi="Times New Roman" w:cs="Times New Roman"/>
          <w:spacing w:val="-1"/>
          <w:sz w:val="24"/>
          <w:szCs w:val="24"/>
          <w:lang w:val="en-US"/>
        </w:rPr>
      </w:pPr>
    </w:p>
    <w:p w14:paraId="30EA8AC0" w14:textId="30D9B66D" w:rsidR="001E4E84" w:rsidRDefault="001E4E84" w:rsidP="009C28D6">
      <w:pPr>
        <w:spacing w:line="360" w:lineRule="auto"/>
        <w:rPr>
          <w:rFonts w:ascii="Times New Roman" w:eastAsia="Arial" w:hAnsi="Times New Roman" w:cs="Times New Roman"/>
          <w:spacing w:val="-1"/>
          <w:sz w:val="24"/>
          <w:szCs w:val="24"/>
          <w:lang w:val="en-US"/>
        </w:rPr>
      </w:pPr>
    </w:p>
    <w:p w14:paraId="2B3842CC" w14:textId="286765BA" w:rsidR="001E4E84" w:rsidRDefault="001E4E84" w:rsidP="009C28D6">
      <w:pPr>
        <w:spacing w:line="360" w:lineRule="auto"/>
        <w:rPr>
          <w:rFonts w:ascii="Times New Roman" w:eastAsia="Arial" w:hAnsi="Times New Roman" w:cs="Times New Roman"/>
          <w:spacing w:val="-1"/>
          <w:sz w:val="24"/>
          <w:szCs w:val="24"/>
          <w:lang w:val="en-US"/>
        </w:rPr>
      </w:pPr>
    </w:p>
    <w:p w14:paraId="21B64D57" w14:textId="77777777" w:rsidR="001E4E84" w:rsidRPr="00770171" w:rsidRDefault="001E4E84" w:rsidP="009C28D6">
      <w:pPr>
        <w:spacing w:line="360" w:lineRule="auto"/>
        <w:rPr>
          <w:rFonts w:ascii="Times New Roman" w:eastAsia="Arial" w:hAnsi="Times New Roman" w:cs="Times New Roman"/>
          <w:spacing w:val="-1"/>
          <w:sz w:val="24"/>
          <w:szCs w:val="24"/>
          <w:lang w:val="en-US"/>
        </w:rPr>
      </w:pPr>
    </w:p>
    <w:p w14:paraId="79172DA4" w14:textId="4403FD7F" w:rsidR="0081268E" w:rsidRDefault="002679AB" w:rsidP="009C28D6">
      <w:pPr>
        <w:spacing w:line="360" w:lineRule="auto"/>
        <w:rPr>
          <w:rFonts w:ascii="Times New Roman" w:eastAsia="Arial" w:hAnsi="Times New Roman" w:cs="Times New Roman"/>
          <w:b/>
          <w:bCs/>
          <w:color w:val="808080" w:themeColor="background1" w:themeShade="80"/>
          <w:spacing w:val="-1"/>
          <w:sz w:val="24"/>
          <w:szCs w:val="24"/>
        </w:rPr>
      </w:pPr>
      <w:r>
        <w:rPr>
          <w:rFonts w:ascii="Times New Roman" w:eastAsia="Arial" w:hAnsi="Times New Roman" w:cs="Times New Roman"/>
          <w:b/>
          <w:bCs/>
          <w:color w:val="808080" w:themeColor="background1" w:themeShade="80"/>
          <w:spacing w:val="-1"/>
          <w:sz w:val="24"/>
          <w:szCs w:val="24"/>
        </w:rPr>
        <w:t>I</w:t>
      </w:r>
      <w:r w:rsidR="0081268E">
        <w:rPr>
          <w:rFonts w:ascii="Times New Roman" w:eastAsia="Arial" w:hAnsi="Times New Roman" w:cs="Times New Roman"/>
          <w:b/>
          <w:bCs/>
          <w:color w:val="808080" w:themeColor="background1" w:themeShade="80"/>
          <w:spacing w:val="-1"/>
          <w:sz w:val="24"/>
          <w:szCs w:val="24"/>
        </w:rPr>
        <w:t xml:space="preserve">.- Introducción </w:t>
      </w:r>
    </w:p>
    <w:p w14:paraId="375229B1" w14:textId="77281A16" w:rsidR="00A71890" w:rsidRPr="009C28D6" w:rsidRDefault="00A71890"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El diseñador en diversas ocasiones</w:t>
      </w:r>
      <w:r w:rsidR="00417000">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 xml:space="preserve"> ha sido considerado </w:t>
      </w:r>
      <w:r w:rsidR="008A37BD" w:rsidRPr="009C28D6">
        <w:rPr>
          <w:rFonts w:ascii="Times New Roman" w:eastAsia="Arial" w:hAnsi="Times New Roman" w:cs="Times New Roman"/>
          <w:spacing w:val="-1"/>
          <w:sz w:val="24"/>
          <w:szCs w:val="24"/>
        </w:rPr>
        <w:t xml:space="preserve">como </w:t>
      </w:r>
      <w:r w:rsidRPr="009C28D6">
        <w:rPr>
          <w:rFonts w:ascii="Times New Roman" w:eastAsia="Arial" w:hAnsi="Times New Roman" w:cs="Times New Roman"/>
          <w:spacing w:val="-1"/>
          <w:sz w:val="24"/>
          <w:szCs w:val="24"/>
        </w:rPr>
        <w:t xml:space="preserve">el portador de </w:t>
      </w:r>
      <w:r w:rsidR="0025690B">
        <w:rPr>
          <w:rFonts w:ascii="Times New Roman" w:eastAsia="Arial" w:hAnsi="Times New Roman" w:cs="Times New Roman"/>
          <w:spacing w:val="-1"/>
          <w:sz w:val="24"/>
          <w:szCs w:val="24"/>
        </w:rPr>
        <w:t>buenas</w:t>
      </w:r>
      <w:r w:rsidRPr="009C28D6">
        <w:rPr>
          <w:rFonts w:ascii="Times New Roman" w:eastAsia="Arial" w:hAnsi="Times New Roman" w:cs="Times New Roman"/>
          <w:spacing w:val="-1"/>
          <w:sz w:val="24"/>
          <w:szCs w:val="24"/>
        </w:rPr>
        <w:t xml:space="preserve"> ideas, por tener </w:t>
      </w:r>
      <w:r w:rsidR="0025690B">
        <w:rPr>
          <w:rFonts w:ascii="Times New Roman" w:eastAsia="Arial" w:hAnsi="Times New Roman" w:cs="Times New Roman"/>
          <w:spacing w:val="-1"/>
          <w:sz w:val="24"/>
          <w:szCs w:val="24"/>
        </w:rPr>
        <w:t xml:space="preserve">gran </w:t>
      </w:r>
      <w:r w:rsidRPr="009C28D6">
        <w:rPr>
          <w:rFonts w:ascii="Times New Roman" w:eastAsia="Arial" w:hAnsi="Times New Roman" w:cs="Times New Roman"/>
          <w:spacing w:val="-1"/>
          <w:sz w:val="24"/>
          <w:szCs w:val="24"/>
        </w:rPr>
        <w:t>imaginación y ser sumamente creativo</w:t>
      </w:r>
      <w:r w:rsidR="0081268E">
        <w:rPr>
          <w:rFonts w:ascii="Times New Roman" w:eastAsia="Arial" w:hAnsi="Times New Roman" w:cs="Times New Roman"/>
          <w:spacing w:val="-1"/>
          <w:sz w:val="24"/>
          <w:szCs w:val="24"/>
        </w:rPr>
        <w:t>; s</w:t>
      </w:r>
      <w:r w:rsidRPr="009C28D6">
        <w:rPr>
          <w:rFonts w:ascii="Times New Roman" w:eastAsia="Arial" w:hAnsi="Times New Roman" w:cs="Times New Roman"/>
          <w:spacing w:val="-1"/>
          <w:sz w:val="24"/>
          <w:szCs w:val="24"/>
        </w:rPr>
        <w:t>in embargo, es importante destacar que su labor va más allá de la apariencia o estética de los proyectos. El diseñador debe estar total y completamente familiarizado con la realidad</w:t>
      </w:r>
      <w:r w:rsidR="00CA6C26" w:rsidRPr="009C28D6">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 xml:space="preserve"> para que sus propuestas</w:t>
      </w:r>
      <w:r w:rsidR="00CA6C26" w:rsidRPr="009C28D6">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 xml:space="preserve"> aparte de objetivas, sean funcionales y </w:t>
      </w:r>
      <w:r w:rsidR="002F199A" w:rsidRPr="009C28D6">
        <w:rPr>
          <w:rFonts w:ascii="Times New Roman" w:eastAsia="Arial" w:hAnsi="Times New Roman" w:cs="Times New Roman"/>
          <w:spacing w:val="-1"/>
          <w:sz w:val="24"/>
          <w:szCs w:val="24"/>
        </w:rPr>
        <w:t xml:space="preserve">oferten soluciones viables en múltiples requerimientos de tipo económico, pero sobre todo, social. </w:t>
      </w:r>
    </w:p>
    <w:p w14:paraId="43804584" w14:textId="69C1C1FE" w:rsidR="002F199A" w:rsidRDefault="002F199A"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El diseño es </w:t>
      </w:r>
      <w:r w:rsidR="00C8425E" w:rsidRPr="009C28D6">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sin temor a equivocarnos</w:t>
      </w:r>
      <w:r w:rsidR="00C8425E" w:rsidRPr="009C28D6">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 xml:space="preserve"> una actividad que aplica no sólo a las artes, sino también a la ciencia y a la técnica. Sin un correcto diseño de las metodologías</w:t>
      </w:r>
      <w:r w:rsidR="00F821BE" w:rsidRPr="009C28D6">
        <w:rPr>
          <w:rFonts w:ascii="Times New Roman" w:eastAsia="Arial" w:hAnsi="Times New Roman" w:cs="Times New Roman"/>
          <w:spacing w:val="-1"/>
          <w:sz w:val="24"/>
          <w:szCs w:val="24"/>
        </w:rPr>
        <w:t xml:space="preserve">, ensayos </w:t>
      </w:r>
      <w:r w:rsidRPr="009C28D6">
        <w:rPr>
          <w:rFonts w:ascii="Times New Roman" w:eastAsia="Arial" w:hAnsi="Times New Roman" w:cs="Times New Roman"/>
          <w:spacing w:val="-1"/>
          <w:sz w:val="24"/>
          <w:szCs w:val="24"/>
        </w:rPr>
        <w:t xml:space="preserve">o procesos, probablemente </w:t>
      </w:r>
      <w:r w:rsidR="00115BBE">
        <w:rPr>
          <w:rFonts w:ascii="Times New Roman" w:eastAsia="Arial" w:hAnsi="Times New Roman" w:cs="Times New Roman"/>
          <w:spacing w:val="-1"/>
          <w:sz w:val="24"/>
          <w:szCs w:val="24"/>
        </w:rPr>
        <w:t>se tendrían</w:t>
      </w:r>
      <w:r w:rsidRPr="009C28D6">
        <w:rPr>
          <w:rFonts w:ascii="Times New Roman" w:eastAsia="Arial" w:hAnsi="Times New Roman" w:cs="Times New Roman"/>
          <w:spacing w:val="-1"/>
          <w:sz w:val="24"/>
          <w:szCs w:val="24"/>
        </w:rPr>
        <w:t xml:space="preserve"> prototipos y modelos incipientes</w:t>
      </w:r>
      <w:r w:rsidR="00F821BE" w:rsidRPr="009C28D6">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 xml:space="preserve"> carentes de </w:t>
      </w:r>
      <w:r w:rsidR="00FC48DE" w:rsidRPr="009C28D6">
        <w:rPr>
          <w:rFonts w:ascii="Times New Roman" w:eastAsia="Arial" w:hAnsi="Times New Roman" w:cs="Times New Roman"/>
          <w:spacing w:val="-1"/>
          <w:sz w:val="24"/>
          <w:szCs w:val="24"/>
        </w:rPr>
        <w:t>sustento</w:t>
      </w:r>
      <w:r w:rsidR="00C5653B" w:rsidRPr="009C28D6">
        <w:rPr>
          <w:rFonts w:ascii="Times New Roman" w:eastAsia="Arial" w:hAnsi="Times New Roman" w:cs="Times New Roman"/>
          <w:spacing w:val="-1"/>
          <w:sz w:val="24"/>
          <w:szCs w:val="24"/>
        </w:rPr>
        <w:t xml:space="preserve"> práctico</w:t>
      </w:r>
      <w:r w:rsidR="00FC48DE" w:rsidRPr="009C28D6">
        <w:rPr>
          <w:rFonts w:ascii="Times New Roman" w:eastAsia="Arial" w:hAnsi="Times New Roman" w:cs="Times New Roman"/>
          <w:spacing w:val="-1"/>
          <w:sz w:val="24"/>
          <w:szCs w:val="24"/>
        </w:rPr>
        <w:t xml:space="preserve">. </w:t>
      </w:r>
    </w:p>
    <w:p w14:paraId="493C20BD" w14:textId="77777777" w:rsidR="001E4E84" w:rsidRPr="009C28D6" w:rsidRDefault="001E4E84" w:rsidP="009C28D6">
      <w:pPr>
        <w:spacing w:line="360" w:lineRule="auto"/>
        <w:jc w:val="both"/>
        <w:rPr>
          <w:rFonts w:ascii="Times New Roman" w:eastAsia="Arial" w:hAnsi="Times New Roman" w:cs="Times New Roman"/>
          <w:spacing w:val="-1"/>
          <w:sz w:val="24"/>
          <w:szCs w:val="24"/>
        </w:rPr>
      </w:pPr>
    </w:p>
    <w:p w14:paraId="1D6A556C" w14:textId="352CC1C5" w:rsidR="0016313B" w:rsidRPr="00806253" w:rsidRDefault="0016313B" w:rsidP="009C28D6">
      <w:pPr>
        <w:spacing w:line="360" w:lineRule="auto"/>
        <w:rPr>
          <w:rFonts w:ascii="Times New Roman" w:eastAsia="Arial" w:hAnsi="Times New Roman" w:cs="Times New Roman"/>
          <w:color w:val="808080" w:themeColor="background1" w:themeShade="80"/>
          <w:spacing w:val="-1"/>
          <w:sz w:val="24"/>
          <w:szCs w:val="24"/>
        </w:rPr>
      </w:pPr>
      <w:r w:rsidRPr="00806253">
        <w:rPr>
          <w:rFonts w:ascii="Times New Roman" w:eastAsia="Arial" w:hAnsi="Times New Roman" w:cs="Times New Roman"/>
          <w:color w:val="808080" w:themeColor="background1" w:themeShade="80"/>
          <w:spacing w:val="-1"/>
          <w:sz w:val="24"/>
          <w:szCs w:val="24"/>
        </w:rPr>
        <w:t>¿</w:t>
      </w:r>
      <w:r w:rsidR="004B3706" w:rsidRPr="00806253">
        <w:rPr>
          <w:rFonts w:ascii="Times New Roman" w:eastAsia="Arial" w:hAnsi="Times New Roman" w:cs="Times New Roman"/>
          <w:color w:val="808080" w:themeColor="background1" w:themeShade="80"/>
          <w:spacing w:val="-1"/>
          <w:sz w:val="24"/>
          <w:szCs w:val="24"/>
        </w:rPr>
        <w:t>Por qué</w:t>
      </w:r>
      <w:r w:rsidRPr="00806253">
        <w:rPr>
          <w:rFonts w:ascii="Times New Roman" w:eastAsia="Arial" w:hAnsi="Times New Roman" w:cs="Times New Roman"/>
          <w:color w:val="808080" w:themeColor="background1" w:themeShade="80"/>
          <w:spacing w:val="-1"/>
          <w:sz w:val="24"/>
          <w:szCs w:val="24"/>
        </w:rPr>
        <w:t xml:space="preserve"> cobra relevancia e</w:t>
      </w:r>
      <w:r w:rsidR="004B3706" w:rsidRPr="00806253">
        <w:rPr>
          <w:rFonts w:ascii="Times New Roman" w:eastAsia="Arial" w:hAnsi="Times New Roman" w:cs="Times New Roman"/>
          <w:color w:val="808080" w:themeColor="background1" w:themeShade="80"/>
          <w:spacing w:val="-1"/>
          <w:sz w:val="24"/>
          <w:szCs w:val="24"/>
        </w:rPr>
        <w:t>l</w:t>
      </w:r>
      <w:r w:rsidRPr="00806253">
        <w:rPr>
          <w:rFonts w:ascii="Times New Roman" w:eastAsia="Arial" w:hAnsi="Times New Roman" w:cs="Times New Roman"/>
          <w:color w:val="808080" w:themeColor="background1" w:themeShade="80"/>
          <w:spacing w:val="-1"/>
          <w:sz w:val="24"/>
          <w:szCs w:val="24"/>
        </w:rPr>
        <w:t xml:space="preserve"> diseño de los espacios habitables?</w:t>
      </w:r>
    </w:p>
    <w:p w14:paraId="63D32429" w14:textId="1ED18A32" w:rsidR="0016313B" w:rsidRPr="009C28D6" w:rsidRDefault="0016313B"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Inmersos en una industria en donde la producción de insumos para la construcción es el eje fundamental, todos los que</w:t>
      </w:r>
      <w:r w:rsidR="00115BBE">
        <w:rPr>
          <w:rFonts w:ascii="Times New Roman" w:eastAsia="Arial" w:hAnsi="Times New Roman" w:cs="Times New Roman"/>
          <w:spacing w:val="-1"/>
          <w:sz w:val="24"/>
          <w:szCs w:val="24"/>
        </w:rPr>
        <w:t xml:space="preserve"> se</w:t>
      </w:r>
      <w:r w:rsidRPr="009C28D6">
        <w:rPr>
          <w:rFonts w:ascii="Times New Roman" w:eastAsia="Arial" w:hAnsi="Times New Roman" w:cs="Times New Roman"/>
          <w:spacing w:val="-1"/>
          <w:sz w:val="24"/>
          <w:szCs w:val="24"/>
        </w:rPr>
        <w:t xml:space="preserve"> enfrenta</w:t>
      </w:r>
      <w:r w:rsidR="00115BBE">
        <w:rPr>
          <w:rFonts w:ascii="Times New Roman" w:eastAsia="Arial" w:hAnsi="Times New Roman" w:cs="Times New Roman"/>
          <w:spacing w:val="-1"/>
          <w:sz w:val="24"/>
          <w:szCs w:val="24"/>
        </w:rPr>
        <w:t>n</w:t>
      </w:r>
      <w:r w:rsidRPr="009C28D6">
        <w:rPr>
          <w:rFonts w:ascii="Times New Roman" w:eastAsia="Arial" w:hAnsi="Times New Roman" w:cs="Times New Roman"/>
          <w:spacing w:val="-1"/>
          <w:sz w:val="24"/>
          <w:szCs w:val="24"/>
        </w:rPr>
        <w:t xml:space="preserve"> al reto de diseñar nuevas y mejores forma</w:t>
      </w:r>
      <w:r w:rsidR="00256141" w:rsidRPr="009C28D6">
        <w:rPr>
          <w:rFonts w:ascii="Times New Roman" w:eastAsia="Arial" w:hAnsi="Times New Roman" w:cs="Times New Roman"/>
          <w:spacing w:val="-1"/>
          <w:sz w:val="24"/>
          <w:szCs w:val="24"/>
        </w:rPr>
        <w:t>s</w:t>
      </w:r>
      <w:r w:rsidRPr="009C28D6">
        <w:rPr>
          <w:rFonts w:ascii="Times New Roman" w:eastAsia="Arial" w:hAnsi="Times New Roman" w:cs="Times New Roman"/>
          <w:spacing w:val="-1"/>
          <w:sz w:val="24"/>
          <w:szCs w:val="24"/>
        </w:rPr>
        <w:t xml:space="preserve"> de aplicación de la cal, h</w:t>
      </w:r>
      <w:r w:rsidR="00115BBE">
        <w:rPr>
          <w:rFonts w:ascii="Times New Roman" w:eastAsia="Arial" w:hAnsi="Times New Roman" w:cs="Times New Roman"/>
          <w:spacing w:val="-1"/>
          <w:sz w:val="24"/>
          <w:szCs w:val="24"/>
        </w:rPr>
        <w:t>an</w:t>
      </w:r>
      <w:r w:rsidRPr="009C28D6">
        <w:rPr>
          <w:rFonts w:ascii="Times New Roman" w:eastAsia="Arial" w:hAnsi="Times New Roman" w:cs="Times New Roman"/>
          <w:spacing w:val="-1"/>
          <w:sz w:val="24"/>
          <w:szCs w:val="24"/>
        </w:rPr>
        <w:t xml:space="preserve"> tenido </w:t>
      </w:r>
      <w:r w:rsidRPr="009C28D6">
        <w:rPr>
          <w:rFonts w:ascii="Times New Roman" w:eastAsia="Arial" w:hAnsi="Times New Roman" w:cs="Times New Roman"/>
          <w:spacing w:val="-1"/>
          <w:sz w:val="24"/>
          <w:szCs w:val="24"/>
        </w:rPr>
        <w:lastRenderedPageBreak/>
        <w:t xml:space="preserve">que entender primeramente </w:t>
      </w:r>
      <w:r w:rsidR="00390088" w:rsidRPr="009C28D6">
        <w:rPr>
          <w:rFonts w:ascii="Times New Roman" w:eastAsia="Arial" w:hAnsi="Times New Roman" w:cs="Times New Roman"/>
          <w:spacing w:val="-1"/>
          <w:sz w:val="24"/>
          <w:szCs w:val="24"/>
        </w:rPr>
        <w:t>qué es la cal y c</w:t>
      </w:r>
      <w:r w:rsidR="008131E3">
        <w:rPr>
          <w:rFonts w:ascii="Times New Roman" w:eastAsia="Arial" w:hAnsi="Times New Roman" w:cs="Times New Roman"/>
          <w:spacing w:val="-1"/>
          <w:sz w:val="24"/>
          <w:szCs w:val="24"/>
        </w:rPr>
        <w:t>ó</w:t>
      </w:r>
      <w:r w:rsidR="00390088" w:rsidRPr="009C28D6">
        <w:rPr>
          <w:rFonts w:ascii="Times New Roman" w:eastAsia="Arial" w:hAnsi="Times New Roman" w:cs="Times New Roman"/>
          <w:spacing w:val="-1"/>
          <w:sz w:val="24"/>
          <w:szCs w:val="24"/>
        </w:rPr>
        <w:t xml:space="preserve">mo funciona; así como </w:t>
      </w:r>
      <w:r w:rsidR="00C8425E" w:rsidRPr="009C28D6">
        <w:rPr>
          <w:rFonts w:ascii="Times New Roman" w:eastAsia="Arial" w:hAnsi="Times New Roman" w:cs="Times New Roman"/>
          <w:spacing w:val="-1"/>
          <w:sz w:val="24"/>
          <w:szCs w:val="24"/>
        </w:rPr>
        <w:t>identificar el</w:t>
      </w:r>
      <w:r w:rsidR="00390088" w:rsidRPr="009C28D6">
        <w:rPr>
          <w:rFonts w:ascii="Times New Roman" w:eastAsia="Arial" w:hAnsi="Times New Roman" w:cs="Times New Roman"/>
          <w:spacing w:val="-1"/>
          <w:sz w:val="24"/>
          <w:szCs w:val="24"/>
        </w:rPr>
        <w:t xml:space="preserve"> objetivo </w:t>
      </w:r>
      <w:r w:rsidR="00C8425E" w:rsidRPr="009C28D6">
        <w:rPr>
          <w:rFonts w:ascii="Times New Roman" w:eastAsia="Arial" w:hAnsi="Times New Roman" w:cs="Times New Roman"/>
          <w:spacing w:val="-1"/>
          <w:sz w:val="24"/>
          <w:szCs w:val="24"/>
        </w:rPr>
        <w:t xml:space="preserve">que </w:t>
      </w:r>
      <w:r w:rsidR="00115BBE">
        <w:rPr>
          <w:rFonts w:ascii="Times New Roman" w:eastAsia="Arial" w:hAnsi="Times New Roman" w:cs="Times New Roman"/>
          <w:spacing w:val="-1"/>
          <w:sz w:val="24"/>
          <w:szCs w:val="24"/>
        </w:rPr>
        <w:t xml:space="preserve">se </w:t>
      </w:r>
      <w:r w:rsidR="00390088" w:rsidRPr="009C28D6">
        <w:rPr>
          <w:rFonts w:ascii="Times New Roman" w:eastAsia="Arial" w:hAnsi="Times New Roman" w:cs="Times New Roman"/>
          <w:spacing w:val="-1"/>
          <w:sz w:val="24"/>
          <w:szCs w:val="24"/>
        </w:rPr>
        <w:t>pers</w:t>
      </w:r>
      <w:r w:rsidR="00115BBE">
        <w:rPr>
          <w:rFonts w:ascii="Times New Roman" w:eastAsia="Arial" w:hAnsi="Times New Roman" w:cs="Times New Roman"/>
          <w:spacing w:val="-1"/>
          <w:sz w:val="24"/>
          <w:szCs w:val="24"/>
        </w:rPr>
        <w:t>igue</w:t>
      </w:r>
      <w:r w:rsidR="00390088" w:rsidRPr="009C28D6">
        <w:rPr>
          <w:rFonts w:ascii="Times New Roman" w:eastAsia="Arial" w:hAnsi="Times New Roman" w:cs="Times New Roman"/>
          <w:spacing w:val="-1"/>
          <w:sz w:val="24"/>
          <w:szCs w:val="24"/>
        </w:rPr>
        <w:t xml:space="preserve"> con </w:t>
      </w:r>
      <w:r w:rsidR="00C8425E" w:rsidRPr="009C28D6">
        <w:rPr>
          <w:rFonts w:ascii="Times New Roman" w:eastAsia="Arial" w:hAnsi="Times New Roman" w:cs="Times New Roman"/>
          <w:spacing w:val="-1"/>
          <w:sz w:val="24"/>
          <w:szCs w:val="24"/>
        </w:rPr>
        <w:t>la</w:t>
      </w:r>
      <w:r w:rsidR="00390088" w:rsidRPr="009C28D6">
        <w:rPr>
          <w:rFonts w:ascii="Times New Roman" w:eastAsia="Arial" w:hAnsi="Times New Roman" w:cs="Times New Roman"/>
          <w:spacing w:val="-1"/>
          <w:sz w:val="24"/>
          <w:szCs w:val="24"/>
        </w:rPr>
        <w:t xml:space="preserve"> promoción</w:t>
      </w:r>
      <w:r w:rsidR="00C8425E" w:rsidRPr="009C28D6">
        <w:rPr>
          <w:rFonts w:ascii="Times New Roman" w:eastAsia="Arial" w:hAnsi="Times New Roman" w:cs="Times New Roman"/>
          <w:spacing w:val="-1"/>
          <w:sz w:val="24"/>
          <w:szCs w:val="24"/>
        </w:rPr>
        <w:t xml:space="preserve"> de sus </w:t>
      </w:r>
      <w:r w:rsidR="00052346">
        <w:rPr>
          <w:rFonts w:ascii="Times New Roman" w:eastAsia="Arial" w:hAnsi="Times New Roman" w:cs="Times New Roman"/>
          <w:spacing w:val="-1"/>
          <w:sz w:val="24"/>
          <w:szCs w:val="24"/>
        </w:rPr>
        <w:t>propiedades</w:t>
      </w:r>
      <w:r w:rsidR="00390088" w:rsidRPr="009C28D6">
        <w:rPr>
          <w:rFonts w:ascii="Times New Roman" w:eastAsia="Arial" w:hAnsi="Times New Roman" w:cs="Times New Roman"/>
          <w:spacing w:val="-1"/>
          <w:sz w:val="24"/>
          <w:szCs w:val="24"/>
        </w:rPr>
        <w:t xml:space="preserve">. </w:t>
      </w:r>
    </w:p>
    <w:p w14:paraId="6528D553" w14:textId="03A15F7F" w:rsidR="00390088" w:rsidRPr="009C28D6" w:rsidRDefault="00390088"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Las respuestas a diversas interrogantes surgen cuando </w:t>
      </w:r>
      <w:r w:rsidR="00115BBE">
        <w:rPr>
          <w:rFonts w:ascii="Times New Roman" w:eastAsia="Arial" w:hAnsi="Times New Roman" w:cs="Times New Roman"/>
          <w:spacing w:val="-1"/>
          <w:sz w:val="24"/>
          <w:szCs w:val="24"/>
        </w:rPr>
        <w:t>se tiene</w:t>
      </w:r>
      <w:r w:rsidRPr="009C28D6">
        <w:rPr>
          <w:rFonts w:ascii="Times New Roman" w:eastAsia="Arial" w:hAnsi="Times New Roman" w:cs="Times New Roman"/>
          <w:spacing w:val="-1"/>
          <w:sz w:val="24"/>
          <w:szCs w:val="24"/>
        </w:rPr>
        <w:t xml:space="preserve"> una aproximación al requerimiento desde la perspectiva del usuario</w:t>
      </w:r>
      <w:r w:rsidR="00417000">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 xml:space="preserve"> es </w:t>
      </w:r>
      <w:r w:rsidR="00CF2C8A" w:rsidRPr="009C28D6">
        <w:rPr>
          <w:rFonts w:ascii="Times New Roman" w:eastAsia="Arial" w:hAnsi="Times New Roman" w:cs="Times New Roman"/>
          <w:spacing w:val="-1"/>
          <w:sz w:val="24"/>
          <w:szCs w:val="24"/>
        </w:rPr>
        <w:t>decir</w:t>
      </w:r>
      <w:r w:rsidR="00417000">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 xml:space="preserve"> cuando </w:t>
      </w:r>
      <w:r w:rsidR="00115BBE">
        <w:rPr>
          <w:rFonts w:ascii="Times New Roman" w:eastAsia="Arial" w:hAnsi="Times New Roman" w:cs="Times New Roman"/>
          <w:spacing w:val="-1"/>
          <w:sz w:val="24"/>
          <w:szCs w:val="24"/>
        </w:rPr>
        <w:t>se olvidan las</w:t>
      </w:r>
      <w:r w:rsidRPr="009C28D6">
        <w:rPr>
          <w:rFonts w:ascii="Times New Roman" w:eastAsia="Arial" w:hAnsi="Times New Roman" w:cs="Times New Roman"/>
          <w:spacing w:val="-1"/>
          <w:sz w:val="24"/>
          <w:szCs w:val="24"/>
        </w:rPr>
        <w:t xml:space="preserve"> labores y </w:t>
      </w:r>
      <w:r w:rsidR="00115BBE">
        <w:rPr>
          <w:rFonts w:ascii="Times New Roman" w:eastAsia="Arial" w:hAnsi="Times New Roman" w:cs="Times New Roman"/>
          <w:spacing w:val="-1"/>
          <w:sz w:val="24"/>
          <w:szCs w:val="24"/>
        </w:rPr>
        <w:t>se comienza</w:t>
      </w:r>
      <w:r w:rsidRPr="009C28D6">
        <w:rPr>
          <w:rFonts w:ascii="Times New Roman" w:eastAsia="Arial" w:hAnsi="Times New Roman" w:cs="Times New Roman"/>
          <w:spacing w:val="-1"/>
          <w:sz w:val="24"/>
          <w:szCs w:val="24"/>
        </w:rPr>
        <w:t xml:space="preserve"> a observar, a vivir los espacios. </w:t>
      </w:r>
    </w:p>
    <w:p w14:paraId="5C458740" w14:textId="3C406347" w:rsidR="00390088" w:rsidRPr="009C28D6" w:rsidRDefault="00390088"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Es justo en ese momento, cuando </w:t>
      </w:r>
      <w:r w:rsidR="00115BBE">
        <w:rPr>
          <w:rFonts w:ascii="Times New Roman" w:eastAsia="Arial" w:hAnsi="Times New Roman" w:cs="Times New Roman"/>
          <w:spacing w:val="-1"/>
          <w:sz w:val="24"/>
          <w:szCs w:val="24"/>
        </w:rPr>
        <w:t>se repara en</w:t>
      </w:r>
      <w:r w:rsidRPr="009C28D6">
        <w:rPr>
          <w:rFonts w:ascii="Times New Roman" w:eastAsia="Arial" w:hAnsi="Times New Roman" w:cs="Times New Roman"/>
          <w:spacing w:val="-1"/>
          <w:sz w:val="24"/>
          <w:szCs w:val="24"/>
        </w:rPr>
        <w:t xml:space="preserve"> que la razón de ser de los materiales y de las construcciones, radica en la función que desempeñan y en la(s) necesidad(</w:t>
      </w:r>
      <w:r w:rsidR="00F86F9D" w:rsidRPr="009C28D6">
        <w:rPr>
          <w:rFonts w:ascii="Times New Roman" w:eastAsia="Arial" w:hAnsi="Times New Roman" w:cs="Times New Roman"/>
          <w:spacing w:val="-1"/>
          <w:sz w:val="24"/>
          <w:szCs w:val="24"/>
        </w:rPr>
        <w:t>e</w:t>
      </w:r>
      <w:r w:rsidRPr="009C28D6">
        <w:rPr>
          <w:rFonts w:ascii="Times New Roman" w:eastAsia="Arial" w:hAnsi="Times New Roman" w:cs="Times New Roman"/>
          <w:spacing w:val="-1"/>
          <w:sz w:val="24"/>
          <w:szCs w:val="24"/>
        </w:rPr>
        <w:t xml:space="preserve">s) que satisface(n). </w:t>
      </w:r>
    </w:p>
    <w:p w14:paraId="7983E97A" w14:textId="08CDFAE2" w:rsidR="000309F5" w:rsidRDefault="00390088"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El diseño es esencial en el campo del espacio habitable porque la misión de este último</w:t>
      </w:r>
      <w:r w:rsidR="00115BBE">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 xml:space="preserve"> es la de brindar protección, cobijo y bienestar a sus ocupantes. Las condiciones de habitabilidad de los espacios, están sin duda, ligadas con el confort y al mismo tiempo </w:t>
      </w:r>
      <w:r w:rsidR="00052346">
        <w:rPr>
          <w:rFonts w:ascii="Times New Roman" w:eastAsia="Arial" w:hAnsi="Times New Roman" w:cs="Times New Roman"/>
          <w:spacing w:val="-1"/>
          <w:sz w:val="24"/>
          <w:szCs w:val="24"/>
        </w:rPr>
        <w:t xml:space="preserve">con la </w:t>
      </w:r>
      <w:r w:rsidRPr="009C28D6">
        <w:rPr>
          <w:rFonts w:ascii="Times New Roman" w:eastAsia="Arial" w:hAnsi="Times New Roman" w:cs="Times New Roman"/>
          <w:spacing w:val="-1"/>
          <w:sz w:val="24"/>
          <w:szCs w:val="24"/>
        </w:rPr>
        <w:t xml:space="preserve">salud, así que cuando </w:t>
      </w:r>
      <w:r w:rsidR="00115BBE">
        <w:rPr>
          <w:rFonts w:ascii="Times New Roman" w:eastAsia="Arial" w:hAnsi="Times New Roman" w:cs="Times New Roman"/>
          <w:spacing w:val="-1"/>
          <w:sz w:val="24"/>
          <w:szCs w:val="24"/>
        </w:rPr>
        <w:t xml:space="preserve">se interviene </w:t>
      </w:r>
      <w:r w:rsidRPr="009C28D6">
        <w:rPr>
          <w:rFonts w:ascii="Times New Roman" w:eastAsia="Arial" w:hAnsi="Times New Roman" w:cs="Times New Roman"/>
          <w:spacing w:val="-1"/>
          <w:sz w:val="24"/>
          <w:szCs w:val="24"/>
        </w:rPr>
        <w:t>el espacio</w:t>
      </w:r>
      <w:r w:rsidR="00115BBE">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 xml:space="preserve"> ya sea imaginario o tangible y </w:t>
      </w:r>
      <w:r w:rsidR="00115BBE">
        <w:rPr>
          <w:rFonts w:ascii="Times New Roman" w:eastAsia="Arial" w:hAnsi="Times New Roman" w:cs="Times New Roman"/>
          <w:spacing w:val="-1"/>
          <w:sz w:val="24"/>
          <w:szCs w:val="24"/>
        </w:rPr>
        <w:t>se moldea</w:t>
      </w:r>
      <w:r w:rsidRPr="009C28D6">
        <w:rPr>
          <w:rFonts w:ascii="Times New Roman" w:eastAsia="Arial" w:hAnsi="Times New Roman" w:cs="Times New Roman"/>
          <w:spacing w:val="-1"/>
          <w:sz w:val="24"/>
          <w:szCs w:val="24"/>
        </w:rPr>
        <w:t xml:space="preserve"> para que adquiera ciertas características o condiciones, realmente lo que</w:t>
      </w:r>
      <w:r w:rsidR="00115BBE">
        <w:rPr>
          <w:rFonts w:ascii="Times New Roman" w:eastAsia="Arial" w:hAnsi="Times New Roman" w:cs="Times New Roman"/>
          <w:spacing w:val="-1"/>
          <w:sz w:val="24"/>
          <w:szCs w:val="24"/>
        </w:rPr>
        <w:t xml:space="preserve"> se</w:t>
      </w:r>
      <w:r w:rsidRPr="009C28D6">
        <w:rPr>
          <w:rFonts w:ascii="Times New Roman" w:eastAsia="Arial" w:hAnsi="Times New Roman" w:cs="Times New Roman"/>
          <w:spacing w:val="-1"/>
          <w:sz w:val="24"/>
          <w:szCs w:val="24"/>
        </w:rPr>
        <w:t xml:space="preserve"> est</w:t>
      </w:r>
      <w:r w:rsidR="00115BBE">
        <w:rPr>
          <w:rFonts w:ascii="Times New Roman" w:eastAsia="Arial" w:hAnsi="Times New Roman" w:cs="Times New Roman"/>
          <w:spacing w:val="-1"/>
          <w:sz w:val="24"/>
          <w:szCs w:val="24"/>
        </w:rPr>
        <w:t>á</w:t>
      </w:r>
      <w:r w:rsidRPr="009C28D6">
        <w:rPr>
          <w:rFonts w:ascii="Times New Roman" w:eastAsia="Arial" w:hAnsi="Times New Roman" w:cs="Times New Roman"/>
          <w:spacing w:val="-1"/>
          <w:sz w:val="24"/>
          <w:szCs w:val="24"/>
        </w:rPr>
        <w:t xml:space="preserve"> haciendo</w:t>
      </w:r>
      <w:r w:rsidR="00671572">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 xml:space="preserve"> es </w:t>
      </w:r>
      <w:r w:rsidR="00BD58C6" w:rsidRPr="00BD58C6">
        <w:rPr>
          <w:rFonts w:ascii="Times New Roman" w:eastAsia="Arial" w:hAnsi="Times New Roman" w:cs="Times New Roman"/>
          <w:spacing w:val="-1"/>
          <w:sz w:val="24"/>
          <w:szCs w:val="24"/>
          <w:highlight w:val="yellow"/>
          <w:rPrChange w:id="3" w:author="Autor">
            <w:rPr>
              <w:rFonts w:ascii="Times New Roman" w:eastAsia="Arial" w:hAnsi="Times New Roman" w:cs="Times New Roman"/>
              <w:spacing w:val="-1"/>
              <w:sz w:val="24"/>
              <w:szCs w:val="24"/>
            </w:rPr>
          </w:rPrChange>
        </w:rPr>
        <w:t>diseñarlo</w:t>
      </w:r>
      <w:r w:rsidRPr="00BD58C6">
        <w:rPr>
          <w:rFonts w:ascii="Times New Roman" w:eastAsia="Arial" w:hAnsi="Times New Roman" w:cs="Times New Roman"/>
          <w:spacing w:val="-1"/>
          <w:sz w:val="24"/>
          <w:szCs w:val="24"/>
          <w:highlight w:val="yellow"/>
          <w:rPrChange w:id="4" w:author="Autor">
            <w:rPr>
              <w:rFonts w:ascii="Times New Roman" w:eastAsia="Arial" w:hAnsi="Times New Roman" w:cs="Times New Roman"/>
              <w:spacing w:val="-1"/>
              <w:sz w:val="24"/>
              <w:szCs w:val="24"/>
            </w:rPr>
          </w:rPrChange>
        </w:rPr>
        <w:t>.</w:t>
      </w:r>
    </w:p>
    <w:p w14:paraId="28849834" w14:textId="77777777" w:rsidR="00671572" w:rsidRPr="009C28D6" w:rsidRDefault="00671572" w:rsidP="009C28D6">
      <w:pPr>
        <w:spacing w:line="360" w:lineRule="auto"/>
        <w:jc w:val="both"/>
        <w:rPr>
          <w:rFonts w:ascii="Times New Roman" w:eastAsia="Arial" w:hAnsi="Times New Roman" w:cs="Times New Roman"/>
          <w:spacing w:val="-1"/>
          <w:sz w:val="24"/>
          <w:szCs w:val="24"/>
        </w:rPr>
      </w:pPr>
    </w:p>
    <w:p w14:paraId="6FA1B058" w14:textId="3E0EBF1B" w:rsidR="00390088" w:rsidRPr="009C28D6" w:rsidRDefault="000309F5"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Cuando el profesional acierta en una propuesta de diseño, está mitigando los impactos (social, </w:t>
      </w:r>
      <w:r w:rsidR="003252AE" w:rsidRPr="009C28D6">
        <w:rPr>
          <w:rFonts w:ascii="Times New Roman" w:eastAsia="Arial" w:hAnsi="Times New Roman" w:cs="Times New Roman"/>
          <w:spacing w:val="-1"/>
          <w:sz w:val="24"/>
          <w:szCs w:val="24"/>
        </w:rPr>
        <w:t xml:space="preserve">económico y </w:t>
      </w:r>
      <w:r w:rsidRPr="009C28D6">
        <w:rPr>
          <w:rFonts w:ascii="Times New Roman" w:eastAsia="Arial" w:hAnsi="Times New Roman" w:cs="Times New Roman"/>
          <w:spacing w:val="-1"/>
          <w:sz w:val="24"/>
          <w:szCs w:val="24"/>
        </w:rPr>
        <w:t>ambiental</w:t>
      </w:r>
      <w:r w:rsidR="003252AE" w:rsidRPr="009C28D6">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 xml:space="preserve"> no sólo en la fase de operación, sino también en la concerniente al mantenimiento de los espacios y a la disposición final de los materiales</w:t>
      </w:r>
      <w:r w:rsidR="00E92593">
        <w:rPr>
          <w:rFonts w:ascii="Times New Roman" w:eastAsia="Arial" w:hAnsi="Times New Roman" w:cs="Times New Roman"/>
          <w:spacing w:val="-1"/>
          <w:sz w:val="24"/>
          <w:szCs w:val="24"/>
        </w:rPr>
        <w:t xml:space="preserve"> utilizados</w:t>
      </w:r>
      <w:r w:rsidRPr="009C28D6">
        <w:rPr>
          <w:rFonts w:ascii="Times New Roman" w:eastAsia="Arial" w:hAnsi="Times New Roman" w:cs="Times New Roman"/>
          <w:spacing w:val="-1"/>
          <w:sz w:val="24"/>
          <w:szCs w:val="24"/>
        </w:rPr>
        <w:t xml:space="preserve">, una vez que éstos cumplan con su ciclo de vida útil. </w:t>
      </w:r>
    </w:p>
    <w:p w14:paraId="0A6B67FB" w14:textId="091D436C" w:rsidR="00CF2C8A" w:rsidRPr="009C28D6" w:rsidRDefault="00CF2C8A"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De ahí la importancia de hacer una correcta selección de</w:t>
      </w:r>
      <w:r w:rsidR="004D2948" w:rsidRPr="009C28D6">
        <w:rPr>
          <w:rFonts w:ascii="Times New Roman" w:eastAsia="Arial" w:hAnsi="Times New Roman" w:cs="Times New Roman"/>
          <w:spacing w:val="-1"/>
          <w:sz w:val="24"/>
          <w:szCs w:val="24"/>
        </w:rPr>
        <w:t>l</w:t>
      </w:r>
      <w:r w:rsidRPr="009C28D6">
        <w:rPr>
          <w:rFonts w:ascii="Times New Roman" w:eastAsia="Arial" w:hAnsi="Times New Roman" w:cs="Times New Roman"/>
          <w:spacing w:val="-1"/>
          <w:sz w:val="24"/>
          <w:szCs w:val="24"/>
        </w:rPr>
        <w:t xml:space="preserve"> </w:t>
      </w:r>
      <w:r w:rsidR="004D2948" w:rsidRPr="009C28D6">
        <w:rPr>
          <w:rFonts w:ascii="Times New Roman" w:eastAsia="Arial" w:hAnsi="Times New Roman" w:cs="Times New Roman"/>
          <w:spacing w:val="-1"/>
          <w:sz w:val="24"/>
          <w:szCs w:val="24"/>
        </w:rPr>
        <w:t xml:space="preserve">sistema constructivo y </w:t>
      </w:r>
      <w:r w:rsidR="00115BBE">
        <w:rPr>
          <w:rFonts w:ascii="Times New Roman" w:eastAsia="Arial" w:hAnsi="Times New Roman" w:cs="Times New Roman"/>
          <w:spacing w:val="-1"/>
          <w:sz w:val="24"/>
          <w:szCs w:val="24"/>
        </w:rPr>
        <w:t xml:space="preserve">de </w:t>
      </w:r>
      <w:r w:rsidRPr="009C28D6">
        <w:rPr>
          <w:rFonts w:ascii="Times New Roman" w:eastAsia="Arial" w:hAnsi="Times New Roman" w:cs="Times New Roman"/>
          <w:spacing w:val="-1"/>
          <w:sz w:val="24"/>
          <w:szCs w:val="24"/>
        </w:rPr>
        <w:t xml:space="preserve">los materiales </w:t>
      </w:r>
      <w:r w:rsidR="004D2948" w:rsidRPr="009C28D6">
        <w:rPr>
          <w:rFonts w:ascii="Times New Roman" w:eastAsia="Arial" w:hAnsi="Times New Roman" w:cs="Times New Roman"/>
          <w:spacing w:val="-1"/>
          <w:sz w:val="24"/>
          <w:szCs w:val="24"/>
        </w:rPr>
        <w:t xml:space="preserve">a emplear. </w:t>
      </w:r>
    </w:p>
    <w:p w14:paraId="751ADAFD" w14:textId="7C99E668" w:rsidR="00CF2C8A" w:rsidRPr="009C28D6" w:rsidRDefault="00CF2C8A"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noProof/>
          <w:spacing w:val="-1"/>
          <w:sz w:val="24"/>
          <w:szCs w:val="24"/>
        </w:rPr>
        <w:lastRenderedPageBreak/>
        <w:drawing>
          <wp:anchor distT="0" distB="0" distL="114300" distR="114300" simplePos="0" relativeHeight="251659264" behindDoc="0" locked="0" layoutInCell="1" allowOverlap="1" wp14:anchorId="37291D77" wp14:editId="449F2483">
            <wp:simplePos x="0" y="0"/>
            <wp:positionH relativeFrom="margin">
              <wp:align>center</wp:align>
            </wp:positionH>
            <wp:positionV relativeFrom="paragraph">
              <wp:posOffset>0</wp:posOffset>
            </wp:positionV>
            <wp:extent cx="5715000" cy="3629025"/>
            <wp:effectExtent l="0" t="0" r="0" b="9525"/>
            <wp:wrapThrough wrapText="bothSides">
              <wp:wrapPolygon edited="0">
                <wp:start x="0" y="0"/>
                <wp:lineTo x="0" y="21543"/>
                <wp:lineTo x="21528" y="21543"/>
                <wp:lineTo x="21528" y="0"/>
                <wp:lineTo x="0" y="0"/>
              </wp:wrapPolygon>
            </wp:wrapThrough>
            <wp:docPr id="4" name="Imagen 3">
              <a:extLst xmlns:a="http://schemas.openxmlformats.org/drawingml/2006/main">
                <a:ext uri="{FF2B5EF4-FFF2-40B4-BE49-F238E27FC236}">
                  <a16:creationId xmlns:a16="http://schemas.microsoft.com/office/drawing/2014/main" id="{F8CCD47D-4D63-403D-9564-9811D7F81A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F8CCD47D-4D63-403D-9564-9811D7F81AE1}"/>
                        </a:ext>
                      </a:extLst>
                    </pic:cNvPr>
                    <pic:cNvPicPr>
                      <a:picLocks noChangeAspect="1"/>
                    </pic:cNvPicPr>
                  </pic:nvPicPr>
                  <pic:blipFill rotWithShape="1">
                    <a:blip r:embed="rId11">
                      <a:extLst>
                        <a:ext uri="{28A0092B-C50C-407E-A947-70E740481C1C}">
                          <a14:useLocalDpi xmlns:a14="http://schemas.microsoft.com/office/drawing/2010/main" val="0"/>
                        </a:ext>
                      </a:extLst>
                    </a:blip>
                    <a:srcRect l="29883" t="28323" r="23242" b="18735"/>
                    <a:stretch/>
                  </pic:blipFill>
                  <pic:spPr>
                    <a:xfrm>
                      <a:off x="0" y="0"/>
                      <a:ext cx="5715000" cy="3629025"/>
                    </a:xfrm>
                    <a:prstGeom prst="rect">
                      <a:avLst/>
                    </a:prstGeom>
                  </pic:spPr>
                </pic:pic>
              </a:graphicData>
            </a:graphic>
            <wp14:sizeRelH relativeFrom="page">
              <wp14:pctWidth>0</wp14:pctWidth>
            </wp14:sizeRelH>
            <wp14:sizeRelV relativeFrom="page">
              <wp14:pctHeight>0</wp14:pctHeight>
            </wp14:sizeRelV>
          </wp:anchor>
        </w:drawing>
      </w:r>
    </w:p>
    <w:p w14:paraId="3377758A" w14:textId="28487D00" w:rsidR="00C5653B" w:rsidRPr="009C28D6" w:rsidRDefault="00C5653B" w:rsidP="009C28D6">
      <w:pPr>
        <w:spacing w:line="360" w:lineRule="auto"/>
        <w:jc w:val="both"/>
        <w:rPr>
          <w:rFonts w:ascii="Times New Roman" w:eastAsia="Arial" w:hAnsi="Times New Roman" w:cs="Times New Roman"/>
          <w:spacing w:val="-1"/>
          <w:sz w:val="24"/>
          <w:szCs w:val="24"/>
        </w:rPr>
      </w:pPr>
    </w:p>
    <w:p w14:paraId="7FF02072" w14:textId="4B7A949A" w:rsidR="00CF2C8A" w:rsidRPr="009C28D6" w:rsidRDefault="00CF2C8A" w:rsidP="009C28D6">
      <w:pPr>
        <w:spacing w:line="360" w:lineRule="auto"/>
        <w:jc w:val="both"/>
        <w:rPr>
          <w:rFonts w:ascii="Times New Roman" w:eastAsia="Arial" w:hAnsi="Times New Roman" w:cs="Times New Roman"/>
          <w:spacing w:val="-1"/>
          <w:sz w:val="24"/>
          <w:szCs w:val="24"/>
        </w:rPr>
      </w:pPr>
    </w:p>
    <w:p w14:paraId="38A3A4BF" w14:textId="78F41431" w:rsidR="00CF2C8A" w:rsidRPr="009C28D6" w:rsidRDefault="00CF2C8A" w:rsidP="009C28D6">
      <w:pPr>
        <w:spacing w:line="360" w:lineRule="auto"/>
        <w:jc w:val="both"/>
        <w:rPr>
          <w:rFonts w:ascii="Times New Roman" w:eastAsia="Arial" w:hAnsi="Times New Roman" w:cs="Times New Roman"/>
          <w:spacing w:val="-1"/>
          <w:sz w:val="24"/>
          <w:szCs w:val="24"/>
        </w:rPr>
      </w:pPr>
    </w:p>
    <w:p w14:paraId="46B78FB7" w14:textId="0B113953" w:rsidR="00CF2C8A" w:rsidRPr="009C28D6" w:rsidRDefault="00CF2C8A" w:rsidP="009C28D6">
      <w:pPr>
        <w:spacing w:line="360" w:lineRule="auto"/>
        <w:jc w:val="both"/>
        <w:rPr>
          <w:rFonts w:ascii="Times New Roman" w:eastAsia="Arial" w:hAnsi="Times New Roman" w:cs="Times New Roman"/>
          <w:spacing w:val="-1"/>
          <w:sz w:val="24"/>
          <w:szCs w:val="24"/>
        </w:rPr>
      </w:pPr>
    </w:p>
    <w:p w14:paraId="2ED0D076" w14:textId="1BDA1842" w:rsidR="00CF2C8A" w:rsidRPr="009C28D6" w:rsidRDefault="00CF2C8A" w:rsidP="009C28D6">
      <w:pPr>
        <w:spacing w:line="360" w:lineRule="auto"/>
        <w:jc w:val="both"/>
        <w:rPr>
          <w:rFonts w:ascii="Times New Roman" w:eastAsia="Arial" w:hAnsi="Times New Roman" w:cs="Times New Roman"/>
          <w:spacing w:val="-1"/>
          <w:sz w:val="24"/>
          <w:szCs w:val="24"/>
        </w:rPr>
      </w:pPr>
    </w:p>
    <w:p w14:paraId="18E16A34" w14:textId="1AB418A5" w:rsidR="00CF2C8A" w:rsidRPr="009C28D6" w:rsidRDefault="00CF2C8A" w:rsidP="009C28D6">
      <w:pPr>
        <w:spacing w:line="360" w:lineRule="auto"/>
        <w:jc w:val="both"/>
        <w:rPr>
          <w:rFonts w:ascii="Times New Roman" w:eastAsia="Arial" w:hAnsi="Times New Roman" w:cs="Times New Roman"/>
          <w:spacing w:val="-1"/>
          <w:sz w:val="24"/>
          <w:szCs w:val="24"/>
        </w:rPr>
      </w:pPr>
    </w:p>
    <w:p w14:paraId="0A223DEC" w14:textId="5EAE4140" w:rsidR="00CF2C8A" w:rsidRPr="009C28D6" w:rsidRDefault="00CF2C8A" w:rsidP="009C28D6">
      <w:pPr>
        <w:spacing w:line="360" w:lineRule="auto"/>
        <w:jc w:val="both"/>
        <w:rPr>
          <w:rFonts w:ascii="Times New Roman" w:eastAsia="Arial" w:hAnsi="Times New Roman" w:cs="Times New Roman"/>
          <w:spacing w:val="-1"/>
          <w:sz w:val="24"/>
          <w:szCs w:val="24"/>
        </w:rPr>
      </w:pPr>
    </w:p>
    <w:p w14:paraId="5E0A2F22" w14:textId="47BF00FF" w:rsidR="00CF2C8A" w:rsidRPr="009C28D6" w:rsidRDefault="00CF2C8A" w:rsidP="009C28D6">
      <w:pPr>
        <w:spacing w:line="360" w:lineRule="auto"/>
        <w:jc w:val="both"/>
        <w:rPr>
          <w:rFonts w:ascii="Times New Roman" w:eastAsia="Arial" w:hAnsi="Times New Roman" w:cs="Times New Roman"/>
          <w:spacing w:val="-1"/>
          <w:sz w:val="24"/>
          <w:szCs w:val="24"/>
        </w:rPr>
      </w:pPr>
    </w:p>
    <w:p w14:paraId="059601B8" w14:textId="138610CA" w:rsidR="00CF2C8A" w:rsidRPr="009C28D6" w:rsidRDefault="00CF2C8A" w:rsidP="009C28D6">
      <w:pPr>
        <w:spacing w:line="360" w:lineRule="auto"/>
        <w:jc w:val="both"/>
        <w:rPr>
          <w:rFonts w:ascii="Times New Roman" w:eastAsia="Arial" w:hAnsi="Times New Roman" w:cs="Times New Roman"/>
          <w:spacing w:val="-1"/>
          <w:sz w:val="24"/>
          <w:szCs w:val="24"/>
        </w:rPr>
      </w:pPr>
    </w:p>
    <w:p w14:paraId="53A81234" w14:textId="193ED7D9" w:rsidR="00CF2C8A" w:rsidRPr="009C28D6" w:rsidRDefault="009019E4"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noProof/>
          <w:spacing w:val="-1"/>
          <w:sz w:val="24"/>
          <w:szCs w:val="24"/>
        </w:rPr>
        <mc:AlternateContent>
          <mc:Choice Requires="wps">
            <w:drawing>
              <wp:anchor distT="45720" distB="45720" distL="114300" distR="114300" simplePos="0" relativeHeight="251661312" behindDoc="0" locked="0" layoutInCell="1" allowOverlap="1" wp14:anchorId="48B5E039" wp14:editId="45139D10">
                <wp:simplePos x="0" y="0"/>
                <wp:positionH relativeFrom="margin">
                  <wp:posOffset>1260706</wp:posOffset>
                </wp:positionH>
                <wp:positionV relativeFrom="paragraph">
                  <wp:posOffset>19050</wp:posOffset>
                </wp:positionV>
                <wp:extent cx="4114800" cy="1404620"/>
                <wp:effectExtent l="0" t="0" r="0" b="31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404620"/>
                        </a:xfrm>
                        <a:prstGeom prst="rect">
                          <a:avLst/>
                        </a:prstGeom>
                        <a:solidFill>
                          <a:srgbClr val="FFFFFF"/>
                        </a:solidFill>
                        <a:ln w="9525">
                          <a:noFill/>
                          <a:miter lim="800000"/>
                          <a:headEnd/>
                          <a:tailEnd/>
                        </a:ln>
                      </wps:spPr>
                      <wps:txbx>
                        <w:txbxContent>
                          <w:p w14:paraId="7999393E" w14:textId="7779C96E" w:rsidR="00CF2C8A" w:rsidRPr="002752C4" w:rsidRDefault="00CF2C8A" w:rsidP="003252AE">
                            <w:pPr>
                              <w:spacing w:after="0"/>
                              <w:rPr>
                                <w:color w:val="4472C4" w:themeColor="accent1"/>
                                <w:sz w:val="18"/>
                                <w:szCs w:val="18"/>
                              </w:rPr>
                            </w:pPr>
                            <w:r w:rsidRPr="002752C4">
                              <w:rPr>
                                <w:color w:val="4472C4" w:themeColor="accent1"/>
                                <w:sz w:val="18"/>
                                <w:szCs w:val="18"/>
                              </w:rPr>
                              <w:t xml:space="preserve">Figura 1. </w:t>
                            </w:r>
                            <w:r w:rsidRPr="002752C4">
                              <w:rPr>
                                <w:b/>
                                <w:bCs/>
                                <w:color w:val="4472C4" w:themeColor="accent1"/>
                                <w:sz w:val="18"/>
                                <w:szCs w:val="18"/>
                              </w:rPr>
                              <w:t>El ciclo de vida de l</w:t>
                            </w:r>
                            <w:r w:rsidR="003252AE" w:rsidRPr="002752C4">
                              <w:rPr>
                                <w:b/>
                                <w:bCs/>
                                <w:color w:val="4472C4" w:themeColor="accent1"/>
                                <w:sz w:val="18"/>
                                <w:szCs w:val="18"/>
                              </w:rPr>
                              <w:t xml:space="preserve">os espacios </w:t>
                            </w:r>
                            <w:r w:rsidRPr="002752C4">
                              <w:rPr>
                                <w:b/>
                                <w:bCs/>
                                <w:color w:val="4472C4" w:themeColor="accent1"/>
                                <w:sz w:val="18"/>
                                <w:szCs w:val="18"/>
                              </w:rPr>
                              <w:t xml:space="preserve">y de los materiales </w:t>
                            </w:r>
                            <w:r w:rsidR="003252AE" w:rsidRPr="002752C4">
                              <w:rPr>
                                <w:b/>
                                <w:bCs/>
                                <w:color w:val="4472C4" w:themeColor="accent1"/>
                                <w:sz w:val="18"/>
                                <w:szCs w:val="18"/>
                              </w:rPr>
                              <w:t>de construcción</w:t>
                            </w:r>
                            <w:r w:rsidR="003252AE" w:rsidRPr="002752C4">
                              <w:rPr>
                                <w:color w:val="4472C4" w:themeColor="accent1"/>
                                <w:sz w:val="18"/>
                                <w:szCs w:val="18"/>
                              </w:rPr>
                              <w:t xml:space="preserve">. </w:t>
                            </w:r>
                          </w:p>
                          <w:p w14:paraId="47D45366" w14:textId="4D5364FE" w:rsidR="003252AE" w:rsidRPr="002752C4" w:rsidRDefault="003252AE" w:rsidP="003252AE">
                            <w:pPr>
                              <w:spacing w:after="0"/>
                              <w:rPr>
                                <w:color w:val="4472C4" w:themeColor="accent1"/>
                                <w:sz w:val="18"/>
                                <w:szCs w:val="18"/>
                              </w:rPr>
                            </w:pPr>
                            <w:r w:rsidRPr="002752C4">
                              <w:rPr>
                                <w:color w:val="4472C4" w:themeColor="accent1"/>
                                <w:sz w:val="18"/>
                                <w:szCs w:val="18"/>
                              </w:rPr>
                              <w:t xml:space="preserve">Fuente: </w:t>
                            </w:r>
                            <w:r w:rsidR="00F95CD5" w:rsidRPr="002752C4">
                              <w:rPr>
                                <w:color w:val="4472C4" w:themeColor="accent1"/>
                                <w:sz w:val="18"/>
                                <w:szCs w:val="18"/>
                              </w:rPr>
                              <w:t>(</w:t>
                            </w:r>
                            <w:r w:rsidRPr="002752C4">
                              <w:rPr>
                                <w:color w:val="4472C4" w:themeColor="accent1"/>
                                <w:sz w:val="18"/>
                                <w:szCs w:val="18"/>
                              </w:rPr>
                              <w:t>Hernánde</w:t>
                            </w:r>
                            <w:r w:rsidR="00F95CD5" w:rsidRPr="002752C4">
                              <w:rPr>
                                <w:color w:val="4472C4" w:themeColor="accent1"/>
                                <w:sz w:val="18"/>
                                <w:szCs w:val="18"/>
                              </w:rPr>
                              <w:t xml:space="preserve">z. </w:t>
                            </w:r>
                            <w:r w:rsidRPr="002752C4">
                              <w:rPr>
                                <w:color w:val="4472C4" w:themeColor="accent1"/>
                                <w:sz w:val="18"/>
                                <w:szCs w:val="18"/>
                              </w:rPr>
                              <w:t>2010</w:t>
                            </w:r>
                            <w:r w:rsidR="00EA6D8B" w:rsidRPr="002752C4">
                              <w:rPr>
                                <w:color w:val="4472C4" w:themeColor="accent1"/>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B5E039" id="_x0000_t202" coordsize="21600,21600" o:spt="202" path="m,l,21600r21600,l21600,xe">
                <v:stroke joinstyle="miter"/>
                <v:path gradientshapeok="t" o:connecttype="rect"/>
              </v:shapetype>
              <v:shape id="Cuadro de texto 2" o:spid="_x0000_s1026" type="#_x0000_t202" style="position:absolute;left:0;text-align:left;margin-left:99.25pt;margin-top:1.5pt;width:324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" stroked="f">
                <v:textbox style="mso-fit-shape-to-text:t">
                  <w:txbxContent>
                    <w:p w14:paraId="7999393E" w14:textId="7779C96E" w:rsidR="00CF2C8A" w:rsidRPr="002752C4" w:rsidRDefault="00CF2C8A" w:rsidP="003252AE">
                      <w:pPr>
                        <w:spacing w:after="0"/>
                        <w:rPr>
                          <w:color w:val="4472C4" w:themeColor="accent1"/>
                          <w:sz w:val="18"/>
                          <w:szCs w:val="18"/>
                        </w:rPr>
                      </w:pPr>
                      <w:r w:rsidRPr="002752C4">
                        <w:rPr>
                          <w:color w:val="4472C4" w:themeColor="accent1"/>
                          <w:sz w:val="18"/>
                          <w:szCs w:val="18"/>
                        </w:rPr>
                        <w:t xml:space="preserve">Figura 1. </w:t>
                      </w:r>
                      <w:r w:rsidRPr="002752C4">
                        <w:rPr>
                          <w:b/>
                          <w:bCs/>
                          <w:color w:val="4472C4" w:themeColor="accent1"/>
                          <w:sz w:val="18"/>
                          <w:szCs w:val="18"/>
                        </w:rPr>
                        <w:t>El ciclo de vida de l</w:t>
                      </w:r>
                      <w:r w:rsidR="003252AE" w:rsidRPr="002752C4">
                        <w:rPr>
                          <w:b/>
                          <w:bCs/>
                          <w:color w:val="4472C4" w:themeColor="accent1"/>
                          <w:sz w:val="18"/>
                          <w:szCs w:val="18"/>
                        </w:rPr>
                        <w:t xml:space="preserve">os espacios </w:t>
                      </w:r>
                      <w:r w:rsidRPr="002752C4">
                        <w:rPr>
                          <w:b/>
                          <w:bCs/>
                          <w:color w:val="4472C4" w:themeColor="accent1"/>
                          <w:sz w:val="18"/>
                          <w:szCs w:val="18"/>
                        </w:rPr>
                        <w:t xml:space="preserve">y de los materiales </w:t>
                      </w:r>
                      <w:r w:rsidR="003252AE" w:rsidRPr="002752C4">
                        <w:rPr>
                          <w:b/>
                          <w:bCs/>
                          <w:color w:val="4472C4" w:themeColor="accent1"/>
                          <w:sz w:val="18"/>
                          <w:szCs w:val="18"/>
                        </w:rPr>
                        <w:t>de construcción</w:t>
                      </w:r>
                      <w:r w:rsidR="003252AE" w:rsidRPr="002752C4">
                        <w:rPr>
                          <w:color w:val="4472C4" w:themeColor="accent1"/>
                          <w:sz w:val="18"/>
                          <w:szCs w:val="18"/>
                        </w:rPr>
                        <w:t xml:space="preserve">. </w:t>
                      </w:r>
                    </w:p>
                    <w:p w14:paraId="47D45366" w14:textId="4D5364FE" w:rsidR="003252AE" w:rsidRPr="002752C4" w:rsidRDefault="003252AE" w:rsidP="003252AE">
                      <w:pPr>
                        <w:spacing w:after="0"/>
                        <w:rPr>
                          <w:color w:val="4472C4" w:themeColor="accent1"/>
                          <w:sz w:val="18"/>
                          <w:szCs w:val="18"/>
                        </w:rPr>
                      </w:pPr>
                      <w:r w:rsidRPr="002752C4">
                        <w:rPr>
                          <w:color w:val="4472C4" w:themeColor="accent1"/>
                          <w:sz w:val="18"/>
                          <w:szCs w:val="18"/>
                        </w:rPr>
                        <w:t xml:space="preserve">Fuente: </w:t>
                      </w:r>
                      <w:r w:rsidR="00F95CD5" w:rsidRPr="002752C4">
                        <w:rPr>
                          <w:color w:val="4472C4" w:themeColor="accent1"/>
                          <w:sz w:val="18"/>
                          <w:szCs w:val="18"/>
                        </w:rPr>
                        <w:t>(</w:t>
                      </w:r>
                      <w:r w:rsidRPr="002752C4">
                        <w:rPr>
                          <w:color w:val="4472C4" w:themeColor="accent1"/>
                          <w:sz w:val="18"/>
                          <w:szCs w:val="18"/>
                        </w:rPr>
                        <w:t>Hernánde</w:t>
                      </w:r>
                      <w:r w:rsidR="00F95CD5" w:rsidRPr="002752C4">
                        <w:rPr>
                          <w:color w:val="4472C4" w:themeColor="accent1"/>
                          <w:sz w:val="18"/>
                          <w:szCs w:val="18"/>
                        </w:rPr>
                        <w:t xml:space="preserve">z. </w:t>
                      </w:r>
                      <w:r w:rsidRPr="002752C4">
                        <w:rPr>
                          <w:color w:val="4472C4" w:themeColor="accent1"/>
                          <w:sz w:val="18"/>
                          <w:szCs w:val="18"/>
                        </w:rPr>
                        <w:t>2010</w:t>
                      </w:r>
                      <w:r w:rsidR="00EA6D8B" w:rsidRPr="002752C4">
                        <w:rPr>
                          <w:color w:val="4472C4" w:themeColor="accent1"/>
                          <w:sz w:val="18"/>
                          <w:szCs w:val="18"/>
                        </w:rPr>
                        <w:t>)</w:t>
                      </w:r>
                    </w:p>
                  </w:txbxContent>
                </v:textbox>
                <w10:wrap type="square" anchorx="margin"/>
              </v:shape>
            </w:pict>
          </mc:Fallback>
        </mc:AlternateContent>
      </w:r>
    </w:p>
    <w:p w14:paraId="7D8CE27A" w14:textId="14B6A932" w:rsidR="00CF2C8A" w:rsidRPr="009C28D6" w:rsidRDefault="00CF2C8A" w:rsidP="009C28D6">
      <w:pPr>
        <w:spacing w:line="360" w:lineRule="auto"/>
        <w:jc w:val="both"/>
        <w:rPr>
          <w:rFonts w:ascii="Times New Roman" w:eastAsia="Arial" w:hAnsi="Times New Roman" w:cs="Times New Roman"/>
          <w:spacing w:val="-1"/>
          <w:sz w:val="24"/>
          <w:szCs w:val="24"/>
        </w:rPr>
      </w:pPr>
    </w:p>
    <w:p w14:paraId="437CBE92" w14:textId="7916D5F7" w:rsidR="00EA6D8B" w:rsidRPr="009C28D6" w:rsidRDefault="00EA6D8B"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Para determinar eficazmente el tipo de materiales para una construcción se deben tener en cuenta distintos factores como: </w:t>
      </w:r>
    </w:p>
    <w:p w14:paraId="7C1B61EF" w14:textId="3443C5D4" w:rsidR="00EA6D8B" w:rsidRPr="009C28D6" w:rsidRDefault="00211A4C" w:rsidP="009C28D6">
      <w:pPr>
        <w:pStyle w:val="Prrafodelista"/>
        <w:numPr>
          <w:ilvl w:val="0"/>
          <w:numId w:val="2"/>
        </w:num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La i</w:t>
      </w:r>
      <w:r w:rsidR="00EA6D8B" w:rsidRPr="009C28D6">
        <w:rPr>
          <w:rFonts w:ascii="Times New Roman" w:eastAsia="Arial" w:hAnsi="Times New Roman" w:cs="Times New Roman"/>
          <w:spacing w:val="-1"/>
          <w:sz w:val="24"/>
          <w:szCs w:val="24"/>
        </w:rPr>
        <w:t>dentificación de todos los productos y materiales que se requerirán</w:t>
      </w:r>
    </w:p>
    <w:p w14:paraId="211AD495" w14:textId="72FAD97C" w:rsidR="00EA6D8B" w:rsidRPr="009C28D6" w:rsidRDefault="00211A4C" w:rsidP="009C28D6">
      <w:pPr>
        <w:pStyle w:val="Prrafodelista"/>
        <w:numPr>
          <w:ilvl w:val="0"/>
          <w:numId w:val="2"/>
        </w:num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La p</w:t>
      </w:r>
      <w:r w:rsidR="00EA6D8B" w:rsidRPr="009C28D6">
        <w:rPr>
          <w:rFonts w:ascii="Times New Roman" w:eastAsia="Arial" w:hAnsi="Times New Roman" w:cs="Times New Roman"/>
          <w:spacing w:val="-1"/>
          <w:sz w:val="24"/>
          <w:szCs w:val="24"/>
        </w:rPr>
        <w:t>revención y reducción de desperdicios</w:t>
      </w:r>
    </w:p>
    <w:p w14:paraId="7BF88056" w14:textId="049117D0" w:rsidR="00EA6D8B" w:rsidRPr="009C28D6" w:rsidRDefault="00211A4C" w:rsidP="009C28D6">
      <w:pPr>
        <w:pStyle w:val="Prrafodelista"/>
        <w:numPr>
          <w:ilvl w:val="0"/>
          <w:numId w:val="2"/>
        </w:num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El r</w:t>
      </w:r>
      <w:r w:rsidR="00EA6D8B" w:rsidRPr="009C28D6">
        <w:rPr>
          <w:rFonts w:ascii="Times New Roman" w:eastAsia="Arial" w:hAnsi="Times New Roman" w:cs="Times New Roman"/>
          <w:spacing w:val="-1"/>
          <w:sz w:val="24"/>
          <w:szCs w:val="24"/>
        </w:rPr>
        <w:t xml:space="preserve">eúso </w:t>
      </w:r>
    </w:p>
    <w:p w14:paraId="52C5DF7E" w14:textId="1D5628C7" w:rsidR="00EA6D8B" w:rsidRPr="009C28D6" w:rsidRDefault="00211A4C" w:rsidP="009C28D6">
      <w:pPr>
        <w:pStyle w:val="Prrafodelista"/>
        <w:numPr>
          <w:ilvl w:val="0"/>
          <w:numId w:val="2"/>
        </w:num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El r</w:t>
      </w:r>
      <w:r w:rsidR="00EA6D8B" w:rsidRPr="009C28D6">
        <w:rPr>
          <w:rFonts w:ascii="Times New Roman" w:eastAsia="Arial" w:hAnsi="Times New Roman" w:cs="Times New Roman"/>
          <w:spacing w:val="-1"/>
          <w:sz w:val="24"/>
          <w:szCs w:val="24"/>
        </w:rPr>
        <w:t>eciclaje y uso de productos con contenido reciclado</w:t>
      </w:r>
    </w:p>
    <w:p w14:paraId="7CF55C3E" w14:textId="22C0C8FB" w:rsidR="00D01B0B" w:rsidRDefault="00D01B0B" w:rsidP="009C28D6">
      <w:pPr>
        <w:spacing w:line="360" w:lineRule="auto"/>
        <w:jc w:val="both"/>
        <w:rPr>
          <w:rFonts w:ascii="Times New Roman" w:eastAsia="Arial" w:hAnsi="Times New Roman" w:cs="Times New Roman"/>
          <w:spacing w:val="-1"/>
          <w:sz w:val="24"/>
          <w:szCs w:val="24"/>
        </w:rPr>
      </w:pPr>
    </w:p>
    <w:p w14:paraId="7A546DE0" w14:textId="1549306E" w:rsidR="00EA6D8B" w:rsidRPr="00806253" w:rsidRDefault="00EA6D8B" w:rsidP="009C28D6">
      <w:pPr>
        <w:spacing w:line="360" w:lineRule="auto"/>
        <w:rPr>
          <w:rFonts w:ascii="Times New Roman" w:eastAsia="Arial" w:hAnsi="Times New Roman" w:cs="Times New Roman"/>
          <w:color w:val="808080" w:themeColor="background1" w:themeShade="80"/>
          <w:spacing w:val="-1"/>
          <w:sz w:val="24"/>
          <w:szCs w:val="24"/>
        </w:rPr>
      </w:pPr>
      <w:r w:rsidRPr="00806253">
        <w:rPr>
          <w:rFonts w:ascii="Times New Roman" w:eastAsia="Arial" w:hAnsi="Times New Roman" w:cs="Times New Roman"/>
          <w:color w:val="808080" w:themeColor="background1" w:themeShade="80"/>
          <w:spacing w:val="-1"/>
          <w:sz w:val="24"/>
          <w:szCs w:val="24"/>
        </w:rPr>
        <w:t xml:space="preserve">Recomendaciones técnicas para la selección </w:t>
      </w:r>
      <w:r w:rsidR="00D01B0B" w:rsidRPr="00806253">
        <w:rPr>
          <w:rFonts w:ascii="Times New Roman" w:eastAsia="Arial" w:hAnsi="Times New Roman" w:cs="Times New Roman"/>
          <w:color w:val="808080" w:themeColor="background1" w:themeShade="80"/>
          <w:spacing w:val="-1"/>
          <w:sz w:val="24"/>
          <w:szCs w:val="24"/>
        </w:rPr>
        <w:t xml:space="preserve">de materiales </w:t>
      </w:r>
    </w:p>
    <w:p w14:paraId="4A5C18A1" w14:textId="7935D12C" w:rsidR="00211A4C" w:rsidRPr="00211A4C" w:rsidRDefault="00211A4C" w:rsidP="009C28D6">
      <w:pPr>
        <w:spacing w:line="360" w:lineRule="auto"/>
        <w:rPr>
          <w:rFonts w:ascii="Times New Roman" w:eastAsia="Arial" w:hAnsi="Times New Roman" w:cs="Times New Roman"/>
          <w:spacing w:val="-1"/>
          <w:sz w:val="24"/>
          <w:szCs w:val="24"/>
        </w:rPr>
      </w:pPr>
      <w:r w:rsidRPr="00211A4C">
        <w:rPr>
          <w:rFonts w:ascii="Times New Roman" w:eastAsia="Arial" w:hAnsi="Times New Roman" w:cs="Times New Roman"/>
          <w:spacing w:val="-1"/>
          <w:sz w:val="24"/>
          <w:szCs w:val="24"/>
        </w:rPr>
        <w:t>Se considera</w:t>
      </w:r>
      <w:r>
        <w:rPr>
          <w:rFonts w:ascii="Times New Roman" w:eastAsia="Arial" w:hAnsi="Times New Roman" w:cs="Times New Roman"/>
          <w:spacing w:val="-1"/>
          <w:sz w:val="24"/>
          <w:szCs w:val="24"/>
        </w:rPr>
        <w:t>n</w:t>
      </w:r>
      <w:r w:rsidRPr="00211A4C">
        <w:rPr>
          <w:rFonts w:ascii="Times New Roman" w:eastAsia="Arial" w:hAnsi="Times New Roman" w:cs="Times New Roman"/>
          <w:spacing w:val="-1"/>
          <w:sz w:val="24"/>
          <w:szCs w:val="24"/>
        </w:rPr>
        <w:t xml:space="preserve"> esencial</w:t>
      </w:r>
      <w:r>
        <w:rPr>
          <w:rFonts w:ascii="Times New Roman" w:eastAsia="Arial" w:hAnsi="Times New Roman" w:cs="Times New Roman"/>
          <w:spacing w:val="-1"/>
          <w:sz w:val="24"/>
          <w:szCs w:val="24"/>
        </w:rPr>
        <w:t>es algunas medidas para la selección de materiales como la:</w:t>
      </w:r>
    </w:p>
    <w:p w14:paraId="769F85B4" w14:textId="3D6096F9" w:rsidR="00D01B0B" w:rsidRPr="009C28D6" w:rsidRDefault="00D01B0B" w:rsidP="009C28D6">
      <w:pPr>
        <w:pStyle w:val="Prrafodelista"/>
        <w:numPr>
          <w:ilvl w:val="0"/>
          <w:numId w:val="3"/>
        </w:numPr>
        <w:spacing w:line="360" w:lineRule="auto"/>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Ubicación de los espacios o locales más vulnerables</w:t>
      </w:r>
    </w:p>
    <w:p w14:paraId="3D8CA4C6" w14:textId="19F82D05" w:rsidR="00D01B0B" w:rsidRPr="009C28D6" w:rsidRDefault="00D01B0B" w:rsidP="009C28D6">
      <w:pPr>
        <w:pStyle w:val="Prrafodelista"/>
        <w:numPr>
          <w:ilvl w:val="0"/>
          <w:numId w:val="3"/>
        </w:numPr>
        <w:spacing w:line="360" w:lineRule="auto"/>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Selección de materiales cuya composición física y química sea confiable</w:t>
      </w:r>
    </w:p>
    <w:p w14:paraId="60E3CB8B" w14:textId="5ABEDCD8" w:rsidR="00D01B0B" w:rsidRPr="009C28D6" w:rsidRDefault="005F70ED" w:rsidP="009C28D6">
      <w:pPr>
        <w:pStyle w:val="Prrafodelista"/>
        <w:numPr>
          <w:ilvl w:val="0"/>
          <w:numId w:val="3"/>
        </w:numPr>
        <w:spacing w:line="360" w:lineRule="auto"/>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Revisión de especificaciones</w:t>
      </w:r>
    </w:p>
    <w:p w14:paraId="672B2847" w14:textId="6CC45BA2" w:rsidR="005F70ED" w:rsidRPr="009C28D6" w:rsidRDefault="007806AE" w:rsidP="009C28D6">
      <w:pPr>
        <w:pStyle w:val="Prrafodelista"/>
        <w:numPr>
          <w:ilvl w:val="0"/>
          <w:numId w:val="3"/>
        </w:numPr>
        <w:spacing w:line="360" w:lineRule="auto"/>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lastRenderedPageBreak/>
        <w:t>Realización de pruebas de laboratorio</w:t>
      </w:r>
    </w:p>
    <w:p w14:paraId="43FC42CC" w14:textId="616AEA48" w:rsidR="007806AE" w:rsidRPr="009C28D6" w:rsidRDefault="007806AE" w:rsidP="009C28D6">
      <w:pPr>
        <w:pStyle w:val="Prrafodelista"/>
        <w:numPr>
          <w:ilvl w:val="0"/>
          <w:numId w:val="3"/>
        </w:numPr>
        <w:spacing w:line="360" w:lineRule="auto"/>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Obtención de asesoría o consultoría especializada</w:t>
      </w:r>
    </w:p>
    <w:p w14:paraId="5DAAACF6" w14:textId="02DD0C24" w:rsidR="007806AE" w:rsidRPr="009C28D6" w:rsidRDefault="007806AE" w:rsidP="009C28D6">
      <w:pPr>
        <w:pStyle w:val="Prrafodelista"/>
        <w:numPr>
          <w:ilvl w:val="0"/>
          <w:numId w:val="3"/>
        </w:numPr>
        <w:spacing w:line="360" w:lineRule="auto"/>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Sustitución de materiales nocivos</w:t>
      </w:r>
    </w:p>
    <w:p w14:paraId="75276DA8" w14:textId="5EB4319C" w:rsidR="007806AE" w:rsidRPr="009C28D6" w:rsidRDefault="00B8311F" w:rsidP="00907A23">
      <w:pPr>
        <w:spacing w:line="360" w:lineRule="auto"/>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w:t>
      </w:r>
      <w:r w:rsidR="007806AE" w:rsidRPr="009C28D6">
        <w:rPr>
          <w:rFonts w:ascii="Times New Roman" w:eastAsia="Arial" w:hAnsi="Times New Roman" w:cs="Times New Roman"/>
          <w:spacing w:val="-1"/>
          <w:sz w:val="24"/>
          <w:szCs w:val="24"/>
        </w:rPr>
        <w:t>Hernández</w:t>
      </w:r>
      <w:r>
        <w:rPr>
          <w:rFonts w:ascii="Times New Roman" w:eastAsia="Arial" w:hAnsi="Times New Roman" w:cs="Times New Roman"/>
          <w:spacing w:val="-1"/>
          <w:sz w:val="24"/>
          <w:szCs w:val="24"/>
        </w:rPr>
        <w:t xml:space="preserve">. </w:t>
      </w:r>
      <w:r w:rsidR="007806AE" w:rsidRPr="009C28D6">
        <w:rPr>
          <w:rFonts w:ascii="Times New Roman" w:eastAsia="Arial" w:hAnsi="Times New Roman" w:cs="Times New Roman"/>
          <w:spacing w:val="-1"/>
          <w:sz w:val="24"/>
          <w:szCs w:val="24"/>
        </w:rPr>
        <w:t>2016)</w:t>
      </w:r>
    </w:p>
    <w:p w14:paraId="0E16C7EF" w14:textId="1D6D3B6A" w:rsidR="007806AE" w:rsidRPr="009C28D6" w:rsidRDefault="007806AE"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Cuando </w:t>
      </w:r>
      <w:r w:rsidR="00907A23">
        <w:rPr>
          <w:rFonts w:ascii="Times New Roman" w:eastAsia="Arial" w:hAnsi="Times New Roman" w:cs="Times New Roman"/>
          <w:spacing w:val="-1"/>
          <w:sz w:val="24"/>
          <w:szCs w:val="24"/>
        </w:rPr>
        <w:t>se</w:t>
      </w:r>
      <w:r w:rsidRPr="009C28D6">
        <w:rPr>
          <w:rFonts w:ascii="Times New Roman" w:eastAsia="Arial" w:hAnsi="Times New Roman" w:cs="Times New Roman"/>
          <w:spacing w:val="-1"/>
          <w:sz w:val="24"/>
          <w:szCs w:val="24"/>
        </w:rPr>
        <w:t xml:space="preserve"> enfrenta la disyuntiva de emplear materiales naturales </w:t>
      </w:r>
      <w:r w:rsidR="00D86802" w:rsidRPr="009C28D6">
        <w:rPr>
          <w:rFonts w:ascii="Times New Roman" w:eastAsia="Arial" w:hAnsi="Times New Roman" w:cs="Times New Roman"/>
          <w:spacing w:val="-1"/>
          <w:sz w:val="24"/>
          <w:szCs w:val="24"/>
        </w:rPr>
        <w:t xml:space="preserve">(de bajo impacto ambiental) </w:t>
      </w:r>
      <w:r w:rsidRPr="009C28D6">
        <w:rPr>
          <w:rFonts w:ascii="Times New Roman" w:eastAsia="Arial" w:hAnsi="Times New Roman" w:cs="Times New Roman"/>
          <w:spacing w:val="-1"/>
          <w:sz w:val="24"/>
          <w:szCs w:val="24"/>
        </w:rPr>
        <w:t xml:space="preserve">y </w:t>
      </w:r>
      <w:r w:rsidR="00D86802" w:rsidRPr="009C28D6">
        <w:rPr>
          <w:rFonts w:ascii="Times New Roman" w:eastAsia="Arial" w:hAnsi="Times New Roman" w:cs="Times New Roman"/>
          <w:spacing w:val="-1"/>
          <w:sz w:val="24"/>
          <w:szCs w:val="24"/>
        </w:rPr>
        <w:t>promotores d</w:t>
      </w:r>
      <w:r w:rsidRPr="009C28D6">
        <w:rPr>
          <w:rFonts w:ascii="Times New Roman" w:eastAsia="Arial" w:hAnsi="Times New Roman" w:cs="Times New Roman"/>
          <w:spacing w:val="-1"/>
          <w:sz w:val="24"/>
          <w:szCs w:val="24"/>
        </w:rPr>
        <w:t>el bienestar humano</w:t>
      </w:r>
      <w:r w:rsidR="00D86802" w:rsidRPr="009C28D6">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 xml:space="preserve"> es necesario hacer una retrospectiva para identificar cuáles eran las opciones </w:t>
      </w:r>
      <w:r w:rsidR="00C16AD4" w:rsidRPr="009C28D6">
        <w:rPr>
          <w:rFonts w:ascii="Times New Roman" w:eastAsia="Arial" w:hAnsi="Times New Roman" w:cs="Times New Roman"/>
          <w:spacing w:val="-1"/>
          <w:sz w:val="24"/>
          <w:szCs w:val="24"/>
        </w:rPr>
        <w:t xml:space="preserve">del pasado </w:t>
      </w:r>
      <w:r w:rsidRPr="009C28D6">
        <w:rPr>
          <w:rFonts w:ascii="Times New Roman" w:eastAsia="Arial" w:hAnsi="Times New Roman" w:cs="Times New Roman"/>
          <w:spacing w:val="-1"/>
          <w:sz w:val="24"/>
          <w:szCs w:val="24"/>
        </w:rPr>
        <w:t>y las prácticas ancestrales</w:t>
      </w:r>
      <w:r w:rsidR="00E92593">
        <w:rPr>
          <w:rFonts w:ascii="Times New Roman" w:eastAsia="Arial" w:hAnsi="Times New Roman" w:cs="Times New Roman"/>
          <w:spacing w:val="-1"/>
          <w:sz w:val="24"/>
          <w:szCs w:val="24"/>
        </w:rPr>
        <w:t xml:space="preserve">, que hoy día pueden ser retomadas. </w:t>
      </w:r>
    </w:p>
    <w:p w14:paraId="24B980CA" w14:textId="5E292E2C" w:rsidR="00C16AD4" w:rsidRPr="009C28D6" w:rsidRDefault="00C16AD4"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Esta revisión, permite analizar y proponer soluciones adecuadas al contexto climático y </w:t>
      </w:r>
      <w:r w:rsidR="003003A7" w:rsidRPr="009C28D6">
        <w:rPr>
          <w:rFonts w:ascii="Times New Roman" w:eastAsia="Arial" w:hAnsi="Times New Roman" w:cs="Times New Roman"/>
          <w:spacing w:val="-1"/>
          <w:sz w:val="24"/>
          <w:szCs w:val="24"/>
        </w:rPr>
        <w:t>temporal</w:t>
      </w:r>
      <w:r w:rsidRPr="009C28D6">
        <w:rPr>
          <w:rFonts w:ascii="Times New Roman" w:eastAsia="Arial" w:hAnsi="Times New Roman" w:cs="Times New Roman"/>
          <w:spacing w:val="-1"/>
          <w:sz w:val="24"/>
          <w:szCs w:val="24"/>
        </w:rPr>
        <w:t xml:space="preserve">, </w:t>
      </w:r>
      <w:r w:rsidR="00671572">
        <w:rPr>
          <w:rFonts w:ascii="Times New Roman" w:eastAsia="Arial" w:hAnsi="Times New Roman" w:cs="Times New Roman"/>
          <w:spacing w:val="-1"/>
          <w:sz w:val="24"/>
          <w:szCs w:val="24"/>
        </w:rPr>
        <w:t xml:space="preserve">pero </w:t>
      </w:r>
      <w:r w:rsidRPr="009C28D6">
        <w:rPr>
          <w:rFonts w:ascii="Times New Roman" w:eastAsia="Arial" w:hAnsi="Times New Roman" w:cs="Times New Roman"/>
          <w:spacing w:val="-1"/>
          <w:sz w:val="24"/>
          <w:szCs w:val="24"/>
        </w:rPr>
        <w:t>también</w:t>
      </w:r>
      <w:r w:rsidR="003003A7" w:rsidRPr="009C28D6">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 xml:space="preserve"> apegar</w:t>
      </w:r>
      <w:r w:rsidR="00907A23">
        <w:rPr>
          <w:rFonts w:ascii="Times New Roman" w:eastAsia="Arial" w:hAnsi="Times New Roman" w:cs="Times New Roman"/>
          <w:spacing w:val="-1"/>
          <w:sz w:val="24"/>
          <w:szCs w:val="24"/>
        </w:rPr>
        <w:t>se</w:t>
      </w:r>
      <w:r w:rsidRPr="009C28D6">
        <w:rPr>
          <w:rFonts w:ascii="Times New Roman" w:eastAsia="Arial" w:hAnsi="Times New Roman" w:cs="Times New Roman"/>
          <w:spacing w:val="-1"/>
          <w:sz w:val="24"/>
          <w:szCs w:val="24"/>
        </w:rPr>
        <w:t xml:space="preserve"> a la </w:t>
      </w:r>
      <w:r w:rsidR="003003A7" w:rsidRPr="009C28D6">
        <w:rPr>
          <w:rFonts w:ascii="Times New Roman" w:eastAsia="Arial" w:hAnsi="Times New Roman" w:cs="Times New Roman"/>
          <w:spacing w:val="-1"/>
          <w:sz w:val="24"/>
          <w:szCs w:val="24"/>
        </w:rPr>
        <w:t xml:space="preserve">concepción holística o </w:t>
      </w:r>
      <w:r w:rsidRPr="009C28D6">
        <w:rPr>
          <w:rFonts w:ascii="Times New Roman" w:eastAsia="Arial" w:hAnsi="Times New Roman" w:cs="Times New Roman"/>
          <w:spacing w:val="-1"/>
          <w:sz w:val="24"/>
          <w:szCs w:val="24"/>
        </w:rPr>
        <w:t xml:space="preserve">integración de las construcciones </w:t>
      </w:r>
      <w:r w:rsidR="003003A7" w:rsidRPr="009C28D6">
        <w:rPr>
          <w:rFonts w:ascii="Times New Roman" w:eastAsia="Arial" w:hAnsi="Times New Roman" w:cs="Times New Roman"/>
          <w:spacing w:val="-1"/>
          <w:sz w:val="24"/>
          <w:szCs w:val="24"/>
        </w:rPr>
        <w:t>a</w:t>
      </w:r>
      <w:r w:rsidRPr="009C28D6">
        <w:rPr>
          <w:rFonts w:ascii="Times New Roman" w:eastAsia="Arial" w:hAnsi="Times New Roman" w:cs="Times New Roman"/>
          <w:spacing w:val="-1"/>
          <w:sz w:val="24"/>
          <w:szCs w:val="24"/>
        </w:rPr>
        <w:t xml:space="preserve"> su entorno.</w:t>
      </w:r>
      <w:r w:rsidR="00652CC3">
        <w:rPr>
          <w:rFonts w:ascii="Times New Roman" w:eastAsia="Arial" w:hAnsi="Times New Roman" w:cs="Times New Roman"/>
          <w:spacing w:val="-1"/>
          <w:sz w:val="24"/>
          <w:szCs w:val="24"/>
        </w:rPr>
        <w:t xml:space="preserve"> (Bueno. 2006)</w:t>
      </w:r>
    </w:p>
    <w:p w14:paraId="0FC6AD6A" w14:textId="2EC19093" w:rsidR="00271981" w:rsidRDefault="003E4470" w:rsidP="009C28D6">
      <w:p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 xml:space="preserve">Muchos de los materiales de construcción que </w:t>
      </w:r>
      <w:r w:rsidR="00E92593">
        <w:rPr>
          <w:rFonts w:ascii="Times New Roman" w:eastAsia="Arial" w:hAnsi="Times New Roman" w:cs="Times New Roman"/>
          <w:spacing w:val="-1"/>
          <w:sz w:val="24"/>
          <w:szCs w:val="24"/>
        </w:rPr>
        <w:t>se utilizan</w:t>
      </w:r>
      <w:r>
        <w:rPr>
          <w:rFonts w:ascii="Times New Roman" w:eastAsia="Arial" w:hAnsi="Times New Roman" w:cs="Times New Roman"/>
          <w:spacing w:val="-1"/>
          <w:sz w:val="24"/>
          <w:szCs w:val="24"/>
        </w:rPr>
        <w:t xml:space="preserve"> para recubrir superficies, tienen un efecto directo en la salud de los ocupantes porque </w:t>
      </w:r>
      <w:r w:rsidR="001E4E84">
        <w:rPr>
          <w:rFonts w:ascii="Times New Roman" w:eastAsia="Arial" w:hAnsi="Times New Roman" w:cs="Times New Roman"/>
          <w:spacing w:val="-1"/>
          <w:sz w:val="24"/>
          <w:szCs w:val="24"/>
        </w:rPr>
        <w:t>-</w:t>
      </w:r>
      <w:r>
        <w:rPr>
          <w:rFonts w:ascii="Times New Roman" w:eastAsia="Arial" w:hAnsi="Times New Roman" w:cs="Times New Roman"/>
          <w:spacing w:val="-1"/>
          <w:sz w:val="24"/>
          <w:szCs w:val="24"/>
        </w:rPr>
        <w:t>en su mayoría</w:t>
      </w:r>
      <w:r w:rsidR="001E4E84">
        <w:rPr>
          <w:rFonts w:ascii="Times New Roman" w:eastAsia="Arial" w:hAnsi="Times New Roman" w:cs="Times New Roman"/>
          <w:spacing w:val="-1"/>
          <w:sz w:val="24"/>
          <w:szCs w:val="24"/>
        </w:rPr>
        <w:t>-</w:t>
      </w:r>
      <w:r>
        <w:rPr>
          <w:rFonts w:ascii="Times New Roman" w:eastAsia="Arial" w:hAnsi="Times New Roman" w:cs="Times New Roman"/>
          <w:spacing w:val="-1"/>
          <w:sz w:val="24"/>
          <w:szCs w:val="24"/>
        </w:rPr>
        <w:t>, mientras más industrializados sean, mayor probabilidad t</w:t>
      </w:r>
      <w:r w:rsidR="001E4E84">
        <w:rPr>
          <w:rFonts w:ascii="Times New Roman" w:eastAsia="Arial" w:hAnsi="Times New Roman" w:cs="Times New Roman"/>
          <w:spacing w:val="-1"/>
          <w:sz w:val="24"/>
          <w:szCs w:val="24"/>
        </w:rPr>
        <w:t>endrán</w:t>
      </w:r>
      <w:r>
        <w:rPr>
          <w:rFonts w:ascii="Times New Roman" w:eastAsia="Arial" w:hAnsi="Times New Roman" w:cs="Times New Roman"/>
          <w:spacing w:val="-1"/>
          <w:sz w:val="24"/>
          <w:szCs w:val="24"/>
        </w:rPr>
        <w:t xml:space="preserve"> de descomponerse y presentar patologías. </w:t>
      </w:r>
      <w:r w:rsidR="001E4E84">
        <w:rPr>
          <w:rFonts w:ascii="Times New Roman" w:eastAsia="Arial" w:hAnsi="Times New Roman" w:cs="Times New Roman"/>
          <w:spacing w:val="-1"/>
          <w:sz w:val="24"/>
          <w:szCs w:val="24"/>
        </w:rPr>
        <w:t>Por eso,</w:t>
      </w:r>
      <w:r w:rsidR="007942D9">
        <w:rPr>
          <w:rFonts w:ascii="Times New Roman" w:eastAsia="Arial" w:hAnsi="Times New Roman" w:cs="Times New Roman"/>
          <w:spacing w:val="-1"/>
          <w:sz w:val="24"/>
          <w:szCs w:val="24"/>
        </w:rPr>
        <w:t xml:space="preserve"> la importancia de conocer los niveles máximos permisibles de emisión a la atmósfera de Compuestos Orgánicos Volátiles (COV</w:t>
      </w:r>
      <w:r w:rsidR="00E92593">
        <w:rPr>
          <w:rFonts w:ascii="Times New Roman" w:eastAsia="Arial" w:hAnsi="Times New Roman" w:cs="Times New Roman"/>
          <w:spacing w:val="-1"/>
          <w:sz w:val="24"/>
          <w:szCs w:val="24"/>
        </w:rPr>
        <w:t>’s</w:t>
      </w:r>
      <w:r w:rsidR="007942D9">
        <w:rPr>
          <w:rFonts w:ascii="Times New Roman" w:eastAsia="Arial" w:hAnsi="Times New Roman" w:cs="Times New Roman"/>
          <w:spacing w:val="-1"/>
          <w:sz w:val="24"/>
          <w:szCs w:val="24"/>
        </w:rPr>
        <w:t>) porque este factor</w:t>
      </w:r>
      <w:r w:rsidR="00E92593">
        <w:rPr>
          <w:rFonts w:ascii="Times New Roman" w:eastAsia="Arial" w:hAnsi="Times New Roman" w:cs="Times New Roman"/>
          <w:spacing w:val="-1"/>
          <w:sz w:val="24"/>
          <w:szCs w:val="24"/>
        </w:rPr>
        <w:t>,</w:t>
      </w:r>
      <w:r w:rsidR="007942D9">
        <w:rPr>
          <w:rFonts w:ascii="Times New Roman" w:eastAsia="Arial" w:hAnsi="Times New Roman" w:cs="Times New Roman"/>
          <w:spacing w:val="-1"/>
          <w:sz w:val="24"/>
          <w:szCs w:val="24"/>
        </w:rPr>
        <w:t xml:space="preserve"> también es determinante</w:t>
      </w:r>
      <w:r w:rsidR="00BB0A35">
        <w:rPr>
          <w:rFonts w:ascii="Times New Roman" w:eastAsia="Arial" w:hAnsi="Times New Roman" w:cs="Times New Roman"/>
          <w:spacing w:val="-1"/>
          <w:sz w:val="24"/>
          <w:szCs w:val="24"/>
        </w:rPr>
        <w:t xml:space="preserve"> </w:t>
      </w:r>
      <w:r w:rsidR="00671572">
        <w:rPr>
          <w:rFonts w:ascii="Times New Roman" w:eastAsia="Arial" w:hAnsi="Times New Roman" w:cs="Times New Roman"/>
          <w:spacing w:val="-1"/>
          <w:sz w:val="24"/>
          <w:szCs w:val="24"/>
        </w:rPr>
        <w:t xml:space="preserve">para el mantenimiento de los espacios, una vez que estén en operación. </w:t>
      </w:r>
      <w:r w:rsidR="00BB0A35">
        <w:rPr>
          <w:rFonts w:ascii="Times New Roman" w:eastAsia="Arial" w:hAnsi="Times New Roman" w:cs="Times New Roman"/>
          <w:spacing w:val="-1"/>
          <w:sz w:val="24"/>
          <w:szCs w:val="24"/>
        </w:rPr>
        <w:t xml:space="preserve"> </w:t>
      </w:r>
    </w:p>
    <w:p w14:paraId="0B60B452" w14:textId="07BA61E3" w:rsidR="00BB0A35" w:rsidRDefault="00BB0A35" w:rsidP="009C28D6">
      <w:p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 xml:space="preserve">Aunque sean </w:t>
      </w:r>
      <w:r w:rsidR="001E4E84">
        <w:rPr>
          <w:rFonts w:ascii="Times New Roman" w:eastAsia="Arial" w:hAnsi="Times New Roman" w:cs="Times New Roman"/>
          <w:spacing w:val="-1"/>
          <w:sz w:val="24"/>
          <w:szCs w:val="24"/>
        </w:rPr>
        <w:t>elementos tóxicos</w:t>
      </w:r>
      <w:r>
        <w:rPr>
          <w:rFonts w:ascii="Times New Roman" w:eastAsia="Arial" w:hAnsi="Times New Roman" w:cs="Times New Roman"/>
          <w:spacing w:val="-1"/>
          <w:sz w:val="24"/>
          <w:szCs w:val="24"/>
        </w:rPr>
        <w:t xml:space="preserve"> que difícilmente se podrán apreciar de forma visual o táctil, gran parte de los COV</w:t>
      </w:r>
      <w:r w:rsidR="001E4E84">
        <w:rPr>
          <w:rFonts w:ascii="Times New Roman" w:eastAsia="Arial" w:hAnsi="Times New Roman" w:cs="Times New Roman"/>
          <w:spacing w:val="-1"/>
          <w:sz w:val="24"/>
          <w:szCs w:val="24"/>
        </w:rPr>
        <w:t>’s</w:t>
      </w:r>
      <w:r>
        <w:rPr>
          <w:rFonts w:ascii="Times New Roman" w:eastAsia="Arial" w:hAnsi="Times New Roman" w:cs="Times New Roman"/>
          <w:spacing w:val="-1"/>
          <w:sz w:val="24"/>
          <w:szCs w:val="24"/>
        </w:rPr>
        <w:t xml:space="preserve"> se pueden oler y ese es un indicativo de que existen</w:t>
      </w:r>
      <w:r w:rsidR="001E4E84">
        <w:rPr>
          <w:rFonts w:ascii="Times New Roman" w:eastAsia="Arial" w:hAnsi="Times New Roman" w:cs="Times New Roman"/>
          <w:spacing w:val="-1"/>
          <w:sz w:val="24"/>
          <w:szCs w:val="24"/>
        </w:rPr>
        <w:t xml:space="preserve"> y de que pueden afectar la salud de l</w:t>
      </w:r>
      <w:r w:rsidR="00671572">
        <w:rPr>
          <w:rFonts w:ascii="Times New Roman" w:eastAsia="Arial" w:hAnsi="Times New Roman" w:cs="Times New Roman"/>
          <w:spacing w:val="-1"/>
          <w:sz w:val="24"/>
          <w:szCs w:val="24"/>
        </w:rPr>
        <w:t xml:space="preserve">as personas o </w:t>
      </w:r>
      <w:r w:rsidR="006322D7">
        <w:rPr>
          <w:rFonts w:ascii="Times New Roman" w:eastAsia="Arial" w:hAnsi="Times New Roman" w:cs="Times New Roman"/>
          <w:spacing w:val="-1"/>
          <w:sz w:val="24"/>
          <w:szCs w:val="24"/>
        </w:rPr>
        <w:t xml:space="preserve">la integridad de los </w:t>
      </w:r>
      <w:r w:rsidR="00671572">
        <w:rPr>
          <w:rFonts w:ascii="Times New Roman" w:eastAsia="Arial" w:hAnsi="Times New Roman" w:cs="Times New Roman"/>
          <w:spacing w:val="-1"/>
          <w:sz w:val="24"/>
          <w:szCs w:val="24"/>
        </w:rPr>
        <w:t>seres vivos que permanezcan en el sitio</w:t>
      </w:r>
      <w:r w:rsidR="001E4E84">
        <w:rPr>
          <w:rFonts w:ascii="Times New Roman" w:eastAsia="Arial" w:hAnsi="Times New Roman" w:cs="Times New Roman"/>
          <w:spacing w:val="-1"/>
          <w:sz w:val="24"/>
          <w:szCs w:val="24"/>
        </w:rPr>
        <w:t xml:space="preserve">. </w:t>
      </w:r>
    </w:p>
    <w:p w14:paraId="38894992" w14:textId="16CA1922" w:rsidR="003E4470" w:rsidRDefault="003E4470" w:rsidP="009C28D6">
      <w:pPr>
        <w:spacing w:line="360" w:lineRule="auto"/>
        <w:jc w:val="both"/>
        <w:rPr>
          <w:rFonts w:ascii="Times New Roman" w:eastAsia="Arial" w:hAnsi="Times New Roman" w:cs="Times New Roman"/>
          <w:spacing w:val="-1"/>
          <w:sz w:val="24"/>
          <w:szCs w:val="24"/>
        </w:rPr>
      </w:pPr>
    </w:p>
    <w:p w14:paraId="6232E0D3" w14:textId="54E7F6B0" w:rsidR="00E92593" w:rsidRDefault="00E92593" w:rsidP="009C28D6">
      <w:pPr>
        <w:spacing w:line="360" w:lineRule="auto"/>
        <w:jc w:val="both"/>
        <w:rPr>
          <w:rFonts w:ascii="Times New Roman" w:eastAsia="Arial" w:hAnsi="Times New Roman" w:cs="Times New Roman"/>
          <w:spacing w:val="-1"/>
          <w:sz w:val="24"/>
          <w:szCs w:val="24"/>
        </w:rPr>
      </w:pPr>
    </w:p>
    <w:p w14:paraId="61EF9753" w14:textId="3F8D3FBE" w:rsidR="00E92593" w:rsidRDefault="00E92593" w:rsidP="009C28D6">
      <w:pPr>
        <w:spacing w:line="360" w:lineRule="auto"/>
        <w:jc w:val="both"/>
        <w:rPr>
          <w:rFonts w:ascii="Times New Roman" w:eastAsia="Arial" w:hAnsi="Times New Roman" w:cs="Times New Roman"/>
          <w:spacing w:val="-1"/>
          <w:sz w:val="24"/>
          <w:szCs w:val="24"/>
        </w:rPr>
      </w:pPr>
    </w:p>
    <w:p w14:paraId="28D327C7" w14:textId="3C5C3135" w:rsidR="00E92593" w:rsidRDefault="00E92593" w:rsidP="009C28D6">
      <w:pPr>
        <w:spacing w:line="360" w:lineRule="auto"/>
        <w:jc w:val="both"/>
        <w:rPr>
          <w:rFonts w:ascii="Times New Roman" w:eastAsia="Arial" w:hAnsi="Times New Roman" w:cs="Times New Roman"/>
          <w:spacing w:val="-1"/>
          <w:sz w:val="24"/>
          <w:szCs w:val="24"/>
        </w:rPr>
      </w:pPr>
    </w:p>
    <w:p w14:paraId="579B3CF3" w14:textId="4AAC2B6F" w:rsidR="00E92593" w:rsidRPr="00E92593" w:rsidRDefault="00E92593" w:rsidP="00E92593">
      <w:pPr>
        <w:spacing w:line="360" w:lineRule="auto"/>
        <w:rPr>
          <w:rFonts w:ascii="Times New Roman" w:eastAsia="Arial" w:hAnsi="Times New Roman" w:cs="Times New Roman"/>
          <w:b/>
          <w:bCs/>
          <w:color w:val="808080" w:themeColor="background1" w:themeShade="80"/>
          <w:spacing w:val="-1"/>
          <w:sz w:val="24"/>
          <w:szCs w:val="24"/>
        </w:rPr>
      </w:pPr>
      <w:r w:rsidRPr="00E92593">
        <w:rPr>
          <w:rFonts w:ascii="Times New Roman" w:eastAsia="Arial" w:hAnsi="Times New Roman" w:cs="Times New Roman"/>
          <w:b/>
          <w:bCs/>
          <w:color w:val="808080" w:themeColor="background1" w:themeShade="80"/>
          <w:spacing w:val="-1"/>
          <w:sz w:val="24"/>
          <w:szCs w:val="24"/>
        </w:rPr>
        <w:t>II.- Desarrollo</w:t>
      </w:r>
    </w:p>
    <w:p w14:paraId="40F38EB6" w14:textId="61F30F2A" w:rsidR="00271981" w:rsidRPr="00806253" w:rsidRDefault="00271981" w:rsidP="009C28D6">
      <w:pPr>
        <w:spacing w:line="360" w:lineRule="auto"/>
        <w:rPr>
          <w:rFonts w:ascii="Times New Roman" w:eastAsia="Arial" w:hAnsi="Times New Roman" w:cs="Times New Roman"/>
          <w:color w:val="808080" w:themeColor="background1" w:themeShade="80"/>
          <w:spacing w:val="-1"/>
          <w:sz w:val="24"/>
          <w:szCs w:val="24"/>
        </w:rPr>
      </w:pPr>
      <w:r w:rsidRPr="00806253">
        <w:rPr>
          <w:rFonts w:ascii="Times New Roman" w:eastAsia="Arial" w:hAnsi="Times New Roman" w:cs="Times New Roman"/>
          <w:color w:val="808080" w:themeColor="background1" w:themeShade="80"/>
          <w:spacing w:val="-1"/>
          <w:sz w:val="24"/>
          <w:szCs w:val="24"/>
        </w:rPr>
        <w:t xml:space="preserve">La cal como material de construcción </w:t>
      </w:r>
    </w:p>
    <w:p w14:paraId="5A27C657" w14:textId="593175CC" w:rsidR="003003A7" w:rsidRPr="009C28D6" w:rsidRDefault="00271981"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La cal es un químico natural -sumamente- versátil que tiene injerencia en diversos ámbitos industriales, el más conocido es el de la construcción; sin embargo, en las últimas décadas es en este sector en dónde se ha </w:t>
      </w:r>
      <w:r w:rsidRPr="009C28D6">
        <w:rPr>
          <w:rFonts w:ascii="Times New Roman" w:eastAsia="Arial" w:hAnsi="Times New Roman" w:cs="Times New Roman"/>
          <w:spacing w:val="-1"/>
          <w:sz w:val="24"/>
          <w:szCs w:val="24"/>
        </w:rPr>
        <w:lastRenderedPageBreak/>
        <w:t xml:space="preserve">demeritado y cuestionado su desempeño, a causa de la aparición de diversas formulaciones cementantes que prometen la realización simplificada y acelerada de las funciones aglutinantes que la cal cumple. </w:t>
      </w:r>
    </w:p>
    <w:p w14:paraId="0196EF6C" w14:textId="13D92F1F" w:rsidR="00CF2C8A" w:rsidRPr="009C28D6" w:rsidRDefault="0027365A"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Y en efecto, las mezclas tanto de cemento como de mortero de albañilería e incluso, de yeso sirven para la mampostería y recubrimiento de superficies, pero ninguno de estos materiales posee características antimicrobianas y antiparasitarias. Eso sin mencionar, que la cal </w:t>
      </w:r>
      <w:r w:rsidR="00BB0A35">
        <w:rPr>
          <w:rFonts w:ascii="Times New Roman" w:eastAsia="Arial" w:hAnsi="Times New Roman" w:cs="Times New Roman"/>
          <w:spacing w:val="-1"/>
          <w:sz w:val="24"/>
          <w:szCs w:val="24"/>
        </w:rPr>
        <w:t>otorga</w:t>
      </w:r>
      <w:r w:rsidR="00325E83" w:rsidRPr="009C28D6">
        <w:rPr>
          <w:rFonts w:ascii="Times New Roman" w:eastAsia="Arial" w:hAnsi="Times New Roman" w:cs="Times New Roman"/>
          <w:spacing w:val="-1"/>
          <w:sz w:val="24"/>
          <w:szCs w:val="24"/>
        </w:rPr>
        <w:t xml:space="preserve"> ciertas c</w:t>
      </w:r>
      <w:r w:rsidR="00BB0A35">
        <w:rPr>
          <w:rFonts w:ascii="Times New Roman" w:eastAsia="Arial" w:hAnsi="Times New Roman" w:cs="Times New Roman"/>
          <w:spacing w:val="-1"/>
          <w:sz w:val="24"/>
          <w:szCs w:val="24"/>
        </w:rPr>
        <w:t>aracterística</w:t>
      </w:r>
      <w:r w:rsidR="00325E83" w:rsidRPr="009C28D6">
        <w:rPr>
          <w:rFonts w:ascii="Times New Roman" w:eastAsia="Arial" w:hAnsi="Times New Roman" w:cs="Times New Roman"/>
          <w:spacing w:val="-1"/>
          <w:sz w:val="24"/>
          <w:szCs w:val="24"/>
        </w:rPr>
        <w:t>s</w:t>
      </w:r>
      <w:r w:rsidRPr="009C28D6">
        <w:rPr>
          <w:rFonts w:ascii="Times New Roman" w:eastAsia="Arial" w:hAnsi="Times New Roman" w:cs="Times New Roman"/>
          <w:spacing w:val="-1"/>
          <w:sz w:val="24"/>
          <w:szCs w:val="24"/>
        </w:rPr>
        <w:t xml:space="preserve"> a los elementos </w:t>
      </w:r>
      <w:r w:rsidR="00325E83" w:rsidRPr="009C28D6">
        <w:rPr>
          <w:rFonts w:ascii="Times New Roman" w:eastAsia="Arial" w:hAnsi="Times New Roman" w:cs="Times New Roman"/>
          <w:spacing w:val="-1"/>
          <w:sz w:val="24"/>
          <w:szCs w:val="24"/>
        </w:rPr>
        <w:t>constructivos</w:t>
      </w:r>
      <w:r w:rsidR="00B41576">
        <w:rPr>
          <w:rFonts w:ascii="Times New Roman" w:eastAsia="Arial" w:hAnsi="Times New Roman" w:cs="Times New Roman"/>
          <w:spacing w:val="-1"/>
          <w:sz w:val="24"/>
          <w:szCs w:val="24"/>
        </w:rPr>
        <w:t xml:space="preserve"> como</w:t>
      </w:r>
      <w:r w:rsidRPr="009C28D6">
        <w:rPr>
          <w:rFonts w:ascii="Times New Roman" w:eastAsia="Arial" w:hAnsi="Times New Roman" w:cs="Times New Roman"/>
          <w:spacing w:val="-1"/>
          <w:sz w:val="24"/>
          <w:szCs w:val="24"/>
        </w:rPr>
        <w:t>:</w:t>
      </w:r>
    </w:p>
    <w:p w14:paraId="5819B5C3" w14:textId="3A1C539A" w:rsidR="0027365A" w:rsidRPr="009C28D6" w:rsidRDefault="0027365A" w:rsidP="009C28D6">
      <w:pPr>
        <w:pStyle w:val="Textoindependiente"/>
        <w:numPr>
          <w:ilvl w:val="0"/>
          <w:numId w:val="1"/>
        </w:numPr>
        <w:spacing w:line="360" w:lineRule="auto"/>
        <w:ind w:right="168"/>
        <w:jc w:val="both"/>
        <w:rPr>
          <w:rFonts w:ascii="Times New Roman" w:hAnsi="Times New Roman" w:cs="Times New Roman"/>
          <w:spacing w:val="-1"/>
          <w:lang w:val="es-MX"/>
        </w:rPr>
      </w:pPr>
      <w:r w:rsidRPr="009C28D6">
        <w:rPr>
          <w:rFonts w:ascii="Times New Roman" w:hAnsi="Times New Roman" w:cs="Times New Roman"/>
          <w:b/>
          <w:bCs/>
          <w:spacing w:val="-1"/>
          <w:lang w:val="es-MX"/>
        </w:rPr>
        <w:t>Microporosidad</w:t>
      </w:r>
      <w:r w:rsidR="00325E83" w:rsidRPr="009C28D6">
        <w:rPr>
          <w:rFonts w:ascii="Times New Roman" w:hAnsi="Times New Roman" w:cs="Times New Roman"/>
          <w:b/>
          <w:bCs/>
          <w:spacing w:val="-1"/>
          <w:lang w:val="es-MX"/>
        </w:rPr>
        <w:t>.-</w:t>
      </w:r>
      <w:r w:rsidR="00325E83" w:rsidRPr="009C28D6">
        <w:rPr>
          <w:rFonts w:ascii="Times New Roman" w:hAnsi="Times New Roman" w:cs="Times New Roman"/>
          <w:spacing w:val="-1"/>
          <w:lang w:val="es-MX"/>
        </w:rPr>
        <w:t xml:space="preserve"> </w:t>
      </w:r>
      <w:r w:rsidR="00FE3F80" w:rsidRPr="009C28D6">
        <w:rPr>
          <w:rFonts w:ascii="Times New Roman" w:hAnsi="Times New Roman" w:cs="Times New Roman"/>
          <w:spacing w:val="-1"/>
          <w:lang w:val="es-MX"/>
        </w:rPr>
        <w:t xml:space="preserve">Es la presencia de poros en una superficie, lo suficientemente pequeños como para evitar la absorción de agua pero con el tamaño </w:t>
      </w:r>
      <w:r w:rsidR="004A66A9" w:rsidRPr="009C28D6">
        <w:rPr>
          <w:rFonts w:ascii="Times New Roman" w:hAnsi="Times New Roman" w:cs="Times New Roman"/>
          <w:spacing w:val="-1"/>
          <w:lang w:val="es-MX"/>
        </w:rPr>
        <w:t>necesario</w:t>
      </w:r>
      <w:r w:rsidR="00FE3F80" w:rsidRPr="009C28D6">
        <w:rPr>
          <w:rFonts w:ascii="Times New Roman" w:hAnsi="Times New Roman" w:cs="Times New Roman"/>
          <w:spacing w:val="-1"/>
          <w:lang w:val="es-MX"/>
        </w:rPr>
        <w:t xml:space="preserve"> para facilitar el paso de vapor</w:t>
      </w:r>
      <w:r w:rsidR="00B41576">
        <w:rPr>
          <w:rFonts w:ascii="Times New Roman" w:hAnsi="Times New Roman" w:cs="Times New Roman"/>
          <w:spacing w:val="-1"/>
          <w:lang w:val="es-MX"/>
        </w:rPr>
        <w:t xml:space="preserve"> de agua</w:t>
      </w:r>
      <w:r w:rsidR="00FE3F80" w:rsidRPr="009C28D6">
        <w:rPr>
          <w:rFonts w:ascii="Times New Roman" w:hAnsi="Times New Roman" w:cs="Times New Roman"/>
          <w:spacing w:val="-1"/>
          <w:lang w:val="es-MX"/>
        </w:rPr>
        <w:t>.</w:t>
      </w:r>
    </w:p>
    <w:p w14:paraId="6D5ECBE2" w14:textId="223FD5B3" w:rsidR="0027365A" w:rsidRPr="009C28D6" w:rsidRDefault="0027365A" w:rsidP="009C28D6">
      <w:pPr>
        <w:pStyle w:val="Textoindependiente"/>
        <w:numPr>
          <w:ilvl w:val="0"/>
          <w:numId w:val="1"/>
        </w:numPr>
        <w:spacing w:line="360" w:lineRule="auto"/>
        <w:ind w:right="168"/>
        <w:jc w:val="both"/>
        <w:rPr>
          <w:rFonts w:ascii="Times New Roman" w:hAnsi="Times New Roman" w:cs="Times New Roman"/>
          <w:spacing w:val="-1"/>
          <w:lang w:val="es-MX"/>
        </w:rPr>
      </w:pPr>
      <w:r w:rsidRPr="009C28D6">
        <w:rPr>
          <w:rFonts w:ascii="Times New Roman" w:hAnsi="Times New Roman" w:cs="Times New Roman"/>
          <w:b/>
          <w:bCs/>
          <w:spacing w:val="-1"/>
          <w:lang w:val="es-MX"/>
        </w:rPr>
        <w:t>Transpirabilidad</w:t>
      </w:r>
      <w:r w:rsidR="00325E83" w:rsidRPr="009C28D6">
        <w:rPr>
          <w:rFonts w:ascii="Times New Roman" w:hAnsi="Times New Roman" w:cs="Times New Roman"/>
          <w:b/>
          <w:bCs/>
          <w:spacing w:val="-1"/>
          <w:lang w:val="es-MX"/>
        </w:rPr>
        <w:t>.-</w:t>
      </w:r>
      <w:r w:rsidR="00325E83" w:rsidRPr="009C28D6">
        <w:rPr>
          <w:rFonts w:ascii="Times New Roman" w:hAnsi="Times New Roman" w:cs="Times New Roman"/>
          <w:spacing w:val="-1"/>
          <w:lang w:val="es-MX"/>
        </w:rPr>
        <w:t xml:space="preserve"> </w:t>
      </w:r>
      <w:r w:rsidR="00FE3F80" w:rsidRPr="009C28D6">
        <w:rPr>
          <w:rFonts w:ascii="Times New Roman" w:hAnsi="Times New Roman" w:cs="Times New Roman"/>
          <w:spacing w:val="-1"/>
          <w:lang w:val="es-MX"/>
        </w:rPr>
        <w:t xml:space="preserve">Está entendida como la capacidad de las superficies para expeler rápida y satisfactoriamente cualquier fluido. </w:t>
      </w:r>
    </w:p>
    <w:p w14:paraId="68C09955" w14:textId="0511BFBE" w:rsidR="0027365A" w:rsidRPr="009C28D6" w:rsidRDefault="0027365A" w:rsidP="009C28D6">
      <w:pPr>
        <w:pStyle w:val="Textoindependiente"/>
        <w:numPr>
          <w:ilvl w:val="0"/>
          <w:numId w:val="1"/>
        </w:numPr>
        <w:spacing w:line="360" w:lineRule="auto"/>
        <w:ind w:right="168"/>
        <w:jc w:val="both"/>
        <w:rPr>
          <w:rFonts w:ascii="Times New Roman" w:hAnsi="Times New Roman" w:cs="Times New Roman"/>
          <w:spacing w:val="-1"/>
          <w:lang w:val="es-MX"/>
        </w:rPr>
      </w:pPr>
      <w:r w:rsidRPr="009C28D6">
        <w:rPr>
          <w:rFonts w:ascii="Times New Roman" w:hAnsi="Times New Roman" w:cs="Times New Roman"/>
          <w:b/>
          <w:bCs/>
          <w:spacing w:val="-1"/>
          <w:lang w:val="es-MX"/>
        </w:rPr>
        <w:t>Higroscopia</w:t>
      </w:r>
      <w:r w:rsidR="00FE3F80" w:rsidRPr="009C28D6">
        <w:rPr>
          <w:rFonts w:ascii="Times New Roman" w:hAnsi="Times New Roman" w:cs="Times New Roman"/>
          <w:b/>
          <w:bCs/>
          <w:spacing w:val="-1"/>
          <w:lang w:val="es-MX"/>
        </w:rPr>
        <w:t>.-</w:t>
      </w:r>
      <w:r w:rsidR="00FE3F80" w:rsidRPr="009C28D6">
        <w:rPr>
          <w:rFonts w:ascii="Times New Roman" w:hAnsi="Times New Roman" w:cs="Times New Roman"/>
          <w:spacing w:val="-1"/>
          <w:lang w:val="es-MX"/>
        </w:rPr>
        <w:t xml:space="preserve"> Avidez o atracción </w:t>
      </w:r>
      <w:r w:rsidR="00C95BCD" w:rsidRPr="009C28D6">
        <w:rPr>
          <w:rFonts w:ascii="Times New Roman" w:hAnsi="Times New Roman" w:cs="Times New Roman"/>
          <w:spacing w:val="-1"/>
          <w:lang w:val="es-MX"/>
        </w:rPr>
        <w:t xml:space="preserve">superficial </w:t>
      </w:r>
      <w:r w:rsidR="00FE3F80" w:rsidRPr="009C28D6">
        <w:rPr>
          <w:rFonts w:ascii="Times New Roman" w:hAnsi="Times New Roman" w:cs="Times New Roman"/>
          <w:spacing w:val="-1"/>
          <w:lang w:val="es-MX"/>
        </w:rPr>
        <w:t>de las moléculas de agua.</w:t>
      </w:r>
    </w:p>
    <w:p w14:paraId="3FC73203" w14:textId="179B6274" w:rsidR="0027365A" w:rsidRPr="009C28D6" w:rsidRDefault="00FE3F80" w:rsidP="009C28D6">
      <w:pPr>
        <w:pStyle w:val="Textoindependiente"/>
        <w:numPr>
          <w:ilvl w:val="0"/>
          <w:numId w:val="1"/>
        </w:numPr>
        <w:spacing w:line="360" w:lineRule="auto"/>
        <w:ind w:right="168"/>
        <w:jc w:val="both"/>
        <w:rPr>
          <w:rFonts w:ascii="Times New Roman" w:hAnsi="Times New Roman" w:cs="Times New Roman"/>
          <w:spacing w:val="-1"/>
          <w:lang w:val="es-MX"/>
        </w:rPr>
      </w:pPr>
      <w:r w:rsidRPr="009C28D6">
        <w:rPr>
          <w:rFonts w:ascii="Times New Roman" w:hAnsi="Times New Roman" w:cs="Times New Roman"/>
          <w:b/>
          <w:bCs/>
          <w:spacing w:val="-1"/>
          <w:lang w:val="es-MX"/>
        </w:rPr>
        <w:t>C</w:t>
      </w:r>
      <w:r w:rsidR="0027365A" w:rsidRPr="009C28D6">
        <w:rPr>
          <w:rFonts w:ascii="Times New Roman" w:hAnsi="Times New Roman" w:cs="Times New Roman"/>
          <w:b/>
          <w:bCs/>
          <w:spacing w:val="-1"/>
          <w:lang w:val="es-MX"/>
        </w:rPr>
        <w:t>arbonatación</w:t>
      </w:r>
      <w:r w:rsidRPr="009C28D6">
        <w:rPr>
          <w:rFonts w:ascii="Times New Roman" w:hAnsi="Times New Roman" w:cs="Times New Roman"/>
          <w:b/>
          <w:bCs/>
          <w:spacing w:val="-1"/>
          <w:lang w:val="es-MX"/>
        </w:rPr>
        <w:t>.-</w:t>
      </w:r>
      <w:r w:rsidRPr="009C28D6">
        <w:rPr>
          <w:rFonts w:ascii="Times New Roman" w:hAnsi="Times New Roman" w:cs="Times New Roman"/>
          <w:spacing w:val="-1"/>
          <w:lang w:val="es-MX"/>
        </w:rPr>
        <w:t xml:space="preserve"> Absorción </w:t>
      </w:r>
      <w:r w:rsidR="00C95BCD" w:rsidRPr="009C28D6">
        <w:rPr>
          <w:rFonts w:ascii="Times New Roman" w:hAnsi="Times New Roman" w:cs="Times New Roman"/>
          <w:spacing w:val="-1"/>
          <w:lang w:val="es-MX"/>
        </w:rPr>
        <w:t xml:space="preserve">superficial </w:t>
      </w:r>
      <w:r w:rsidRPr="009C28D6">
        <w:rPr>
          <w:rFonts w:ascii="Times New Roman" w:hAnsi="Times New Roman" w:cs="Times New Roman"/>
          <w:spacing w:val="-1"/>
          <w:lang w:val="es-MX"/>
        </w:rPr>
        <w:t xml:space="preserve">del </w:t>
      </w:r>
      <w:r w:rsidR="00B41576">
        <w:rPr>
          <w:rFonts w:ascii="Times New Roman" w:hAnsi="Times New Roman" w:cs="Times New Roman"/>
          <w:spacing w:val="-1"/>
          <w:lang w:val="es-MX"/>
        </w:rPr>
        <w:t xml:space="preserve">dióxido de carbono </w:t>
      </w:r>
      <w:r w:rsidRPr="009C28D6">
        <w:rPr>
          <w:rFonts w:ascii="Times New Roman" w:hAnsi="Times New Roman" w:cs="Times New Roman"/>
          <w:spacing w:val="-1"/>
          <w:lang w:val="es-MX"/>
        </w:rPr>
        <w:t>CO</w:t>
      </w:r>
      <w:r w:rsidRPr="009C28D6">
        <w:rPr>
          <w:rFonts w:ascii="Times New Roman" w:hAnsi="Times New Roman" w:cs="Times New Roman"/>
          <w:spacing w:val="-1"/>
          <w:vertAlign w:val="subscript"/>
          <w:lang w:val="es-MX"/>
        </w:rPr>
        <w:t>2</w:t>
      </w:r>
      <w:r w:rsidRPr="009C28D6">
        <w:rPr>
          <w:rFonts w:ascii="Times New Roman" w:hAnsi="Times New Roman" w:cs="Times New Roman"/>
          <w:spacing w:val="-1"/>
          <w:lang w:val="es-MX"/>
        </w:rPr>
        <w:t xml:space="preserve"> presente en el ambiente</w:t>
      </w:r>
      <w:r w:rsidR="004A66A9" w:rsidRPr="009C28D6">
        <w:rPr>
          <w:rFonts w:ascii="Times New Roman" w:hAnsi="Times New Roman" w:cs="Times New Roman"/>
          <w:spacing w:val="-1"/>
          <w:lang w:val="es-MX"/>
        </w:rPr>
        <w:t xml:space="preserve">, para retornar a la composición mineral de un carbonato. </w:t>
      </w:r>
    </w:p>
    <w:p w14:paraId="57D678A7" w14:textId="36A56CAA" w:rsidR="0027365A" w:rsidRPr="009C28D6" w:rsidRDefault="0027365A" w:rsidP="009C28D6">
      <w:pPr>
        <w:pStyle w:val="Textoindependiente"/>
        <w:numPr>
          <w:ilvl w:val="0"/>
          <w:numId w:val="1"/>
        </w:numPr>
        <w:spacing w:line="360" w:lineRule="auto"/>
        <w:ind w:right="168"/>
        <w:jc w:val="both"/>
        <w:rPr>
          <w:rFonts w:ascii="Times New Roman" w:hAnsi="Times New Roman" w:cs="Times New Roman"/>
          <w:spacing w:val="-1"/>
          <w:lang w:val="es-MX"/>
        </w:rPr>
      </w:pPr>
      <w:r w:rsidRPr="009C28D6">
        <w:rPr>
          <w:rFonts w:ascii="Times New Roman" w:hAnsi="Times New Roman" w:cs="Times New Roman"/>
          <w:b/>
          <w:bCs/>
          <w:spacing w:val="-1"/>
          <w:lang w:val="es-MX"/>
        </w:rPr>
        <w:t>Alcalinidad</w:t>
      </w:r>
      <w:r w:rsidR="00FE3F80" w:rsidRPr="009C28D6">
        <w:rPr>
          <w:rFonts w:ascii="Times New Roman" w:hAnsi="Times New Roman" w:cs="Times New Roman"/>
          <w:b/>
          <w:bCs/>
          <w:spacing w:val="-1"/>
          <w:lang w:val="es-MX"/>
        </w:rPr>
        <w:t>.-</w:t>
      </w:r>
      <w:r w:rsidR="00FE3F80" w:rsidRPr="009C28D6">
        <w:rPr>
          <w:rFonts w:ascii="Times New Roman" w:hAnsi="Times New Roman" w:cs="Times New Roman"/>
          <w:spacing w:val="-1"/>
          <w:lang w:val="es-MX"/>
        </w:rPr>
        <w:t xml:space="preserve"> Elevación del pH de las superficies para inhibir la presencia o proliferación de agentes patógenos</w:t>
      </w:r>
      <w:r w:rsidR="00C95BCD" w:rsidRPr="009C28D6">
        <w:rPr>
          <w:rFonts w:ascii="Times New Roman" w:hAnsi="Times New Roman" w:cs="Times New Roman"/>
          <w:spacing w:val="-1"/>
          <w:lang w:val="es-MX"/>
        </w:rPr>
        <w:t xml:space="preserve"> o microbios.</w:t>
      </w:r>
    </w:p>
    <w:p w14:paraId="0566E988" w14:textId="03467B4C" w:rsidR="0027365A" w:rsidRDefault="00295097" w:rsidP="009C28D6">
      <w:p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noProof/>
          <w:spacing w:val="-1"/>
          <w:sz w:val="24"/>
          <w:szCs w:val="24"/>
        </w:rPr>
        <w:drawing>
          <wp:anchor distT="0" distB="0" distL="114300" distR="114300" simplePos="0" relativeHeight="251664384" behindDoc="0" locked="0" layoutInCell="1" allowOverlap="1" wp14:anchorId="6B445835" wp14:editId="5BC980CB">
            <wp:simplePos x="0" y="0"/>
            <wp:positionH relativeFrom="column">
              <wp:posOffset>1634606</wp:posOffset>
            </wp:positionH>
            <wp:positionV relativeFrom="paragraph">
              <wp:posOffset>57092</wp:posOffset>
            </wp:positionV>
            <wp:extent cx="3075305" cy="2049145"/>
            <wp:effectExtent l="0" t="0" r="0" b="8255"/>
            <wp:wrapThrough wrapText="bothSides">
              <wp:wrapPolygon edited="0">
                <wp:start x="0" y="0"/>
                <wp:lineTo x="0" y="21486"/>
                <wp:lineTo x="21408" y="21486"/>
                <wp:lineTo x="21408"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75305" cy="2049145"/>
                    </a:xfrm>
                    <a:prstGeom prst="rect">
                      <a:avLst/>
                    </a:prstGeom>
                  </pic:spPr>
                </pic:pic>
              </a:graphicData>
            </a:graphic>
            <wp14:sizeRelH relativeFrom="page">
              <wp14:pctWidth>0</wp14:pctWidth>
            </wp14:sizeRelH>
            <wp14:sizeRelV relativeFrom="page">
              <wp14:pctHeight>0</wp14:pctHeight>
            </wp14:sizeRelV>
          </wp:anchor>
        </w:drawing>
      </w:r>
    </w:p>
    <w:p w14:paraId="5AFA2386" w14:textId="6CF7FA6F" w:rsidR="00786D80" w:rsidRDefault="00786D80" w:rsidP="009C28D6">
      <w:pPr>
        <w:spacing w:line="360" w:lineRule="auto"/>
        <w:jc w:val="both"/>
        <w:rPr>
          <w:rFonts w:ascii="Times New Roman" w:eastAsia="Arial" w:hAnsi="Times New Roman" w:cs="Times New Roman"/>
          <w:spacing w:val="-1"/>
          <w:sz w:val="24"/>
          <w:szCs w:val="24"/>
        </w:rPr>
      </w:pPr>
    </w:p>
    <w:p w14:paraId="105454BE" w14:textId="0E43B479" w:rsidR="00786D80" w:rsidRDefault="00786D80" w:rsidP="009C28D6">
      <w:pPr>
        <w:spacing w:line="360" w:lineRule="auto"/>
        <w:jc w:val="both"/>
        <w:rPr>
          <w:rFonts w:ascii="Times New Roman" w:eastAsia="Arial" w:hAnsi="Times New Roman" w:cs="Times New Roman"/>
          <w:spacing w:val="-1"/>
          <w:sz w:val="24"/>
          <w:szCs w:val="24"/>
        </w:rPr>
      </w:pPr>
    </w:p>
    <w:p w14:paraId="566F4951" w14:textId="065C8D95" w:rsidR="00786D80" w:rsidRDefault="00786D80" w:rsidP="009C28D6">
      <w:pPr>
        <w:spacing w:line="360" w:lineRule="auto"/>
        <w:jc w:val="both"/>
        <w:rPr>
          <w:rFonts w:ascii="Times New Roman" w:eastAsia="Arial" w:hAnsi="Times New Roman" w:cs="Times New Roman"/>
          <w:spacing w:val="-1"/>
          <w:sz w:val="24"/>
          <w:szCs w:val="24"/>
        </w:rPr>
      </w:pPr>
    </w:p>
    <w:p w14:paraId="27B048D9" w14:textId="30E77DC1" w:rsidR="00786D80" w:rsidRDefault="00786D80" w:rsidP="009C28D6">
      <w:pPr>
        <w:spacing w:line="360" w:lineRule="auto"/>
        <w:jc w:val="both"/>
        <w:rPr>
          <w:rFonts w:ascii="Times New Roman" w:eastAsia="Arial" w:hAnsi="Times New Roman" w:cs="Times New Roman"/>
          <w:spacing w:val="-1"/>
          <w:sz w:val="24"/>
          <w:szCs w:val="24"/>
        </w:rPr>
      </w:pPr>
    </w:p>
    <w:p w14:paraId="3BD0358C" w14:textId="696CD33F" w:rsidR="00786D80" w:rsidRPr="009C28D6" w:rsidRDefault="00786D80" w:rsidP="009C28D6">
      <w:pPr>
        <w:spacing w:line="360" w:lineRule="auto"/>
        <w:jc w:val="both"/>
        <w:rPr>
          <w:rFonts w:ascii="Times New Roman" w:eastAsia="Arial" w:hAnsi="Times New Roman" w:cs="Times New Roman"/>
          <w:spacing w:val="-1"/>
          <w:sz w:val="24"/>
          <w:szCs w:val="24"/>
        </w:rPr>
      </w:pPr>
    </w:p>
    <w:p w14:paraId="2CB24FF1" w14:textId="768796AC" w:rsidR="00C95BCD" w:rsidRPr="009C28D6" w:rsidRDefault="009019E4"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noProof/>
          <w:spacing w:val="-1"/>
          <w:sz w:val="24"/>
          <w:szCs w:val="24"/>
        </w:rPr>
        <mc:AlternateContent>
          <mc:Choice Requires="wps">
            <w:drawing>
              <wp:anchor distT="45720" distB="45720" distL="114300" distR="114300" simplePos="0" relativeHeight="251666432" behindDoc="0" locked="0" layoutInCell="1" allowOverlap="1" wp14:anchorId="77CD808D" wp14:editId="1A372692">
                <wp:simplePos x="0" y="0"/>
                <wp:positionH relativeFrom="margin">
                  <wp:align>center</wp:align>
                </wp:positionH>
                <wp:positionV relativeFrom="paragraph">
                  <wp:posOffset>5715</wp:posOffset>
                </wp:positionV>
                <wp:extent cx="3960495" cy="1404620"/>
                <wp:effectExtent l="0" t="0" r="1905" b="0"/>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0495" cy="1404620"/>
                        </a:xfrm>
                        <a:prstGeom prst="rect">
                          <a:avLst/>
                        </a:prstGeom>
                        <a:solidFill>
                          <a:srgbClr val="FFFFFF"/>
                        </a:solidFill>
                        <a:ln w="9525">
                          <a:noFill/>
                          <a:miter lim="800000"/>
                          <a:headEnd/>
                          <a:tailEnd/>
                        </a:ln>
                      </wps:spPr>
                      <wps:txbx>
                        <w:txbxContent>
                          <w:p w14:paraId="38319762" w14:textId="2FF89D51" w:rsidR="009019E4" w:rsidRPr="002752C4" w:rsidRDefault="009019E4" w:rsidP="009019E4">
                            <w:pPr>
                              <w:spacing w:after="0"/>
                              <w:rPr>
                                <w:color w:val="4472C4" w:themeColor="accent1"/>
                                <w:sz w:val="18"/>
                                <w:szCs w:val="18"/>
                              </w:rPr>
                            </w:pPr>
                            <w:r w:rsidRPr="002752C4">
                              <w:rPr>
                                <w:color w:val="4472C4" w:themeColor="accent1"/>
                                <w:sz w:val="18"/>
                                <w:szCs w:val="18"/>
                              </w:rPr>
                              <w:t xml:space="preserve">Figura 2. </w:t>
                            </w:r>
                            <w:r w:rsidRPr="002752C4">
                              <w:rPr>
                                <w:b/>
                                <w:bCs/>
                                <w:color w:val="4472C4" w:themeColor="accent1"/>
                                <w:sz w:val="18"/>
                                <w:szCs w:val="18"/>
                              </w:rPr>
                              <w:t>Características de los recubrimientos hechos con cal</w:t>
                            </w:r>
                            <w:r w:rsidRPr="002752C4">
                              <w:rPr>
                                <w:color w:val="4472C4" w:themeColor="accent1"/>
                                <w:sz w:val="18"/>
                                <w:szCs w:val="18"/>
                              </w:rPr>
                              <w:t>.</w:t>
                            </w:r>
                            <w:r w:rsidR="002752C4" w:rsidRPr="002752C4">
                              <w:rPr>
                                <w:color w:val="4472C4" w:themeColor="accent1"/>
                                <w:sz w:val="18"/>
                                <w:szCs w:val="18"/>
                              </w:rPr>
                              <w:t xml:space="preserve"> </w:t>
                            </w:r>
                            <w:r w:rsidR="002752C4" w:rsidRPr="002752C4">
                              <w:rPr>
                                <w:i/>
                                <w:iCs/>
                                <w:color w:val="4472C4" w:themeColor="accent1"/>
                                <w:sz w:val="18"/>
                                <w:szCs w:val="18"/>
                              </w:rPr>
                              <w:t>Creación propia.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CD808D" id="_x0000_s1027" type="#_x0000_t202" style="position:absolute;left:0;text-align:left;margin-left:0;margin-top:.45pt;width:311.85pt;height:110.6pt;z-index:25166643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" stroked="f">
                <v:textbox style="mso-fit-shape-to-text:t">
                  <w:txbxContent>
                    <w:p w14:paraId="38319762" w14:textId="2FF89D51" w:rsidR="009019E4" w:rsidRPr="002752C4" w:rsidRDefault="009019E4" w:rsidP="009019E4">
                      <w:pPr>
                        <w:spacing w:after="0"/>
                        <w:rPr>
                          <w:color w:val="4472C4" w:themeColor="accent1"/>
                          <w:sz w:val="18"/>
                          <w:szCs w:val="18"/>
                        </w:rPr>
                      </w:pPr>
                      <w:r w:rsidRPr="002752C4">
                        <w:rPr>
                          <w:color w:val="4472C4" w:themeColor="accent1"/>
                          <w:sz w:val="18"/>
                          <w:szCs w:val="18"/>
                        </w:rPr>
                        <w:t xml:space="preserve">Figura 2. </w:t>
                      </w:r>
                      <w:r w:rsidRPr="002752C4">
                        <w:rPr>
                          <w:b/>
                          <w:bCs/>
                          <w:color w:val="4472C4" w:themeColor="accent1"/>
                          <w:sz w:val="18"/>
                          <w:szCs w:val="18"/>
                        </w:rPr>
                        <w:t>Características de los recubrimientos hechos con cal</w:t>
                      </w:r>
                      <w:r w:rsidRPr="002752C4">
                        <w:rPr>
                          <w:color w:val="4472C4" w:themeColor="accent1"/>
                          <w:sz w:val="18"/>
                          <w:szCs w:val="18"/>
                        </w:rPr>
                        <w:t>.</w:t>
                      </w:r>
                      <w:r w:rsidR="002752C4" w:rsidRPr="002752C4">
                        <w:rPr>
                          <w:color w:val="4472C4" w:themeColor="accent1"/>
                          <w:sz w:val="18"/>
                          <w:szCs w:val="18"/>
                        </w:rPr>
                        <w:t xml:space="preserve"> </w:t>
                      </w:r>
                      <w:r w:rsidR="002752C4" w:rsidRPr="002752C4">
                        <w:rPr>
                          <w:i/>
                          <w:iCs/>
                          <w:color w:val="4472C4" w:themeColor="accent1"/>
                          <w:sz w:val="18"/>
                          <w:szCs w:val="18"/>
                        </w:rPr>
                        <w:t>Creación propia.</w:t>
                      </w:r>
                    </w:p>
                  </w:txbxContent>
                </v:textbox>
                <w10:wrap type="square" anchorx="margin"/>
              </v:shape>
            </w:pict>
          </mc:Fallback>
        </mc:AlternateContent>
      </w:r>
    </w:p>
    <w:p w14:paraId="773A8C64" w14:textId="5F3B43B9" w:rsidR="008E4174" w:rsidRPr="00806253" w:rsidRDefault="008E4174" w:rsidP="009C28D6">
      <w:pPr>
        <w:spacing w:line="360" w:lineRule="auto"/>
        <w:rPr>
          <w:rFonts w:ascii="Times New Roman" w:eastAsia="Arial" w:hAnsi="Times New Roman" w:cs="Times New Roman"/>
          <w:color w:val="808080" w:themeColor="background1" w:themeShade="80"/>
          <w:spacing w:val="-1"/>
          <w:sz w:val="24"/>
          <w:szCs w:val="24"/>
        </w:rPr>
      </w:pPr>
      <w:r w:rsidRPr="00806253">
        <w:rPr>
          <w:rFonts w:ascii="Times New Roman" w:eastAsia="Arial" w:hAnsi="Times New Roman" w:cs="Times New Roman"/>
          <w:color w:val="808080" w:themeColor="background1" w:themeShade="80"/>
          <w:spacing w:val="-1"/>
          <w:sz w:val="24"/>
          <w:szCs w:val="24"/>
        </w:rPr>
        <w:t>Ciclo de vida de la CAL</w:t>
      </w:r>
    </w:p>
    <w:p w14:paraId="1F5CB268" w14:textId="5420A949" w:rsidR="004A66A9" w:rsidRPr="009C28D6" w:rsidRDefault="004A66A9"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La cal es un material cementante que surge de la calcinación de la roca caliza</w:t>
      </w:r>
      <w:r w:rsidR="008E4174" w:rsidRPr="009C28D6">
        <w:rPr>
          <w:rFonts w:ascii="Times New Roman" w:eastAsia="Arial" w:hAnsi="Times New Roman" w:cs="Times New Roman"/>
          <w:spacing w:val="-1"/>
          <w:sz w:val="24"/>
          <w:szCs w:val="24"/>
        </w:rPr>
        <w:t xml:space="preserve"> o carbonato de calcio</w:t>
      </w:r>
      <w:r w:rsidRPr="009C28D6">
        <w:rPr>
          <w:rFonts w:ascii="Times New Roman" w:eastAsia="Arial" w:hAnsi="Times New Roman" w:cs="Times New Roman"/>
          <w:spacing w:val="-1"/>
          <w:sz w:val="24"/>
          <w:szCs w:val="24"/>
        </w:rPr>
        <w:t xml:space="preserve">, recurso </w:t>
      </w:r>
      <w:r w:rsidR="006322D7">
        <w:rPr>
          <w:rFonts w:ascii="Times New Roman" w:eastAsia="Arial" w:hAnsi="Times New Roman" w:cs="Times New Roman"/>
          <w:spacing w:val="-1"/>
          <w:sz w:val="24"/>
          <w:szCs w:val="24"/>
        </w:rPr>
        <w:t xml:space="preserve">natural </w:t>
      </w:r>
      <w:r w:rsidRPr="009C28D6">
        <w:rPr>
          <w:rFonts w:ascii="Times New Roman" w:eastAsia="Arial" w:hAnsi="Times New Roman" w:cs="Times New Roman"/>
          <w:spacing w:val="-1"/>
          <w:sz w:val="24"/>
          <w:szCs w:val="24"/>
        </w:rPr>
        <w:t xml:space="preserve">abundante en el planeta. Una vez que </w:t>
      </w:r>
      <w:r w:rsidR="008E4174" w:rsidRPr="009C28D6">
        <w:rPr>
          <w:rFonts w:ascii="Times New Roman" w:eastAsia="Arial" w:hAnsi="Times New Roman" w:cs="Times New Roman"/>
          <w:spacing w:val="-1"/>
          <w:sz w:val="24"/>
          <w:szCs w:val="24"/>
        </w:rPr>
        <w:t xml:space="preserve">la </w:t>
      </w:r>
      <w:r w:rsidR="00404F95">
        <w:rPr>
          <w:rFonts w:ascii="Times New Roman" w:eastAsia="Arial" w:hAnsi="Times New Roman" w:cs="Times New Roman"/>
          <w:spacing w:val="-1"/>
          <w:sz w:val="24"/>
          <w:szCs w:val="24"/>
        </w:rPr>
        <w:t>roca</w:t>
      </w:r>
      <w:r w:rsidR="008E4174" w:rsidRPr="009C28D6">
        <w:rPr>
          <w:rFonts w:ascii="Times New Roman" w:eastAsia="Arial" w:hAnsi="Times New Roman" w:cs="Times New Roman"/>
          <w:spacing w:val="-1"/>
          <w:sz w:val="24"/>
          <w:szCs w:val="24"/>
        </w:rPr>
        <w:t xml:space="preserve"> </w:t>
      </w:r>
      <w:r w:rsidR="00404F95">
        <w:rPr>
          <w:rFonts w:ascii="Times New Roman" w:eastAsia="Arial" w:hAnsi="Times New Roman" w:cs="Times New Roman"/>
          <w:spacing w:val="-1"/>
          <w:sz w:val="24"/>
          <w:szCs w:val="24"/>
        </w:rPr>
        <w:t xml:space="preserve">se </w:t>
      </w:r>
      <w:r w:rsidR="00B41576">
        <w:rPr>
          <w:rFonts w:ascii="Times New Roman" w:eastAsia="Arial" w:hAnsi="Times New Roman" w:cs="Times New Roman"/>
          <w:spacing w:val="-1"/>
          <w:sz w:val="24"/>
          <w:szCs w:val="24"/>
        </w:rPr>
        <w:t>somete a altas temperaturas</w:t>
      </w:r>
      <w:r w:rsidR="00404F95">
        <w:rPr>
          <w:rFonts w:ascii="Times New Roman" w:eastAsia="Arial" w:hAnsi="Times New Roman" w:cs="Times New Roman"/>
          <w:spacing w:val="-1"/>
          <w:sz w:val="24"/>
          <w:szCs w:val="24"/>
        </w:rPr>
        <w:t>,</w:t>
      </w:r>
      <w:r w:rsidR="008E4174" w:rsidRPr="009C28D6">
        <w:rPr>
          <w:rFonts w:ascii="Times New Roman" w:eastAsia="Arial" w:hAnsi="Times New Roman" w:cs="Times New Roman"/>
          <w:spacing w:val="-1"/>
          <w:sz w:val="24"/>
          <w:szCs w:val="24"/>
        </w:rPr>
        <w:t xml:space="preserve"> se convierte en cal viva </w:t>
      </w:r>
      <w:r w:rsidR="008E4174" w:rsidRPr="009C28D6">
        <w:rPr>
          <w:rFonts w:ascii="Times New Roman" w:eastAsia="Arial" w:hAnsi="Times New Roman" w:cs="Times New Roman"/>
          <w:spacing w:val="-1"/>
          <w:sz w:val="24"/>
          <w:szCs w:val="24"/>
        </w:rPr>
        <w:lastRenderedPageBreak/>
        <w:t xml:space="preserve">u óxido de calcio, cuanto éste entra en contacto con el agua, </w:t>
      </w:r>
      <w:r w:rsidR="00404F95">
        <w:rPr>
          <w:rFonts w:ascii="Times New Roman" w:eastAsia="Arial" w:hAnsi="Times New Roman" w:cs="Times New Roman"/>
          <w:spacing w:val="-1"/>
          <w:sz w:val="24"/>
          <w:szCs w:val="24"/>
        </w:rPr>
        <w:t>experimenta una reacción exotérmica que da origen al</w:t>
      </w:r>
      <w:r w:rsidR="008E4174" w:rsidRPr="009C28D6">
        <w:rPr>
          <w:rFonts w:ascii="Times New Roman" w:eastAsia="Arial" w:hAnsi="Times New Roman" w:cs="Times New Roman"/>
          <w:spacing w:val="-1"/>
          <w:sz w:val="24"/>
          <w:szCs w:val="24"/>
        </w:rPr>
        <w:t xml:space="preserve"> hidróxido de calcio o cal hidratada en pasta </w:t>
      </w:r>
      <w:r w:rsidR="00404F95">
        <w:rPr>
          <w:rFonts w:ascii="Times New Roman" w:eastAsia="Arial" w:hAnsi="Times New Roman" w:cs="Times New Roman"/>
          <w:spacing w:val="-1"/>
          <w:sz w:val="24"/>
          <w:szCs w:val="24"/>
        </w:rPr>
        <w:t>y</w:t>
      </w:r>
      <w:r w:rsidR="008E4174" w:rsidRPr="009C28D6">
        <w:rPr>
          <w:rFonts w:ascii="Times New Roman" w:eastAsia="Arial" w:hAnsi="Times New Roman" w:cs="Times New Roman"/>
          <w:spacing w:val="-1"/>
          <w:sz w:val="24"/>
          <w:szCs w:val="24"/>
        </w:rPr>
        <w:t xml:space="preserve"> polvo</w:t>
      </w:r>
      <w:r w:rsidR="00404F95">
        <w:rPr>
          <w:rFonts w:ascii="Times New Roman" w:eastAsia="Arial" w:hAnsi="Times New Roman" w:cs="Times New Roman"/>
          <w:spacing w:val="-1"/>
          <w:sz w:val="24"/>
          <w:szCs w:val="24"/>
        </w:rPr>
        <w:t xml:space="preserve"> (dependiendo del método de hidratación)</w:t>
      </w:r>
      <w:r w:rsidR="008E4174" w:rsidRPr="009C28D6">
        <w:rPr>
          <w:rFonts w:ascii="Times New Roman" w:eastAsia="Arial" w:hAnsi="Times New Roman" w:cs="Times New Roman"/>
          <w:spacing w:val="-1"/>
          <w:sz w:val="24"/>
          <w:szCs w:val="24"/>
        </w:rPr>
        <w:t xml:space="preserve">. </w:t>
      </w:r>
    </w:p>
    <w:p w14:paraId="1FB28185" w14:textId="6489AB33" w:rsidR="008E4174" w:rsidRPr="009C28D6" w:rsidRDefault="008E4174"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Finalmente, este material al mezclarse con áridos o agregados finos y agua, crea una argamasa que comienza un proceso de carbonatación o absorción del CO</w:t>
      </w:r>
      <w:r w:rsidRPr="009C28D6">
        <w:rPr>
          <w:rFonts w:ascii="Times New Roman" w:eastAsia="Arial" w:hAnsi="Times New Roman" w:cs="Times New Roman"/>
          <w:spacing w:val="-1"/>
          <w:sz w:val="24"/>
          <w:szCs w:val="24"/>
          <w:vertAlign w:val="subscript"/>
        </w:rPr>
        <w:t>2</w:t>
      </w:r>
      <w:r w:rsidRPr="009C28D6">
        <w:rPr>
          <w:rFonts w:ascii="Times New Roman" w:eastAsia="Arial" w:hAnsi="Times New Roman" w:cs="Times New Roman"/>
          <w:spacing w:val="-1"/>
          <w:sz w:val="24"/>
          <w:szCs w:val="24"/>
        </w:rPr>
        <w:t xml:space="preserve"> presente en el ambiente, aspecto que le permite regresar a su estado mineral original. </w:t>
      </w:r>
    </w:p>
    <w:p w14:paraId="3ACE13D2" w14:textId="2DEE83E1" w:rsidR="00CF2C8A" w:rsidRPr="009C28D6" w:rsidRDefault="00F421E9"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Si </w:t>
      </w:r>
      <w:r w:rsidR="00404F95">
        <w:rPr>
          <w:rFonts w:ascii="Times New Roman" w:eastAsia="Arial" w:hAnsi="Times New Roman" w:cs="Times New Roman"/>
          <w:spacing w:val="-1"/>
          <w:sz w:val="24"/>
          <w:szCs w:val="24"/>
        </w:rPr>
        <w:t xml:space="preserve">fuera necesario </w:t>
      </w:r>
      <w:r w:rsidRPr="009C28D6">
        <w:rPr>
          <w:rFonts w:ascii="Times New Roman" w:eastAsia="Arial" w:hAnsi="Times New Roman" w:cs="Times New Roman"/>
          <w:spacing w:val="-1"/>
          <w:sz w:val="24"/>
          <w:szCs w:val="24"/>
        </w:rPr>
        <w:t xml:space="preserve">reutilizar un aplanado de cal, esto sería </w:t>
      </w:r>
      <w:r w:rsidR="00404F95">
        <w:rPr>
          <w:rFonts w:ascii="Times New Roman" w:eastAsia="Arial" w:hAnsi="Times New Roman" w:cs="Times New Roman"/>
          <w:spacing w:val="-1"/>
          <w:sz w:val="24"/>
          <w:szCs w:val="24"/>
        </w:rPr>
        <w:t xml:space="preserve">totalmente </w:t>
      </w:r>
      <w:r w:rsidRPr="009C28D6">
        <w:rPr>
          <w:rFonts w:ascii="Times New Roman" w:eastAsia="Arial" w:hAnsi="Times New Roman" w:cs="Times New Roman"/>
          <w:spacing w:val="-1"/>
          <w:sz w:val="24"/>
          <w:szCs w:val="24"/>
        </w:rPr>
        <w:t xml:space="preserve">posible, porque al triturarlo </w:t>
      </w:r>
      <w:r w:rsidR="00404F95">
        <w:rPr>
          <w:rFonts w:ascii="Times New Roman" w:eastAsia="Arial" w:hAnsi="Times New Roman" w:cs="Times New Roman"/>
          <w:spacing w:val="-1"/>
          <w:sz w:val="24"/>
          <w:szCs w:val="24"/>
        </w:rPr>
        <w:t>se estaría</w:t>
      </w:r>
      <w:r w:rsidRPr="009C28D6">
        <w:rPr>
          <w:rFonts w:ascii="Times New Roman" w:eastAsia="Arial" w:hAnsi="Times New Roman" w:cs="Times New Roman"/>
          <w:spacing w:val="-1"/>
          <w:sz w:val="24"/>
          <w:szCs w:val="24"/>
        </w:rPr>
        <w:t xml:space="preserve"> obteniendo un agregado calizo de </w:t>
      </w:r>
      <w:r w:rsidR="00404F95">
        <w:rPr>
          <w:rFonts w:ascii="Times New Roman" w:eastAsia="Arial" w:hAnsi="Times New Roman" w:cs="Times New Roman"/>
          <w:spacing w:val="-1"/>
          <w:sz w:val="24"/>
          <w:szCs w:val="24"/>
        </w:rPr>
        <w:t>buena</w:t>
      </w:r>
      <w:r w:rsidRPr="009C28D6">
        <w:rPr>
          <w:rFonts w:ascii="Times New Roman" w:eastAsia="Arial" w:hAnsi="Times New Roman" w:cs="Times New Roman"/>
          <w:spacing w:val="-1"/>
          <w:sz w:val="24"/>
          <w:szCs w:val="24"/>
        </w:rPr>
        <w:t xml:space="preserve"> calidad y </w:t>
      </w:r>
      <w:r w:rsidR="00404F95">
        <w:rPr>
          <w:rFonts w:ascii="Times New Roman" w:eastAsia="Arial" w:hAnsi="Times New Roman" w:cs="Times New Roman"/>
          <w:spacing w:val="-1"/>
          <w:sz w:val="24"/>
          <w:szCs w:val="24"/>
        </w:rPr>
        <w:t>gran</w:t>
      </w:r>
      <w:r w:rsidRPr="009C28D6">
        <w:rPr>
          <w:rFonts w:ascii="Times New Roman" w:eastAsia="Arial" w:hAnsi="Times New Roman" w:cs="Times New Roman"/>
          <w:spacing w:val="-1"/>
          <w:sz w:val="24"/>
          <w:szCs w:val="24"/>
        </w:rPr>
        <w:t xml:space="preserve"> </w:t>
      </w:r>
      <w:r w:rsidR="00404F95">
        <w:rPr>
          <w:rFonts w:ascii="Times New Roman" w:eastAsia="Arial" w:hAnsi="Times New Roman" w:cs="Times New Roman"/>
          <w:spacing w:val="-1"/>
          <w:sz w:val="24"/>
          <w:szCs w:val="24"/>
        </w:rPr>
        <w:t>desempeño</w:t>
      </w:r>
      <w:r w:rsidRPr="009C28D6">
        <w:rPr>
          <w:rFonts w:ascii="Times New Roman" w:eastAsia="Arial" w:hAnsi="Times New Roman" w:cs="Times New Roman"/>
          <w:spacing w:val="-1"/>
          <w:sz w:val="24"/>
          <w:szCs w:val="24"/>
        </w:rPr>
        <w:t xml:space="preserve">. </w:t>
      </w:r>
      <w:r w:rsidR="00E96E59" w:rsidRPr="009C28D6">
        <w:rPr>
          <w:rFonts w:ascii="Times New Roman" w:eastAsia="Arial" w:hAnsi="Times New Roman" w:cs="Times New Roman"/>
          <w:spacing w:val="-1"/>
          <w:sz w:val="24"/>
          <w:szCs w:val="24"/>
        </w:rPr>
        <w:t>(T</w:t>
      </w:r>
      <w:r w:rsidR="00F95CD5" w:rsidRPr="009C28D6">
        <w:rPr>
          <w:rFonts w:ascii="Times New Roman" w:eastAsia="Arial" w:hAnsi="Times New Roman" w:cs="Times New Roman"/>
          <w:spacing w:val="-1"/>
          <w:sz w:val="24"/>
          <w:szCs w:val="24"/>
        </w:rPr>
        <w:t>ovar</w:t>
      </w:r>
      <w:r w:rsidR="00E96E59" w:rsidRPr="009C28D6">
        <w:rPr>
          <w:rFonts w:ascii="Times New Roman" w:eastAsia="Arial" w:hAnsi="Times New Roman" w:cs="Times New Roman"/>
          <w:spacing w:val="-1"/>
          <w:sz w:val="24"/>
          <w:szCs w:val="24"/>
        </w:rPr>
        <w:t>. 2018)</w:t>
      </w:r>
    </w:p>
    <w:p w14:paraId="57DB193B" w14:textId="6303E293" w:rsidR="00CF2C8A" w:rsidRPr="009C28D6" w:rsidRDefault="00E96E59"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La cal es un material muy noble que en combinación con el agua adquiere diversas formas, entre las que </w:t>
      </w:r>
      <w:r w:rsidR="00404F95">
        <w:rPr>
          <w:rFonts w:ascii="Times New Roman" w:eastAsia="Arial" w:hAnsi="Times New Roman" w:cs="Times New Roman"/>
          <w:spacing w:val="-1"/>
          <w:sz w:val="24"/>
          <w:szCs w:val="24"/>
        </w:rPr>
        <w:t>se</w:t>
      </w:r>
      <w:r w:rsidRPr="009C28D6">
        <w:rPr>
          <w:rFonts w:ascii="Times New Roman" w:eastAsia="Arial" w:hAnsi="Times New Roman" w:cs="Times New Roman"/>
          <w:spacing w:val="-1"/>
          <w:sz w:val="24"/>
          <w:szCs w:val="24"/>
        </w:rPr>
        <w:t xml:space="preserve"> destaca</w:t>
      </w:r>
      <w:r w:rsidR="00404F95">
        <w:rPr>
          <w:rFonts w:ascii="Times New Roman" w:eastAsia="Arial" w:hAnsi="Times New Roman" w:cs="Times New Roman"/>
          <w:spacing w:val="-1"/>
          <w:sz w:val="24"/>
          <w:szCs w:val="24"/>
        </w:rPr>
        <w:t>n</w:t>
      </w:r>
      <w:r w:rsidRPr="009C28D6">
        <w:rPr>
          <w:rFonts w:ascii="Times New Roman" w:eastAsia="Arial" w:hAnsi="Times New Roman" w:cs="Times New Roman"/>
          <w:spacing w:val="-1"/>
          <w:sz w:val="24"/>
          <w:szCs w:val="24"/>
        </w:rPr>
        <w:t>:</w:t>
      </w:r>
    </w:p>
    <w:p w14:paraId="2713CB3F" w14:textId="7C1B059D" w:rsidR="004431ED" w:rsidRPr="009C28D6" w:rsidRDefault="004431ED" w:rsidP="009C28D6">
      <w:pPr>
        <w:spacing w:line="360" w:lineRule="auto"/>
        <w:jc w:val="both"/>
        <w:rPr>
          <w:rFonts w:ascii="Times New Roman" w:eastAsia="Arial" w:hAnsi="Times New Roman" w:cs="Times New Roman"/>
          <w:spacing w:val="-1"/>
          <w:sz w:val="24"/>
          <w:szCs w:val="24"/>
        </w:rPr>
      </w:pPr>
      <w:r w:rsidRPr="009C28D6">
        <w:rPr>
          <w:rFonts w:ascii="Times New Roman" w:hAnsi="Times New Roman" w:cs="Times New Roman"/>
          <w:noProof/>
          <w:sz w:val="24"/>
          <w:szCs w:val="24"/>
        </w:rPr>
        <w:drawing>
          <wp:anchor distT="0" distB="0" distL="114300" distR="114300" simplePos="0" relativeHeight="251662336" behindDoc="0" locked="0" layoutInCell="1" allowOverlap="1" wp14:anchorId="358EB672" wp14:editId="6D87BC92">
            <wp:simplePos x="0" y="0"/>
            <wp:positionH relativeFrom="column">
              <wp:posOffset>2237336</wp:posOffset>
            </wp:positionH>
            <wp:positionV relativeFrom="paragraph">
              <wp:posOffset>1905</wp:posOffset>
            </wp:positionV>
            <wp:extent cx="1898650" cy="1266825"/>
            <wp:effectExtent l="0" t="0" r="6350" b="9525"/>
            <wp:wrapThrough wrapText="bothSides">
              <wp:wrapPolygon edited="0">
                <wp:start x="0" y="0"/>
                <wp:lineTo x="0" y="21438"/>
                <wp:lineTo x="21456" y="21438"/>
                <wp:lineTo x="21456"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98650" cy="1266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6AEFF9" w14:textId="77777777" w:rsidR="004431ED" w:rsidRPr="009C28D6" w:rsidRDefault="004431ED" w:rsidP="009C28D6">
      <w:pPr>
        <w:spacing w:line="360" w:lineRule="auto"/>
        <w:jc w:val="both"/>
        <w:rPr>
          <w:rFonts w:ascii="Times New Roman" w:eastAsia="Arial" w:hAnsi="Times New Roman" w:cs="Times New Roman"/>
          <w:spacing w:val="-1"/>
          <w:sz w:val="24"/>
          <w:szCs w:val="24"/>
        </w:rPr>
      </w:pPr>
    </w:p>
    <w:p w14:paraId="44CF6408" w14:textId="5B07A2CE" w:rsidR="004431ED" w:rsidRPr="009C28D6" w:rsidRDefault="004431ED" w:rsidP="009C28D6">
      <w:pPr>
        <w:spacing w:line="360" w:lineRule="auto"/>
        <w:jc w:val="both"/>
        <w:rPr>
          <w:rFonts w:ascii="Times New Roman" w:eastAsia="Arial" w:hAnsi="Times New Roman" w:cs="Times New Roman"/>
          <w:spacing w:val="-1"/>
          <w:sz w:val="24"/>
          <w:szCs w:val="24"/>
        </w:rPr>
      </w:pPr>
    </w:p>
    <w:p w14:paraId="4EFD918D" w14:textId="122CDBCF" w:rsidR="004431ED" w:rsidRPr="009C28D6" w:rsidRDefault="009019E4"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noProof/>
          <w:spacing w:val="-1"/>
          <w:sz w:val="24"/>
          <w:szCs w:val="24"/>
        </w:rPr>
        <mc:AlternateContent>
          <mc:Choice Requires="wps">
            <w:drawing>
              <wp:anchor distT="45720" distB="45720" distL="114300" distR="114300" simplePos="0" relativeHeight="251668480" behindDoc="0" locked="0" layoutInCell="1" allowOverlap="1" wp14:anchorId="64203184" wp14:editId="7AD9B131">
                <wp:simplePos x="0" y="0"/>
                <wp:positionH relativeFrom="margin">
                  <wp:align>center</wp:align>
                </wp:positionH>
                <wp:positionV relativeFrom="paragraph">
                  <wp:posOffset>311887</wp:posOffset>
                </wp:positionV>
                <wp:extent cx="2642870" cy="1404620"/>
                <wp:effectExtent l="0" t="0" r="5080" b="0"/>
                <wp:wrapSquare wrapText="bothSides"/>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2870" cy="1404620"/>
                        </a:xfrm>
                        <a:prstGeom prst="rect">
                          <a:avLst/>
                        </a:prstGeom>
                        <a:solidFill>
                          <a:srgbClr val="FFFFFF"/>
                        </a:solidFill>
                        <a:ln w="9525">
                          <a:noFill/>
                          <a:miter lim="800000"/>
                          <a:headEnd/>
                          <a:tailEnd/>
                        </a:ln>
                      </wps:spPr>
                      <wps:txbx>
                        <w:txbxContent>
                          <w:p w14:paraId="4DE7A4F5" w14:textId="66AC1BFF" w:rsidR="009019E4" w:rsidRPr="002752C4" w:rsidRDefault="009019E4" w:rsidP="009019E4">
                            <w:pPr>
                              <w:spacing w:after="0"/>
                              <w:rPr>
                                <w:color w:val="4472C4" w:themeColor="accent1"/>
                                <w:sz w:val="18"/>
                                <w:szCs w:val="18"/>
                              </w:rPr>
                            </w:pPr>
                            <w:r w:rsidRPr="002752C4">
                              <w:rPr>
                                <w:color w:val="4472C4" w:themeColor="accent1"/>
                                <w:sz w:val="18"/>
                                <w:szCs w:val="18"/>
                              </w:rPr>
                              <w:t xml:space="preserve">Figura 3. </w:t>
                            </w:r>
                            <w:r w:rsidRPr="002752C4">
                              <w:rPr>
                                <w:b/>
                                <w:bCs/>
                                <w:color w:val="4472C4" w:themeColor="accent1"/>
                                <w:sz w:val="18"/>
                                <w:szCs w:val="18"/>
                              </w:rPr>
                              <w:t>Forma</w:t>
                            </w:r>
                            <w:r w:rsidR="00E76526" w:rsidRPr="002752C4">
                              <w:rPr>
                                <w:b/>
                                <w:bCs/>
                                <w:color w:val="4472C4" w:themeColor="accent1"/>
                                <w:sz w:val="18"/>
                                <w:szCs w:val="18"/>
                              </w:rPr>
                              <w:t>s</w:t>
                            </w:r>
                            <w:r w:rsidRPr="002752C4">
                              <w:rPr>
                                <w:b/>
                                <w:bCs/>
                                <w:color w:val="4472C4" w:themeColor="accent1"/>
                                <w:sz w:val="18"/>
                                <w:szCs w:val="18"/>
                              </w:rPr>
                              <w:t xml:space="preserve"> de cal hidratada</w:t>
                            </w:r>
                            <w:r w:rsidR="002752C4">
                              <w:rPr>
                                <w:color w:val="4472C4" w:themeColor="accent1"/>
                                <w:sz w:val="18"/>
                                <w:szCs w:val="18"/>
                              </w:rPr>
                              <w:t xml:space="preserve">. </w:t>
                            </w:r>
                            <w:r w:rsidR="002752C4" w:rsidRPr="002752C4">
                              <w:rPr>
                                <w:i/>
                                <w:iCs/>
                                <w:color w:val="4472C4" w:themeColor="accent1"/>
                                <w:sz w:val="18"/>
                                <w:szCs w:val="18"/>
                              </w:rPr>
                              <w:t>Creación propia.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203184" id="_x0000_s1028" type="#_x0000_t202" style="position:absolute;left:0;text-align:left;margin-left:0;margin-top:24.55pt;width:208.1pt;height:110.6pt;z-index:25166848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" stroked="f">
                <v:textbox style="mso-fit-shape-to-text:t">
                  <w:txbxContent>
                    <w:p w14:paraId="4DE7A4F5" w14:textId="66AC1BFF" w:rsidR="009019E4" w:rsidRPr="002752C4" w:rsidRDefault="009019E4" w:rsidP="009019E4">
                      <w:pPr>
                        <w:spacing w:after="0"/>
                        <w:rPr>
                          <w:color w:val="4472C4" w:themeColor="accent1"/>
                          <w:sz w:val="18"/>
                          <w:szCs w:val="18"/>
                        </w:rPr>
                      </w:pPr>
                      <w:r w:rsidRPr="002752C4">
                        <w:rPr>
                          <w:color w:val="4472C4" w:themeColor="accent1"/>
                          <w:sz w:val="18"/>
                          <w:szCs w:val="18"/>
                        </w:rPr>
                        <w:t xml:space="preserve">Figura 3. </w:t>
                      </w:r>
                      <w:r w:rsidRPr="002752C4">
                        <w:rPr>
                          <w:b/>
                          <w:bCs/>
                          <w:color w:val="4472C4" w:themeColor="accent1"/>
                          <w:sz w:val="18"/>
                          <w:szCs w:val="18"/>
                        </w:rPr>
                        <w:t>Forma</w:t>
                      </w:r>
                      <w:r w:rsidR="00E76526" w:rsidRPr="002752C4">
                        <w:rPr>
                          <w:b/>
                          <w:bCs/>
                          <w:color w:val="4472C4" w:themeColor="accent1"/>
                          <w:sz w:val="18"/>
                          <w:szCs w:val="18"/>
                        </w:rPr>
                        <w:t>s</w:t>
                      </w:r>
                      <w:r w:rsidRPr="002752C4">
                        <w:rPr>
                          <w:b/>
                          <w:bCs/>
                          <w:color w:val="4472C4" w:themeColor="accent1"/>
                          <w:sz w:val="18"/>
                          <w:szCs w:val="18"/>
                        </w:rPr>
                        <w:t xml:space="preserve"> de cal hidratada</w:t>
                      </w:r>
                      <w:r w:rsidR="002752C4">
                        <w:rPr>
                          <w:color w:val="4472C4" w:themeColor="accent1"/>
                          <w:sz w:val="18"/>
                          <w:szCs w:val="18"/>
                        </w:rPr>
                        <w:t xml:space="preserve">. </w:t>
                      </w:r>
                      <w:r w:rsidR="002752C4" w:rsidRPr="002752C4">
                        <w:rPr>
                          <w:i/>
                          <w:iCs/>
                          <w:color w:val="4472C4" w:themeColor="accent1"/>
                          <w:sz w:val="18"/>
                          <w:szCs w:val="18"/>
                        </w:rPr>
                        <w:t>Creación propia.</w:t>
                      </w:r>
                    </w:p>
                  </w:txbxContent>
                </v:textbox>
                <w10:wrap type="square" anchorx="margin"/>
              </v:shape>
            </w:pict>
          </mc:Fallback>
        </mc:AlternateContent>
      </w:r>
    </w:p>
    <w:p w14:paraId="2415CA25" w14:textId="564E3AA6" w:rsidR="004431ED" w:rsidRPr="009C28D6" w:rsidRDefault="004431ED" w:rsidP="009C28D6">
      <w:pPr>
        <w:spacing w:line="360" w:lineRule="auto"/>
        <w:jc w:val="both"/>
        <w:rPr>
          <w:rFonts w:ascii="Times New Roman" w:eastAsia="Arial" w:hAnsi="Times New Roman" w:cs="Times New Roman"/>
          <w:spacing w:val="-1"/>
          <w:sz w:val="24"/>
          <w:szCs w:val="24"/>
        </w:rPr>
      </w:pPr>
    </w:p>
    <w:p w14:paraId="3DCF9A13" w14:textId="77777777" w:rsidR="009019E4" w:rsidRDefault="009019E4" w:rsidP="009C28D6">
      <w:pPr>
        <w:spacing w:line="360" w:lineRule="auto"/>
        <w:jc w:val="both"/>
        <w:rPr>
          <w:rFonts w:ascii="Times New Roman" w:eastAsia="Arial" w:hAnsi="Times New Roman" w:cs="Times New Roman"/>
          <w:spacing w:val="-1"/>
          <w:sz w:val="24"/>
          <w:szCs w:val="24"/>
        </w:rPr>
      </w:pPr>
    </w:p>
    <w:p w14:paraId="0D0DC4DD" w14:textId="5DF93E15" w:rsidR="00CF2C8A" w:rsidRPr="009C28D6" w:rsidRDefault="00E96E59"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Cada una de estas </w:t>
      </w:r>
      <w:r w:rsidR="003D08B4" w:rsidRPr="009C28D6">
        <w:rPr>
          <w:rFonts w:ascii="Times New Roman" w:eastAsia="Arial" w:hAnsi="Times New Roman" w:cs="Times New Roman"/>
          <w:spacing w:val="-1"/>
          <w:sz w:val="24"/>
          <w:szCs w:val="24"/>
        </w:rPr>
        <w:t>posibilidades</w:t>
      </w:r>
      <w:r w:rsidRPr="009C28D6">
        <w:rPr>
          <w:rFonts w:ascii="Times New Roman" w:eastAsia="Arial" w:hAnsi="Times New Roman" w:cs="Times New Roman"/>
          <w:spacing w:val="-1"/>
          <w:sz w:val="24"/>
          <w:szCs w:val="24"/>
        </w:rPr>
        <w:t xml:space="preserve"> es susceptible de ser utilizada con la intención de formular acabados superficiales para elementos constructivos. En la mayoría de los casos, se promueve la adición de áridos finos </w:t>
      </w:r>
      <w:r w:rsidR="00321036" w:rsidRPr="009C28D6">
        <w:rPr>
          <w:rFonts w:ascii="Times New Roman" w:eastAsia="Arial" w:hAnsi="Times New Roman" w:cs="Times New Roman"/>
          <w:spacing w:val="-1"/>
          <w:sz w:val="24"/>
          <w:szCs w:val="24"/>
        </w:rPr>
        <w:t xml:space="preserve">y fibras naturales </w:t>
      </w:r>
      <w:r w:rsidRPr="009C28D6">
        <w:rPr>
          <w:rFonts w:ascii="Times New Roman" w:eastAsia="Arial" w:hAnsi="Times New Roman" w:cs="Times New Roman"/>
          <w:spacing w:val="-1"/>
          <w:sz w:val="24"/>
          <w:szCs w:val="24"/>
        </w:rPr>
        <w:t xml:space="preserve">que den uniformidad </w:t>
      </w:r>
      <w:r w:rsidR="00321036" w:rsidRPr="009C28D6">
        <w:rPr>
          <w:rFonts w:ascii="Times New Roman" w:eastAsia="Arial" w:hAnsi="Times New Roman" w:cs="Times New Roman"/>
          <w:spacing w:val="-1"/>
          <w:sz w:val="24"/>
          <w:szCs w:val="24"/>
        </w:rPr>
        <w:t>o</w:t>
      </w:r>
      <w:r w:rsidRPr="009C28D6">
        <w:rPr>
          <w:rFonts w:ascii="Times New Roman" w:eastAsia="Arial" w:hAnsi="Times New Roman" w:cs="Times New Roman"/>
          <w:spacing w:val="-1"/>
          <w:sz w:val="24"/>
          <w:szCs w:val="24"/>
        </w:rPr>
        <w:t xml:space="preserve"> consistencia a las mezclas. </w:t>
      </w:r>
    </w:p>
    <w:p w14:paraId="78722CCA" w14:textId="4B49D1F4" w:rsidR="00321036" w:rsidRPr="009C28D6" w:rsidRDefault="00321036"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Muchas de las construcciones ancestrales</w:t>
      </w:r>
      <w:r w:rsidR="00B41576">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 xml:space="preserve"> aún conservan recubrimientos hechos a base de cal que permiten inferir estilos de vida y patrones constructivos </w:t>
      </w:r>
      <w:r w:rsidR="00B41576">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eficientemente</w:t>
      </w:r>
      <w:r w:rsidR="00B41576">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 xml:space="preserve"> sostenibles. </w:t>
      </w:r>
    </w:p>
    <w:p w14:paraId="2E567E49" w14:textId="6A085BAC" w:rsidR="00321036" w:rsidRPr="009C28D6" w:rsidRDefault="003D08B4"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La cal es un material</w:t>
      </w:r>
      <w:r w:rsidR="00796B6D" w:rsidRPr="009C28D6">
        <w:rPr>
          <w:rFonts w:ascii="Times New Roman" w:eastAsia="Arial" w:hAnsi="Times New Roman" w:cs="Times New Roman"/>
          <w:spacing w:val="-1"/>
          <w:sz w:val="24"/>
          <w:szCs w:val="24"/>
        </w:rPr>
        <w:t xml:space="preserve"> de origen mineral</w:t>
      </w:r>
      <w:r w:rsidRPr="009C28D6">
        <w:rPr>
          <w:rFonts w:ascii="Times New Roman" w:eastAsia="Arial" w:hAnsi="Times New Roman" w:cs="Times New Roman"/>
          <w:spacing w:val="-1"/>
          <w:sz w:val="24"/>
          <w:szCs w:val="24"/>
        </w:rPr>
        <w:t xml:space="preserve"> que </w:t>
      </w:r>
      <w:r w:rsidR="00404F95">
        <w:rPr>
          <w:rFonts w:ascii="Times New Roman" w:eastAsia="Arial" w:hAnsi="Times New Roman" w:cs="Times New Roman"/>
          <w:spacing w:val="-1"/>
          <w:sz w:val="24"/>
          <w:szCs w:val="24"/>
        </w:rPr>
        <w:t>siendo aprovechado</w:t>
      </w:r>
      <w:r w:rsidRPr="009C28D6">
        <w:rPr>
          <w:rFonts w:ascii="Times New Roman" w:eastAsia="Arial" w:hAnsi="Times New Roman" w:cs="Times New Roman"/>
          <w:spacing w:val="-1"/>
          <w:sz w:val="24"/>
          <w:szCs w:val="24"/>
        </w:rPr>
        <w:t xml:space="preserve"> puede ser de gran utilidad</w:t>
      </w:r>
      <w:r w:rsidR="00404F95">
        <w:rPr>
          <w:rFonts w:ascii="Times New Roman" w:eastAsia="Arial" w:hAnsi="Times New Roman" w:cs="Times New Roman"/>
          <w:spacing w:val="-1"/>
          <w:sz w:val="24"/>
          <w:szCs w:val="24"/>
        </w:rPr>
        <w:t>,</w:t>
      </w:r>
      <w:r w:rsidRPr="009C28D6">
        <w:rPr>
          <w:rFonts w:ascii="Times New Roman" w:eastAsia="Arial" w:hAnsi="Times New Roman" w:cs="Times New Roman"/>
          <w:spacing w:val="-1"/>
          <w:sz w:val="24"/>
          <w:szCs w:val="24"/>
        </w:rPr>
        <w:t xml:space="preserve"> no sólo para mamposterías, sino </w:t>
      </w:r>
      <w:r w:rsidR="00796B6D" w:rsidRPr="009C28D6">
        <w:rPr>
          <w:rFonts w:ascii="Times New Roman" w:eastAsia="Arial" w:hAnsi="Times New Roman" w:cs="Times New Roman"/>
          <w:spacing w:val="-1"/>
          <w:sz w:val="24"/>
          <w:szCs w:val="24"/>
        </w:rPr>
        <w:t xml:space="preserve">también </w:t>
      </w:r>
      <w:r w:rsidRPr="009C28D6">
        <w:rPr>
          <w:rFonts w:ascii="Times New Roman" w:eastAsia="Arial" w:hAnsi="Times New Roman" w:cs="Times New Roman"/>
          <w:spacing w:val="-1"/>
          <w:sz w:val="24"/>
          <w:szCs w:val="24"/>
        </w:rPr>
        <w:t>para repellados, aplanados, pastas con textura, estucos</w:t>
      </w:r>
      <w:r w:rsidR="00796B6D" w:rsidRPr="009C28D6">
        <w:rPr>
          <w:rFonts w:ascii="Times New Roman" w:eastAsia="Arial" w:hAnsi="Times New Roman" w:cs="Times New Roman"/>
          <w:spacing w:val="-1"/>
          <w:sz w:val="24"/>
          <w:szCs w:val="24"/>
        </w:rPr>
        <w:t xml:space="preserve"> finos</w:t>
      </w:r>
      <w:r w:rsidRPr="009C28D6">
        <w:rPr>
          <w:rFonts w:ascii="Times New Roman" w:eastAsia="Arial" w:hAnsi="Times New Roman" w:cs="Times New Roman"/>
          <w:spacing w:val="-1"/>
          <w:sz w:val="24"/>
          <w:szCs w:val="24"/>
        </w:rPr>
        <w:t xml:space="preserve">, pinturas y hasta impermeabilizantes. </w:t>
      </w:r>
      <w:r w:rsidR="007E6B5E">
        <w:rPr>
          <w:rFonts w:ascii="Times New Roman" w:eastAsia="Arial" w:hAnsi="Times New Roman" w:cs="Times New Roman"/>
          <w:spacing w:val="-1"/>
          <w:sz w:val="24"/>
          <w:szCs w:val="24"/>
        </w:rPr>
        <w:t>(Tovar. 2019)</w:t>
      </w:r>
    </w:p>
    <w:p w14:paraId="6CCDC5D7" w14:textId="4DC64AD7" w:rsidR="00796B6D" w:rsidRPr="009C28D6" w:rsidRDefault="00796B6D"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Obviamente, cada una de estas aplicaciones tiene una finalidad distinta, pero en casi todos los casos, la cal es una </w:t>
      </w:r>
      <w:r w:rsidR="00B41576">
        <w:rPr>
          <w:rFonts w:ascii="Times New Roman" w:eastAsia="Arial" w:hAnsi="Times New Roman" w:cs="Times New Roman"/>
          <w:spacing w:val="-1"/>
          <w:sz w:val="24"/>
          <w:szCs w:val="24"/>
        </w:rPr>
        <w:t>grandiosa</w:t>
      </w:r>
      <w:r w:rsidRPr="009C28D6">
        <w:rPr>
          <w:rFonts w:ascii="Times New Roman" w:eastAsia="Arial" w:hAnsi="Times New Roman" w:cs="Times New Roman"/>
          <w:spacing w:val="-1"/>
          <w:sz w:val="24"/>
          <w:szCs w:val="24"/>
        </w:rPr>
        <w:t xml:space="preserve"> opción para la creación de condiciones de habitabilidad óptimas. </w:t>
      </w:r>
    </w:p>
    <w:p w14:paraId="1FD31B54" w14:textId="0EAB5520" w:rsidR="00796B6D" w:rsidRPr="009C28D6" w:rsidRDefault="00796B6D"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lastRenderedPageBreak/>
        <w:t xml:space="preserve">La actual crisis sanitaria del COVID-19 pone de manifiesto la necesidad de generar espacios saludables, para controlar y en ocasiones, revertir la incidencia microbiana. </w:t>
      </w:r>
    </w:p>
    <w:p w14:paraId="5DED5FA6" w14:textId="5C4F7DD4" w:rsidR="00796B6D" w:rsidRPr="009C28D6" w:rsidRDefault="00796B6D"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Y así como ha quedado establecido en el documento “</w:t>
      </w:r>
      <w:r w:rsidRPr="00BF6217">
        <w:rPr>
          <w:rFonts w:ascii="Times New Roman" w:eastAsia="Arial" w:hAnsi="Times New Roman" w:cs="Times New Roman"/>
          <w:i/>
          <w:iCs/>
          <w:spacing w:val="-1"/>
          <w:sz w:val="24"/>
          <w:szCs w:val="24"/>
        </w:rPr>
        <w:t>Efecto biocida de la Cal</w:t>
      </w:r>
      <w:r w:rsidRPr="009C28D6">
        <w:rPr>
          <w:rFonts w:ascii="Times New Roman" w:eastAsia="Arial" w:hAnsi="Times New Roman" w:cs="Times New Roman"/>
          <w:spacing w:val="-1"/>
          <w:sz w:val="24"/>
          <w:szCs w:val="24"/>
        </w:rPr>
        <w:t>”</w:t>
      </w:r>
      <w:r w:rsidR="00404F95">
        <w:rPr>
          <w:rFonts w:ascii="Times New Roman" w:eastAsia="Arial" w:hAnsi="Times New Roman" w:cs="Times New Roman"/>
          <w:spacing w:val="-1"/>
          <w:sz w:val="24"/>
          <w:szCs w:val="24"/>
        </w:rPr>
        <w:t xml:space="preserve"> (Larrea, et al. 1995)</w:t>
      </w:r>
      <w:r w:rsidRPr="009C28D6">
        <w:rPr>
          <w:rFonts w:ascii="Times New Roman" w:eastAsia="Arial" w:hAnsi="Times New Roman" w:cs="Times New Roman"/>
          <w:spacing w:val="-1"/>
          <w:sz w:val="24"/>
          <w:szCs w:val="24"/>
        </w:rPr>
        <w:t xml:space="preserve"> este material tiene la facultad de inhibir la proliferación o reproducción de bacterias. </w:t>
      </w:r>
    </w:p>
    <w:p w14:paraId="4C239DEC" w14:textId="115CB061" w:rsidR="00BA7154" w:rsidRPr="009C28D6" w:rsidRDefault="00BF6217" w:rsidP="009C28D6">
      <w:p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E</w:t>
      </w:r>
      <w:r w:rsidR="00327FF1">
        <w:rPr>
          <w:rFonts w:ascii="Times New Roman" w:eastAsia="Arial" w:hAnsi="Times New Roman" w:cs="Times New Roman"/>
          <w:spacing w:val="-1"/>
          <w:sz w:val="24"/>
          <w:szCs w:val="24"/>
        </w:rPr>
        <w:t>ste estudio,</w:t>
      </w:r>
      <w:r w:rsidR="00796B6D" w:rsidRPr="009C28D6">
        <w:rPr>
          <w:rFonts w:ascii="Times New Roman" w:eastAsia="Arial" w:hAnsi="Times New Roman" w:cs="Times New Roman"/>
          <w:spacing w:val="-1"/>
          <w:sz w:val="24"/>
          <w:szCs w:val="24"/>
        </w:rPr>
        <w:t xml:space="preserve"> </w:t>
      </w:r>
      <w:r w:rsidR="00327FF1">
        <w:rPr>
          <w:rFonts w:ascii="Times New Roman" w:eastAsia="Arial" w:hAnsi="Times New Roman" w:cs="Times New Roman"/>
          <w:spacing w:val="-1"/>
          <w:sz w:val="24"/>
          <w:szCs w:val="24"/>
        </w:rPr>
        <w:t>auspiciado</w:t>
      </w:r>
      <w:r w:rsidR="00796B6D" w:rsidRPr="009C28D6">
        <w:rPr>
          <w:rFonts w:ascii="Times New Roman" w:eastAsia="Arial" w:hAnsi="Times New Roman" w:cs="Times New Roman"/>
          <w:spacing w:val="-1"/>
          <w:sz w:val="24"/>
          <w:szCs w:val="24"/>
        </w:rPr>
        <w:t xml:space="preserve"> por la Asociación Nacional de Fabricantes de Cal, indica que la cal tiene el potencial suficiente para actuar como agente antibacteriano. Toda vez que </w:t>
      </w:r>
      <w:r>
        <w:rPr>
          <w:rFonts w:ascii="Times New Roman" w:eastAsia="Arial" w:hAnsi="Times New Roman" w:cs="Times New Roman"/>
          <w:spacing w:val="-1"/>
          <w:sz w:val="24"/>
          <w:szCs w:val="24"/>
        </w:rPr>
        <w:t xml:space="preserve">está tipificada como </w:t>
      </w:r>
      <w:r w:rsidR="006300AA">
        <w:rPr>
          <w:rFonts w:ascii="Times New Roman" w:eastAsia="Arial" w:hAnsi="Times New Roman" w:cs="Times New Roman"/>
          <w:spacing w:val="-1"/>
          <w:sz w:val="24"/>
          <w:szCs w:val="24"/>
        </w:rPr>
        <w:t xml:space="preserve">uno de los </w:t>
      </w:r>
      <w:r>
        <w:rPr>
          <w:rFonts w:ascii="Times New Roman" w:eastAsia="Arial" w:hAnsi="Times New Roman" w:cs="Times New Roman"/>
          <w:spacing w:val="-1"/>
          <w:sz w:val="24"/>
          <w:szCs w:val="24"/>
        </w:rPr>
        <w:t>biocida</w:t>
      </w:r>
      <w:r w:rsidR="006300AA">
        <w:rPr>
          <w:rFonts w:ascii="Times New Roman" w:eastAsia="Arial" w:hAnsi="Times New Roman" w:cs="Times New Roman"/>
          <w:spacing w:val="-1"/>
          <w:sz w:val="24"/>
          <w:szCs w:val="24"/>
        </w:rPr>
        <w:t>s</w:t>
      </w:r>
      <w:r>
        <w:rPr>
          <w:rFonts w:ascii="Times New Roman" w:eastAsia="Arial" w:hAnsi="Times New Roman" w:cs="Times New Roman"/>
          <w:spacing w:val="-1"/>
          <w:sz w:val="24"/>
          <w:szCs w:val="24"/>
        </w:rPr>
        <w:t xml:space="preserve"> natural</w:t>
      </w:r>
      <w:r w:rsidR="006300AA">
        <w:rPr>
          <w:rFonts w:ascii="Times New Roman" w:eastAsia="Arial" w:hAnsi="Times New Roman" w:cs="Times New Roman"/>
          <w:spacing w:val="-1"/>
          <w:sz w:val="24"/>
          <w:szCs w:val="24"/>
        </w:rPr>
        <w:t>es por excelencia,</w:t>
      </w:r>
      <w:r>
        <w:rPr>
          <w:rFonts w:ascii="Times New Roman" w:eastAsia="Arial" w:hAnsi="Times New Roman" w:cs="Times New Roman"/>
          <w:spacing w:val="-1"/>
          <w:sz w:val="24"/>
          <w:szCs w:val="24"/>
        </w:rPr>
        <w:t xml:space="preserve"> y</w:t>
      </w:r>
      <w:r w:rsidR="006300AA">
        <w:rPr>
          <w:rFonts w:ascii="Times New Roman" w:eastAsia="Arial" w:hAnsi="Times New Roman" w:cs="Times New Roman"/>
          <w:spacing w:val="-1"/>
          <w:sz w:val="24"/>
          <w:szCs w:val="24"/>
        </w:rPr>
        <w:t xml:space="preserve">a que </w:t>
      </w:r>
      <w:r>
        <w:rPr>
          <w:rFonts w:ascii="Times New Roman" w:eastAsia="Arial" w:hAnsi="Times New Roman" w:cs="Times New Roman"/>
          <w:spacing w:val="-1"/>
          <w:sz w:val="24"/>
          <w:szCs w:val="24"/>
        </w:rPr>
        <w:t xml:space="preserve">éstos </w:t>
      </w:r>
      <w:r w:rsidR="0042660C" w:rsidRPr="009C28D6">
        <w:rPr>
          <w:rFonts w:ascii="Times New Roman" w:eastAsia="Arial" w:hAnsi="Times New Roman" w:cs="Times New Roman"/>
          <w:spacing w:val="-1"/>
          <w:sz w:val="24"/>
          <w:szCs w:val="24"/>
        </w:rPr>
        <w:t>p</w:t>
      </w:r>
      <w:r w:rsidR="00BA7154" w:rsidRPr="009C28D6">
        <w:rPr>
          <w:rFonts w:ascii="Times New Roman" w:eastAsia="Arial" w:hAnsi="Times New Roman" w:cs="Times New Roman"/>
          <w:spacing w:val="-1"/>
          <w:sz w:val="24"/>
          <w:szCs w:val="24"/>
        </w:rPr>
        <w:t xml:space="preserve">ermiten destruir, contrarrestar, neutralizar, impedir la acción o ejercer un control de cualquier organismo considerado nocivo para el hombre; actuando en la membrana celular del microorganismo, penetrándola y destruyendo los sistemas que le permiten vivir. </w:t>
      </w:r>
    </w:p>
    <w:p w14:paraId="770F3FBA" w14:textId="670E62B4" w:rsidR="00BA7154" w:rsidRPr="009C28D6" w:rsidRDefault="00BA7154" w:rsidP="0087153B">
      <w:pPr>
        <w:spacing w:after="0" w:line="360" w:lineRule="auto"/>
        <w:jc w:val="both"/>
        <w:rPr>
          <w:rFonts w:ascii="Times New Roman" w:eastAsia="Arial" w:hAnsi="Times New Roman" w:cs="Times New Roman"/>
          <w:b/>
          <w:bCs/>
          <w:spacing w:val="-1"/>
          <w:sz w:val="24"/>
          <w:szCs w:val="24"/>
        </w:rPr>
      </w:pPr>
      <w:r w:rsidRPr="009C28D6">
        <w:rPr>
          <w:rFonts w:ascii="Times New Roman" w:eastAsia="Arial" w:hAnsi="Times New Roman" w:cs="Times New Roman"/>
          <w:spacing w:val="-1"/>
          <w:sz w:val="24"/>
          <w:szCs w:val="24"/>
        </w:rPr>
        <w:t xml:space="preserve">Los mejores </w:t>
      </w:r>
      <w:r w:rsidR="0042660C" w:rsidRPr="009C28D6">
        <w:rPr>
          <w:rFonts w:ascii="Times New Roman" w:eastAsia="Arial" w:hAnsi="Times New Roman" w:cs="Times New Roman"/>
          <w:spacing w:val="-1"/>
          <w:sz w:val="24"/>
          <w:szCs w:val="24"/>
        </w:rPr>
        <w:t>bio</w:t>
      </w:r>
      <w:r w:rsidRPr="009C28D6">
        <w:rPr>
          <w:rFonts w:ascii="Times New Roman" w:eastAsia="Arial" w:hAnsi="Times New Roman" w:cs="Times New Roman"/>
          <w:spacing w:val="-1"/>
          <w:sz w:val="24"/>
          <w:szCs w:val="24"/>
        </w:rPr>
        <w:t xml:space="preserve">cidas </w:t>
      </w:r>
      <w:r w:rsidR="00BF6217">
        <w:rPr>
          <w:rFonts w:ascii="Times New Roman" w:eastAsia="Arial" w:hAnsi="Times New Roman" w:cs="Times New Roman"/>
          <w:spacing w:val="-1"/>
          <w:sz w:val="24"/>
          <w:szCs w:val="24"/>
        </w:rPr>
        <w:t>son eficaces para</w:t>
      </w:r>
      <w:r w:rsidRPr="009C28D6">
        <w:rPr>
          <w:rFonts w:ascii="Times New Roman" w:eastAsia="Arial" w:hAnsi="Times New Roman" w:cs="Times New Roman"/>
          <w:spacing w:val="-1"/>
          <w:sz w:val="24"/>
          <w:szCs w:val="24"/>
        </w:rPr>
        <w:t xml:space="preserve"> erradicar microorganismos, bacterias, virus y hongos</w:t>
      </w:r>
      <w:r w:rsidR="00BF6217">
        <w:rPr>
          <w:rFonts w:ascii="Times New Roman" w:eastAsia="Arial" w:hAnsi="Times New Roman" w:cs="Times New Roman"/>
          <w:spacing w:val="-1"/>
          <w:sz w:val="24"/>
          <w:szCs w:val="24"/>
        </w:rPr>
        <w:t xml:space="preserve"> porque poseen</w:t>
      </w:r>
      <w:r w:rsidRPr="009C28D6">
        <w:rPr>
          <w:rFonts w:ascii="Times New Roman" w:eastAsia="Arial" w:hAnsi="Times New Roman" w:cs="Times New Roman"/>
          <w:spacing w:val="-1"/>
          <w:sz w:val="24"/>
          <w:szCs w:val="24"/>
        </w:rPr>
        <w:t>:</w:t>
      </w:r>
    </w:p>
    <w:p w14:paraId="1F0CBBCE" w14:textId="77777777" w:rsidR="00BA7154" w:rsidRPr="009C28D6"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Gran espectro de actividad</w:t>
      </w:r>
    </w:p>
    <w:p w14:paraId="468DA3C7" w14:textId="77777777" w:rsidR="00BA7154" w:rsidRPr="009C28D6"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Alta eficiencia -aún en bajas concentraciones-</w:t>
      </w:r>
    </w:p>
    <w:p w14:paraId="42D0F03F" w14:textId="77777777" w:rsidR="00BA7154" w:rsidRPr="009C28D6"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Amplio rango de pH</w:t>
      </w:r>
    </w:p>
    <w:p w14:paraId="649D6A64" w14:textId="77777777" w:rsidR="00BA7154" w:rsidRPr="009C28D6"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Solubilidad en agua</w:t>
      </w:r>
    </w:p>
    <w:p w14:paraId="06075F70" w14:textId="77777777" w:rsidR="00BA7154" w:rsidRPr="009C28D6"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Compatibilidad química con el ambiente </w:t>
      </w:r>
    </w:p>
    <w:p w14:paraId="63E50EBF" w14:textId="77777777" w:rsidR="00BA7154" w:rsidRPr="009C28D6"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Alta persistencia </w:t>
      </w:r>
    </w:p>
    <w:p w14:paraId="6573A507" w14:textId="77777777" w:rsidR="00BA7154" w:rsidRPr="009C28D6"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Facilidad de neutralización </w:t>
      </w:r>
    </w:p>
    <w:p w14:paraId="208EF01C" w14:textId="77777777" w:rsidR="00BA7154" w:rsidRPr="009C28D6"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Baja toxicidad humana</w:t>
      </w:r>
    </w:p>
    <w:p w14:paraId="269E3199" w14:textId="77777777" w:rsidR="00BA7154" w:rsidRPr="009C28D6" w:rsidRDefault="00BA7154" w:rsidP="009C28D6">
      <w:pPr>
        <w:numPr>
          <w:ilvl w:val="0"/>
          <w:numId w:val="5"/>
        </w:numPr>
        <w:spacing w:after="0"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Economía, rapidez y buena calidad</w:t>
      </w:r>
    </w:p>
    <w:p w14:paraId="09D73CFE" w14:textId="53C47472" w:rsidR="00BA7154" w:rsidRPr="009C28D6" w:rsidRDefault="00BA7154" w:rsidP="00BF6217">
      <w:pPr>
        <w:spacing w:after="0"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El sol, el alcohol y </w:t>
      </w:r>
      <w:r w:rsidR="0042660C" w:rsidRPr="009C28D6">
        <w:rPr>
          <w:rFonts w:ascii="Times New Roman" w:eastAsia="Arial" w:hAnsi="Times New Roman" w:cs="Times New Roman"/>
          <w:spacing w:val="-1"/>
          <w:sz w:val="24"/>
          <w:szCs w:val="24"/>
        </w:rPr>
        <w:t>la</w:t>
      </w:r>
      <w:r w:rsidRPr="009C28D6">
        <w:rPr>
          <w:rFonts w:ascii="Times New Roman" w:eastAsia="Arial" w:hAnsi="Times New Roman" w:cs="Times New Roman"/>
          <w:spacing w:val="-1"/>
          <w:sz w:val="24"/>
          <w:szCs w:val="24"/>
        </w:rPr>
        <w:t xml:space="preserve"> cal son biocidas de gran eficiencia. </w:t>
      </w:r>
    </w:p>
    <w:p w14:paraId="7FEEB841" w14:textId="4CD9EC9E" w:rsidR="00BA7154" w:rsidRPr="009C28D6" w:rsidRDefault="00BA7154" w:rsidP="00BF6217">
      <w:pPr>
        <w:spacing w:after="0"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Los biocidas se usan en:</w:t>
      </w:r>
    </w:p>
    <w:p w14:paraId="5F321E37" w14:textId="2B933671" w:rsidR="00F159E3" w:rsidRPr="009C28D6" w:rsidRDefault="0087153B" w:rsidP="009C28D6">
      <w:pPr>
        <w:spacing w:line="360" w:lineRule="auto"/>
        <w:jc w:val="both"/>
        <w:rPr>
          <w:rFonts w:ascii="Times New Roman" w:eastAsia="Arial" w:hAnsi="Times New Roman" w:cs="Times New Roman"/>
          <w:spacing w:val="-1"/>
          <w:sz w:val="24"/>
          <w:szCs w:val="24"/>
        </w:rPr>
      </w:pPr>
      <w:r w:rsidRPr="009C28D6">
        <w:rPr>
          <w:rFonts w:ascii="Times New Roman" w:hAnsi="Times New Roman" w:cs="Times New Roman"/>
          <w:noProof/>
          <w:sz w:val="24"/>
          <w:szCs w:val="24"/>
        </w:rPr>
        <w:drawing>
          <wp:anchor distT="0" distB="0" distL="114300" distR="114300" simplePos="0" relativeHeight="251663360" behindDoc="0" locked="0" layoutInCell="1" allowOverlap="1" wp14:anchorId="1B93D337" wp14:editId="7AA8FD99">
            <wp:simplePos x="0" y="0"/>
            <wp:positionH relativeFrom="margin">
              <wp:posOffset>1779721</wp:posOffset>
            </wp:positionH>
            <wp:positionV relativeFrom="paragraph">
              <wp:posOffset>73435</wp:posOffset>
            </wp:positionV>
            <wp:extent cx="2766695" cy="1021715"/>
            <wp:effectExtent l="0" t="0" r="0" b="6985"/>
            <wp:wrapThrough wrapText="bothSides">
              <wp:wrapPolygon edited="0">
                <wp:start x="0" y="0"/>
                <wp:lineTo x="0" y="21345"/>
                <wp:lineTo x="21417" y="21345"/>
                <wp:lineTo x="21417" y="0"/>
                <wp:lineTo x="0" y="0"/>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66695" cy="1021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F59375" w14:textId="22F4FCCE" w:rsidR="00F159E3" w:rsidRPr="009C28D6" w:rsidRDefault="00F159E3" w:rsidP="009C28D6">
      <w:pPr>
        <w:spacing w:line="360" w:lineRule="auto"/>
        <w:jc w:val="both"/>
        <w:rPr>
          <w:rFonts w:ascii="Times New Roman" w:eastAsia="Arial" w:hAnsi="Times New Roman" w:cs="Times New Roman"/>
          <w:spacing w:val="-1"/>
          <w:sz w:val="24"/>
          <w:szCs w:val="24"/>
        </w:rPr>
      </w:pPr>
    </w:p>
    <w:p w14:paraId="3E29DC1C" w14:textId="66EDF11E" w:rsidR="00F159E3" w:rsidRPr="009C28D6" w:rsidRDefault="00F159E3" w:rsidP="009C28D6">
      <w:pPr>
        <w:spacing w:line="360" w:lineRule="auto"/>
        <w:jc w:val="both"/>
        <w:rPr>
          <w:rFonts w:ascii="Times New Roman" w:eastAsia="Arial" w:hAnsi="Times New Roman" w:cs="Times New Roman"/>
          <w:spacing w:val="-1"/>
          <w:sz w:val="24"/>
          <w:szCs w:val="24"/>
        </w:rPr>
      </w:pPr>
    </w:p>
    <w:p w14:paraId="5147E8A9" w14:textId="2477A2B5" w:rsidR="00F159E3" w:rsidRPr="009C28D6" w:rsidRDefault="0087153B"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noProof/>
          <w:spacing w:val="-1"/>
          <w:sz w:val="24"/>
          <w:szCs w:val="24"/>
        </w:rPr>
        <mc:AlternateContent>
          <mc:Choice Requires="wps">
            <w:drawing>
              <wp:anchor distT="45720" distB="45720" distL="114300" distR="114300" simplePos="0" relativeHeight="251670528" behindDoc="0" locked="0" layoutInCell="1" allowOverlap="1" wp14:anchorId="5F0C1561" wp14:editId="45364FB4">
                <wp:simplePos x="0" y="0"/>
                <wp:positionH relativeFrom="margin">
                  <wp:posOffset>1738814</wp:posOffset>
                </wp:positionH>
                <wp:positionV relativeFrom="paragraph">
                  <wp:posOffset>142875</wp:posOffset>
                </wp:positionV>
                <wp:extent cx="3002280" cy="1404620"/>
                <wp:effectExtent l="0" t="0" r="7620" b="0"/>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2280" cy="1404620"/>
                        </a:xfrm>
                        <a:prstGeom prst="rect">
                          <a:avLst/>
                        </a:prstGeom>
                        <a:solidFill>
                          <a:srgbClr val="FFFFFF"/>
                        </a:solidFill>
                        <a:ln w="9525">
                          <a:noFill/>
                          <a:miter lim="800000"/>
                          <a:headEnd/>
                          <a:tailEnd/>
                        </a:ln>
                      </wps:spPr>
                      <wps:txbx>
                        <w:txbxContent>
                          <w:p w14:paraId="7921A341" w14:textId="308EDBC0" w:rsidR="009019E4" w:rsidRPr="002752C4" w:rsidRDefault="009019E4" w:rsidP="009019E4">
                            <w:pPr>
                              <w:spacing w:after="0"/>
                              <w:rPr>
                                <w:color w:val="4472C4" w:themeColor="accent1"/>
                                <w:sz w:val="18"/>
                                <w:szCs w:val="18"/>
                              </w:rPr>
                            </w:pPr>
                            <w:r w:rsidRPr="002752C4">
                              <w:rPr>
                                <w:color w:val="4472C4" w:themeColor="accent1"/>
                                <w:sz w:val="18"/>
                                <w:szCs w:val="18"/>
                              </w:rPr>
                              <w:t xml:space="preserve">Figura 4. </w:t>
                            </w:r>
                            <w:r w:rsidR="00E76526" w:rsidRPr="002752C4">
                              <w:rPr>
                                <w:b/>
                                <w:bCs/>
                                <w:color w:val="4472C4" w:themeColor="accent1"/>
                                <w:sz w:val="18"/>
                                <w:szCs w:val="18"/>
                              </w:rPr>
                              <w:t>Sectores y usos de los biocidas</w:t>
                            </w:r>
                            <w:r w:rsidR="002752C4">
                              <w:rPr>
                                <w:color w:val="4472C4" w:themeColor="accent1"/>
                                <w:sz w:val="18"/>
                                <w:szCs w:val="18"/>
                              </w:rPr>
                              <w:t xml:space="preserve">. </w:t>
                            </w:r>
                            <w:r w:rsidR="002752C4" w:rsidRPr="002752C4">
                              <w:rPr>
                                <w:i/>
                                <w:iCs/>
                                <w:color w:val="4472C4" w:themeColor="accent1"/>
                                <w:sz w:val="18"/>
                                <w:szCs w:val="18"/>
                              </w:rPr>
                              <w:t>Creación propia.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0C1561" id="_x0000_s1029" type="#_x0000_t202" style="position:absolute;left:0;text-align:left;margin-left:136.9pt;margin-top:11.25pt;width:236.4pt;height:110.6pt;z-index:2516705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" stroked="f">
                <v:textbox style="mso-fit-shape-to-text:t">
                  <w:txbxContent>
                    <w:p w14:paraId="7921A341" w14:textId="308EDBC0" w:rsidR="009019E4" w:rsidRPr="002752C4" w:rsidRDefault="009019E4" w:rsidP="009019E4">
                      <w:pPr>
                        <w:spacing w:after="0"/>
                        <w:rPr>
                          <w:color w:val="4472C4" w:themeColor="accent1"/>
                          <w:sz w:val="18"/>
                          <w:szCs w:val="18"/>
                        </w:rPr>
                      </w:pPr>
                      <w:r w:rsidRPr="002752C4">
                        <w:rPr>
                          <w:color w:val="4472C4" w:themeColor="accent1"/>
                          <w:sz w:val="18"/>
                          <w:szCs w:val="18"/>
                        </w:rPr>
                        <w:t xml:space="preserve">Figura 4. </w:t>
                      </w:r>
                      <w:r w:rsidR="00E76526" w:rsidRPr="002752C4">
                        <w:rPr>
                          <w:b/>
                          <w:bCs/>
                          <w:color w:val="4472C4" w:themeColor="accent1"/>
                          <w:sz w:val="18"/>
                          <w:szCs w:val="18"/>
                        </w:rPr>
                        <w:t>Sectores y usos de los biocidas</w:t>
                      </w:r>
                      <w:r w:rsidR="002752C4">
                        <w:rPr>
                          <w:color w:val="4472C4" w:themeColor="accent1"/>
                          <w:sz w:val="18"/>
                          <w:szCs w:val="18"/>
                        </w:rPr>
                        <w:t xml:space="preserve">. </w:t>
                      </w:r>
                      <w:r w:rsidR="002752C4" w:rsidRPr="002752C4">
                        <w:rPr>
                          <w:i/>
                          <w:iCs/>
                          <w:color w:val="4472C4" w:themeColor="accent1"/>
                          <w:sz w:val="18"/>
                          <w:szCs w:val="18"/>
                        </w:rPr>
                        <w:t>Creación propia.</w:t>
                      </w:r>
                    </w:p>
                  </w:txbxContent>
                </v:textbox>
                <w10:wrap type="square" anchorx="margin"/>
              </v:shape>
            </w:pict>
          </mc:Fallback>
        </mc:AlternateContent>
      </w:r>
    </w:p>
    <w:p w14:paraId="0EF379C9" w14:textId="77777777" w:rsidR="00055912" w:rsidRDefault="00055912" w:rsidP="006300AA">
      <w:pPr>
        <w:spacing w:after="0" w:line="360" w:lineRule="auto"/>
        <w:jc w:val="both"/>
        <w:rPr>
          <w:ins w:id="5" w:author="Autor"/>
          <w:rFonts w:ascii="Times New Roman" w:eastAsia="Arial" w:hAnsi="Times New Roman" w:cs="Times New Roman"/>
          <w:spacing w:val="-1"/>
          <w:sz w:val="24"/>
          <w:szCs w:val="24"/>
        </w:rPr>
      </w:pPr>
    </w:p>
    <w:p w14:paraId="6C1C2487" w14:textId="4FEE95BE" w:rsidR="00BA7154" w:rsidRPr="009C28D6" w:rsidRDefault="00BA7154" w:rsidP="006300AA">
      <w:pPr>
        <w:spacing w:after="0"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Los biocidas pueden ser</w:t>
      </w:r>
      <w:r w:rsidR="006300AA">
        <w:rPr>
          <w:rFonts w:ascii="Times New Roman" w:eastAsia="Arial" w:hAnsi="Times New Roman" w:cs="Times New Roman"/>
          <w:spacing w:val="-1"/>
          <w:sz w:val="24"/>
          <w:szCs w:val="24"/>
        </w:rPr>
        <w:t xml:space="preserve"> según su efecto</w:t>
      </w:r>
      <w:r w:rsidRPr="009C28D6">
        <w:rPr>
          <w:rFonts w:ascii="Times New Roman" w:eastAsia="Arial" w:hAnsi="Times New Roman" w:cs="Times New Roman"/>
          <w:spacing w:val="-1"/>
          <w:sz w:val="24"/>
          <w:szCs w:val="24"/>
        </w:rPr>
        <w:t>:</w:t>
      </w:r>
    </w:p>
    <w:p w14:paraId="2C69B909" w14:textId="77777777" w:rsidR="00BA7154" w:rsidRPr="009C28D6" w:rsidRDefault="00BA7154" w:rsidP="006300AA">
      <w:pPr>
        <w:spacing w:after="0"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lastRenderedPageBreak/>
        <w:t xml:space="preserve">FÍSICOS </w:t>
      </w:r>
    </w:p>
    <w:p w14:paraId="6EEC4783" w14:textId="203D9B54" w:rsidR="00BA7154" w:rsidRPr="009C28D6" w:rsidRDefault="0087153B" w:rsidP="009C28D6">
      <w:p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Son las f</w:t>
      </w:r>
      <w:r w:rsidR="00BA7154" w:rsidRPr="009C28D6">
        <w:rPr>
          <w:rFonts w:ascii="Times New Roman" w:eastAsia="Arial" w:hAnsi="Times New Roman" w:cs="Times New Roman"/>
          <w:spacing w:val="-1"/>
          <w:sz w:val="24"/>
          <w:szCs w:val="24"/>
        </w:rPr>
        <w:t xml:space="preserve">uentes de radiación de alta energía (luz UV) que oxidan la pared proteica y prácticamente queman a los microrganismos. </w:t>
      </w:r>
    </w:p>
    <w:p w14:paraId="79806419" w14:textId="77777777" w:rsidR="00BA7154" w:rsidRPr="009C28D6" w:rsidRDefault="00BA7154"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BIOLÓGICOS</w:t>
      </w:r>
    </w:p>
    <w:p w14:paraId="4D8D087F" w14:textId="15A1F07D" w:rsidR="00BA7154" w:rsidRPr="009C28D6" w:rsidRDefault="00BA7154"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S</w:t>
      </w:r>
      <w:r w:rsidR="0087153B">
        <w:rPr>
          <w:rFonts w:ascii="Times New Roman" w:eastAsia="Arial" w:hAnsi="Times New Roman" w:cs="Times New Roman"/>
          <w:spacing w:val="-1"/>
          <w:sz w:val="24"/>
          <w:szCs w:val="24"/>
        </w:rPr>
        <w:t>on s</w:t>
      </w:r>
      <w:r w:rsidRPr="009C28D6">
        <w:rPr>
          <w:rFonts w:ascii="Times New Roman" w:eastAsia="Arial" w:hAnsi="Times New Roman" w:cs="Times New Roman"/>
          <w:spacing w:val="-1"/>
          <w:sz w:val="24"/>
          <w:szCs w:val="24"/>
        </w:rPr>
        <w:t>ustancias creadas por organismos superiores para autodefensa, que generalmente son de tipo proteico y se denominan enzimas.</w:t>
      </w:r>
    </w:p>
    <w:p w14:paraId="368BBBE4" w14:textId="77777777" w:rsidR="00BA7154" w:rsidRPr="009C28D6" w:rsidRDefault="00BA7154"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QUÍMICOS</w:t>
      </w:r>
    </w:p>
    <w:p w14:paraId="29B3E5CF" w14:textId="34CF27E3" w:rsidR="00BA7154" w:rsidRPr="009C28D6" w:rsidRDefault="0087153B" w:rsidP="009C28D6">
      <w:p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Son todos los c</w:t>
      </w:r>
      <w:r w:rsidR="00BA7154" w:rsidRPr="009C28D6">
        <w:rPr>
          <w:rFonts w:ascii="Times New Roman" w:eastAsia="Arial" w:hAnsi="Times New Roman" w:cs="Times New Roman"/>
          <w:spacing w:val="-1"/>
          <w:sz w:val="24"/>
          <w:szCs w:val="24"/>
        </w:rPr>
        <w:t xml:space="preserve">ompuestos inorgánicos o síntesis orgánicas que promueven un bloqueo de las funciones vitales de los microorganismos, condición que provoca su muerte. </w:t>
      </w:r>
    </w:p>
    <w:p w14:paraId="2F22489C" w14:textId="77777777" w:rsidR="006300AA" w:rsidRDefault="006300AA" w:rsidP="009C28D6">
      <w:pPr>
        <w:spacing w:line="360" w:lineRule="auto"/>
        <w:jc w:val="both"/>
        <w:rPr>
          <w:rFonts w:ascii="Times New Roman" w:eastAsia="Arial" w:hAnsi="Times New Roman" w:cs="Times New Roman"/>
          <w:spacing w:val="-1"/>
          <w:sz w:val="24"/>
          <w:szCs w:val="24"/>
        </w:rPr>
      </w:pPr>
    </w:p>
    <w:p w14:paraId="16A5B4B6" w14:textId="79B4AD17" w:rsidR="00BA7154" w:rsidRPr="009C28D6" w:rsidRDefault="0042660C"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E</w:t>
      </w:r>
      <w:r w:rsidR="00BA7154" w:rsidRPr="009C28D6">
        <w:rPr>
          <w:rFonts w:ascii="Times New Roman" w:eastAsia="Arial" w:hAnsi="Times New Roman" w:cs="Times New Roman"/>
          <w:spacing w:val="-1"/>
          <w:sz w:val="24"/>
          <w:szCs w:val="24"/>
        </w:rPr>
        <w:t>l</w:t>
      </w:r>
      <w:r w:rsidR="00BA7154" w:rsidRPr="009C28D6">
        <w:rPr>
          <w:rFonts w:ascii="Times New Roman" w:eastAsia="Arial" w:hAnsi="Times New Roman" w:cs="Times New Roman"/>
          <w:i/>
          <w:iCs/>
          <w:spacing w:val="-1"/>
          <w:sz w:val="24"/>
          <w:szCs w:val="24"/>
        </w:rPr>
        <w:t xml:space="preserve"> sol </w:t>
      </w:r>
      <w:r w:rsidR="00BA7154" w:rsidRPr="009C28D6">
        <w:rPr>
          <w:rFonts w:ascii="Times New Roman" w:eastAsia="Arial" w:hAnsi="Times New Roman" w:cs="Times New Roman"/>
          <w:spacing w:val="-1"/>
          <w:sz w:val="24"/>
          <w:szCs w:val="24"/>
        </w:rPr>
        <w:t>tiene un efecto físico porque eleva la temperatura de las paredes celulares</w:t>
      </w:r>
      <w:r w:rsidR="0075747D">
        <w:rPr>
          <w:rFonts w:ascii="Times New Roman" w:eastAsia="Arial" w:hAnsi="Times New Roman" w:cs="Times New Roman"/>
          <w:spacing w:val="-1"/>
          <w:sz w:val="24"/>
          <w:szCs w:val="24"/>
        </w:rPr>
        <w:t>,</w:t>
      </w:r>
      <w:r w:rsidR="00BA7154" w:rsidRPr="009C28D6">
        <w:rPr>
          <w:rFonts w:ascii="Times New Roman" w:eastAsia="Arial" w:hAnsi="Times New Roman" w:cs="Times New Roman"/>
          <w:spacing w:val="-1"/>
          <w:sz w:val="24"/>
          <w:szCs w:val="24"/>
        </w:rPr>
        <w:t xml:space="preserve"> afectando de manera irreversible la morfología de los microorganismos. El calor cambia el estado de la materia de la capa de grasa que rodea a algunos virus, debilitándolos hasta la muerte. </w:t>
      </w:r>
    </w:p>
    <w:p w14:paraId="32036695" w14:textId="3EA2FC4C" w:rsidR="00BA7154" w:rsidRPr="009C28D6" w:rsidRDefault="0042660C"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El</w:t>
      </w:r>
      <w:r w:rsidRPr="009C28D6">
        <w:rPr>
          <w:rFonts w:ascii="Times New Roman" w:eastAsia="Arial" w:hAnsi="Times New Roman" w:cs="Times New Roman"/>
          <w:i/>
          <w:iCs/>
          <w:spacing w:val="-1"/>
          <w:sz w:val="24"/>
          <w:szCs w:val="24"/>
        </w:rPr>
        <w:t xml:space="preserve"> </w:t>
      </w:r>
      <w:r w:rsidR="00BA7154" w:rsidRPr="009C28D6">
        <w:rPr>
          <w:rFonts w:ascii="Times New Roman" w:eastAsia="Arial" w:hAnsi="Times New Roman" w:cs="Times New Roman"/>
          <w:i/>
          <w:iCs/>
          <w:spacing w:val="-1"/>
          <w:sz w:val="24"/>
          <w:szCs w:val="24"/>
        </w:rPr>
        <w:t xml:space="preserve">alcohol o cualquier mezcla con alcohol a </w:t>
      </w:r>
      <w:r w:rsidR="0087153B">
        <w:rPr>
          <w:rFonts w:ascii="Times New Roman" w:eastAsia="Arial" w:hAnsi="Times New Roman" w:cs="Times New Roman"/>
          <w:i/>
          <w:iCs/>
          <w:spacing w:val="-1"/>
          <w:sz w:val="24"/>
          <w:szCs w:val="24"/>
        </w:rPr>
        <w:t>más</w:t>
      </w:r>
      <w:r w:rsidR="00BA7154" w:rsidRPr="009C28D6">
        <w:rPr>
          <w:rFonts w:ascii="Times New Roman" w:eastAsia="Arial" w:hAnsi="Times New Roman" w:cs="Times New Roman"/>
          <w:i/>
          <w:iCs/>
          <w:spacing w:val="-1"/>
          <w:sz w:val="24"/>
          <w:szCs w:val="24"/>
        </w:rPr>
        <w:t xml:space="preserve"> de 65% de concentración</w:t>
      </w:r>
      <w:r w:rsidR="0087153B">
        <w:rPr>
          <w:rFonts w:ascii="Times New Roman" w:eastAsia="Arial" w:hAnsi="Times New Roman" w:cs="Times New Roman"/>
          <w:i/>
          <w:iCs/>
          <w:spacing w:val="-1"/>
          <w:sz w:val="24"/>
          <w:szCs w:val="24"/>
        </w:rPr>
        <w:t xml:space="preserve"> </w:t>
      </w:r>
      <w:r w:rsidR="00BA7154" w:rsidRPr="009C28D6">
        <w:rPr>
          <w:rFonts w:ascii="Times New Roman" w:eastAsia="Arial" w:hAnsi="Times New Roman" w:cs="Times New Roman"/>
          <w:spacing w:val="-1"/>
          <w:sz w:val="24"/>
          <w:szCs w:val="24"/>
        </w:rPr>
        <w:t xml:space="preserve">tienen un efecto químico porque disuelven grasas, como la capa externa </w:t>
      </w:r>
      <w:r w:rsidR="0040346A">
        <w:rPr>
          <w:rFonts w:ascii="Times New Roman" w:eastAsia="Arial" w:hAnsi="Times New Roman" w:cs="Times New Roman"/>
          <w:spacing w:val="-1"/>
          <w:sz w:val="24"/>
          <w:szCs w:val="24"/>
        </w:rPr>
        <w:t xml:space="preserve">de lípido </w:t>
      </w:r>
      <w:r w:rsidR="00BA7154" w:rsidRPr="009C28D6">
        <w:rPr>
          <w:rFonts w:ascii="Times New Roman" w:eastAsia="Arial" w:hAnsi="Times New Roman" w:cs="Times New Roman"/>
          <w:spacing w:val="-1"/>
          <w:sz w:val="24"/>
          <w:szCs w:val="24"/>
        </w:rPr>
        <w:t>que protege a algunos virus, haciéndolos vulnerables y fáciles de desintegrar.</w:t>
      </w:r>
    </w:p>
    <w:p w14:paraId="65EDBFB7" w14:textId="6341F5D4" w:rsidR="00BA7154" w:rsidRPr="009C28D6" w:rsidRDefault="0042660C"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La</w:t>
      </w:r>
      <w:r w:rsidR="00BA7154" w:rsidRPr="009C28D6">
        <w:rPr>
          <w:rFonts w:ascii="Times New Roman" w:eastAsia="Arial" w:hAnsi="Times New Roman" w:cs="Times New Roman"/>
          <w:i/>
          <w:iCs/>
          <w:spacing w:val="-1"/>
          <w:sz w:val="24"/>
          <w:szCs w:val="24"/>
        </w:rPr>
        <w:t xml:space="preserve"> cal </w:t>
      </w:r>
      <w:r w:rsidR="00BA7154" w:rsidRPr="009C28D6">
        <w:rPr>
          <w:rFonts w:ascii="Times New Roman" w:eastAsia="Arial" w:hAnsi="Times New Roman" w:cs="Times New Roman"/>
          <w:spacing w:val="-1"/>
          <w:sz w:val="24"/>
          <w:szCs w:val="24"/>
        </w:rPr>
        <w:t>tiene un efecto físico porque inhibe la morfología celular de los microorganismos, ya que es altamente higroscópica o ávida de agua y absorbe la humedad de los tejidos vivos; neutralizándolos.</w:t>
      </w:r>
    </w:p>
    <w:p w14:paraId="1E7A031D" w14:textId="5C057850" w:rsidR="00BA7154" w:rsidRPr="009C28D6" w:rsidRDefault="0042660C"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Además, la</w:t>
      </w:r>
      <w:r w:rsidR="00BA7154" w:rsidRPr="009C28D6">
        <w:rPr>
          <w:rFonts w:ascii="Times New Roman" w:eastAsia="Arial" w:hAnsi="Times New Roman" w:cs="Times New Roman"/>
          <w:i/>
          <w:iCs/>
          <w:spacing w:val="-1"/>
          <w:sz w:val="24"/>
          <w:szCs w:val="24"/>
        </w:rPr>
        <w:t xml:space="preserve"> cal </w:t>
      </w:r>
      <w:r w:rsidR="00BA7154" w:rsidRPr="009C28D6">
        <w:rPr>
          <w:rFonts w:ascii="Times New Roman" w:eastAsia="Arial" w:hAnsi="Times New Roman" w:cs="Times New Roman"/>
          <w:spacing w:val="-1"/>
          <w:sz w:val="24"/>
          <w:szCs w:val="24"/>
        </w:rPr>
        <w:t xml:space="preserve">tiene un efecto biológico porque activa las enzimas como la </w:t>
      </w:r>
      <w:r w:rsidR="00BA7154" w:rsidRPr="009C28D6">
        <w:rPr>
          <w:rFonts w:ascii="Times New Roman" w:eastAsia="Arial" w:hAnsi="Times New Roman" w:cs="Times New Roman"/>
          <w:i/>
          <w:iCs/>
          <w:spacing w:val="-1"/>
          <w:sz w:val="24"/>
          <w:szCs w:val="24"/>
        </w:rPr>
        <w:t>fosfatasa alcalina</w:t>
      </w:r>
      <w:r w:rsidR="00BA7154" w:rsidRPr="009C28D6">
        <w:rPr>
          <w:rFonts w:ascii="Times New Roman" w:eastAsia="Arial" w:hAnsi="Times New Roman" w:cs="Times New Roman"/>
          <w:spacing w:val="-1"/>
          <w:sz w:val="24"/>
          <w:szCs w:val="24"/>
        </w:rPr>
        <w:t xml:space="preserve">, la </w:t>
      </w:r>
      <w:r w:rsidR="00BA7154" w:rsidRPr="009C28D6">
        <w:rPr>
          <w:rFonts w:ascii="Times New Roman" w:eastAsia="Arial" w:hAnsi="Times New Roman" w:cs="Times New Roman"/>
          <w:i/>
          <w:iCs/>
          <w:spacing w:val="-1"/>
          <w:sz w:val="24"/>
          <w:szCs w:val="24"/>
        </w:rPr>
        <w:t xml:space="preserve">adenosina trifosfato </w:t>
      </w:r>
      <w:r w:rsidR="00BA7154" w:rsidRPr="009C28D6">
        <w:rPr>
          <w:rFonts w:ascii="Times New Roman" w:eastAsia="Arial" w:hAnsi="Times New Roman" w:cs="Times New Roman"/>
          <w:spacing w:val="-1"/>
          <w:sz w:val="24"/>
          <w:szCs w:val="24"/>
        </w:rPr>
        <w:t xml:space="preserve">y la </w:t>
      </w:r>
      <w:r w:rsidR="00BA7154" w:rsidRPr="009C28D6">
        <w:rPr>
          <w:rFonts w:ascii="Times New Roman" w:eastAsia="Arial" w:hAnsi="Times New Roman" w:cs="Times New Roman"/>
          <w:i/>
          <w:iCs/>
          <w:spacing w:val="-1"/>
          <w:sz w:val="24"/>
          <w:szCs w:val="24"/>
        </w:rPr>
        <w:t>pirofosfatasa</w:t>
      </w:r>
      <w:r w:rsidR="00BA7154" w:rsidRPr="009C28D6">
        <w:rPr>
          <w:rFonts w:ascii="Times New Roman" w:eastAsia="Arial" w:hAnsi="Times New Roman" w:cs="Times New Roman"/>
          <w:spacing w:val="-1"/>
          <w:sz w:val="24"/>
          <w:szCs w:val="24"/>
        </w:rPr>
        <w:t>, mismas que favorecen el mecanismo de eliminación de agentes infecciosos y el proceso de mineralización/descomposición de los microorganismos.</w:t>
      </w:r>
    </w:p>
    <w:p w14:paraId="6871BEBC" w14:textId="5A28398F" w:rsidR="00BA7154" w:rsidRPr="009C28D6" w:rsidRDefault="0042660C"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Por si lo anterior, no fuese suficiente, la</w:t>
      </w:r>
      <w:r w:rsidR="00BA7154" w:rsidRPr="009C28D6">
        <w:rPr>
          <w:rFonts w:ascii="Times New Roman" w:eastAsia="Arial" w:hAnsi="Times New Roman" w:cs="Times New Roman"/>
          <w:i/>
          <w:iCs/>
          <w:spacing w:val="-1"/>
          <w:sz w:val="24"/>
          <w:szCs w:val="24"/>
        </w:rPr>
        <w:t xml:space="preserve"> cal </w:t>
      </w:r>
      <w:r w:rsidR="00BA7154" w:rsidRPr="009C28D6">
        <w:rPr>
          <w:rFonts w:ascii="Times New Roman" w:eastAsia="Arial" w:hAnsi="Times New Roman" w:cs="Times New Roman"/>
          <w:spacing w:val="-1"/>
          <w:sz w:val="24"/>
          <w:szCs w:val="24"/>
        </w:rPr>
        <w:t>tiene un efecto químico</w:t>
      </w:r>
      <w:r w:rsidR="00BA7154" w:rsidRPr="009C28D6">
        <w:rPr>
          <w:rFonts w:ascii="Times New Roman" w:eastAsia="Arial" w:hAnsi="Times New Roman" w:cs="Times New Roman"/>
          <w:b/>
          <w:bCs/>
          <w:spacing w:val="-1"/>
          <w:sz w:val="24"/>
          <w:szCs w:val="24"/>
        </w:rPr>
        <w:t xml:space="preserve"> </w:t>
      </w:r>
      <w:r w:rsidR="00BA7154" w:rsidRPr="009C28D6">
        <w:rPr>
          <w:rFonts w:ascii="Times New Roman" w:eastAsia="Arial" w:hAnsi="Times New Roman" w:cs="Times New Roman"/>
          <w:spacing w:val="-1"/>
          <w:sz w:val="24"/>
          <w:szCs w:val="24"/>
        </w:rPr>
        <w:t xml:space="preserve">porque su elevado pH afecta el crecimiento, metabolismo y división celular de los microrganismos. </w:t>
      </w:r>
    </w:p>
    <w:p w14:paraId="6EAF1F9D" w14:textId="77777777" w:rsidR="00BA7154" w:rsidRPr="009C28D6" w:rsidRDefault="00BA7154"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Además, la función de la membrana responsable de la producción de energía para el transporte de nutrientes y componentes orgánicos hacia el interior de las células, se ve severamente alterada y comprometida ante un incremento del pH. </w:t>
      </w:r>
    </w:p>
    <w:p w14:paraId="5144F388" w14:textId="7D9CCA4F" w:rsidR="005C3627" w:rsidRPr="009C28D6" w:rsidRDefault="005C3627" w:rsidP="009C28D6">
      <w:pPr>
        <w:spacing w:line="360" w:lineRule="auto"/>
        <w:rPr>
          <w:rFonts w:ascii="Times New Roman" w:eastAsia="Arial" w:hAnsi="Times New Roman" w:cs="Times New Roman"/>
          <w:b/>
          <w:bCs/>
          <w:color w:val="808080" w:themeColor="background1" w:themeShade="80"/>
          <w:spacing w:val="-1"/>
          <w:sz w:val="24"/>
          <w:szCs w:val="24"/>
        </w:rPr>
      </w:pPr>
      <w:r w:rsidRPr="009C28D6">
        <w:rPr>
          <w:rFonts w:ascii="Times New Roman" w:eastAsia="Arial" w:hAnsi="Times New Roman" w:cs="Times New Roman"/>
          <w:b/>
          <w:bCs/>
          <w:color w:val="808080" w:themeColor="background1" w:themeShade="80"/>
          <w:spacing w:val="-1"/>
          <w:sz w:val="24"/>
          <w:szCs w:val="24"/>
        </w:rPr>
        <w:t>Importancia de</w:t>
      </w:r>
      <w:r w:rsidR="000274E2" w:rsidRPr="009C28D6">
        <w:rPr>
          <w:rFonts w:ascii="Times New Roman" w:eastAsia="Arial" w:hAnsi="Times New Roman" w:cs="Times New Roman"/>
          <w:b/>
          <w:bCs/>
          <w:color w:val="808080" w:themeColor="background1" w:themeShade="80"/>
          <w:spacing w:val="-1"/>
          <w:sz w:val="24"/>
          <w:szCs w:val="24"/>
        </w:rPr>
        <w:t xml:space="preserve"> la calidad del aire que </w:t>
      </w:r>
      <w:r w:rsidR="00CA50C0">
        <w:rPr>
          <w:rFonts w:ascii="Times New Roman" w:eastAsia="Arial" w:hAnsi="Times New Roman" w:cs="Times New Roman"/>
          <w:b/>
          <w:bCs/>
          <w:color w:val="808080" w:themeColor="background1" w:themeShade="80"/>
          <w:spacing w:val="-1"/>
          <w:sz w:val="24"/>
          <w:szCs w:val="24"/>
        </w:rPr>
        <w:t xml:space="preserve">se </w:t>
      </w:r>
      <w:r w:rsidR="000274E2" w:rsidRPr="009C28D6">
        <w:rPr>
          <w:rFonts w:ascii="Times New Roman" w:eastAsia="Arial" w:hAnsi="Times New Roman" w:cs="Times New Roman"/>
          <w:b/>
          <w:bCs/>
          <w:color w:val="808080" w:themeColor="background1" w:themeShade="80"/>
          <w:spacing w:val="-1"/>
          <w:sz w:val="24"/>
          <w:szCs w:val="24"/>
        </w:rPr>
        <w:t>respira</w:t>
      </w:r>
    </w:p>
    <w:p w14:paraId="00A12951" w14:textId="3C6B2AA2" w:rsidR="000274E2" w:rsidRPr="000274E2" w:rsidRDefault="00CA50C0" w:rsidP="00F90EFC">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lastRenderedPageBreak/>
        <w:t xml:space="preserve">La calidad del </w:t>
      </w:r>
      <w:r w:rsidR="000274E2" w:rsidRPr="000274E2">
        <w:rPr>
          <w:rFonts w:ascii="Times New Roman" w:eastAsia="Arial" w:hAnsi="Times New Roman" w:cs="Times New Roman"/>
          <w:spacing w:val="-1"/>
          <w:sz w:val="24"/>
          <w:szCs w:val="24"/>
        </w:rPr>
        <w:t xml:space="preserve">aire </w:t>
      </w:r>
      <w:r>
        <w:rPr>
          <w:rFonts w:ascii="Times New Roman" w:eastAsia="Arial" w:hAnsi="Times New Roman" w:cs="Times New Roman"/>
          <w:spacing w:val="-1"/>
          <w:sz w:val="24"/>
          <w:szCs w:val="24"/>
        </w:rPr>
        <w:t xml:space="preserve">que se respira </w:t>
      </w:r>
      <w:r w:rsidR="000274E2" w:rsidRPr="000274E2">
        <w:rPr>
          <w:rFonts w:ascii="Times New Roman" w:eastAsia="Arial" w:hAnsi="Times New Roman" w:cs="Times New Roman"/>
          <w:spacing w:val="-1"/>
          <w:sz w:val="24"/>
          <w:szCs w:val="24"/>
        </w:rPr>
        <w:t xml:space="preserve">es </w:t>
      </w:r>
      <w:r>
        <w:rPr>
          <w:rFonts w:ascii="Times New Roman" w:eastAsia="Arial" w:hAnsi="Times New Roman" w:cs="Times New Roman"/>
          <w:spacing w:val="-1"/>
          <w:sz w:val="24"/>
          <w:szCs w:val="24"/>
        </w:rPr>
        <w:t xml:space="preserve">de vital importancia porque es </w:t>
      </w:r>
      <w:r w:rsidR="000274E2" w:rsidRPr="000274E2">
        <w:rPr>
          <w:rFonts w:ascii="Times New Roman" w:eastAsia="Arial" w:hAnsi="Times New Roman" w:cs="Times New Roman"/>
          <w:spacing w:val="-1"/>
          <w:sz w:val="24"/>
          <w:szCs w:val="24"/>
        </w:rPr>
        <w:t>el principal alimento del cuerpo</w:t>
      </w:r>
      <w:r w:rsidR="00F90EFC">
        <w:rPr>
          <w:rFonts w:ascii="Times New Roman" w:eastAsia="Arial" w:hAnsi="Times New Roman" w:cs="Times New Roman"/>
          <w:spacing w:val="-1"/>
          <w:sz w:val="24"/>
          <w:szCs w:val="24"/>
        </w:rPr>
        <w:t>.</w:t>
      </w:r>
    </w:p>
    <w:p w14:paraId="23753211" w14:textId="77777777" w:rsidR="000274E2" w:rsidRPr="000274E2" w:rsidRDefault="000274E2" w:rsidP="00F90EFC">
      <w:pPr>
        <w:spacing w:after="0" w:line="360" w:lineRule="auto"/>
        <w:jc w:val="both"/>
        <w:rPr>
          <w:rFonts w:ascii="Times New Roman" w:eastAsia="Arial" w:hAnsi="Times New Roman" w:cs="Times New Roman"/>
          <w:spacing w:val="-1"/>
          <w:sz w:val="24"/>
          <w:szCs w:val="24"/>
        </w:rPr>
      </w:pPr>
      <w:r w:rsidRPr="000274E2">
        <w:rPr>
          <w:rFonts w:ascii="Times New Roman" w:eastAsia="Arial" w:hAnsi="Times New Roman" w:cs="Times New Roman"/>
          <w:spacing w:val="-1"/>
          <w:sz w:val="24"/>
          <w:szCs w:val="24"/>
        </w:rPr>
        <w:t>Por medio de la respiración se:</w:t>
      </w:r>
    </w:p>
    <w:p w14:paraId="620E836D" w14:textId="0FF8BADB" w:rsidR="000274E2" w:rsidRPr="000274E2" w:rsidRDefault="000274E2" w:rsidP="00F90EFC">
      <w:pPr>
        <w:numPr>
          <w:ilvl w:val="0"/>
          <w:numId w:val="8"/>
        </w:numPr>
        <w:spacing w:after="0" w:line="360" w:lineRule="auto"/>
        <w:jc w:val="both"/>
        <w:rPr>
          <w:rFonts w:ascii="Times New Roman" w:eastAsia="Arial" w:hAnsi="Times New Roman" w:cs="Times New Roman"/>
          <w:spacing w:val="-1"/>
          <w:sz w:val="24"/>
          <w:szCs w:val="24"/>
        </w:rPr>
      </w:pPr>
      <w:r w:rsidRPr="000274E2">
        <w:rPr>
          <w:rFonts w:ascii="Times New Roman" w:eastAsia="Arial" w:hAnsi="Times New Roman" w:cs="Times New Roman"/>
          <w:spacing w:val="-1"/>
          <w:sz w:val="24"/>
          <w:szCs w:val="24"/>
        </w:rPr>
        <w:t>Vitaliza la sangre</w:t>
      </w:r>
      <w:r w:rsidR="005C2170">
        <w:rPr>
          <w:rFonts w:ascii="Times New Roman" w:eastAsia="Arial" w:hAnsi="Times New Roman" w:cs="Times New Roman"/>
          <w:spacing w:val="-1"/>
          <w:sz w:val="24"/>
          <w:szCs w:val="24"/>
        </w:rPr>
        <w:t xml:space="preserve">, que es lo que se conoce como </w:t>
      </w:r>
      <w:r w:rsidRPr="000274E2">
        <w:rPr>
          <w:rFonts w:ascii="Times New Roman" w:eastAsia="Arial" w:hAnsi="Times New Roman" w:cs="Times New Roman"/>
          <w:spacing w:val="-1"/>
          <w:sz w:val="24"/>
          <w:szCs w:val="24"/>
        </w:rPr>
        <w:t>oxigenación</w:t>
      </w:r>
    </w:p>
    <w:p w14:paraId="61D4D0DA" w14:textId="0AE57062" w:rsidR="000274E2" w:rsidRPr="000274E2" w:rsidRDefault="000274E2" w:rsidP="00F90EFC">
      <w:pPr>
        <w:numPr>
          <w:ilvl w:val="0"/>
          <w:numId w:val="8"/>
        </w:numPr>
        <w:spacing w:after="0" w:line="360" w:lineRule="auto"/>
        <w:jc w:val="both"/>
        <w:rPr>
          <w:rFonts w:ascii="Times New Roman" w:eastAsia="Arial" w:hAnsi="Times New Roman" w:cs="Times New Roman"/>
          <w:spacing w:val="-1"/>
          <w:sz w:val="24"/>
          <w:szCs w:val="24"/>
        </w:rPr>
      </w:pPr>
      <w:r w:rsidRPr="000274E2">
        <w:rPr>
          <w:rFonts w:ascii="Times New Roman" w:eastAsia="Arial" w:hAnsi="Times New Roman" w:cs="Times New Roman"/>
          <w:spacing w:val="-1"/>
          <w:sz w:val="24"/>
          <w:szCs w:val="24"/>
        </w:rPr>
        <w:t>Liberan dióxido de carbono y otros residuos tóxicos</w:t>
      </w:r>
      <w:r w:rsidR="005C2170">
        <w:rPr>
          <w:rFonts w:ascii="Times New Roman" w:eastAsia="Arial" w:hAnsi="Times New Roman" w:cs="Times New Roman"/>
          <w:spacing w:val="-1"/>
          <w:sz w:val="24"/>
          <w:szCs w:val="24"/>
        </w:rPr>
        <w:t xml:space="preserve">, como parte de la </w:t>
      </w:r>
      <w:r w:rsidRPr="000274E2">
        <w:rPr>
          <w:rFonts w:ascii="Times New Roman" w:eastAsia="Arial" w:hAnsi="Times New Roman" w:cs="Times New Roman"/>
          <w:spacing w:val="-1"/>
          <w:sz w:val="24"/>
          <w:szCs w:val="24"/>
        </w:rPr>
        <w:t>purificación</w:t>
      </w:r>
    </w:p>
    <w:p w14:paraId="3C5D1662" w14:textId="77777777" w:rsidR="000274E2" w:rsidRPr="000274E2" w:rsidRDefault="000274E2" w:rsidP="00F90EFC">
      <w:pPr>
        <w:numPr>
          <w:ilvl w:val="0"/>
          <w:numId w:val="8"/>
        </w:numPr>
        <w:spacing w:after="0" w:line="360" w:lineRule="auto"/>
        <w:jc w:val="both"/>
        <w:rPr>
          <w:rFonts w:ascii="Times New Roman" w:eastAsia="Arial" w:hAnsi="Times New Roman" w:cs="Times New Roman"/>
          <w:spacing w:val="-1"/>
          <w:sz w:val="24"/>
          <w:szCs w:val="24"/>
        </w:rPr>
      </w:pPr>
      <w:r w:rsidRPr="000274E2">
        <w:rPr>
          <w:rFonts w:ascii="Times New Roman" w:eastAsia="Arial" w:hAnsi="Times New Roman" w:cs="Times New Roman"/>
          <w:spacing w:val="-1"/>
          <w:sz w:val="24"/>
          <w:szCs w:val="24"/>
        </w:rPr>
        <w:t>Incrementa la energía vital del organismo</w:t>
      </w:r>
    </w:p>
    <w:p w14:paraId="1332901D" w14:textId="563F1F9E" w:rsidR="000274E2" w:rsidRPr="009C28D6" w:rsidRDefault="00A76CD4" w:rsidP="00F90EFC">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w:t>
      </w:r>
      <w:r w:rsidR="000274E2" w:rsidRPr="009C28D6">
        <w:rPr>
          <w:rFonts w:ascii="Times New Roman" w:eastAsia="Arial" w:hAnsi="Times New Roman" w:cs="Times New Roman"/>
          <w:spacing w:val="-1"/>
          <w:sz w:val="24"/>
          <w:szCs w:val="24"/>
        </w:rPr>
        <w:t>Villaamil</w:t>
      </w:r>
      <w:r>
        <w:rPr>
          <w:rFonts w:ascii="Times New Roman" w:eastAsia="Arial" w:hAnsi="Times New Roman" w:cs="Times New Roman"/>
          <w:spacing w:val="-1"/>
          <w:sz w:val="24"/>
          <w:szCs w:val="24"/>
        </w:rPr>
        <w:t xml:space="preserve">. </w:t>
      </w:r>
      <w:r w:rsidR="000274E2" w:rsidRPr="009C28D6">
        <w:rPr>
          <w:rFonts w:ascii="Times New Roman" w:eastAsia="Arial" w:hAnsi="Times New Roman" w:cs="Times New Roman"/>
          <w:spacing w:val="-1"/>
          <w:sz w:val="24"/>
          <w:szCs w:val="24"/>
        </w:rPr>
        <w:t>2016)</w:t>
      </w:r>
    </w:p>
    <w:p w14:paraId="4EACF1D8" w14:textId="320CB6FC" w:rsidR="000274E2" w:rsidRDefault="000274E2" w:rsidP="009C28D6">
      <w:pPr>
        <w:spacing w:line="360" w:lineRule="auto"/>
        <w:jc w:val="both"/>
        <w:rPr>
          <w:rFonts w:ascii="Times New Roman" w:eastAsia="Arial" w:hAnsi="Times New Roman" w:cs="Times New Roman"/>
          <w:spacing w:val="-1"/>
          <w:sz w:val="24"/>
          <w:szCs w:val="24"/>
        </w:rPr>
      </w:pPr>
    </w:p>
    <w:p w14:paraId="18921D73" w14:textId="735497AC" w:rsidR="000274E2" w:rsidRPr="009C28D6" w:rsidRDefault="00CA50C0" w:rsidP="00CA50C0">
      <w:p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 xml:space="preserve">Con frecuencia se dice que </w:t>
      </w:r>
      <w:r w:rsidRPr="000274E2">
        <w:rPr>
          <w:rFonts w:ascii="Times New Roman" w:eastAsia="Arial" w:hAnsi="Times New Roman" w:cs="Times New Roman"/>
          <w:spacing w:val="-1"/>
          <w:sz w:val="24"/>
          <w:szCs w:val="24"/>
        </w:rPr>
        <w:t>respirar es vivir</w:t>
      </w:r>
      <w:r>
        <w:rPr>
          <w:rFonts w:ascii="Times New Roman" w:eastAsia="Arial" w:hAnsi="Times New Roman" w:cs="Times New Roman"/>
          <w:spacing w:val="-1"/>
          <w:sz w:val="24"/>
          <w:szCs w:val="24"/>
        </w:rPr>
        <w:t xml:space="preserve"> y es precisamente, porque la vida comienza </w:t>
      </w:r>
      <w:r w:rsidR="000274E2" w:rsidRPr="000274E2">
        <w:rPr>
          <w:rFonts w:ascii="Times New Roman" w:eastAsia="Arial" w:hAnsi="Times New Roman" w:cs="Times New Roman"/>
          <w:spacing w:val="-1"/>
          <w:sz w:val="24"/>
          <w:szCs w:val="24"/>
        </w:rPr>
        <w:t>con una inhalación y termina con una exhalación</w:t>
      </w:r>
      <w:r>
        <w:rPr>
          <w:rFonts w:ascii="Times New Roman" w:eastAsia="Arial" w:hAnsi="Times New Roman" w:cs="Times New Roman"/>
          <w:spacing w:val="-1"/>
          <w:sz w:val="24"/>
          <w:szCs w:val="24"/>
        </w:rPr>
        <w:t>.</w:t>
      </w:r>
      <w:r w:rsidR="00F90EFC">
        <w:rPr>
          <w:rFonts w:ascii="Times New Roman" w:eastAsia="Arial" w:hAnsi="Times New Roman" w:cs="Times New Roman"/>
          <w:spacing w:val="-1"/>
          <w:sz w:val="24"/>
          <w:szCs w:val="24"/>
        </w:rPr>
        <w:t xml:space="preserve"> A veces, resulta complicado reparar en esto, pero cuando se presenta alguna afección respiratoria, es cuando en realidad se presta atención a lo que hay alrededor y que no se puede ver. </w:t>
      </w:r>
    </w:p>
    <w:p w14:paraId="76863552" w14:textId="1C727287" w:rsidR="000274E2" w:rsidRPr="009C28D6" w:rsidRDefault="00077C34" w:rsidP="009C28D6">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 xml:space="preserve">Además, </w:t>
      </w:r>
      <w:r w:rsidR="00F90EFC">
        <w:rPr>
          <w:rFonts w:ascii="Times New Roman" w:eastAsia="Arial" w:hAnsi="Times New Roman" w:cs="Times New Roman"/>
          <w:spacing w:val="-1"/>
          <w:sz w:val="24"/>
          <w:szCs w:val="24"/>
        </w:rPr>
        <w:t>se debe tener presente que</w:t>
      </w:r>
      <w:r w:rsidR="00AE7935">
        <w:rPr>
          <w:rFonts w:ascii="Times New Roman" w:eastAsia="Arial" w:hAnsi="Times New Roman" w:cs="Times New Roman"/>
          <w:spacing w:val="-1"/>
          <w:sz w:val="24"/>
          <w:szCs w:val="24"/>
        </w:rPr>
        <w:t xml:space="preserve"> </w:t>
      </w:r>
      <w:r>
        <w:rPr>
          <w:rFonts w:ascii="Times New Roman" w:eastAsia="Arial" w:hAnsi="Times New Roman" w:cs="Times New Roman"/>
          <w:spacing w:val="-1"/>
          <w:sz w:val="24"/>
          <w:szCs w:val="24"/>
        </w:rPr>
        <w:t>l</w:t>
      </w:r>
      <w:r w:rsidR="000274E2" w:rsidRPr="009C28D6">
        <w:rPr>
          <w:rFonts w:ascii="Times New Roman" w:eastAsia="Arial" w:hAnsi="Times New Roman" w:cs="Times New Roman"/>
          <w:spacing w:val="-1"/>
          <w:sz w:val="24"/>
          <w:szCs w:val="24"/>
        </w:rPr>
        <w:t xml:space="preserve">a sangre se forma por la asimilación de las sustancias vitales de los alimentos que </w:t>
      </w:r>
      <w:r>
        <w:rPr>
          <w:rFonts w:ascii="Times New Roman" w:eastAsia="Arial" w:hAnsi="Times New Roman" w:cs="Times New Roman"/>
          <w:spacing w:val="-1"/>
          <w:sz w:val="24"/>
          <w:szCs w:val="24"/>
        </w:rPr>
        <w:t xml:space="preserve">se </w:t>
      </w:r>
      <w:r w:rsidR="000274E2" w:rsidRPr="009C28D6">
        <w:rPr>
          <w:rFonts w:ascii="Times New Roman" w:eastAsia="Arial" w:hAnsi="Times New Roman" w:cs="Times New Roman"/>
          <w:spacing w:val="-1"/>
          <w:sz w:val="24"/>
          <w:szCs w:val="24"/>
        </w:rPr>
        <w:t>consum</w:t>
      </w:r>
      <w:r>
        <w:rPr>
          <w:rFonts w:ascii="Times New Roman" w:eastAsia="Arial" w:hAnsi="Times New Roman" w:cs="Times New Roman"/>
          <w:spacing w:val="-1"/>
          <w:sz w:val="24"/>
          <w:szCs w:val="24"/>
        </w:rPr>
        <w:t>en</w:t>
      </w:r>
      <w:r w:rsidR="000274E2" w:rsidRPr="009C28D6">
        <w:rPr>
          <w:rFonts w:ascii="Times New Roman" w:eastAsia="Arial" w:hAnsi="Times New Roman" w:cs="Times New Roman"/>
          <w:spacing w:val="-1"/>
          <w:sz w:val="24"/>
          <w:szCs w:val="24"/>
        </w:rPr>
        <w:t>, pero se purifica y vitaliza gracias a la respiración.</w:t>
      </w:r>
    </w:p>
    <w:p w14:paraId="15B87D6F" w14:textId="5F539544" w:rsidR="000274E2" w:rsidRDefault="000274E2" w:rsidP="009C28D6">
      <w:pPr>
        <w:spacing w:after="0"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La respiración es la única función del sistema nervioso autónomo que puede ser controlada y regulada por la conciencia, es un puente de conexión entre la mente y el cuerpo.</w:t>
      </w:r>
    </w:p>
    <w:p w14:paraId="24923D14" w14:textId="458F01AD" w:rsidR="00077C34" w:rsidRDefault="00077C34" w:rsidP="009C28D6">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 xml:space="preserve">Por eso, muchas </w:t>
      </w:r>
      <w:r w:rsidR="002C72F5">
        <w:rPr>
          <w:rFonts w:ascii="Times New Roman" w:eastAsia="Arial" w:hAnsi="Times New Roman" w:cs="Times New Roman"/>
          <w:spacing w:val="-1"/>
          <w:sz w:val="24"/>
          <w:szCs w:val="24"/>
        </w:rPr>
        <w:t xml:space="preserve">culturas ancestrales (principalmente en Oriente) centran el equilibrio energético y la vitalidad del organismo en las técnicas de respiración. </w:t>
      </w:r>
    </w:p>
    <w:p w14:paraId="1A7D11DC" w14:textId="53D99B63" w:rsidR="000274E2" w:rsidRPr="000274E2" w:rsidRDefault="00DA008F" w:rsidP="009C28D6">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Algunas filosofías parten de</w:t>
      </w:r>
      <w:r w:rsidR="002C72F5">
        <w:rPr>
          <w:rFonts w:ascii="Times New Roman" w:eastAsia="Arial" w:hAnsi="Times New Roman" w:cs="Times New Roman"/>
          <w:spacing w:val="-1"/>
          <w:sz w:val="24"/>
          <w:szCs w:val="24"/>
        </w:rPr>
        <w:t xml:space="preserve"> la idea de </w:t>
      </w:r>
      <w:r>
        <w:rPr>
          <w:rFonts w:ascii="Times New Roman" w:eastAsia="Arial" w:hAnsi="Times New Roman" w:cs="Times New Roman"/>
          <w:spacing w:val="-1"/>
          <w:sz w:val="24"/>
          <w:szCs w:val="24"/>
        </w:rPr>
        <w:t xml:space="preserve">que </w:t>
      </w:r>
      <w:r w:rsidR="002C72F5">
        <w:rPr>
          <w:rFonts w:ascii="Times New Roman" w:eastAsia="Arial" w:hAnsi="Times New Roman" w:cs="Times New Roman"/>
          <w:spacing w:val="-1"/>
          <w:sz w:val="24"/>
          <w:szCs w:val="24"/>
        </w:rPr>
        <w:t>la fuerza de la vida se centra en la energía vital</w:t>
      </w:r>
      <w:r>
        <w:rPr>
          <w:rFonts w:ascii="Times New Roman" w:eastAsia="Arial" w:hAnsi="Times New Roman" w:cs="Times New Roman"/>
          <w:spacing w:val="-1"/>
          <w:sz w:val="24"/>
          <w:szCs w:val="24"/>
        </w:rPr>
        <w:t xml:space="preserve">: </w:t>
      </w:r>
      <w:r w:rsidR="002C72F5">
        <w:rPr>
          <w:rFonts w:ascii="Times New Roman" w:eastAsia="Arial" w:hAnsi="Times New Roman" w:cs="Times New Roman"/>
          <w:spacing w:val="-1"/>
          <w:sz w:val="24"/>
          <w:szCs w:val="24"/>
        </w:rPr>
        <w:t>el Prana, Chi o Ki</w:t>
      </w:r>
      <w:r>
        <w:rPr>
          <w:rFonts w:ascii="Times New Roman" w:eastAsia="Arial" w:hAnsi="Times New Roman" w:cs="Times New Roman"/>
          <w:spacing w:val="-1"/>
          <w:sz w:val="24"/>
          <w:szCs w:val="24"/>
        </w:rPr>
        <w:t xml:space="preserve">, según se le conozca dependiendo el país. </w:t>
      </w:r>
      <w:r w:rsidR="002C72F5">
        <w:rPr>
          <w:rFonts w:ascii="Times New Roman" w:eastAsia="Arial" w:hAnsi="Times New Roman" w:cs="Times New Roman"/>
          <w:spacing w:val="-1"/>
          <w:sz w:val="24"/>
          <w:szCs w:val="24"/>
        </w:rPr>
        <w:t xml:space="preserve">Se dice que todo ser vivo tiene una forma muy peculiar de asimilarla; sin embargo, tanto humanos, como animales y especies vegetales la absorben a través del aire que respiran, el agua y la comida. </w:t>
      </w:r>
    </w:p>
    <w:p w14:paraId="1961A3CA" w14:textId="60DA1E98" w:rsidR="000274E2" w:rsidRPr="009C28D6" w:rsidRDefault="002C72F5" w:rsidP="009C28D6">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 xml:space="preserve">Cuando se experimenta un estancamiento de esta energía es que se </w:t>
      </w:r>
      <w:r w:rsidR="0075747D">
        <w:rPr>
          <w:rFonts w:ascii="Times New Roman" w:eastAsia="Arial" w:hAnsi="Times New Roman" w:cs="Times New Roman"/>
          <w:spacing w:val="-1"/>
          <w:sz w:val="24"/>
          <w:szCs w:val="24"/>
        </w:rPr>
        <w:t>hace una asociación directa con los</w:t>
      </w:r>
      <w:r>
        <w:rPr>
          <w:rFonts w:ascii="Times New Roman" w:eastAsia="Arial" w:hAnsi="Times New Roman" w:cs="Times New Roman"/>
          <w:spacing w:val="-1"/>
          <w:sz w:val="24"/>
          <w:szCs w:val="24"/>
        </w:rPr>
        <w:t xml:space="preserve"> malestares físicos y mentales. </w:t>
      </w:r>
    </w:p>
    <w:p w14:paraId="771E503E" w14:textId="31ED4E8A" w:rsidR="000274E2" w:rsidRDefault="002C72F5" w:rsidP="009C28D6">
      <w:p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Dependiendo del lugar de residencia y de los hábitos diarios (como la alimentación o rutinas de ejercicio), incluso</w:t>
      </w:r>
      <w:r w:rsidR="00DA008F">
        <w:rPr>
          <w:rFonts w:ascii="Times New Roman" w:eastAsia="Arial" w:hAnsi="Times New Roman" w:cs="Times New Roman"/>
          <w:spacing w:val="-1"/>
          <w:sz w:val="24"/>
          <w:szCs w:val="24"/>
        </w:rPr>
        <w:t>,</w:t>
      </w:r>
      <w:r>
        <w:rPr>
          <w:rFonts w:ascii="Times New Roman" w:eastAsia="Arial" w:hAnsi="Times New Roman" w:cs="Times New Roman"/>
          <w:spacing w:val="-1"/>
          <w:sz w:val="24"/>
          <w:szCs w:val="24"/>
        </w:rPr>
        <w:t xml:space="preserve"> del tipo de construcciones (materiales), es que las personas presentan ciertas condiciones de bienestar, confort y por supuesto, </w:t>
      </w:r>
      <w:r w:rsidR="00DA008F">
        <w:rPr>
          <w:rFonts w:ascii="Times New Roman" w:eastAsia="Arial" w:hAnsi="Times New Roman" w:cs="Times New Roman"/>
          <w:spacing w:val="-1"/>
          <w:sz w:val="24"/>
          <w:szCs w:val="24"/>
        </w:rPr>
        <w:t xml:space="preserve">de </w:t>
      </w:r>
      <w:r>
        <w:rPr>
          <w:rFonts w:ascii="Times New Roman" w:eastAsia="Arial" w:hAnsi="Times New Roman" w:cs="Times New Roman"/>
          <w:spacing w:val="-1"/>
          <w:sz w:val="24"/>
          <w:szCs w:val="24"/>
        </w:rPr>
        <w:t>salud.</w:t>
      </w:r>
    </w:p>
    <w:p w14:paraId="1CC98F1D" w14:textId="5D30D5DB" w:rsidR="002C72F5" w:rsidRDefault="00DA008F" w:rsidP="009C28D6">
      <w:p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Así que lo más recomendable es conocer cuáles son las características del aire puro, para replicar estas condiciones al interior de los espacios y que los ocupantes tengan aire de calidad.</w:t>
      </w:r>
    </w:p>
    <w:p w14:paraId="1D76E4E7" w14:textId="77777777" w:rsidR="002C72F5" w:rsidRPr="009C28D6" w:rsidRDefault="002C72F5" w:rsidP="009C28D6">
      <w:pPr>
        <w:spacing w:line="360" w:lineRule="auto"/>
        <w:jc w:val="both"/>
        <w:rPr>
          <w:rFonts w:ascii="Times New Roman" w:eastAsia="Arial" w:hAnsi="Times New Roman" w:cs="Times New Roman"/>
          <w:spacing w:val="-1"/>
          <w:sz w:val="24"/>
          <w:szCs w:val="24"/>
        </w:rPr>
      </w:pPr>
    </w:p>
    <w:p w14:paraId="49A293D4" w14:textId="0BAC081D" w:rsidR="000274E2" w:rsidRDefault="00DA008F" w:rsidP="00C313C6">
      <w:p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lastRenderedPageBreak/>
        <w:t>El aire puro e</w:t>
      </w:r>
      <w:r w:rsidR="000274E2" w:rsidRPr="000274E2">
        <w:rPr>
          <w:rFonts w:ascii="Times New Roman" w:eastAsia="Arial" w:hAnsi="Times New Roman" w:cs="Times New Roman"/>
          <w:spacing w:val="-1"/>
          <w:sz w:val="24"/>
          <w:szCs w:val="24"/>
        </w:rPr>
        <w:t>stá en continuo movimiento</w:t>
      </w:r>
      <w:r>
        <w:rPr>
          <w:rFonts w:ascii="Times New Roman" w:eastAsia="Arial" w:hAnsi="Times New Roman" w:cs="Times New Roman"/>
          <w:spacing w:val="-1"/>
          <w:sz w:val="24"/>
          <w:szCs w:val="24"/>
        </w:rPr>
        <w:t xml:space="preserve">, es decir, </w:t>
      </w:r>
      <w:r w:rsidR="000274E2" w:rsidRPr="000274E2">
        <w:rPr>
          <w:rFonts w:ascii="Times New Roman" w:eastAsia="Arial" w:hAnsi="Times New Roman" w:cs="Times New Roman"/>
          <w:spacing w:val="-1"/>
          <w:sz w:val="24"/>
          <w:szCs w:val="24"/>
        </w:rPr>
        <w:t>no permanece estático</w:t>
      </w:r>
      <w:r>
        <w:rPr>
          <w:rFonts w:ascii="Times New Roman" w:eastAsia="Arial" w:hAnsi="Times New Roman" w:cs="Times New Roman"/>
          <w:spacing w:val="-1"/>
          <w:sz w:val="24"/>
          <w:szCs w:val="24"/>
        </w:rPr>
        <w:t>, lo que permite que no haya estancamientos ni contaminantes constantes. Por eso, el aire e</w:t>
      </w:r>
      <w:r w:rsidR="000274E2" w:rsidRPr="000274E2">
        <w:rPr>
          <w:rFonts w:ascii="Times New Roman" w:eastAsia="Arial" w:hAnsi="Times New Roman" w:cs="Times New Roman"/>
          <w:spacing w:val="-1"/>
          <w:sz w:val="24"/>
          <w:szCs w:val="24"/>
        </w:rPr>
        <w:t>stá libre de tóxicos</w:t>
      </w:r>
      <w:r>
        <w:rPr>
          <w:rFonts w:ascii="Times New Roman" w:eastAsia="Arial" w:hAnsi="Times New Roman" w:cs="Times New Roman"/>
          <w:spacing w:val="-1"/>
          <w:sz w:val="24"/>
          <w:szCs w:val="24"/>
        </w:rPr>
        <w:t xml:space="preserve"> y de partículas dañinas que </w:t>
      </w:r>
      <w:r w:rsidR="00C313C6">
        <w:rPr>
          <w:rFonts w:ascii="Times New Roman" w:eastAsia="Arial" w:hAnsi="Times New Roman" w:cs="Times New Roman"/>
          <w:spacing w:val="-1"/>
          <w:sz w:val="24"/>
          <w:szCs w:val="24"/>
        </w:rPr>
        <w:t xml:space="preserve">se disipan con cierta </w:t>
      </w:r>
      <w:r w:rsidR="00232EE1">
        <w:rPr>
          <w:rFonts w:ascii="Times New Roman" w:eastAsia="Arial" w:hAnsi="Times New Roman" w:cs="Times New Roman"/>
          <w:spacing w:val="-1"/>
          <w:sz w:val="24"/>
          <w:szCs w:val="24"/>
        </w:rPr>
        <w:t>frecuencia</w:t>
      </w:r>
      <w:r w:rsidR="00C313C6">
        <w:rPr>
          <w:rFonts w:ascii="Times New Roman" w:eastAsia="Arial" w:hAnsi="Times New Roman" w:cs="Times New Roman"/>
          <w:spacing w:val="-1"/>
          <w:sz w:val="24"/>
          <w:szCs w:val="24"/>
        </w:rPr>
        <w:t>. Además, el aire e</w:t>
      </w:r>
      <w:r w:rsidR="000274E2" w:rsidRPr="000274E2">
        <w:rPr>
          <w:rFonts w:ascii="Times New Roman" w:eastAsia="Arial" w:hAnsi="Times New Roman" w:cs="Times New Roman"/>
          <w:spacing w:val="-1"/>
          <w:sz w:val="24"/>
          <w:szCs w:val="24"/>
        </w:rPr>
        <w:t>stá ionizado</w:t>
      </w:r>
      <w:r w:rsidR="00C313C6">
        <w:rPr>
          <w:rFonts w:ascii="Times New Roman" w:eastAsia="Arial" w:hAnsi="Times New Roman" w:cs="Times New Roman"/>
          <w:spacing w:val="-1"/>
          <w:sz w:val="24"/>
          <w:szCs w:val="24"/>
        </w:rPr>
        <w:t xml:space="preserve">, esto significa que las </w:t>
      </w:r>
      <w:r w:rsidR="000274E2" w:rsidRPr="000274E2">
        <w:rPr>
          <w:rFonts w:ascii="Times New Roman" w:eastAsia="Arial" w:hAnsi="Times New Roman" w:cs="Times New Roman"/>
          <w:spacing w:val="-1"/>
          <w:sz w:val="24"/>
          <w:szCs w:val="24"/>
        </w:rPr>
        <w:t xml:space="preserve">partículas </w:t>
      </w:r>
      <w:r w:rsidR="00C313C6">
        <w:rPr>
          <w:rFonts w:ascii="Times New Roman" w:eastAsia="Arial" w:hAnsi="Times New Roman" w:cs="Times New Roman"/>
          <w:spacing w:val="-1"/>
          <w:sz w:val="24"/>
          <w:szCs w:val="24"/>
        </w:rPr>
        <w:t xml:space="preserve">están </w:t>
      </w:r>
      <w:r w:rsidR="000274E2" w:rsidRPr="000274E2">
        <w:rPr>
          <w:rFonts w:ascii="Times New Roman" w:eastAsia="Arial" w:hAnsi="Times New Roman" w:cs="Times New Roman"/>
          <w:spacing w:val="-1"/>
          <w:sz w:val="24"/>
          <w:szCs w:val="24"/>
        </w:rPr>
        <w:t xml:space="preserve">cargadas eléctricamente </w:t>
      </w:r>
      <w:r w:rsidR="00C313C6">
        <w:rPr>
          <w:rFonts w:ascii="Times New Roman" w:eastAsia="Arial" w:hAnsi="Times New Roman" w:cs="Times New Roman"/>
          <w:spacing w:val="-1"/>
          <w:sz w:val="24"/>
          <w:szCs w:val="24"/>
        </w:rPr>
        <w:t>y</w:t>
      </w:r>
      <w:r w:rsidR="000274E2" w:rsidRPr="000274E2">
        <w:rPr>
          <w:rFonts w:ascii="Times New Roman" w:eastAsia="Arial" w:hAnsi="Times New Roman" w:cs="Times New Roman"/>
          <w:spacing w:val="-1"/>
          <w:sz w:val="24"/>
          <w:szCs w:val="24"/>
        </w:rPr>
        <w:t xml:space="preserve"> repelen </w:t>
      </w:r>
      <w:r w:rsidR="0075747D">
        <w:rPr>
          <w:rFonts w:ascii="Times New Roman" w:eastAsia="Arial" w:hAnsi="Times New Roman" w:cs="Times New Roman"/>
          <w:spacing w:val="-1"/>
          <w:sz w:val="24"/>
          <w:szCs w:val="24"/>
        </w:rPr>
        <w:t xml:space="preserve">agentes </w:t>
      </w:r>
      <w:r w:rsidR="00111627">
        <w:rPr>
          <w:rFonts w:ascii="Times New Roman" w:eastAsia="Arial" w:hAnsi="Times New Roman" w:cs="Times New Roman"/>
          <w:spacing w:val="-1"/>
          <w:sz w:val="24"/>
          <w:szCs w:val="24"/>
        </w:rPr>
        <w:t>anómalos</w:t>
      </w:r>
      <w:r w:rsidR="00C313C6">
        <w:rPr>
          <w:rFonts w:ascii="Times New Roman" w:eastAsia="Arial" w:hAnsi="Times New Roman" w:cs="Times New Roman"/>
          <w:spacing w:val="-1"/>
          <w:sz w:val="24"/>
          <w:szCs w:val="24"/>
        </w:rPr>
        <w:t xml:space="preserve">. Como podemos inferir, la naturaleza tiene uno de los sistemas de renovación más eficaces </w:t>
      </w:r>
      <w:r w:rsidR="00232EE1">
        <w:rPr>
          <w:rFonts w:ascii="Times New Roman" w:eastAsia="Arial" w:hAnsi="Times New Roman" w:cs="Times New Roman"/>
          <w:spacing w:val="-1"/>
          <w:sz w:val="24"/>
          <w:szCs w:val="24"/>
        </w:rPr>
        <w:t xml:space="preserve">y simples que se pueda conocer: el movimiento. </w:t>
      </w:r>
    </w:p>
    <w:p w14:paraId="3FCD6B1F" w14:textId="2F70DA11" w:rsidR="006123BD" w:rsidRDefault="006123BD" w:rsidP="00C313C6">
      <w:p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 xml:space="preserve">Se puede mejorar la calidad del aire al interior de los espacios, para evitar enfermedades en las vías respiratorias de los ocupantes, </w:t>
      </w:r>
      <w:r w:rsidR="00111627">
        <w:rPr>
          <w:rFonts w:ascii="Times New Roman" w:eastAsia="Arial" w:hAnsi="Times New Roman" w:cs="Times New Roman"/>
          <w:spacing w:val="-1"/>
          <w:sz w:val="24"/>
          <w:szCs w:val="24"/>
        </w:rPr>
        <w:t xml:space="preserve">tomando en consideración </w:t>
      </w:r>
      <w:r>
        <w:rPr>
          <w:rFonts w:ascii="Times New Roman" w:eastAsia="Arial" w:hAnsi="Times New Roman" w:cs="Times New Roman"/>
          <w:spacing w:val="-1"/>
          <w:sz w:val="24"/>
          <w:szCs w:val="24"/>
        </w:rPr>
        <w:t>tres grandes opciones al alcance de la mayoría de las personas</w:t>
      </w:r>
      <w:r w:rsidR="00111627">
        <w:rPr>
          <w:rFonts w:ascii="Times New Roman" w:eastAsia="Arial" w:hAnsi="Times New Roman" w:cs="Times New Roman"/>
          <w:spacing w:val="-1"/>
          <w:sz w:val="24"/>
          <w:szCs w:val="24"/>
        </w:rPr>
        <w:t>;</w:t>
      </w:r>
      <w:r>
        <w:rPr>
          <w:rFonts w:ascii="Times New Roman" w:eastAsia="Arial" w:hAnsi="Times New Roman" w:cs="Times New Roman"/>
          <w:spacing w:val="-1"/>
          <w:sz w:val="24"/>
          <w:szCs w:val="24"/>
        </w:rPr>
        <w:t xml:space="preserve"> por obvias razones, las tres tienen implícito el diseño de los espacios y la selección de </w:t>
      </w:r>
      <w:r w:rsidR="00111627">
        <w:rPr>
          <w:rFonts w:ascii="Times New Roman" w:eastAsia="Arial" w:hAnsi="Times New Roman" w:cs="Times New Roman"/>
          <w:spacing w:val="-1"/>
          <w:sz w:val="24"/>
          <w:szCs w:val="24"/>
        </w:rPr>
        <w:t xml:space="preserve">los </w:t>
      </w:r>
      <w:r>
        <w:rPr>
          <w:rFonts w:ascii="Times New Roman" w:eastAsia="Arial" w:hAnsi="Times New Roman" w:cs="Times New Roman"/>
          <w:spacing w:val="-1"/>
          <w:sz w:val="24"/>
          <w:szCs w:val="24"/>
        </w:rPr>
        <w:t xml:space="preserve">materiales de construcción de bajo impacto ambiental. </w:t>
      </w:r>
    </w:p>
    <w:p w14:paraId="327C3E25" w14:textId="47166997" w:rsidR="000274E2" w:rsidRDefault="006123BD" w:rsidP="006123BD">
      <w:p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Primeramente, se debe buscar la cons</w:t>
      </w:r>
      <w:r w:rsidR="000274E2" w:rsidRPr="000274E2">
        <w:rPr>
          <w:rFonts w:ascii="Times New Roman" w:eastAsia="Arial" w:hAnsi="Times New Roman" w:cs="Times New Roman"/>
          <w:spacing w:val="-1"/>
          <w:sz w:val="24"/>
          <w:szCs w:val="24"/>
        </w:rPr>
        <w:t>tante ventilación, la renovación del aire -por lo menos- 3 veces cada hora.</w:t>
      </w:r>
      <w:r>
        <w:rPr>
          <w:rFonts w:ascii="Times New Roman" w:eastAsia="Arial" w:hAnsi="Times New Roman" w:cs="Times New Roman"/>
          <w:spacing w:val="-1"/>
          <w:sz w:val="24"/>
          <w:szCs w:val="24"/>
        </w:rPr>
        <w:t xml:space="preserve"> Esto </w:t>
      </w:r>
      <w:r w:rsidR="00111627">
        <w:rPr>
          <w:rFonts w:ascii="Times New Roman" w:eastAsia="Arial" w:hAnsi="Times New Roman" w:cs="Times New Roman"/>
          <w:spacing w:val="-1"/>
          <w:sz w:val="24"/>
          <w:szCs w:val="24"/>
        </w:rPr>
        <w:t>expone</w:t>
      </w:r>
      <w:r>
        <w:rPr>
          <w:rFonts w:ascii="Times New Roman" w:eastAsia="Arial" w:hAnsi="Times New Roman" w:cs="Times New Roman"/>
          <w:spacing w:val="-1"/>
          <w:sz w:val="24"/>
          <w:szCs w:val="24"/>
        </w:rPr>
        <w:t xml:space="preserve"> la necesidad de </w:t>
      </w:r>
      <w:r w:rsidR="00AD5465">
        <w:rPr>
          <w:rFonts w:ascii="Times New Roman" w:eastAsia="Arial" w:hAnsi="Times New Roman" w:cs="Times New Roman"/>
          <w:spacing w:val="-1"/>
          <w:sz w:val="24"/>
          <w:szCs w:val="24"/>
        </w:rPr>
        <w:t>que los espacios posean suficientes aberturas como para permitir</w:t>
      </w:r>
      <w:r w:rsidR="00111627">
        <w:rPr>
          <w:rFonts w:ascii="Times New Roman" w:eastAsia="Arial" w:hAnsi="Times New Roman" w:cs="Times New Roman"/>
          <w:spacing w:val="-1"/>
          <w:sz w:val="24"/>
          <w:szCs w:val="24"/>
        </w:rPr>
        <w:t xml:space="preserve"> el</w:t>
      </w:r>
      <w:r w:rsidR="00AD5465">
        <w:rPr>
          <w:rFonts w:ascii="Times New Roman" w:eastAsia="Arial" w:hAnsi="Times New Roman" w:cs="Times New Roman"/>
          <w:spacing w:val="-1"/>
          <w:sz w:val="24"/>
          <w:szCs w:val="24"/>
        </w:rPr>
        <w:t xml:space="preserve"> acceso</w:t>
      </w:r>
      <w:r w:rsidR="00111627">
        <w:rPr>
          <w:rFonts w:ascii="Times New Roman" w:eastAsia="Arial" w:hAnsi="Times New Roman" w:cs="Times New Roman"/>
          <w:spacing w:val="-1"/>
          <w:sz w:val="24"/>
          <w:szCs w:val="24"/>
        </w:rPr>
        <w:t xml:space="preserve"> del aire</w:t>
      </w:r>
      <w:r w:rsidR="00AD5465">
        <w:rPr>
          <w:rFonts w:ascii="Times New Roman" w:eastAsia="Arial" w:hAnsi="Times New Roman" w:cs="Times New Roman"/>
          <w:spacing w:val="-1"/>
          <w:sz w:val="24"/>
          <w:szCs w:val="24"/>
        </w:rPr>
        <w:t>, pero al mismo tiempo, su salida de las habitaciones. En los espacios interiores, el aire confinado es perezoso, no se mueve, si no se le impulsa.</w:t>
      </w:r>
    </w:p>
    <w:p w14:paraId="6368DEB1" w14:textId="45880E54" w:rsidR="000274E2" w:rsidRDefault="00AD5465" w:rsidP="00AD5465">
      <w:p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Por otro lado, l</w:t>
      </w:r>
      <w:r w:rsidR="000274E2" w:rsidRPr="000274E2">
        <w:rPr>
          <w:rFonts w:ascii="Times New Roman" w:eastAsia="Arial" w:hAnsi="Times New Roman" w:cs="Times New Roman"/>
          <w:spacing w:val="-1"/>
          <w:sz w:val="24"/>
          <w:szCs w:val="24"/>
        </w:rPr>
        <w:t>a generación de corrientes de aire</w:t>
      </w:r>
      <w:r>
        <w:rPr>
          <w:rFonts w:ascii="Times New Roman" w:eastAsia="Arial" w:hAnsi="Times New Roman" w:cs="Times New Roman"/>
          <w:spacing w:val="-1"/>
          <w:sz w:val="24"/>
          <w:szCs w:val="24"/>
        </w:rPr>
        <w:t xml:space="preserve"> -principalmente- cruzadas, mediante las </w:t>
      </w:r>
      <w:r w:rsidR="000274E2" w:rsidRPr="000274E2">
        <w:rPr>
          <w:rFonts w:ascii="Times New Roman" w:eastAsia="Arial" w:hAnsi="Times New Roman" w:cs="Times New Roman"/>
          <w:spacing w:val="-1"/>
          <w:sz w:val="24"/>
          <w:szCs w:val="24"/>
        </w:rPr>
        <w:t>estrategias de diseño pasivo</w:t>
      </w:r>
      <w:r>
        <w:rPr>
          <w:rFonts w:ascii="Times New Roman" w:eastAsia="Arial" w:hAnsi="Times New Roman" w:cs="Times New Roman"/>
          <w:spacing w:val="-1"/>
          <w:sz w:val="24"/>
          <w:szCs w:val="24"/>
        </w:rPr>
        <w:t xml:space="preserve">, es </w:t>
      </w:r>
      <w:r w:rsidR="00111627">
        <w:rPr>
          <w:rFonts w:ascii="Times New Roman" w:eastAsia="Arial" w:hAnsi="Times New Roman" w:cs="Times New Roman"/>
          <w:spacing w:val="-1"/>
          <w:sz w:val="24"/>
          <w:szCs w:val="24"/>
        </w:rPr>
        <w:t>determinante</w:t>
      </w:r>
      <w:r>
        <w:rPr>
          <w:rFonts w:ascii="Times New Roman" w:eastAsia="Arial" w:hAnsi="Times New Roman" w:cs="Times New Roman"/>
          <w:spacing w:val="-1"/>
          <w:sz w:val="24"/>
          <w:szCs w:val="24"/>
        </w:rPr>
        <w:t xml:space="preserve"> para conseguir que el aire al interior</w:t>
      </w:r>
      <w:r w:rsidR="00111627">
        <w:rPr>
          <w:rFonts w:ascii="Times New Roman" w:eastAsia="Arial" w:hAnsi="Times New Roman" w:cs="Times New Roman"/>
          <w:spacing w:val="-1"/>
          <w:sz w:val="24"/>
          <w:szCs w:val="24"/>
        </w:rPr>
        <w:t>,</w:t>
      </w:r>
      <w:r>
        <w:rPr>
          <w:rFonts w:ascii="Times New Roman" w:eastAsia="Arial" w:hAnsi="Times New Roman" w:cs="Times New Roman"/>
          <w:spacing w:val="-1"/>
          <w:sz w:val="24"/>
          <w:szCs w:val="24"/>
        </w:rPr>
        <w:t xml:space="preserve"> no esté viciado o contaminado. Para esto, se deben estudiar las condiciones del entorno y analizar los vientos dominantes, con la intención de adecuar y orientar las habitaciones de acuerdo a la incidencia del aire en las fachadas</w:t>
      </w:r>
      <w:r w:rsidR="00111627">
        <w:rPr>
          <w:rFonts w:ascii="Times New Roman" w:eastAsia="Arial" w:hAnsi="Times New Roman" w:cs="Times New Roman"/>
          <w:spacing w:val="-1"/>
          <w:sz w:val="24"/>
          <w:szCs w:val="24"/>
        </w:rPr>
        <w:t xml:space="preserve"> o incluso, su contención mediante barreras vegetales o </w:t>
      </w:r>
      <w:r w:rsidR="007167B8">
        <w:rPr>
          <w:rFonts w:ascii="Times New Roman" w:eastAsia="Arial" w:hAnsi="Times New Roman" w:cs="Times New Roman"/>
          <w:spacing w:val="-1"/>
          <w:sz w:val="24"/>
          <w:szCs w:val="24"/>
        </w:rPr>
        <w:t xml:space="preserve">su </w:t>
      </w:r>
      <w:r w:rsidR="00111627">
        <w:rPr>
          <w:rFonts w:ascii="Times New Roman" w:eastAsia="Arial" w:hAnsi="Times New Roman" w:cs="Times New Roman"/>
          <w:spacing w:val="-1"/>
          <w:sz w:val="24"/>
          <w:szCs w:val="24"/>
        </w:rPr>
        <w:t>manipulación a través de patios</w:t>
      </w:r>
      <w:r>
        <w:rPr>
          <w:rFonts w:ascii="Times New Roman" w:eastAsia="Arial" w:hAnsi="Times New Roman" w:cs="Times New Roman"/>
          <w:spacing w:val="-1"/>
          <w:sz w:val="24"/>
          <w:szCs w:val="24"/>
        </w:rPr>
        <w:t xml:space="preserve">. </w:t>
      </w:r>
    </w:p>
    <w:p w14:paraId="3C2160E5" w14:textId="77777777" w:rsidR="00AD5465" w:rsidRDefault="00AD5465" w:rsidP="00AD5465">
      <w:p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 xml:space="preserve">Finalmente, evitar </w:t>
      </w:r>
      <w:r w:rsidR="000274E2" w:rsidRPr="00AD5465">
        <w:rPr>
          <w:rFonts w:ascii="Times New Roman" w:eastAsia="Arial" w:hAnsi="Times New Roman" w:cs="Times New Roman"/>
          <w:spacing w:val="-1"/>
          <w:sz w:val="24"/>
          <w:szCs w:val="24"/>
        </w:rPr>
        <w:t>la aparición de moho nocivo y la contaminación microbiana</w:t>
      </w:r>
      <w:r w:rsidRPr="00AD5465">
        <w:rPr>
          <w:rFonts w:ascii="Times New Roman" w:eastAsia="Arial" w:hAnsi="Times New Roman" w:cs="Times New Roman"/>
          <w:spacing w:val="-1"/>
          <w:sz w:val="24"/>
          <w:szCs w:val="24"/>
        </w:rPr>
        <w:t>, es fundamental para garantizar que la calidad del aire en l</w:t>
      </w:r>
      <w:r>
        <w:rPr>
          <w:rFonts w:ascii="Times New Roman" w:eastAsia="Arial" w:hAnsi="Times New Roman" w:cs="Times New Roman"/>
          <w:spacing w:val="-1"/>
          <w:sz w:val="24"/>
          <w:szCs w:val="24"/>
        </w:rPr>
        <w:t xml:space="preserve">os espacios es aceptable. </w:t>
      </w:r>
    </w:p>
    <w:p w14:paraId="4934108E" w14:textId="0F6C3AC7" w:rsidR="000274E2" w:rsidRDefault="00AD5465" w:rsidP="00AD5465">
      <w:p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 xml:space="preserve">Según se mencionó en el presente estudio, el sol como biocida es una de las grandes opciones para mantener al margen a los agentes patógenos o microorganismos, pero </w:t>
      </w:r>
      <w:r w:rsidR="006C6260">
        <w:rPr>
          <w:rFonts w:ascii="Times New Roman" w:eastAsia="Arial" w:hAnsi="Times New Roman" w:cs="Times New Roman"/>
          <w:spacing w:val="-1"/>
          <w:sz w:val="24"/>
          <w:szCs w:val="24"/>
        </w:rPr>
        <w:t xml:space="preserve">cuando los rayos solares no son constantes en las construcciones, lo más viable son los recubrimientos superficiales para muros, techos y pisos, hechos a base de cal, dadas las bondades y la accesibilidad a este singular </w:t>
      </w:r>
      <w:r w:rsidR="007167B8">
        <w:rPr>
          <w:rFonts w:ascii="Times New Roman" w:eastAsia="Arial" w:hAnsi="Times New Roman" w:cs="Times New Roman"/>
          <w:spacing w:val="-1"/>
          <w:sz w:val="24"/>
          <w:szCs w:val="24"/>
        </w:rPr>
        <w:t>lig</w:t>
      </w:r>
      <w:r w:rsidR="006C6260">
        <w:rPr>
          <w:rFonts w:ascii="Times New Roman" w:eastAsia="Arial" w:hAnsi="Times New Roman" w:cs="Times New Roman"/>
          <w:spacing w:val="-1"/>
          <w:sz w:val="24"/>
          <w:szCs w:val="24"/>
        </w:rPr>
        <w:t xml:space="preserve">ante. </w:t>
      </w:r>
      <w:r>
        <w:rPr>
          <w:rFonts w:ascii="Times New Roman" w:eastAsia="Arial" w:hAnsi="Times New Roman" w:cs="Times New Roman"/>
          <w:b/>
          <w:bCs/>
          <w:i/>
          <w:iCs/>
          <w:spacing w:val="-1"/>
          <w:sz w:val="24"/>
          <w:szCs w:val="24"/>
        </w:rPr>
        <w:t xml:space="preserve"> </w:t>
      </w:r>
    </w:p>
    <w:p w14:paraId="3F3A6BF9" w14:textId="6FC35B3A" w:rsidR="006C6260" w:rsidRPr="006C6260" w:rsidRDefault="006C6260" w:rsidP="00AD5465">
      <w:pPr>
        <w:spacing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 xml:space="preserve">La cal aparte de todos los beneficios que ofrece, una vez que está presente en los espacios interiores, </w:t>
      </w:r>
      <w:r w:rsidR="00AE4045">
        <w:rPr>
          <w:rFonts w:ascii="Times New Roman" w:eastAsia="Arial" w:hAnsi="Times New Roman" w:cs="Times New Roman"/>
          <w:spacing w:val="-1"/>
          <w:sz w:val="24"/>
          <w:szCs w:val="24"/>
        </w:rPr>
        <w:t xml:space="preserve">tiene efectos importantes no sólo en la temperatura y humedad relativa, sino que, además, dado su proceso de carbonatación, mejora las condiciones en el aire atrapado, se puede decir que hay un claro equilibrio de las funciones básicas de la construcción, al regular factores ambientales esenciales para el confort y salud humanos. </w:t>
      </w:r>
    </w:p>
    <w:p w14:paraId="64B243A2" w14:textId="65ECE67B" w:rsidR="000274E2" w:rsidRPr="001374AC" w:rsidRDefault="00AE4045" w:rsidP="001374AC">
      <w:pPr>
        <w:spacing w:line="360" w:lineRule="auto"/>
        <w:rPr>
          <w:rFonts w:ascii="Times New Roman" w:eastAsia="Arial" w:hAnsi="Times New Roman" w:cs="Times New Roman"/>
          <w:b/>
          <w:bCs/>
          <w:color w:val="808080" w:themeColor="background1" w:themeShade="80"/>
          <w:spacing w:val="-1"/>
          <w:sz w:val="24"/>
          <w:szCs w:val="24"/>
        </w:rPr>
      </w:pPr>
      <w:r w:rsidRPr="001374AC">
        <w:rPr>
          <w:rFonts w:ascii="Times New Roman" w:eastAsia="Arial" w:hAnsi="Times New Roman" w:cs="Times New Roman"/>
          <w:b/>
          <w:bCs/>
          <w:color w:val="808080" w:themeColor="background1" w:themeShade="80"/>
          <w:spacing w:val="-1"/>
          <w:sz w:val="24"/>
          <w:szCs w:val="24"/>
        </w:rPr>
        <w:lastRenderedPageBreak/>
        <w:t xml:space="preserve">III. Conclusiones </w:t>
      </w:r>
    </w:p>
    <w:p w14:paraId="1BD3781B" w14:textId="147CBFE7" w:rsidR="00E96E59" w:rsidRPr="009C28D6" w:rsidRDefault="00652CC3" w:rsidP="00374C3F">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 xml:space="preserve">Existen </w:t>
      </w:r>
      <w:r w:rsidR="00374C3F">
        <w:rPr>
          <w:rFonts w:ascii="Times New Roman" w:eastAsia="Arial" w:hAnsi="Times New Roman" w:cs="Times New Roman"/>
          <w:spacing w:val="-1"/>
          <w:sz w:val="24"/>
          <w:szCs w:val="24"/>
        </w:rPr>
        <w:t>diversas</w:t>
      </w:r>
      <w:r>
        <w:rPr>
          <w:rFonts w:ascii="Times New Roman" w:eastAsia="Arial" w:hAnsi="Times New Roman" w:cs="Times New Roman"/>
          <w:spacing w:val="-1"/>
          <w:sz w:val="24"/>
          <w:szCs w:val="24"/>
        </w:rPr>
        <w:t xml:space="preserve"> medidas que pueden ser implementadas en el afán de conseguir que los espacios sean saludables. Sin embargo, existe un decálogo de </w:t>
      </w:r>
      <w:r w:rsidR="00374C3F">
        <w:rPr>
          <w:rFonts w:ascii="Times New Roman" w:eastAsia="Arial" w:hAnsi="Times New Roman" w:cs="Times New Roman"/>
          <w:spacing w:val="-1"/>
          <w:sz w:val="24"/>
          <w:szCs w:val="24"/>
        </w:rPr>
        <w:t xml:space="preserve">la casa sana y criterios de biohabitabilidad </w:t>
      </w:r>
      <w:r w:rsidR="00864678">
        <w:rPr>
          <w:rFonts w:ascii="Times New Roman" w:eastAsia="Arial" w:hAnsi="Times New Roman" w:cs="Times New Roman"/>
          <w:spacing w:val="-1"/>
          <w:sz w:val="24"/>
          <w:szCs w:val="24"/>
        </w:rPr>
        <w:t xml:space="preserve">que consiste en: </w:t>
      </w:r>
      <w:r w:rsidR="00374C3F">
        <w:rPr>
          <w:rFonts w:ascii="Times New Roman" w:eastAsia="Arial" w:hAnsi="Times New Roman" w:cs="Times New Roman"/>
          <w:spacing w:val="-1"/>
          <w:sz w:val="24"/>
          <w:szCs w:val="24"/>
        </w:rPr>
        <w:t>(Bueno. 2009)</w:t>
      </w:r>
    </w:p>
    <w:p w14:paraId="26F2A0D8" w14:textId="04B830EA" w:rsidR="00374C3F" w:rsidRPr="00374C3F" w:rsidRDefault="00374C3F" w:rsidP="00374C3F">
      <w:pPr>
        <w:spacing w:after="0" w:line="360" w:lineRule="auto"/>
        <w:jc w:val="both"/>
        <w:rPr>
          <w:rFonts w:ascii="Times New Roman" w:eastAsia="Arial" w:hAnsi="Times New Roman" w:cs="Times New Roman"/>
          <w:spacing w:val="-1"/>
          <w:sz w:val="24"/>
          <w:szCs w:val="24"/>
        </w:rPr>
      </w:pPr>
      <w:r w:rsidRPr="00374C3F">
        <w:rPr>
          <w:rFonts w:ascii="Times New Roman" w:eastAsia="Arial" w:hAnsi="Times New Roman" w:cs="Times New Roman"/>
          <w:spacing w:val="-1"/>
          <w:sz w:val="24"/>
          <w:szCs w:val="24"/>
        </w:rPr>
        <w:t>1.- Vivienda y entorno</w:t>
      </w:r>
    </w:p>
    <w:p w14:paraId="29392C18" w14:textId="60908056" w:rsidR="00374C3F" w:rsidRDefault="00374C3F" w:rsidP="00374C3F">
      <w:pPr>
        <w:spacing w:after="0" w:line="360" w:lineRule="auto"/>
        <w:jc w:val="both"/>
        <w:rPr>
          <w:rFonts w:ascii="Times New Roman" w:eastAsia="Arial" w:hAnsi="Times New Roman" w:cs="Times New Roman"/>
          <w:spacing w:val="-1"/>
          <w:sz w:val="24"/>
          <w:szCs w:val="24"/>
        </w:rPr>
      </w:pPr>
      <w:r w:rsidRPr="00374C3F">
        <w:rPr>
          <w:rFonts w:ascii="Times New Roman" w:eastAsia="Arial" w:hAnsi="Times New Roman" w:cs="Times New Roman"/>
          <w:spacing w:val="-1"/>
          <w:sz w:val="24"/>
          <w:szCs w:val="24"/>
        </w:rPr>
        <w:t xml:space="preserve">2.- Evaluación global de los factores de riesgo </w:t>
      </w:r>
      <w:r>
        <w:rPr>
          <w:rFonts w:ascii="Times New Roman" w:eastAsia="Arial" w:hAnsi="Times New Roman" w:cs="Times New Roman"/>
          <w:spacing w:val="-1"/>
          <w:sz w:val="24"/>
          <w:szCs w:val="24"/>
        </w:rPr>
        <w:t>en torno a la vivienda</w:t>
      </w:r>
    </w:p>
    <w:p w14:paraId="22985E0D" w14:textId="4A81A19F" w:rsidR="00374C3F" w:rsidRDefault="00374C3F" w:rsidP="00374C3F">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3.- Estudio geobiológico del emplazamiento de la vivienda</w:t>
      </w:r>
    </w:p>
    <w:p w14:paraId="6A222820" w14:textId="02DB2FF9" w:rsidR="00374C3F" w:rsidRDefault="00374C3F" w:rsidP="00374C3F">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 xml:space="preserve">4.- Ausencia de contaminación </w:t>
      </w:r>
      <w:r w:rsidR="00702027">
        <w:rPr>
          <w:rFonts w:ascii="Times New Roman" w:eastAsia="Arial" w:hAnsi="Times New Roman" w:cs="Times New Roman"/>
          <w:spacing w:val="-1"/>
          <w:sz w:val="24"/>
          <w:szCs w:val="24"/>
        </w:rPr>
        <w:t>eléctrica o electromagnética en el interior de la vivienda</w:t>
      </w:r>
    </w:p>
    <w:p w14:paraId="2DCC20AD" w14:textId="5189DB3C" w:rsidR="00702027" w:rsidRDefault="00702027" w:rsidP="00374C3F">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 xml:space="preserve">5.- Criterios de bioconstrucción </w:t>
      </w:r>
    </w:p>
    <w:p w14:paraId="30AC667D" w14:textId="7AA8C4F0" w:rsidR="00702027" w:rsidRDefault="00702027" w:rsidP="00374C3F">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6.- Materiales sanos y ecológicos</w:t>
      </w:r>
    </w:p>
    <w:p w14:paraId="37981E21" w14:textId="47E55366" w:rsidR="00702027" w:rsidRDefault="00702027" w:rsidP="00374C3F">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7.- Calidad del aire interior</w:t>
      </w:r>
    </w:p>
    <w:p w14:paraId="6DB08DEC" w14:textId="708BCB53" w:rsidR="00702027" w:rsidRDefault="00702027" w:rsidP="00374C3F">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8.- Iluminación natural</w:t>
      </w:r>
    </w:p>
    <w:p w14:paraId="57E32179" w14:textId="49DE5E50" w:rsidR="00702027" w:rsidRDefault="00702027" w:rsidP="00374C3F">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9.- Óptima gestión de los recursos naturales</w:t>
      </w:r>
    </w:p>
    <w:p w14:paraId="5684E8A1" w14:textId="0D166F54" w:rsidR="00702027" w:rsidRDefault="00702027" w:rsidP="00374C3F">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 xml:space="preserve">10.- Responsabilidad de la vivienda con la vida, la salud y el entorno. </w:t>
      </w:r>
    </w:p>
    <w:p w14:paraId="2CD2BF51" w14:textId="77777777" w:rsidR="00AE6B15" w:rsidRDefault="00AE6B15" w:rsidP="00374C3F">
      <w:pPr>
        <w:spacing w:after="0" w:line="360" w:lineRule="auto"/>
        <w:jc w:val="both"/>
        <w:rPr>
          <w:rFonts w:ascii="Times New Roman" w:eastAsia="Arial" w:hAnsi="Times New Roman" w:cs="Times New Roman"/>
          <w:spacing w:val="-1"/>
          <w:sz w:val="24"/>
          <w:szCs w:val="24"/>
        </w:rPr>
      </w:pPr>
    </w:p>
    <w:p w14:paraId="4FC5EFED" w14:textId="25BBB31A" w:rsidR="00702027" w:rsidRDefault="00702027" w:rsidP="00374C3F">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 xml:space="preserve">Como se puede </w:t>
      </w:r>
      <w:r w:rsidR="004E5114">
        <w:rPr>
          <w:rFonts w:ascii="Times New Roman" w:eastAsia="Arial" w:hAnsi="Times New Roman" w:cs="Times New Roman"/>
          <w:spacing w:val="-1"/>
          <w:sz w:val="24"/>
          <w:szCs w:val="24"/>
        </w:rPr>
        <w:t>identificar</w:t>
      </w:r>
      <w:r w:rsidR="001374AC">
        <w:rPr>
          <w:rFonts w:ascii="Times New Roman" w:eastAsia="Arial" w:hAnsi="Times New Roman" w:cs="Times New Roman"/>
          <w:spacing w:val="-1"/>
          <w:sz w:val="24"/>
          <w:szCs w:val="24"/>
        </w:rPr>
        <w:t>,</w:t>
      </w:r>
      <w:r>
        <w:rPr>
          <w:rFonts w:ascii="Times New Roman" w:eastAsia="Arial" w:hAnsi="Times New Roman" w:cs="Times New Roman"/>
          <w:spacing w:val="-1"/>
          <w:sz w:val="24"/>
          <w:szCs w:val="24"/>
        </w:rPr>
        <w:t xml:space="preserve"> este </w:t>
      </w:r>
      <w:r w:rsidR="00295097">
        <w:rPr>
          <w:rFonts w:ascii="Times New Roman" w:eastAsia="Arial" w:hAnsi="Times New Roman" w:cs="Times New Roman"/>
          <w:spacing w:val="-1"/>
          <w:sz w:val="24"/>
          <w:szCs w:val="24"/>
        </w:rPr>
        <w:t xml:space="preserve">singular </w:t>
      </w:r>
      <w:r>
        <w:rPr>
          <w:rFonts w:ascii="Times New Roman" w:eastAsia="Arial" w:hAnsi="Times New Roman" w:cs="Times New Roman"/>
          <w:spacing w:val="-1"/>
          <w:sz w:val="24"/>
          <w:szCs w:val="24"/>
        </w:rPr>
        <w:t xml:space="preserve">listado contempla los requerimientos básicos necesarios para salvaguardar tanto la </w:t>
      </w:r>
      <w:r w:rsidR="00864678">
        <w:rPr>
          <w:rFonts w:ascii="Times New Roman" w:eastAsia="Arial" w:hAnsi="Times New Roman" w:cs="Times New Roman"/>
          <w:spacing w:val="-1"/>
          <w:sz w:val="24"/>
          <w:szCs w:val="24"/>
        </w:rPr>
        <w:t>conservación</w:t>
      </w:r>
      <w:r>
        <w:rPr>
          <w:rFonts w:ascii="Times New Roman" w:eastAsia="Arial" w:hAnsi="Times New Roman" w:cs="Times New Roman"/>
          <w:spacing w:val="-1"/>
          <w:sz w:val="24"/>
          <w:szCs w:val="24"/>
        </w:rPr>
        <w:t xml:space="preserve"> de los elementos constructivos como la salud física </w:t>
      </w:r>
      <w:r w:rsidR="00295097">
        <w:rPr>
          <w:rFonts w:ascii="Times New Roman" w:eastAsia="Arial" w:hAnsi="Times New Roman" w:cs="Times New Roman"/>
          <w:spacing w:val="-1"/>
          <w:sz w:val="24"/>
          <w:szCs w:val="24"/>
        </w:rPr>
        <w:t>y</w:t>
      </w:r>
      <w:r>
        <w:rPr>
          <w:rFonts w:ascii="Times New Roman" w:eastAsia="Arial" w:hAnsi="Times New Roman" w:cs="Times New Roman"/>
          <w:spacing w:val="-1"/>
          <w:sz w:val="24"/>
          <w:szCs w:val="24"/>
        </w:rPr>
        <w:t xml:space="preserve"> mental de los ocupantes. </w:t>
      </w:r>
    </w:p>
    <w:p w14:paraId="1F2BFF55" w14:textId="7198A95B" w:rsidR="00864678" w:rsidRDefault="00295097" w:rsidP="00374C3F">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 xml:space="preserve">Es importante recordar que los factores físicos, </w:t>
      </w:r>
      <w:r w:rsidR="001374AC">
        <w:rPr>
          <w:rFonts w:ascii="Times New Roman" w:eastAsia="Arial" w:hAnsi="Times New Roman" w:cs="Times New Roman"/>
          <w:spacing w:val="-1"/>
          <w:sz w:val="24"/>
          <w:szCs w:val="24"/>
        </w:rPr>
        <w:t xml:space="preserve">a los que están expuestos los materiales de construcción son decisivos para su correcto desempeño, por lo que se puede determinar que una correcta selección de </w:t>
      </w:r>
      <w:r w:rsidR="0098233B">
        <w:rPr>
          <w:rFonts w:ascii="Times New Roman" w:eastAsia="Arial" w:hAnsi="Times New Roman" w:cs="Times New Roman"/>
          <w:spacing w:val="-1"/>
          <w:sz w:val="24"/>
          <w:szCs w:val="24"/>
        </w:rPr>
        <w:t>los sistemas constructivos</w:t>
      </w:r>
      <w:r w:rsidR="001374AC">
        <w:rPr>
          <w:rFonts w:ascii="Times New Roman" w:eastAsia="Arial" w:hAnsi="Times New Roman" w:cs="Times New Roman"/>
          <w:spacing w:val="-1"/>
          <w:sz w:val="24"/>
          <w:szCs w:val="24"/>
        </w:rPr>
        <w:t xml:space="preserve">, más </w:t>
      </w:r>
      <w:r w:rsidR="0098233B">
        <w:rPr>
          <w:rFonts w:ascii="Times New Roman" w:eastAsia="Arial" w:hAnsi="Times New Roman" w:cs="Times New Roman"/>
          <w:spacing w:val="-1"/>
          <w:sz w:val="24"/>
          <w:szCs w:val="24"/>
        </w:rPr>
        <w:t>la implementación de estrategias de diseño pasivo que promuevan la incidencia solar al interior de los espacios, el intercambio constante de aire y el empleo de recubrimientos de superficies hechos con materiales naturales como la cal</w:t>
      </w:r>
      <w:r w:rsidR="00B038FC">
        <w:rPr>
          <w:rFonts w:ascii="Times New Roman" w:eastAsia="Arial" w:hAnsi="Times New Roman" w:cs="Times New Roman"/>
          <w:spacing w:val="-1"/>
          <w:sz w:val="24"/>
          <w:szCs w:val="24"/>
        </w:rPr>
        <w:t xml:space="preserve">, no sólo </w:t>
      </w:r>
      <w:r w:rsidR="004E5114">
        <w:rPr>
          <w:rFonts w:ascii="Times New Roman" w:eastAsia="Arial" w:hAnsi="Times New Roman" w:cs="Times New Roman"/>
          <w:spacing w:val="-1"/>
          <w:sz w:val="24"/>
          <w:szCs w:val="24"/>
        </w:rPr>
        <w:t xml:space="preserve">ayudan a prolongar la vida útil de las construcciones sino que también permiten que la salud de los habitantes se vea beneficiada y la experiencia de vivir sea lo más confortable posible. </w:t>
      </w:r>
    </w:p>
    <w:p w14:paraId="08A6002C" w14:textId="77777777" w:rsidR="00AE6B15" w:rsidRDefault="00AE6B15" w:rsidP="00374C3F">
      <w:pPr>
        <w:spacing w:after="0" w:line="360" w:lineRule="auto"/>
        <w:jc w:val="both"/>
        <w:rPr>
          <w:rFonts w:ascii="Times New Roman" w:eastAsia="Arial" w:hAnsi="Times New Roman" w:cs="Times New Roman"/>
          <w:spacing w:val="-1"/>
          <w:sz w:val="24"/>
          <w:szCs w:val="24"/>
        </w:rPr>
      </w:pPr>
    </w:p>
    <w:p w14:paraId="04A4B2E3" w14:textId="18B88821" w:rsidR="004E5114" w:rsidRPr="00374C3F" w:rsidRDefault="004E5114" w:rsidP="00374C3F">
      <w:pPr>
        <w:spacing w:after="0" w:line="360" w:lineRule="auto"/>
        <w:jc w:val="both"/>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 xml:space="preserve">Materiales como la cal, de bajo impacto ambiental y costo accesible, abren una brecha importante en lo relacionado con la implementación de </w:t>
      </w:r>
      <w:r w:rsidR="008230FB">
        <w:rPr>
          <w:rFonts w:ascii="Times New Roman" w:eastAsia="Arial" w:hAnsi="Times New Roman" w:cs="Times New Roman"/>
          <w:spacing w:val="-1"/>
          <w:sz w:val="24"/>
          <w:szCs w:val="24"/>
        </w:rPr>
        <w:t>antiguas</w:t>
      </w:r>
      <w:r>
        <w:rPr>
          <w:rFonts w:ascii="Times New Roman" w:eastAsia="Arial" w:hAnsi="Times New Roman" w:cs="Times New Roman"/>
          <w:spacing w:val="-1"/>
          <w:sz w:val="24"/>
          <w:szCs w:val="24"/>
        </w:rPr>
        <w:t xml:space="preserve"> y mejores formas de recubrir las superficies</w:t>
      </w:r>
      <w:r w:rsidR="008230FB">
        <w:rPr>
          <w:rFonts w:ascii="Times New Roman" w:eastAsia="Arial" w:hAnsi="Times New Roman" w:cs="Times New Roman"/>
          <w:spacing w:val="-1"/>
          <w:sz w:val="24"/>
          <w:szCs w:val="24"/>
        </w:rPr>
        <w:t>; contribuyendo así al</w:t>
      </w:r>
      <w:r>
        <w:rPr>
          <w:rFonts w:ascii="Times New Roman" w:eastAsia="Arial" w:hAnsi="Times New Roman" w:cs="Times New Roman"/>
          <w:spacing w:val="-1"/>
          <w:sz w:val="24"/>
          <w:szCs w:val="24"/>
        </w:rPr>
        <w:t xml:space="preserve"> control de las crisis sanitarias y </w:t>
      </w:r>
      <w:r w:rsidR="008230FB">
        <w:rPr>
          <w:rFonts w:ascii="Times New Roman" w:eastAsia="Arial" w:hAnsi="Times New Roman" w:cs="Times New Roman"/>
          <w:spacing w:val="-1"/>
          <w:sz w:val="24"/>
          <w:szCs w:val="24"/>
        </w:rPr>
        <w:t xml:space="preserve">de </w:t>
      </w:r>
      <w:r>
        <w:rPr>
          <w:rFonts w:ascii="Times New Roman" w:eastAsia="Arial" w:hAnsi="Times New Roman" w:cs="Times New Roman"/>
          <w:spacing w:val="-1"/>
          <w:sz w:val="24"/>
          <w:szCs w:val="24"/>
        </w:rPr>
        <w:t xml:space="preserve">los consecuentes padecimientos respiratorios en la población. </w:t>
      </w:r>
    </w:p>
    <w:p w14:paraId="44F16652" w14:textId="69F7EDA3" w:rsidR="00374C3F" w:rsidRDefault="008230FB" w:rsidP="009C28D6">
      <w:pPr>
        <w:spacing w:line="360" w:lineRule="auto"/>
        <w:jc w:val="both"/>
        <w:rPr>
          <w:rFonts w:ascii="Times New Roman" w:eastAsia="Arial" w:hAnsi="Times New Roman" w:cs="Times New Roman"/>
          <w:spacing w:val="-1"/>
          <w:sz w:val="24"/>
          <w:szCs w:val="24"/>
        </w:rPr>
      </w:pPr>
      <w:r w:rsidRPr="008230FB">
        <w:rPr>
          <w:rFonts w:ascii="Times New Roman" w:eastAsia="Arial" w:hAnsi="Times New Roman" w:cs="Times New Roman"/>
          <w:spacing w:val="-1"/>
          <w:sz w:val="24"/>
          <w:szCs w:val="24"/>
        </w:rPr>
        <w:t>Si como lo ha indicado la O</w:t>
      </w:r>
      <w:r>
        <w:rPr>
          <w:rFonts w:ascii="Times New Roman" w:eastAsia="Arial" w:hAnsi="Times New Roman" w:cs="Times New Roman"/>
          <w:spacing w:val="-1"/>
          <w:sz w:val="24"/>
          <w:szCs w:val="24"/>
        </w:rPr>
        <w:t>rganización Mundial de la Salud (O</w:t>
      </w:r>
      <w:r w:rsidRPr="008230FB">
        <w:rPr>
          <w:rFonts w:ascii="Times New Roman" w:eastAsia="Arial" w:hAnsi="Times New Roman" w:cs="Times New Roman"/>
          <w:spacing w:val="-1"/>
          <w:sz w:val="24"/>
          <w:szCs w:val="24"/>
        </w:rPr>
        <w:t>MS</w:t>
      </w:r>
      <w:r>
        <w:rPr>
          <w:rFonts w:ascii="Times New Roman" w:eastAsia="Arial" w:hAnsi="Times New Roman" w:cs="Times New Roman"/>
          <w:spacing w:val="-1"/>
          <w:sz w:val="24"/>
          <w:szCs w:val="24"/>
        </w:rPr>
        <w:t>),</w:t>
      </w:r>
      <w:r w:rsidRPr="008230FB">
        <w:rPr>
          <w:rFonts w:ascii="Times New Roman" w:eastAsia="Arial" w:hAnsi="Times New Roman" w:cs="Times New Roman"/>
          <w:spacing w:val="-1"/>
          <w:sz w:val="24"/>
          <w:szCs w:val="24"/>
        </w:rPr>
        <w:t xml:space="preserve"> las enfermedades virales serán </w:t>
      </w:r>
      <w:r>
        <w:rPr>
          <w:rFonts w:ascii="Times New Roman" w:eastAsia="Arial" w:hAnsi="Times New Roman" w:cs="Times New Roman"/>
          <w:spacing w:val="-1"/>
          <w:sz w:val="24"/>
          <w:szCs w:val="24"/>
        </w:rPr>
        <w:t xml:space="preserve">la principal causa de muerte en el año 2050, </w:t>
      </w:r>
      <w:r w:rsidR="00AE6B15">
        <w:rPr>
          <w:rFonts w:ascii="Times New Roman" w:eastAsia="Arial" w:hAnsi="Times New Roman" w:cs="Times New Roman"/>
          <w:spacing w:val="-1"/>
          <w:sz w:val="24"/>
          <w:szCs w:val="24"/>
        </w:rPr>
        <w:t xml:space="preserve">aún </w:t>
      </w:r>
      <w:r>
        <w:rPr>
          <w:rFonts w:ascii="Times New Roman" w:eastAsia="Arial" w:hAnsi="Times New Roman" w:cs="Times New Roman"/>
          <w:spacing w:val="-1"/>
          <w:sz w:val="24"/>
          <w:szCs w:val="24"/>
        </w:rPr>
        <w:t xml:space="preserve">se está en condiciones de retomar las mejores prácticas </w:t>
      </w:r>
      <w:r>
        <w:rPr>
          <w:rFonts w:ascii="Times New Roman" w:eastAsia="Arial" w:hAnsi="Times New Roman" w:cs="Times New Roman"/>
          <w:spacing w:val="-1"/>
          <w:sz w:val="24"/>
          <w:szCs w:val="24"/>
        </w:rPr>
        <w:lastRenderedPageBreak/>
        <w:t>constructivas para propiciar ambientes que ponderen el bienestar social</w:t>
      </w:r>
      <w:r w:rsidR="00AE6B15">
        <w:rPr>
          <w:rFonts w:ascii="Times New Roman" w:eastAsia="Arial" w:hAnsi="Times New Roman" w:cs="Times New Roman"/>
          <w:spacing w:val="-1"/>
          <w:sz w:val="24"/>
          <w:szCs w:val="24"/>
        </w:rPr>
        <w:t xml:space="preserve"> y mitiguen el impacto de futuros contagios</w:t>
      </w:r>
      <w:r>
        <w:rPr>
          <w:rFonts w:ascii="Times New Roman" w:eastAsia="Arial" w:hAnsi="Times New Roman" w:cs="Times New Roman"/>
          <w:spacing w:val="-1"/>
          <w:sz w:val="24"/>
          <w:szCs w:val="24"/>
        </w:rPr>
        <w:t xml:space="preserve">. </w:t>
      </w:r>
    </w:p>
    <w:p w14:paraId="35F0E7AE" w14:textId="766A0DAF" w:rsidR="00A35CD3" w:rsidRPr="009C28D6" w:rsidRDefault="00A35CD3" w:rsidP="00864678">
      <w:pPr>
        <w:pStyle w:val="Textoindependiente"/>
        <w:spacing w:line="360" w:lineRule="auto"/>
        <w:ind w:left="0" w:right="168"/>
        <w:jc w:val="both"/>
        <w:rPr>
          <w:rFonts w:ascii="Times New Roman" w:hAnsi="Times New Roman" w:cs="Times New Roman"/>
          <w:spacing w:val="-1"/>
          <w:lang w:val="es-MX"/>
        </w:rPr>
      </w:pPr>
      <w:r>
        <w:rPr>
          <w:rFonts w:ascii="Times New Roman" w:hAnsi="Times New Roman" w:cs="Times New Roman"/>
          <w:spacing w:val="-1"/>
          <w:lang w:val="es-MX"/>
        </w:rPr>
        <w:t>A raíz de l</w:t>
      </w:r>
      <w:r w:rsidRPr="009C28D6">
        <w:rPr>
          <w:rFonts w:ascii="Times New Roman" w:hAnsi="Times New Roman" w:cs="Times New Roman"/>
          <w:spacing w:val="-1"/>
          <w:lang w:val="es-MX"/>
        </w:rPr>
        <w:t>a crisis sanitaria del COVID-19</w:t>
      </w:r>
      <w:r w:rsidR="00AE6B15">
        <w:rPr>
          <w:rFonts w:ascii="Times New Roman" w:hAnsi="Times New Roman" w:cs="Times New Roman"/>
          <w:spacing w:val="-1"/>
          <w:lang w:val="es-MX"/>
        </w:rPr>
        <w:t>,</w:t>
      </w:r>
      <w:r w:rsidRPr="009C28D6">
        <w:rPr>
          <w:rFonts w:ascii="Times New Roman" w:hAnsi="Times New Roman" w:cs="Times New Roman"/>
          <w:spacing w:val="-1"/>
          <w:lang w:val="es-MX"/>
        </w:rPr>
        <w:t xml:space="preserve"> </w:t>
      </w:r>
      <w:r w:rsidR="00A068CE">
        <w:rPr>
          <w:rFonts w:ascii="Times New Roman" w:hAnsi="Times New Roman" w:cs="Times New Roman"/>
          <w:spacing w:val="-1"/>
          <w:lang w:val="es-MX"/>
        </w:rPr>
        <w:t>s</w:t>
      </w:r>
      <w:r w:rsidR="00AE6B15">
        <w:rPr>
          <w:rFonts w:ascii="Times New Roman" w:hAnsi="Times New Roman" w:cs="Times New Roman"/>
          <w:spacing w:val="-1"/>
          <w:lang w:val="es-MX"/>
        </w:rPr>
        <w:t>urge el</w:t>
      </w:r>
      <w:r w:rsidR="00A068CE">
        <w:rPr>
          <w:rFonts w:ascii="Times New Roman" w:hAnsi="Times New Roman" w:cs="Times New Roman"/>
          <w:spacing w:val="-1"/>
          <w:lang w:val="es-MX"/>
        </w:rPr>
        <w:t xml:space="preserve"> requerimiento explícito </w:t>
      </w:r>
      <w:r w:rsidR="00AE6B15">
        <w:rPr>
          <w:rFonts w:ascii="Times New Roman" w:hAnsi="Times New Roman" w:cs="Times New Roman"/>
          <w:spacing w:val="-1"/>
          <w:lang w:val="es-MX"/>
        </w:rPr>
        <w:t>de</w:t>
      </w:r>
      <w:r w:rsidRPr="009C28D6">
        <w:rPr>
          <w:rFonts w:ascii="Times New Roman" w:hAnsi="Times New Roman" w:cs="Times New Roman"/>
          <w:spacing w:val="-1"/>
          <w:lang w:val="es-MX"/>
        </w:rPr>
        <w:t xml:space="preserve"> que tanto la sociedad civil como la iniciativa privada, las instituciones de enseñanza y las dependencias de gobierno, asuman la responsabilidad de </w:t>
      </w:r>
      <w:r w:rsidR="00A068CE">
        <w:rPr>
          <w:rFonts w:ascii="Times New Roman" w:hAnsi="Times New Roman" w:cs="Times New Roman"/>
          <w:spacing w:val="-1"/>
          <w:lang w:val="es-MX"/>
        </w:rPr>
        <w:t>adaptar los estilos de</w:t>
      </w:r>
      <w:r w:rsidRPr="009C28D6">
        <w:rPr>
          <w:rFonts w:ascii="Times New Roman" w:hAnsi="Times New Roman" w:cs="Times New Roman"/>
          <w:spacing w:val="-1"/>
          <w:lang w:val="es-MX"/>
        </w:rPr>
        <w:t xml:space="preserve"> vida en lugares públicos</w:t>
      </w:r>
      <w:r w:rsidR="00A068CE">
        <w:rPr>
          <w:rFonts w:ascii="Times New Roman" w:hAnsi="Times New Roman" w:cs="Times New Roman"/>
          <w:spacing w:val="-1"/>
          <w:lang w:val="es-MX"/>
        </w:rPr>
        <w:t xml:space="preserve"> y </w:t>
      </w:r>
      <w:r w:rsidRPr="009C28D6">
        <w:rPr>
          <w:rFonts w:ascii="Times New Roman" w:hAnsi="Times New Roman" w:cs="Times New Roman"/>
          <w:spacing w:val="-1"/>
          <w:lang w:val="es-MX"/>
        </w:rPr>
        <w:t>al interior de los espacios habitables.</w:t>
      </w:r>
    </w:p>
    <w:p w14:paraId="75F4C0E6" w14:textId="5B71E583" w:rsidR="00A35CD3" w:rsidRPr="009C28D6" w:rsidRDefault="00A3444B" w:rsidP="00864678">
      <w:pPr>
        <w:pStyle w:val="Textoindependiente"/>
        <w:spacing w:line="360" w:lineRule="auto"/>
        <w:ind w:left="0" w:right="168"/>
        <w:jc w:val="both"/>
        <w:rPr>
          <w:rFonts w:ascii="Times New Roman" w:hAnsi="Times New Roman" w:cs="Times New Roman"/>
          <w:spacing w:val="-1"/>
          <w:lang w:val="es-MX"/>
        </w:rPr>
      </w:pPr>
      <w:r>
        <w:rPr>
          <w:rFonts w:ascii="Times New Roman" w:hAnsi="Times New Roman" w:cs="Times New Roman"/>
          <w:spacing w:val="-1"/>
          <w:lang w:val="es-MX"/>
        </w:rPr>
        <w:t>Siempre pugnando porque</w:t>
      </w:r>
      <w:r w:rsidR="00A35CD3" w:rsidRPr="009C28D6">
        <w:rPr>
          <w:rFonts w:ascii="Times New Roman" w:hAnsi="Times New Roman" w:cs="Times New Roman"/>
          <w:spacing w:val="-1"/>
          <w:lang w:val="es-MX"/>
        </w:rPr>
        <w:t xml:space="preserve"> la realización de las actividades cotidianas, escolares y laborales </w:t>
      </w:r>
      <w:r>
        <w:rPr>
          <w:rFonts w:ascii="Times New Roman" w:hAnsi="Times New Roman" w:cs="Times New Roman"/>
          <w:spacing w:val="-1"/>
          <w:lang w:val="es-MX"/>
        </w:rPr>
        <w:t xml:space="preserve">se haga </w:t>
      </w:r>
      <w:r w:rsidR="00A35CD3" w:rsidRPr="009C28D6">
        <w:rPr>
          <w:rFonts w:ascii="Times New Roman" w:hAnsi="Times New Roman" w:cs="Times New Roman"/>
          <w:spacing w:val="-1"/>
          <w:lang w:val="es-MX"/>
        </w:rPr>
        <w:t xml:space="preserve">en las condiciones más adecuadas a los estándares de salud; sin duda, impuestos </w:t>
      </w:r>
      <w:r w:rsidR="00AE6B15">
        <w:rPr>
          <w:rFonts w:ascii="Times New Roman" w:hAnsi="Times New Roman" w:cs="Times New Roman"/>
          <w:spacing w:val="-1"/>
          <w:lang w:val="es-MX"/>
        </w:rPr>
        <w:t xml:space="preserve">por </w:t>
      </w:r>
      <w:r w:rsidR="00A35CD3" w:rsidRPr="009C28D6">
        <w:rPr>
          <w:rFonts w:ascii="Times New Roman" w:hAnsi="Times New Roman" w:cs="Times New Roman"/>
          <w:spacing w:val="-1"/>
          <w:lang w:val="es-MX"/>
        </w:rPr>
        <w:t xml:space="preserve">la </w:t>
      </w:r>
      <w:r w:rsidR="00AE6B15">
        <w:rPr>
          <w:rFonts w:ascii="Times New Roman" w:hAnsi="Times New Roman" w:cs="Times New Roman"/>
          <w:spacing w:val="-1"/>
          <w:lang w:val="es-MX"/>
        </w:rPr>
        <w:t xml:space="preserve">actual </w:t>
      </w:r>
      <w:r w:rsidR="00A35CD3" w:rsidRPr="009C28D6">
        <w:rPr>
          <w:rFonts w:ascii="Times New Roman" w:hAnsi="Times New Roman" w:cs="Times New Roman"/>
          <w:spacing w:val="-1"/>
          <w:lang w:val="es-MX"/>
        </w:rPr>
        <w:t xml:space="preserve">pandemia. </w:t>
      </w:r>
    </w:p>
    <w:p w14:paraId="02669F10" w14:textId="77777777" w:rsidR="00A35CD3" w:rsidRDefault="00A35CD3" w:rsidP="009C28D6">
      <w:pPr>
        <w:spacing w:line="360" w:lineRule="auto"/>
        <w:jc w:val="both"/>
        <w:rPr>
          <w:rFonts w:ascii="Times New Roman" w:eastAsia="Arial" w:hAnsi="Times New Roman" w:cs="Times New Roman"/>
          <w:spacing w:val="-1"/>
          <w:sz w:val="24"/>
          <w:szCs w:val="24"/>
        </w:rPr>
      </w:pPr>
    </w:p>
    <w:p w14:paraId="6FD5FECC" w14:textId="451154DC" w:rsidR="00CF2C8A" w:rsidRPr="009C28D6" w:rsidRDefault="00A1105C" w:rsidP="009C28D6">
      <w:pPr>
        <w:spacing w:line="360" w:lineRule="auto"/>
        <w:jc w:val="both"/>
        <w:rPr>
          <w:rFonts w:ascii="Times New Roman" w:eastAsia="Arial" w:hAnsi="Times New Roman" w:cs="Times New Roman"/>
          <w:b/>
          <w:bCs/>
          <w:color w:val="808080" w:themeColor="background1" w:themeShade="80"/>
          <w:spacing w:val="-1"/>
          <w:sz w:val="24"/>
          <w:szCs w:val="24"/>
        </w:rPr>
      </w:pPr>
      <w:commentRangeStart w:id="6"/>
      <w:r w:rsidRPr="009C28D6">
        <w:rPr>
          <w:rFonts w:ascii="Times New Roman" w:eastAsia="Arial" w:hAnsi="Times New Roman" w:cs="Times New Roman"/>
          <w:b/>
          <w:bCs/>
          <w:color w:val="808080" w:themeColor="background1" w:themeShade="80"/>
          <w:spacing w:val="-1"/>
          <w:sz w:val="24"/>
          <w:szCs w:val="24"/>
        </w:rPr>
        <w:t>Referencias</w:t>
      </w:r>
      <w:commentRangeEnd w:id="6"/>
      <w:r w:rsidR="00DC6CDB">
        <w:rPr>
          <w:rStyle w:val="Refdecomentario"/>
        </w:rPr>
        <w:commentReference w:id="6"/>
      </w:r>
    </w:p>
    <w:p w14:paraId="4D86AA14" w14:textId="38CE6F8D" w:rsidR="00060AFD" w:rsidRPr="009C28D6" w:rsidRDefault="00060AFD" w:rsidP="009C28D6">
      <w:pPr>
        <w:widowControl w:val="0"/>
        <w:tabs>
          <w:tab w:val="left" w:pos="842"/>
        </w:tabs>
        <w:spacing w:after="0" w:line="360" w:lineRule="auto"/>
        <w:ind w:right="175"/>
        <w:jc w:val="both"/>
        <w:rPr>
          <w:rFonts w:ascii="Times New Roman" w:eastAsia="Arial" w:hAnsi="Times New Roman" w:cs="Times New Roman"/>
          <w:sz w:val="24"/>
          <w:szCs w:val="24"/>
        </w:rPr>
      </w:pPr>
      <w:del w:id="7" w:author="Autor">
        <w:r w:rsidRPr="009C28D6" w:rsidDel="00A1364A">
          <w:rPr>
            <w:rFonts w:ascii="Times New Roman" w:hAnsi="Times New Roman" w:cs="Times New Roman"/>
            <w:sz w:val="24"/>
            <w:szCs w:val="24"/>
          </w:rPr>
          <w:delText>BUENO</w:delText>
        </w:r>
      </w:del>
      <w:ins w:id="8" w:author="Autor">
        <w:r w:rsidR="00A1364A" w:rsidRPr="009C28D6">
          <w:rPr>
            <w:rFonts w:ascii="Times New Roman" w:hAnsi="Times New Roman" w:cs="Times New Roman"/>
            <w:sz w:val="24"/>
            <w:szCs w:val="24"/>
          </w:rPr>
          <w:t>B</w:t>
        </w:r>
        <w:r w:rsidR="00A1364A">
          <w:rPr>
            <w:rFonts w:ascii="Times New Roman" w:hAnsi="Times New Roman" w:cs="Times New Roman"/>
            <w:sz w:val="24"/>
            <w:szCs w:val="24"/>
          </w:rPr>
          <w:t>ueno</w:t>
        </w:r>
      </w:ins>
      <w:r w:rsidRPr="009C28D6">
        <w:rPr>
          <w:rFonts w:ascii="Times New Roman" w:hAnsi="Times New Roman" w:cs="Times New Roman"/>
          <w:sz w:val="24"/>
          <w:szCs w:val="24"/>
        </w:rPr>
        <w:t>,</w:t>
      </w:r>
      <w:r w:rsidRPr="009C28D6">
        <w:rPr>
          <w:rFonts w:ascii="Times New Roman" w:hAnsi="Times New Roman" w:cs="Times New Roman"/>
          <w:spacing w:val="10"/>
          <w:sz w:val="24"/>
          <w:szCs w:val="24"/>
        </w:rPr>
        <w:t xml:space="preserve"> </w:t>
      </w:r>
      <w:r w:rsidRPr="009C28D6">
        <w:rPr>
          <w:rFonts w:ascii="Times New Roman" w:hAnsi="Times New Roman" w:cs="Times New Roman"/>
          <w:spacing w:val="-1"/>
          <w:sz w:val="24"/>
          <w:szCs w:val="24"/>
        </w:rPr>
        <w:t>M.</w:t>
      </w:r>
      <w:r w:rsidRPr="009C28D6">
        <w:rPr>
          <w:rFonts w:ascii="Times New Roman" w:hAnsi="Times New Roman" w:cs="Times New Roman"/>
          <w:spacing w:val="10"/>
          <w:sz w:val="24"/>
          <w:szCs w:val="24"/>
        </w:rPr>
        <w:t xml:space="preserve"> </w:t>
      </w:r>
      <w:r w:rsidRPr="009C28D6">
        <w:rPr>
          <w:rFonts w:ascii="Times New Roman" w:hAnsi="Times New Roman" w:cs="Times New Roman"/>
          <w:spacing w:val="-1"/>
          <w:sz w:val="24"/>
          <w:szCs w:val="24"/>
        </w:rPr>
        <w:t>(2006),</w:t>
      </w:r>
      <w:r w:rsidRPr="009C28D6">
        <w:rPr>
          <w:rFonts w:ascii="Times New Roman" w:hAnsi="Times New Roman" w:cs="Times New Roman"/>
          <w:spacing w:val="11"/>
          <w:sz w:val="24"/>
          <w:szCs w:val="24"/>
        </w:rPr>
        <w:t xml:space="preserve"> </w:t>
      </w:r>
      <w:r w:rsidRPr="00A1364A">
        <w:rPr>
          <w:rFonts w:ascii="Times New Roman" w:hAnsi="Times New Roman" w:cs="Times New Roman"/>
          <w:bCs/>
          <w:i/>
          <w:iCs/>
          <w:sz w:val="24"/>
          <w:szCs w:val="24"/>
          <w:rPrChange w:id="9" w:author="Autor">
            <w:rPr>
              <w:rFonts w:ascii="Times New Roman" w:hAnsi="Times New Roman" w:cs="Times New Roman"/>
              <w:b/>
              <w:sz w:val="24"/>
              <w:szCs w:val="24"/>
            </w:rPr>
          </w:rPrChange>
        </w:rPr>
        <w:t>El</w:t>
      </w:r>
      <w:r w:rsidRPr="00A1364A">
        <w:rPr>
          <w:rFonts w:ascii="Times New Roman" w:hAnsi="Times New Roman" w:cs="Times New Roman"/>
          <w:bCs/>
          <w:i/>
          <w:iCs/>
          <w:spacing w:val="7"/>
          <w:sz w:val="24"/>
          <w:szCs w:val="24"/>
          <w:rPrChange w:id="10" w:author="Autor">
            <w:rPr>
              <w:rFonts w:ascii="Times New Roman" w:hAnsi="Times New Roman" w:cs="Times New Roman"/>
              <w:b/>
              <w:spacing w:val="7"/>
              <w:sz w:val="24"/>
              <w:szCs w:val="24"/>
            </w:rPr>
          </w:rPrChange>
        </w:rPr>
        <w:t xml:space="preserve"> </w:t>
      </w:r>
      <w:r w:rsidRPr="00A1364A">
        <w:rPr>
          <w:rFonts w:ascii="Times New Roman" w:hAnsi="Times New Roman" w:cs="Times New Roman"/>
          <w:bCs/>
          <w:i/>
          <w:iCs/>
          <w:sz w:val="24"/>
          <w:szCs w:val="24"/>
          <w:rPrChange w:id="11" w:author="Autor">
            <w:rPr>
              <w:rFonts w:ascii="Times New Roman" w:hAnsi="Times New Roman" w:cs="Times New Roman"/>
              <w:b/>
              <w:sz w:val="24"/>
              <w:szCs w:val="24"/>
            </w:rPr>
          </w:rPrChange>
        </w:rPr>
        <w:t>libro</w:t>
      </w:r>
      <w:r w:rsidRPr="00A1364A">
        <w:rPr>
          <w:rFonts w:ascii="Times New Roman" w:hAnsi="Times New Roman" w:cs="Times New Roman"/>
          <w:bCs/>
          <w:i/>
          <w:iCs/>
          <w:spacing w:val="9"/>
          <w:sz w:val="24"/>
          <w:szCs w:val="24"/>
          <w:rPrChange w:id="12" w:author="Autor">
            <w:rPr>
              <w:rFonts w:ascii="Times New Roman" w:hAnsi="Times New Roman" w:cs="Times New Roman"/>
              <w:b/>
              <w:spacing w:val="9"/>
              <w:sz w:val="24"/>
              <w:szCs w:val="24"/>
            </w:rPr>
          </w:rPrChange>
        </w:rPr>
        <w:t xml:space="preserve"> </w:t>
      </w:r>
      <w:r w:rsidRPr="00A1364A">
        <w:rPr>
          <w:rFonts w:ascii="Times New Roman" w:hAnsi="Times New Roman" w:cs="Times New Roman"/>
          <w:bCs/>
          <w:i/>
          <w:iCs/>
          <w:spacing w:val="-1"/>
          <w:sz w:val="24"/>
          <w:szCs w:val="24"/>
          <w:rPrChange w:id="13" w:author="Autor">
            <w:rPr>
              <w:rFonts w:ascii="Times New Roman" w:hAnsi="Times New Roman" w:cs="Times New Roman"/>
              <w:b/>
              <w:spacing w:val="-1"/>
              <w:sz w:val="24"/>
              <w:szCs w:val="24"/>
            </w:rPr>
          </w:rPrChange>
        </w:rPr>
        <w:t>práctico</w:t>
      </w:r>
      <w:r w:rsidRPr="00A1364A">
        <w:rPr>
          <w:rFonts w:ascii="Times New Roman" w:hAnsi="Times New Roman" w:cs="Times New Roman"/>
          <w:bCs/>
          <w:i/>
          <w:iCs/>
          <w:spacing w:val="7"/>
          <w:sz w:val="24"/>
          <w:szCs w:val="24"/>
          <w:rPrChange w:id="14" w:author="Autor">
            <w:rPr>
              <w:rFonts w:ascii="Times New Roman" w:hAnsi="Times New Roman" w:cs="Times New Roman"/>
              <w:b/>
              <w:spacing w:val="7"/>
              <w:sz w:val="24"/>
              <w:szCs w:val="24"/>
            </w:rPr>
          </w:rPrChange>
        </w:rPr>
        <w:t xml:space="preserve"> </w:t>
      </w:r>
      <w:r w:rsidRPr="00A1364A">
        <w:rPr>
          <w:rFonts w:ascii="Times New Roman" w:hAnsi="Times New Roman" w:cs="Times New Roman"/>
          <w:bCs/>
          <w:i/>
          <w:iCs/>
          <w:sz w:val="24"/>
          <w:szCs w:val="24"/>
          <w:rPrChange w:id="15" w:author="Autor">
            <w:rPr>
              <w:rFonts w:ascii="Times New Roman" w:hAnsi="Times New Roman" w:cs="Times New Roman"/>
              <w:b/>
              <w:sz w:val="24"/>
              <w:szCs w:val="24"/>
            </w:rPr>
          </w:rPrChange>
        </w:rPr>
        <w:t>de</w:t>
      </w:r>
      <w:r w:rsidRPr="00A1364A">
        <w:rPr>
          <w:rFonts w:ascii="Times New Roman" w:hAnsi="Times New Roman" w:cs="Times New Roman"/>
          <w:bCs/>
          <w:i/>
          <w:iCs/>
          <w:spacing w:val="7"/>
          <w:sz w:val="24"/>
          <w:szCs w:val="24"/>
          <w:rPrChange w:id="16" w:author="Autor">
            <w:rPr>
              <w:rFonts w:ascii="Times New Roman" w:hAnsi="Times New Roman" w:cs="Times New Roman"/>
              <w:b/>
              <w:spacing w:val="7"/>
              <w:sz w:val="24"/>
              <w:szCs w:val="24"/>
            </w:rPr>
          </w:rPrChange>
        </w:rPr>
        <w:t xml:space="preserve"> </w:t>
      </w:r>
      <w:r w:rsidRPr="00A1364A">
        <w:rPr>
          <w:rFonts w:ascii="Times New Roman" w:hAnsi="Times New Roman" w:cs="Times New Roman"/>
          <w:bCs/>
          <w:i/>
          <w:iCs/>
          <w:sz w:val="24"/>
          <w:szCs w:val="24"/>
          <w:rPrChange w:id="17" w:author="Autor">
            <w:rPr>
              <w:rFonts w:ascii="Times New Roman" w:hAnsi="Times New Roman" w:cs="Times New Roman"/>
              <w:b/>
              <w:sz w:val="24"/>
              <w:szCs w:val="24"/>
            </w:rPr>
          </w:rPrChange>
        </w:rPr>
        <w:t>la</w:t>
      </w:r>
      <w:r w:rsidRPr="00A1364A">
        <w:rPr>
          <w:rFonts w:ascii="Times New Roman" w:hAnsi="Times New Roman" w:cs="Times New Roman"/>
          <w:bCs/>
          <w:i/>
          <w:iCs/>
          <w:spacing w:val="8"/>
          <w:sz w:val="24"/>
          <w:szCs w:val="24"/>
          <w:rPrChange w:id="18" w:author="Autor">
            <w:rPr>
              <w:rFonts w:ascii="Times New Roman" w:hAnsi="Times New Roman" w:cs="Times New Roman"/>
              <w:b/>
              <w:spacing w:val="8"/>
              <w:sz w:val="24"/>
              <w:szCs w:val="24"/>
            </w:rPr>
          </w:rPrChange>
        </w:rPr>
        <w:t xml:space="preserve"> </w:t>
      </w:r>
      <w:r w:rsidRPr="00A1364A">
        <w:rPr>
          <w:rFonts w:ascii="Times New Roman" w:hAnsi="Times New Roman" w:cs="Times New Roman"/>
          <w:bCs/>
          <w:i/>
          <w:iCs/>
          <w:spacing w:val="-1"/>
          <w:sz w:val="24"/>
          <w:szCs w:val="24"/>
          <w:rPrChange w:id="19" w:author="Autor">
            <w:rPr>
              <w:rFonts w:ascii="Times New Roman" w:hAnsi="Times New Roman" w:cs="Times New Roman"/>
              <w:b/>
              <w:spacing w:val="-1"/>
              <w:sz w:val="24"/>
              <w:szCs w:val="24"/>
            </w:rPr>
          </w:rPrChange>
        </w:rPr>
        <w:t>casa</w:t>
      </w:r>
      <w:r w:rsidRPr="00A1364A">
        <w:rPr>
          <w:rFonts w:ascii="Times New Roman" w:hAnsi="Times New Roman" w:cs="Times New Roman"/>
          <w:bCs/>
          <w:i/>
          <w:iCs/>
          <w:spacing w:val="10"/>
          <w:sz w:val="24"/>
          <w:szCs w:val="24"/>
          <w:rPrChange w:id="20" w:author="Autor">
            <w:rPr>
              <w:rFonts w:ascii="Times New Roman" w:hAnsi="Times New Roman" w:cs="Times New Roman"/>
              <w:b/>
              <w:spacing w:val="10"/>
              <w:sz w:val="24"/>
              <w:szCs w:val="24"/>
            </w:rPr>
          </w:rPrChange>
        </w:rPr>
        <w:t xml:space="preserve"> </w:t>
      </w:r>
      <w:r w:rsidRPr="00A1364A">
        <w:rPr>
          <w:rFonts w:ascii="Times New Roman" w:hAnsi="Times New Roman" w:cs="Times New Roman"/>
          <w:bCs/>
          <w:i/>
          <w:iCs/>
          <w:spacing w:val="-1"/>
          <w:sz w:val="24"/>
          <w:szCs w:val="24"/>
          <w:rPrChange w:id="21" w:author="Autor">
            <w:rPr>
              <w:rFonts w:ascii="Times New Roman" w:hAnsi="Times New Roman" w:cs="Times New Roman"/>
              <w:b/>
              <w:spacing w:val="-1"/>
              <w:sz w:val="24"/>
              <w:szCs w:val="24"/>
            </w:rPr>
          </w:rPrChange>
        </w:rPr>
        <w:t>sana</w:t>
      </w:r>
      <w:r w:rsidRPr="009C28D6">
        <w:rPr>
          <w:rFonts w:ascii="Times New Roman" w:hAnsi="Times New Roman" w:cs="Times New Roman"/>
          <w:spacing w:val="-1"/>
          <w:sz w:val="24"/>
          <w:szCs w:val="24"/>
        </w:rPr>
        <w:t>;</w:t>
      </w:r>
      <w:r w:rsidRPr="009C28D6">
        <w:rPr>
          <w:rFonts w:ascii="Times New Roman" w:hAnsi="Times New Roman" w:cs="Times New Roman"/>
          <w:spacing w:val="7"/>
          <w:sz w:val="24"/>
          <w:szCs w:val="24"/>
        </w:rPr>
        <w:t xml:space="preserve"> </w:t>
      </w:r>
      <w:r w:rsidRPr="009C28D6">
        <w:rPr>
          <w:rFonts w:ascii="Times New Roman" w:hAnsi="Times New Roman" w:cs="Times New Roman"/>
          <w:spacing w:val="-1"/>
          <w:sz w:val="24"/>
          <w:szCs w:val="24"/>
        </w:rPr>
        <w:t>Editorial</w:t>
      </w:r>
      <w:r w:rsidRPr="009C28D6">
        <w:rPr>
          <w:rFonts w:ascii="Times New Roman" w:hAnsi="Times New Roman" w:cs="Times New Roman"/>
          <w:spacing w:val="6"/>
          <w:sz w:val="24"/>
          <w:szCs w:val="24"/>
        </w:rPr>
        <w:t xml:space="preserve"> </w:t>
      </w:r>
      <w:r w:rsidRPr="009C28D6">
        <w:rPr>
          <w:rFonts w:ascii="Times New Roman" w:hAnsi="Times New Roman" w:cs="Times New Roman"/>
          <w:spacing w:val="-1"/>
          <w:sz w:val="24"/>
          <w:szCs w:val="24"/>
        </w:rPr>
        <w:t>Integral</w:t>
      </w:r>
      <w:r w:rsidRPr="009C28D6">
        <w:rPr>
          <w:rFonts w:ascii="Times New Roman" w:hAnsi="Times New Roman" w:cs="Times New Roman"/>
          <w:spacing w:val="9"/>
          <w:sz w:val="24"/>
          <w:szCs w:val="24"/>
        </w:rPr>
        <w:t xml:space="preserve"> </w:t>
      </w:r>
      <w:del w:id="22" w:author="Autor">
        <w:r w:rsidRPr="009C28D6" w:rsidDel="00A1364A">
          <w:rPr>
            <w:rFonts w:ascii="Times New Roman" w:hAnsi="Times New Roman" w:cs="Times New Roman"/>
            <w:sz w:val="24"/>
            <w:szCs w:val="24"/>
          </w:rPr>
          <w:delText>/</w:delText>
        </w:r>
        <w:r w:rsidRPr="009C28D6" w:rsidDel="00A1364A">
          <w:rPr>
            <w:rFonts w:ascii="Times New Roman" w:hAnsi="Times New Roman" w:cs="Times New Roman"/>
            <w:spacing w:val="7"/>
            <w:sz w:val="24"/>
            <w:szCs w:val="24"/>
          </w:rPr>
          <w:delText xml:space="preserve"> </w:delText>
        </w:r>
      </w:del>
      <w:r w:rsidRPr="009C28D6">
        <w:rPr>
          <w:rFonts w:ascii="Times New Roman" w:hAnsi="Times New Roman" w:cs="Times New Roman"/>
          <w:sz w:val="24"/>
          <w:szCs w:val="24"/>
        </w:rPr>
        <w:t>RBA</w:t>
      </w:r>
      <w:r w:rsidRPr="009C28D6">
        <w:rPr>
          <w:rFonts w:ascii="Times New Roman" w:hAnsi="Times New Roman" w:cs="Times New Roman"/>
          <w:spacing w:val="8"/>
          <w:sz w:val="24"/>
          <w:szCs w:val="24"/>
        </w:rPr>
        <w:t xml:space="preserve"> </w:t>
      </w:r>
      <w:r w:rsidRPr="009C28D6">
        <w:rPr>
          <w:rFonts w:ascii="Times New Roman" w:hAnsi="Times New Roman" w:cs="Times New Roman"/>
          <w:sz w:val="24"/>
          <w:szCs w:val="24"/>
        </w:rPr>
        <w:t>Libros</w:t>
      </w:r>
      <w:ins w:id="23" w:author="Autor">
        <w:r w:rsidR="00657993">
          <w:rPr>
            <w:rFonts w:ascii="Times New Roman" w:hAnsi="Times New Roman" w:cs="Times New Roman"/>
            <w:sz w:val="24"/>
            <w:szCs w:val="24"/>
          </w:rPr>
          <w:t>:</w:t>
        </w:r>
      </w:ins>
      <w:del w:id="24" w:author="Autor">
        <w:r w:rsidRPr="009C28D6" w:rsidDel="00657993">
          <w:rPr>
            <w:rFonts w:ascii="Times New Roman" w:hAnsi="Times New Roman" w:cs="Times New Roman"/>
            <w:sz w:val="24"/>
            <w:szCs w:val="24"/>
          </w:rPr>
          <w:delText>,</w:delText>
        </w:r>
      </w:del>
      <w:r w:rsidRPr="009C28D6">
        <w:rPr>
          <w:rFonts w:ascii="Times New Roman" w:hAnsi="Times New Roman" w:cs="Times New Roman"/>
          <w:spacing w:val="59"/>
          <w:sz w:val="24"/>
          <w:szCs w:val="24"/>
        </w:rPr>
        <w:t xml:space="preserve"> </w:t>
      </w:r>
      <w:commentRangeStart w:id="25"/>
      <w:r w:rsidRPr="009C28D6">
        <w:rPr>
          <w:rFonts w:ascii="Times New Roman" w:hAnsi="Times New Roman" w:cs="Times New Roman"/>
          <w:spacing w:val="-1"/>
          <w:sz w:val="24"/>
          <w:szCs w:val="24"/>
        </w:rPr>
        <w:t>España</w:t>
      </w:r>
      <w:commentRangeEnd w:id="25"/>
      <w:r w:rsidR="00657993">
        <w:rPr>
          <w:rStyle w:val="Refdecomentario"/>
        </w:rPr>
        <w:commentReference w:id="25"/>
      </w:r>
    </w:p>
    <w:p w14:paraId="42379CC1" w14:textId="77777777" w:rsidR="00060AFD" w:rsidRPr="009C28D6" w:rsidRDefault="00060AFD" w:rsidP="009C28D6">
      <w:pPr>
        <w:pStyle w:val="Textoindependiente"/>
        <w:tabs>
          <w:tab w:val="left" w:pos="842"/>
        </w:tabs>
        <w:spacing w:line="360" w:lineRule="auto"/>
        <w:ind w:left="0" w:right="175"/>
        <w:jc w:val="both"/>
        <w:rPr>
          <w:rFonts w:ascii="Times New Roman" w:hAnsi="Times New Roman" w:cs="Times New Roman"/>
          <w:lang w:val="es-MX"/>
        </w:rPr>
      </w:pPr>
      <w:r w:rsidRPr="009C28D6">
        <w:rPr>
          <w:rFonts w:ascii="Times New Roman" w:hAnsi="Times New Roman" w:cs="Times New Roman"/>
          <w:lang w:val="es-MX"/>
        </w:rPr>
        <w:t>BUENO,</w:t>
      </w:r>
      <w:r w:rsidRPr="009C28D6">
        <w:rPr>
          <w:rFonts w:ascii="Times New Roman" w:hAnsi="Times New Roman" w:cs="Times New Roman"/>
          <w:spacing w:val="17"/>
          <w:lang w:val="es-MX"/>
        </w:rPr>
        <w:t xml:space="preserve"> </w:t>
      </w:r>
      <w:r w:rsidRPr="009C28D6">
        <w:rPr>
          <w:rFonts w:ascii="Times New Roman" w:hAnsi="Times New Roman" w:cs="Times New Roman"/>
          <w:spacing w:val="-1"/>
          <w:lang w:val="es-MX"/>
        </w:rPr>
        <w:t>M.</w:t>
      </w:r>
      <w:r w:rsidRPr="009C28D6">
        <w:rPr>
          <w:rFonts w:ascii="Times New Roman" w:hAnsi="Times New Roman" w:cs="Times New Roman"/>
          <w:spacing w:val="17"/>
          <w:lang w:val="es-MX"/>
        </w:rPr>
        <w:t xml:space="preserve"> </w:t>
      </w:r>
      <w:r w:rsidRPr="009C28D6">
        <w:rPr>
          <w:rFonts w:ascii="Times New Roman" w:hAnsi="Times New Roman" w:cs="Times New Roman"/>
          <w:lang w:val="es-MX"/>
        </w:rPr>
        <w:t>/</w:t>
      </w:r>
      <w:r w:rsidRPr="009C28D6">
        <w:rPr>
          <w:rFonts w:ascii="Times New Roman" w:hAnsi="Times New Roman" w:cs="Times New Roman"/>
          <w:spacing w:val="15"/>
          <w:lang w:val="es-MX"/>
        </w:rPr>
        <w:t xml:space="preserve"> </w:t>
      </w:r>
      <w:r w:rsidRPr="009C28D6">
        <w:rPr>
          <w:rFonts w:ascii="Times New Roman" w:hAnsi="Times New Roman" w:cs="Times New Roman"/>
          <w:spacing w:val="-1"/>
          <w:lang w:val="es-MX"/>
        </w:rPr>
        <w:t>SILVESTRE,</w:t>
      </w:r>
      <w:r w:rsidRPr="009C28D6">
        <w:rPr>
          <w:rFonts w:ascii="Times New Roman" w:hAnsi="Times New Roman" w:cs="Times New Roman"/>
          <w:spacing w:val="17"/>
          <w:lang w:val="es-MX"/>
        </w:rPr>
        <w:t xml:space="preserve"> </w:t>
      </w:r>
      <w:r w:rsidRPr="009C28D6">
        <w:rPr>
          <w:rFonts w:ascii="Times New Roman" w:hAnsi="Times New Roman" w:cs="Times New Roman"/>
          <w:lang w:val="es-MX"/>
        </w:rPr>
        <w:t>E.</w:t>
      </w:r>
      <w:r w:rsidRPr="009C28D6">
        <w:rPr>
          <w:rFonts w:ascii="Times New Roman" w:hAnsi="Times New Roman" w:cs="Times New Roman"/>
          <w:spacing w:val="17"/>
          <w:lang w:val="es-MX"/>
        </w:rPr>
        <w:t xml:space="preserve"> </w:t>
      </w:r>
      <w:r w:rsidRPr="009C28D6">
        <w:rPr>
          <w:rFonts w:ascii="Times New Roman" w:hAnsi="Times New Roman" w:cs="Times New Roman"/>
          <w:spacing w:val="-1"/>
          <w:lang w:val="es-MX"/>
        </w:rPr>
        <w:t>(2009),</w:t>
      </w:r>
      <w:r w:rsidRPr="009C28D6">
        <w:rPr>
          <w:rFonts w:ascii="Times New Roman" w:hAnsi="Times New Roman" w:cs="Times New Roman"/>
          <w:spacing w:val="18"/>
          <w:lang w:val="es-MX"/>
        </w:rPr>
        <w:t xml:space="preserve"> </w:t>
      </w:r>
      <w:r w:rsidRPr="009C28D6">
        <w:rPr>
          <w:rFonts w:ascii="Times New Roman" w:hAnsi="Times New Roman" w:cs="Times New Roman"/>
          <w:b/>
          <w:lang w:val="es-MX"/>
        </w:rPr>
        <w:t>Casa</w:t>
      </w:r>
      <w:r w:rsidRPr="009C28D6">
        <w:rPr>
          <w:rFonts w:ascii="Times New Roman" w:hAnsi="Times New Roman" w:cs="Times New Roman"/>
          <w:b/>
          <w:spacing w:val="13"/>
          <w:lang w:val="es-MX"/>
        </w:rPr>
        <w:t xml:space="preserve"> </w:t>
      </w:r>
      <w:r w:rsidRPr="009C28D6">
        <w:rPr>
          <w:rFonts w:ascii="Times New Roman" w:hAnsi="Times New Roman" w:cs="Times New Roman"/>
          <w:b/>
          <w:spacing w:val="-1"/>
          <w:lang w:val="es-MX"/>
        </w:rPr>
        <w:t>Saludable</w:t>
      </w:r>
      <w:r w:rsidRPr="009C28D6">
        <w:rPr>
          <w:rFonts w:ascii="Times New Roman" w:hAnsi="Times New Roman" w:cs="Times New Roman"/>
          <w:spacing w:val="-1"/>
          <w:lang w:val="es-MX"/>
        </w:rPr>
        <w:t>;</w:t>
      </w:r>
      <w:r w:rsidRPr="009C28D6">
        <w:rPr>
          <w:rFonts w:ascii="Times New Roman" w:hAnsi="Times New Roman" w:cs="Times New Roman"/>
          <w:spacing w:val="17"/>
          <w:lang w:val="es-MX"/>
        </w:rPr>
        <w:t xml:space="preserve"> </w:t>
      </w:r>
      <w:r w:rsidRPr="009C28D6">
        <w:rPr>
          <w:rFonts w:ascii="Times New Roman" w:hAnsi="Times New Roman" w:cs="Times New Roman"/>
          <w:spacing w:val="-1"/>
          <w:lang w:val="es-MX"/>
        </w:rPr>
        <w:t>Libros</w:t>
      </w:r>
      <w:r w:rsidRPr="009C28D6">
        <w:rPr>
          <w:rFonts w:ascii="Times New Roman" w:hAnsi="Times New Roman" w:cs="Times New Roman"/>
          <w:spacing w:val="17"/>
          <w:lang w:val="es-MX"/>
        </w:rPr>
        <w:t xml:space="preserve"> </w:t>
      </w:r>
      <w:r w:rsidRPr="009C28D6">
        <w:rPr>
          <w:rFonts w:ascii="Times New Roman" w:hAnsi="Times New Roman" w:cs="Times New Roman"/>
          <w:spacing w:val="-1"/>
          <w:lang w:val="es-MX"/>
        </w:rPr>
        <w:t>Cúpula-Scyla</w:t>
      </w:r>
      <w:r w:rsidRPr="009C28D6">
        <w:rPr>
          <w:rFonts w:ascii="Times New Roman" w:hAnsi="Times New Roman" w:cs="Times New Roman"/>
          <w:spacing w:val="15"/>
          <w:lang w:val="es-MX"/>
        </w:rPr>
        <w:t xml:space="preserve"> </w:t>
      </w:r>
      <w:r w:rsidRPr="009C28D6">
        <w:rPr>
          <w:rFonts w:ascii="Times New Roman" w:hAnsi="Times New Roman" w:cs="Times New Roman"/>
          <w:spacing w:val="-1"/>
          <w:lang w:val="es-MX"/>
        </w:rPr>
        <w:t>Editores,</w:t>
      </w:r>
      <w:r w:rsidRPr="009C28D6">
        <w:rPr>
          <w:rFonts w:ascii="Times New Roman" w:hAnsi="Times New Roman" w:cs="Times New Roman"/>
          <w:spacing w:val="83"/>
          <w:lang w:val="es-MX"/>
        </w:rPr>
        <w:t xml:space="preserve"> </w:t>
      </w:r>
      <w:r w:rsidRPr="009C28D6">
        <w:rPr>
          <w:rFonts w:ascii="Times New Roman" w:hAnsi="Times New Roman" w:cs="Times New Roman"/>
          <w:spacing w:val="-1"/>
          <w:lang w:val="es-MX"/>
        </w:rPr>
        <w:t>España</w:t>
      </w:r>
    </w:p>
    <w:p w14:paraId="6E775BED" w14:textId="06388C55" w:rsidR="00A1105C" w:rsidRPr="009C28D6" w:rsidRDefault="00A1105C" w:rsidP="009C28D6">
      <w:pPr>
        <w:spacing w:after="0"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HERNÁNDEZ, S. (2010) </w:t>
      </w:r>
      <w:r w:rsidRPr="009C28D6">
        <w:rPr>
          <w:rFonts w:ascii="Times New Roman" w:eastAsia="Arial" w:hAnsi="Times New Roman" w:cs="Times New Roman"/>
          <w:b/>
          <w:bCs/>
          <w:spacing w:val="-1"/>
          <w:sz w:val="24"/>
          <w:szCs w:val="24"/>
        </w:rPr>
        <w:t>Diseño y manejo sustentable en edificación</w:t>
      </w:r>
      <w:r w:rsidRPr="009C28D6">
        <w:rPr>
          <w:rFonts w:ascii="Times New Roman" w:eastAsia="Arial" w:hAnsi="Times New Roman" w:cs="Times New Roman"/>
          <w:spacing w:val="-1"/>
          <w:sz w:val="24"/>
          <w:szCs w:val="24"/>
        </w:rPr>
        <w:t xml:space="preserve">. UAEMex. México. </w:t>
      </w:r>
    </w:p>
    <w:p w14:paraId="5A3BC9A2" w14:textId="30EE964D" w:rsidR="00A1105C" w:rsidRPr="009C28D6" w:rsidRDefault="00A1105C" w:rsidP="009C28D6">
      <w:pPr>
        <w:spacing w:after="0"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HERNÁNDEZ, S. (2016) </w:t>
      </w:r>
      <w:r w:rsidRPr="009C28D6">
        <w:rPr>
          <w:rFonts w:ascii="Times New Roman" w:eastAsia="Arial" w:hAnsi="Times New Roman" w:cs="Times New Roman"/>
          <w:b/>
          <w:bCs/>
          <w:spacing w:val="-1"/>
          <w:sz w:val="24"/>
          <w:szCs w:val="24"/>
        </w:rPr>
        <w:t>Selección y Diseño Sustentable de Materiales de Construcción</w:t>
      </w:r>
      <w:r w:rsidRPr="009C28D6">
        <w:rPr>
          <w:rFonts w:ascii="Times New Roman" w:eastAsia="Arial" w:hAnsi="Times New Roman" w:cs="Times New Roman"/>
          <w:spacing w:val="-1"/>
          <w:sz w:val="24"/>
          <w:szCs w:val="24"/>
        </w:rPr>
        <w:t xml:space="preserve">. Ed. Trillas. México. </w:t>
      </w:r>
    </w:p>
    <w:p w14:paraId="72CD3174" w14:textId="6FED136C" w:rsidR="00A76CD4" w:rsidRPr="00A76CD4" w:rsidRDefault="00A76CD4" w:rsidP="00A76CD4">
      <w:pPr>
        <w:autoSpaceDE w:val="0"/>
        <w:autoSpaceDN w:val="0"/>
        <w:adjustRightInd w:val="0"/>
        <w:spacing w:after="0" w:line="276" w:lineRule="auto"/>
        <w:jc w:val="both"/>
        <w:rPr>
          <w:rFonts w:ascii="Times New Roman" w:eastAsia="Arial" w:hAnsi="Times New Roman" w:cs="Times New Roman"/>
          <w:spacing w:val="-1"/>
          <w:sz w:val="24"/>
          <w:szCs w:val="24"/>
        </w:rPr>
      </w:pPr>
      <w:r w:rsidRPr="00A76CD4">
        <w:rPr>
          <w:rFonts w:ascii="Times New Roman" w:eastAsia="Arial" w:hAnsi="Times New Roman" w:cs="Times New Roman"/>
          <w:spacing w:val="-1"/>
          <w:sz w:val="24"/>
          <w:szCs w:val="24"/>
        </w:rPr>
        <w:t xml:space="preserve">LARREA, E. (et al.) (1995) </w:t>
      </w:r>
      <w:r w:rsidRPr="00A76CD4">
        <w:rPr>
          <w:rFonts w:ascii="Times New Roman" w:eastAsia="Arial" w:hAnsi="Times New Roman" w:cs="Times New Roman"/>
          <w:b/>
          <w:bCs/>
          <w:spacing w:val="-1"/>
          <w:sz w:val="24"/>
          <w:szCs w:val="24"/>
        </w:rPr>
        <w:t xml:space="preserve">Efecto biocida del Hidróxido de Calcio y la importancia de su utilización en la agricultura. </w:t>
      </w:r>
      <w:r w:rsidRPr="00A76CD4">
        <w:rPr>
          <w:rFonts w:ascii="Times New Roman" w:eastAsia="Arial" w:hAnsi="Times New Roman" w:cs="Times New Roman"/>
          <w:spacing w:val="-1"/>
          <w:sz w:val="24"/>
          <w:szCs w:val="24"/>
        </w:rPr>
        <w:t xml:space="preserve">Asociación Nacional de Fabricantes de Cal A.C. México. </w:t>
      </w:r>
    </w:p>
    <w:p w14:paraId="6BAB5F42" w14:textId="47D342B2" w:rsidR="00A76CD4" w:rsidRPr="009C28D6" w:rsidRDefault="00A76CD4" w:rsidP="00A76CD4">
      <w:pPr>
        <w:spacing w:after="0" w:line="360" w:lineRule="auto"/>
        <w:jc w:val="both"/>
        <w:rPr>
          <w:rFonts w:ascii="Times New Roman" w:hAnsi="Times New Roman" w:cs="Times New Roman"/>
          <w:sz w:val="24"/>
          <w:szCs w:val="24"/>
        </w:rPr>
      </w:pPr>
      <w:r w:rsidRPr="009C28D6">
        <w:rPr>
          <w:rFonts w:ascii="Times New Roman" w:hAnsi="Times New Roman" w:cs="Times New Roman"/>
          <w:sz w:val="24"/>
          <w:szCs w:val="24"/>
        </w:rPr>
        <w:t xml:space="preserve">TOVAR, R. (2016) </w:t>
      </w:r>
      <w:r w:rsidRPr="009C28D6">
        <w:rPr>
          <w:rFonts w:ascii="Times New Roman" w:hAnsi="Times New Roman" w:cs="Times New Roman"/>
          <w:b/>
          <w:bCs/>
          <w:sz w:val="24"/>
          <w:szCs w:val="24"/>
        </w:rPr>
        <w:t>La Cal. Ciencia, técnica y arte.</w:t>
      </w:r>
      <w:r w:rsidRPr="009C28D6">
        <w:rPr>
          <w:rFonts w:ascii="Times New Roman" w:hAnsi="Times New Roman" w:cs="Times New Roman"/>
          <w:sz w:val="24"/>
          <w:szCs w:val="24"/>
        </w:rPr>
        <w:t xml:space="preserve"> Ed. Trillas. México. </w:t>
      </w:r>
    </w:p>
    <w:p w14:paraId="28726682" w14:textId="750EFC95" w:rsidR="00A76CD4" w:rsidRPr="009C28D6" w:rsidRDefault="00A76CD4" w:rsidP="00A76CD4">
      <w:pPr>
        <w:widowControl w:val="0"/>
        <w:tabs>
          <w:tab w:val="left" w:pos="842"/>
        </w:tabs>
        <w:spacing w:after="0" w:line="360" w:lineRule="auto"/>
        <w:rPr>
          <w:rFonts w:ascii="Times New Roman" w:eastAsia="Arial" w:hAnsi="Times New Roman" w:cs="Times New Roman"/>
          <w:sz w:val="24"/>
          <w:szCs w:val="24"/>
        </w:rPr>
      </w:pPr>
      <w:r w:rsidRPr="009C28D6">
        <w:rPr>
          <w:rFonts w:ascii="Times New Roman" w:hAnsi="Times New Roman" w:cs="Times New Roman"/>
          <w:sz w:val="24"/>
          <w:szCs w:val="24"/>
        </w:rPr>
        <w:t>TOVAR, R.</w:t>
      </w:r>
      <w:r w:rsidRPr="009C28D6">
        <w:rPr>
          <w:rFonts w:ascii="Times New Roman" w:hAnsi="Times New Roman" w:cs="Times New Roman"/>
          <w:spacing w:val="1"/>
          <w:sz w:val="24"/>
          <w:szCs w:val="24"/>
        </w:rPr>
        <w:t xml:space="preserve"> </w:t>
      </w:r>
      <w:r w:rsidRPr="009C28D6">
        <w:rPr>
          <w:rFonts w:ascii="Times New Roman" w:hAnsi="Times New Roman" w:cs="Times New Roman"/>
          <w:spacing w:val="-1"/>
          <w:sz w:val="24"/>
          <w:szCs w:val="24"/>
        </w:rPr>
        <w:t>(2019)</w:t>
      </w:r>
      <w:r w:rsidRPr="009C28D6">
        <w:rPr>
          <w:rFonts w:ascii="Times New Roman" w:hAnsi="Times New Roman" w:cs="Times New Roman"/>
          <w:spacing w:val="-2"/>
          <w:sz w:val="24"/>
          <w:szCs w:val="24"/>
        </w:rPr>
        <w:t xml:space="preserve"> </w:t>
      </w:r>
      <w:r w:rsidRPr="009C28D6">
        <w:rPr>
          <w:rFonts w:ascii="Times New Roman" w:hAnsi="Times New Roman" w:cs="Times New Roman"/>
          <w:b/>
          <w:spacing w:val="-1"/>
          <w:sz w:val="24"/>
          <w:szCs w:val="24"/>
        </w:rPr>
        <w:t>Guía</w:t>
      </w:r>
      <w:r w:rsidRPr="009C28D6">
        <w:rPr>
          <w:rFonts w:ascii="Times New Roman" w:hAnsi="Times New Roman" w:cs="Times New Roman"/>
          <w:b/>
          <w:spacing w:val="1"/>
          <w:sz w:val="24"/>
          <w:szCs w:val="24"/>
        </w:rPr>
        <w:t xml:space="preserve"> </w:t>
      </w:r>
      <w:r w:rsidRPr="009C28D6">
        <w:rPr>
          <w:rFonts w:ascii="Times New Roman" w:hAnsi="Times New Roman" w:cs="Times New Roman"/>
          <w:b/>
          <w:spacing w:val="-1"/>
          <w:sz w:val="24"/>
          <w:szCs w:val="24"/>
        </w:rPr>
        <w:t>Práctica</w:t>
      </w:r>
      <w:r w:rsidRPr="009C28D6">
        <w:rPr>
          <w:rFonts w:ascii="Times New Roman" w:hAnsi="Times New Roman" w:cs="Times New Roman"/>
          <w:b/>
          <w:sz w:val="24"/>
          <w:szCs w:val="24"/>
        </w:rPr>
        <w:t xml:space="preserve"> </w:t>
      </w:r>
      <w:r w:rsidRPr="009C28D6">
        <w:rPr>
          <w:rFonts w:ascii="Times New Roman" w:hAnsi="Times New Roman" w:cs="Times New Roman"/>
          <w:b/>
          <w:spacing w:val="-1"/>
          <w:sz w:val="24"/>
          <w:szCs w:val="24"/>
        </w:rPr>
        <w:t>para</w:t>
      </w:r>
      <w:r w:rsidRPr="009C28D6">
        <w:rPr>
          <w:rFonts w:ascii="Times New Roman" w:hAnsi="Times New Roman" w:cs="Times New Roman"/>
          <w:b/>
          <w:sz w:val="24"/>
          <w:szCs w:val="24"/>
        </w:rPr>
        <w:t xml:space="preserve"> la</w:t>
      </w:r>
      <w:r w:rsidRPr="009C28D6">
        <w:rPr>
          <w:rFonts w:ascii="Times New Roman" w:hAnsi="Times New Roman" w:cs="Times New Roman"/>
          <w:b/>
          <w:spacing w:val="-2"/>
          <w:sz w:val="24"/>
          <w:szCs w:val="24"/>
        </w:rPr>
        <w:t xml:space="preserve"> </w:t>
      </w:r>
      <w:r w:rsidRPr="009C28D6">
        <w:rPr>
          <w:rFonts w:ascii="Times New Roman" w:hAnsi="Times New Roman" w:cs="Times New Roman"/>
          <w:b/>
          <w:sz w:val="24"/>
          <w:szCs w:val="24"/>
        </w:rPr>
        <w:t>Construcción</w:t>
      </w:r>
      <w:r w:rsidRPr="009C28D6">
        <w:rPr>
          <w:rFonts w:ascii="Times New Roman" w:hAnsi="Times New Roman" w:cs="Times New Roman"/>
          <w:sz w:val="24"/>
          <w:szCs w:val="24"/>
        </w:rPr>
        <w:t xml:space="preserve">; </w:t>
      </w:r>
      <w:r w:rsidRPr="009C28D6">
        <w:rPr>
          <w:rFonts w:ascii="Times New Roman" w:hAnsi="Times New Roman" w:cs="Times New Roman"/>
          <w:spacing w:val="-1"/>
          <w:sz w:val="24"/>
          <w:szCs w:val="24"/>
        </w:rPr>
        <w:t>Grupo</w:t>
      </w:r>
      <w:r w:rsidRPr="009C28D6">
        <w:rPr>
          <w:rFonts w:ascii="Times New Roman" w:hAnsi="Times New Roman" w:cs="Times New Roman"/>
          <w:sz w:val="24"/>
          <w:szCs w:val="24"/>
        </w:rPr>
        <w:t xml:space="preserve"> </w:t>
      </w:r>
      <w:r w:rsidRPr="009C28D6">
        <w:rPr>
          <w:rFonts w:ascii="Times New Roman" w:hAnsi="Times New Roman" w:cs="Times New Roman"/>
          <w:spacing w:val="-1"/>
          <w:sz w:val="24"/>
          <w:szCs w:val="24"/>
        </w:rPr>
        <w:t>Calidra,</w:t>
      </w:r>
      <w:r w:rsidRPr="009C28D6">
        <w:rPr>
          <w:rFonts w:ascii="Times New Roman" w:hAnsi="Times New Roman" w:cs="Times New Roman"/>
          <w:sz w:val="24"/>
          <w:szCs w:val="24"/>
        </w:rPr>
        <w:t xml:space="preserve"> </w:t>
      </w:r>
      <w:r w:rsidRPr="009C28D6">
        <w:rPr>
          <w:rFonts w:ascii="Times New Roman" w:hAnsi="Times New Roman" w:cs="Times New Roman"/>
          <w:spacing w:val="-1"/>
          <w:sz w:val="24"/>
          <w:szCs w:val="24"/>
        </w:rPr>
        <w:t>México.</w:t>
      </w:r>
    </w:p>
    <w:p w14:paraId="22E63588" w14:textId="6361520D" w:rsidR="00A1105C" w:rsidRDefault="00A1105C" w:rsidP="009C28D6">
      <w:pPr>
        <w:spacing w:after="0" w:line="360" w:lineRule="auto"/>
        <w:jc w:val="both"/>
        <w:rPr>
          <w:rFonts w:ascii="Times New Roman" w:hAnsi="Times New Roman" w:cs="Times New Roman"/>
          <w:sz w:val="24"/>
          <w:szCs w:val="24"/>
        </w:rPr>
      </w:pPr>
      <w:r w:rsidRPr="009C28D6">
        <w:rPr>
          <w:rFonts w:ascii="Times New Roman" w:hAnsi="Times New Roman" w:cs="Times New Roman"/>
          <w:sz w:val="24"/>
          <w:szCs w:val="24"/>
        </w:rPr>
        <w:t>VILLAAMIL, R. (2016)</w:t>
      </w:r>
      <w:r w:rsidRPr="009C28D6">
        <w:rPr>
          <w:rFonts w:ascii="Times New Roman" w:hAnsi="Times New Roman" w:cs="Times New Roman"/>
          <w:b/>
          <w:bCs/>
          <w:i/>
          <w:iCs/>
          <w:sz w:val="24"/>
          <w:szCs w:val="24"/>
        </w:rPr>
        <w:t xml:space="preserve"> </w:t>
      </w:r>
      <w:r w:rsidR="00A76CD4" w:rsidRPr="009C28D6">
        <w:rPr>
          <w:rFonts w:ascii="Times New Roman" w:hAnsi="Times New Roman" w:cs="Times New Roman"/>
          <w:b/>
          <w:bCs/>
          <w:sz w:val="24"/>
          <w:szCs w:val="24"/>
        </w:rPr>
        <w:t xml:space="preserve">Estar </w:t>
      </w:r>
      <w:r w:rsidR="00A76CD4">
        <w:rPr>
          <w:rFonts w:ascii="Times New Roman" w:hAnsi="Times New Roman" w:cs="Times New Roman"/>
          <w:b/>
          <w:bCs/>
          <w:sz w:val="24"/>
          <w:szCs w:val="24"/>
        </w:rPr>
        <w:t>b</w:t>
      </w:r>
      <w:r w:rsidR="00A76CD4" w:rsidRPr="009C28D6">
        <w:rPr>
          <w:rFonts w:ascii="Times New Roman" w:hAnsi="Times New Roman" w:cs="Times New Roman"/>
          <w:b/>
          <w:bCs/>
          <w:sz w:val="24"/>
          <w:szCs w:val="24"/>
        </w:rPr>
        <w:t xml:space="preserve">ien </w:t>
      </w:r>
      <w:r w:rsidR="00A76CD4">
        <w:rPr>
          <w:rFonts w:ascii="Times New Roman" w:hAnsi="Times New Roman" w:cs="Times New Roman"/>
          <w:b/>
          <w:bCs/>
          <w:sz w:val="24"/>
          <w:szCs w:val="24"/>
        </w:rPr>
        <w:t>p</w:t>
      </w:r>
      <w:r w:rsidR="00A76CD4" w:rsidRPr="009C28D6">
        <w:rPr>
          <w:rFonts w:ascii="Times New Roman" w:hAnsi="Times New Roman" w:cs="Times New Roman"/>
          <w:b/>
          <w:bCs/>
          <w:sz w:val="24"/>
          <w:szCs w:val="24"/>
        </w:rPr>
        <w:t xml:space="preserve">ara </w:t>
      </w:r>
      <w:r w:rsidR="00A76CD4">
        <w:rPr>
          <w:rFonts w:ascii="Times New Roman" w:hAnsi="Times New Roman" w:cs="Times New Roman"/>
          <w:b/>
          <w:bCs/>
          <w:sz w:val="24"/>
          <w:szCs w:val="24"/>
        </w:rPr>
        <w:t>v</w:t>
      </w:r>
      <w:r w:rsidR="00A76CD4" w:rsidRPr="009C28D6">
        <w:rPr>
          <w:rFonts w:ascii="Times New Roman" w:hAnsi="Times New Roman" w:cs="Times New Roman"/>
          <w:b/>
          <w:bCs/>
          <w:sz w:val="24"/>
          <w:szCs w:val="24"/>
        </w:rPr>
        <w:t xml:space="preserve">ivir </w:t>
      </w:r>
      <w:r w:rsidR="00A76CD4">
        <w:rPr>
          <w:rFonts w:ascii="Times New Roman" w:hAnsi="Times New Roman" w:cs="Times New Roman"/>
          <w:b/>
          <w:bCs/>
          <w:sz w:val="24"/>
          <w:szCs w:val="24"/>
        </w:rPr>
        <w:t>m</w:t>
      </w:r>
      <w:r w:rsidR="00A76CD4" w:rsidRPr="009C28D6">
        <w:rPr>
          <w:rFonts w:ascii="Times New Roman" w:hAnsi="Times New Roman" w:cs="Times New Roman"/>
          <w:b/>
          <w:bCs/>
          <w:sz w:val="24"/>
          <w:szCs w:val="24"/>
        </w:rPr>
        <w:t>ejor</w:t>
      </w:r>
      <w:r w:rsidRPr="009C28D6">
        <w:rPr>
          <w:rFonts w:ascii="Times New Roman" w:hAnsi="Times New Roman" w:cs="Times New Roman"/>
          <w:b/>
          <w:bCs/>
          <w:sz w:val="24"/>
          <w:szCs w:val="24"/>
        </w:rPr>
        <w:t>. Guía para la serenidad y la vitalidad</w:t>
      </w:r>
      <w:r w:rsidRPr="009C28D6">
        <w:rPr>
          <w:rFonts w:ascii="Times New Roman" w:hAnsi="Times New Roman" w:cs="Times New Roman"/>
          <w:b/>
          <w:bCs/>
          <w:i/>
          <w:iCs/>
          <w:sz w:val="24"/>
          <w:szCs w:val="24"/>
        </w:rPr>
        <w:t>.</w:t>
      </w:r>
      <w:r w:rsidRPr="009C28D6">
        <w:rPr>
          <w:rFonts w:ascii="Times New Roman" w:hAnsi="Times New Roman" w:cs="Times New Roman"/>
          <w:sz w:val="24"/>
          <w:szCs w:val="24"/>
        </w:rPr>
        <w:t xml:space="preserve"> Ed. Diana. México. </w:t>
      </w:r>
    </w:p>
    <w:p w14:paraId="2795B429" w14:textId="77777777" w:rsidR="00AE6B15" w:rsidRPr="009C28D6" w:rsidRDefault="00AE6B15" w:rsidP="009C28D6">
      <w:pPr>
        <w:spacing w:after="0" w:line="360" w:lineRule="auto"/>
        <w:jc w:val="both"/>
        <w:rPr>
          <w:rFonts w:ascii="Times New Roman" w:hAnsi="Times New Roman" w:cs="Times New Roman"/>
          <w:sz w:val="24"/>
          <w:szCs w:val="24"/>
        </w:rPr>
      </w:pPr>
    </w:p>
    <w:p w14:paraId="6629AB96" w14:textId="39BA527C" w:rsidR="00965CB7" w:rsidRPr="009C28D6" w:rsidRDefault="0016313B" w:rsidP="009C28D6">
      <w:pPr>
        <w:spacing w:line="360" w:lineRule="auto"/>
        <w:jc w:val="both"/>
        <w:rPr>
          <w:rFonts w:ascii="Times New Roman" w:eastAsia="Arial" w:hAnsi="Times New Roman" w:cs="Times New Roman"/>
          <w:spacing w:val="-1"/>
          <w:sz w:val="24"/>
          <w:szCs w:val="24"/>
        </w:rPr>
      </w:pPr>
      <w:r w:rsidRPr="009C28D6">
        <w:rPr>
          <w:rFonts w:ascii="Times New Roman" w:eastAsia="Arial" w:hAnsi="Times New Roman" w:cs="Times New Roman"/>
          <w:spacing w:val="-1"/>
          <w:sz w:val="24"/>
          <w:szCs w:val="24"/>
        </w:rPr>
        <w:t xml:space="preserve"> </w:t>
      </w:r>
    </w:p>
    <w:sectPr w:rsidR="00965CB7" w:rsidRPr="009C28D6" w:rsidSect="0031391E">
      <w:pgSz w:w="12240" w:h="15840"/>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Autor" w:initials="A">
    <w:p w14:paraId="2D2D0BE2" w14:textId="7C333395" w:rsidR="00DC7B4A" w:rsidRDefault="00DC7B4A">
      <w:pPr>
        <w:pStyle w:val="Textocomentario"/>
      </w:pPr>
      <w:r>
        <w:rPr>
          <w:rStyle w:val="Refdecomentario"/>
        </w:rPr>
        <w:annotationRef/>
      </w:r>
      <w:r w:rsidR="00847F7C">
        <w:t>Quitar listado y redactar de manera corrida</w:t>
      </w:r>
    </w:p>
  </w:comment>
  <w:comment w:id="2" w:author="Autor" w:initials="A">
    <w:p w14:paraId="3E0C34AB" w14:textId="0F062A38" w:rsidR="000C4D50" w:rsidRDefault="000C4D50">
      <w:pPr>
        <w:pStyle w:val="Textocomentario"/>
      </w:pPr>
      <w:r>
        <w:rPr>
          <w:rStyle w:val="Refdecomentario"/>
        </w:rPr>
        <w:annotationRef/>
      </w:r>
      <w:r>
        <w:t>Lo mismo que en el comentario anterio</w:t>
      </w:r>
      <w:r w:rsidR="007F54DB">
        <w:t>r</w:t>
      </w:r>
    </w:p>
  </w:comment>
  <w:comment w:id="6" w:author="Autor" w:initials="A">
    <w:p w14:paraId="33A6112B" w14:textId="21ACF9B9" w:rsidR="00DC6CDB" w:rsidRDefault="00DC6CDB">
      <w:pPr>
        <w:pStyle w:val="Textocomentario"/>
      </w:pPr>
      <w:r>
        <w:rPr>
          <w:rStyle w:val="Refdecomentario"/>
        </w:rPr>
        <w:annotationRef/>
      </w:r>
      <w:r w:rsidR="00C05E39">
        <w:t>Apegarse a</w:t>
      </w:r>
      <w:r w:rsidR="00A1364A">
        <w:t xml:space="preserve"> foermato APA</w:t>
      </w:r>
    </w:p>
  </w:comment>
  <w:comment w:id="25" w:author="Autor" w:initials="A">
    <w:p w14:paraId="56370DB5" w14:textId="4019CCB1" w:rsidR="00657993" w:rsidRDefault="00657993">
      <w:pPr>
        <w:pStyle w:val="Textocomentario"/>
      </w:pPr>
      <w:r>
        <w:rPr>
          <w:rStyle w:val="Refdecomentario"/>
        </w:rPr>
        <w:annotationRef/>
      </w:r>
      <w:r>
        <w:t>ciudad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D2D0BE2" w15:done="0"/>
  <w15:commentEx w15:paraId="3E0C34AB" w15:done="0"/>
  <w15:commentEx w15:paraId="33A6112B" w15:done="0"/>
  <w15:commentEx w15:paraId="56370D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D2D0BE2" w16cid:durableId="236B4C38"/>
  <w16cid:commentId w16cid:paraId="3E0C34AB" w16cid:durableId="236B4C6F"/>
  <w16cid:commentId w16cid:paraId="33A6112B" w16cid:durableId="236B4E46"/>
  <w16cid:commentId w16cid:paraId="56370DB5" w16cid:durableId="236B4E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67CC6"/>
    <w:multiLevelType w:val="hybridMultilevel"/>
    <w:tmpl w:val="34948E7E"/>
    <w:lvl w:ilvl="0" w:tplc="0FAE0282">
      <w:start w:val="1"/>
      <w:numFmt w:val="bullet"/>
      <w:lvlText w:val="•"/>
      <w:lvlJc w:val="left"/>
      <w:pPr>
        <w:tabs>
          <w:tab w:val="num" w:pos="720"/>
        </w:tabs>
        <w:ind w:left="720" w:hanging="360"/>
      </w:pPr>
      <w:rPr>
        <w:rFonts w:ascii="Arial" w:hAnsi="Arial" w:hint="default"/>
      </w:rPr>
    </w:lvl>
    <w:lvl w:ilvl="1" w:tplc="8BCEE594" w:tentative="1">
      <w:start w:val="1"/>
      <w:numFmt w:val="bullet"/>
      <w:lvlText w:val="•"/>
      <w:lvlJc w:val="left"/>
      <w:pPr>
        <w:tabs>
          <w:tab w:val="num" w:pos="1440"/>
        </w:tabs>
        <w:ind w:left="1440" w:hanging="360"/>
      </w:pPr>
      <w:rPr>
        <w:rFonts w:ascii="Arial" w:hAnsi="Arial" w:hint="default"/>
      </w:rPr>
    </w:lvl>
    <w:lvl w:ilvl="2" w:tplc="166C6A68" w:tentative="1">
      <w:start w:val="1"/>
      <w:numFmt w:val="bullet"/>
      <w:lvlText w:val="•"/>
      <w:lvlJc w:val="left"/>
      <w:pPr>
        <w:tabs>
          <w:tab w:val="num" w:pos="2160"/>
        </w:tabs>
        <w:ind w:left="2160" w:hanging="360"/>
      </w:pPr>
      <w:rPr>
        <w:rFonts w:ascii="Arial" w:hAnsi="Arial" w:hint="default"/>
      </w:rPr>
    </w:lvl>
    <w:lvl w:ilvl="3" w:tplc="893C58F0" w:tentative="1">
      <w:start w:val="1"/>
      <w:numFmt w:val="bullet"/>
      <w:lvlText w:val="•"/>
      <w:lvlJc w:val="left"/>
      <w:pPr>
        <w:tabs>
          <w:tab w:val="num" w:pos="2880"/>
        </w:tabs>
        <w:ind w:left="2880" w:hanging="360"/>
      </w:pPr>
      <w:rPr>
        <w:rFonts w:ascii="Arial" w:hAnsi="Arial" w:hint="default"/>
      </w:rPr>
    </w:lvl>
    <w:lvl w:ilvl="4" w:tplc="5A4C72D4" w:tentative="1">
      <w:start w:val="1"/>
      <w:numFmt w:val="bullet"/>
      <w:lvlText w:val="•"/>
      <w:lvlJc w:val="left"/>
      <w:pPr>
        <w:tabs>
          <w:tab w:val="num" w:pos="3600"/>
        </w:tabs>
        <w:ind w:left="3600" w:hanging="360"/>
      </w:pPr>
      <w:rPr>
        <w:rFonts w:ascii="Arial" w:hAnsi="Arial" w:hint="default"/>
      </w:rPr>
    </w:lvl>
    <w:lvl w:ilvl="5" w:tplc="C3726A0A" w:tentative="1">
      <w:start w:val="1"/>
      <w:numFmt w:val="bullet"/>
      <w:lvlText w:val="•"/>
      <w:lvlJc w:val="left"/>
      <w:pPr>
        <w:tabs>
          <w:tab w:val="num" w:pos="4320"/>
        </w:tabs>
        <w:ind w:left="4320" w:hanging="360"/>
      </w:pPr>
      <w:rPr>
        <w:rFonts w:ascii="Arial" w:hAnsi="Arial" w:hint="default"/>
      </w:rPr>
    </w:lvl>
    <w:lvl w:ilvl="6" w:tplc="5B2289E6" w:tentative="1">
      <w:start w:val="1"/>
      <w:numFmt w:val="bullet"/>
      <w:lvlText w:val="•"/>
      <w:lvlJc w:val="left"/>
      <w:pPr>
        <w:tabs>
          <w:tab w:val="num" w:pos="5040"/>
        </w:tabs>
        <w:ind w:left="5040" w:hanging="360"/>
      </w:pPr>
      <w:rPr>
        <w:rFonts w:ascii="Arial" w:hAnsi="Arial" w:hint="default"/>
      </w:rPr>
    </w:lvl>
    <w:lvl w:ilvl="7" w:tplc="BF9C7BC0" w:tentative="1">
      <w:start w:val="1"/>
      <w:numFmt w:val="bullet"/>
      <w:lvlText w:val="•"/>
      <w:lvlJc w:val="left"/>
      <w:pPr>
        <w:tabs>
          <w:tab w:val="num" w:pos="5760"/>
        </w:tabs>
        <w:ind w:left="5760" w:hanging="360"/>
      </w:pPr>
      <w:rPr>
        <w:rFonts w:ascii="Arial" w:hAnsi="Arial" w:hint="default"/>
      </w:rPr>
    </w:lvl>
    <w:lvl w:ilvl="8" w:tplc="0B843AC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905F48"/>
    <w:multiLevelType w:val="hybridMultilevel"/>
    <w:tmpl w:val="53FC5C68"/>
    <w:lvl w:ilvl="0" w:tplc="6A3C1CD8">
      <w:start w:val="1"/>
      <w:numFmt w:val="bullet"/>
      <w:lvlText w:val="•"/>
      <w:lvlJc w:val="left"/>
      <w:pPr>
        <w:tabs>
          <w:tab w:val="num" w:pos="720"/>
        </w:tabs>
        <w:ind w:left="720" w:hanging="360"/>
      </w:pPr>
      <w:rPr>
        <w:rFonts w:ascii="Arial" w:hAnsi="Arial" w:hint="default"/>
      </w:rPr>
    </w:lvl>
    <w:lvl w:ilvl="1" w:tplc="0440600A" w:tentative="1">
      <w:start w:val="1"/>
      <w:numFmt w:val="bullet"/>
      <w:lvlText w:val="•"/>
      <w:lvlJc w:val="left"/>
      <w:pPr>
        <w:tabs>
          <w:tab w:val="num" w:pos="1440"/>
        </w:tabs>
        <w:ind w:left="1440" w:hanging="360"/>
      </w:pPr>
      <w:rPr>
        <w:rFonts w:ascii="Arial" w:hAnsi="Arial" w:hint="default"/>
      </w:rPr>
    </w:lvl>
    <w:lvl w:ilvl="2" w:tplc="E272E634" w:tentative="1">
      <w:start w:val="1"/>
      <w:numFmt w:val="bullet"/>
      <w:lvlText w:val="•"/>
      <w:lvlJc w:val="left"/>
      <w:pPr>
        <w:tabs>
          <w:tab w:val="num" w:pos="2160"/>
        </w:tabs>
        <w:ind w:left="2160" w:hanging="360"/>
      </w:pPr>
      <w:rPr>
        <w:rFonts w:ascii="Arial" w:hAnsi="Arial" w:hint="default"/>
      </w:rPr>
    </w:lvl>
    <w:lvl w:ilvl="3" w:tplc="F93882C6" w:tentative="1">
      <w:start w:val="1"/>
      <w:numFmt w:val="bullet"/>
      <w:lvlText w:val="•"/>
      <w:lvlJc w:val="left"/>
      <w:pPr>
        <w:tabs>
          <w:tab w:val="num" w:pos="2880"/>
        </w:tabs>
        <w:ind w:left="2880" w:hanging="360"/>
      </w:pPr>
      <w:rPr>
        <w:rFonts w:ascii="Arial" w:hAnsi="Arial" w:hint="default"/>
      </w:rPr>
    </w:lvl>
    <w:lvl w:ilvl="4" w:tplc="4EB2787A" w:tentative="1">
      <w:start w:val="1"/>
      <w:numFmt w:val="bullet"/>
      <w:lvlText w:val="•"/>
      <w:lvlJc w:val="left"/>
      <w:pPr>
        <w:tabs>
          <w:tab w:val="num" w:pos="3600"/>
        </w:tabs>
        <w:ind w:left="3600" w:hanging="360"/>
      </w:pPr>
      <w:rPr>
        <w:rFonts w:ascii="Arial" w:hAnsi="Arial" w:hint="default"/>
      </w:rPr>
    </w:lvl>
    <w:lvl w:ilvl="5" w:tplc="6ACED7F8" w:tentative="1">
      <w:start w:val="1"/>
      <w:numFmt w:val="bullet"/>
      <w:lvlText w:val="•"/>
      <w:lvlJc w:val="left"/>
      <w:pPr>
        <w:tabs>
          <w:tab w:val="num" w:pos="4320"/>
        </w:tabs>
        <w:ind w:left="4320" w:hanging="360"/>
      </w:pPr>
      <w:rPr>
        <w:rFonts w:ascii="Arial" w:hAnsi="Arial" w:hint="default"/>
      </w:rPr>
    </w:lvl>
    <w:lvl w:ilvl="6" w:tplc="E878E0D8" w:tentative="1">
      <w:start w:val="1"/>
      <w:numFmt w:val="bullet"/>
      <w:lvlText w:val="•"/>
      <w:lvlJc w:val="left"/>
      <w:pPr>
        <w:tabs>
          <w:tab w:val="num" w:pos="5040"/>
        </w:tabs>
        <w:ind w:left="5040" w:hanging="360"/>
      </w:pPr>
      <w:rPr>
        <w:rFonts w:ascii="Arial" w:hAnsi="Arial" w:hint="default"/>
      </w:rPr>
    </w:lvl>
    <w:lvl w:ilvl="7" w:tplc="5802CC26" w:tentative="1">
      <w:start w:val="1"/>
      <w:numFmt w:val="bullet"/>
      <w:lvlText w:val="•"/>
      <w:lvlJc w:val="left"/>
      <w:pPr>
        <w:tabs>
          <w:tab w:val="num" w:pos="5760"/>
        </w:tabs>
        <w:ind w:left="5760" w:hanging="360"/>
      </w:pPr>
      <w:rPr>
        <w:rFonts w:ascii="Arial" w:hAnsi="Arial" w:hint="default"/>
      </w:rPr>
    </w:lvl>
    <w:lvl w:ilvl="8" w:tplc="4276F78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AA1B13"/>
    <w:multiLevelType w:val="hybridMultilevel"/>
    <w:tmpl w:val="A8AE9242"/>
    <w:lvl w:ilvl="0" w:tplc="96E43B72">
      <w:start w:val="1"/>
      <w:numFmt w:val="bullet"/>
      <w:lvlText w:val="•"/>
      <w:lvlJc w:val="left"/>
      <w:pPr>
        <w:tabs>
          <w:tab w:val="num" w:pos="720"/>
        </w:tabs>
        <w:ind w:left="720" w:hanging="360"/>
      </w:pPr>
      <w:rPr>
        <w:rFonts w:ascii="Arial" w:hAnsi="Arial" w:hint="default"/>
      </w:rPr>
    </w:lvl>
    <w:lvl w:ilvl="1" w:tplc="F83A548E" w:tentative="1">
      <w:start w:val="1"/>
      <w:numFmt w:val="bullet"/>
      <w:lvlText w:val="•"/>
      <w:lvlJc w:val="left"/>
      <w:pPr>
        <w:tabs>
          <w:tab w:val="num" w:pos="1440"/>
        </w:tabs>
        <w:ind w:left="1440" w:hanging="360"/>
      </w:pPr>
      <w:rPr>
        <w:rFonts w:ascii="Arial" w:hAnsi="Arial" w:hint="default"/>
      </w:rPr>
    </w:lvl>
    <w:lvl w:ilvl="2" w:tplc="65CE05D4" w:tentative="1">
      <w:start w:val="1"/>
      <w:numFmt w:val="bullet"/>
      <w:lvlText w:val="•"/>
      <w:lvlJc w:val="left"/>
      <w:pPr>
        <w:tabs>
          <w:tab w:val="num" w:pos="2160"/>
        </w:tabs>
        <w:ind w:left="2160" w:hanging="360"/>
      </w:pPr>
      <w:rPr>
        <w:rFonts w:ascii="Arial" w:hAnsi="Arial" w:hint="default"/>
      </w:rPr>
    </w:lvl>
    <w:lvl w:ilvl="3" w:tplc="F5F8B616" w:tentative="1">
      <w:start w:val="1"/>
      <w:numFmt w:val="bullet"/>
      <w:lvlText w:val="•"/>
      <w:lvlJc w:val="left"/>
      <w:pPr>
        <w:tabs>
          <w:tab w:val="num" w:pos="2880"/>
        </w:tabs>
        <w:ind w:left="2880" w:hanging="360"/>
      </w:pPr>
      <w:rPr>
        <w:rFonts w:ascii="Arial" w:hAnsi="Arial" w:hint="default"/>
      </w:rPr>
    </w:lvl>
    <w:lvl w:ilvl="4" w:tplc="038A08BA" w:tentative="1">
      <w:start w:val="1"/>
      <w:numFmt w:val="bullet"/>
      <w:lvlText w:val="•"/>
      <w:lvlJc w:val="left"/>
      <w:pPr>
        <w:tabs>
          <w:tab w:val="num" w:pos="3600"/>
        </w:tabs>
        <w:ind w:left="3600" w:hanging="360"/>
      </w:pPr>
      <w:rPr>
        <w:rFonts w:ascii="Arial" w:hAnsi="Arial" w:hint="default"/>
      </w:rPr>
    </w:lvl>
    <w:lvl w:ilvl="5" w:tplc="067E58B6" w:tentative="1">
      <w:start w:val="1"/>
      <w:numFmt w:val="bullet"/>
      <w:lvlText w:val="•"/>
      <w:lvlJc w:val="left"/>
      <w:pPr>
        <w:tabs>
          <w:tab w:val="num" w:pos="4320"/>
        </w:tabs>
        <w:ind w:left="4320" w:hanging="360"/>
      </w:pPr>
      <w:rPr>
        <w:rFonts w:ascii="Arial" w:hAnsi="Arial" w:hint="default"/>
      </w:rPr>
    </w:lvl>
    <w:lvl w:ilvl="6" w:tplc="9162F07E" w:tentative="1">
      <w:start w:val="1"/>
      <w:numFmt w:val="bullet"/>
      <w:lvlText w:val="•"/>
      <w:lvlJc w:val="left"/>
      <w:pPr>
        <w:tabs>
          <w:tab w:val="num" w:pos="5040"/>
        </w:tabs>
        <w:ind w:left="5040" w:hanging="360"/>
      </w:pPr>
      <w:rPr>
        <w:rFonts w:ascii="Arial" w:hAnsi="Arial" w:hint="default"/>
      </w:rPr>
    </w:lvl>
    <w:lvl w:ilvl="7" w:tplc="C6DEE9CC" w:tentative="1">
      <w:start w:val="1"/>
      <w:numFmt w:val="bullet"/>
      <w:lvlText w:val="•"/>
      <w:lvlJc w:val="left"/>
      <w:pPr>
        <w:tabs>
          <w:tab w:val="num" w:pos="5760"/>
        </w:tabs>
        <w:ind w:left="5760" w:hanging="360"/>
      </w:pPr>
      <w:rPr>
        <w:rFonts w:ascii="Arial" w:hAnsi="Arial" w:hint="default"/>
      </w:rPr>
    </w:lvl>
    <w:lvl w:ilvl="8" w:tplc="F5E03F3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36B1FE1"/>
    <w:multiLevelType w:val="hybridMultilevel"/>
    <w:tmpl w:val="42DA3B24"/>
    <w:lvl w:ilvl="0" w:tplc="545601C6">
      <w:start w:val="1"/>
      <w:numFmt w:val="bullet"/>
      <w:lvlText w:val="•"/>
      <w:lvlJc w:val="left"/>
      <w:pPr>
        <w:tabs>
          <w:tab w:val="num" w:pos="720"/>
        </w:tabs>
        <w:ind w:left="720" w:hanging="360"/>
      </w:pPr>
      <w:rPr>
        <w:rFonts w:ascii="Arial" w:hAnsi="Arial" w:hint="default"/>
      </w:rPr>
    </w:lvl>
    <w:lvl w:ilvl="1" w:tplc="4ED6FADA" w:tentative="1">
      <w:start w:val="1"/>
      <w:numFmt w:val="bullet"/>
      <w:lvlText w:val="•"/>
      <w:lvlJc w:val="left"/>
      <w:pPr>
        <w:tabs>
          <w:tab w:val="num" w:pos="1440"/>
        </w:tabs>
        <w:ind w:left="1440" w:hanging="360"/>
      </w:pPr>
      <w:rPr>
        <w:rFonts w:ascii="Arial" w:hAnsi="Arial" w:hint="default"/>
      </w:rPr>
    </w:lvl>
    <w:lvl w:ilvl="2" w:tplc="2CAAC50A" w:tentative="1">
      <w:start w:val="1"/>
      <w:numFmt w:val="bullet"/>
      <w:lvlText w:val="•"/>
      <w:lvlJc w:val="left"/>
      <w:pPr>
        <w:tabs>
          <w:tab w:val="num" w:pos="2160"/>
        </w:tabs>
        <w:ind w:left="2160" w:hanging="360"/>
      </w:pPr>
      <w:rPr>
        <w:rFonts w:ascii="Arial" w:hAnsi="Arial" w:hint="default"/>
      </w:rPr>
    </w:lvl>
    <w:lvl w:ilvl="3" w:tplc="BB7E81E0" w:tentative="1">
      <w:start w:val="1"/>
      <w:numFmt w:val="bullet"/>
      <w:lvlText w:val="•"/>
      <w:lvlJc w:val="left"/>
      <w:pPr>
        <w:tabs>
          <w:tab w:val="num" w:pos="2880"/>
        </w:tabs>
        <w:ind w:left="2880" w:hanging="360"/>
      </w:pPr>
      <w:rPr>
        <w:rFonts w:ascii="Arial" w:hAnsi="Arial" w:hint="default"/>
      </w:rPr>
    </w:lvl>
    <w:lvl w:ilvl="4" w:tplc="EEF49272" w:tentative="1">
      <w:start w:val="1"/>
      <w:numFmt w:val="bullet"/>
      <w:lvlText w:val="•"/>
      <w:lvlJc w:val="left"/>
      <w:pPr>
        <w:tabs>
          <w:tab w:val="num" w:pos="3600"/>
        </w:tabs>
        <w:ind w:left="3600" w:hanging="360"/>
      </w:pPr>
      <w:rPr>
        <w:rFonts w:ascii="Arial" w:hAnsi="Arial" w:hint="default"/>
      </w:rPr>
    </w:lvl>
    <w:lvl w:ilvl="5" w:tplc="871CD936" w:tentative="1">
      <w:start w:val="1"/>
      <w:numFmt w:val="bullet"/>
      <w:lvlText w:val="•"/>
      <w:lvlJc w:val="left"/>
      <w:pPr>
        <w:tabs>
          <w:tab w:val="num" w:pos="4320"/>
        </w:tabs>
        <w:ind w:left="4320" w:hanging="360"/>
      </w:pPr>
      <w:rPr>
        <w:rFonts w:ascii="Arial" w:hAnsi="Arial" w:hint="default"/>
      </w:rPr>
    </w:lvl>
    <w:lvl w:ilvl="6" w:tplc="7EE21D88" w:tentative="1">
      <w:start w:val="1"/>
      <w:numFmt w:val="bullet"/>
      <w:lvlText w:val="•"/>
      <w:lvlJc w:val="left"/>
      <w:pPr>
        <w:tabs>
          <w:tab w:val="num" w:pos="5040"/>
        </w:tabs>
        <w:ind w:left="5040" w:hanging="360"/>
      </w:pPr>
      <w:rPr>
        <w:rFonts w:ascii="Arial" w:hAnsi="Arial" w:hint="default"/>
      </w:rPr>
    </w:lvl>
    <w:lvl w:ilvl="7" w:tplc="5C7C54C2" w:tentative="1">
      <w:start w:val="1"/>
      <w:numFmt w:val="bullet"/>
      <w:lvlText w:val="•"/>
      <w:lvlJc w:val="left"/>
      <w:pPr>
        <w:tabs>
          <w:tab w:val="num" w:pos="5760"/>
        </w:tabs>
        <w:ind w:left="5760" w:hanging="360"/>
      </w:pPr>
      <w:rPr>
        <w:rFonts w:ascii="Arial" w:hAnsi="Arial" w:hint="default"/>
      </w:rPr>
    </w:lvl>
    <w:lvl w:ilvl="8" w:tplc="0E3A05E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399638F"/>
    <w:multiLevelType w:val="hybridMultilevel"/>
    <w:tmpl w:val="55786606"/>
    <w:lvl w:ilvl="0" w:tplc="6B74B50C">
      <w:start w:val="1"/>
      <w:numFmt w:val="bullet"/>
      <w:lvlText w:val="•"/>
      <w:lvlJc w:val="left"/>
      <w:pPr>
        <w:tabs>
          <w:tab w:val="num" w:pos="720"/>
        </w:tabs>
        <w:ind w:left="720" w:hanging="360"/>
      </w:pPr>
      <w:rPr>
        <w:rFonts w:ascii="Arial" w:hAnsi="Arial" w:hint="default"/>
      </w:rPr>
    </w:lvl>
    <w:lvl w:ilvl="1" w:tplc="21041BE6" w:tentative="1">
      <w:start w:val="1"/>
      <w:numFmt w:val="bullet"/>
      <w:lvlText w:val="•"/>
      <w:lvlJc w:val="left"/>
      <w:pPr>
        <w:tabs>
          <w:tab w:val="num" w:pos="1440"/>
        </w:tabs>
        <w:ind w:left="1440" w:hanging="360"/>
      </w:pPr>
      <w:rPr>
        <w:rFonts w:ascii="Arial" w:hAnsi="Arial" w:hint="default"/>
      </w:rPr>
    </w:lvl>
    <w:lvl w:ilvl="2" w:tplc="CBFACB6E" w:tentative="1">
      <w:start w:val="1"/>
      <w:numFmt w:val="bullet"/>
      <w:lvlText w:val="•"/>
      <w:lvlJc w:val="left"/>
      <w:pPr>
        <w:tabs>
          <w:tab w:val="num" w:pos="2160"/>
        </w:tabs>
        <w:ind w:left="2160" w:hanging="360"/>
      </w:pPr>
      <w:rPr>
        <w:rFonts w:ascii="Arial" w:hAnsi="Arial" w:hint="default"/>
      </w:rPr>
    </w:lvl>
    <w:lvl w:ilvl="3" w:tplc="CBE0053A" w:tentative="1">
      <w:start w:val="1"/>
      <w:numFmt w:val="bullet"/>
      <w:lvlText w:val="•"/>
      <w:lvlJc w:val="left"/>
      <w:pPr>
        <w:tabs>
          <w:tab w:val="num" w:pos="2880"/>
        </w:tabs>
        <w:ind w:left="2880" w:hanging="360"/>
      </w:pPr>
      <w:rPr>
        <w:rFonts w:ascii="Arial" w:hAnsi="Arial" w:hint="default"/>
      </w:rPr>
    </w:lvl>
    <w:lvl w:ilvl="4" w:tplc="CE9021C4" w:tentative="1">
      <w:start w:val="1"/>
      <w:numFmt w:val="bullet"/>
      <w:lvlText w:val="•"/>
      <w:lvlJc w:val="left"/>
      <w:pPr>
        <w:tabs>
          <w:tab w:val="num" w:pos="3600"/>
        </w:tabs>
        <w:ind w:left="3600" w:hanging="360"/>
      </w:pPr>
      <w:rPr>
        <w:rFonts w:ascii="Arial" w:hAnsi="Arial" w:hint="default"/>
      </w:rPr>
    </w:lvl>
    <w:lvl w:ilvl="5" w:tplc="A5842F94" w:tentative="1">
      <w:start w:val="1"/>
      <w:numFmt w:val="bullet"/>
      <w:lvlText w:val="•"/>
      <w:lvlJc w:val="left"/>
      <w:pPr>
        <w:tabs>
          <w:tab w:val="num" w:pos="4320"/>
        </w:tabs>
        <w:ind w:left="4320" w:hanging="360"/>
      </w:pPr>
      <w:rPr>
        <w:rFonts w:ascii="Arial" w:hAnsi="Arial" w:hint="default"/>
      </w:rPr>
    </w:lvl>
    <w:lvl w:ilvl="6" w:tplc="A21EF9FA" w:tentative="1">
      <w:start w:val="1"/>
      <w:numFmt w:val="bullet"/>
      <w:lvlText w:val="•"/>
      <w:lvlJc w:val="left"/>
      <w:pPr>
        <w:tabs>
          <w:tab w:val="num" w:pos="5040"/>
        </w:tabs>
        <w:ind w:left="5040" w:hanging="360"/>
      </w:pPr>
      <w:rPr>
        <w:rFonts w:ascii="Arial" w:hAnsi="Arial" w:hint="default"/>
      </w:rPr>
    </w:lvl>
    <w:lvl w:ilvl="7" w:tplc="92C8AD5E" w:tentative="1">
      <w:start w:val="1"/>
      <w:numFmt w:val="bullet"/>
      <w:lvlText w:val="•"/>
      <w:lvlJc w:val="left"/>
      <w:pPr>
        <w:tabs>
          <w:tab w:val="num" w:pos="5760"/>
        </w:tabs>
        <w:ind w:left="5760" w:hanging="360"/>
      </w:pPr>
      <w:rPr>
        <w:rFonts w:ascii="Arial" w:hAnsi="Arial" w:hint="default"/>
      </w:rPr>
    </w:lvl>
    <w:lvl w:ilvl="8" w:tplc="8FA40A6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943110F"/>
    <w:multiLevelType w:val="hybridMultilevel"/>
    <w:tmpl w:val="D82A799C"/>
    <w:lvl w:ilvl="0" w:tplc="0B840442">
      <w:start w:val="1"/>
      <w:numFmt w:val="bullet"/>
      <w:lvlText w:val="-"/>
      <w:lvlJc w:val="left"/>
      <w:pPr>
        <w:ind w:left="279" w:hanging="147"/>
      </w:pPr>
      <w:rPr>
        <w:rFonts w:ascii="Arial" w:eastAsia="Arial" w:hAnsi="Arial" w:hint="default"/>
        <w:sz w:val="24"/>
        <w:szCs w:val="24"/>
      </w:rPr>
    </w:lvl>
    <w:lvl w:ilvl="1" w:tplc="BE8812E4">
      <w:start w:val="1"/>
      <w:numFmt w:val="bullet"/>
      <w:lvlText w:val=""/>
      <w:lvlJc w:val="left"/>
      <w:pPr>
        <w:ind w:left="853" w:hanging="348"/>
      </w:pPr>
      <w:rPr>
        <w:rFonts w:ascii="Symbol" w:eastAsia="Symbol" w:hAnsi="Symbol" w:hint="default"/>
        <w:sz w:val="24"/>
        <w:szCs w:val="24"/>
      </w:rPr>
    </w:lvl>
    <w:lvl w:ilvl="2" w:tplc="2C1693C0">
      <w:start w:val="1"/>
      <w:numFmt w:val="bullet"/>
      <w:lvlText w:val="•"/>
      <w:lvlJc w:val="left"/>
      <w:pPr>
        <w:ind w:left="1900" w:hanging="348"/>
      </w:pPr>
      <w:rPr>
        <w:rFonts w:hint="default"/>
      </w:rPr>
    </w:lvl>
    <w:lvl w:ilvl="3" w:tplc="BEE26D52">
      <w:start w:val="1"/>
      <w:numFmt w:val="bullet"/>
      <w:lvlText w:val="•"/>
      <w:lvlJc w:val="left"/>
      <w:pPr>
        <w:ind w:left="2948" w:hanging="348"/>
      </w:pPr>
      <w:rPr>
        <w:rFonts w:hint="default"/>
      </w:rPr>
    </w:lvl>
    <w:lvl w:ilvl="4" w:tplc="7098D5A6">
      <w:start w:val="1"/>
      <w:numFmt w:val="bullet"/>
      <w:lvlText w:val="•"/>
      <w:lvlJc w:val="left"/>
      <w:pPr>
        <w:ind w:left="3995" w:hanging="348"/>
      </w:pPr>
      <w:rPr>
        <w:rFonts w:hint="default"/>
      </w:rPr>
    </w:lvl>
    <w:lvl w:ilvl="5" w:tplc="C8808F12">
      <w:start w:val="1"/>
      <w:numFmt w:val="bullet"/>
      <w:lvlText w:val="•"/>
      <w:lvlJc w:val="left"/>
      <w:pPr>
        <w:ind w:left="5042" w:hanging="348"/>
      </w:pPr>
      <w:rPr>
        <w:rFonts w:hint="default"/>
      </w:rPr>
    </w:lvl>
    <w:lvl w:ilvl="6" w:tplc="26365A20">
      <w:start w:val="1"/>
      <w:numFmt w:val="bullet"/>
      <w:lvlText w:val="•"/>
      <w:lvlJc w:val="left"/>
      <w:pPr>
        <w:ind w:left="6090" w:hanging="348"/>
      </w:pPr>
      <w:rPr>
        <w:rFonts w:hint="default"/>
      </w:rPr>
    </w:lvl>
    <w:lvl w:ilvl="7" w:tplc="10726A42">
      <w:start w:val="1"/>
      <w:numFmt w:val="bullet"/>
      <w:lvlText w:val="•"/>
      <w:lvlJc w:val="left"/>
      <w:pPr>
        <w:ind w:left="7137" w:hanging="348"/>
      </w:pPr>
      <w:rPr>
        <w:rFonts w:hint="default"/>
      </w:rPr>
    </w:lvl>
    <w:lvl w:ilvl="8" w:tplc="F0C45722">
      <w:start w:val="1"/>
      <w:numFmt w:val="bullet"/>
      <w:lvlText w:val="•"/>
      <w:lvlJc w:val="left"/>
      <w:pPr>
        <w:ind w:left="8185" w:hanging="348"/>
      </w:pPr>
      <w:rPr>
        <w:rFonts w:hint="default"/>
      </w:rPr>
    </w:lvl>
  </w:abstractNum>
  <w:abstractNum w:abstractNumId="6" w15:restartNumberingAfterBreak="0">
    <w:nsid w:val="42D10CAE"/>
    <w:multiLevelType w:val="hybridMultilevel"/>
    <w:tmpl w:val="1C6EE7E4"/>
    <w:lvl w:ilvl="0" w:tplc="080A0001">
      <w:start w:val="1"/>
      <w:numFmt w:val="bullet"/>
      <w:lvlText w:val=""/>
      <w:lvlJc w:val="left"/>
      <w:pPr>
        <w:ind w:left="852" w:hanging="360"/>
      </w:pPr>
      <w:rPr>
        <w:rFonts w:ascii="Symbol" w:hAnsi="Symbol" w:hint="default"/>
      </w:rPr>
    </w:lvl>
    <w:lvl w:ilvl="1" w:tplc="080A0003" w:tentative="1">
      <w:start w:val="1"/>
      <w:numFmt w:val="bullet"/>
      <w:lvlText w:val="o"/>
      <w:lvlJc w:val="left"/>
      <w:pPr>
        <w:ind w:left="1572" w:hanging="360"/>
      </w:pPr>
      <w:rPr>
        <w:rFonts w:ascii="Courier New" w:hAnsi="Courier New" w:cs="Courier New" w:hint="default"/>
      </w:rPr>
    </w:lvl>
    <w:lvl w:ilvl="2" w:tplc="080A0005" w:tentative="1">
      <w:start w:val="1"/>
      <w:numFmt w:val="bullet"/>
      <w:lvlText w:val=""/>
      <w:lvlJc w:val="left"/>
      <w:pPr>
        <w:ind w:left="2292" w:hanging="360"/>
      </w:pPr>
      <w:rPr>
        <w:rFonts w:ascii="Wingdings" w:hAnsi="Wingdings" w:hint="default"/>
      </w:rPr>
    </w:lvl>
    <w:lvl w:ilvl="3" w:tplc="080A0001" w:tentative="1">
      <w:start w:val="1"/>
      <w:numFmt w:val="bullet"/>
      <w:lvlText w:val=""/>
      <w:lvlJc w:val="left"/>
      <w:pPr>
        <w:ind w:left="3012" w:hanging="360"/>
      </w:pPr>
      <w:rPr>
        <w:rFonts w:ascii="Symbol" w:hAnsi="Symbol" w:hint="default"/>
      </w:rPr>
    </w:lvl>
    <w:lvl w:ilvl="4" w:tplc="080A0003" w:tentative="1">
      <w:start w:val="1"/>
      <w:numFmt w:val="bullet"/>
      <w:lvlText w:val="o"/>
      <w:lvlJc w:val="left"/>
      <w:pPr>
        <w:ind w:left="3732" w:hanging="360"/>
      </w:pPr>
      <w:rPr>
        <w:rFonts w:ascii="Courier New" w:hAnsi="Courier New" w:cs="Courier New" w:hint="default"/>
      </w:rPr>
    </w:lvl>
    <w:lvl w:ilvl="5" w:tplc="080A0005" w:tentative="1">
      <w:start w:val="1"/>
      <w:numFmt w:val="bullet"/>
      <w:lvlText w:val=""/>
      <w:lvlJc w:val="left"/>
      <w:pPr>
        <w:ind w:left="4452" w:hanging="360"/>
      </w:pPr>
      <w:rPr>
        <w:rFonts w:ascii="Wingdings" w:hAnsi="Wingdings" w:hint="default"/>
      </w:rPr>
    </w:lvl>
    <w:lvl w:ilvl="6" w:tplc="080A0001" w:tentative="1">
      <w:start w:val="1"/>
      <w:numFmt w:val="bullet"/>
      <w:lvlText w:val=""/>
      <w:lvlJc w:val="left"/>
      <w:pPr>
        <w:ind w:left="5172" w:hanging="360"/>
      </w:pPr>
      <w:rPr>
        <w:rFonts w:ascii="Symbol" w:hAnsi="Symbol" w:hint="default"/>
      </w:rPr>
    </w:lvl>
    <w:lvl w:ilvl="7" w:tplc="080A0003" w:tentative="1">
      <w:start w:val="1"/>
      <w:numFmt w:val="bullet"/>
      <w:lvlText w:val="o"/>
      <w:lvlJc w:val="left"/>
      <w:pPr>
        <w:ind w:left="5892" w:hanging="360"/>
      </w:pPr>
      <w:rPr>
        <w:rFonts w:ascii="Courier New" w:hAnsi="Courier New" w:cs="Courier New" w:hint="default"/>
      </w:rPr>
    </w:lvl>
    <w:lvl w:ilvl="8" w:tplc="080A0005" w:tentative="1">
      <w:start w:val="1"/>
      <w:numFmt w:val="bullet"/>
      <w:lvlText w:val=""/>
      <w:lvlJc w:val="left"/>
      <w:pPr>
        <w:ind w:left="6612" w:hanging="360"/>
      </w:pPr>
      <w:rPr>
        <w:rFonts w:ascii="Wingdings" w:hAnsi="Wingdings" w:hint="default"/>
      </w:rPr>
    </w:lvl>
  </w:abstractNum>
  <w:abstractNum w:abstractNumId="7" w15:restartNumberingAfterBreak="0">
    <w:nsid w:val="4A5B5C6D"/>
    <w:multiLevelType w:val="hybridMultilevel"/>
    <w:tmpl w:val="846823B8"/>
    <w:lvl w:ilvl="0" w:tplc="080A0001">
      <w:start w:val="1"/>
      <w:numFmt w:val="bullet"/>
      <w:lvlText w:val=""/>
      <w:lvlJc w:val="left"/>
      <w:pPr>
        <w:ind w:left="853" w:hanging="360"/>
      </w:pPr>
      <w:rPr>
        <w:rFonts w:ascii="Symbol" w:hAnsi="Symbol" w:hint="default"/>
      </w:rPr>
    </w:lvl>
    <w:lvl w:ilvl="1" w:tplc="080A0003">
      <w:start w:val="1"/>
      <w:numFmt w:val="bullet"/>
      <w:lvlText w:val="o"/>
      <w:lvlJc w:val="left"/>
      <w:pPr>
        <w:ind w:left="1573" w:hanging="360"/>
      </w:pPr>
      <w:rPr>
        <w:rFonts w:ascii="Courier New" w:hAnsi="Courier New" w:cs="Courier New" w:hint="default"/>
      </w:rPr>
    </w:lvl>
    <w:lvl w:ilvl="2" w:tplc="080A0005" w:tentative="1">
      <w:start w:val="1"/>
      <w:numFmt w:val="bullet"/>
      <w:lvlText w:val=""/>
      <w:lvlJc w:val="left"/>
      <w:pPr>
        <w:ind w:left="2293" w:hanging="360"/>
      </w:pPr>
      <w:rPr>
        <w:rFonts w:ascii="Wingdings" w:hAnsi="Wingdings" w:hint="default"/>
      </w:rPr>
    </w:lvl>
    <w:lvl w:ilvl="3" w:tplc="080A0001" w:tentative="1">
      <w:start w:val="1"/>
      <w:numFmt w:val="bullet"/>
      <w:lvlText w:val=""/>
      <w:lvlJc w:val="left"/>
      <w:pPr>
        <w:ind w:left="3013" w:hanging="360"/>
      </w:pPr>
      <w:rPr>
        <w:rFonts w:ascii="Symbol" w:hAnsi="Symbol" w:hint="default"/>
      </w:rPr>
    </w:lvl>
    <w:lvl w:ilvl="4" w:tplc="080A0003" w:tentative="1">
      <w:start w:val="1"/>
      <w:numFmt w:val="bullet"/>
      <w:lvlText w:val="o"/>
      <w:lvlJc w:val="left"/>
      <w:pPr>
        <w:ind w:left="3733" w:hanging="360"/>
      </w:pPr>
      <w:rPr>
        <w:rFonts w:ascii="Courier New" w:hAnsi="Courier New" w:cs="Courier New" w:hint="default"/>
      </w:rPr>
    </w:lvl>
    <w:lvl w:ilvl="5" w:tplc="080A0005" w:tentative="1">
      <w:start w:val="1"/>
      <w:numFmt w:val="bullet"/>
      <w:lvlText w:val=""/>
      <w:lvlJc w:val="left"/>
      <w:pPr>
        <w:ind w:left="4453" w:hanging="360"/>
      </w:pPr>
      <w:rPr>
        <w:rFonts w:ascii="Wingdings" w:hAnsi="Wingdings" w:hint="default"/>
      </w:rPr>
    </w:lvl>
    <w:lvl w:ilvl="6" w:tplc="080A0001" w:tentative="1">
      <w:start w:val="1"/>
      <w:numFmt w:val="bullet"/>
      <w:lvlText w:val=""/>
      <w:lvlJc w:val="left"/>
      <w:pPr>
        <w:ind w:left="5173" w:hanging="360"/>
      </w:pPr>
      <w:rPr>
        <w:rFonts w:ascii="Symbol" w:hAnsi="Symbol" w:hint="default"/>
      </w:rPr>
    </w:lvl>
    <w:lvl w:ilvl="7" w:tplc="080A0003" w:tentative="1">
      <w:start w:val="1"/>
      <w:numFmt w:val="bullet"/>
      <w:lvlText w:val="o"/>
      <w:lvlJc w:val="left"/>
      <w:pPr>
        <w:ind w:left="5893" w:hanging="360"/>
      </w:pPr>
      <w:rPr>
        <w:rFonts w:ascii="Courier New" w:hAnsi="Courier New" w:cs="Courier New" w:hint="default"/>
      </w:rPr>
    </w:lvl>
    <w:lvl w:ilvl="8" w:tplc="080A0005" w:tentative="1">
      <w:start w:val="1"/>
      <w:numFmt w:val="bullet"/>
      <w:lvlText w:val=""/>
      <w:lvlJc w:val="left"/>
      <w:pPr>
        <w:ind w:left="6613" w:hanging="360"/>
      </w:pPr>
      <w:rPr>
        <w:rFonts w:ascii="Wingdings" w:hAnsi="Wingdings" w:hint="default"/>
      </w:rPr>
    </w:lvl>
  </w:abstractNum>
  <w:abstractNum w:abstractNumId="8" w15:restartNumberingAfterBreak="0">
    <w:nsid w:val="60D80771"/>
    <w:multiLevelType w:val="hybridMultilevel"/>
    <w:tmpl w:val="6EB6C08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1B120F7"/>
    <w:multiLevelType w:val="hybridMultilevel"/>
    <w:tmpl w:val="D9C86E68"/>
    <w:lvl w:ilvl="0" w:tplc="E3A2570E">
      <w:start w:val="1"/>
      <w:numFmt w:val="bullet"/>
      <w:lvlText w:val="•"/>
      <w:lvlJc w:val="left"/>
      <w:pPr>
        <w:tabs>
          <w:tab w:val="num" w:pos="720"/>
        </w:tabs>
        <w:ind w:left="720" w:hanging="360"/>
      </w:pPr>
      <w:rPr>
        <w:rFonts w:ascii="Arial" w:hAnsi="Arial" w:hint="default"/>
      </w:rPr>
    </w:lvl>
    <w:lvl w:ilvl="1" w:tplc="16F8830C" w:tentative="1">
      <w:start w:val="1"/>
      <w:numFmt w:val="bullet"/>
      <w:lvlText w:val="•"/>
      <w:lvlJc w:val="left"/>
      <w:pPr>
        <w:tabs>
          <w:tab w:val="num" w:pos="1440"/>
        </w:tabs>
        <w:ind w:left="1440" w:hanging="360"/>
      </w:pPr>
      <w:rPr>
        <w:rFonts w:ascii="Arial" w:hAnsi="Arial" w:hint="default"/>
      </w:rPr>
    </w:lvl>
    <w:lvl w:ilvl="2" w:tplc="033A1828" w:tentative="1">
      <w:start w:val="1"/>
      <w:numFmt w:val="bullet"/>
      <w:lvlText w:val="•"/>
      <w:lvlJc w:val="left"/>
      <w:pPr>
        <w:tabs>
          <w:tab w:val="num" w:pos="2160"/>
        </w:tabs>
        <w:ind w:left="2160" w:hanging="360"/>
      </w:pPr>
      <w:rPr>
        <w:rFonts w:ascii="Arial" w:hAnsi="Arial" w:hint="default"/>
      </w:rPr>
    </w:lvl>
    <w:lvl w:ilvl="3" w:tplc="00181312" w:tentative="1">
      <w:start w:val="1"/>
      <w:numFmt w:val="bullet"/>
      <w:lvlText w:val="•"/>
      <w:lvlJc w:val="left"/>
      <w:pPr>
        <w:tabs>
          <w:tab w:val="num" w:pos="2880"/>
        </w:tabs>
        <w:ind w:left="2880" w:hanging="360"/>
      </w:pPr>
      <w:rPr>
        <w:rFonts w:ascii="Arial" w:hAnsi="Arial" w:hint="default"/>
      </w:rPr>
    </w:lvl>
    <w:lvl w:ilvl="4" w:tplc="DC88F3E8" w:tentative="1">
      <w:start w:val="1"/>
      <w:numFmt w:val="bullet"/>
      <w:lvlText w:val="•"/>
      <w:lvlJc w:val="left"/>
      <w:pPr>
        <w:tabs>
          <w:tab w:val="num" w:pos="3600"/>
        </w:tabs>
        <w:ind w:left="3600" w:hanging="360"/>
      </w:pPr>
      <w:rPr>
        <w:rFonts w:ascii="Arial" w:hAnsi="Arial" w:hint="default"/>
      </w:rPr>
    </w:lvl>
    <w:lvl w:ilvl="5" w:tplc="B8E4BA4C" w:tentative="1">
      <w:start w:val="1"/>
      <w:numFmt w:val="bullet"/>
      <w:lvlText w:val="•"/>
      <w:lvlJc w:val="left"/>
      <w:pPr>
        <w:tabs>
          <w:tab w:val="num" w:pos="4320"/>
        </w:tabs>
        <w:ind w:left="4320" w:hanging="360"/>
      </w:pPr>
      <w:rPr>
        <w:rFonts w:ascii="Arial" w:hAnsi="Arial" w:hint="default"/>
      </w:rPr>
    </w:lvl>
    <w:lvl w:ilvl="6" w:tplc="974E1C6C" w:tentative="1">
      <w:start w:val="1"/>
      <w:numFmt w:val="bullet"/>
      <w:lvlText w:val="•"/>
      <w:lvlJc w:val="left"/>
      <w:pPr>
        <w:tabs>
          <w:tab w:val="num" w:pos="5040"/>
        </w:tabs>
        <w:ind w:left="5040" w:hanging="360"/>
      </w:pPr>
      <w:rPr>
        <w:rFonts w:ascii="Arial" w:hAnsi="Arial" w:hint="default"/>
      </w:rPr>
    </w:lvl>
    <w:lvl w:ilvl="7" w:tplc="BA4458BE" w:tentative="1">
      <w:start w:val="1"/>
      <w:numFmt w:val="bullet"/>
      <w:lvlText w:val="•"/>
      <w:lvlJc w:val="left"/>
      <w:pPr>
        <w:tabs>
          <w:tab w:val="num" w:pos="5760"/>
        </w:tabs>
        <w:ind w:left="5760" w:hanging="360"/>
      </w:pPr>
      <w:rPr>
        <w:rFonts w:ascii="Arial" w:hAnsi="Arial" w:hint="default"/>
      </w:rPr>
    </w:lvl>
    <w:lvl w:ilvl="8" w:tplc="FAC054C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B6D0E4A"/>
    <w:multiLevelType w:val="hybridMultilevel"/>
    <w:tmpl w:val="996A01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E241E34"/>
    <w:multiLevelType w:val="hybridMultilevel"/>
    <w:tmpl w:val="CA48C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6"/>
  </w:num>
  <w:num w:numId="2">
    <w:abstractNumId w:val="11"/>
  </w:num>
  <w:num w:numId="3">
    <w:abstractNumId w:val="8"/>
  </w:num>
  <w:num w:numId="4">
    <w:abstractNumId w:val="10"/>
  </w:num>
  <w:num w:numId="5">
    <w:abstractNumId w:val="3"/>
  </w:num>
  <w:num w:numId="6">
    <w:abstractNumId w:val="4"/>
  </w:num>
  <w:num w:numId="7">
    <w:abstractNumId w:val="5"/>
  </w:num>
  <w:num w:numId="8">
    <w:abstractNumId w:val="0"/>
  </w:num>
  <w:num w:numId="9">
    <w:abstractNumId w:val="2"/>
  </w:num>
  <w:num w:numId="10">
    <w:abstractNumId w:val="9"/>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91E"/>
    <w:rsid w:val="00000FD4"/>
    <w:rsid w:val="000274E2"/>
    <w:rsid w:val="000309F5"/>
    <w:rsid w:val="00052346"/>
    <w:rsid w:val="00054714"/>
    <w:rsid w:val="00055912"/>
    <w:rsid w:val="00060AFD"/>
    <w:rsid w:val="00077C34"/>
    <w:rsid w:val="000A1E0C"/>
    <w:rsid w:val="000C4D50"/>
    <w:rsid w:val="00111627"/>
    <w:rsid w:val="00115BBE"/>
    <w:rsid w:val="001374AC"/>
    <w:rsid w:val="00152DB8"/>
    <w:rsid w:val="00154FD1"/>
    <w:rsid w:val="0016313B"/>
    <w:rsid w:val="001740AB"/>
    <w:rsid w:val="0018325D"/>
    <w:rsid w:val="001D49E6"/>
    <w:rsid w:val="001E3BFC"/>
    <w:rsid w:val="001E4135"/>
    <w:rsid w:val="001E4E84"/>
    <w:rsid w:val="00211A4C"/>
    <w:rsid w:val="00232EE1"/>
    <w:rsid w:val="00256141"/>
    <w:rsid w:val="0025690B"/>
    <w:rsid w:val="002679AB"/>
    <w:rsid w:val="00271981"/>
    <w:rsid w:val="0027365A"/>
    <w:rsid w:val="002752C4"/>
    <w:rsid w:val="00282BC9"/>
    <w:rsid w:val="00283EEE"/>
    <w:rsid w:val="00291B50"/>
    <w:rsid w:val="00295097"/>
    <w:rsid w:val="002C72F5"/>
    <w:rsid w:val="002F199A"/>
    <w:rsid w:val="003003A7"/>
    <w:rsid w:val="0031391E"/>
    <w:rsid w:val="00321036"/>
    <w:rsid w:val="003252AE"/>
    <w:rsid w:val="00325E83"/>
    <w:rsid w:val="00327FF1"/>
    <w:rsid w:val="00333CF9"/>
    <w:rsid w:val="00333EC6"/>
    <w:rsid w:val="00337912"/>
    <w:rsid w:val="00350F41"/>
    <w:rsid w:val="0036146D"/>
    <w:rsid w:val="00370FD5"/>
    <w:rsid w:val="00374C3F"/>
    <w:rsid w:val="00390088"/>
    <w:rsid w:val="003D08B4"/>
    <w:rsid w:val="003E4470"/>
    <w:rsid w:val="0040346A"/>
    <w:rsid w:val="00404F95"/>
    <w:rsid w:val="00417000"/>
    <w:rsid w:val="00425FC7"/>
    <w:rsid w:val="0042660C"/>
    <w:rsid w:val="004431ED"/>
    <w:rsid w:val="004A66A9"/>
    <w:rsid w:val="004B3706"/>
    <w:rsid w:val="004D2948"/>
    <w:rsid w:val="004D383B"/>
    <w:rsid w:val="004E5114"/>
    <w:rsid w:val="0050316E"/>
    <w:rsid w:val="0059055C"/>
    <w:rsid w:val="00593611"/>
    <w:rsid w:val="005B722A"/>
    <w:rsid w:val="005C2170"/>
    <w:rsid w:val="005C3627"/>
    <w:rsid w:val="005F3588"/>
    <w:rsid w:val="005F70ED"/>
    <w:rsid w:val="006123BD"/>
    <w:rsid w:val="00623DCC"/>
    <w:rsid w:val="006300AA"/>
    <w:rsid w:val="006322D7"/>
    <w:rsid w:val="00652CC3"/>
    <w:rsid w:val="00657993"/>
    <w:rsid w:val="00666A1B"/>
    <w:rsid w:val="00671572"/>
    <w:rsid w:val="00685C39"/>
    <w:rsid w:val="006C6260"/>
    <w:rsid w:val="00702027"/>
    <w:rsid w:val="00703C20"/>
    <w:rsid w:val="007167B8"/>
    <w:rsid w:val="0075747D"/>
    <w:rsid w:val="00760188"/>
    <w:rsid w:val="00763BE1"/>
    <w:rsid w:val="00770171"/>
    <w:rsid w:val="007806AE"/>
    <w:rsid w:val="00786D80"/>
    <w:rsid w:val="007942D9"/>
    <w:rsid w:val="00796B6D"/>
    <w:rsid w:val="007E6B5E"/>
    <w:rsid w:val="007F4ED1"/>
    <w:rsid w:val="007F54DB"/>
    <w:rsid w:val="00806253"/>
    <w:rsid w:val="0081268E"/>
    <w:rsid w:val="008131E3"/>
    <w:rsid w:val="008230FB"/>
    <w:rsid w:val="00847F7C"/>
    <w:rsid w:val="00864678"/>
    <w:rsid w:val="0087153B"/>
    <w:rsid w:val="00872E03"/>
    <w:rsid w:val="00877171"/>
    <w:rsid w:val="008A37BD"/>
    <w:rsid w:val="008E4174"/>
    <w:rsid w:val="009019E4"/>
    <w:rsid w:val="00907A23"/>
    <w:rsid w:val="00940851"/>
    <w:rsid w:val="009420DA"/>
    <w:rsid w:val="00965CB7"/>
    <w:rsid w:val="0098233B"/>
    <w:rsid w:val="009C28D6"/>
    <w:rsid w:val="009F11C2"/>
    <w:rsid w:val="00A068CE"/>
    <w:rsid w:val="00A1105C"/>
    <w:rsid w:val="00A1364A"/>
    <w:rsid w:val="00A226CC"/>
    <w:rsid w:val="00A33F06"/>
    <w:rsid w:val="00A3444B"/>
    <w:rsid w:val="00A35156"/>
    <w:rsid w:val="00A35CD3"/>
    <w:rsid w:val="00A45A36"/>
    <w:rsid w:val="00A507D2"/>
    <w:rsid w:val="00A71890"/>
    <w:rsid w:val="00A76CD4"/>
    <w:rsid w:val="00A94BFD"/>
    <w:rsid w:val="00A963B1"/>
    <w:rsid w:val="00AD3004"/>
    <w:rsid w:val="00AD5465"/>
    <w:rsid w:val="00AE316E"/>
    <w:rsid w:val="00AE4045"/>
    <w:rsid w:val="00AE6B15"/>
    <w:rsid w:val="00AE7935"/>
    <w:rsid w:val="00B038FC"/>
    <w:rsid w:val="00B41576"/>
    <w:rsid w:val="00B55A71"/>
    <w:rsid w:val="00B8311F"/>
    <w:rsid w:val="00B934E2"/>
    <w:rsid w:val="00BA7154"/>
    <w:rsid w:val="00BB0A35"/>
    <w:rsid w:val="00BD58C6"/>
    <w:rsid w:val="00BF6217"/>
    <w:rsid w:val="00C05E39"/>
    <w:rsid w:val="00C16AD4"/>
    <w:rsid w:val="00C17EE4"/>
    <w:rsid w:val="00C313C6"/>
    <w:rsid w:val="00C5653B"/>
    <w:rsid w:val="00C80985"/>
    <w:rsid w:val="00C83D76"/>
    <w:rsid w:val="00C8425E"/>
    <w:rsid w:val="00C94D8C"/>
    <w:rsid w:val="00C95BCD"/>
    <w:rsid w:val="00CA50C0"/>
    <w:rsid w:val="00CA6C26"/>
    <w:rsid w:val="00CE2F3B"/>
    <w:rsid w:val="00CE3109"/>
    <w:rsid w:val="00CF2C8A"/>
    <w:rsid w:val="00D01B0B"/>
    <w:rsid w:val="00D03CDF"/>
    <w:rsid w:val="00D11E7A"/>
    <w:rsid w:val="00D27108"/>
    <w:rsid w:val="00D319A1"/>
    <w:rsid w:val="00D3493B"/>
    <w:rsid w:val="00D64B41"/>
    <w:rsid w:val="00D64C7B"/>
    <w:rsid w:val="00D7225E"/>
    <w:rsid w:val="00D74F33"/>
    <w:rsid w:val="00D86802"/>
    <w:rsid w:val="00D86F10"/>
    <w:rsid w:val="00D93244"/>
    <w:rsid w:val="00D93926"/>
    <w:rsid w:val="00DA008F"/>
    <w:rsid w:val="00DA265C"/>
    <w:rsid w:val="00DA50B1"/>
    <w:rsid w:val="00DC35E4"/>
    <w:rsid w:val="00DC6CDB"/>
    <w:rsid w:val="00DC7B4A"/>
    <w:rsid w:val="00E02AF8"/>
    <w:rsid w:val="00E75FDE"/>
    <w:rsid w:val="00E76526"/>
    <w:rsid w:val="00E92593"/>
    <w:rsid w:val="00E96E59"/>
    <w:rsid w:val="00EA6D8B"/>
    <w:rsid w:val="00EC732A"/>
    <w:rsid w:val="00ED0709"/>
    <w:rsid w:val="00F159E3"/>
    <w:rsid w:val="00F4038C"/>
    <w:rsid w:val="00F421E9"/>
    <w:rsid w:val="00F50C68"/>
    <w:rsid w:val="00F821BE"/>
    <w:rsid w:val="00F86F9D"/>
    <w:rsid w:val="00F90EFC"/>
    <w:rsid w:val="00F95CD5"/>
    <w:rsid w:val="00FC48DE"/>
    <w:rsid w:val="00FE3F80"/>
    <w:rsid w:val="00FF3F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15D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31391E"/>
    <w:pPr>
      <w:widowControl w:val="0"/>
      <w:spacing w:after="0" w:line="240" w:lineRule="auto"/>
      <w:ind w:left="132"/>
    </w:pPr>
    <w:rPr>
      <w:rFonts w:ascii="Arial" w:eastAsia="Arial" w:hAnsi="Arial"/>
      <w:sz w:val="24"/>
      <w:szCs w:val="24"/>
      <w:lang w:val="en-US"/>
    </w:rPr>
  </w:style>
  <w:style w:type="character" w:customStyle="1" w:styleId="TextoindependienteCar">
    <w:name w:val="Texto independiente Car"/>
    <w:basedOn w:val="Fuentedeprrafopredeter"/>
    <w:link w:val="Textoindependiente"/>
    <w:uiPriority w:val="1"/>
    <w:rsid w:val="0031391E"/>
    <w:rPr>
      <w:rFonts w:ascii="Arial" w:eastAsia="Arial" w:hAnsi="Arial"/>
      <w:sz w:val="24"/>
      <w:szCs w:val="24"/>
      <w:lang w:val="en-US"/>
    </w:rPr>
  </w:style>
  <w:style w:type="character" w:styleId="Textoennegrita">
    <w:name w:val="Strong"/>
    <w:basedOn w:val="Fuentedeprrafopredeter"/>
    <w:uiPriority w:val="22"/>
    <w:qFormat/>
    <w:rsid w:val="009F11C2"/>
    <w:rPr>
      <w:b/>
      <w:bCs/>
    </w:rPr>
  </w:style>
  <w:style w:type="character" w:styleId="Hipervnculo">
    <w:name w:val="Hyperlink"/>
    <w:basedOn w:val="Fuentedeprrafopredeter"/>
    <w:uiPriority w:val="99"/>
    <w:unhideWhenUsed/>
    <w:rsid w:val="0016313B"/>
    <w:rPr>
      <w:color w:val="0563C1" w:themeColor="hyperlink"/>
      <w:u w:val="single"/>
    </w:rPr>
  </w:style>
  <w:style w:type="character" w:styleId="Mencinsinresolver">
    <w:name w:val="Unresolved Mention"/>
    <w:basedOn w:val="Fuentedeprrafopredeter"/>
    <w:uiPriority w:val="99"/>
    <w:semiHidden/>
    <w:unhideWhenUsed/>
    <w:rsid w:val="0016313B"/>
    <w:rPr>
      <w:color w:val="605E5C"/>
      <w:shd w:val="clear" w:color="auto" w:fill="E1DFDD"/>
    </w:rPr>
  </w:style>
  <w:style w:type="paragraph" w:styleId="Prrafodelista">
    <w:name w:val="List Paragraph"/>
    <w:basedOn w:val="Normal"/>
    <w:uiPriority w:val="34"/>
    <w:qFormat/>
    <w:rsid w:val="00EA6D8B"/>
    <w:pPr>
      <w:ind w:left="720"/>
      <w:contextualSpacing/>
    </w:pPr>
  </w:style>
  <w:style w:type="paragraph" w:styleId="NormalWeb">
    <w:name w:val="Normal (Web)"/>
    <w:basedOn w:val="Normal"/>
    <w:uiPriority w:val="99"/>
    <w:semiHidden/>
    <w:unhideWhenUsed/>
    <w:rsid w:val="00BA715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visitado">
    <w:name w:val="FollowedHyperlink"/>
    <w:basedOn w:val="Fuentedeprrafopredeter"/>
    <w:uiPriority w:val="99"/>
    <w:semiHidden/>
    <w:unhideWhenUsed/>
    <w:rsid w:val="00F95CD5"/>
    <w:rPr>
      <w:color w:val="954F72" w:themeColor="followedHyperlink"/>
      <w:u w:val="single"/>
    </w:rPr>
  </w:style>
  <w:style w:type="paragraph" w:styleId="Textodeglobo">
    <w:name w:val="Balloon Text"/>
    <w:basedOn w:val="Normal"/>
    <w:link w:val="TextodegloboCar"/>
    <w:uiPriority w:val="99"/>
    <w:semiHidden/>
    <w:unhideWhenUsed/>
    <w:rsid w:val="00C94D8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94D8C"/>
    <w:rPr>
      <w:rFonts w:ascii="Segoe UI" w:hAnsi="Segoe UI" w:cs="Segoe UI"/>
      <w:sz w:val="18"/>
      <w:szCs w:val="18"/>
    </w:rPr>
  </w:style>
  <w:style w:type="character" w:styleId="Refdecomentario">
    <w:name w:val="annotation reference"/>
    <w:basedOn w:val="Fuentedeprrafopredeter"/>
    <w:uiPriority w:val="99"/>
    <w:semiHidden/>
    <w:unhideWhenUsed/>
    <w:rsid w:val="00DC7B4A"/>
    <w:rPr>
      <w:sz w:val="16"/>
      <w:szCs w:val="16"/>
    </w:rPr>
  </w:style>
  <w:style w:type="paragraph" w:styleId="Textocomentario">
    <w:name w:val="annotation text"/>
    <w:basedOn w:val="Normal"/>
    <w:link w:val="TextocomentarioCar"/>
    <w:uiPriority w:val="99"/>
    <w:semiHidden/>
    <w:unhideWhenUsed/>
    <w:rsid w:val="00DC7B4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C7B4A"/>
    <w:rPr>
      <w:sz w:val="20"/>
      <w:szCs w:val="20"/>
    </w:rPr>
  </w:style>
  <w:style w:type="paragraph" w:styleId="Asuntodelcomentario">
    <w:name w:val="annotation subject"/>
    <w:basedOn w:val="Textocomentario"/>
    <w:next w:val="Textocomentario"/>
    <w:link w:val="AsuntodelcomentarioCar"/>
    <w:uiPriority w:val="99"/>
    <w:semiHidden/>
    <w:unhideWhenUsed/>
    <w:rsid w:val="00DC7B4A"/>
    <w:rPr>
      <w:b/>
      <w:bCs/>
    </w:rPr>
  </w:style>
  <w:style w:type="character" w:customStyle="1" w:styleId="AsuntodelcomentarioCar">
    <w:name w:val="Asunto del comentario Car"/>
    <w:basedOn w:val="TextocomentarioCar"/>
    <w:link w:val="Asuntodelcomentario"/>
    <w:uiPriority w:val="99"/>
    <w:semiHidden/>
    <w:rsid w:val="00DC7B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75995">
      <w:bodyDiv w:val="1"/>
      <w:marLeft w:val="0"/>
      <w:marRight w:val="0"/>
      <w:marTop w:val="0"/>
      <w:marBottom w:val="0"/>
      <w:divBdr>
        <w:top w:val="none" w:sz="0" w:space="0" w:color="auto"/>
        <w:left w:val="none" w:sz="0" w:space="0" w:color="auto"/>
        <w:bottom w:val="none" w:sz="0" w:space="0" w:color="auto"/>
        <w:right w:val="none" w:sz="0" w:space="0" w:color="auto"/>
      </w:divBdr>
    </w:div>
    <w:div w:id="189144454">
      <w:bodyDiv w:val="1"/>
      <w:marLeft w:val="0"/>
      <w:marRight w:val="0"/>
      <w:marTop w:val="0"/>
      <w:marBottom w:val="0"/>
      <w:divBdr>
        <w:top w:val="none" w:sz="0" w:space="0" w:color="auto"/>
        <w:left w:val="none" w:sz="0" w:space="0" w:color="auto"/>
        <w:bottom w:val="none" w:sz="0" w:space="0" w:color="auto"/>
        <w:right w:val="none" w:sz="0" w:space="0" w:color="auto"/>
      </w:divBdr>
    </w:div>
    <w:div w:id="212931112">
      <w:bodyDiv w:val="1"/>
      <w:marLeft w:val="0"/>
      <w:marRight w:val="0"/>
      <w:marTop w:val="0"/>
      <w:marBottom w:val="0"/>
      <w:divBdr>
        <w:top w:val="none" w:sz="0" w:space="0" w:color="auto"/>
        <w:left w:val="none" w:sz="0" w:space="0" w:color="auto"/>
        <w:bottom w:val="none" w:sz="0" w:space="0" w:color="auto"/>
        <w:right w:val="none" w:sz="0" w:space="0" w:color="auto"/>
      </w:divBdr>
      <w:divsChild>
        <w:div w:id="1238437149">
          <w:marLeft w:val="446"/>
          <w:marRight w:val="0"/>
          <w:marTop w:val="0"/>
          <w:marBottom w:val="0"/>
          <w:divBdr>
            <w:top w:val="none" w:sz="0" w:space="0" w:color="auto"/>
            <w:left w:val="none" w:sz="0" w:space="0" w:color="auto"/>
            <w:bottom w:val="none" w:sz="0" w:space="0" w:color="auto"/>
            <w:right w:val="none" w:sz="0" w:space="0" w:color="auto"/>
          </w:divBdr>
        </w:div>
        <w:div w:id="1069619945">
          <w:marLeft w:val="446"/>
          <w:marRight w:val="0"/>
          <w:marTop w:val="0"/>
          <w:marBottom w:val="0"/>
          <w:divBdr>
            <w:top w:val="none" w:sz="0" w:space="0" w:color="auto"/>
            <w:left w:val="none" w:sz="0" w:space="0" w:color="auto"/>
            <w:bottom w:val="none" w:sz="0" w:space="0" w:color="auto"/>
            <w:right w:val="none" w:sz="0" w:space="0" w:color="auto"/>
          </w:divBdr>
        </w:div>
        <w:div w:id="843016790">
          <w:marLeft w:val="446"/>
          <w:marRight w:val="0"/>
          <w:marTop w:val="0"/>
          <w:marBottom w:val="0"/>
          <w:divBdr>
            <w:top w:val="none" w:sz="0" w:space="0" w:color="auto"/>
            <w:left w:val="none" w:sz="0" w:space="0" w:color="auto"/>
            <w:bottom w:val="none" w:sz="0" w:space="0" w:color="auto"/>
            <w:right w:val="none" w:sz="0" w:space="0" w:color="auto"/>
          </w:divBdr>
        </w:div>
        <w:div w:id="1101994444">
          <w:marLeft w:val="446"/>
          <w:marRight w:val="0"/>
          <w:marTop w:val="0"/>
          <w:marBottom w:val="0"/>
          <w:divBdr>
            <w:top w:val="none" w:sz="0" w:space="0" w:color="auto"/>
            <w:left w:val="none" w:sz="0" w:space="0" w:color="auto"/>
            <w:bottom w:val="none" w:sz="0" w:space="0" w:color="auto"/>
            <w:right w:val="none" w:sz="0" w:space="0" w:color="auto"/>
          </w:divBdr>
        </w:div>
        <w:div w:id="460927066">
          <w:marLeft w:val="446"/>
          <w:marRight w:val="0"/>
          <w:marTop w:val="0"/>
          <w:marBottom w:val="0"/>
          <w:divBdr>
            <w:top w:val="none" w:sz="0" w:space="0" w:color="auto"/>
            <w:left w:val="none" w:sz="0" w:space="0" w:color="auto"/>
            <w:bottom w:val="none" w:sz="0" w:space="0" w:color="auto"/>
            <w:right w:val="none" w:sz="0" w:space="0" w:color="auto"/>
          </w:divBdr>
        </w:div>
        <w:div w:id="348457205">
          <w:marLeft w:val="446"/>
          <w:marRight w:val="0"/>
          <w:marTop w:val="0"/>
          <w:marBottom w:val="0"/>
          <w:divBdr>
            <w:top w:val="none" w:sz="0" w:space="0" w:color="auto"/>
            <w:left w:val="none" w:sz="0" w:space="0" w:color="auto"/>
            <w:bottom w:val="none" w:sz="0" w:space="0" w:color="auto"/>
            <w:right w:val="none" w:sz="0" w:space="0" w:color="auto"/>
          </w:divBdr>
        </w:div>
        <w:div w:id="1002586008">
          <w:marLeft w:val="446"/>
          <w:marRight w:val="0"/>
          <w:marTop w:val="0"/>
          <w:marBottom w:val="0"/>
          <w:divBdr>
            <w:top w:val="none" w:sz="0" w:space="0" w:color="auto"/>
            <w:left w:val="none" w:sz="0" w:space="0" w:color="auto"/>
            <w:bottom w:val="none" w:sz="0" w:space="0" w:color="auto"/>
            <w:right w:val="none" w:sz="0" w:space="0" w:color="auto"/>
          </w:divBdr>
        </w:div>
        <w:div w:id="1487436380">
          <w:marLeft w:val="446"/>
          <w:marRight w:val="0"/>
          <w:marTop w:val="0"/>
          <w:marBottom w:val="0"/>
          <w:divBdr>
            <w:top w:val="none" w:sz="0" w:space="0" w:color="auto"/>
            <w:left w:val="none" w:sz="0" w:space="0" w:color="auto"/>
            <w:bottom w:val="none" w:sz="0" w:space="0" w:color="auto"/>
            <w:right w:val="none" w:sz="0" w:space="0" w:color="auto"/>
          </w:divBdr>
        </w:div>
        <w:div w:id="1103064923">
          <w:marLeft w:val="446"/>
          <w:marRight w:val="0"/>
          <w:marTop w:val="0"/>
          <w:marBottom w:val="0"/>
          <w:divBdr>
            <w:top w:val="none" w:sz="0" w:space="0" w:color="auto"/>
            <w:left w:val="none" w:sz="0" w:space="0" w:color="auto"/>
            <w:bottom w:val="none" w:sz="0" w:space="0" w:color="auto"/>
            <w:right w:val="none" w:sz="0" w:space="0" w:color="auto"/>
          </w:divBdr>
        </w:div>
      </w:divsChild>
    </w:div>
    <w:div w:id="238180594">
      <w:bodyDiv w:val="1"/>
      <w:marLeft w:val="0"/>
      <w:marRight w:val="0"/>
      <w:marTop w:val="0"/>
      <w:marBottom w:val="0"/>
      <w:divBdr>
        <w:top w:val="none" w:sz="0" w:space="0" w:color="auto"/>
        <w:left w:val="none" w:sz="0" w:space="0" w:color="auto"/>
        <w:bottom w:val="none" w:sz="0" w:space="0" w:color="auto"/>
        <w:right w:val="none" w:sz="0" w:space="0" w:color="auto"/>
      </w:divBdr>
    </w:div>
    <w:div w:id="431315223">
      <w:bodyDiv w:val="1"/>
      <w:marLeft w:val="0"/>
      <w:marRight w:val="0"/>
      <w:marTop w:val="0"/>
      <w:marBottom w:val="0"/>
      <w:divBdr>
        <w:top w:val="none" w:sz="0" w:space="0" w:color="auto"/>
        <w:left w:val="none" w:sz="0" w:space="0" w:color="auto"/>
        <w:bottom w:val="none" w:sz="0" w:space="0" w:color="auto"/>
        <w:right w:val="none" w:sz="0" w:space="0" w:color="auto"/>
      </w:divBdr>
    </w:div>
    <w:div w:id="532035993">
      <w:bodyDiv w:val="1"/>
      <w:marLeft w:val="0"/>
      <w:marRight w:val="0"/>
      <w:marTop w:val="0"/>
      <w:marBottom w:val="0"/>
      <w:divBdr>
        <w:top w:val="none" w:sz="0" w:space="0" w:color="auto"/>
        <w:left w:val="none" w:sz="0" w:space="0" w:color="auto"/>
        <w:bottom w:val="none" w:sz="0" w:space="0" w:color="auto"/>
        <w:right w:val="none" w:sz="0" w:space="0" w:color="auto"/>
      </w:divBdr>
    </w:div>
    <w:div w:id="765460988">
      <w:bodyDiv w:val="1"/>
      <w:marLeft w:val="0"/>
      <w:marRight w:val="0"/>
      <w:marTop w:val="0"/>
      <w:marBottom w:val="0"/>
      <w:divBdr>
        <w:top w:val="none" w:sz="0" w:space="0" w:color="auto"/>
        <w:left w:val="none" w:sz="0" w:space="0" w:color="auto"/>
        <w:bottom w:val="none" w:sz="0" w:space="0" w:color="auto"/>
        <w:right w:val="none" w:sz="0" w:space="0" w:color="auto"/>
      </w:divBdr>
    </w:div>
    <w:div w:id="1164664362">
      <w:bodyDiv w:val="1"/>
      <w:marLeft w:val="0"/>
      <w:marRight w:val="0"/>
      <w:marTop w:val="0"/>
      <w:marBottom w:val="0"/>
      <w:divBdr>
        <w:top w:val="none" w:sz="0" w:space="0" w:color="auto"/>
        <w:left w:val="none" w:sz="0" w:space="0" w:color="auto"/>
        <w:bottom w:val="none" w:sz="0" w:space="0" w:color="auto"/>
        <w:right w:val="none" w:sz="0" w:space="0" w:color="auto"/>
      </w:divBdr>
    </w:div>
    <w:div w:id="1332173805">
      <w:bodyDiv w:val="1"/>
      <w:marLeft w:val="0"/>
      <w:marRight w:val="0"/>
      <w:marTop w:val="0"/>
      <w:marBottom w:val="0"/>
      <w:divBdr>
        <w:top w:val="none" w:sz="0" w:space="0" w:color="auto"/>
        <w:left w:val="none" w:sz="0" w:space="0" w:color="auto"/>
        <w:bottom w:val="none" w:sz="0" w:space="0" w:color="auto"/>
        <w:right w:val="none" w:sz="0" w:space="0" w:color="auto"/>
      </w:divBdr>
    </w:div>
    <w:div w:id="1338845347">
      <w:bodyDiv w:val="1"/>
      <w:marLeft w:val="0"/>
      <w:marRight w:val="0"/>
      <w:marTop w:val="0"/>
      <w:marBottom w:val="0"/>
      <w:divBdr>
        <w:top w:val="none" w:sz="0" w:space="0" w:color="auto"/>
        <w:left w:val="none" w:sz="0" w:space="0" w:color="auto"/>
        <w:bottom w:val="none" w:sz="0" w:space="0" w:color="auto"/>
        <w:right w:val="none" w:sz="0" w:space="0" w:color="auto"/>
      </w:divBdr>
    </w:div>
    <w:div w:id="1442408195">
      <w:bodyDiv w:val="1"/>
      <w:marLeft w:val="0"/>
      <w:marRight w:val="0"/>
      <w:marTop w:val="0"/>
      <w:marBottom w:val="0"/>
      <w:divBdr>
        <w:top w:val="none" w:sz="0" w:space="0" w:color="auto"/>
        <w:left w:val="none" w:sz="0" w:space="0" w:color="auto"/>
        <w:bottom w:val="none" w:sz="0" w:space="0" w:color="auto"/>
        <w:right w:val="none" w:sz="0" w:space="0" w:color="auto"/>
      </w:divBdr>
    </w:div>
    <w:div w:id="1652179121">
      <w:bodyDiv w:val="1"/>
      <w:marLeft w:val="0"/>
      <w:marRight w:val="0"/>
      <w:marTop w:val="0"/>
      <w:marBottom w:val="0"/>
      <w:divBdr>
        <w:top w:val="none" w:sz="0" w:space="0" w:color="auto"/>
        <w:left w:val="none" w:sz="0" w:space="0" w:color="auto"/>
        <w:bottom w:val="none" w:sz="0" w:space="0" w:color="auto"/>
        <w:right w:val="none" w:sz="0" w:space="0" w:color="auto"/>
      </w:divBdr>
    </w:div>
    <w:div w:id="1729645938">
      <w:bodyDiv w:val="1"/>
      <w:marLeft w:val="0"/>
      <w:marRight w:val="0"/>
      <w:marTop w:val="0"/>
      <w:marBottom w:val="0"/>
      <w:divBdr>
        <w:top w:val="none" w:sz="0" w:space="0" w:color="auto"/>
        <w:left w:val="none" w:sz="0" w:space="0" w:color="auto"/>
        <w:bottom w:val="none" w:sz="0" w:space="0" w:color="auto"/>
        <w:right w:val="none" w:sz="0" w:space="0" w:color="auto"/>
      </w:divBdr>
      <w:divsChild>
        <w:div w:id="1064644642">
          <w:marLeft w:val="720"/>
          <w:marRight w:val="0"/>
          <w:marTop w:val="0"/>
          <w:marBottom w:val="0"/>
          <w:divBdr>
            <w:top w:val="none" w:sz="0" w:space="0" w:color="auto"/>
            <w:left w:val="none" w:sz="0" w:space="0" w:color="auto"/>
            <w:bottom w:val="none" w:sz="0" w:space="0" w:color="auto"/>
            <w:right w:val="none" w:sz="0" w:space="0" w:color="auto"/>
          </w:divBdr>
        </w:div>
        <w:div w:id="101455731">
          <w:marLeft w:val="720"/>
          <w:marRight w:val="0"/>
          <w:marTop w:val="0"/>
          <w:marBottom w:val="0"/>
          <w:divBdr>
            <w:top w:val="none" w:sz="0" w:space="0" w:color="auto"/>
            <w:left w:val="none" w:sz="0" w:space="0" w:color="auto"/>
            <w:bottom w:val="none" w:sz="0" w:space="0" w:color="auto"/>
            <w:right w:val="none" w:sz="0" w:space="0" w:color="auto"/>
          </w:divBdr>
        </w:div>
        <w:div w:id="2054495145">
          <w:marLeft w:val="720"/>
          <w:marRight w:val="0"/>
          <w:marTop w:val="0"/>
          <w:marBottom w:val="0"/>
          <w:divBdr>
            <w:top w:val="none" w:sz="0" w:space="0" w:color="auto"/>
            <w:left w:val="none" w:sz="0" w:space="0" w:color="auto"/>
            <w:bottom w:val="none" w:sz="0" w:space="0" w:color="auto"/>
            <w:right w:val="none" w:sz="0" w:space="0" w:color="auto"/>
          </w:divBdr>
        </w:div>
        <w:div w:id="1596018677">
          <w:marLeft w:val="720"/>
          <w:marRight w:val="0"/>
          <w:marTop w:val="0"/>
          <w:marBottom w:val="0"/>
          <w:divBdr>
            <w:top w:val="none" w:sz="0" w:space="0" w:color="auto"/>
            <w:left w:val="none" w:sz="0" w:space="0" w:color="auto"/>
            <w:bottom w:val="none" w:sz="0" w:space="0" w:color="auto"/>
            <w:right w:val="none" w:sz="0" w:space="0" w:color="auto"/>
          </w:divBdr>
        </w:div>
        <w:div w:id="1904102525">
          <w:marLeft w:val="720"/>
          <w:marRight w:val="0"/>
          <w:marTop w:val="0"/>
          <w:marBottom w:val="0"/>
          <w:divBdr>
            <w:top w:val="none" w:sz="0" w:space="0" w:color="auto"/>
            <w:left w:val="none" w:sz="0" w:space="0" w:color="auto"/>
            <w:bottom w:val="none" w:sz="0" w:space="0" w:color="auto"/>
            <w:right w:val="none" w:sz="0" w:space="0" w:color="auto"/>
          </w:divBdr>
        </w:div>
        <w:div w:id="1362585773">
          <w:marLeft w:val="720"/>
          <w:marRight w:val="0"/>
          <w:marTop w:val="0"/>
          <w:marBottom w:val="0"/>
          <w:divBdr>
            <w:top w:val="none" w:sz="0" w:space="0" w:color="auto"/>
            <w:left w:val="none" w:sz="0" w:space="0" w:color="auto"/>
            <w:bottom w:val="none" w:sz="0" w:space="0" w:color="auto"/>
            <w:right w:val="none" w:sz="0" w:space="0" w:color="auto"/>
          </w:divBdr>
        </w:div>
      </w:divsChild>
    </w:div>
    <w:div w:id="1898471510">
      <w:bodyDiv w:val="1"/>
      <w:marLeft w:val="0"/>
      <w:marRight w:val="0"/>
      <w:marTop w:val="0"/>
      <w:marBottom w:val="0"/>
      <w:divBdr>
        <w:top w:val="none" w:sz="0" w:space="0" w:color="auto"/>
        <w:left w:val="none" w:sz="0" w:space="0" w:color="auto"/>
        <w:bottom w:val="none" w:sz="0" w:space="0" w:color="auto"/>
        <w:right w:val="none" w:sz="0" w:space="0" w:color="auto"/>
      </w:divBdr>
      <w:divsChild>
        <w:div w:id="421537815">
          <w:marLeft w:val="547"/>
          <w:marRight w:val="0"/>
          <w:marTop w:val="0"/>
          <w:marBottom w:val="0"/>
          <w:divBdr>
            <w:top w:val="none" w:sz="0" w:space="0" w:color="auto"/>
            <w:left w:val="none" w:sz="0" w:space="0" w:color="auto"/>
            <w:bottom w:val="none" w:sz="0" w:space="0" w:color="auto"/>
            <w:right w:val="none" w:sz="0" w:space="0" w:color="auto"/>
          </w:divBdr>
        </w:div>
        <w:div w:id="458232413">
          <w:marLeft w:val="547"/>
          <w:marRight w:val="0"/>
          <w:marTop w:val="0"/>
          <w:marBottom w:val="0"/>
          <w:divBdr>
            <w:top w:val="none" w:sz="0" w:space="0" w:color="auto"/>
            <w:left w:val="none" w:sz="0" w:space="0" w:color="auto"/>
            <w:bottom w:val="none" w:sz="0" w:space="0" w:color="auto"/>
            <w:right w:val="none" w:sz="0" w:space="0" w:color="auto"/>
          </w:divBdr>
        </w:div>
        <w:div w:id="365526918">
          <w:marLeft w:val="547"/>
          <w:marRight w:val="0"/>
          <w:marTop w:val="0"/>
          <w:marBottom w:val="0"/>
          <w:divBdr>
            <w:top w:val="none" w:sz="0" w:space="0" w:color="auto"/>
            <w:left w:val="none" w:sz="0" w:space="0" w:color="auto"/>
            <w:bottom w:val="none" w:sz="0" w:space="0" w:color="auto"/>
            <w:right w:val="none" w:sz="0" w:space="0" w:color="auto"/>
          </w:divBdr>
        </w:div>
      </w:divsChild>
    </w:div>
    <w:div w:id="1901361746">
      <w:bodyDiv w:val="1"/>
      <w:marLeft w:val="0"/>
      <w:marRight w:val="0"/>
      <w:marTop w:val="0"/>
      <w:marBottom w:val="0"/>
      <w:divBdr>
        <w:top w:val="none" w:sz="0" w:space="0" w:color="auto"/>
        <w:left w:val="none" w:sz="0" w:space="0" w:color="auto"/>
        <w:bottom w:val="none" w:sz="0" w:space="0" w:color="auto"/>
        <w:right w:val="none" w:sz="0" w:space="0" w:color="auto"/>
      </w:divBdr>
      <w:divsChild>
        <w:div w:id="382025957">
          <w:marLeft w:val="547"/>
          <w:marRight w:val="0"/>
          <w:marTop w:val="0"/>
          <w:marBottom w:val="0"/>
          <w:divBdr>
            <w:top w:val="none" w:sz="0" w:space="0" w:color="auto"/>
            <w:left w:val="none" w:sz="0" w:space="0" w:color="auto"/>
            <w:bottom w:val="none" w:sz="0" w:space="0" w:color="auto"/>
            <w:right w:val="none" w:sz="0" w:space="0" w:color="auto"/>
          </w:divBdr>
        </w:div>
        <w:div w:id="600844800">
          <w:marLeft w:val="547"/>
          <w:marRight w:val="0"/>
          <w:marTop w:val="0"/>
          <w:marBottom w:val="0"/>
          <w:divBdr>
            <w:top w:val="none" w:sz="0" w:space="0" w:color="auto"/>
            <w:left w:val="none" w:sz="0" w:space="0" w:color="auto"/>
            <w:bottom w:val="none" w:sz="0" w:space="0" w:color="auto"/>
            <w:right w:val="none" w:sz="0" w:space="0" w:color="auto"/>
          </w:divBdr>
        </w:div>
        <w:div w:id="136192722">
          <w:marLeft w:val="547"/>
          <w:marRight w:val="0"/>
          <w:marTop w:val="0"/>
          <w:marBottom w:val="0"/>
          <w:divBdr>
            <w:top w:val="none" w:sz="0" w:space="0" w:color="auto"/>
            <w:left w:val="none" w:sz="0" w:space="0" w:color="auto"/>
            <w:bottom w:val="none" w:sz="0" w:space="0" w:color="auto"/>
            <w:right w:val="none" w:sz="0" w:space="0" w:color="auto"/>
          </w:divBdr>
        </w:div>
      </w:divsChild>
    </w:div>
    <w:div w:id="1939487590">
      <w:bodyDiv w:val="1"/>
      <w:marLeft w:val="0"/>
      <w:marRight w:val="0"/>
      <w:marTop w:val="0"/>
      <w:marBottom w:val="0"/>
      <w:divBdr>
        <w:top w:val="none" w:sz="0" w:space="0" w:color="auto"/>
        <w:left w:val="none" w:sz="0" w:space="0" w:color="auto"/>
        <w:bottom w:val="none" w:sz="0" w:space="0" w:color="auto"/>
        <w:right w:val="none" w:sz="0" w:space="0" w:color="auto"/>
      </w:divBdr>
    </w:div>
    <w:div w:id="1968660964">
      <w:bodyDiv w:val="1"/>
      <w:marLeft w:val="0"/>
      <w:marRight w:val="0"/>
      <w:marTop w:val="0"/>
      <w:marBottom w:val="0"/>
      <w:divBdr>
        <w:top w:val="none" w:sz="0" w:space="0" w:color="auto"/>
        <w:left w:val="none" w:sz="0" w:space="0" w:color="auto"/>
        <w:bottom w:val="none" w:sz="0" w:space="0" w:color="auto"/>
        <w:right w:val="none" w:sz="0" w:space="0" w:color="auto"/>
      </w:divBdr>
    </w:div>
    <w:div w:id="2036228357">
      <w:bodyDiv w:val="1"/>
      <w:marLeft w:val="0"/>
      <w:marRight w:val="0"/>
      <w:marTop w:val="0"/>
      <w:marBottom w:val="0"/>
      <w:divBdr>
        <w:top w:val="none" w:sz="0" w:space="0" w:color="auto"/>
        <w:left w:val="none" w:sz="0" w:space="0" w:color="auto"/>
        <w:bottom w:val="none" w:sz="0" w:space="0" w:color="auto"/>
        <w:right w:val="none" w:sz="0" w:space="0" w:color="auto"/>
      </w:divBdr>
      <w:divsChild>
        <w:div w:id="464082050">
          <w:marLeft w:val="446"/>
          <w:marRight w:val="0"/>
          <w:marTop w:val="0"/>
          <w:marBottom w:val="0"/>
          <w:divBdr>
            <w:top w:val="none" w:sz="0" w:space="0" w:color="auto"/>
            <w:left w:val="none" w:sz="0" w:space="0" w:color="auto"/>
            <w:bottom w:val="none" w:sz="0" w:space="0" w:color="auto"/>
            <w:right w:val="none" w:sz="0" w:space="0" w:color="auto"/>
          </w:divBdr>
        </w:div>
        <w:div w:id="2069959962">
          <w:marLeft w:val="446"/>
          <w:marRight w:val="0"/>
          <w:marTop w:val="0"/>
          <w:marBottom w:val="0"/>
          <w:divBdr>
            <w:top w:val="none" w:sz="0" w:space="0" w:color="auto"/>
            <w:left w:val="none" w:sz="0" w:space="0" w:color="auto"/>
            <w:bottom w:val="none" w:sz="0" w:space="0" w:color="auto"/>
            <w:right w:val="none" w:sz="0" w:space="0" w:color="auto"/>
          </w:divBdr>
        </w:div>
        <w:div w:id="1187913768">
          <w:marLeft w:val="446"/>
          <w:marRight w:val="0"/>
          <w:marTop w:val="0"/>
          <w:marBottom w:val="0"/>
          <w:divBdr>
            <w:top w:val="none" w:sz="0" w:space="0" w:color="auto"/>
            <w:left w:val="none" w:sz="0" w:space="0" w:color="auto"/>
            <w:bottom w:val="none" w:sz="0" w:space="0" w:color="auto"/>
            <w:right w:val="none" w:sz="0" w:space="0" w:color="auto"/>
          </w:divBdr>
        </w:div>
        <w:div w:id="549656818">
          <w:marLeft w:val="446"/>
          <w:marRight w:val="0"/>
          <w:marTop w:val="0"/>
          <w:marBottom w:val="0"/>
          <w:divBdr>
            <w:top w:val="none" w:sz="0" w:space="0" w:color="auto"/>
            <w:left w:val="none" w:sz="0" w:space="0" w:color="auto"/>
            <w:bottom w:val="none" w:sz="0" w:space="0" w:color="auto"/>
            <w:right w:val="none" w:sz="0" w:space="0" w:color="auto"/>
          </w:divBdr>
        </w:div>
        <w:div w:id="1547452661">
          <w:marLeft w:val="446"/>
          <w:marRight w:val="0"/>
          <w:marTop w:val="0"/>
          <w:marBottom w:val="0"/>
          <w:divBdr>
            <w:top w:val="none" w:sz="0" w:space="0" w:color="auto"/>
            <w:left w:val="none" w:sz="0" w:space="0" w:color="auto"/>
            <w:bottom w:val="none" w:sz="0" w:space="0" w:color="auto"/>
            <w:right w:val="none" w:sz="0" w:space="0" w:color="auto"/>
          </w:divBdr>
        </w:div>
        <w:div w:id="1792363138">
          <w:marLeft w:val="446"/>
          <w:marRight w:val="0"/>
          <w:marTop w:val="0"/>
          <w:marBottom w:val="0"/>
          <w:divBdr>
            <w:top w:val="none" w:sz="0" w:space="0" w:color="auto"/>
            <w:left w:val="none" w:sz="0" w:space="0" w:color="auto"/>
            <w:bottom w:val="none" w:sz="0" w:space="0" w:color="auto"/>
            <w:right w:val="none" w:sz="0" w:space="0" w:color="auto"/>
          </w:divBdr>
        </w:div>
        <w:div w:id="1087969319">
          <w:marLeft w:val="446"/>
          <w:marRight w:val="0"/>
          <w:marTop w:val="0"/>
          <w:marBottom w:val="0"/>
          <w:divBdr>
            <w:top w:val="none" w:sz="0" w:space="0" w:color="auto"/>
            <w:left w:val="none" w:sz="0" w:space="0" w:color="auto"/>
            <w:bottom w:val="none" w:sz="0" w:space="0" w:color="auto"/>
            <w:right w:val="none" w:sz="0" w:space="0" w:color="auto"/>
          </w:divBdr>
        </w:div>
        <w:div w:id="2118980058">
          <w:marLeft w:val="446"/>
          <w:marRight w:val="0"/>
          <w:marTop w:val="0"/>
          <w:marBottom w:val="0"/>
          <w:divBdr>
            <w:top w:val="none" w:sz="0" w:space="0" w:color="auto"/>
            <w:left w:val="none" w:sz="0" w:space="0" w:color="auto"/>
            <w:bottom w:val="none" w:sz="0" w:space="0" w:color="auto"/>
            <w:right w:val="none" w:sz="0" w:space="0" w:color="auto"/>
          </w:divBdr>
        </w:div>
        <w:div w:id="2052995613">
          <w:marLeft w:val="446"/>
          <w:marRight w:val="0"/>
          <w:marTop w:val="0"/>
          <w:marBottom w:val="0"/>
          <w:divBdr>
            <w:top w:val="none" w:sz="0" w:space="0" w:color="auto"/>
            <w:left w:val="none" w:sz="0" w:space="0" w:color="auto"/>
            <w:bottom w:val="none" w:sz="0" w:space="0" w:color="auto"/>
            <w:right w:val="none" w:sz="0" w:space="0" w:color="auto"/>
          </w:divBdr>
        </w:div>
        <w:div w:id="1919242485">
          <w:marLeft w:val="446"/>
          <w:marRight w:val="0"/>
          <w:marTop w:val="0"/>
          <w:marBottom w:val="0"/>
          <w:divBdr>
            <w:top w:val="none" w:sz="0" w:space="0" w:color="auto"/>
            <w:left w:val="none" w:sz="0" w:space="0" w:color="auto"/>
            <w:bottom w:val="none" w:sz="0" w:space="0" w:color="auto"/>
            <w:right w:val="none" w:sz="0" w:space="0" w:color="auto"/>
          </w:divBdr>
        </w:div>
        <w:div w:id="1577010678">
          <w:marLeft w:val="446"/>
          <w:marRight w:val="0"/>
          <w:marTop w:val="0"/>
          <w:marBottom w:val="0"/>
          <w:divBdr>
            <w:top w:val="none" w:sz="0" w:space="0" w:color="auto"/>
            <w:left w:val="none" w:sz="0" w:space="0" w:color="auto"/>
            <w:bottom w:val="none" w:sz="0" w:space="0" w:color="auto"/>
            <w:right w:val="none" w:sz="0" w:space="0" w:color="auto"/>
          </w:divBdr>
        </w:div>
        <w:div w:id="999503182">
          <w:marLeft w:val="446"/>
          <w:marRight w:val="0"/>
          <w:marTop w:val="0"/>
          <w:marBottom w:val="0"/>
          <w:divBdr>
            <w:top w:val="none" w:sz="0" w:space="0" w:color="auto"/>
            <w:left w:val="none" w:sz="0" w:space="0" w:color="auto"/>
            <w:bottom w:val="none" w:sz="0" w:space="0" w:color="auto"/>
            <w:right w:val="none" w:sz="0" w:space="0" w:color="auto"/>
          </w:divBdr>
        </w:div>
      </w:divsChild>
    </w:div>
    <w:div w:id="2042196406">
      <w:bodyDiv w:val="1"/>
      <w:marLeft w:val="0"/>
      <w:marRight w:val="0"/>
      <w:marTop w:val="0"/>
      <w:marBottom w:val="0"/>
      <w:divBdr>
        <w:top w:val="none" w:sz="0" w:space="0" w:color="auto"/>
        <w:left w:val="none" w:sz="0" w:space="0" w:color="auto"/>
        <w:bottom w:val="none" w:sz="0" w:space="0" w:color="auto"/>
        <w:right w:val="none" w:sz="0" w:space="0" w:color="auto"/>
      </w:divBdr>
    </w:div>
    <w:div w:id="2066030086">
      <w:bodyDiv w:val="1"/>
      <w:marLeft w:val="0"/>
      <w:marRight w:val="0"/>
      <w:marTop w:val="0"/>
      <w:marBottom w:val="0"/>
      <w:divBdr>
        <w:top w:val="none" w:sz="0" w:space="0" w:color="auto"/>
        <w:left w:val="none" w:sz="0" w:space="0" w:color="auto"/>
        <w:bottom w:val="none" w:sz="0" w:space="0" w:color="auto"/>
        <w:right w:val="none" w:sz="0" w:space="0" w:color="auto"/>
      </w:divBdr>
    </w:div>
    <w:div w:id="2118324551">
      <w:bodyDiv w:val="1"/>
      <w:marLeft w:val="0"/>
      <w:marRight w:val="0"/>
      <w:marTop w:val="0"/>
      <w:marBottom w:val="0"/>
      <w:divBdr>
        <w:top w:val="none" w:sz="0" w:space="0" w:color="auto"/>
        <w:left w:val="none" w:sz="0" w:space="0" w:color="auto"/>
        <w:bottom w:val="none" w:sz="0" w:space="0" w:color="auto"/>
        <w:right w:val="none" w:sz="0" w:space="0" w:color="auto"/>
      </w:divBdr>
      <w:divsChild>
        <w:div w:id="1097335112">
          <w:marLeft w:val="720"/>
          <w:marRight w:val="0"/>
          <w:marTop w:val="0"/>
          <w:marBottom w:val="0"/>
          <w:divBdr>
            <w:top w:val="none" w:sz="0" w:space="0" w:color="auto"/>
            <w:left w:val="none" w:sz="0" w:space="0" w:color="auto"/>
            <w:bottom w:val="none" w:sz="0" w:space="0" w:color="auto"/>
            <w:right w:val="none" w:sz="0" w:space="0" w:color="auto"/>
          </w:divBdr>
        </w:div>
        <w:div w:id="1053771601">
          <w:marLeft w:val="720"/>
          <w:marRight w:val="0"/>
          <w:marTop w:val="0"/>
          <w:marBottom w:val="0"/>
          <w:divBdr>
            <w:top w:val="none" w:sz="0" w:space="0" w:color="auto"/>
            <w:left w:val="none" w:sz="0" w:space="0" w:color="auto"/>
            <w:bottom w:val="none" w:sz="0" w:space="0" w:color="auto"/>
            <w:right w:val="none" w:sz="0" w:space="0" w:color="auto"/>
          </w:divBdr>
        </w:div>
        <w:div w:id="66201063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AD7AB4-10F9-40EE-AFDF-0115782081F3}">
  <ds:schemaRefs>
    <ds:schemaRef ds:uri="http://schemas.microsoft.com/sharepoint/v3/contenttype/forms"/>
  </ds:schemaRefs>
</ds:datastoreItem>
</file>

<file path=customXml/itemProps2.xml><?xml version="1.0" encoding="utf-8"?>
<ds:datastoreItem xmlns:ds="http://schemas.openxmlformats.org/officeDocument/2006/customXml" ds:itemID="{79C5B3D0-7644-42CA-891E-B8ECC63FC5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215F22B-6659-4D75-A3A1-7E8D842286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1914</TotalTime>
  <Pages>15</Pages>
  <Words>4104</Words>
  <Characters>22578</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87</cp:revision>
  <cp:lastPrinted>2020-08-21T18:04:00Z</cp:lastPrinted>
  <dcterms:created xsi:type="dcterms:W3CDTF">2020-09-16T16:23:00Z</dcterms:created>
  <dcterms:modified xsi:type="dcterms:W3CDTF">2020-12-17T13:23:00Z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