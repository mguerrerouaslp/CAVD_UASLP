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69DFD3A" w14:textId="63967C15" w:rsidR="008A5385" w:rsidRPr="00281739" w:rsidRDefault="008A5385" w:rsidP="008A5385">
      <w:pPr>
        <w:spacing w:line="360" w:lineRule="auto"/>
        <w:jc w:val="center"/>
        <w:rPr>
          <w:rFonts w:ascii="Times New Roman" w:eastAsia="Calibri" w:hAnsi="Times New Roman" w:cs="Times New Roman"/>
          <w:b/>
          <w:bCs/>
          <w:sz w:val="26"/>
          <w:szCs w:val="26"/>
          <w:lang w:val="es-ES"/>
        </w:rPr>
      </w:pPr>
      <w:r>
        <w:rPr>
          <w:rFonts w:ascii="Times New Roman" w:eastAsia="Calibri" w:hAnsi="Times New Roman" w:cs="Times New Roman"/>
          <w:b/>
          <w:bCs/>
          <w:sz w:val="26"/>
          <w:szCs w:val="26"/>
          <w:lang w:val="es-ES"/>
        </w:rPr>
        <w:t>Diseño participativo</w:t>
      </w:r>
      <w:r w:rsidR="00322228">
        <w:rPr>
          <w:rFonts w:ascii="Times New Roman" w:eastAsia="Calibri" w:hAnsi="Times New Roman" w:cs="Times New Roman"/>
          <w:b/>
          <w:bCs/>
          <w:sz w:val="26"/>
          <w:szCs w:val="26"/>
          <w:lang w:val="es-ES"/>
        </w:rPr>
        <w:t xml:space="preserve"> con enfoque de género: </w:t>
      </w:r>
      <w:r>
        <w:rPr>
          <w:rFonts w:ascii="Times New Roman" w:eastAsia="Calibri" w:hAnsi="Times New Roman" w:cs="Times New Roman"/>
          <w:b/>
          <w:bCs/>
          <w:sz w:val="26"/>
          <w:szCs w:val="26"/>
          <w:lang w:val="es-ES"/>
        </w:rPr>
        <w:t>mujeres y autoproducción de vivienda</w:t>
      </w:r>
      <w:r w:rsidR="00322228">
        <w:rPr>
          <w:rFonts w:ascii="Times New Roman" w:eastAsia="Calibri" w:hAnsi="Times New Roman" w:cs="Times New Roman"/>
          <w:b/>
          <w:bCs/>
          <w:sz w:val="26"/>
          <w:szCs w:val="26"/>
          <w:lang w:val="es-ES"/>
        </w:rPr>
        <w:t xml:space="preserve"> en </w:t>
      </w:r>
      <w:commentRangeStart w:id="0"/>
      <w:r w:rsidR="00322228">
        <w:rPr>
          <w:rFonts w:ascii="Times New Roman" w:eastAsia="Calibri" w:hAnsi="Times New Roman" w:cs="Times New Roman"/>
          <w:b/>
          <w:bCs/>
          <w:sz w:val="26"/>
          <w:szCs w:val="26"/>
          <w:lang w:val="es-ES"/>
        </w:rPr>
        <w:t xml:space="preserve">los </w:t>
      </w:r>
      <w:commentRangeEnd w:id="0"/>
      <w:r w:rsidR="00EF0453">
        <w:rPr>
          <w:rStyle w:val="Refdecomentario"/>
        </w:rPr>
        <w:commentReference w:id="0"/>
      </w:r>
      <w:r w:rsidR="00322228">
        <w:rPr>
          <w:rFonts w:ascii="Times New Roman" w:eastAsia="Calibri" w:hAnsi="Times New Roman" w:cs="Times New Roman"/>
          <w:b/>
          <w:bCs/>
          <w:sz w:val="26"/>
          <w:szCs w:val="26"/>
          <w:lang w:val="es-ES"/>
        </w:rPr>
        <w:t>García 3</w:t>
      </w:r>
    </w:p>
    <w:p w14:paraId="5DEDC0C4" w14:textId="47F0326C" w:rsidR="00304499" w:rsidRPr="008A5385" w:rsidRDefault="008A5385" w:rsidP="008A5385">
      <w:pPr>
        <w:spacing w:line="360" w:lineRule="auto"/>
        <w:jc w:val="center"/>
        <w:rPr>
          <w:rFonts w:ascii="Times New Roman" w:hAnsi="Times New Roman" w:cs="Times New Roman"/>
          <w:b/>
          <w:bCs/>
          <w:sz w:val="26"/>
          <w:szCs w:val="26"/>
          <w:lang w:val="en-US"/>
        </w:rPr>
      </w:pPr>
      <w:r w:rsidRPr="005446FE">
        <w:rPr>
          <w:rFonts w:ascii="Times New Roman" w:hAnsi="Times New Roman" w:cs="Times New Roman"/>
          <w:b/>
          <w:bCs/>
          <w:sz w:val="26"/>
          <w:szCs w:val="26"/>
        </w:rPr>
        <w:t xml:space="preserve"> </w:t>
      </w:r>
      <w:r w:rsidR="00B035BC">
        <w:rPr>
          <w:rFonts w:ascii="Times New Roman" w:hAnsi="Times New Roman" w:cs="Times New Roman"/>
          <w:b/>
          <w:bCs/>
          <w:sz w:val="26"/>
          <w:szCs w:val="26"/>
          <w:lang w:val="en-US"/>
        </w:rPr>
        <w:t>Gendered p</w:t>
      </w:r>
      <w:r w:rsidRPr="008A5385">
        <w:rPr>
          <w:rFonts w:ascii="Times New Roman" w:hAnsi="Times New Roman" w:cs="Times New Roman"/>
          <w:b/>
          <w:bCs/>
          <w:sz w:val="26"/>
          <w:szCs w:val="26"/>
          <w:lang w:val="en-US"/>
        </w:rPr>
        <w:t>articipatory design</w:t>
      </w:r>
      <w:r w:rsidR="00B035BC">
        <w:rPr>
          <w:rFonts w:ascii="Times New Roman" w:hAnsi="Times New Roman" w:cs="Times New Roman"/>
          <w:b/>
          <w:bCs/>
          <w:sz w:val="26"/>
          <w:szCs w:val="26"/>
          <w:lang w:val="en-US"/>
        </w:rPr>
        <w:t>:</w:t>
      </w:r>
      <w:r w:rsidRPr="008A5385">
        <w:rPr>
          <w:rFonts w:ascii="Times New Roman" w:hAnsi="Times New Roman" w:cs="Times New Roman"/>
          <w:b/>
          <w:bCs/>
          <w:sz w:val="26"/>
          <w:szCs w:val="26"/>
          <w:lang w:val="en-US"/>
        </w:rPr>
        <w:t xml:space="preserve"> women and self-help housing</w:t>
      </w:r>
      <w:r w:rsidR="00322228">
        <w:rPr>
          <w:rFonts w:ascii="Times New Roman" w:hAnsi="Times New Roman" w:cs="Times New Roman"/>
          <w:b/>
          <w:bCs/>
          <w:sz w:val="26"/>
          <w:szCs w:val="26"/>
          <w:lang w:val="en-US"/>
        </w:rPr>
        <w:t xml:space="preserve"> in los Garcia 3</w:t>
      </w:r>
    </w:p>
    <w:p w14:paraId="02A4B7CF" w14:textId="2B1F09C9" w:rsidR="00304499" w:rsidRPr="008A5385" w:rsidRDefault="00304499" w:rsidP="00304499">
      <w:pPr>
        <w:spacing w:line="360" w:lineRule="auto"/>
        <w:jc w:val="center"/>
        <w:rPr>
          <w:rFonts w:ascii="Times New Roman" w:hAnsi="Times New Roman" w:cs="Times New Roman"/>
          <w:bCs/>
          <w:lang w:val="en-US"/>
        </w:rPr>
      </w:pPr>
    </w:p>
    <w:p w14:paraId="56F6D14D" w14:textId="77777777" w:rsidR="008A5385" w:rsidRPr="000222D3" w:rsidRDefault="008A5385" w:rsidP="008A5385">
      <w:pPr>
        <w:spacing w:line="360" w:lineRule="auto"/>
        <w:jc w:val="center"/>
        <w:rPr>
          <w:rFonts w:ascii="Times New Roman" w:eastAsia="Calibri" w:hAnsi="Times New Roman" w:cs="Times New Roman"/>
          <w:bCs/>
          <w:sz w:val="22"/>
          <w:szCs w:val="22"/>
          <w:lang w:val="es-ES"/>
        </w:rPr>
      </w:pPr>
      <w:bookmarkStart w:id="1" w:name="_Hlk52003069"/>
      <w:r w:rsidRPr="000222D3">
        <w:rPr>
          <w:rFonts w:ascii="Times New Roman" w:eastAsia="Calibri" w:hAnsi="Times New Roman" w:cs="Times New Roman"/>
          <w:bCs/>
          <w:sz w:val="22"/>
          <w:szCs w:val="22"/>
          <w:lang w:val="es-ES"/>
        </w:rPr>
        <w:t>Lourdes Marcela López Mares, UASLP, México</w:t>
      </w:r>
    </w:p>
    <w:p w14:paraId="55C85049" w14:textId="77777777" w:rsidR="008A5385" w:rsidRPr="000222D3" w:rsidRDefault="008A5385" w:rsidP="008A5385">
      <w:pPr>
        <w:spacing w:line="360" w:lineRule="auto"/>
        <w:jc w:val="center"/>
        <w:rPr>
          <w:rFonts w:ascii="Times New Roman" w:eastAsia="Calibri" w:hAnsi="Times New Roman" w:cs="Times New Roman"/>
          <w:bCs/>
          <w:sz w:val="22"/>
          <w:szCs w:val="22"/>
          <w:lang w:val="es-ES"/>
        </w:rPr>
      </w:pPr>
      <w:r w:rsidRPr="000222D3">
        <w:rPr>
          <w:rFonts w:ascii="Times New Roman" w:eastAsia="Calibri" w:hAnsi="Times New Roman" w:cs="Times New Roman"/>
          <w:bCs/>
          <w:sz w:val="22"/>
          <w:szCs w:val="22"/>
          <w:lang w:val="es-ES"/>
        </w:rPr>
        <w:t>Gerardo Javier Arista González, UASLP, México</w:t>
      </w:r>
    </w:p>
    <w:p w14:paraId="00BCEE25" w14:textId="7EC0B16B" w:rsidR="008A5385" w:rsidRPr="000222D3" w:rsidRDefault="008A5385" w:rsidP="008A5385">
      <w:pPr>
        <w:spacing w:line="360" w:lineRule="auto"/>
        <w:jc w:val="center"/>
        <w:rPr>
          <w:rFonts w:ascii="Times New Roman" w:eastAsia="Calibri" w:hAnsi="Times New Roman" w:cs="Times New Roman"/>
          <w:bCs/>
          <w:sz w:val="22"/>
          <w:szCs w:val="22"/>
          <w:lang w:val="es-ES"/>
        </w:rPr>
      </w:pPr>
      <w:proofErr w:type="spellStart"/>
      <w:r w:rsidRPr="000222D3">
        <w:rPr>
          <w:rFonts w:ascii="Times New Roman" w:eastAsia="Calibri" w:hAnsi="Times New Roman" w:cs="Times New Roman"/>
          <w:bCs/>
          <w:sz w:val="22"/>
          <w:szCs w:val="22"/>
          <w:lang w:val="es-ES"/>
        </w:rPr>
        <w:t>Elleny</w:t>
      </w:r>
      <w:proofErr w:type="spellEnd"/>
      <w:r w:rsidRPr="000222D3">
        <w:rPr>
          <w:rFonts w:ascii="Times New Roman" w:eastAsia="Calibri" w:hAnsi="Times New Roman" w:cs="Times New Roman"/>
          <w:bCs/>
          <w:sz w:val="22"/>
          <w:szCs w:val="22"/>
          <w:lang w:val="es-ES"/>
        </w:rPr>
        <w:t xml:space="preserve"> </w:t>
      </w:r>
      <w:proofErr w:type="spellStart"/>
      <w:r w:rsidRPr="000222D3">
        <w:rPr>
          <w:rFonts w:ascii="Times New Roman" w:eastAsia="Calibri" w:hAnsi="Times New Roman" w:cs="Times New Roman"/>
          <w:bCs/>
          <w:sz w:val="22"/>
          <w:szCs w:val="22"/>
          <w:lang w:val="es-ES"/>
        </w:rPr>
        <w:t>Zarur</w:t>
      </w:r>
      <w:proofErr w:type="spellEnd"/>
      <w:r w:rsidRPr="000222D3">
        <w:rPr>
          <w:rFonts w:ascii="Times New Roman" w:eastAsia="Calibri" w:hAnsi="Times New Roman" w:cs="Times New Roman"/>
          <w:bCs/>
          <w:sz w:val="22"/>
          <w:szCs w:val="22"/>
          <w:lang w:val="es-ES"/>
        </w:rPr>
        <w:t xml:space="preserve"> Mercado, UASLP, México</w:t>
      </w:r>
    </w:p>
    <w:bookmarkEnd w:id="1"/>
    <w:p w14:paraId="416359F8" w14:textId="77777777" w:rsidR="0005128E" w:rsidRPr="00281739" w:rsidRDefault="0005128E" w:rsidP="008A5385">
      <w:pPr>
        <w:spacing w:line="360" w:lineRule="auto"/>
        <w:jc w:val="center"/>
        <w:rPr>
          <w:rFonts w:ascii="Times New Roman" w:eastAsia="Calibri" w:hAnsi="Times New Roman" w:cs="Times New Roman"/>
          <w:bCs/>
          <w:lang w:val="es-ES"/>
        </w:rPr>
      </w:pPr>
    </w:p>
    <w:p w14:paraId="4F2AC90C" w14:textId="7F24978F" w:rsidR="008A5385" w:rsidRDefault="008A5385" w:rsidP="002F2C8E">
      <w:pPr>
        <w:jc w:val="both"/>
        <w:rPr>
          <w:rFonts w:ascii="Times New Roman" w:eastAsia="Times New Roman" w:hAnsi="Times New Roman" w:cs="Vrinda"/>
          <w:i/>
          <w:sz w:val="20"/>
          <w:szCs w:val="20"/>
          <w:lang w:val="es-ES"/>
        </w:rPr>
      </w:pPr>
      <w:r w:rsidRPr="002317A0">
        <w:rPr>
          <w:rFonts w:ascii="Times New Roman" w:eastAsia="Times New Roman" w:hAnsi="Times New Roman" w:cs="Vrinda"/>
          <w:i/>
          <w:sz w:val="20"/>
          <w:szCs w:val="20"/>
          <w:lang w:val="es-ES"/>
        </w:rPr>
        <w:t xml:space="preserve">Resumen: </w:t>
      </w:r>
      <w:bookmarkStart w:id="2" w:name="_Hlk52000989"/>
      <w:r w:rsidR="00DD1153">
        <w:rPr>
          <w:rFonts w:ascii="Times New Roman" w:eastAsia="Times New Roman" w:hAnsi="Times New Roman" w:cs="Vrinda"/>
          <w:i/>
          <w:sz w:val="20"/>
          <w:szCs w:val="20"/>
          <w:lang w:val="es-ES"/>
        </w:rPr>
        <w:t xml:space="preserve">Las mujeres juegan un rol central, pero desvalorizado, en la producción del entorno construido. Este trabajo resalta este rol, además del papel que ellas juegan tanto en su esfera doméstica como pública al estar cada vez más integradas a la producción económica. En este contexto, el trabajo </w:t>
      </w:r>
      <w:r w:rsidRPr="002317A0">
        <w:rPr>
          <w:rFonts w:ascii="Times New Roman" w:eastAsia="Times New Roman" w:hAnsi="Times New Roman" w:cs="Vrinda"/>
          <w:i/>
          <w:sz w:val="20"/>
          <w:szCs w:val="20"/>
          <w:lang w:val="es-ES"/>
        </w:rPr>
        <w:t xml:space="preserve">compila las historias de siete mujeres pepenadoras </w:t>
      </w:r>
      <w:proofErr w:type="gramStart"/>
      <w:r w:rsidRPr="002317A0">
        <w:rPr>
          <w:rFonts w:ascii="Times New Roman" w:eastAsia="Times New Roman" w:hAnsi="Times New Roman" w:cs="Vrinda"/>
          <w:i/>
          <w:sz w:val="20"/>
          <w:szCs w:val="20"/>
          <w:lang w:val="es-ES"/>
        </w:rPr>
        <w:t>en relación a</w:t>
      </w:r>
      <w:proofErr w:type="gramEnd"/>
      <w:r w:rsidRPr="002317A0">
        <w:rPr>
          <w:rFonts w:ascii="Times New Roman" w:eastAsia="Times New Roman" w:hAnsi="Times New Roman" w:cs="Vrinda"/>
          <w:i/>
          <w:sz w:val="20"/>
          <w:szCs w:val="20"/>
          <w:lang w:val="es-ES"/>
        </w:rPr>
        <w:t xml:space="preserve"> su participación en la autoconstrucción de sus viviendas y a la mejora de su entorno urbano. Además, con la ayuda de herramientas de diseño participativo implementadas en </w:t>
      </w:r>
      <w:r w:rsidR="00DD1153">
        <w:rPr>
          <w:rFonts w:ascii="Times New Roman" w:eastAsia="Times New Roman" w:hAnsi="Times New Roman" w:cs="Vrinda"/>
          <w:i/>
          <w:sz w:val="20"/>
          <w:szCs w:val="20"/>
          <w:lang w:val="es-ES"/>
        </w:rPr>
        <w:t>seis</w:t>
      </w:r>
      <w:r w:rsidRPr="002317A0">
        <w:rPr>
          <w:rFonts w:ascii="Times New Roman" w:eastAsia="Times New Roman" w:hAnsi="Times New Roman" w:cs="Vrinda"/>
          <w:i/>
          <w:sz w:val="20"/>
          <w:szCs w:val="20"/>
          <w:lang w:val="es-ES"/>
        </w:rPr>
        <w:t xml:space="preserve"> talleres, el trabajo analiza el cómo estas mujeres visualizan sus comunidades a futuro y cómo participan en procesos de toma de decisiones en torno al diseño de sus viviendas </w:t>
      </w:r>
      <w:r w:rsidR="00452041">
        <w:rPr>
          <w:rFonts w:ascii="Times New Roman" w:eastAsia="Times New Roman" w:hAnsi="Times New Roman" w:cs="Vrinda"/>
          <w:i/>
          <w:sz w:val="20"/>
          <w:szCs w:val="20"/>
          <w:lang w:val="es-ES"/>
        </w:rPr>
        <w:t xml:space="preserve">y de equipamientos </w:t>
      </w:r>
      <w:r w:rsidR="00452041" w:rsidRPr="00800A44">
        <w:rPr>
          <w:rFonts w:ascii="Times New Roman" w:eastAsia="Times New Roman" w:hAnsi="Times New Roman" w:cs="Vrinda"/>
          <w:i/>
          <w:sz w:val="20"/>
          <w:szCs w:val="20"/>
          <w:lang w:val="es-ES"/>
        </w:rPr>
        <w:t>comunitario</w:t>
      </w:r>
      <w:r w:rsidR="00452041">
        <w:rPr>
          <w:rFonts w:ascii="Times New Roman" w:eastAsia="Times New Roman" w:hAnsi="Times New Roman" w:cs="Vrinda"/>
          <w:i/>
          <w:sz w:val="20"/>
          <w:szCs w:val="20"/>
          <w:lang w:val="es-ES"/>
        </w:rPr>
        <w:t>s</w:t>
      </w:r>
      <w:r w:rsidRPr="002317A0">
        <w:rPr>
          <w:rFonts w:ascii="Times New Roman" w:eastAsia="Times New Roman" w:hAnsi="Times New Roman" w:cs="Vrinda"/>
          <w:i/>
          <w:sz w:val="20"/>
          <w:szCs w:val="20"/>
          <w:lang w:val="es-ES"/>
        </w:rPr>
        <w:t>.</w:t>
      </w:r>
    </w:p>
    <w:p w14:paraId="7DB5E282" w14:textId="77777777" w:rsidR="00DD1153" w:rsidRPr="002317A0" w:rsidRDefault="00DD1153" w:rsidP="002F2C8E">
      <w:pPr>
        <w:jc w:val="both"/>
        <w:rPr>
          <w:rFonts w:ascii="Times New Roman" w:eastAsia="Times New Roman" w:hAnsi="Times New Roman" w:cs="Vrinda"/>
          <w:i/>
          <w:sz w:val="20"/>
          <w:szCs w:val="20"/>
          <w:lang w:val="es-ES"/>
        </w:rPr>
      </w:pPr>
    </w:p>
    <w:p w14:paraId="376FAB46" w14:textId="342F0FBD" w:rsidR="008A5385" w:rsidRPr="002317A0" w:rsidRDefault="008A5385" w:rsidP="002F2C8E">
      <w:pPr>
        <w:jc w:val="both"/>
        <w:rPr>
          <w:rFonts w:ascii="Times New Roman" w:eastAsia="Times New Roman" w:hAnsi="Times New Roman" w:cs="Vrinda"/>
          <w:i/>
          <w:sz w:val="20"/>
          <w:szCs w:val="20"/>
          <w:lang w:val="es-ES"/>
        </w:rPr>
      </w:pPr>
      <w:r w:rsidRPr="002317A0">
        <w:rPr>
          <w:rFonts w:ascii="Times New Roman" w:eastAsia="Times New Roman" w:hAnsi="Times New Roman" w:cs="Vrinda"/>
          <w:i/>
          <w:sz w:val="20"/>
          <w:szCs w:val="20"/>
          <w:lang w:val="es-ES"/>
        </w:rPr>
        <w:t>Los resultados muestran que las mujeres entrevistadas reconocen el desafío que implica vivir en los García 3 pero lo sobrellevan bajo la promesa de acceder a un lote de su propiedad que puedan heredar a sus hijos. Además</w:t>
      </w:r>
      <w:r w:rsidR="0016702C">
        <w:rPr>
          <w:rFonts w:ascii="Times New Roman" w:eastAsia="Times New Roman" w:hAnsi="Times New Roman" w:cs="Vrinda"/>
          <w:i/>
          <w:sz w:val="20"/>
          <w:szCs w:val="20"/>
          <w:lang w:val="es-ES"/>
        </w:rPr>
        <w:t>, s</w:t>
      </w:r>
      <w:r w:rsidRPr="002317A0">
        <w:rPr>
          <w:rFonts w:ascii="Times New Roman" w:eastAsia="Times New Roman" w:hAnsi="Times New Roman" w:cs="Vrinda"/>
          <w:i/>
          <w:sz w:val="20"/>
          <w:szCs w:val="20"/>
          <w:lang w:val="es-ES"/>
        </w:rPr>
        <w:t xml:space="preserve">e encontró que estas mujeres desempeñan roles diversos de reproducción y producción de su entorno trabajando tanto en el hogar como fuera de él en actividades económicas y de organización comunitaria. Sin embargo, realizan estas actividades en un entorno de desventajas acumuladas que las </w:t>
      </w:r>
      <w:proofErr w:type="spellStart"/>
      <w:r w:rsidRPr="002317A0">
        <w:rPr>
          <w:rFonts w:ascii="Times New Roman" w:eastAsia="Times New Roman" w:hAnsi="Times New Roman" w:cs="Vrinda"/>
          <w:i/>
          <w:sz w:val="20"/>
          <w:szCs w:val="20"/>
          <w:lang w:val="es-ES"/>
        </w:rPr>
        <w:t>desempodera</w:t>
      </w:r>
      <w:proofErr w:type="spellEnd"/>
      <w:r w:rsidRPr="002317A0">
        <w:rPr>
          <w:rFonts w:ascii="Times New Roman" w:eastAsia="Times New Roman" w:hAnsi="Times New Roman" w:cs="Vrinda"/>
          <w:i/>
          <w:sz w:val="20"/>
          <w:szCs w:val="20"/>
          <w:lang w:val="es-ES"/>
        </w:rPr>
        <w:t>, pone en riesgo e incrementa su carga de trabajo. Las mujeres sueñan con una comunidad bien servida y consolidada en la que tanto ellas como sus hijos puedan vivir de forma segura. El diseño participativo, en este contexto, se incorporó como una herramienta que permitió a las personas de la comunidad imaginar y visualizar un mejor futuro para su co</w:t>
      </w:r>
      <w:r w:rsidR="00322228">
        <w:rPr>
          <w:rFonts w:ascii="Times New Roman" w:eastAsia="Times New Roman" w:hAnsi="Times New Roman" w:cs="Vrinda"/>
          <w:i/>
          <w:sz w:val="20"/>
          <w:szCs w:val="20"/>
          <w:lang w:val="es-ES"/>
        </w:rPr>
        <w:t>lonia</w:t>
      </w:r>
      <w:r w:rsidRPr="002317A0">
        <w:rPr>
          <w:rFonts w:ascii="Times New Roman" w:eastAsia="Times New Roman" w:hAnsi="Times New Roman" w:cs="Vrinda"/>
          <w:i/>
          <w:sz w:val="20"/>
          <w:szCs w:val="20"/>
          <w:lang w:val="es-ES"/>
        </w:rPr>
        <w:t>. Además, fue un ejercicio poco convencional en un contexto patriarcal que desafió, de manera no subversiva, prácticas convencionales de toma de decisiones y promovió la inserción de las voces de las mujeres y otros grupos como jóvenes y niños, en procesos de diseño de equipamiento comunitario y consolidación de sus viviendas en las que tradicionalmente solo participan los hombres adultos.</w:t>
      </w:r>
    </w:p>
    <w:bookmarkEnd w:id="2"/>
    <w:p w14:paraId="520A7512" w14:textId="77777777" w:rsidR="008A5385" w:rsidRPr="002317A0" w:rsidRDefault="008A5385" w:rsidP="008A5385">
      <w:pPr>
        <w:jc w:val="center"/>
        <w:rPr>
          <w:rFonts w:ascii="Times New Roman" w:eastAsia="Times New Roman" w:hAnsi="Times New Roman" w:cs="Vrinda"/>
          <w:i/>
          <w:sz w:val="20"/>
          <w:szCs w:val="20"/>
          <w:lang w:val="es-ES"/>
        </w:rPr>
      </w:pPr>
    </w:p>
    <w:p w14:paraId="763A08CE" w14:textId="730B3037" w:rsidR="008A5385" w:rsidRPr="00050617" w:rsidRDefault="008A5385" w:rsidP="008A5385">
      <w:pPr>
        <w:jc w:val="center"/>
        <w:rPr>
          <w:rFonts w:ascii="Times New Roman" w:eastAsia="Times New Roman" w:hAnsi="Times New Roman" w:cs="Vrinda"/>
          <w:i/>
          <w:sz w:val="20"/>
          <w:szCs w:val="20"/>
          <w:lang w:val="es-ES"/>
        </w:rPr>
      </w:pPr>
      <w:r w:rsidRPr="00281739">
        <w:rPr>
          <w:rFonts w:ascii="Times New Roman" w:eastAsia="Times New Roman" w:hAnsi="Times New Roman" w:cs="Vrinda"/>
          <w:i/>
          <w:sz w:val="20"/>
          <w:szCs w:val="20"/>
          <w:lang w:val="es-ES"/>
        </w:rPr>
        <w:t xml:space="preserve">Palabras clave: </w:t>
      </w:r>
      <w:r w:rsidR="00322228">
        <w:rPr>
          <w:rFonts w:ascii="Times New Roman" w:eastAsia="Times New Roman" w:hAnsi="Times New Roman" w:cs="Vrinda"/>
          <w:i/>
          <w:sz w:val="20"/>
          <w:szCs w:val="20"/>
          <w:lang w:val="es-ES"/>
        </w:rPr>
        <w:t>Diseño</w:t>
      </w:r>
      <w:r>
        <w:rPr>
          <w:rFonts w:ascii="Times New Roman" w:eastAsia="Times New Roman" w:hAnsi="Times New Roman" w:cs="Vrinda"/>
          <w:i/>
          <w:sz w:val="20"/>
          <w:szCs w:val="20"/>
          <w:lang w:val="es-ES"/>
        </w:rPr>
        <w:t xml:space="preserve"> participativ</w:t>
      </w:r>
      <w:r w:rsidR="00322228">
        <w:rPr>
          <w:rFonts w:ascii="Times New Roman" w:eastAsia="Times New Roman" w:hAnsi="Times New Roman" w:cs="Vrinda"/>
          <w:i/>
          <w:sz w:val="20"/>
          <w:szCs w:val="20"/>
          <w:lang w:val="es-ES"/>
        </w:rPr>
        <w:t>o</w:t>
      </w:r>
      <w:r>
        <w:rPr>
          <w:rFonts w:ascii="Times New Roman" w:eastAsia="Times New Roman" w:hAnsi="Times New Roman" w:cs="Vrinda"/>
          <w:i/>
          <w:sz w:val="20"/>
          <w:szCs w:val="20"/>
          <w:lang w:val="es-ES"/>
        </w:rPr>
        <w:t>, sociedades patriarcales, feminismo popular, informalidad urbana</w:t>
      </w:r>
    </w:p>
    <w:p w14:paraId="36C9953A" w14:textId="77777777" w:rsidR="00304499" w:rsidRPr="001D39FF" w:rsidRDefault="00304499" w:rsidP="00130E76">
      <w:pPr>
        <w:pStyle w:val="KeywordsText"/>
        <w:rPr>
          <w:sz w:val="20"/>
          <w:lang w:val="es-ES"/>
        </w:rPr>
      </w:pPr>
    </w:p>
    <w:p w14:paraId="06A314C5" w14:textId="108F7E2A" w:rsidR="00322228" w:rsidRPr="00800A44" w:rsidRDefault="00304499" w:rsidP="00322228">
      <w:pPr>
        <w:jc w:val="both"/>
        <w:rPr>
          <w:rFonts w:ascii="Times New Roman" w:eastAsia="Times New Roman" w:hAnsi="Times New Roman" w:cs="Vrinda"/>
          <w:i/>
          <w:sz w:val="20"/>
          <w:szCs w:val="20"/>
          <w:lang w:val="en-US"/>
        </w:rPr>
      </w:pPr>
      <w:r w:rsidRPr="00322228">
        <w:rPr>
          <w:rFonts w:ascii="Times New Roman" w:hAnsi="Times New Roman" w:cs="Times New Roman"/>
          <w:i/>
          <w:iCs/>
          <w:sz w:val="20"/>
          <w:lang w:val="en-US"/>
        </w:rPr>
        <w:t>Abstract:</w:t>
      </w:r>
      <w:r w:rsidRPr="00322228">
        <w:rPr>
          <w:sz w:val="20"/>
          <w:lang w:val="en-US"/>
        </w:rPr>
        <w:t xml:space="preserve"> </w:t>
      </w:r>
      <w:r w:rsidR="00322228" w:rsidRPr="00800A44">
        <w:rPr>
          <w:rFonts w:ascii="Times New Roman" w:eastAsia="Times New Roman" w:hAnsi="Times New Roman" w:cs="Vrinda"/>
          <w:i/>
          <w:sz w:val="20"/>
          <w:szCs w:val="20"/>
          <w:lang w:val="en-US"/>
        </w:rPr>
        <w:t>Women play</w:t>
      </w:r>
      <w:r w:rsidR="00322228">
        <w:rPr>
          <w:rFonts w:ascii="Times New Roman" w:eastAsia="Times New Roman" w:hAnsi="Times New Roman" w:cs="Vrinda"/>
          <w:i/>
          <w:sz w:val="20"/>
          <w:szCs w:val="20"/>
          <w:lang w:val="en-US"/>
        </w:rPr>
        <w:t xml:space="preserve"> a central, yet undervalued </w:t>
      </w:r>
      <w:r w:rsidR="00322228" w:rsidRPr="00800A44">
        <w:rPr>
          <w:rFonts w:ascii="Times New Roman" w:eastAsia="Times New Roman" w:hAnsi="Times New Roman" w:cs="Vrinda"/>
          <w:i/>
          <w:sz w:val="20"/>
          <w:szCs w:val="20"/>
          <w:lang w:val="en-US"/>
        </w:rPr>
        <w:t>r</w:t>
      </w:r>
      <w:r w:rsidR="00322228">
        <w:rPr>
          <w:rFonts w:ascii="Times New Roman" w:eastAsia="Times New Roman" w:hAnsi="Times New Roman" w:cs="Vrinda"/>
          <w:i/>
          <w:sz w:val="20"/>
          <w:szCs w:val="20"/>
          <w:lang w:val="en-US"/>
        </w:rPr>
        <w:t xml:space="preserve">ole in the production of the built environment. This work highlights this role, in addition to the </w:t>
      </w:r>
      <w:proofErr w:type="gramStart"/>
      <w:r w:rsidR="00322228">
        <w:rPr>
          <w:rFonts w:ascii="Times New Roman" w:eastAsia="Times New Roman" w:hAnsi="Times New Roman" w:cs="Vrinda"/>
          <w:i/>
          <w:sz w:val="20"/>
          <w:szCs w:val="20"/>
          <w:lang w:val="en-US"/>
        </w:rPr>
        <w:t>ones</w:t>
      </w:r>
      <w:proofErr w:type="gramEnd"/>
      <w:r w:rsidR="00322228">
        <w:rPr>
          <w:rFonts w:ascii="Times New Roman" w:eastAsia="Times New Roman" w:hAnsi="Times New Roman" w:cs="Vrinda"/>
          <w:i/>
          <w:sz w:val="20"/>
          <w:szCs w:val="20"/>
          <w:lang w:val="en-US"/>
        </w:rPr>
        <w:t xml:space="preserve"> </w:t>
      </w:r>
      <w:r w:rsidR="00CF4F18">
        <w:rPr>
          <w:rFonts w:ascii="Times New Roman" w:eastAsia="Times New Roman" w:hAnsi="Times New Roman" w:cs="Vrinda"/>
          <w:i/>
          <w:sz w:val="20"/>
          <w:szCs w:val="20"/>
          <w:lang w:val="en-US"/>
        </w:rPr>
        <w:t>women</w:t>
      </w:r>
      <w:r w:rsidR="00322228">
        <w:rPr>
          <w:rFonts w:ascii="Times New Roman" w:eastAsia="Times New Roman" w:hAnsi="Times New Roman" w:cs="Vrinda"/>
          <w:i/>
          <w:sz w:val="20"/>
          <w:szCs w:val="20"/>
          <w:lang w:val="en-US"/>
        </w:rPr>
        <w:t xml:space="preserve"> play both in the domestic and public spheres through economic production. In this context, the work gathers the narratives of seven female waste pickers, related to their participation in housing self-construction and urban environment improvement. Additionally, and relying on the participatory design tools implemented in six workshops, the work analyzes how women visualize their communities in the future and how they participated on decision making around housing and public facilities design. </w:t>
      </w:r>
    </w:p>
    <w:p w14:paraId="39607A0C" w14:textId="77777777" w:rsidR="00322228" w:rsidRPr="00322228" w:rsidRDefault="00322228" w:rsidP="00322228">
      <w:pPr>
        <w:jc w:val="both"/>
        <w:rPr>
          <w:rFonts w:ascii="Times New Roman" w:eastAsia="Times New Roman" w:hAnsi="Times New Roman" w:cs="Vrinda"/>
          <w:i/>
          <w:sz w:val="20"/>
          <w:szCs w:val="20"/>
          <w:lang w:val="en-US"/>
        </w:rPr>
      </w:pPr>
    </w:p>
    <w:p w14:paraId="4536E5D7" w14:textId="1ECB8DF8" w:rsidR="00322228" w:rsidRDefault="00322228" w:rsidP="00322228">
      <w:pPr>
        <w:jc w:val="both"/>
        <w:rPr>
          <w:rFonts w:ascii="Times New Roman" w:eastAsia="Times New Roman" w:hAnsi="Times New Roman" w:cs="Vrinda"/>
          <w:i/>
          <w:sz w:val="20"/>
          <w:szCs w:val="20"/>
          <w:lang w:val="en-US"/>
        </w:rPr>
      </w:pPr>
      <w:r w:rsidRPr="00800A44">
        <w:rPr>
          <w:rFonts w:ascii="Times New Roman" w:eastAsia="Times New Roman" w:hAnsi="Times New Roman" w:cs="Vrinda"/>
          <w:i/>
          <w:sz w:val="20"/>
          <w:szCs w:val="20"/>
          <w:lang w:val="en-US"/>
        </w:rPr>
        <w:t xml:space="preserve">Results show that interviewees </w:t>
      </w:r>
      <w:r>
        <w:rPr>
          <w:rFonts w:ascii="Times New Roman" w:eastAsia="Times New Roman" w:hAnsi="Times New Roman" w:cs="Vrinda"/>
          <w:i/>
          <w:sz w:val="20"/>
          <w:szCs w:val="20"/>
          <w:lang w:val="en-US"/>
        </w:rPr>
        <w:t xml:space="preserve">recognize the challenges involved in living in los Garcia 3 but enduring these circumstances holds the </w:t>
      </w:r>
      <w:r w:rsidRPr="007E390B">
        <w:rPr>
          <w:rFonts w:ascii="Times New Roman" w:eastAsia="Times New Roman" w:hAnsi="Times New Roman" w:cs="Vrinda"/>
          <w:i/>
          <w:sz w:val="20"/>
          <w:szCs w:val="20"/>
          <w:lang w:val="en-US"/>
        </w:rPr>
        <w:t xml:space="preserve">promise of </w:t>
      </w:r>
      <w:r>
        <w:rPr>
          <w:rFonts w:ascii="Times New Roman" w:eastAsia="Times New Roman" w:hAnsi="Times New Roman" w:cs="Vrinda"/>
          <w:i/>
          <w:sz w:val="20"/>
          <w:szCs w:val="20"/>
          <w:lang w:val="en-US"/>
        </w:rPr>
        <w:t xml:space="preserve">allowing them access to </w:t>
      </w:r>
      <w:r w:rsidRPr="007E390B">
        <w:rPr>
          <w:rFonts w:ascii="Times New Roman" w:eastAsia="Times New Roman" w:hAnsi="Times New Roman" w:cs="Vrinda"/>
          <w:i/>
          <w:sz w:val="20"/>
          <w:szCs w:val="20"/>
          <w:lang w:val="en-US"/>
        </w:rPr>
        <w:t xml:space="preserve">a plot of land </w:t>
      </w:r>
      <w:r>
        <w:rPr>
          <w:rFonts w:ascii="Times New Roman" w:eastAsia="Times New Roman" w:hAnsi="Times New Roman" w:cs="Vrinda"/>
          <w:i/>
          <w:sz w:val="20"/>
          <w:szCs w:val="20"/>
          <w:lang w:val="en-US"/>
        </w:rPr>
        <w:t>they can inherit their children. Also, findings show that women play both reproductive and productive roles through domestic, economic and community organization activities. However, they play these roles in a context of accumulated disadvantages that disempowers them, puts them at risk and increases their workload. Women dream of a well-served and consolidated community in which they and their children can safely live in. Participatory design in this context, was implemented as a tool that allowed community members to imagine and visualize a better future for their neighborhood. Additionally, it was an unconventional</w:t>
      </w:r>
      <w:r w:rsidRPr="00630738">
        <w:rPr>
          <w:rFonts w:ascii="Times New Roman" w:eastAsia="Times New Roman" w:hAnsi="Times New Roman" w:cs="Times New Roman"/>
          <w:sz w:val="20"/>
          <w:szCs w:val="20"/>
          <w:lang w:val="en-US"/>
        </w:rPr>
        <w:t xml:space="preserve"> </w:t>
      </w:r>
      <w:r w:rsidRPr="00630738">
        <w:rPr>
          <w:rFonts w:ascii="Times New Roman" w:eastAsia="Times New Roman" w:hAnsi="Times New Roman" w:cs="Vrinda"/>
          <w:i/>
          <w:sz w:val="20"/>
          <w:szCs w:val="20"/>
          <w:lang w:val="en-US"/>
        </w:rPr>
        <w:t>approach in a male-dominated context</w:t>
      </w:r>
      <w:r>
        <w:rPr>
          <w:rFonts w:ascii="Times New Roman" w:eastAsia="Times New Roman" w:hAnsi="Times New Roman" w:cs="Vrinda"/>
          <w:i/>
          <w:sz w:val="20"/>
          <w:szCs w:val="20"/>
          <w:lang w:val="en-US"/>
        </w:rPr>
        <w:t xml:space="preserve"> that challenged (non-confrontationally) conventional decision-making practices and promoted the insertion of women and other groups such as youngsters and children in housing and public-facility design processes traditionally reserved for adult men.</w:t>
      </w:r>
    </w:p>
    <w:p w14:paraId="6E6EA790" w14:textId="661C4DE2" w:rsidR="00304499" w:rsidRPr="008A5385" w:rsidRDefault="00304499" w:rsidP="00130E76">
      <w:pPr>
        <w:pStyle w:val="AbstractStyle"/>
        <w:jc w:val="center"/>
        <w:rPr>
          <w:sz w:val="20"/>
        </w:rPr>
      </w:pPr>
    </w:p>
    <w:p w14:paraId="261F22D2" w14:textId="77777777" w:rsidR="00304499" w:rsidRPr="008A5385" w:rsidRDefault="00304499" w:rsidP="00130E76">
      <w:pPr>
        <w:pStyle w:val="KeywordsText"/>
        <w:rPr>
          <w:sz w:val="20"/>
        </w:rPr>
      </w:pPr>
    </w:p>
    <w:p w14:paraId="13878E29" w14:textId="64CB2C2E" w:rsidR="00304499" w:rsidRPr="008A5385" w:rsidRDefault="00304499" w:rsidP="00130E76">
      <w:pPr>
        <w:pStyle w:val="KeywordsText"/>
        <w:rPr>
          <w:sz w:val="20"/>
        </w:rPr>
      </w:pPr>
      <w:r w:rsidRPr="008A5385">
        <w:rPr>
          <w:sz w:val="20"/>
        </w:rPr>
        <w:t xml:space="preserve">Keywords: </w:t>
      </w:r>
      <w:r w:rsidR="00322228">
        <w:rPr>
          <w:sz w:val="20"/>
        </w:rPr>
        <w:t>Participatory design, patriarchal societies, popular feminism, urban informality</w:t>
      </w:r>
      <w:r w:rsidR="00130E76" w:rsidRPr="008A5385">
        <w:rPr>
          <w:sz w:val="20"/>
        </w:rPr>
        <w:t>.</w:t>
      </w:r>
    </w:p>
    <w:p w14:paraId="52657364" w14:textId="77777777" w:rsidR="00304499" w:rsidRPr="008A5385" w:rsidRDefault="00304499" w:rsidP="00130E76">
      <w:pPr>
        <w:pStyle w:val="KeywordsText"/>
        <w:rPr>
          <w:sz w:val="20"/>
        </w:rPr>
      </w:pPr>
    </w:p>
    <w:p w14:paraId="1DEC0D49" w14:textId="77777777" w:rsidR="00304499" w:rsidRPr="008A5385" w:rsidRDefault="00304499" w:rsidP="00130E76">
      <w:pPr>
        <w:spacing w:line="360" w:lineRule="auto"/>
        <w:rPr>
          <w:rFonts w:ascii="Times New Roman" w:hAnsi="Times New Roman" w:cs="Times New Roman"/>
          <w:b/>
          <w:i/>
          <w:sz w:val="20"/>
          <w:szCs w:val="20"/>
          <w:lang w:val="en-US"/>
        </w:rPr>
      </w:pPr>
    </w:p>
    <w:p w14:paraId="09855A33" w14:textId="77777777" w:rsidR="003E12B9" w:rsidRPr="0016702C" w:rsidRDefault="008A5385" w:rsidP="002F2C8E">
      <w:pPr>
        <w:spacing w:line="360" w:lineRule="auto"/>
        <w:rPr>
          <w:rFonts w:ascii="Times New Roman" w:hAnsi="Times New Roman" w:cs="Times New Roman"/>
          <w:b/>
        </w:rPr>
      </w:pPr>
      <w:r w:rsidRPr="001B0198">
        <w:rPr>
          <w:rFonts w:ascii="Times New Roman" w:hAnsi="Times New Roman" w:cs="Times New Roman"/>
          <w:b/>
        </w:rPr>
        <w:t>Introducción</w:t>
      </w:r>
      <w:r w:rsidR="00130E76" w:rsidRPr="001B0198">
        <w:rPr>
          <w:rFonts w:ascii="Times New Roman" w:hAnsi="Times New Roman" w:cs="Times New Roman"/>
          <w:b/>
        </w:rPr>
        <w:t>.</w:t>
      </w:r>
      <w:r w:rsidR="0058771C" w:rsidRPr="0016702C">
        <w:rPr>
          <w:rFonts w:ascii="Times New Roman" w:hAnsi="Times New Roman" w:cs="Times New Roman"/>
          <w:b/>
        </w:rPr>
        <w:t xml:space="preserve"> </w:t>
      </w:r>
    </w:p>
    <w:p w14:paraId="3EC770D4" w14:textId="2E75632D" w:rsidR="00DD1153" w:rsidRDefault="00DD1153" w:rsidP="00DD1153">
      <w:pPr>
        <w:spacing w:line="360" w:lineRule="auto"/>
        <w:jc w:val="both"/>
        <w:rPr>
          <w:rFonts w:ascii="Times New Roman" w:hAnsi="Times New Roman" w:cs="Times New Roman"/>
          <w:bCs/>
          <w:lang w:val="es-ES"/>
        </w:rPr>
      </w:pPr>
      <w:r w:rsidRPr="00DD1153">
        <w:rPr>
          <w:rFonts w:ascii="Times New Roman" w:hAnsi="Times New Roman" w:cs="Times New Roman"/>
          <w:bCs/>
          <w:lang w:val="es-ES"/>
        </w:rPr>
        <w:t xml:space="preserve">El rol central que juegan las mujeres no solo como reproductoras sino también como productoras y gestoras del espacio construido es frecuentemente subestimado en sociedades patriarcales como la </w:t>
      </w:r>
      <w:r w:rsidR="00CF4F18">
        <w:rPr>
          <w:rFonts w:ascii="Times New Roman" w:hAnsi="Times New Roman" w:cs="Times New Roman"/>
          <w:bCs/>
          <w:lang w:val="es-ES"/>
        </w:rPr>
        <w:t>mexicana</w:t>
      </w:r>
      <w:r w:rsidRPr="00DD1153">
        <w:rPr>
          <w:rFonts w:ascii="Times New Roman" w:hAnsi="Times New Roman" w:cs="Times New Roman"/>
          <w:bCs/>
          <w:lang w:val="es-ES"/>
        </w:rPr>
        <w:t xml:space="preserve">. Sin embargo, </w:t>
      </w:r>
      <w:r w:rsidR="00CF4F18">
        <w:rPr>
          <w:rFonts w:ascii="Times New Roman" w:hAnsi="Times New Roman" w:cs="Times New Roman"/>
          <w:bCs/>
          <w:lang w:val="es-ES"/>
        </w:rPr>
        <w:t>m</w:t>
      </w:r>
      <w:r w:rsidRPr="00DD1153">
        <w:rPr>
          <w:rFonts w:ascii="Times New Roman" w:hAnsi="Times New Roman" w:cs="Times New Roman"/>
          <w:bCs/>
          <w:lang w:val="es-ES"/>
        </w:rPr>
        <w:t xml:space="preserve">uchas mujeres han demostrado ser organizadoras comunitarias, capaces de pugnar por la mejora de la calidad </w:t>
      </w:r>
      <w:r w:rsidRPr="00DD1153">
        <w:rPr>
          <w:rFonts w:ascii="Times New Roman" w:hAnsi="Times New Roman" w:cs="Times New Roman"/>
          <w:bCs/>
          <w:lang w:val="es-ES"/>
        </w:rPr>
        <w:lastRenderedPageBreak/>
        <w:t>de vida de sus familias en contextos de marginación y pobreza, además de, en algunos casos, articular sus desventajas acumuladas en propuestas de política pública</w:t>
      </w:r>
      <w:r w:rsidR="00CF4F18">
        <w:rPr>
          <w:rFonts w:ascii="Times New Roman" w:hAnsi="Times New Roman" w:cs="Times New Roman"/>
          <w:bCs/>
          <w:lang w:val="es-ES"/>
        </w:rPr>
        <w:t xml:space="preserve"> (</w:t>
      </w:r>
      <w:proofErr w:type="spellStart"/>
      <w:r w:rsidR="00CF4F18">
        <w:rPr>
          <w:rFonts w:ascii="Times New Roman" w:hAnsi="Times New Roman" w:cs="Times New Roman"/>
          <w:bCs/>
          <w:lang w:val="es-ES"/>
        </w:rPr>
        <w:t>Massolo</w:t>
      </w:r>
      <w:proofErr w:type="spellEnd"/>
      <w:r w:rsidR="00CF4F18">
        <w:rPr>
          <w:rFonts w:ascii="Times New Roman" w:hAnsi="Times New Roman" w:cs="Times New Roman"/>
          <w:bCs/>
          <w:lang w:val="es-ES"/>
        </w:rPr>
        <w:t>, 2004)</w:t>
      </w:r>
      <w:r w:rsidRPr="00DD1153">
        <w:rPr>
          <w:rFonts w:ascii="Times New Roman" w:hAnsi="Times New Roman" w:cs="Times New Roman"/>
          <w:bCs/>
          <w:lang w:val="es-ES"/>
        </w:rPr>
        <w:t>.</w:t>
      </w:r>
    </w:p>
    <w:p w14:paraId="75C57183" w14:textId="77777777" w:rsidR="0097762B" w:rsidRPr="00DD1153" w:rsidRDefault="0097762B" w:rsidP="00DD1153">
      <w:pPr>
        <w:spacing w:line="360" w:lineRule="auto"/>
        <w:jc w:val="both"/>
        <w:rPr>
          <w:rFonts w:ascii="Times New Roman" w:hAnsi="Times New Roman" w:cs="Times New Roman"/>
          <w:bCs/>
          <w:lang w:val="es-ES"/>
        </w:rPr>
      </w:pPr>
    </w:p>
    <w:p w14:paraId="7D0814B1" w14:textId="59B8B341" w:rsidR="00DD1153" w:rsidRDefault="00DD1153" w:rsidP="00DD1153">
      <w:pPr>
        <w:spacing w:line="360" w:lineRule="auto"/>
        <w:jc w:val="both"/>
        <w:rPr>
          <w:rFonts w:ascii="Times New Roman" w:hAnsi="Times New Roman" w:cs="Times New Roman"/>
          <w:bCs/>
          <w:lang w:val="es-ES"/>
        </w:rPr>
      </w:pPr>
      <w:r w:rsidRPr="00DD1153">
        <w:rPr>
          <w:rFonts w:ascii="Times New Roman" w:hAnsi="Times New Roman" w:cs="Times New Roman"/>
          <w:bCs/>
          <w:lang w:val="es-ES"/>
        </w:rPr>
        <w:t xml:space="preserve">El presente trabajo se apoya en el modelo de diseño de Sanders (2002) </w:t>
      </w:r>
      <w:r w:rsidR="00CF4F18">
        <w:rPr>
          <w:rFonts w:ascii="Times New Roman" w:hAnsi="Times New Roman" w:cs="Times New Roman"/>
          <w:bCs/>
          <w:lang w:val="es-ES"/>
        </w:rPr>
        <w:t>para</w:t>
      </w:r>
      <w:r w:rsidRPr="00DD1153">
        <w:rPr>
          <w:rFonts w:ascii="Times New Roman" w:hAnsi="Times New Roman" w:cs="Times New Roman"/>
          <w:bCs/>
          <w:lang w:val="es-ES"/>
        </w:rPr>
        <w:t xml:space="preserve"> analiza</w:t>
      </w:r>
      <w:r w:rsidR="00CF4F18">
        <w:rPr>
          <w:rFonts w:ascii="Times New Roman" w:hAnsi="Times New Roman" w:cs="Times New Roman"/>
          <w:bCs/>
          <w:lang w:val="es-ES"/>
        </w:rPr>
        <w:t>r</w:t>
      </w:r>
      <w:r w:rsidRPr="00DD1153">
        <w:rPr>
          <w:rFonts w:ascii="Times New Roman" w:hAnsi="Times New Roman" w:cs="Times New Roman"/>
          <w:bCs/>
          <w:lang w:val="es-ES"/>
        </w:rPr>
        <w:t xml:space="preserve"> lo que las mujeres piensan, sueñan y hacen para producir su entorno construido en una comunidad pepenadora en formación. El caso de estudio, llamado los García 3</w:t>
      </w:r>
      <w:r w:rsidR="0097762B">
        <w:rPr>
          <w:rFonts w:ascii="Times New Roman" w:hAnsi="Times New Roman" w:cs="Times New Roman"/>
          <w:bCs/>
          <w:lang w:val="es-ES"/>
        </w:rPr>
        <w:t xml:space="preserve"> (LG3)</w:t>
      </w:r>
      <w:r w:rsidRPr="00DD1153">
        <w:rPr>
          <w:rFonts w:ascii="Times New Roman" w:hAnsi="Times New Roman" w:cs="Times New Roman"/>
          <w:bCs/>
          <w:lang w:val="es-ES"/>
        </w:rPr>
        <w:t>, se encuentra en la periferia norte de la ciudad de San Luis Potosí, aledaña al relleno sanitario municipal de Peñasco. En esta comunidad residen actualmente 35 familias dedicadas primordialmente al reciclaje de residuos del relleno. La colonia, altamente marginada, carece de infraestructura urbana como drenaje, electricidad, agua corriente, pavimentación y alumbrado público. Con el fin de mejorar estas condiciones, un grupo de residentes, incluyendo a las mujeres que participaron en este trabajo, ha impulsado, de forma activa, el desarrollo de la comunidad.</w:t>
      </w:r>
    </w:p>
    <w:p w14:paraId="3A0EB958" w14:textId="77777777" w:rsidR="00DD1153" w:rsidRDefault="00DD1153" w:rsidP="003E12B9">
      <w:pPr>
        <w:spacing w:line="360" w:lineRule="auto"/>
        <w:jc w:val="both"/>
        <w:rPr>
          <w:rFonts w:ascii="Times New Roman" w:hAnsi="Times New Roman" w:cs="Times New Roman"/>
          <w:bCs/>
          <w:lang w:val="es-ES"/>
        </w:rPr>
      </w:pPr>
    </w:p>
    <w:p w14:paraId="0ADE1516" w14:textId="5E905EF1" w:rsidR="002F2C8E" w:rsidRDefault="00960B6F" w:rsidP="003E12B9">
      <w:pPr>
        <w:spacing w:line="360" w:lineRule="auto"/>
        <w:jc w:val="both"/>
        <w:rPr>
          <w:rFonts w:ascii="Times New Roman" w:hAnsi="Times New Roman" w:cs="Times New Roman"/>
          <w:bCs/>
          <w:lang w:val="es-ES"/>
        </w:rPr>
      </w:pPr>
      <w:r>
        <w:rPr>
          <w:rFonts w:ascii="Times New Roman" w:hAnsi="Times New Roman" w:cs="Times New Roman"/>
          <w:bCs/>
          <w:lang w:val="es-ES"/>
        </w:rPr>
        <w:t>La investigación</w:t>
      </w:r>
      <w:r w:rsidR="003E288F">
        <w:rPr>
          <w:rFonts w:ascii="Times New Roman" w:hAnsi="Times New Roman" w:cs="Times New Roman"/>
          <w:bCs/>
          <w:lang w:val="es-ES"/>
        </w:rPr>
        <w:t xml:space="preserve"> recopila la historia de siete mujeres </w:t>
      </w:r>
      <w:r w:rsidR="0097762B">
        <w:rPr>
          <w:rFonts w:ascii="Times New Roman" w:hAnsi="Times New Roman" w:cs="Times New Roman"/>
          <w:bCs/>
          <w:lang w:val="es-ES"/>
        </w:rPr>
        <w:t>de LG3</w:t>
      </w:r>
      <w:r w:rsidR="002F2C8E" w:rsidRPr="002F2C8E">
        <w:rPr>
          <w:rFonts w:ascii="Times New Roman" w:hAnsi="Times New Roman" w:cs="Times New Roman"/>
          <w:bCs/>
          <w:lang w:val="es-ES"/>
        </w:rPr>
        <w:t>, para comprender sus condiciones de vida y</w:t>
      </w:r>
      <w:r w:rsidR="003E288F">
        <w:rPr>
          <w:rFonts w:ascii="Times New Roman" w:hAnsi="Times New Roman" w:cs="Times New Roman"/>
          <w:bCs/>
          <w:lang w:val="es-ES"/>
        </w:rPr>
        <w:t xml:space="preserve"> el rol que </w:t>
      </w:r>
      <w:r w:rsidR="0097762B">
        <w:rPr>
          <w:rFonts w:ascii="Times New Roman" w:hAnsi="Times New Roman" w:cs="Times New Roman"/>
          <w:bCs/>
          <w:lang w:val="es-ES"/>
        </w:rPr>
        <w:t>juegan</w:t>
      </w:r>
      <w:r w:rsidR="003E288F">
        <w:rPr>
          <w:rFonts w:ascii="Times New Roman" w:hAnsi="Times New Roman" w:cs="Times New Roman"/>
          <w:bCs/>
          <w:lang w:val="es-ES"/>
        </w:rPr>
        <w:t xml:space="preserve"> </w:t>
      </w:r>
      <w:r w:rsidR="002F2C8E" w:rsidRPr="002F2C8E">
        <w:rPr>
          <w:rFonts w:ascii="Times New Roman" w:hAnsi="Times New Roman" w:cs="Times New Roman"/>
          <w:bCs/>
          <w:lang w:val="es-ES"/>
        </w:rPr>
        <w:t xml:space="preserve">en la construcción de sus casas. Adicionalmente, </w:t>
      </w:r>
      <w:r w:rsidR="00143139">
        <w:rPr>
          <w:rFonts w:ascii="Times New Roman" w:hAnsi="Times New Roman" w:cs="Times New Roman"/>
          <w:bCs/>
          <w:lang w:val="es-ES"/>
        </w:rPr>
        <w:t>se realizaron</w:t>
      </w:r>
      <w:r w:rsidR="002F2C8E" w:rsidRPr="002F2C8E">
        <w:rPr>
          <w:rFonts w:ascii="Times New Roman" w:hAnsi="Times New Roman" w:cs="Times New Roman"/>
          <w:bCs/>
          <w:lang w:val="es-ES"/>
        </w:rPr>
        <w:t xml:space="preserve"> </w:t>
      </w:r>
      <w:r w:rsidR="0097762B">
        <w:rPr>
          <w:rFonts w:ascii="Times New Roman" w:hAnsi="Times New Roman" w:cs="Times New Roman"/>
          <w:bCs/>
          <w:lang w:val="es-ES"/>
        </w:rPr>
        <w:t>seis</w:t>
      </w:r>
      <w:r w:rsidR="002F2C8E" w:rsidRPr="002F2C8E">
        <w:rPr>
          <w:rFonts w:ascii="Times New Roman" w:hAnsi="Times New Roman" w:cs="Times New Roman"/>
          <w:bCs/>
          <w:lang w:val="es-ES"/>
        </w:rPr>
        <w:t xml:space="preserve"> talleres participativos </w:t>
      </w:r>
      <w:r w:rsidR="00143139">
        <w:rPr>
          <w:rFonts w:ascii="Times New Roman" w:hAnsi="Times New Roman" w:cs="Times New Roman"/>
          <w:bCs/>
          <w:lang w:val="es-ES"/>
        </w:rPr>
        <w:t xml:space="preserve">en </w:t>
      </w:r>
      <w:r w:rsidR="002F2C8E" w:rsidRPr="002F2C8E">
        <w:rPr>
          <w:rFonts w:ascii="Times New Roman" w:hAnsi="Times New Roman" w:cs="Times New Roman"/>
          <w:bCs/>
          <w:lang w:val="es-ES"/>
        </w:rPr>
        <w:t xml:space="preserve">donde se tomaron decisiones sobre el programa y diseño de un parque, un centro comunitario y </w:t>
      </w:r>
      <w:r w:rsidR="00131A9F">
        <w:rPr>
          <w:rFonts w:ascii="Times New Roman" w:hAnsi="Times New Roman" w:cs="Times New Roman"/>
          <w:bCs/>
          <w:lang w:val="es-ES"/>
        </w:rPr>
        <w:t>más de diez</w:t>
      </w:r>
      <w:r w:rsidR="002F2C8E" w:rsidRPr="002F2C8E">
        <w:rPr>
          <w:rFonts w:ascii="Times New Roman" w:hAnsi="Times New Roman" w:cs="Times New Roman"/>
          <w:bCs/>
          <w:lang w:val="es-ES"/>
        </w:rPr>
        <w:t xml:space="preserve"> </w:t>
      </w:r>
      <w:r w:rsidR="00143139">
        <w:rPr>
          <w:rFonts w:ascii="Times New Roman" w:hAnsi="Times New Roman" w:cs="Times New Roman"/>
          <w:bCs/>
          <w:lang w:val="es-ES"/>
        </w:rPr>
        <w:t>viviendas</w:t>
      </w:r>
      <w:r w:rsidR="002F2C8E" w:rsidRPr="002F2C8E">
        <w:rPr>
          <w:rFonts w:ascii="Times New Roman" w:hAnsi="Times New Roman" w:cs="Times New Roman"/>
          <w:bCs/>
          <w:lang w:val="es-ES"/>
        </w:rPr>
        <w:t>.</w:t>
      </w:r>
      <w:r w:rsidR="0097762B">
        <w:rPr>
          <w:rFonts w:ascii="Times New Roman" w:hAnsi="Times New Roman" w:cs="Times New Roman"/>
          <w:bCs/>
          <w:lang w:val="es-ES"/>
        </w:rPr>
        <w:t xml:space="preserve"> E</w:t>
      </w:r>
      <w:r w:rsidR="002F2C8E" w:rsidRPr="002F2C8E">
        <w:rPr>
          <w:rFonts w:ascii="Times New Roman" w:hAnsi="Times New Roman" w:cs="Times New Roman"/>
          <w:bCs/>
          <w:lang w:val="es-ES"/>
        </w:rPr>
        <w:t>l diseño participativo es un enfoque poco convencional en un contexto dominado por hombres;</w:t>
      </w:r>
      <w:r w:rsidR="0097762B">
        <w:rPr>
          <w:rFonts w:ascii="Times New Roman" w:hAnsi="Times New Roman" w:cs="Times New Roman"/>
          <w:bCs/>
          <w:lang w:val="es-ES"/>
        </w:rPr>
        <w:t xml:space="preserve"> este</w:t>
      </w:r>
      <w:r w:rsidR="002F2C8E" w:rsidRPr="002F2C8E">
        <w:rPr>
          <w:rFonts w:ascii="Times New Roman" w:hAnsi="Times New Roman" w:cs="Times New Roman"/>
          <w:bCs/>
          <w:lang w:val="es-ES"/>
        </w:rPr>
        <w:t xml:space="preserve"> sirvió como una estrategia </w:t>
      </w:r>
      <w:r w:rsidR="00CF4F18">
        <w:rPr>
          <w:rFonts w:ascii="Times New Roman" w:hAnsi="Times New Roman" w:cs="Times New Roman"/>
          <w:bCs/>
          <w:lang w:val="es-ES"/>
        </w:rPr>
        <w:t>culturalmente sensible</w:t>
      </w:r>
      <w:r w:rsidR="002F2C8E" w:rsidRPr="002F2C8E">
        <w:rPr>
          <w:rFonts w:ascii="Times New Roman" w:hAnsi="Times New Roman" w:cs="Times New Roman"/>
          <w:bCs/>
          <w:lang w:val="es-ES"/>
        </w:rPr>
        <w:t xml:space="preserve"> para integrar a las mujeres en los procesos de toma de decisiones y provocar </w:t>
      </w:r>
      <w:r w:rsidR="00CF4F18">
        <w:rPr>
          <w:rFonts w:ascii="Times New Roman" w:hAnsi="Times New Roman" w:cs="Times New Roman"/>
          <w:bCs/>
          <w:lang w:val="es-ES"/>
        </w:rPr>
        <w:t>l</w:t>
      </w:r>
      <w:r w:rsidR="002F2C8E" w:rsidRPr="002F2C8E">
        <w:rPr>
          <w:rFonts w:ascii="Times New Roman" w:hAnsi="Times New Roman" w:cs="Times New Roman"/>
          <w:bCs/>
          <w:lang w:val="es-ES"/>
        </w:rPr>
        <w:t>a reflexión colectiva sobre el uso y la calidad de los espacios públicos y privados</w:t>
      </w:r>
      <w:r w:rsidR="0097762B">
        <w:rPr>
          <w:rFonts w:ascii="Times New Roman" w:hAnsi="Times New Roman" w:cs="Times New Roman"/>
          <w:bCs/>
          <w:lang w:val="es-ES"/>
        </w:rPr>
        <w:t>.</w:t>
      </w:r>
      <w:r w:rsidR="00464EFB">
        <w:rPr>
          <w:rFonts w:ascii="Times New Roman" w:hAnsi="Times New Roman" w:cs="Times New Roman"/>
          <w:bCs/>
          <w:lang w:val="es-ES"/>
        </w:rPr>
        <w:t xml:space="preserve"> </w:t>
      </w:r>
    </w:p>
    <w:p w14:paraId="60DC1D23" w14:textId="77777777" w:rsidR="00DF79FA" w:rsidRPr="002F2C8E" w:rsidRDefault="00DF79FA" w:rsidP="003E12B9">
      <w:pPr>
        <w:spacing w:line="360" w:lineRule="auto"/>
        <w:jc w:val="both"/>
        <w:rPr>
          <w:rFonts w:ascii="Times New Roman" w:hAnsi="Times New Roman" w:cs="Times New Roman"/>
          <w:bCs/>
          <w:lang w:val="es-ES"/>
        </w:rPr>
      </w:pPr>
    </w:p>
    <w:p w14:paraId="4A41E1FA" w14:textId="25242AD3" w:rsidR="00084BB3" w:rsidRDefault="002F2C8E" w:rsidP="00084BB3">
      <w:pPr>
        <w:spacing w:line="360" w:lineRule="auto"/>
        <w:jc w:val="both"/>
        <w:rPr>
          <w:rFonts w:ascii="Times New Roman" w:hAnsi="Times New Roman" w:cs="Times New Roman"/>
          <w:bCs/>
          <w:lang w:val="es-ES"/>
        </w:rPr>
      </w:pPr>
      <w:r w:rsidRPr="002F2C8E">
        <w:rPr>
          <w:rFonts w:ascii="Times New Roman" w:hAnsi="Times New Roman" w:cs="Times New Roman"/>
          <w:bCs/>
          <w:lang w:val="es-ES"/>
        </w:rPr>
        <w:t xml:space="preserve">En esta línea, y desde una perspectiva de género, </w:t>
      </w:r>
      <w:r w:rsidR="00084BB3">
        <w:rPr>
          <w:rFonts w:ascii="Times New Roman" w:hAnsi="Times New Roman" w:cs="Times New Roman"/>
          <w:bCs/>
          <w:lang w:val="es-ES"/>
        </w:rPr>
        <w:t>la primera sección de este trabajo presenta</w:t>
      </w:r>
      <w:r w:rsidRPr="002F2C8E">
        <w:rPr>
          <w:rFonts w:ascii="Times New Roman" w:hAnsi="Times New Roman" w:cs="Times New Roman"/>
          <w:bCs/>
          <w:lang w:val="es-ES"/>
        </w:rPr>
        <w:t xml:space="preserve"> una reflexión que relaciona la </w:t>
      </w:r>
      <w:r w:rsidR="006A7C26">
        <w:rPr>
          <w:rFonts w:ascii="Times New Roman" w:hAnsi="Times New Roman" w:cs="Times New Roman"/>
          <w:bCs/>
          <w:lang w:val="es-ES"/>
        </w:rPr>
        <w:t xml:space="preserve">autoconstrucción </w:t>
      </w:r>
      <w:r w:rsidR="00095CAF">
        <w:rPr>
          <w:rFonts w:ascii="Times New Roman" w:hAnsi="Times New Roman" w:cs="Times New Roman"/>
          <w:bCs/>
          <w:lang w:val="es-ES"/>
        </w:rPr>
        <w:t>de vivienda</w:t>
      </w:r>
      <w:r w:rsidRPr="002F2C8E">
        <w:rPr>
          <w:rFonts w:ascii="Times New Roman" w:hAnsi="Times New Roman" w:cs="Times New Roman"/>
          <w:bCs/>
          <w:lang w:val="es-ES"/>
        </w:rPr>
        <w:t xml:space="preserve"> y el diseño participativo. Luego,</w:t>
      </w:r>
      <w:r w:rsidR="00084BB3">
        <w:rPr>
          <w:rFonts w:ascii="Times New Roman" w:hAnsi="Times New Roman" w:cs="Times New Roman"/>
          <w:bCs/>
          <w:lang w:val="es-ES"/>
        </w:rPr>
        <w:t xml:space="preserve"> </w:t>
      </w:r>
      <w:r w:rsidRPr="002F2C8E">
        <w:rPr>
          <w:rFonts w:ascii="Times New Roman" w:hAnsi="Times New Roman" w:cs="Times New Roman"/>
          <w:bCs/>
          <w:lang w:val="es-ES"/>
        </w:rPr>
        <w:t xml:space="preserve">con base </w:t>
      </w:r>
      <w:r w:rsidR="00084BB3">
        <w:rPr>
          <w:rFonts w:ascii="Times New Roman" w:hAnsi="Times New Roman" w:cs="Times New Roman"/>
          <w:bCs/>
          <w:lang w:val="es-ES"/>
        </w:rPr>
        <w:t>en Sanders (2002),</w:t>
      </w:r>
      <w:r w:rsidRPr="002F2C8E">
        <w:rPr>
          <w:rFonts w:ascii="Times New Roman" w:hAnsi="Times New Roman" w:cs="Times New Roman"/>
          <w:bCs/>
          <w:lang w:val="es-ES"/>
        </w:rPr>
        <w:t xml:space="preserve"> </w:t>
      </w:r>
      <w:r w:rsidR="00CF4F18">
        <w:rPr>
          <w:rFonts w:ascii="Times New Roman" w:hAnsi="Times New Roman" w:cs="Times New Roman"/>
          <w:bCs/>
          <w:lang w:val="es-ES"/>
        </w:rPr>
        <w:t xml:space="preserve">se </w:t>
      </w:r>
      <w:r w:rsidRPr="002F2C8E">
        <w:rPr>
          <w:rFonts w:ascii="Times New Roman" w:hAnsi="Times New Roman" w:cs="Times New Roman"/>
          <w:bCs/>
          <w:lang w:val="es-ES"/>
        </w:rPr>
        <w:t>dise</w:t>
      </w:r>
      <w:r w:rsidR="00CF4F18">
        <w:rPr>
          <w:rFonts w:ascii="Times New Roman" w:hAnsi="Times New Roman" w:cs="Times New Roman"/>
          <w:bCs/>
          <w:lang w:val="es-ES"/>
        </w:rPr>
        <w:t>ñó</w:t>
      </w:r>
      <w:r w:rsidRPr="002F2C8E">
        <w:rPr>
          <w:rFonts w:ascii="Times New Roman" w:hAnsi="Times New Roman" w:cs="Times New Roman"/>
          <w:bCs/>
          <w:lang w:val="es-ES"/>
        </w:rPr>
        <w:t xml:space="preserve"> una </w:t>
      </w:r>
      <w:r w:rsidR="00084BB3">
        <w:rPr>
          <w:rFonts w:ascii="Times New Roman" w:hAnsi="Times New Roman" w:cs="Times New Roman"/>
          <w:bCs/>
          <w:lang w:val="es-ES"/>
        </w:rPr>
        <w:t>estrategia metodológica</w:t>
      </w:r>
      <w:r w:rsidRPr="002F2C8E">
        <w:rPr>
          <w:rFonts w:ascii="Times New Roman" w:hAnsi="Times New Roman" w:cs="Times New Roman"/>
          <w:bCs/>
          <w:lang w:val="es-ES"/>
        </w:rPr>
        <w:t xml:space="preserve"> </w:t>
      </w:r>
      <w:r w:rsidR="00084BB3">
        <w:rPr>
          <w:rFonts w:ascii="Times New Roman" w:hAnsi="Times New Roman" w:cs="Times New Roman"/>
          <w:bCs/>
          <w:lang w:val="es-ES"/>
        </w:rPr>
        <w:t>que documenta e integra</w:t>
      </w:r>
      <w:r w:rsidR="005539EA">
        <w:rPr>
          <w:rFonts w:ascii="Times New Roman" w:hAnsi="Times New Roman" w:cs="Times New Roman"/>
          <w:bCs/>
          <w:lang w:val="es-ES"/>
        </w:rPr>
        <w:t xml:space="preserve"> </w:t>
      </w:r>
      <w:r w:rsidR="00084BB3">
        <w:rPr>
          <w:rFonts w:ascii="Times New Roman" w:hAnsi="Times New Roman" w:cs="Times New Roman"/>
          <w:bCs/>
          <w:lang w:val="es-ES"/>
        </w:rPr>
        <w:t>la experiencia de las mujeres a los proceso</w:t>
      </w:r>
      <w:r w:rsidR="005539EA">
        <w:rPr>
          <w:rFonts w:ascii="Times New Roman" w:hAnsi="Times New Roman" w:cs="Times New Roman"/>
          <w:bCs/>
          <w:lang w:val="es-ES"/>
        </w:rPr>
        <w:t>s</w:t>
      </w:r>
      <w:r w:rsidR="00084BB3">
        <w:rPr>
          <w:rFonts w:ascii="Times New Roman" w:hAnsi="Times New Roman" w:cs="Times New Roman"/>
          <w:bCs/>
          <w:lang w:val="es-ES"/>
        </w:rPr>
        <w:t xml:space="preserve"> de diseño y de toma de decisiones.</w:t>
      </w:r>
      <w:r w:rsidR="00084BB3" w:rsidRPr="00084BB3">
        <w:rPr>
          <w:rFonts w:ascii="Times New Roman" w:hAnsi="Times New Roman" w:cs="Times New Roman"/>
          <w:bCs/>
          <w:lang w:val="es-ES"/>
        </w:rPr>
        <w:t xml:space="preserve"> </w:t>
      </w:r>
      <w:r w:rsidR="00B960C1">
        <w:rPr>
          <w:rFonts w:ascii="Times New Roman" w:hAnsi="Times New Roman" w:cs="Times New Roman"/>
          <w:bCs/>
          <w:lang w:val="es-ES"/>
        </w:rPr>
        <w:t xml:space="preserve">La tercera sección del trabajo presenta resultados </w:t>
      </w:r>
      <w:r w:rsidR="005539EA">
        <w:rPr>
          <w:rFonts w:ascii="Times New Roman" w:hAnsi="Times New Roman" w:cs="Times New Roman"/>
          <w:bCs/>
          <w:lang w:val="es-ES"/>
        </w:rPr>
        <w:t xml:space="preserve">en base al modelo de </w:t>
      </w:r>
      <w:r w:rsidR="00B960C1">
        <w:rPr>
          <w:rFonts w:ascii="Times New Roman" w:hAnsi="Times New Roman" w:cs="Times New Roman"/>
          <w:bCs/>
          <w:lang w:val="es-ES"/>
        </w:rPr>
        <w:t>Sander</w:t>
      </w:r>
      <w:r w:rsidR="005539EA">
        <w:rPr>
          <w:rFonts w:ascii="Times New Roman" w:hAnsi="Times New Roman" w:cs="Times New Roman"/>
          <w:bCs/>
          <w:lang w:val="es-ES"/>
        </w:rPr>
        <w:t>s (2</w:t>
      </w:r>
      <w:r w:rsidR="00B960C1">
        <w:rPr>
          <w:rFonts w:ascii="Times New Roman" w:hAnsi="Times New Roman" w:cs="Times New Roman"/>
          <w:bCs/>
          <w:lang w:val="es-ES"/>
        </w:rPr>
        <w:t>002)</w:t>
      </w:r>
      <w:r w:rsidR="005539EA">
        <w:rPr>
          <w:rFonts w:ascii="Times New Roman" w:hAnsi="Times New Roman" w:cs="Times New Roman"/>
          <w:bCs/>
          <w:lang w:val="es-ES"/>
        </w:rPr>
        <w:t xml:space="preserve"> y f</w:t>
      </w:r>
      <w:r w:rsidR="00B960C1">
        <w:rPr>
          <w:rFonts w:ascii="Times New Roman" w:hAnsi="Times New Roman" w:cs="Times New Roman"/>
          <w:bCs/>
          <w:lang w:val="es-ES"/>
        </w:rPr>
        <w:t>inalmente</w:t>
      </w:r>
      <w:r w:rsidR="005539EA">
        <w:rPr>
          <w:rFonts w:ascii="Times New Roman" w:hAnsi="Times New Roman" w:cs="Times New Roman"/>
          <w:bCs/>
          <w:lang w:val="es-ES"/>
        </w:rPr>
        <w:t xml:space="preserve"> el trabajo concluye con</w:t>
      </w:r>
      <w:r w:rsidR="00B960C1">
        <w:rPr>
          <w:rFonts w:ascii="Times New Roman" w:hAnsi="Times New Roman" w:cs="Times New Roman"/>
          <w:bCs/>
          <w:lang w:val="es-ES"/>
        </w:rPr>
        <w:t xml:space="preserve"> reflexiones sobre el proceso de participación, la situación de las mujeres </w:t>
      </w:r>
      <w:proofErr w:type="gramStart"/>
      <w:r w:rsidR="00B960C1">
        <w:rPr>
          <w:rFonts w:ascii="Times New Roman" w:hAnsi="Times New Roman" w:cs="Times New Roman"/>
          <w:bCs/>
          <w:lang w:val="es-ES"/>
        </w:rPr>
        <w:t>en relación a</w:t>
      </w:r>
      <w:proofErr w:type="gramEnd"/>
      <w:r w:rsidR="00B960C1">
        <w:rPr>
          <w:rFonts w:ascii="Times New Roman" w:hAnsi="Times New Roman" w:cs="Times New Roman"/>
          <w:bCs/>
          <w:lang w:val="es-ES"/>
        </w:rPr>
        <w:t xml:space="preserve"> la autoconstrucción y futuras líneas de investigación. </w:t>
      </w:r>
    </w:p>
    <w:p w14:paraId="49F29311" w14:textId="77777777" w:rsidR="006A7C26" w:rsidRPr="002F2C8E" w:rsidRDefault="006A7C26" w:rsidP="003E12B9">
      <w:pPr>
        <w:spacing w:line="360" w:lineRule="auto"/>
        <w:jc w:val="both"/>
        <w:rPr>
          <w:rFonts w:ascii="Times New Roman" w:hAnsi="Times New Roman" w:cs="Times New Roman"/>
          <w:b/>
        </w:rPr>
      </w:pPr>
    </w:p>
    <w:p w14:paraId="1980D51D" w14:textId="46AFB578" w:rsidR="003E12B9" w:rsidRDefault="003A4E70" w:rsidP="003E12B9">
      <w:pPr>
        <w:spacing w:line="360" w:lineRule="auto"/>
        <w:jc w:val="both"/>
        <w:rPr>
          <w:rFonts w:ascii="Times New Roman" w:hAnsi="Times New Roman" w:cs="Times New Roman"/>
          <w:b/>
        </w:rPr>
      </w:pPr>
      <w:r>
        <w:rPr>
          <w:rFonts w:ascii="Times New Roman" w:hAnsi="Times New Roman" w:cs="Times New Roman"/>
          <w:b/>
        </w:rPr>
        <w:t xml:space="preserve">Roles </w:t>
      </w:r>
      <w:r w:rsidR="00CF4F18">
        <w:rPr>
          <w:rFonts w:ascii="Times New Roman" w:hAnsi="Times New Roman" w:cs="Times New Roman"/>
          <w:b/>
        </w:rPr>
        <w:t>y participación de las mujeres en la producción del entorno construido</w:t>
      </w:r>
      <w:r w:rsidR="0058771C" w:rsidRPr="0058771C">
        <w:rPr>
          <w:rFonts w:ascii="Times New Roman" w:hAnsi="Times New Roman" w:cs="Times New Roman"/>
          <w:b/>
        </w:rPr>
        <w:t>.</w:t>
      </w:r>
      <w:r w:rsidR="0058771C">
        <w:rPr>
          <w:rFonts w:ascii="Times New Roman" w:hAnsi="Times New Roman" w:cs="Times New Roman"/>
          <w:b/>
        </w:rPr>
        <w:t xml:space="preserve"> </w:t>
      </w:r>
    </w:p>
    <w:p w14:paraId="156228CE" w14:textId="77777777" w:rsidR="004A165A" w:rsidRPr="00052B0A" w:rsidRDefault="004A165A" w:rsidP="003E12B9">
      <w:pPr>
        <w:spacing w:line="360" w:lineRule="auto"/>
        <w:jc w:val="both"/>
        <w:rPr>
          <w:rFonts w:ascii="Times New Roman" w:hAnsi="Times New Roman" w:cs="Times New Roman"/>
          <w:bCs/>
          <w:lang w:val="es-ES"/>
        </w:rPr>
      </w:pPr>
    </w:p>
    <w:p w14:paraId="388E0CDF" w14:textId="06DA7D93" w:rsidR="0060413E" w:rsidRPr="00052B0A" w:rsidRDefault="00AD1169" w:rsidP="003E12B9">
      <w:pPr>
        <w:spacing w:line="360" w:lineRule="auto"/>
        <w:jc w:val="both"/>
        <w:rPr>
          <w:rFonts w:ascii="Times New Roman" w:hAnsi="Times New Roman" w:cs="Times New Roman"/>
          <w:bCs/>
          <w:lang w:val="es-ES"/>
        </w:rPr>
      </w:pPr>
      <w:r w:rsidRPr="00052B0A">
        <w:rPr>
          <w:rFonts w:ascii="Times New Roman" w:hAnsi="Times New Roman" w:cs="Times New Roman"/>
          <w:bCs/>
          <w:lang w:val="es-ES"/>
        </w:rPr>
        <w:t>Los estudios feministas documentan la historia de sujeción de las mujeres al espacio privado y doméstico</w:t>
      </w:r>
      <w:r w:rsidR="00761C63" w:rsidRPr="00052B0A">
        <w:rPr>
          <w:rFonts w:ascii="Times New Roman" w:hAnsi="Times New Roman" w:cs="Times New Roman"/>
          <w:bCs/>
          <w:lang w:val="es-ES"/>
        </w:rPr>
        <w:t xml:space="preserve"> y argumentan que estas han sido excluidas del espacio público; no solo de la toma de decisiones sobre su planeación y diseño sino también físicamente, al no contemplar sus necesidades </w:t>
      </w:r>
      <w:r w:rsidR="007F6D26" w:rsidRPr="00052B0A">
        <w:rPr>
          <w:rFonts w:ascii="Times New Roman" w:hAnsi="Times New Roman" w:cs="Times New Roman"/>
          <w:bCs/>
          <w:lang w:val="es-ES"/>
        </w:rPr>
        <w:t xml:space="preserve">ni </w:t>
      </w:r>
      <w:r w:rsidR="00761C63" w:rsidRPr="00052B0A">
        <w:rPr>
          <w:rFonts w:ascii="Times New Roman" w:hAnsi="Times New Roman" w:cs="Times New Roman"/>
          <w:bCs/>
          <w:lang w:val="es-ES"/>
        </w:rPr>
        <w:t>las de personas a su cuidado como niños y adultos mayores (</w:t>
      </w:r>
      <w:proofErr w:type="spellStart"/>
      <w:r w:rsidR="00761C63" w:rsidRPr="00052B0A">
        <w:rPr>
          <w:rFonts w:ascii="Times New Roman" w:hAnsi="Times New Roman" w:cs="Times New Roman"/>
          <w:bCs/>
          <w:lang w:val="es-ES"/>
        </w:rPr>
        <w:t>Weisman</w:t>
      </w:r>
      <w:proofErr w:type="spellEnd"/>
      <w:r w:rsidR="00761C63" w:rsidRPr="00052B0A">
        <w:rPr>
          <w:rFonts w:ascii="Times New Roman" w:hAnsi="Times New Roman" w:cs="Times New Roman"/>
          <w:bCs/>
          <w:lang w:val="es-ES"/>
        </w:rPr>
        <w:t xml:space="preserve">, </w:t>
      </w:r>
      <w:r w:rsidR="007F6D26" w:rsidRPr="00052B0A">
        <w:rPr>
          <w:rFonts w:ascii="Times New Roman" w:hAnsi="Times New Roman" w:cs="Times New Roman"/>
          <w:bCs/>
          <w:lang w:val="es-ES"/>
        </w:rPr>
        <w:t>2000</w:t>
      </w:r>
      <w:r w:rsidR="00CE7706" w:rsidRPr="00052B0A">
        <w:rPr>
          <w:rFonts w:ascii="Times New Roman" w:hAnsi="Times New Roman" w:cs="Times New Roman"/>
          <w:bCs/>
          <w:lang w:val="es-ES"/>
        </w:rPr>
        <w:t xml:space="preserve">). </w:t>
      </w:r>
      <w:r w:rsidRPr="00052B0A">
        <w:rPr>
          <w:rFonts w:ascii="Times New Roman" w:hAnsi="Times New Roman" w:cs="Times New Roman"/>
          <w:bCs/>
          <w:lang w:val="es-ES"/>
        </w:rPr>
        <w:t>Desde la geografía críti</w:t>
      </w:r>
      <w:r w:rsidR="00CE7706" w:rsidRPr="00052B0A">
        <w:rPr>
          <w:rFonts w:ascii="Times New Roman" w:hAnsi="Times New Roman" w:cs="Times New Roman"/>
          <w:bCs/>
          <w:lang w:val="es-ES"/>
        </w:rPr>
        <w:t>ca, las feministas de los años 7</w:t>
      </w:r>
      <w:r w:rsidRPr="00052B0A">
        <w:rPr>
          <w:rFonts w:ascii="Times New Roman" w:hAnsi="Times New Roman" w:cs="Times New Roman"/>
          <w:bCs/>
          <w:lang w:val="es-ES"/>
        </w:rPr>
        <w:t xml:space="preserve">0s </w:t>
      </w:r>
      <w:r w:rsidR="0027758D" w:rsidRPr="00052B0A">
        <w:rPr>
          <w:rFonts w:ascii="Times New Roman" w:hAnsi="Times New Roman" w:cs="Times New Roman"/>
          <w:bCs/>
          <w:lang w:val="es-ES"/>
        </w:rPr>
        <w:t>cuestionar</w:t>
      </w:r>
      <w:r w:rsidRPr="00052B0A">
        <w:rPr>
          <w:rFonts w:ascii="Times New Roman" w:hAnsi="Times New Roman" w:cs="Times New Roman"/>
          <w:bCs/>
          <w:lang w:val="es-ES"/>
        </w:rPr>
        <w:t>on</w:t>
      </w:r>
      <w:r w:rsidR="00CE7706" w:rsidRPr="00052B0A">
        <w:rPr>
          <w:rFonts w:ascii="Times New Roman" w:hAnsi="Times New Roman" w:cs="Times New Roman"/>
          <w:bCs/>
          <w:lang w:val="es-ES"/>
        </w:rPr>
        <w:t xml:space="preserve"> </w:t>
      </w:r>
      <w:r w:rsidRPr="00052B0A">
        <w:rPr>
          <w:rFonts w:ascii="Times New Roman" w:hAnsi="Times New Roman" w:cs="Times New Roman"/>
          <w:bCs/>
          <w:lang w:val="es-ES"/>
        </w:rPr>
        <w:t xml:space="preserve">la forma en que las ciudades y los espacios habitables han sido diseñados y planificados </w:t>
      </w:r>
      <w:proofErr w:type="gramStart"/>
      <w:r w:rsidRPr="00052B0A">
        <w:rPr>
          <w:rFonts w:ascii="Times New Roman" w:hAnsi="Times New Roman" w:cs="Times New Roman"/>
          <w:bCs/>
          <w:lang w:val="es-ES"/>
        </w:rPr>
        <w:t>de acuerdo a</w:t>
      </w:r>
      <w:proofErr w:type="gramEnd"/>
      <w:r w:rsidRPr="00052B0A">
        <w:rPr>
          <w:rFonts w:ascii="Times New Roman" w:hAnsi="Times New Roman" w:cs="Times New Roman"/>
          <w:bCs/>
          <w:lang w:val="es-ES"/>
        </w:rPr>
        <w:t xml:space="preserve"> una lógica patriarcal que </w:t>
      </w:r>
      <w:r w:rsidR="0027758D" w:rsidRPr="00052B0A">
        <w:rPr>
          <w:rFonts w:ascii="Times New Roman" w:hAnsi="Times New Roman" w:cs="Times New Roman"/>
          <w:bCs/>
          <w:lang w:val="es-ES"/>
        </w:rPr>
        <w:t>ignora las necesidades d</w:t>
      </w:r>
      <w:r w:rsidR="00CE7706" w:rsidRPr="00052B0A">
        <w:rPr>
          <w:rFonts w:ascii="Times New Roman" w:hAnsi="Times New Roman" w:cs="Times New Roman"/>
          <w:bCs/>
          <w:lang w:val="es-ES"/>
        </w:rPr>
        <w:t>e otros grupos como las mujeres, asumiendo que la experiencia masculina representa a la de otros grupos (</w:t>
      </w:r>
      <w:proofErr w:type="spellStart"/>
      <w:r w:rsidR="00CE7706" w:rsidRPr="00052B0A">
        <w:rPr>
          <w:rFonts w:ascii="Times New Roman" w:hAnsi="Times New Roman" w:cs="Times New Roman"/>
          <w:bCs/>
          <w:lang w:val="es-ES"/>
        </w:rPr>
        <w:t>Monk</w:t>
      </w:r>
      <w:proofErr w:type="spellEnd"/>
      <w:r w:rsidR="00CE7706" w:rsidRPr="00052B0A">
        <w:rPr>
          <w:rFonts w:ascii="Times New Roman" w:hAnsi="Times New Roman" w:cs="Times New Roman"/>
          <w:bCs/>
          <w:lang w:val="es-ES"/>
        </w:rPr>
        <w:t xml:space="preserve"> y García, 1987).</w:t>
      </w:r>
      <w:r w:rsidR="0027758D" w:rsidRPr="00052B0A">
        <w:rPr>
          <w:rFonts w:ascii="Times New Roman" w:hAnsi="Times New Roman" w:cs="Times New Roman"/>
          <w:bCs/>
          <w:lang w:val="es-ES"/>
        </w:rPr>
        <w:t xml:space="preserve"> Estas críticas han resonado en países y contextos muy </w:t>
      </w:r>
      <w:r w:rsidR="0027758D" w:rsidRPr="00052B0A">
        <w:rPr>
          <w:rFonts w:ascii="Times New Roman" w:hAnsi="Times New Roman" w:cs="Times New Roman"/>
          <w:bCs/>
          <w:lang w:val="es-ES"/>
        </w:rPr>
        <w:lastRenderedPageBreak/>
        <w:t xml:space="preserve">diversos, dando paso a corrientes como el feminismo popular </w:t>
      </w:r>
      <w:r w:rsidR="00E159B6">
        <w:rPr>
          <w:rFonts w:ascii="Times New Roman" w:hAnsi="Times New Roman" w:cs="Times New Roman"/>
          <w:bCs/>
          <w:lang w:val="es-ES"/>
        </w:rPr>
        <w:t xml:space="preserve">en América Latina, </w:t>
      </w:r>
      <w:r w:rsidR="0027758D" w:rsidRPr="00052B0A">
        <w:rPr>
          <w:rFonts w:ascii="Times New Roman" w:hAnsi="Times New Roman" w:cs="Times New Roman"/>
          <w:bCs/>
          <w:lang w:val="es-ES"/>
        </w:rPr>
        <w:t>cuyos estudios</w:t>
      </w:r>
      <w:r w:rsidR="006A7C26" w:rsidRPr="00052B0A">
        <w:rPr>
          <w:rFonts w:ascii="Times New Roman" w:hAnsi="Times New Roman" w:cs="Times New Roman"/>
          <w:bCs/>
          <w:lang w:val="es-ES"/>
        </w:rPr>
        <w:t xml:space="preserve"> documentan la </w:t>
      </w:r>
      <w:r w:rsidR="00EE53D2">
        <w:rPr>
          <w:rFonts w:ascii="Times New Roman" w:hAnsi="Times New Roman" w:cs="Times New Roman"/>
          <w:bCs/>
          <w:lang w:val="es-ES"/>
        </w:rPr>
        <w:t xml:space="preserve">multiplicidad de roles que asumen las mujeres y su </w:t>
      </w:r>
      <w:proofErr w:type="gramStart"/>
      <w:r w:rsidR="00EE53D2">
        <w:rPr>
          <w:rFonts w:ascii="Times New Roman" w:hAnsi="Times New Roman" w:cs="Times New Roman"/>
          <w:bCs/>
          <w:lang w:val="es-ES"/>
        </w:rPr>
        <w:t>participación activa</w:t>
      </w:r>
      <w:proofErr w:type="gramEnd"/>
      <w:r w:rsidR="00EE53D2">
        <w:rPr>
          <w:rFonts w:ascii="Times New Roman" w:hAnsi="Times New Roman" w:cs="Times New Roman"/>
          <w:bCs/>
          <w:lang w:val="es-ES"/>
        </w:rPr>
        <w:t xml:space="preserve"> en actividades de organización comunitaria y gestión de servicios y apoyos</w:t>
      </w:r>
      <w:r w:rsidR="00E159B6">
        <w:rPr>
          <w:rFonts w:ascii="Times New Roman" w:hAnsi="Times New Roman" w:cs="Times New Roman"/>
          <w:bCs/>
          <w:lang w:val="es-ES"/>
        </w:rPr>
        <w:t xml:space="preserve"> (</w:t>
      </w:r>
      <w:proofErr w:type="spellStart"/>
      <w:r w:rsidR="00E159B6">
        <w:rPr>
          <w:rFonts w:ascii="Times New Roman" w:hAnsi="Times New Roman" w:cs="Times New Roman"/>
          <w:bCs/>
          <w:lang w:val="es-ES"/>
        </w:rPr>
        <w:t>Massolo</w:t>
      </w:r>
      <w:proofErr w:type="spellEnd"/>
      <w:r w:rsidR="00E159B6">
        <w:rPr>
          <w:rFonts w:ascii="Times New Roman" w:hAnsi="Times New Roman" w:cs="Times New Roman"/>
          <w:bCs/>
          <w:lang w:val="es-ES"/>
        </w:rPr>
        <w:t>, 2004).</w:t>
      </w:r>
    </w:p>
    <w:p w14:paraId="6050778F" w14:textId="77777777" w:rsidR="00764536" w:rsidRPr="00052B0A" w:rsidRDefault="00764536" w:rsidP="003E12B9">
      <w:pPr>
        <w:spacing w:line="360" w:lineRule="auto"/>
        <w:jc w:val="both"/>
        <w:rPr>
          <w:rFonts w:ascii="Times New Roman" w:hAnsi="Times New Roman" w:cs="Times New Roman"/>
          <w:bCs/>
          <w:lang w:val="es-ES"/>
        </w:rPr>
      </w:pPr>
    </w:p>
    <w:p w14:paraId="5BADA537" w14:textId="2AB8FEF2" w:rsidR="00EE53D2" w:rsidRPr="00052B0A" w:rsidRDefault="00EE53D2" w:rsidP="00EE53D2">
      <w:pPr>
        <w:spacing w:line="360" w:lineRule="auto"/>
        <w:jc w:val="both"/>
        <w:rPr>
          <w:rFonts w:ascii="Times New Roman" w:eastAsia="Calibri" w:hAnsi="Times New Roman" w:cs="Times New Roman"/>
          <w:bCs/>
          <w:lang w:val="es-ES"/>
        </w:rPr>
      </w:pPr>
      <w:r w:rsidRPr="00052B0A">
        <w:rPr>
          <w:rFonts w:ascii="Times New Roman" w:hAnsi="Times New Roman" w:cs="Times New Roman"/>
          <w:bCs/>
          <w:lang w:val="es-ES"/>
        </w:rPr>
        <w:t xml:space="preserve">En sociedades contemporáneas como la </w:t>
      </w:r>
      <w:ins w:id="3" w:author="Autor">
        <w:r w:rsidR="002F1300">
          <w:rPr>
            <w:rFonts w:ascii="Times New Roman" w:hAnsi="Times New Roman" w:cs="Times New Roman"/>
            <w:bCs/>
            <w:lang w:val="es-ES"/>
          </w:rPr>
          <w:t>m</w:t>
        </w:r>
      </w:ins>
      <w:del w:id="4" w:author="Autor">
        <w:r w:rsidRPr="00052B0A" w:rsidDel="002F1300">
          <w:rPr>
            <w:rFonts w:ascii="Times New Roman" w:hAnsi="Times New Roman" w:cs="Times New Roman"/>
            <w:bCs/>
            <w:lang w:val="es-ES"/>
          </w:rPr>
          <w:delText>M</w:delText>
        </w:r>
      </w:del>
      <w:r w:rsidRPr="00052B0A">
        <w:rPr>
          <w:rFonts w:ascii="Times New Roman" w:hAnsi="Times New Roman" w:cs="Times New Roman"/>
          <w:bCs/>
          <w:lang w:val="es-ES"/>
        </w:rPr>
        <w:t xml:space="preserve">exicana, las mujeres se han integrado en las últimas décadas de forma cada vez más representativa a la fuerza laboral. Al 2013, 43% de las personas ocupadas en el país eran mujeres. A la par del trabajo remunerado, el 75.3% del trabajo doméstico no remunerado </w:t>
      </w:r>
      <w:r>
        <w:rPr>
          <w:rFonts w:ascii="Times New Roman" w:hAnsi="Times New Roman" w:cs="Times New Roman"/>
          <w:bCs/>
          <w:lang w:val="es-ES"/>
        </w:rPr>
        <w:t>fue</w:t>
      </w:r>
      <w:r w:rsidRPr="00052B0A">
        <w:rPr>
          <w:rFonts w:ascii="Times New Roman" w:hAnsi="Times New Roman" w:cs="Times New Roman"/>
          <w:bCs/>
          <w:lang w:val="es-ES"/>
        </w:rPr>
        <w:t xml:space="preserve"> realizado por mujeres (INEGI, 2018). Esto indica que cerca de la mitad de las mujeres generan ingresos y dos terceras partes de ellas continúan asumiendo tareas domésticas, duplicando sus responsabilidades y dividiendo su tiempo entre roles productivos y reproductivos</w:t>
      </w:r>
      <w:r>
        <w:rPr>
          <w:rFonts w:ascii="Times New Roman" w:hAnsi="Times New Roman" w:cs="Times New Roman"/>
          <w:bCs/>
          <w:lang w:val="es-ES"/>
        </w:rPr>
        <w:t xml:space="preserve">. </w:t>
      </w:r>
      <w:r w:rsidRPr="00052B0A">
        <w:rPr>
          <w:rFonts w:ascii="Times New Roman" w:hAnsi="Times New Roman" w:cs="Times New Roman"/>
          <w:bCs/>
          <w:lang w:val="es-ES"/>
        </w:rPr>
        <w:t>E</w:t>
      </w:r>
      <w:r>
        <w:rPr>
          <w:rFonts w:ascii="Times New Roman" w:hAnsi="Times New Roman" w:cs="Times New Roman"/>
          <w:bCs/>
          <w:lang w:val="es-ES"/>
        </w:rPr>
        <w:t>s decir</w:t>
      </w:r>
      <w:r w:rsidRPr="00052B0A">
        <w:rPr>
          <w:rFonts w:ascii="Times New Roman" w:hAnsi="Times New Roman" w:cs="Times New Roman"/>
          <w:bCs/>
          <w:lang w:val="es-ES"/>
        </w:rPr>
        <w:t>, las mujeres han multiplicado sus actividades</w:t>
      </w:r>
      <w:r>
        <w:rPr>
          <w:rFonts w:ascii="Times New Roman" w:hAnsi="Times New Roman" w:cs="Times New Roman"/>
          <w:bCs/>
          <w:lang w:val="es-ES"/>
        </w:rPr>
        <w:t xml:space="preserve"> </w:t>
      </w:r>
      <w:r w:rsidRPr="00052B0A">
        <w:rPr>
          <w:rFonts w:ascii="Times New Roman" w:hAnsi="Times New Roman" w:cs="Times New Roman"/>
          <w:bCs/>
          <w:lang w:val="es-ES"/>
        </w:rPr>
        <w:t>bajo diferentes estratos de opresión, lejos de conseguir condiciones de igualdad salarial, acceso a puestos gerenciales y de poder y representación en sus comunidades (</w:t>
      </w:r>
      <w:r w:rsidRPr="00052B0A">
        <w:rPr>
          <w:rFonts w:ascii="Times New Roman" w:hAnsi="Times New Roman" w:cs="Times New Roman"/>
          <w:noProof/>
        </w:rPr>
        <w:t xml:space="preserve">Ossul-Vermehren, 2018). En palabras del Comité de Derechos Económicos, Sociales y Culturales de la ONU: </w:t>
      </w:r>
      <w:r w:rsidRPr="00052B0A">
        <w:rPr>
          <w:rFonts w:ascii="Times New Roman" w:eastAsia="Calibri" w:hAnsi="Times New Roman" w:cs="Times New Roman"/>
          <w:bCs/>
          <w:lang w:val="es-ES"/>
        </w:rPr>
        <w:t>"como recompensa (por la carga de trabajo más que proporcional que soportan) suelen recibir menos alimentos, menor atención de salud, menos educación, menos formación, menos tiempo libre, ingresos más bajos, menos derechos y menos protección" (citado en OACNUDH, 2009, p. 8)</w:t>
      </w:r>
      <w:r w:rsidRPr="00052B0A">
        <w:rPr>
          <w:rFonts w:ascii="Times New Roman" w:hAnsi="Times New Roman" w:cs="Times New Roman"/>
          <w:noProof/>
        </w:rPr>
        <w:t>.</w:t>
      </w:r>
    </w:p>
    <w:p w14:paraId="68694C9A" w14:textId="77777777" w:rsidR="00764536" w:rsidRPr="00052B0A" w:rsidRDefault="00764536" w:rsidP="00764536">
      <w:pPr>
        <w:spacing w:line="360" w:lineRule="auto"/>
        <w:jc w:val="both"/>
        <w:rPr>
          <w:rFonts w:ascii="Times New Roman" w:hAnsi="Times New Roman" w:cs="Times New Roman"/>
          <w:bCs/>
          <w:lang w:val="es-ES"/>
        </w:rPr>
      </w:pPr>
    </w:p>
    <w:p w14:paraId="675D6BE6" w14:textId="70C74684" w:rsidR="006A7C26" w:rsidRPr="00052B0A" w:rsidRDefault="00EE53D2" w:rsidP="003E12B9">
      <w:pPr>
        <w:spacing w:line="360" w:lineRule="auto"/>
        <w:jc w:val="both"/>
        <w:rPr>
          <w:rFonts w:ascii="Times New Roman" w:hAnsi="Times New Roman" w:cs="Times New Roman"/>
          <w:bCs/>
          <w:lang w:val="es-ES"/>
        </w:rPr>
      </w:pPr>
      <w:r>
        <w:rPr>
          <w:rFonts w:ascii="Times New Roman" w:hAnsi="Times New Roman" w:cs="Times New Roman"/>
          <w:bCs/>
          <w:lang w:val="es-ES"/>
        </w:rPr>
        <w:t>Además de los roles tanto productivos como reproductivos, el</w:t>
      </w:r>
      <w:r w:rsidR="00764536" w:rsidRPr="00052B0A">
        <w:rPr>
          <w:rFonts w:ascii="Times New Roman" w:hAnsi="Times New Roman" w:cs="Times New Roman"/>
          <w:bCs/>
          <w:lang w:val="es-ES"/>
        </w:rPr>
        <w:t xml:space="preserve"> rol de las mujeres en el proceso de consolidación tanto de la vivienda como del entorno urbano es fundamental, pero poco reconocido</w:t>
      </w:r>
      <w:r w:rsidR="00E159B6">
        <w:rPr>
          <w:rFonts w:ascii="Times New Roman" w:hAnsi="Times New Roman" w:cs="Times New Roman"/>
          <w:bCs/>
          <w:lang w:val="es-ES"/>
        </w:rPr>
        <w:t xml:space="preserve"> </w:t>
      </w:r>
      <w:r w:rsidR="00764536" w:rsidRPr="00052B0A">
        <w:rPr>
          <w:rFonts w:ascii="Times New Roman" w:hAnsi="Times New Roman" w:cs="Times New Roman"/>
          <w:bCs/>
          <w:lang w:val="es-ES"/>
        </w:rPr>
        <w:t xml:space="preserve">(López y </w:t>
      </w:r>
      <w:proofErr w:type="spellStart"/>
      <w:r w:rsidR="00764536" w:rsidRPr="00052B0A">
        <w:rPr>
          <w:rFonts w:ascii="Times New Roman" w:hAnsi="Times New Roman" w:cs="Times New Roman"/>
          <w:bCs/>
          <w:lang w:val="es-ES"/>
        </w:rPr>
        <w:t>Salles</w:t>
      </w:r>
      <w:proofErr w:type="spellEnd"/>
      <w:r w:rsidR="00764536" w:rsidRPr="00052B0A">
        <w:rPr>
          <w:rFonts w:ascii="Times New Roman" w:hAnsi="Times New Roman" w:cs="Times New Roman"/>
          <w:bCs/>
          <w:lang w:val="es-ES"/>
        </w:rPr>
        <w:t xml:space="preserve">, 2004). </w:t>
      </w:r>
      <w:r w:rsidR="006A7C26" w:rsidRPr="00052B0A">
        <w:rPr>
          <w:rFonts w:ascii="Times New Roman" w:hAnsi="Times New Roman" w:cs="Times New Roman"/>
          <w:bCs/>
          <w:lang w:val="es-ES"/>
        </w:rPr>
        <w:t>Los hombres continúan desempeñando roles de liderazgo</w:t>
      </w:r>
      <w:r w:rsidR="00E159B6">
        <w:rPr>
          <w:rFonts w:ascii="Times New Roman" w:hAnsi="Times New Roman" w:cs="Times New Roman"/>
          <w:bCs/>
          <w:lang w:val="es-ES"/>
        </w:rPr>
        <w:t xml:space="preserve"> y</w:t>
      </w:r>
      <w:r w:rsidR="0063196F" w:rsidRPr="00052B0A">
        <w:rPr>
          <w:rFonts w:ascii="Times New Roman" w:hAnsi="Times New Roman" w:cs="Times New Roman"/>
          <w:bCs/>
          <w:lang w:val="es-ES"/>
        </w:rPr>
        <w:t xml:space="preserve"> </w:t>
      </w:r>
      <w:r w:rsidR="00E159B6">
        <w:rPr>
          <w:rFonts w:ascii="Times New Roman" w:hAnsi="Times New Roman" w:cs="Times New Roman"/>
          <w:bCs/>
          <w:lang w:val="es-ES"/>
        </w:rPr>
        <w:t xml:space="preserve">de </w:t>
      </w:r>
      <w:r w:rsidR="0063196F" w:rsidRPr="00052B0A">
        <w:rPr>
          <w:rFonts w:ascii="Times New Roman" w:hAnsi="Times New Roman" w:cs="Times New Roman"/>
          <w:bCs/>
          <w:lang w:val="es-ES"/>
        </w:rPr>
        <w:t>toma</w:t>
      </w:r>
      <w:r w:rsidR="00E159B6">
        <w:rPr>
          <w:rFonts w:ascii="Times New Roman" w:hAnsi="Times New Roman" w:cs="Times New Roman"/>
          <w:bCs/>
          <w:lang w:val="es-ES"/>
        </w:rPr>
        <w:t xml:space="preserve"> de</w:t>
      </w:r>
      <w:r w:rsidR="0063196F" w:rsidRPr="00052B0A">
        <w:rPr>
          <w:rFonts w:ascii="Times New Roman" w:hAnsi="Times New Roman" w:cs="Times New Roman"/>
          <w:bCs/>
          <w:lang w:val="es-ES"/>
        </w:rPr>
        <w:t xml:space="preserve"> </w:t>
      </w:r>
      <w:r w:rsidR="006A7C26" w:rsidRPr="00052B0A">
        <w:rPr>
          <w:rFonts w:ascii="Times New Roman" w:hAnsi="Times New Roman" w:cs="Times New Roman"/>
          <w:bCs/>
          <w:lang w:val="es-ES"/>
        </w:rPr>
        <w:t xml:space="preserve">decisiones tanto en el ámbito doméstico como en el público </w:t>
      </w:r>
      <w:r w:rsidR="0060413E" w:rsidRPr="00052B0A">
        <w:rPr>
          <w:rFonts w:ascii="Times New Roman" w:hAnsi="Times New Roman" w:cs="Times New Roman"/>
          <w:bCs/>
          <w:lang w:val="es-ES"/>
        </w:rPr>
        <w:t>(</w:t>
      </w:r>
      <w:proofErr w:type="spellStart"/>
      <w:r w:rsidR="0060413E" w:rsidRPr="00052B0A">
        <w:rPr>
          <w:rFonts w:ascii="Times New Roman" w:hAnsi="Times New Roman" w:cs="Times New Roman"/>
          <w:bCs/>
          <w:lang w:val="es-ES"/>
        </w:rPr>
        <w:t>Massolo</w:t>
      </w:r>
      <w:proofErr w:type="spellEnd"/>
      <w:r w:rsidR="0060413E" w:rsidRPr="00052B0A">
        <w:rPr>
          <w:rFonts w:ascii="Times New Roman" w:hAnsi="Times New Roman" w:cs="Times New Roman"/>
          <w:bCs/>
          <w:lang w:val="es-ES"/>
        </w:rPr>
        <w:t>, 2004).</w:t>
      </w:r>
      <w:r w:rsidR="006A7C26" w:rsidRPr="00052B0A">
        <w:rPr>
          <w:rFonts w:ascii="Times New Roman" w:hAnsi="Times New Roman" w:cs="Times New Roman"/>
          <w:bCs/>
          <w:lang w:val="es-ES"/>
        </w:rPr>
        <w:t xml:space="preserve"> En este contexto, </w:t>
      </w:r>
      <w:r w:rsidR="0060413E" w:rsidRPr="00052B0A">
        <w:rPr>
          <w:rFonts w:ascii="Times New Roman" w:hAnsi="Times New Roman" w:cs="Times New Roman"/>
          <w:bCs/>
          <w:lang w:val="es-ES"/>
        </w:rPr>
        <w:t>la lucha por mejorar las condiciones de vida e</w:t>
      </w:r>
      <w:r w:rsidR="0063196F" w:rsidRPr="00052B0A">
        <w:rPr>
          <w:rFonts w:ascii="Times New Roman" w:hAnsi="Times New Roman" w:cs="Times New Roman"/>
          <w:bCs/>
          <w:lang w:val="es-ES"/>
        </w:rPr>
        <w:t xml:space="preserve">n asentamientos autoconstruidos que de forma comprometida emprenden las mujeres, se </w:t>
      </w:r>
      <w:r w:rsidR="0060413E" w:rsidRPr="00052B0A">
        <w:rPr>
          <w:rFonts w:ascii="Times New Roman" w:hAnsi="Times New Roman" w:cs="Times New Roman"/>
          <w:bCs/>
          <w:lang w:val="es-ES"/>
        </w:rPr>
        <w:t xml:space="preserve">articula pobremente </w:t>
      </w:r>
      <w:r w:rsidR="0063196F" w:rsidRPr="00052B0A">
        <w:rPr>
          <w:rFonts w:ascii="Times New Roman" w:hAnsi="Times New Roman" w:cs="Times New Roman"/>
          <w:bCs/>
          <w:lang w:val="es-ES"/>
        </w:rPr>
        <w:t xml:space="preserve">a sus necesidades particulares </w:t>
      </w:r>
      <w:r w:rsidR="0060413E" w:rsidRPr="00052B0A">
        <w:rPr>
          <w:rFonts w:ascii="Times New Roman" w:hAnsi="Times New Roman" w:cs="Times New Roman"/>
          <w:bCs/>
          <w:lang w:val="es-ES"/>
        </w:rPr>
        <w:t>(</w:t>
      </w:r>
      <w:proofErr w:type="spellStart"/>
      <w:r w:rsidR="0060413E" w:rsidRPr="00052B0A">
        <w:rPr>
          <w:rFonts w:ascii="Times New Roman" w:hAnsi="Times New Roman" w:cs="Times New Roman"/>
          <w:bCs/>
          <w:lang w:val="es-ES"/>
        </w:rPr>
        <w:t>Lagarde</w:t>
      </w:r>
      <w:proofErr w:type="spellEnd"/>
      <w:r w:rsidR="0060413E" w:rsidRPr="00052B0A">
        <w:rPr>
          <w:rFonts w:ascii="Times New Roman" w:hAnsi="Times New Roman" w:cs="Times New Roman"/>
          <w:bCs/>
          <w:lang w:val="es-ES"/>
        </w:rPr>
        <w:t>, 1996).</w:t>
      </w:r>
    </w:p>
    <w:p w14:paraId="3480B987" w14:textId="77777777" w:rsidR="00764536" w:rsidRPr="00052B0A" w:rsidRDefault="00764536" w:rsidP="003E12B9">
      <w:pPr>
        <w:spacing w:line="360" w:lineRule="auto"/>
        <w:jc w:val="both"/>
        <w:rPr>
          <w:rFonts w:ascii="Times New Roman" w:hAnsi="Times New Roman" w:cs="Times New Roman"/>
          <w:bCs/>
          <w:lang w:val="es-ES"/>
        </w:rPr>
      </w:pPr>
    </w:p>
    <w:p w14:paraId="568408FA" w14:textId="7AE5B05B" w:rsidR="00944ED2" w:rsidRPr="00052B0A" w:rsidRDefault="0063196F" w:rsidP="003E12B9">
      <w:pPr>
        <w:spacing w:line="360" w:lineRule="auto"/>
        <w:jc w:val="both"/>
        <w:rPr>
          <w:rFonts w:ascii="Times New Roman" w:hAnsi="Times New Roman" w:cs="Times New Roman"/>
          <w:noProof/>
        </w:rPr>
      </w:pPr>
      <w:r w:rsidRPr="00052B0A">
        <w:rPr>
          <w:rFonts w:ascii="Times New Roman" w:hAnsi="Times New Roman" w:cs="Times New Roman"/>
          <w:bCs/>
          <w:lang w:val="es-ES"/>
        </w:rPr>
        <w:t xml:space="preserve">Diversas autoras han documentado las </w:t>
      </w:r>
      <w:r w:rsidR="00204D5F" w:rsidRPr="00052B0A">
        <w:rPr>
          <w:rFonts w:ascii="Times New Roman" w:hAnsi="Times New Roman" w:cs="Times New Roman"/>
          <w:bCs/>
          <w:lang w:val="es-ES"/>
        </w:rPr>
        <w:t>problemáticas vividas por</w:t>
      </w:r>
      <w:r w:rsidRPr="00052B0A">
        <w:rPr>
          <w:rFonts w:ascii="Times New Roman" w:hAnsi="Times New Roman" w:cs="Times New Roman"/>
          <w:bCs/>
          <w:lang w:val="es-ES"/>
        </w:rPr>
        <w:t xml:space="preserve"> las mujeres tanto en la ciudad como en el espacio doméstico</w:t>
      </w:r>
      <w:r w:rsidR="0015551F" w:rsidRPr="00052B0A">
        <w:rPr>
          <w:rFonts w:ascii="Times New Roman" w:hAnsi="Times New Roman" w:cs="Times New Roman"/>
          <w:bCs/>
          <w:lang w:val="es-ES"/>
        </w:rPr>
        <w:t xml:space="preserve">, tales como </w:t>
      </w:r>
      <w:r w:rsidR="00204D5F" w:rsidRPr="00052B0A">
        <w:rPr>
          <w:rFonts w:ascii="Times New Roman" w:hAnsi="Times New Roman" w:cs="Times New Roman"/>
          <w:bCs/>
        </w:rPr>
        <w:t>su i</w:t>
      </w:r>
      <w:r w:rsidR="0015551F" w:rsidRPr="00052B0A">
        <w:rPr>
          <w:rFonts w:ascii="Times New Roman" w:hAnsi="Times New Roman" w:cs="Times New Roman"/>
          <w:bCs/>
        </w:rPr>
        <w:t>nvisib</w:t>
      </w:r>
      <w:r w:rsidR="00204D5F" w:rsidRPr="00052B0A">
        <w:rPr>
          <w:rFonts w:ascii="Times New Roman" w:hAnsi="Times New Roman" w:cs="Times New Roman"/>
          <w:bCs/>
        </w:rPr>
        <w:t>ilización e inseguridad en el espacio público, d</w:t>
      </w:r>
      <w:r w:rsidR="0015551F" w:rsidRPr="00052B0A">
        <w:rPr>
          <w:rFonts w:ascii="Times New Roman" w:hAnsi="Times New Roman" w:cs="Times New Roman"/>
          <w:bCs/>
        </w:rPr>
        <w:t>iscriminación en el acceso a oportunidades laborales</w:t>
      </w:r>
      <w:r w:rsidR="00204D5F" w:rsidRPr="00052B0A">
        <w:rPr>
          <w:rFonts w:ascii="Times New Roman" w:hAnsi="Times New Roman" w:cs="Times New Roman"/>
          <w:bCs/>
        </w:rPr>
        <w:t xml:space="preserve"> y a servicios, v</w:t>
      </w:r>
      <w:r w:rsidR="0015551F" w:rsidRPr="00052B0A">
        <w:rPr>
          <w:rFonts w:ascii="Times New Roman" w:hAnsi="Times New Roman" w:cs="Times New Roman"/>
          <w:bCs/>
        </w:rPr>
        <w:t>iolencia tanto en el ámbito doméstico como en el espacio público</w:t>
      </w:r>
      <w:r w:rsidR="00204D5F" w:rsidRPr="00052B0A">
        <w:rPr>
          <w:rFonts w:ascii="Times New Roman" w:hAnsi="Times New Roman" w:cs="Times New Roman"/>
          <w:bCs/>
        </w:rPr>
        <w:t>, v</w:t>
      </w:r>
      <w:r w:rsidR="0015551F" w:rsidRPr="00052B0A">
        <w:rPr>
          <w:rFonts w:ascii="Times New Roman" w:hAnsi="Times New Roman" w:cs="Times New Roman"/>
          <w:bCs/>
        </w:rPr>
        <w:t>iolación a los derechos y garantías individuales</w:t>
      </w:r>
      <w:r w:rsidR="00204D5F" w:rsidRPr="00052B0A">
        <w:rPr>
          <w:rFonts w:ascii="Times New Roman" w:hAnsi="Times New Roman" w:cs="Times New Roman"/>
          <w:bCs/>
        </w:rPr>
        <w:t xml:space="preserve"> y repartición inequitativa y d</w:t>
      </w:r>
      <w:r w:rsidR="0015551F" w:rsidRPr="00052B0A">
        <w:rPr>
          <w:rFonts w:ascii="Times New Roman" w:hAnsi="Times New Roman" w:cs="Times New Roman"/>
          <w:bCs/>
        </w:rPr>
        <w:t>evaluación de su trabajo, especialmente si este se enfoca en tareas de cuid</w:t>
      </w:r>
      <w:r w:rsidR="00204D5F" w:rsidRPr="00052B0A">
        <w:rPr>
          <w:rFonts w:ascii="Times New Roman" w:hAnsi="Times New Roman" w:cs="Times New Roman"/>
          <w:bCs/>
        </w:rPr>
        <w:t xml:space="preserve">ado y mantenimiento del </w:t>
      </w:r>
      <w:r w:rsidR="00764536" w:rsidRPr="00052B0A">
        <w:rPr>
          <w:rFonts w:ascii="Times New Roman" w:hAnsi="Times New Roman" w:cs="Times New Roman"/>
          <w:bCs/>
        </w:rPr>
        <w:t xml:space="preserve">hogar </w:t>
      </w:r>
      <w:r w:rsidR="00960B6F" w:rsidRPr="00052B0A">
        <w:rPr>
          <w:rFonts w:ascii="Times New Roman" w:hAnsi="Times New Roman" w:cs="Times New Roman"/>
          <w:bCs/>
        </w:rPr>
        <w:t>(</w:t>
      </w:r>
      <w:proofErr w:type="spellStart"/>
      <w:r w:rsidR="00960B6F" w:rsidRPr="00052B0A">
        <w:rPr>
          <w:rFonts w:ascii="Times New Roman" w:hAnsi="Times New Roman" w:cs="Times New Roman"/>
          <w:bCs/>
          <w:lang w:val="es-ES"/>
        </w:rPr>
        <w:t>Massolo</w:t>
      </w:r>
      <w:proofErr w:type="spellEnd"/>
      <w:r w:rsidR="00960B6F" w:rsidRPr="00052B0A">
        <w:rPr>
          <w:rFonts w:ascii="Times New Roman" w:hAnsi="Times New Roman" w:cs="Times New Roman"/>
          <w:bCs/>
          <w:lang w:val="es-ES"/>
        </w:rPr>
        <w:t xml:space="preserve">, 2004, </w:t>
      </w:r>
      <w:proofErr w:type="spellStart"/>
      <w:r w:rsidR="00960B6F" w:rsidRPr="00052B0A">
        <w:rPr>
          <w:rFonts w:ascii="Times New Roman" w:hAnsi="Times New Roman" w:cs="Times New Roman"/>
          <w:bCs/>
          <w:lang w:val="es-ES"/>
        </w:rPr>
        <w:t>Lagarde</w:t>
      </w:r>
      <w:proofErr w:type="spellEnd"/>
      <w:r w:rsidR="00960B6F" w:rsidRPr="00052B0A">
        <w:rPr>
          <w:rFonts w:ascii="Times New Roman" w:hAnsi="Times New Roman" w:cs="Times New Roman"/>
          <w:bCs/>
          <w:lang w:val="es-ES"/>
        </w:rPr>
        <w:t xml:space="preserve">, 1996, </w:t>
      </w:r>
      <w:r w:rsidR="004A165A" w:rsidRPr="00052B0A">
        <w:rPr>
          <w:rFonts w:ascii="Times New Roman" w:hAnsi="Times New Roman" w:cs="Times New Roman"/>
          <w:noProof/>
        </w:rPr>
        <w:t>Ossul-Vermehren, 2018)</w:t>
      </w:r>
    </w:p>
    <w:p w14:paraId="08BF2D2F" w14:textId="77777777" w:rsidR="004A165A" w:rsidRPr="00052B0A" w:rsidRDefault="004A165A" w:rsidP="003E12B9">
      <w:pPr>
        <w:spacing w:line="360" w:lineRule="auto"/>
        <w:jc w:val="both"/>
        <w:rPr>
          <w:rFonts w:ascii="Times New Roman" w:hAnsi="Times New Roman" w:cs="Times New Roman"/>
          <w:bCs/>
        </w:rPr>
      </w:pPr>
    </w:p>
    <w:p w14:paraId="592E8689" w14:textId="5774837D" w:rsidR="0048147E" w:rsidRPr="00052B0A" w:rsidRDefault="0048147E" w:rsidP="003E12B9">
      <w:pPr>
        <w:spacing w:line="360" w:lineRule="auto"/>
        <w:jc w:val="both"/>
        <w:rPr>
          <w:rFonts w:ascii="Times New Roman" w:hAnsi="Times New Roman" w:cs="Times New Roman"/>
          <w:bCs/>
          <w:lang w:val="es-ES"/>
        </w:rPr>
      </w:pPr>
      <w:r w:rsidRPr="00052B0A">
        <w:rPr>
          <w:rFonts w:ascii="Times New Roman" w:hAnsi="Times New Roman" w:cs="Times New Roman"/>
          <w:bCs/>
          <w:lang w:val="es-ES"/>
        </w:rPr>
        <w:t xml:space="preserve">Estas </w:t>
      </w:r>
      <w:r w:rsidR="00204D5F" w:rsidRPr="00052B0A">
        <w:rPr>
          <w:rFonts w:ascii="Times New Roman" w:hAnsi="Times New Roman" w:cs="Times New Roman"/>
          <w:bCs/>
          <w:lang w:val="es-ES"/>
        </w:rPr>
        <w:t>problemáticas</w:t>
      </w:r>
      <w:r w:rsidRPr="00052B0A">
        <w:rPr>
          <w:rFonts w:ascii="Times New Roman" w:hAnsi="Times New Roman" w:cs="Times New Roman"/>
          <w:bCs/>
          <w:lang w:val="es-ES"/>
        </w:rPr>
        <w:t xml:space="preserve"> solo pueden ser articuladas a la agenda comunitaria cuando las mujeres parti</w:t>
      </w:r>
      <w:r w:rsidR="00204D5F" w:rsidRPr="00052B0A">
        <w:rPr>
          <w:rFonts w:ascii="Times New Roman" w:hAnsi="Times New Roman" w:cs="Times New Roman"/>
          <w:bCs/>
          <w:lang w:val="es-ES"/>
        </w:rPr>
        <w:t>cipan de forma equitativa en la toma de</w:t>
      </w:r>
      <w:r w:rsidRPr="00052B0A">
        <w:rPr>
          <w:rFonts w:ascii="Times New Roman" w:hAnsi="Times New Roman" w:cs="Times New Roman"/>
          <w:bCs/>
          <w:lang w:val="es-ES"/>
        </w:rPr>
        <w:t xml:space="preserve"> decisiones que afectan su entorno construido. </w:t>
      </w:r>
      <w:r w:rsidR="00864AF6" w:rsidRPr="00052B0A">
        <w:rPr>
          <w:rFonts w:ascii="Times New Roman" w:hAnsi="Times New Roman" w:cs="Times New Roman"/>
          <w:bCs/>
          <w:lang w:val="es-ES"/>
        </w:rPr>
        <w:t xml:space="preserve">Para ello, la participación inclusiva es clave, </w:t>
      </w:r>
      <w:r w:rsidR="00D66A15" w:rsidRPr="00052B0A">
        <w:rPr>
          <w:rFonts w:ascii="Times New Roman" w:hAnsi="Times New Roman" w:cs="Times New Roman"/>
          <w:bCs/>
          <w:lang w:val="es-ES"/>
        </w:rPr>
        <w:t>ya que: “…un proceso de participación comporta el aprendizaje, la sensibilización y la toma de conciencia crítica para cuestionar el modelo imperante tanto por parte de la ciudadanía como de técnicos, técnicas, políticos y políticas…” (</w:t>
      </w:r>
      <w:proofErr w:type="spellStart"/>
      <w:r w:rsidR="00D66A15" w:rsidRPr="00052B0A">
        <w:rPr>
          <w:rFonts w:ascii="Times New Roman" w:hAnsi="Times New Roman" w:cs="Times New Roman"/>
          <w:bCs/>
          <w:lang w:val="es-ES"/>
        </w:rPr>
        <w:t>Muxi</w:t>
      </w:r>
      <w:proofErr w:type="spellEnd"/>
      <w:r w:rsidR="00D66A15" w:rsidRPr="00052B0A">
        <w:rPr>
          <w:rFonts w:ascii="Times New Roman" w:hAnsi="Times New Roman" w:cs="Times New Roman"/>
          <w:bCs/>
          <w:lang w:val="es-ES"/>
        </w:rPr>
        <w:t xml:space="preserve"> et al, 2011, p. 123).</w:t>
      </w:r>
    </w:p>
    <w:p w14:paraId="624BC46F" w14:textId="77777777" w:rsidR="00D66A15" w:rsidRPr="00052B0A" w:rsidRDefault="00D66A15" w:rsidP="003E12B9">
      <w:pPr>
        <w:spacing w:line="360" w:lineRule="auto"/>
        <w:jc w:val="both"/>
        <w:rPr>
          <w:rFonts w:ascii="Times New Roman" w:hAnsi="Times New Roman" w:cs="Times New Roman"/>
          <w:bCs/>
          <w:lang w:val="es-ES"/>
        </w:rPr>
      </w:pPr>
    </w:p>
    <w:p w14:paraId="4F0FC4E5" w14:textId="71EF9B39" w:rsidR="00864AF6" w:rsidRPr="00052B0A" w:rsidRDefault="006A7C26" w:rsidP="00A81206">
      <w:pPr>
        <w:spacing w:line="360" w:lineRule="auto"/>
        <w:jc w:val="both"/>
        <w:rPr>
          <w:rFonts w:ascii="Times New Roman" w:hAnsi="Times New Roman" w:cs="Times New Roman"/>
          <w:bCs/>
          <w:lang w:val="es-ES"/>
        </w:rPr>
      </w:pPr>
      <w:r w:rsidRPr="00052B0A">
        <w:rPr>
          <w:rFonts w:ascii="Times New Roman" w:hAnsi="Times New Roman" w:cs="Times New Roman"/>
          <w:bCs/>
          <w:lang w:val="es-ES"/>
        </w:rPr>
        <w:t xml:space="preserve">El diseño participativo </w:t>
      </w:r>
      <w:r w:rsidR="00864AF6" w:rsidRPr="00052B0A">
        <w:rPr>
          <w:rFonts w:ascii="Times New Roman" w:hAnsi="Times New Roman" w:cs="Times New Roman"/>
          <w:bCs/>
          <w:lang w:val="es-ES"/>
        </w:rPr>
        <w:t xml:space="preserve">(DP) </w:t>
      </w:r>
      <w:r w:rsidRPr="00052B0A">
        <w:rPr>
          <w:rFonts w:ascii="Times New Roman" w:hAnsi="Times New Roman" w:cs="Times New Roman"/>
          <w:bCs/>
          <w:lang w:val="es-ES"/>
        </w:rPr>
        <w:t xml:space="preserve">en un contexto </w:t>
      </w:r>
      <w:r w:rsidR="00864AF6" w:rsidRPr="00052B0A">
        <w:rPr>
          <w:rFonts w:ascii="Times New Roman" w:hAnsi="Times New Roman" w:cs="Times New Roman"/>
          <w:bCs/>
          <w:lang w:val="es-ES"/>
        </w:rPr>
        <w:t>patriarcal</w:t>
      </w:r>
      <w:r w:rsidR="00BF25F9" w:rsidRPr="00052B0A">
        <w:rPr>
          <w:rFonts w:ascii="Times New Roman" w:hAnsi="Times New Roman" w:cs="Times New Roman"/>
          <w:bCs/>
          <w:lang w:val="es-ES"/>
        </w:rPr>
        <w:t xml:space="preserve"> </w:t>
      </w:r>
      <w:r w:rsidRPr="00052B0A">
        <w:rPr>
          <w:rFonts w:ascii="Times New Roman" w:hAnsi="Times New Roman" w:cs="Times New Roman"/>
          <w:bCs/>
          <w:lang w:val="es-ES"/>
        </w:rPr>
        <w:t xml:space="preserve">tiene el potencial de </w:t>
      </w:r>
      <w:r w:rsidR="00BF25F9" w:rsidRPr="00052B0A">
        <w:rPr>
          <w:rFonts w:ascii="Times New Roman" w:hAnsi="Times New Roman" w:cs="Times New Roman"/>
          <w:bCs/>
          <w:lang w:val="es-ES"/>
        </w:rPr>
        <w:t>lograr que</w:t>
      </w:r>
      <w:r w:rsidRPr="00052B0A">
        <w:rPr>
          <w:rFonts w:ascii="Times New Roman" w:hAnsi="Times New Roman" w:cs="Times New Roman"/>
          <w:bCs/>
          <w:lang w:val="es-ES"/>
        </w:rPr>
        <w:t xml:space="preserve"> las voces de las mujeres </w:t>
      </w:r>
      <w:r w:rsidR="00BF25F9" w:rsidRPr="00052B0A">
        <w:rPr>
          <w:rFonts w:ascii="Times New Roman" w:hAnsi="Times New Roman" w:cs="Times New Roman"/>
          <w:bCs/>
          <w:lang w:val="es-ES"/>
        </w:rPr>
        <w:t xml:space="preserve">sean escuchadas </w:t>
      </w:r>
      <w:r w:rsidRPr="00052B0A">
        <w:rPr>
          <w:rFonts w:ascii="Times New Roman" w:hAnsi="Times New Roman" w:cs="Times New Roman"/>
          <w:bCs/>
          <w:lang w:val="es-ES"/>
        </w:rPr>
        <w:t xml:space="preserve">en los procesos de toma de decisiones relacionados con la </w:t>
      </w:r>
      <w:r w:rsidR="00BF25F9" w:rsidRPr="00052B0A">
        <w:rPr>
          <w:rFonts w:ascii="Times New Roman" w:hAnsi="Times New Roman" w:cs="Times New Roman"/>
          <w:bCs/>
          <w:lang w:val="es-ES"/>
        </w:rPr>
        <w:t>planeación</w:t>
      </w:r>
      <w:r w:rsidR="00E159B6">
        <w:rPr>
          <w:rFonts w:ascii="Times New Roman" w:hAnsi="Times New Roman" w:cs="Times New Roman"/>
          <w:bCs/>
          <w:lang w:val="es-ES"/>
        </w:rPr>
        <w:t xml:space="preserve">, diseño y </w:t>
      </w:r>
      <w:r w:rsidRPr="00052B0A">
        <w:rPr>
          <w:rFonts w:ascii="Times New Roman" w:hAnsi="Times New Roman" w:cs="Times New Roman"/>
          <w:bCs/>
          <w:lang w:val="es-ES"/>
        </w:rPr>
        <w:t>producció</w:t>
      </w:r>
      <w:r w:rsidR="00BF25F9" w:rsidRPr="00052B0A">
        <w:rPr>
          <w:rFonts w:ascii="Times New Roman" w:hAnsi="Times New Roman" w:cs="Times New Roman"/>
          <w:bCs/>
          <w:lang w:val="es-ES"/>
        </w:rPr>
        <w:t xml:space="preserve">n </w:t>
      </w:r>
      <w:r w:rsidRPr="00052B0A">
        <w:rPr>
          <w:rFonts w:ascii="Times New Roman" w:hAnsi="Times New Roman" w:cs="Times New Roman"/>
          <w:bCs/>
          <w:lang w:val="es-ES"/>
        </w:rPr>
        <w:t>del espacio.</w:t>
      </w:r>
      <w:r w:rsidR="00864AF6" w:rsidRPr="00052B0A">
        <w:rPr>
          <w:rFonts w:ascii="Times New Roman" w:hAnsi="Times New Roman" w:cs="Times New Roman"/>
          <w:bCs/>
          <w:lang w:val="es-ES"/>
        </w:rPr>
        <w:t xml:space="preserve"> E</w:t>
      </w:r>
      <w:r w:rsidR="00764536" w:rsidRPr="00052B0A">
        <w:rPr>
          <w:rFonts w:ascii="Times New Roman" w:hAnsi="Times New Roman" w:cs="Times New Roman"/>
          <w:bCs/>
          <w:lang w:val="es-ES"/>
        </w:rPr>
        <w:t xml:space="preserve">n el contexto </w:t>
      </w:r>
      <w:ins w:id="5" w:author="Autor">
        <w:r w:rsidR="002F1300">
          <w:rPr>
            <w:rFonts w:ascii="Times New Roman" w:hAnsi="Times New Roman" w:cs="Times New Roman"/>
            <w:bCs/>
            <w:lang w:val="es-ES"/>
          </w:rPr>
          <w:t>m</w:t>
        </w:r>
      </w:ins>
      <w:del w:id="6" w:author="Autor">
        <w:r w:rsidR="00764536" w:rsidRPr="00052B0A" w:rsidDel="002F1300">
          <w:rPr>
            <w:rFonts w:ascii="Times New Roman" w:hAnsi="Times New Roman" w:cs="Times New Roman"/>
            <w:bCs/>
            <w:lang w:val="es-ES"/>
          </w:rPr>
          <w:delText>M</w:delText>
        </w:r>
      </w:del>
      <w:r w:rsidR="00764536" w:rsidRPr="00052B0A">
        <w:rPr>
          <w:rFonts w:ascii="Times New Roman" w:hAnsi="Times New Roman" w:cs="Times New Roman"/>
          <w:bCs/>
          <w:lang w:val="es-ES"/>
        </w:rPr>
        <w:t>exicano, e</w:t>
      </w:r>
      <w:r w:rsidR="00864AF6" w:rsidRPr="00052B0A">
        <w:rPr>
          <w:rFonts w:ascii="Times New Roman" w:hAnsi="Times New Roman" w:cs="Times New Roman"/>
          <w:bCs/>
          <w:lang w:val="es-ES"/>
        </w:rPr>
        <w:t xml:space="preserve">ste </w:t>
      </w:r>
      <w:r w:rsidR="0048147E" w:rsidRPr="00052B0A">
        <w:rPr>
          <w:rFonts w:ascii="Times New Roman" w:hAnsi="Times New Roman" w:cs="Times New Roman"/>
          <w:bCs/>
          <w:lang w:val="es-ES"/>
        </w:rPr>
        <w:t xml:space="preserve">se inspira en programas </w:t>
      </w:r>
      <w:r w:rsidRPr="00052B0A">
        <w:rPr>
          <w:rFonts w:ascii="Times New Roman" w:hAnsi="Times New Roman" w:cs="Times New Roman"/>
          <w:bCs/>
          <w:lang w:val="es-ES"/>
        </w:rPr>
        <w:t xml:space="preserve">gubernamentales de autoayuda que alentaron a personas </w:t>
      </w:r>
      <w:r w:rsidR="002447E0" w:rsidRPr="00052B0A">
        <w:rPr>
          <w:rFonts w:ascii="Times New Roman" w:hAnsi="Times New Roman" w:cs="Times New Roman"/>
          <w:bCs/>
          <w:lang w:val="es-ES"/>
        </w:rPr>
        <w:t xml:space="preserve">de bajos recursos económicos </w:t>
      </w:r>
      <w:r w:rsidRPr="00052B0A">
        <w:rPr>
          <w:rFonts w:ascii="Times New Roman" w:hAnsi="Times New Roman" w:cs="Times New Roman"/>
          <w:bCs/>
          <w:lang w:val="es-ES"/>
        </w:rPr>
        <w:t xml:space="preserve">a construir sus comunidades y </w:t>
      </w:r>
      <w:r w:rsidR="0048147E" w:rsidRPr="00052B0A">
        <w:rPr>
          <w:rFonts w:ascii="Times New Roman" w:hAnsi="Times New Roman" w:cs="Times New Roman"/>
          <w:bCs/>
          <w:lang w:val="es-ES"/>
        </w:rPr>
        <w:t xml:space="preserve">a </w:t>
      </w:r>
      <w:r w:rsidRPr="00052B0A">
        <w:rPr>
          <w:rFonts w:ascii="Times New Roman" w:hAnsi="Times New Roman" w:cs="Times New Roman"/>
          <w:bCs/>
          <w:lang w:val="es-ES"/>
        </w:rPr>
        <w:t>organizarse cooperativamente en los años 50 y 60</w:t>
      </w:r>
      <w:r w:rsidR="0048147E" w:rsidRPr="00052B0A">
        <w:rPr>
          <w:rFonts w:ascii="Times New Roman" w:hAnsi="Times New Roman" w:cs="Times New Roman"/>
          <w:bCs/>
          <w:lang w:val="es-ES"/>
        </w:rPr>
        <w:t xml:space="preserve"> para hacerlo</w:t>
      </w:r>
      <w:r w:rsidR="00864AF6" w:rsidRPr="00052B0A">
        <w:rPr>
          <w:rFonts w:ascii="Times New Roman" w:hAnsi="Times New Roman" w:cs="Times New Roman"/>
          <w:bCs/>
          <w:lang w:val="es-ES"/>
        </w:rPr>
        <w:t xml:space="preserve"> (Romero, 2004)</w:t>
      </w:r>
      <w:r w:rsidR="0048147E" w:rsidRPr="00052B0A">
        <w:rPr>
          <w:rFonts w:ascii="Times New Roman" w:hAnsi="Times New Roman" w:cs="Times New Roman"/>
          <w:bCs/>
          <w:lang w:val="es-ES"/>
        </w:rPr>
        <w:t xml:space="preserve">. Sin embargo, a diferencia de estos, el DP </w:t>
      </w:r>
      <w:r w:rsidRPr="00052B0A">
        <w:rPr>
          <w:rFonts w:ascii="Times New Roman" w:hAnsi="Times New Roman" w:cs="Times New Roman"/>
          <w:bCs/>
          <w:lang w:val="es-ES"/>
        </w:rPr>
        <w:t>busca cambiar las prácticas de producción espacial</w:t>
      </w:r>
      <w:r w:rsidR="002447E0" w:rsidRPr="00052B0A">
        <w:rPr>
          <w:rFonts w:ascii="Times New Roman" w:hAnsi="Times New Roman" w:cs="Times New Roman"/>
          <w:bCs/>
          <w:lang w:val="es-ES"/>
        </w:rPr>
        <w:t xml:space="preserve"> </w:t>
      </w:r>
      <w:r w:rsidR="0048147E" w:rsidRPr="00052B0A">
        <w:rPr>
          <w:rFonts w:ascii="Times New Roman" w:hAnsi="Times New Roman" w:cs="Times New Roman"/>
          <w:bCs/>
          <w:lang w:val="es-ES"/>
        </w:rPr>
        <w:t xml:space="preserve">verticales y jerárquicas, </w:t>
      </w:r>
      <w:r w:rsidRPr="00052B0A">
        <w:rPr>
          <w:rFonts w:ascii="Times New Roman" w:hAnsi="Times New Roman" w:cs="Times New Roman"/>
          <w:bCs/>
          <w:lang w:val="es-ES"/>
        </w:rPr>
        <w:t xml:space="preserve">integrando a las personas bajo el principio </w:t>
      </w:r>
      <w:r w:rsidR="0048147E" w:rsidRPr="00052B0A">
        <w:rPr>
          <w:rFonts w:ascii="Times New Roman" w:hAnsi="Times New Roman" w:cs="Times New Roman"/>
          <w:bCs/>
          <w:lang w:val="es-ES"/>
        </w:rPr>
        <w:t xml:space="preserve">de </w:t>
      </w:r>
      <w:r w:rsidRPr="00052B0A">
        <w:rPr>
          <w:rFonts w:ascii="Times New Roman" w:hAnsi="Times New Roman" w:cs="Times New Roman"/>
          <w:bCs/>
          <w:lang w:val="es-ES"/>
        </w:rPr>
        <w:t>que "</w:t>
      </w:r>
      <w:ins w:id="7" w:author="Autor">
        <w:r w:rsidR="002F1300">
          <w:rPr>
            <w:rFonts w:ascii="Times New Roman" w:hAnsi="Times New Roman" w:cs="Times New Roman"/>
            <w:bCs/>
            <w:lang w:val="es-ES"/>
          </w:rPr>
          <w:t>(</w:t>
        </w:r>
      </w:ins>
      <w:r w:rsidRPr="00052B0A">
        <w:rPr>
          <w:rFonts w:ascii="Times New Roman" w:hAnsi="Times New Roman" w:cs="Times New Roman"/>
          <w:bCs/>
          <w:lang w:val="es-ES"/>
        </w:rPr>
        <w:t>...</w:t>
      </w:r>
      <w:ins w:id="8" w:author="Autor">
        <w:r w:rsidR="002F1300">
          <w:rPr>
            <w:rFonts w:ascii="Times New Roman" w:hAnsi="Times New Roman" w:cs="Times New Roman"/>
            <w:bCs/>
            <w:lang w:val="es-ES"/>
          </w:rPr>
          <w:t>)</w:t>
        </w:r>
      </w:ins>
      <w:r w:rsidRPr="00052B0A">
        <w:rPr>
          <w:rFonts w:ascii="Times New Roman" w:hAnsi="Times New Roman" w:cs="Times New Roman"/>
          <w:bCs/>
          <w:lang w:val="es-ES"/>
        </w:rPr>
        <w:t xml:space="preserve"> el entorno [construido] funciona mejor si las personas afectadas por sus cambios participan activamente en su creación y gestión en lugar de ser tratadas como </w:t>
      </w:r>
      <w:r w:rsidRPr="00EB2734">
        <w:rPr>
          <w:rFonts w:ascii="Times New Roman" w:hAnsi="Times New Roman" w:cs="Times New Roman"/>
          <w:bCs/>
          <w:lang w:val="es-ES"/>
          <w:rPrChange w:id="9" w:author="Autor">
            <w:rPr>
              <w:rFonts w:ascii="Times New Roman" w:hAnsi="Times New Roman" w:cs="Times New Roman"/>
              <w:bCs/>
              <w:lang w:val="es-ES"/>
            </w:rPr>
          </w:rPrChange>
        </w:rPr>
        <w:t>consumidores pasivos</w:t>
      </w:r>
      <w:r w:rsidR="0060413E" w:rsidRPr="00EB2734">
        <w:rPr>
          <w:rFonts w:ascii="Times New Roman" w:hAnsi="Times New Roman" w:cs="Times New Roman"/>
          <w:bCs/>
          <w:lang w:val="es-ES"/>
          <w:rPrChange w:id="10" w:author="Autor">
            <w:rPr>
              <w:rFonts w:ascii="Times New Roman" w:hAnsi="Times New Roman" w:cs="Times New Roman"/>
              <w:bCs/>
              <w:lang w:val="es-ES"/>
            </w:rPr>
          </w:rPrChange>
        </w:rPr>
        <w:t xml:space="preserve">” </w:t>
      </w:r>
      <w:r w:rsidR="0060413E" w:rsidRPr="00EB2734">
        <w:rPr>
          <w:rFonts w:ascii="Times New Roman" w:hAnsi="Times New Roman" w:cs="Times New Roman"/>
          <w:bCs/>
          <w:color w:val="FF0000"/>
          <w:lang w:val="es-ES"/>
          <w:rPrChange w:id="11" w:author="Autor">
            <w:rPr>
              <w:rFonts w:ascii="Times New Roman" w:hAnsi="Times New Roman" w:cs="Times New Roman"/>
              <w:bCs/>
              <w:lang w:val="es-ES"/>
            </w:rPr>
          </w:rPrChange>
        </w:rPr>
        <w:t>(</w:t>
      </w:r>
      <w:proofErr w:type="spellStart"/>
      <w:r w:rsidR="0060413E" w:rsidRPr="00EB2734">
        <w:rPr>
          <w:rFonts w:ascii="Times New Roman" w:hAnsi="Times New Roman" w:cs="Times New Roman"/>
          <w:bCs/>
          <w:color w:val="FF0000"/>
          <w:lang w:val="es-ES"/>
          <w:rPrChange w:id="12" w:author="Autor">
            <w:rPr>
              <w:rFonts w:ascii="Times New Roman" w:hAnsi="Times New Roman" w:cs="Times New Roman"/>
              <w:bCs/>
              <w:lang w:val="es-ES"/>
            </w:rPr>
          </w:rPrChange>
        </w:rPr>
        <w:t>Sanoff</w:t>
      </w:r>
      <w:proofErr w:type="spellEnd"/>
      <w:r w:rsidR="0060413E" w:rsidRPr="00EB2734">
        <w:rPr>
          <w:rFonts w:ascii="Times New Roman" w:hAnsi="Times New Roman" w:cs="Times New Roman"/>
          <w:bCs/>
          <w:color w:val="FF0000"/>
          <w:lang w:val="es-ES"/>
          <w:rPrChange w:id="13" w:author="Autor">
            <w:rPr>
              <w:rFonts w:ascii="Times New Roman" w:hAnsi="Times New Roman" w:cs="Times New Roman"/>
              <w:bCs/>
              <w:lang w:val="es-ES"/>
            </w:rPr>
          </w:rPrChange>
        </w:rPr>
        <w:t>, 2000</w:t>
      </w:r>
      <w:r w:rsidR="0060413E" w:rsidRPr="00EB2734">
        <w:rPr>
          <w:rFonts w:ascii="Times New Roman" w:hAnsi="Times New Roman" w:cs="Times New Roman"/>
          <w:bCs/>
          <w:color w:val="FF0000"/>
          <w:highlight w:val="yellow"/>
          <w:lang w:val="es-ES"/>
          <w:rPrChange w:id="14" w:author="Autor">
            <w:rPr>
              <w:rFonts w:ascii="Times New Roman" w:hAnsi="Times New Roman" w:cs="Times New Roman"/>
              <w:bCs/>
              <w:lang w:val="es-ES"/>
            </w:rPr>
          </w:rPrChange>
        </w:rPr>
        <w:t>, p</w:t>
      </w:r>
      <w:ins w:id="15" w:author="Autor">
        <w:r w:rsidR="002F1300" w:rsidRPr="00EB2734">
          <w:rPr>
            <w:rFonts w:ascii="Times New Roman" w:hAnsi="Times New Roman" w:cs="Times New Roman"/>
            <w:bCs/>
            <w:color w:val="FF0000"/>
            <w:highlight w:val="yellow"/>
            <w:lang w:val="es-ES"/>
            <w:rPrChange w:id="16" w:author="Autor">
              <w:rPr>
                <w:rFonts w:ascii="Times New Roman" w:hAnsi="Times New Roman" w:cs="Times New Roman"/>
                <w:bCs/>
                <w:lang w:val="es-ES"/>
              </w:rPr>
            </w:rPrChange>
          </w:rPr>
          <w:t>á</w:t>
        </w:r>
      </w:ins>
      <w:del w:id="17" w:author="Autor">
        <w:r w:rsidR="0060413E" w:rsidRPr="00EB2734" w:rsidDel="002F1300">
          <w:rPr>
            <w:rFonts w:ascii="Times New Roman" w:hAnsi="Times New Roman" w:cs="Times New Roman"/>
            <w:bCs/>
            <w:color w:val="FF0000"/>
            <w:highlight w:val="yellow"/>
            <w:lang w:val="es-ES"/>
            <w:rPrChange w:id="18" w:author="Autor">
              <w:rPr>
                <w:rFonts w:ascii="Times New Roman" w:hAnsi="Times New Roman" w:cs="Times New Roman"/>
                <w:bCs/>
                <w:lang w:val="es-ES"/>
              </w:rPr>
            </w:rPrChange>
          </w:rPr>
          <w:delText>a</w:delText>
        </w:r>
      </w:del>
      <w:r w:rsidR="0060413E" w:rsidRPr="00EB2734">
        <w:rPr>
          <w:rFonts w:ascii="Times New Roman" w:hAnsi="Times New Roman" w:cs="Times New Roman"/>
          <w:bCs/>
          <w:color w:val="FF0000"/>
          <w:highlight w:val="yellow"/>
          <w:lang w:val="es-ES"/>
          <w:rPrChange w:id="19" w:author="Autor">
            <w:rPr>
              <w:rFonts w:ascii="Times New Roman" w:hAnsi="Times New Roman" w:cs="Times New Roman"/>
              <w:bCs/>
              <w:lang w:val="es-ES"/>
            </w:rPr>
          </w:rPrChange>
        </w:rPr>
        <w:t>g</w:t>
      </w:r>
      <w:r w:rsidR="0060413E" w:rsidRPr="00EB2734">
        <w:rPr>
          <w:rFonts w:ascii="Times New Roman" w:hAnsi="Times New Roman" w:cs="Times New Roman"/>
          <w:bCs/>
          <w:color w:val="FF0000"/>
          <w:lang w:val="es-ES"/>
          <w:rPrChange w:id="20" w:author="Autor">
            <w:rPr>
              <w:rFonts w:ascii="Times New Roman" w:hAnsi="Times New Roman" w:cs="Times New Roman"/>
              <w:bCs/>
              <w:lang w:val="es-ES"/>
            </w:rPr>
          </w:rPrChange>
        </w:rPr>
        <w:t xml:space="preserve">. </w:t>
      </w:r>
      <w:commentRangeStart w:id="21"/>
      <w:r w:rsidR="0060413E" w:rsidRPr="00EB2734">
        <w:rPr>
          <w:rFonts w:ascii="Times New Roman" w:hAnsi="Times New Roman" w:cs="Times New Roman"/>
          <w:bCs/>
          <w:color w:val="FF0000"/>
          <w:lang w:val="es-ES"/>
          <w:rPrChange w:id="22" w:author="Autor">
            <w:rPr>
              <w:rFonts w:ascii="Times New Roman" w:hAnsi="Times New Roman" w:cs="Times New Roman"/>
              <w:bCs/>
              <w:lang w:val="es-ES"/>
            </w:rPr>
          </w:rPrChange>
        </w:rPr>
        <w:t>x</w:t>
      </w:r>
      <w:commentRangeEnd w:id="21"/>
      <w:r w:rsidR="002F1300" w:rsidRPr="00EB2734">
        <w:rPr>
          <w:rStyle w:val="Refdecomentario"/>
          <w:color w:val="FF0000"/>
          <w:rPrChange w:id="23" w:author="Autor">
            <w:rPr>
              <w:rStyle w:val="Refdecomentario"/>
            </w:rPr>
          </w:rPrChange>
        </w:rPr>
        <w:commentReference w:id="21"/>
      </w:r>
      <w:r w:rsidR="0060413E" w:rsidRPr="00EB2734">
        <w:rPr>
          <w:rFonts w:ascii="Times New Roman" w:hAnsi="Times New Roman" w:cs="Times New Roman"/>
          <w:bCs/>
          <w:color w:val="FF0000"/>
          <w:lang w:val="es-ES"/>
          <w:rPrChange w:id="24" w:author="Autor">
            <w:rPr>
              <w:rFonts w:ascii="Times New Roman" w:hAnsi="Times New Roman" w:cs="Times New Roman"/>
              <w:bCs/>
              <w:lang w:val="es-ES"/>
            </w:rPr>
          </w:rPrChange>
        </w:rPr>
        <w:t>).</w:t>
      </w:r>
      <w:r w:rsidR="00A81206" w:rsidRPr="00EB2734">
        <w:rPr>
          <w:rFonts w:ascii="Times New Roman" w:hAnsi="Times New Roman" w:cs="Times New Roman"/>
          <w:bCs/>
          <w:color w:val="FF0000"/>
          <w:lang w:val="es-ES"/>
          <w:rPrChange w:id="25" w:author="Autor">
            <w:rPr>
              <w:rFonts w:ascii="Times New Roman" w:hAnsi="Times New Roman" w:cs="Times New Roman"/>
              <w:bCs/>
              <w:lang w:val="es-ES"/>
            </w:rPr>
          </w:rPrChange>
        </w:rPr>
        <w:t xml:space="preserve"> </w:t>
      </w:r>
    </w:p>
    <w:p w14:paraId="52AB7811" w14:textId="77777777" w:rsidR="00855501" w:rsidRPr="00052B0A" w:rsidRDefault="00855501" w:rsidP="00A81206">
      <w:pPr>
        <w:spacing w:line="360" w:lineRule="auto"/>
        <w:jc w:val="both"/>
        <w:rPr>
          <w:rFonts w:ascii="Times New Roman" w:hAnsi="Times New Roman" w:cs="Times New Roman"/>
          <w:bCs/>
          <w:lang w:val="es-ES"/>
        </w:rPr>
      </w:pPr>
    </w:p>
    <w:p w14:paraId="68E16436" w14:textId="24A40AAB" w:rsidR="000A1FC1" w:rsidRPr="00052B0A" w:rsidRDefault="00864AF6" w:rsidP="003E12B9">
      <w:pPr>
        <w:spacing w:line="360" w:lineRule="auto"/>
        <w:jc w:val="both"/>
        <w:rPr>
          <w:rFonts w:ascii="Times New Roman" w:hAnsi="Times New Roman" w:cs="Times New Roman"/>
          <w:bCs/>
          <w:lang w:val="es-ES"/>
        </w:rPr>
      </w:pPr>
      <w:r w:rsidRPr="00052B0A">
        <w:rPr>
          <w:rFonts w:ascii="Times New Roman" w:hAnsi="Times New Roman" w:cs="Times New Roman"/>
          <w:bCs/>
          <w:lang w:val="es-ES"/>
        </w:rPr>
        <w:t xml:space="preserve">En América Latina, los procesos de diseño participativo implementados en programas de renovación de barrios, tanto en asentamientos informales y desarrollos urbanos como en transformaciones del espacio público, están ampliamente documentados (Romero, 2004). Sin embargo, se encontraron muy pocos estudios que utilicen el enfoque de género </w:t>
      </w:r>
      <w:r w:rsidR="00D66A15" w:rsidRPr="00052B0A">
        <w:rPr>
          <w:rFonts w:ascii="Times New Roman" w:hAnsi="Times New Roman" w:cs="Times New Roman"/>
          <w:bCs/>
          <w:lang w:val="es-ES"/>
        </w:rPr>
        <w:t>para</w:t>
      </w:r>
      <w:r w:rsidRPr="00052B0A">
        <w:rPr>
          <w:rFonts w:ascii="Times New Roman" w:hAnsi="Times New Roman" w:cs="Times New Roman"/>
          <w:bCs/>
          <w:lang w:val="es-ES"/>
        </w:rPr>
        <w:t xml:space="preserve"> integr</w:t>
      </w:r>
      <w:r w:rsidR="00D66A15" w:rsidRPr="00052B0A">
        <w:rPr>
          <w:rFonts w:ascii="Times New Roman" w:hAnsi="Times New Roman" w:cs="Times New Roman"/>
          <w:bCs/>
          <w:lang w:val="es-ES"/>
        </w:rPr>
        <w:t>ar</w:t>
      </w:r>
      <w:r w:rsidRPr="00052B0A">
        <w:rPr>
          <w:rFonts w:ascii="Times New Roman" w:hAnsi="Times New Roman" w:cs="Times New Roman"/>
          <w:bCs/>
          <w:lang w:val="es-ES"/>
        </w:rPr>
        <w:t xml:space="preserve"> específicamente a las mujeres en estos ejercicios (</w:t>
      </w:r>
      <w:proofErr w:type="spellStart"/>
      <w:r w:rsidRPr="00052B0A">
        <w:rPr>
          <w:rFonts w:ascii="Times New Roman" w:hAnsi="Times New Roman" w:cs="Times New Roman"/>
          <w:bCs/>
          <w:lang w:val="es-ES"/>
        </w:rPr>
        <w:t>Massolo</w:t>
      </w:r>
      <w:proofErr w:type="spellEnd"/>
      <w:r w:rsidRPr="00052B0A">
        <w:rPr>
          <w:rFonts w:ascii="Times New Roman" w:hAnsi="Times New Roman" w:cs="Times New Roman"/>
          <w:bCs/>
          <w:lang w:val="es-ES"/>
        </w:rPr>
        <w:t xml:space="preserve">, 2004). </w:t>
      </w:r>
      <w:r w:rsidR="00D66A15" w:rsidRPr="00052B0A">
        <w:rPr>
          <w:rFonts w:ascii="Times New Roman" w:hAnsi="Times New Roman" w:cs="Times New Roman"/>
          <w:bCs/>
          <w:lang w:val="es-ES"/>
        </w:rPr>
        <w:t xml:space="preserve">El DP con enfoque de género </w:t>
      </w:r>
      <w:r w:rsidR="00091F51" w:rsidRPr="00052B0A">
        <w:rPr>
          <w:rFonts w:ascii="Times New Roman" w:hAnsi="Times New Roman" w:cs="Times New Roman"/>
          <w:bCs/>
          <w:lang w:val="es-ES"/>
        </w:rPr>
        <w:t>“</w:t>
      </w:r>
      <w:ins w:id="26" w:author="Autor">
        <w:r w:rsidR="002F1300">
          <w:rPr>
            <w:rFonts w:ascii="Times New Roman" w:hAnsi="Times New Roman" w:cs="Times New Roman"/>
            <w:bCs/>
            <w:lang w:val="es-ES"/>
          </w:rPr>
          <w:t>(</w:t>
        </w:r>
      </w:ins>
      <w:r w:rsidR="00091F51" w:rsidRPr="00052B0A">
        <w:rPr>
          <w:rFonts w:ascii="Times New Roman" w:hAnsi="Times New Roman" w:cs="Times New Roman"/>
          <w:bCs/>
          <w:lang w:val="es-ES"/>
        </w:rPr>
        <w:t>…</w:t>
      </w:r>
      <w:ins w:id="27" w:author="Autor">
        <w:r w:rsidR="002F1300">
          <w:rPr>
            <w:rFonts w:ascii="Times New Roman" w:hAnsi="Times New Roman" w:cs="Times New Roman"/>
            <w:bCs/>
            <w:lang w:val="es-ES"/>
          </w:rPr>
          <w:t>)</w:t>
        </w:r>
      </w:ins>
      <w:r w:rsidR="00091F51" w:rsidRPr="00052B0A">
        <w:rPr>
          <w:rFonts w:ascii="Times New Roman" w:hAnsi="Times New Roman" w:cs="Times New Roman"/>
          <w:bCs/>
          <w:lang w:val="es-ES"/>
        </w:rPr>
        <w:t xml:space="preserve"> es imprescindible para comprender y visibilizar lo que ocurre en un espacio, para poner sobre el papel todo el conocimiento que acumula una comunidad sobre su propio territorio y concretamente, la experiencia de las mujeres en su vida cotidiana” (</w:t>
      </w:r>
      <w:proofErr w:type="spellStart"/>
      <w:r w:rsidR="00091F51" w:rsidRPr="00052B0A">
        <w:rPr>
          <w:rFonts w:ascii="Times New Roman" w:hAnsi="Times New Roman" w:cs="Times New Roman"/>
          <w:bCs/>
          <w:lang w:val="es-ES"/>
        </w:rPr>
        <w:t>Muxi</w:t>
      </w:r>
      <w:proofErr w:type="spellEnd"/>
      <w:r w:rsidR="00091F51" w:rsidRPr="00052B0A">
        <w:rPr>
          <w:rFonts w:ascii="Times New Roman" w:hAnsi="Times New Roman" w:cs="Times New Roman"/>
          <w:bCs/>
          <w:lang w:val="es-ES"/>
        </w:rPr>
        <w:t xml:space="preserve"> et al, 2011, p. 121). Derivado de los roles reproductivos que asumen, las mujeres viven el espacio de forma distinta a los hombres, sin embargo, su experiencia no se valora como conocimiento legítimo para la toma de decisiones. </w:t>
      </w:r>
    </w:p>
    <w:p w14:paraId="6C286A32" w14:textId="77777777" w:rsidR="000A1FC1" w:rsidRPr="00052B0A" w:rsidRDefault="000A1FC1" w:rsidP="003E12B9">
      <w:pPr>
        <w:spacing w:line="360" w:lineRule="auto"/>
        <w:jc w:val="both"/>
        <w:rPr>
          <w:rFonts w:ascii="Times New Roman" w:hAnsi="Times New Roman" w:cs="Times New Roman"/>
          <w:bCs/>
          <w:lang w:val="es-ES"/>
        </w:rPr>
      </w:pPr>
    </w:p>
    <w:p w14:paraId="0CE4EFED" w14:textId="60C2593A" w:rsidR="0058771C" w:rsidRPr="00052B0A" w:rsidRDefault="00091F51" w:rsidP="003E12B9">
      <w:pPr>
        <w:spacing w:line="360" w:lineRule="auto"/>
        <w:jc w:val="both"/>
        <w:rPr>
          <w:rFonts w:ascii="Times New Roman" w:hAnsi="Times New Roman" w:cs="Times New Roman"/>
          <w:bCs/>
          <w:lang w:val="es-ES"/>
        </w:rPr>
      </w:pPr>
      <w:r w:rsidRPr="00052B0A">
        <w:rPr>
          <w:rFonts w:ascii="Times New Roman" w:hAnsi="Times New Roman" w:cs="Times New Roman"/>
          <w:bCs/>
          <w:lang w:val="es-ES"/>
        </w:rPr>
        <w:t xml:space="preserve">Además de facilitar espacios de participación en los que la experiencia de las mujeres sea valorada, </w:t>
      </w:r>
      <w:r w:rsidR="00855501" w:rsidRPr="00052B0A">
        <w:rPr>
          <w:rFonts w:ascii="Times New Roman" w:hAnsi="Times New Roman" w:cs="Times New Roman"/>
          <w:bCs/>
          <w:lang w:val="es-ES"/>
        </w:rPr>
        <w:t>un</w:t>
      </w:r>
      <w:r w:rsidRPr="00052B0A">
        <w:rPr>
          <w:rFonts w:ascii="Times New Roman" w:hAnsi="Times New Roman" w:cs="Times New Roman"/>
          <w:bCs/>
          <w:lang w:val="es-ES"/>
        </w:rPr>
        <w:t xml:space="preserve"> DP con enfoque de género</w:t>
      </w:r>
      <w:r w:rsidR="00855501" w:rsidRPr="00052B0A">
        <w:rPr>
          <w:rFonts w:ascii="Times New Roman" w:hAnsi="Times New Roman" w:cs="Times New Roman"/>
          <w:bCs/>
          <w:lang w:val="es-ES"/>
        </w:rPr>
        <w:t xml:space="preserve"> incluye a</w:t>
      </w:r>
      <w:r w:rsidRPr="00052B0A">
        <w:rPr>
          <w:rFonts w:ascii="Times New Roman" w:hAnsi="Times New Roman" w:cs="Times New Roman"/>
          <w:bCs/>
          <w:lang w:val="es-ES"/>
        </w:rPr>
        <w:t xml:space="preserve"> las personas al cuidado de las mujeres y cuestiona modelos y patrones de conducta imperantes en sociedades patriarcales</w:t>
      </w:r>
      <w:r w:rsidR="000A1FC1" w:rsidRPr="00052B0A">
        <w:rPr>
          <w:rFonts w:ascii="Times New Roman" w:hAnsi="Times New Roman" w:cs="Times New Roman"/>
          <w:bCs/>
          <w:lang w:val="es-ES"/>
        </w:rPr>
        <w:t xml:space="preserve"> (</w:t>
      </w:r>
      <w:proofErr w:type="spellStart"/>
      <w:r w:rsidR="000A1FC1" w:rsidRPr="00052B0A">
        <w:rPr>
          <w:rFonts w:ascii="Times New Roman" w:hAnsi="Times New Roman" w:cs="Times New Roman"/>
          <w:bCs/>
          <w:lang w:val="es-ES"/>
        </w:rPr>
        <w:t>Muxi</w:t>
      </w:r>
      <w:proofErr w:type="spellEnd"/>
      <w:r w:rsidR="000A1FC1" w:rsidRPr="00052B0A">
        <w:rPr>
          <w:rFonts w:ascii="Times New Roman" w:hAnsi="Times New Roman" w:cs="Times New Roman"/>
          <w:bCs/>
          <w:lang w:val="es-ES"/>
        </w:rPr>
        <w:t xml:space="preserve"> et al, 2011)</w:t>
      </w:r>
      <w:r w:rsidRPr="00052B0A">
        <w:rPr>
          <w:rFonts w:ascii="Times New Roman" w:hAnsi="Times New Roman" w:cs="Times New Roman"/>
          <w:bCs/>
          <w:lang w:val="es-ES"/>
        </w:rPr>
        <w:t>.</w:t>
      </w:r>
      <w:r w:rsidR="00D66A15" w:rsidRPr="00052B0A">
        <w:rPr>
          <w:rFonts w:ascii="Times New Roman" w:hAnsi="Times New Roman" w:cs="Times New Roman"/>
          <w:bCs/>
          <w:lang w:val="es-ES"/>
        </w:rPr>
        <w:t xml:space="preserve"> </w:t>
      </w:r>
      <w:r w:rsidR="006A7C26" w:rsidRPr="00052B0A">
        <w:rPr>
          <w:rFonts w:ascii="Times New Roman" w:hAnsi="Times New Roman" w:cs="Times New Roman"/>
          <w:bCs/>
          <w:lang w:val="es-ES"/>
        </w:rPr>
        <w:t xml:space="preserve">En este trabajo, reconocemos el papel activo pero sumiso de las mujeres como </w:t>
      </w:r>
      <w:r w:rsidR="00125E60" w:rsidRPr="00052B0A">
        <w:rPr>
          <w:rFonts w:ascii="Times New Roman" w:hAnsi="Times New Roman" w:cs="Times New Roman"/>
          <w:bCs/>
          <w:lang w:val="es-ES"/>
        </w:rPr>
        <w:t xml:space="preserve">creadoras y </w:t>
      </w:r>
      <w:r w:rsidR="006A7C26" w:rsidRPr="00052B0A">
        <w:rPr>
          <w:rFonts w:ascii="Times New Roman" w:hAnsi="Times New Roman" w:cs="Times New Roman"/>
          <w:bCs/>
          <w:lang w:val="es-ES"/>
        </w:rPr>
        <w:t xml:space="preserve">productoras de espacio y </w:t>
      </w:r>
      <w:r w:rsidR="00E159B6">
        <w:rPr>
          <w:rFonts w:ascii="Times New Roman" w:hAnsi="Times New Roman" w:cs="Times New Roman"/>
          <w:bCs/>
          <w:lang w:val="es-ES"/>
        </w:rPr>
        <w:t>argumentamos que</w:t>
      </w:r>
      <w:r w:rsidR="006A7C26" w:rsidRPr="00052B0A">
        <w:rPr>
          <w:rFonts w:ascii="Times New Roman" w:hAnsi="Times New Roman" w:cs="Times New Roman"/>
          <w:bCs/>
          <w:lang w:val="es-ES"/>
        </w:rPr>
        <w:t xml:space="preserve">, a través del diseño participativo, los procesos tradicionales de toma de decisiones dominados por los hombres </w:t>
      </w:r>
      <w:r w:rsidR="0048147E" w:rsidRPr="00052B0A">
        <w:rPr>
          <w:rFonts w:ascii="Times New Roman" w:hAnsi="Times New Roman" w:cs="Times New Roman"/>
          <w:bCs/>
          <w:lang w:val="es-ES"/>
        </w:rPr>
        <w:t>pueden ser</w:t>
      </w:r>
      <w:r w:rsidR="006A7C26" w:rsidRPr="00052B0A">
        <w:rPr>
          <w:rFonts w:ascii="Times New Roman" w:hAnsi="Times New Roman" w:cs="Times New Roman"/>
          <w:bCs/>
          <w:lang w:val="es-ES"/>
        </w:rPr>
        <w:t xml:space="preserve"> cuestionados de manera no subversiva y las voces de los típicamente excluidos </w:t>
      </w:r>
      <w:r w:rsidR="0048147E" w:rsidRPr="00052B0A">
        <w:rPr>
          <w:rFonts w:ascii="Times New Roman" w:hAnsi="Times New Roman" w:cs="Times New Roman"/>
          <w:bCs/>
          <w:lang w:val="es-ES"/>
        </w:rPr>
        <w:t>integradas</w:t>
      </w:r>
      <w:r w:rsidR="006A7C26" w:rsidRPr="00052B0A">
        <w:rPr>
          <w:rFonts w:ascii="Times New Roman" w:hAnsi="Times New Roman" w:cs="Times New Roman"/>
          <w:bCs/>
          <w:lang w:val="es-ES"/>
        </w:rPr>
        <w:t>.</w:t>
      </w:r>
    </w:p>
    <w:p w14:paraId="4B8BC949" w14:textId="77777777" w:rsidR="009956AE" w:rsidRPr="006A7C26" w:rsidRDefault="009956AE" w:rsidP="003E12B9">
      <w:pPr>
        <w:spacing w:line="360" w:lineRule="auto"/>
        <w:jc w:val="both"/>
        <w:rPr>
          <w:rFonts w:ascii="Times New Roman" w:hAnsi="Times New Roman" w:cs="Times New Roman"/>
          <w:bCs/>
          <w:lang w:val="es-ES"/>
        </w:rPr>
      </w:pPr>
    </w:p>
    <w:p w14:paraId="739C2837" w14:textId="77777777" w:rsidR="009956AE" w:rsidRDefault="0058771C" w:rsidP="0058771C">
      <w:pPr>
        <w:spacing w:line="360" w:lineRule="auto"/>
        <w:rPr>
          <w:rFonts w:ascii="Times New Roman" w:hAnsi="Times New Roman" w:cs="Times New Roman"/>
          <w:b/>
        </w:rPr>
      </w:pPr>
      <w:r>
        <w:rPr>
          <w:rFonts w:ascii="Times New Roman" w:hAnsi="Times New Roman" w:cs="Times New Roman"/>
          <w:b/>
        </w:rPr>
        <w:t>Diseño metodológico</w:t>
      </w:r>
      <w:r w:rsidRPr="0058771C">
        <w:rPr>
          <w:rFonts w:ascii="Times New Roman" w:hAnsi="Times New Roman" w:cs="Times New Roman"/>
          <w:b/>
        </w:rPr>
        <w:t>.</w:t>
      </w:r>
      <w:r>
        <w:rPr>
          <w:rFonts w:ascii="Times New Roman" w:hAnsi="Times New Roman" w:cs="Times New Roman"/>
          <w:b/>
        </w:rPr>
        <w:t xml:space="preserve"> </w:t>
      </w:r>
    </w:p>
    <w:p w14:paraId="45D2C05B" w14:textId="77777777" w:rsidR="0058771C" w:rsidRPr="0058771C" w:rsidRDefault="0058771C" w:rsidP="0058771C">
      <w:pPr>
        <w:spacing w:line="360" w:lineRule="auto"/>
        <w:rPr>
          <w:rFonts w:ascii="Times New Roman" w:hAnsi="Times New Roman" w:cs="Times New Roman"/>
          <w:b/>
        </w:rPr>
      </w:pPr>
    </w:p>
    <w:p w14:paraId="412A3FF8" w14:textId="4F3D8A38" w:rsidR="0058771C" w:rsidRPr="002F2C8E" w:rsidRDefault="005176FA" w:rsidP="0058771C">
      <w:pPr>
        <w:spacing w:line="360" w:lineRule="auto"/>
        <w:rPr>
          <w:rFonts w:ascii="Times New Roman" w:hAnsi="Times New Roman" w:cs="Times New Roman"/>
          <w:bCs/>
          <w:lang w:val="es-ES"/>
        </w:rPr>
      </w:pPr>
      <w:r>
        <w:rPr>
          <w:rFonts w:ascii="Times New Roman" w:hAnsi="Times New Roman" w:cs="Times New Roman"/>
          <w:bCs/>
        </w:rPr>
        <w:t>En este apartado se describe</w:t>
      </w:r>
      <w:r w:rsidR="00EE53D2">
        <w:rPr>
          <w:rFonts w:ascii="Times New Roman" w:hAnsi="Times New Roman" w:cs="Times New Roman"/>
          <w:bCs/>
        </w:rPr>
        <w:t>n los proyectos que forman parte de la investigación</w:t>
      </w:r>
      <w:r>
        <w:rPr>
          <w:rFonts w:ascii="Times New Roman" w:hAnsi="Times New Roman" w:cs="Times New Roman"/>
          <w:bCs/>
        </w:rPr>
        <w:t>, se identifica el mapa de activos o recursos con los que contó y la red de actores que participaron. Después, se presenta la estrategia metodológica empleada</w:t>
      </w:r>
      <w:r w:rsidR="0048147E">
        <w:rPr>
          <w:rFonts w:ascii="Times New Roman" w:hAnsi="Times New Roman" w:cs="Times New Roman"/>
          <w:bCs/>
        </w:rPr>
        <w:t xml:space="preserve"> </w:t>
      </w:r>
      <w:r>
        <w:rPr>
          <w:rFonts w:ascii="Times New Roman" w:hAnsi="Times New Roman" w:cs="Times New Roman"/>
          <w:bCs/>
        </w:rPr>
        <w:t xml:space="preserve">así como las herramientas implementadas. Finalmente se explica brevemente cómo se llevó a cabo el proceso de análisis de datos. </w:t>
      </w:r>
    </w:p>
    <w:p w14:paraId="5CD8BAAE" w14:textId="77777777" w:rsidR="00130E76" w:rsidRPr="002F2C8E" w:rsidRDefault="00130E76" w:rsidP="00130E76">
      <w:pPr>
        <w:spacing w:line="360" w:lineRule="auto"/>
        <w:rPr>
          <w:rFonts w:ascii="Times New Roman" w:hAnsi="Times New Roman" w:cs="Times New Roman"/>
          <w:b/>
          <w:lang w:val="es-ES"/>
        </w:rPr>
      </w:pPr>
    </w:p>
    <w:p w14:paraId="26D136D2" w14:textId="77777777" w:rsidR="00EE53D2" w:rsidRDefault="00EE53D2" w:rsidP="00130E76">
      <w:pPr>
        <w:spacing w:line="360" w:lineRule="auto"/>
        <w:rPr>
          <w:rFonts w:ascii="Times New Roman" w:hAnsi="Times New Roman" w:cs="Times New Roman"/>
          <w:b/>
          <w:i/>
          <w:iCs/>
          <w:sz w:val="22"/>
          <w:szCs w:val="22"/>
          <w:lang w:val="es-ES"/>
        </w:rPr>
      </w:pPr>
    </w:p>
    <w:p w14:paraId="55CE6EDB" w14:textId="48D8235B" w:rsidR="009956AE" w:rsidRDefault="0058771C" w:rsidP="00130E76">
      <w:pPr>
        <w:spacing w:line="360" w:lineRule="auto"/>
        <w:rPr>
          <w:rFonts w:ascii="Times New Roman" w:hAnsi="Times New Roman" w:cs="Times New Roman"/>
          <w:b/>
          <w:i/>
          <w:iCs/>
          <w:sz w:val="22"/>
          <w:szCs w:val="22"/>
          <w:lang w:val="es-ES"/>
        </w:rPr>
      </w:pPr>
      <w:r w:rsidRPr="002F2C8E">
        <w:rPr>
          <w:rFonts w:ascii="Times New Roman" w:hAnsi="Times New Roman" w:cs="Times New Roman"/>
          <w:b/>
          <w:i/>
          <w:iCs/>
          <w:sz w:val="22"/>
          <w:szCs w:val="22"/>
          <w:lang w:val="es-ES"/>
        </w:rPr>
        <w:lastRenderedPageBreak/>
        <w:t>Proyectos</w:t>
      </w:r>
      <w:r w:rsidR="00130E76" w:rsidRPr="002F2C8E">
        <w:rPr>
          <w:rFonts w:ascii="Times New Roman" w:hAnsi="Times New Roman" w:cs="Times New Roman"/>
          <w:b/>
          <w:i/>
          <w:iCs/>
          <w:sz w:val="22"/>
          <w:szCs w:val="22"/>
          <w:lang w:val="es-ES"/>
        </w:rPr>
        <w:t>.</w:t>
      </w:r>
      <w:r w:rsidRPr="002F2C8E">
        <w:rPr>
          <w:rFonts w:ascii="Times New Roman" w:hAnsi="Times New Roman" w:cs="Times New Roman"/>
          <w:b/>
          <w:i/>
          <w:iCs/>
          <w:sz w:val="22"/>
          <w:szCs w:val="22"/>
          <w:lang w:val="es-ES"/>
        </w:rPr>
        <w:t xml:space="preserve"> </w:t>
      </w:r>
    </w:p>
    <w:p w14:paraId="28887252" w14:textId="0F47997E" w:rsidR="009956AE" w:rsidRDefault="00EE53D2" w:rsidP="009956AE">
      <w:pPr>
        <w:autoSpaceDE w:val="0"/>
        <w:autoSpaceDN w:val="0"/>
        <w:adjustRightInd w:val="0"/>
        <w:spacing w:line="360" w:lineRule="auto"/>
        <w:ind w:right="57"/>
        <w:jc w:val="both"/>
        <w:textAlignment w:val="center"/>
        <w:rPr>
          <w:rFonts w:ascii="Times New Roman" w:hAnsi="Times New Roman" w:cs="Times New Roman"/>
          <w:bCs/>
          <w:lang w:val="es-ES"/>
        </w:rPr>
      </w:pPr>
      <w:r>
        <w:rPr>
          <w:noProof/>
          <w:lang w:eastAsia="es-MX"/>
        </w:rPr>
        <w:drawing>
          <wp:anchor distT="0" distB="0" distL="114300" distR="114300" simplePos="0" relativeHeight="251669504" behindDoc="0" locked="0" layoutInCell="1" allowOverlap="1" wp14:anchorId="15A45D3B" wp14:editId="176A8D83">
            <wp:simplePos x="0" y="0"/>
            <wp:positionH relativeFrom="column">
              <wp:posOffset>685800</wp:posOffset>
            </wp:positionH>
            <wp:positionV relativeFrom="paragraph">
              <wp:posOffset>1943100</wp:posOffset>
            </wp:positionV>
            <wp:extent cx="5389871" cy="4286250"/>
            <wp:effectExtent l="0" t="0" r="1905" b="0"/>
            <wp:wrapTopAndBottom/>
            <wp:docPr id="8" name="Imagen 7">
              <a:extLst xmlns:a="http://schemas.openxmlformats.org/drawingml/2006/main">
                <a:ext uri="{FF2B5EF4-FFF2-40B4-BE49-F238E27FC236}">
                  <a16:creationId xmlns:a16="http://schemas.microsoft.com/office/drawing/2014/main" id="{3ADC0D69-DFA3-4A19-8CDA-E553AB02787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7">
                      <a:extLst>
                        <a:ext uri="{FF2B5EF4-FFF2-40B4-BE49-F238E27FC236}">
                          <a16:creationId xmlns:a16="http://schemas.microsoft.com/office/drawing/2014/main" id="{3ADC0D69-DFA3-4A19-8CDA-E553AB02787F}"/>
                        </a:ext>
                      </a:extLst>
                    </pic:cNvPr>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5389871" cy="4286250"/>
                    </a:xfrm>
                    <a:prstGeom prst="rect">
                      <a:avLst/>
                    </a:prstGeom>
                  </pic:spPr>
                </pic:pic>
              </a:graphicData>
            </a:graphic>
          </wp:anchor>
        </w:drawing>
      </w:r>
      <w:r w:rsidR="009956AE" w:rsidRPr="009956AE">
        <w:rPr>
          <w:rFonts w:ascii="Times New Roman" w:hAnsi="Times New Roman" w:cs="Times New Roman"/>
          <w:bCs/>
          <w:lang w:val="es-ES"/>
        </w:rPr>
        <w:t xml:space="preserve">El Proyecto Los García Tres es el resultado de una alianza entre diferentes actores del sector social, académico, internacional y privado que trabajaron en conjunto para producir y detonar ideas, </w:t>
      </w:r>
      <w:r w:rsidR="003223FC">
        <w:rPr>
          <w:rFonts w:ascii="Times New Roman" w:hAnsi="Times New Roman" w:cs="Times New Roman"/>
          <w:bCs/>
          <w:lang w:val="es-ES"/>
        </w:rPr>
        <w:t xml:space="preserve">aprendizajes y </w:t>
      </w:r>
      <w:r w:rsidR="009956AE" w:rsidRPr="009956AE">
        <w:rPr>
          <w:rFonts w:ascii="Times New Roman" w:hAnsi="Times New Roman" w:cs="Times New Roman"/>
          <w:bCs/>
          <w:lang w:val="es-ES"/>
        </w:rPr>
        <w:t xml:space="preserve">proyectos, </w:t>
      </w:r>
      <w:r w:rsidR="00AE3237">
        <w:rPr>
          <w:rFonts w:ascii="Times New Roman" w:hAnsi="Times New Roman" w:cs="Times New Roman"/>
          <w:bCs/>
          <w:lang w:val="es-ES"/>
        </w:rPr>
        <w:t xml:space="preserve">con el fin de </w:t>
      </w:r>
      <w:r w:rsidR="009956AE" w:rsidRPr="009956AE">
        <w:rPr>
          <w:rFonts w:ascii="Times New Roman" w:hAnsi="Times New Roman" w:cs="Times New Roman"/>
          <w:bCs/>
          <w:lang w:val="es-ES"/>
        </w:rPr>
        <w:t xml:space="preserve">desencadenar </w:t>
      </w:r>
      <w:r w:rsidR="005176FA">
        <w:rPr>
          <w:rFonts w:ascii="Times New Roman" w:hAnsi="Times New Roman" w:cs="Times New Roman"/>
          <w:bCs/>
          <w:lang w:val="es-ES"/>
        </w:rPr>
        <w:t>un proceso de</w:t>
      </w:r>
      <w:r w:rsidR="009956AE" w:rsidRPr="009956AE">
        <w:rPr>
          <w:rFonts w:ascii="Times New Roman" w:hAnsi="Times New Roman" w:cs="Times New Roman"/>
          <w:bCs/>
          <w:lang w:val="es-ES"/>
        </w:rPr>
        <w:t xml:space="preserve"> desarrollo </w:t>
      </w:r>
      <w:r w:rsidR="005176FA">
        <w:rPr>
          <w:rFonts w:ascii="Times New Roman" w:hAnsi="Times New Roman" w:cs="Times New Roman"/>
          <w:bCs/>
          <w:lang w:val="es-ES"/>
        </w:rPr>
        <w:t>endógeno</w:t>
      </w:r>
      <w:r w:rsidR="009956AE" w:rsidRPr="009956AE">
        <w:rPr>
          <w:rFonts w:ascii="Times New Roman" w:hAnsi="Times New Roman" w:cs="Times New Roman"/>
          <w:bCs/>
          <w:lang w:val="es-ES"/>
        </w:rPr>
        <w:t xml:space="preserve"> en una com</w:t>
      </w:r>
      <w:r w:rsidR="007C041F">
        <w:rPr>
          <w:rFonts w:ascii="Times New Roman" w:hAnsi="Times New Roman" w:cs="Times New Roman"/>
          <w:bCs/>
          <w:lang w:val="es-ES"/>
        </w:rPr>
        <w:t xml:space="preserve">unidad informal y desfavorecida. </w:t>
      </w:r>
      <w:r w:rsidR="005176FA">
        <w:rPr>
          <w:rFonts w:ascii="Times New Roman" w:hAnsi="Times New Roman" w:cs="Times New Roman"/>
          <w:bCs/>
          <w:lang w:val="es-ES"/>
        </w:rPr>
        <w:t>Estos actores aportaron activos diversos tales como</w:t>
      </w:r>
      <w:r w:rsidR="003F6BE9">
        <w:rPr>
          <w:rFonts w:ascii="Times New Roman" w:hAnsi="Times New Roman" w:cs="Times New Roman"/>
          <w:bCs/>
          <w:lang w:val="es-ES"/>
        </w:rPr>
        <w:t xml:space="preserve"> mano de obra, conocimientos locales y organización comunitaria (</w:t>
      </w:r>
      <w:r w:rsidR="003223FC">
        <w:rPr>
          <w:rFonts w:ascii="Times New Roman" w:hAnsi="Times New Roman" w:cs="Times New Roman"/>
          <w:bCs/>
          <w:lang w:val="es-ES"/>
        </w:rPr>
        <w:t>l</w:t>
      </w:r>
      <w:r w:rsidR="003F6BE9">
        <w:rPr>
          <w:rFonts w:ascii="Times New Roman" w:hAnsi="Times New Roman" w:cs="Times New Roman"/>
          <w:bCs/>
          <w:lang w:val="es-ES"/>
        </w:rPr>
        <w:t>íderes y personas de la comunidad),</w:t>
      </w:r>
      <w:r w:rsidR="005176FA">
        <w:rPr>
          <w:rFonts w:ascii="Times New Roman" w:hAnsi="Times New Roman" w:cs="Times New Roman"/>
          <w:bCs/>
          <w:lang w:val="es-ES"/>
        </w:rPr>
        <w:t xml:space="preserve"> asesoría técnica (</w:t>
      </w:r>
      <w:proofErr w:type="spellStart"/>
      <w:r w:rsidR="003F6BE9">
        <w:rPr>
          <w:rFonts w:ascii="Times New Roman" w:hAnsi="Times New Roman" w:cs="Times New Roman"/>
          <w:bCs/>
          <w:lang w:val="es-ES"/>
        </w:rPr>
        <w:t>My</w:t>
      </w:r>
      <w:proofErr w:type="spellEnd"/>
      <w:r w:rsidR="003F6BE9">
        <w:rPr>
          <w:rFonts w:ascii="Times New Roman" w:hAnsi="Times New Roman" w:cs="Times New Roman"/>
          <w:bCs/>
          <w:lang w:val="es-ES"/>
        </w:rPr>
        <w:t xml:space="preserve"> </w:t>
      </w:r>
      <w:proofErr w:type="spellStart"/>
      <w:r w:rsidR="003F6BE9">
        <w:rPr>
          <w:rFonts w:ascii="Times New Roman" w:hAnsi="Times New Roman" w:cs="Times New Roman"/>
          <w:bCs/>
          <w:lang w:val="es-ES"/>
        </w:rPr>
        <w:t>World</w:t>
      </w:r>
      <w:proofErr w:type="spellEnd"/>
      <w:r w:rsidR="003F6BE9">
        <w:rPr>
          <w:rFonts w:ascii="Times New Roman" w:hAnsi="Times New Roman" w:cs="Times New Roman"/>
          <w:bCs/>
          <w:lang w:val="es-ES"/>
        </w:rPr>
        <w:t xml:space="preserve"> </w:t>
      </w:r>
      <w:proofErr w:type="spellStart"/>
      <w:r w:rsidR="003F6BE9">
        <w:rPr>
          <w:rFonts w:ascii="Times New Roman" w:hAnsi="Times New Roman" w:cs="Times New Roman"/>
          <w:bCs/>
          <w:lang w:val="es-ES"/>
        </w:rPr>
        <w:t>Mexico</w:t>
      </w:r>
      <w:proofErr w:type="spellEnd"/>
      <w:r w:rsidR="005176FA">
        <w:rPr>
          <w:rFonts w:ascii="Times New Roman" w:hAnsi="Times New Roman" w:cs="Times New Roman"/>
          <w:bCs/>
          <w:lang w:val="es-ES"/>
        </w:rPr>
        <w:t xml:space="preserve">), lazos de confianza y trabajo comunitario </w:t>
      </w:r>
      <w:r w:rsidR="003F6BE9">
        <w:rPr>
          <w:rFonts w:ascii="Times New Roman" w:hAnsi="Times New Roman" w:cs="Times New Roman"/>
          <w:bCs/>
          <w:lang w:val="es-ES"/>
        </w:rPr>
        <w:t>(Ensamblando vidas), donativos en especie (</w:t>
      </w:r>
      <w:proofErr w:type="spellStart"/>
      <w:r w:rsidR="003F6BE9">
        <w:rPr>
          <w:rFonts w:ascii="Times New Roman" w:hAnsi="Times New Roman" w:cs="Times New Roman"/>
          <w:bCs/>
          <w:lang w:val="es-ES"/>
        </w:rPr>
        <w:t>Tabicel</w:t>
      </w:r>
      <w:proofErr w:type="spellEnd"/>
      <w:r w:rsidR="003F6BE9">
        <w:rPr>
          <w:rFonts w:ascii="Times New Roman" w:hAnsi="Times New Roman" w:cs="Times New Roman"/>
          <w:bCs/>
          <w:lang w:val="es-ES"/>
        </w:rPr>
        <w:t xml:space="preserve">), coordinación y proyectos (UASLP), donativos </w:t>
      </w:r>
      <w:r w:rsidR="003223FC">
        <w:rPr>
          <w:rFonts w:ascii="Times New Roman" w:hAnsi="Times New Roman" w:cs="Times New Roman"/>
          <w:bCs/>
          <w:lang w:val="es-ES"/>
        </w:rPr>
        <w:t>en efectivo</w:t>
      </w:r>
      <w:r w:rsidR="003F6BE9">
        <w:rPr>
          <w:rFonts w:ascii="Times New Roman" w:hAnsi="Times New Roman" w:cs="Times New Roman"/>
          <w:bCs/>
          <w:lang w:val="es-ES"/>
        </w:rPr>
        <w:t xml:space="preserve"> (H2E)</w:t>
      </w:r>
      <w:r w:rsidR="003223FC">
        <w:rPr>
          <w:rFonts w:ascii="Times New Roman" w:hAnsi="Times New Roman" w:cs="Times New Roman"/>
          <w:bCs/>
          <w:lang w:val="es-ES"/>
        </w:rPr>
        <w:t xml:space="preserve"> y</w:t>
      </w:r>
      <w:r w:rsidR="003F6BE9">
        <w:rPr>
          <w:rFonts w:ascii="Times New Roman" w:hAnsi="Times New Roman" w:cs="Times New Roman"/>
          <w:bCs/>
          <w:lang w:val="es-ES"/>
        </w:rPr>
        <w:t xml:space="preserve"> herramienta y gestión de recursos (Rotary Club)</w:t>
      </w:r>
      <w:r w:rsidR="007C041F">
        <w:rPr>
          <w:rFonts w:ascii="Times New Roman" w:hAnsi="Times New Roman" w:cs="Times New Roman"/>
          <w:bCs/>
          <w:lang w:val="es-ES"/>
        </w:rPr>
        <w:t xml:space="preserve"> (ver </w:t>
      </w:r>
      <w:r w:rsidR="00EB0E3C">
        <w:rPr>
          <w:rFonts w:ascii="Times New Roman" w:hAnsi="Times New Roman" w:cs="Times New Roman"/>
          <w:bCs/>
          <w:lang w:val="es-ES"/>
        </w:rPr>
        <w:t>imagen</w:t>
      </w:r>
      <w:r w:rsidR="007C041F">
        <w:rPr>
          <w:rFonts w:ascii="Times New Roman" w:hAnsi="Times New Roman" w:cs="Times New Roman"/>
          <w:bCs/>
          <w:lang w:val="es-ES"/>
        </w:rPr>
        <w:t xml:space="preserve"> 1)</w:t>
      </w:r>
      <w:r w:rsidR="003F6BE9">
        <w:rPr>
          <w:rFonts w:ascii="Times New Roman" w:hAnsi="Times New Roman" w:cs="Times New Roman"/>
          <w:bCs/>
          <w:lang w:val="es-ES"/>
        </w:rPr>
        <w:t xml:space="preserve">. </w:t>
      </w:r>
    </w:p>
    <w:p w14:paraId="7BB4B96B" w14:textId="00989E8D" w:rsidR="009956AE" w:rsidRDefault="009956AE" w:rsidP="009956AE">
      <w:pPr>
        <w:autoSpaceDE w:val="0"/>
        <w:autoSpaceDN w:val="0"/>
        <w:adjustRightInd w:val="0"/>
        <w:spacing w:line="360" w:lineRule="auto"/>
        <w:ind w:right="57"/>
        <w:jc w:val="both"/>
        <w:textAlignment w:val="center"/>
        <w:rPr>
          <w:rFonts w:ascii="Times New Roman" w:hAnsi="Times New Roman" w:cs="Times New Roman"/>
          <w:bCs/>
          <w:lang w:val="es-ES"/>
        </w:rPr>
      </w:pPr>
    </w:p>
    <w:p w14:paraId="001A61EB" w14:textId="7AB7543C" w:rsidR="00EB0E3C" w:rsidRPr="001D39FF" w:rsidRDefault="00EB0E3C" w:rsidP="00EB0E3C">
      <w:pPr>
        <w:autoSpaceDE w:val="0"/>
        <w:autoSpaceDN w:val="0"/>
        <w:adjustRightInd w:val="0"/>
        <w:spacing w:line="360" w:lineRule="auto"/>
        <w:ind w:left="360" w:right="57"/>
        <w:jc w:val="center"/>
        <w:textAlignment w:val="center"/>
        <w:rPr>
          <w:rFonts w:ascii="Times New Roman" w:hAnsi="Times New Roman" w:cs="Times New Roman"/>
          <w:i/>
          <w:iCs/>
          <w:color w:val="000000"/>
          <w:sz w:val="18"/>
          <w:szCs w:val="18"/>
          <w:lang w:val="es-ES"/>
        </w:rPr>
      </w:pPr>
      <w:r w:rsidRPr="001D39FF">
        <w:rPr>
          <w:rFonts w:ascii="Times New Roman" w:hAnsi="Times New Roman" w:cs="Times New Roman"/>
          <w:i/>
          <w:iCs/>
          <w:color w:val="000000"/>
          <w:sz w:val="18"/>
          <w:szCs w:val="18"/>
          <w:lang w:val="es-ES"/>
        </w:rPr>
        <w:t xml:space="preserve">Imagen 1. </w:t>
      </w:r>
      <w:r w:rsidRPr="00EB0E3C">
        <w:rPr>
          <w:rFonts w:ascii="Times New Roman" w:hAnsi="Times New Roman" w:cs="Times New Roman"/>
          <w:bCs/>
          <w:i/>
          <w:iCs/>
          <w:color w:val="000000"/>
          <w:sz w:val="18"/>
          <w:szCs w:val="18"/>
          <w:lang w:val="es-ES"/>
        </w:rPr>
        <w:t>Red de actores y mapa de activos</w:t>
      </w:r>
      <w:r>
        <w:rPr>
          <w:rFonts w:ascii="Times New Roman" w:hAnsi="Times New Roman" w:cs="Times New Roman"/>
          <w:bCs/>
          <w:i/>
          <w:iCs/>
          <w:color w:val="000000"/>
          <w:sz w:val="18"/>
          <w:szCs w:val="18"/>
          <w:lang w:val="es-ES"/>
        </w:rPr>
        <w:t>, elaboración propia</w:t>
      </w:r>
    </w:p>
    <w:p w14:paraId="78854766" w14:textId="77777777" w:rsidR="0097762B" w:rsidRDefault="0097762B" w:rsidP="009956AE">
      <w:pPr>
        <w:autoSpaceDE w:val="0"/>
        <w:autoSpaceDN w:val="0"/>
        <w:adjustRightInd w:val="0"/>
        <w:spacing w:line="360" w:lineRule="auto"/>
        <w:ind w:right="57"/>
        <w:jc w:val="both"/>
        <w:textAlignment w:val="center"/>
        <w:rPr>
          <w:rFonts w:ascii="Times New Roman" w:hAnsi="Times New Roman" w:cs="Times New Roman"/>
          <w:bCs/>
          <w:lang w:val="es-ES"/>
        </w:rPr>
      </w:pPr>
    </w:p>
    <w:p w14:paraId="15967B33" w14:textId="78848D80" w:rsidR="009956AE" w:rsidRPr="009956AE" w:rsidRDefault="009956AE" w:rsidP="009956AE">
      <w:pPr>
        <w:autoSpaceDE w:val="0"/>
        <w:autoSpaceDN w:val="0"/>
        <w:adjustRightInd w:val="0"/>
        <w:spacing w:line="360" w:lineRule="auto"/>
        <w:ind w:right="57"/>
        <w:jc w:val="both"/>
        <w:textAlignment w:val="center"/>
        <w:rPr>
          <w:rFonts w:ascii="Times New Roman" w:hAnsi="Times New Roman" w:cs="Times New Roman"/>
          <w:bCs/>
          <w:lang w:val="es-ES"/>
        </w:rPr>
      </w:pPr>
      <w:r w:rsidRPr="009956AE">
        <w:rPr>
          <w:rFonts w:ascii="Times New Roman" w:hAnsi="Times New Roman" w:cs="Times New Roman"/>
          <w:bCs/>
          <w:lang w:val="es-ES"/>
        </w:rPr>
        <w:t>El trabajo comenzó en</w:t>
      </w:r>
      <w:r w:rsidR="00AE3237">
        <w:rPr>
          <w:rFonts w:ascii="Times New Roman" w:hAnsi="Times New Roman" w:cs="Times New Roman"/>
          <w:bCs/>
          <w:lang w:val="es-ES"/>
        </w:rPr>
        <w:t xml:space="preserve"> el año</w:t>
      </w:r>
      <w:r w:rsidRPr="009956AE">
        <w:rPr>
          <w:rFonts w:ascii="Times New Roman" w:hAnsi="Times New Roman" w:cs="Times New Roman"/>
          <w:bCs/>
          <w:lang w:val="es-ES"/>
        </w:rPr>
        <w:t xml:space="preserve"> 2018 y surgió de una </w:t>
      </w:r>
      <w:r w:rsidR="003F6BE9">
        <w:rPr>
          <w:rFonts w:ascii="Times New Roman" w:hAnsi="Times New Roman" w:cs="Times New Roman"/>
          <w:bCs/>
          <w:lang w:val="es-ES"/>
        </w:rPr>
        <w:t>colaboración</w:t>
      </w:r>
      <w:r w:rsidRPr="009956AE">
        <w:rPr>
          <w:rFonts w:ascii="Times New Roman" w:hAnsi="Times New Roman" w:cs="Times New Roman"/>
          <w:bCs/>
          <w:lang w:val="es-ES"/>
        </w:rPr>
        <w:t xml:space="preserve"> </w:t>
      </w:r>
      <w:r w:rsidR="003F6BE9">
        <w:rPr>
          <w:rFonts w:ascii="Times New Roman" w:hAnsi="Times New Roman" w:cs="Times New Roman"/>
          <w:bCs/>
          <w:lang w:val="es-ES"/>
        </w:rPr>
        <w:t>previa</w:t>
      </w:r>
      <w:r w:rsidRPr="009956AE">
        <w:rPr>
          <w:rFonts w:ascii="Times New Roman" w:hAnsi="Times New Roman" w:cs="Times New Roman"/>
          <w:bCs/>
          <w:lang w:val="es-ES"/>
        </w:rPr>
        <w:t xml:space="preserve"> </w:t>
      </w:r>
      <w:r w:rsidR="003223FC">
        <w:rPr>
          <w:rFonts w:ascii="Times New Roman" w:hAnsi="Times New Roman" w:cs="Times New Roman"/>
          <w:bCs/>
          <w:lang w:val="es-ES"/>
        </w:rPr>
        <w:t>de la UASLP con</w:t>
      </w:r>
      <w:r w:rsidRPr="009956AE">
        <w:rPr>
          <w:rFonts w:ascii="Times New Roman" w:hAnsi="Times New Roman" w:cs="Times New Roman"/>
          <w:bCs/>
          <w:lang w:val="es-ES"/>
        </w:rPr>
        <w:t xml:space="preserve"> la comunidad vecina de “Milpillas”. </w:t>
      </w:r>
      <w:r w:rsidR="003F6BE9">
        <w:rPr>
          <w:rFonts w:ascii="Times New Roman" w:hAnsi="Times New Roman" w:cs="Times New Roman"/>
          <w:bCs/>
          <w:lang w:val="es-ES"/>
        </w:rPr>
        <w:t xml:space="preserve">A partir de esa fecha, </w:t>
      </w:r>
      <w:r w:rsidR="003223FC">
        <w:rPr>
          <w:rFonts w:ascii="Times New Roman" w:hAnsi="Times New Roman" w:cs="Times New Roman"/>
          <w:bCs/>
          <w:lang w:val="es-ES"/>
        </w:rPr>
        <w:t xml:space="preserve">profesores y estudiantes de la Facultad del Hábitat han trabajado en </w:t>
      </w:r>
      <w:r w:rsidRPr="009956AE">
        <w:rPr>
          <w:rFonts w:ascii="Times New Roman" w:hAnsi="Times New Roman" w:cs="Times New Roman"/>
          <w:bCs/>
          <w:lang w:val="es-ES"/>
        </w:rPr>
        <w:t xml:space="preserve">el </w:t>
      </w:r>
      <w:proofErr w:type="spellStart"/>
      <w:r w:rsidRPr="009956AE">
        <w:rPr>
          <w:rFonts w:ascii="Times New Roman" w:hAnsi="Times New Roman" w:cs="Times New Roman"/>
          <w:bCs/>
          <w:lang w:val="es-ES"/>
        </w:rPr>
        <w:t>co</w:t>
      </w:r>
      <w:proofErr w:type="spellEnd"/>
      <w:r w:rsidR="00AE3237">
        <w:rPr>
          <w:rFonts w:ascii="Times New Roman" w:hAnsi="Times New Roman" w:cs="Times New Roman"/>
          <w:bCs/>
          <w:lang w:val="es-ES"/>
        </w:rPr>
        <w:t>-</w:t>
      </w:r>
      <w:r w:rsidRPr="009956AE">
        <w:rPr>
          <w:rFonts w:ascii="Times New Roman" w:hAnsi="Times New Roman" w:cs="Times New Roman"/>
          <w:bCs/>
          <w:lang w:val="es-ES"/>
        </w:rPr>
        <w:t xml:space="preserve">diseño de diferentes proyectos: diseño de calles, un parque público, el centro comunitario, un modelo de vivienda y más de diez </w:t>
      </w:r>
      <w:r w:rsidR="00AE3237">
        <w:rPr>
          <w:rFonts w:ascii="Times New Roman" w:hAnsi="Times New Roman" w:cs="Times New Roman"/>
          <w:bCs/>
          <w:lang w:val="es-ES"/>
        </w:rPr>
        <w:t xml:space="preserve">proyectos arquitectónicos de </w:t>
      </w:r>
      <w:r w:rsidR="007C041F">
        <w:rPr>
          <w:rFonts w:ascii="Times New Roman" w:hAnsi="Times New Roman" w:cs="Times New Roman"/>
          <w:bCs/>
          <w:lang w:val="es-ES"/>
        </w:rPr>
        <w:t>viviendas individuales</w:t>
      </w:r>
      <w:r w:rsidR="00EE53D2">
        <w:rPr>
          <w:rFonts w:ascii="Times New Roman" w:hAnsi="Times New Roman" w:cs="Times New Roman"/>
          <w:bCs/>
          <w:lang w:val="es-ES"/>
        </w:rPr>
        <w:t>, así como en el diseño y construcción de una banca</w:t>
      </w:r>
      <w:r w:rsidR="007C041F">
        <w:rPr>
          <w:rFonts w:ascii="Times New Roman" w:hAnsi="Times New Roman" w:cs="Times New Roman"/>
          <w:bCs/>
          <w:lang w:val="es-ES"/>
        </w:rPr>
        <w:t>.</w:t>
      </w:r>
    </w:p>
    <w:p w14:paraId="7BE90425" w14:textId="77777777" w:rsidR="009956AE" w:rsidRDefault="009956AE" w:rsidP="009956AE">
      <w:pPr>
        <w:autoSpaceDE w:val="0"/>
        <w:autoSpaceDN w:val="0"/>
        <w:adjustRightInd w:val="0"/>
        <w:spacing w:line="360" w:lineRule="auto"/>
        <w:ind w:right="57"/>
        <w:jc w:val="both"/>
        <w:textAlignment w:val="center"/>
        <w:rPr>
          <w:rFonts w:ascii="Times New Roman" w:hAnsi="Times New Roman" w:cs="Times New Roman"/>
          <w:bCs/>
          <w:lang w:val="es-ES"/>
        </w:rPr>
      </w:pPr>
    </w:p>
    <w:p w14:paraId="2C6DF8FE" w14:textId="43991639" w:rsidR="007B33D7" w:rsidRDefault="00EE53D2" w:rsidP="007B33D7">
      <w:pPr>
        <w:autoSpaceDE w:val="0"/>
        <w:autoSpaceDN w:val="0"/>
        <w:adjustRightInd w:val="0"/>
        <w:spacing w:line="360" w:lineRule="auto"/>
        <w:ind w:right="57"/>
        <w:jc w:val="both"/>
        <w:textAlignment w:val="center"/>
        <w:rPr>
          <w:rFonts w:ascii="Times New Roman" w:hAnsi="Times New Roman" w:cs="Times New Roman"/>
          <w:bCs/>
          <w:lang w:val="es-ES"/>
        </w:rPr>
      </w:pPr>
      <w:r>
        <w:rPr>
          <w:rFonts w:ascii="Times New Roman" w:hAnsi="Times New Roman" w:cs="Times New Roman"/>
          <w:bCs/>
          <w:lang w:val="es-ES"/>
        </w:rPr>
        <w:lastRenderedPageBreak/>
        <w:t>P</w:t>
      </w:r>
      <w:r w:rsidR="007B33D7" w:rsidRPr="007B33D7">
        <w:rPr>
          <w:rFonts w:ascii="Times New Roman" w:hAnsi="Times New Roman" w:cs="Times New Roman"/>
          <w:bCs/>
          <w:lang w:val="es-ES"/>
        </w:rPr>
        <w:t>aralela</w:t>
      </w:r>
      <w:r>
        <w:rPr>
          <w:rFonts w:ascii="Times New Roman" w:hAnsi="Times New Roman" w:cs="Times New Roman"/>
          <w:bCs/>
          <w:lang w:val="es-ES"/>
        </w:rPr>
        <w:t>mente</w:t>
      </w:r>
      <w:r w:rsidR="007B33D7" w:rsidRPr="007B33D7">
        <w:rPr>
          <w:rFonts w:ascii="Times New Roman" w:hAnsi="Times New Roman" w:cs="Times New Roman"/>
          <w:bCs/>
          <w:lang w:val="es-ES"/>
        </w:rPr>
        <w:t>, el equipo elaboró</w:t>
      </w:r>
      <w:r w:rsidR="007B33D7">
        <w:rPr>
          <w:rFonts w:ascii="Times New Roman" w:hAnsi="Times New Roman" w:cs="Times New Roman"/>
          <w:bCs/>
          <w:lang w:val="es-ES"/>
        </w:rPr>
        <w:t xml:space="preserve"> un manual de autoconstrucción y actualmente facilita un taller en </w:t>
      </w:r>
      <w:r w:rsidR="007C041F">
        <w:rPr>
          <w:rFonts w:ascii="Times New Roman" w:hAnsi="Times New Roman" w:cs="Times New Roman"/>
          <w:bCs/>
          <w:lang w:val="es-ES"/>
        </w:rPr>
        <w:t xml:space="preserve">la </w:t>
      </w:r>
      <w:r w:rsidR="007B33D7">
        <w:rPr>
          <w:rFonts w:ascii="Times New Roman" w:hAnsi="Times New Roman" w:cs="Times New Roman"/>
          <w:bCs/>
          <w:lang w:val="es-ES"/>
        </w:rPr>
        <w:t xml:space="preserve">telesecundaria de la comunidad, que será adaptado y replicado con mujeres, con el fin de que ellas puedan implementar los proyectos de diseño participativo y así contribuir activamente en la producción de su espacio habitable. </w:t>
      </w:r>
    </w:p>
    <w:p w14:paraId="11F5F707" w14:textId="77777777" w:rsidR="007B33D7" w:rsidRDefault="007B33D7" w:rsidP="007B33D7">
      <w:pPr>
        <w:autoSpaceDE w:val="0"/>
        <w:autoSpaceDN w:val="0"/>
        <w:adjustRightInd w:val="0"/>
        <w:spacing w:line="360" w:lineRule="auto"/>
        <w:ind w:right="57"/>
        <w:jc w:val="both"/>
        <w:textAlignment w:val="center"/>
        <w:rPr>
          <w:rFonts w:ascii="Times New Roman" w:hAnsi="Times New Roman" w:cs="Times New Roman"/>
          <w:bCs/>
          <w:lang w:val="es-ES"/>
        </w:rPr>
      </w:pPr>
    </w:p>
    <w:p w14:paraId="5FECECAC" w14:textId="75A669D5" w:rsidR="007C041F" w:rsidRPr="009956AE" w:rsidRDefault="007B33D7" w:rsidP="007C041F">
      <w:pPr>
        <w:autoSpaceDE w:val="0"/>
        <w:autoSpaceDN w:val="0"/>
        <w:adjustRightInd w:val="0"/>
        <w:spacing w:line="360" w:lineRule="auto"/>
        <w:ind w:right="57"/>
        <w:jc w:val="both"/>
        <w:textAlignment w:val="center"/>
        <w:rPr>
          <w:rFonts w:ascii="Times New Roman" w:hAnsi="Times New Roman" w:cs="Times New Roman"/>
          <w:bCs/>
          <w:lang w:val="es-ES"/>
        </w:rPr>
      </w:pPr>
      <w:r>
        <w:rPr>
          <w:rFonts w:ascii="Times New Roman" w:hAnsi="Times New Roman" w:cs="Times New Roman"/>
          <w:bCs/>
          <w:lang w:val="es-ES"/>
        </w:rPr>
        <w:t>Finalmente, el equipo trabaja en el diseño de un modelo de cooperativa que emula el sistema de crédito informal de “tandas”. Este modelo se basa en contribuciones semanales en efectivo, en especie y de trabajo</w:t>
      </w:r>
      <w:r w:rsidR="00960B6F">
        <w:rPr>
          <w:rFonts w:ascii="Times New Roman" w:hAnsi="Times New Roman" w:cs="Times New Roman"/>
          <w:bCs/>
          <w:lang w:val="es-ES"/>
        </w:rPr>
        <w:t xml:space="preserve"> con jornadas de 4 y 8 horas</w:t>
      </w:r>
      <w:r>
        <w:rPr>
          <w:rFonts w:ascii="Times New Roman" w:hAnsi="Times New Roman" w:cs="Times New Roman"/>
          <w:bCs/>
          <w:lang w:val="es-ES"/>
        </w:rPr>
        <w:t xml:space="preserve">, que todas las personas de la cooperativa aportan hasta que se haya construido la última vivienda. En una primera etapa se pondrá a prueba el modelo en la construcción de los espacios públicos como el parque y el centro comunitario para después continuar con las </w:t>
      </w:r>
      <w:r w:rsidRPr="00986521">
        <w:rPr>
          <w:rFonts w:ascii="Times New Roman" w:hAnsi="Times New Roman" w:cs="Times New Roman"/>
          <w:bCs/>
          <w:lang w:val="es-ES"/>
        </w:rPr>
        <w:t>viviendas</w:t>
      </w:r>
      <w:r w:rsidR="007C041F" w:rsidRPr="00986521">
        <w:rPr>
          <w:rFonts w:ascii="Times New Roman" w:hAnsi="Times New Roman" w:cs="Times New Roman"/>
          <w:bCs/>
          <w:lang w:val="es-ES"/>
        </w:rPr>
        <w:t xml:space="preserve"> (</w:t>
      </w:r>
      <w:del w:id="28" w:author="Autor">
        <w:r w:rsidR="007C041F" w:rsidRPr="00986521" w:rsidDel="00635657">
          <w:rPr>
            <w:rFonts w:ascii="Times New Roman" w:hAnsi="Times New Roman" w:cs="Times New Roman"/>
            <w:bCs/>
            <w:lang w:val="es-ES"/>
          </w:rPr>
          <w:delText xml:space="preserve">ver </w:delText>
        </w:r>
        <w:r w:rsidR="00EB0E3C" w:rsidRPr="00986521" w:rsidDel="00635657">
          <w:rPr>
            <w:rFonts w:ascii="Times New Roman" w:hAnsi="Times New Roman" w:cs="Times New Roman"/>
            <w:bCs/>
            <w:lang w:val="es-ES"/>
          </w:rPr>
          <w:delText>i</w:delText>
        </w:r>
      </w:del>
      <w:ins w:id="29" w:author="Autor">
        <w:r w:rsidR="00635657">
          <w:rPr>
            <w:rFonts w:ascii="Times New Roman" w:hAnsi="Times New Roman" w:cs="Times New Roman"/>
            <w:bCs/>
            <w:lang w:val="es-ES"/>
          </w:rPr>
          <w:t>I</w:t>
        </w:r>
      </w:ins>
      <w:r w:rsidR="00EB0E3C" w:rsidRPr="00986521">
        <w:rPr>
          <w:rFonts w:ascii="Times New Roman" w:hAnsi="Times New Roman" w:cs="Times New Roman"/>
          <w:bCs/>
          <w:lang w:val="es-ES"/>
        </w:rPr>
        <w:t>magen</w:t>
      </w:r>
      <w:r w:rsidR="007C041F" w:rsidRPr="00986521">
        <w:rPr>
          <w:rFonts w:ascii="Times New Roman" w:hAnsi="Times New Roman" w:cs="Times New Roman"/>
          <w:bCs/>
          <w:lang w:val="es-ES"/>
        </w:rPr>
        <w:t xml:space="preserve"> 2).</w:t>
      </w:r>
    </w:p>
    <w:p w14:paraId="401D4CA0" w14:textId="778778A0" w:rsidR="00EB0E3C" w:rsidRDefault="00EB0E3C" w:rsidP="00EB0E3C">
      <w:pPr>
        <w:autoSpaceDE w:val="0"/>
        <w:autoSpaceDN w:val="0"/>
        <w:adjustRightInd w:val="0"/>
        <w:spacing w:line="360" w:lineRule="auto"/>
        <w:ind w:left="360" w:right="57"/>
        <w:jc w:val="center"/>
        <w:textAlignment w:val="center"/>
        <w:rPr>
          <w:rFonts w:ascii="Times New Roman" w:hAnsi="Times New Roman" w:cs="Times New Roman"/>
          <w:i/>
          <w:iCs/>
          <w:color w:val="000000"/>
          <w:sz w:val="18"/>
          <w:szCs w:val="18"/>
          <w:lang w:val="es-ES"/>
        </w:rPr>
      </w:pPr>
    </w:p>
    <w:p w14:paraId="232B7EA0" w14:textId="53AC966C" w:rsidR="00986521" w:rsidRDefault="00986521" w:rsidP="00EB0E3C">
      <w:pPr>
        <w:autoSpaceDE w:val="0"/>
        <w:autoSpaceDN w:val="0"/>
        <w:adjustRightInd w:val="0"/>
        <w:spacing w:line="360" w:lineRule="auto"/>
        <w:ind w:left="360" w:right="57"/>
        <w:jc w:val="center"/>
        <w:textAlignment w:val="center"/>
        <w:rPr>
          <w:rFonts w:ascii="Times New Roman" w:hAnsi="Times New Roman" w:cs="Times New Roman"/>
          <w:i/>
          <w:iCs/>
          <w:color w:val="000000"/>
          <w:sz w:val="18"/>
          <w:szCs w:val="18"/>
          <w:lang w:val="es-ES"/>
        </w:rPr>
      </w:pPr>
      <w:r>
        <w:rPr>
          <w:noProof/>
          <w:lang w:eastAsia="es-MX"/>
        </w:rPr>
        <w:drawing>
          <wp:inline distT="0" distB="0" distL="0" distR="0" wp14:anchorId="1F1396A9" wp14:editId="24D9C4A6">
            <wp:extent cx="5638800" cy="3516034"/>
            <wp:effectExtent l="0" t="0" r="0" b="8255"/>
            <wp:docPr id="2" name="Imagen 6">
              <a:extLst xmlns:a="http://schemas.openxmlformats.org/drawingml/2006/main">
                <a:ext uri="{FF2B5EF4-FFF2-40B4-BE49-F238E27FC236}">
                  <a16:creationId xmlns:a16="http://schemas.microsoft.com/office/drawing/2014/main" id="{9FF03E6A-51CB-4D58-A606-D908535B7DF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6">
                      <a:extLst>
                        <a:ext uri="{FF2B5EF4-FFF2-40B4-BE49-F238E27FC236}">
                          <a16:creationId xmlns:a16="http://schemas.microsoft.com/office/drawing/2014/main" id="{9FF03E6A-51CB-4D58-A606-D908535B7DF0}"/>
                        </a:ext>
                      </a:extLst>
                    </pic:cNvPr>
                    <pic:cNvPicPr>
                      <a:picLocks noChangeAspect="1"/>
                    </pic:cNvPicPr>
                  </pic:nvPicPr>
                  <pic:blipFill rotWithShape="1">
                    <a:blip r:embed="rId14"/>
                    <a:srcRect b="13928"/>
                    <a:stretch/>
                  </pic:blipFill>
                  <pic:spPr>
                    <a:xfrm>
                      <a:off x="0" y="0"/>
                      <a:ext cx="5667958" cy="3534215"/>
                    </a:xfrm>
                    <a:prstGeom prst="rect">
                      <a:avLst/>
                    </a:prstGeom>
                  </pic:spPr>
                </pic:pic>
              </a:graphicData>
            </a:graphic>
          </wp:inline>
        </w:drawing>
      </w:r>
    </w:p>
    <w:p w14:paraId="2FA3F5E6" w14:textId="748E179C" w:rsidR="00EB0E3C" w:rsidRPr="001D39FF" w:rsidRDefault="00EB0E3C" w:rsidP="00EB0E3C">
      <w:pPr>
        <w:autoSpaceDE w:val="0"/>
        <w:autoSpaceDN w:val="0"/>
        <w:adjustRightInd w:val="0"/>
        <w:spacing w:line="360" w:lineRule="auto"/>
        <w:ind w:left="360" w:right="57"/>
        <w:jc w:val="center"/>
        <w:textAlignment w:val="center"/>
        <w:rPr>
          <w:rFonts w:ascii="Times New Roman" w:hAnsi="Times New Roman" w:cs="Times New Roman"/>
          <w:i/>
          <w:iCs/>
          <w:color w:val="000000"/>
          <w:sz w:val="18"/>
          <w:szCs w:val="18"/>
          <w:lang w:val="es-ES"/>
        </w:rPr>
      </w:pPr>
      <w:r>
        <w:rPr>
          <w:rFonts w:ascii="Times New Roman" w:hAnsi="Times New Roman" w:cs="Times New Roman"/>
          <w:i/>
          <w:iCs/>
          <w:color w:val="000000"/>
          <w:sz w:val="18"/>
          <w:szCs w:val="18"/>
          <w:lang w:val="es-ES"/>
        </w:rPr>
        <w:t>Imagen 2</w:t>
      </w:r>
      <w:r w:rsidRPr="001D39FF">
        <w:rPr>
          <w:rFonts w:ascii="Times New Roman" w:hAnsi="Times New Roman" w:cs="Times New Roman"/>
          <w:i/>
          <w:iCs/>
          <w:color w:val="000000"/>
          <w:sz w:val="18"/>
          <w:szCs w:val="18"/>
          <w:lang w:val="es-ES"/>
        </w:rPr>
        <w:t xml:space="preserve">. </w:t>
      </w:r>
      <w:r>
        <w:rPr>
          <w:rFonts w:ascii="Times New Roman" w:hAnsi="Times New Roman" w:cs="Times New Roman"/>
          <w:bCs/>
          <w:i/>
          <w:iCs/>
          <w:color w:val="000000"/>
          <w:sz w:val="18"/>
          <w:szCs w:val="18"/>
          <w:lang w:val="es-ES"/>
        </w:rPr>
        <w:t>Línea del tiempo de los proyectos, elaboración propia</w:t>
      </w:r>
    </w:p>
    <w:p w14:paraId="24127759" w14:textId="46A26AED" w:rsidR="007B33D7" w:rsidRDefault="007B33D7" w:rsidP="007B33D7">
      <w:pPr>
        <w:autoSpaceDE w:val="0"/>
        <w:autoSpaceDN w:val="0"/>
        <w:adjustRightInd w:val="0"/>
        <w:spacing w:line="360" w:lineRule="auto"/>
        <w:ind w:right="57"/>
        <w:jc w:val="both"/>
        <w:textAlignment w:val="center"/>
        <w:rPr>
          <w:rFonts w:ascii="Times New Roman" w:hAnsi="Times New Roman" w:cs="Times New Roman"/>
          <w:bCs/>
          <w:lang w:val="es-ES"/>
        </w:rPr>
      </w:pPr>
    </w:p>
    <w:p w14:paraId="136A9029" w14:textId="7F984C2E" w:rsidR="007B33D7" w:rsidRDefault="007B33D7" w:rsidP="007B33D7">
      <w:pPr>
        <w:autoSpaceDE w:val="0"/>
        <w:autoSpaceDN w:val="0"/>
        <w:adjustRightInd w:val="0"/>
        <w:spacing w:line="360" w:lineRule="auto"/>
        <w:ind w:right="57"/>
        <w:jc w:val="both"/>
        <w:textAlignment w:val="center"/>
        <w:rPr>
          <w:rFonts w:ascii="Times New Roman" w:hAnsi="Times New Roman" w:cs="Times New Roman"/>
          <w:bCs/>
          <w:lang w:val="es-ES"/>
        </w:rPr>
      </w:pPr>
      <w:r>
        <w:rPr>
          <w:rFonts w:ascii="Times New Roman" w:hAnsi="Times New Roman" w:cs="Times New Roman"/>
          <w:bCs/>
          <w:lang w:val="es-ES"/>
        </w:rPr>
        <w:t>Cabe destacar que este modelo ya se ha implementado en diferentes casos alrededor del mundo; sin embargo, en muy pocos de ellos son las mujeres quienes lider</w:t>
      </w:r>
      <w:del w:id="30" w:author="Autor">
        <w:r w:rsidDel="002F1300">
          <w:rPr>
            <w:rFonts w:ascii="Times New Roman" w:hAnsi="Times New Roman" w:cs="Times New Roman"/>
            <w:bCs/>
            <w:lang w:val="es-ES"/>
          </w:rPr>
          <w:delText>e</w:delText>
        </w:r>
      </w:del>
      <w:r>
        <w:rPr>
          <w:rFonts w:ascii="Times New Roman" w:hAnsi="Times New Roman" w:cs="Times New Roman"/>
          <w:bCs/>
          <w:lang w:val="es-ES"/>
        </w:rPr>
        <w:t xml:space="preserve">an tanto la gestión como la construcción de vivienda. Una excepción local es el caso de la colonia </w:t>
      </w:r>
      <w:commentRangeStart w:id="31"/>
      <w:r>
        <w:rPr>
          <w:rFonts w:ascii="Times New Roman" w:hAnsi="Times New Roman" w:cs="Times New Roman"/>
          <w:bCs/>
          <w:lang w:val="es-ES"/>
        </w:rPr>
        <w:t xml:space="preserve">los </w:t>
      </w:r>
      <w:commentRangeEnd w:id="31"/>
      <w:r w:rsidR="002F1300">
        <w:rPr>
          <w:rStyle w:val="Refdecomentario"/>
        </w:rPr>
        <w:commentReference w:id="31"/>
      </w:r>
      <w:r>
        <w:rPr>
          <w:rFonts w:ascii="Times New Roman" w:hAnsi="Times New Roman" w:cs="Times New Roman"/>
          <w:bCs/>
          <w:lang w:val="es-ES"/>
        </w:rPr>
        <w:t xml:space="preserve">Limones, al norponiente de San Luis Potosí (Arista, 2010). Esta colonia, cuyo proceso inspira este trabajo, fue construida por una cooperativa de mujeres quienes no solo desempeñaron roles de administración y acompañamiento </w:t>
      </w:r>
      <w:proofErr w:type="gramStart"/>
      <w:r>
        <w:rPr>
          <w:rFonts w:ascii="Times New Roman" w:hAnsi="Times New Roman" w:cs="Times New Roman"/>
          <w:bCs/>
          <w:lang w:val="es-ES"/>
        </w:rPr>
        <w:t>tradicionales</w:t>
      </w:r>
      <w:proofErr w:type="gramEnd"/>
      <w:r>
        <w:rPr>
          <w:rFonts w:ascii="Times New Roman" w:hAnsi="Times New Roman" w:cs="Times New Roman"/>
          <w:bCs/>
          <w:lang w:val="es-ES"/>
        </w:rPr>
        <w:t xml:space="preserve"> sino que, mediante su mano de obra, produjeron </w:t>
      </w:r>
      <w:r w:rsidR="00960B6F">
        <w:rPr>
          <w:rFonts w:ascii="Times New Roman" w:hAnsi="Times New Roman" w:cs="Times New Roman"/>
          <w:bCs/>
          <w:lang w:val="es-ES"/>
        </w:rPr>
        <w:t>ladrillos de cemento</w:t>
      </w:r>
      <w:r>
        <w:rPr>
          <w:rFonts w:ascii="Times New Roman" w:hAnsi="Times New Roman" w:cs="Times New Roman"/>
          <w:bCs/>
          <w:lang w:val="es-ES"/>
        </w:rPr>
        <w:t xml:space="preserve"> y construyeron sus viviendas.   </w:t>
      </w:r>
    </w:p>
    <w:p w14:paraId="7A2930C2" w14:textId="77777777" w:rsidR="007B33D7" w:rsidRDefault="007B33D7" w:rsidP="007B33D7">
      <w:pPr>
        <w:autoSpaceDE w:val="0"/>
        <w:autoSpaceDN w:val="0"/>
        <w:adjustRightInd w:val="0"/>
        <w:spacing w:line="360" w:lineRule="auto"/>
        <w:ind w:right="57"/>
        <w:jc w:val="both"/>
        <w:textAlignment w:val="center"/>
        <w:rPr>
          <w:rFonts w:ascii="Times New Roman" w:hAnsi="Times New Roman" w:cs="Times New Roman"/>
          <w:bCs/>
          <w:lang w:val="es-ES"/>
        </w:rPr>
      </w:pPr>
    </w:p>
    <w:p w14:paraId="194087B4" w14:textId="03577D12" w:rsidR="007B33D7" w:rsidRDefault="007B33D7" w:rsidP="007B33D7">
      <w:pPr>
        <w:autoSpaceDE w:val="0"/>
        <w:autoSpaceDN w:val="0"/>
        <w:adjustRightInd w:val="0"/>
        <w:spacing w:line="360" w:lineRule="auto"/>
        <w:ind w:right="57"/>
        <w:jc w:val="both"/>
        <w:textAlignment w:val="center"/>
        <w:rPr>
          <w:rFonts w:ascii="Times New Roman" w:hAnsi="Times New Roman" w:cs="Times New Roman"/>
          <w:i/>
          <w:iCs/>
          <w:color w:val="000000"/>
          <w:sz w:val="18"/>
          <w:szCs w:val="18"/>
          <w:lang w:val="es-ES"/>
        </w:rPr>
      </w:pPr>
      <w:r>
        <w:rPr>
          <w:rFonts w:ascii="Times New Roman" w:hAnsi="Times New Roman" w:cs="Times New Roman"/>
          <w:bCs/>
          <w:lang w:val="es-ES"/>
        </w:rPr>
        <w:lastRenderedPageBreak/>
        <w:t xml:space="preserve">En resumen, los proyectos se basan en un enfoque de autoproducción para desencadenar procesos de construcción comunitaria y parten de la filosofía del diseño participativo para integrar a los actores desde la etapa primigenia del proyecto. </w:t>
      </w:r>
    </w:p>
    <w:p w14:paraId="5BA2B65E" w14:textId="77777777" w:rsidR="007B33D7" w:rsidRDefault="007B33D7" w:rsidP="007B33D7">
      <w:pPr>
        <w:spacing w:line="360" w:lineRule="auto"/>
        <w:rPr>
          <w:rFonts w:ascii="Times New Roman" w:hAnsi="Times New Roman" w:cs="Times New Roman"/>
          <w:b/>
          <w:i/>
          <w:iCs/>
          <w:sz w:val="22"/>
          <w:szCs w:val="22"/>
          <w:lang w:val="es-ES"/>
        </w:rPr>
      </w:pPr>
    </w:p>
    <w:p w14:paraId="0C3B13E9" w14:textId="77777777" w:rsidR="007B33D7" w:rsidRDefault="007B33D7" w:rsidP="007B33D7">
      <w:pPr>
        <w:spacing w:line="360" w:lineRule="auto"/>
        <w:rPr>
          <w:rFonts w:ascii="Times New Roman" w:hAnsi="Times New Roman" w:cs="Times New Roman"/>
          <w:b/>
          <w:i/>
          <w:iCs/>
          <w:sz w:val="22"/>
          <w:szCs w:val="22"/>
        </w:rPr>
      </w:pPr>
      <w:r>
        <w:rPr>
          <w:rFonts w:ascii="Times New Roman" w:hAnsi="Times New Roman" w:cs="Times New Roman"/>
          <w:b/>
          <w:i/>
          <w:iCs/>
          <w:sz w:val="22"/>
          <w:szCs w:val="22"/>
        </w:rPr>
        <w:t xml:space="preserve">Métodos. </w:t>
      </w:r>
    </w:p>
    <w:p w14:paraId="7203FEE1" w14:textId="77777777" w:rsidR="007B33D7" w:rsidRDefault="007B33D7" w:rsidP="007B33D7">
      <w:pPr>
        <w:spacing w:line="360" w:lineRule="auto"/>
        <w:jc w:val="both"/>
        <w:rPr>
          <w:rFonts w:ascii="Times New Roman" w:hAnsi="Times New Roman" w:cs="Times New Roman"/>
          <w:bCs/>
          <w:lang w:val="es-ES"/>
        </w:rPr>
      </w:pPr>
      <w:r>
        <w:rPr>
          <w:rFonts w:ascii="Times New Roman" w:hAnsi="Times New Roman" w:cs="Times New Roman"/>
          <w:bCs/>
          <w:lang w:val="es-ES"/>
        </w:rPr>
        <w:t>El diseño de investigación aplicada empleado para elaborar estos proyectos se basó principalmente en métodos participativos de recolección de datos que a su vez se triangularon con observaciones y entrevistas.</w:t>
      </w:r>
    </w:p>
    <w:p w14:paraId="4D2625D5" w14:textId="77777777" w:rsidR="00BB7BFE" w:rsidRDefault="00BB7BFE" w:rsidP="007B33D7">
      <w:pPr>
        <w:spacing w:line="360" w:lineRule="auto"/>
        <w:jc w:val="both"/>
        <w:rPr>
          <w:rFonts w:ascii="Times New Roman" w:hAnsi="Times New Roman" w:cs="Times New Roman"/>
          <w:bCs/>
          <w:lang w:val="es-ES"/>
        </w:rPr>
      </w:pPr>
    </w:p>
    <w:p w14:paraId="729A9183" w14:textId="23486A08" w:rsidR="0098711B" w:rsidRDefault="00BB7BFE" w:rsidP="007B33D7">
      <w:pPr>
        <w:spacing w:line="360" w:lineRule="auto"/>
        <w:jc w:val="both"/>
        <w:rPr>
          <w:rFonts w:ascii="Times New Roman" w:hAnsi="Times New Roman" w:cs="Times New Roman"/>
          <w:bCs/>
          <w:lang w:val="es-ES"/>
        </w:rPr>
      </w:pPr>
      <w:r>
        <w:rPr>
          <w:rFonts w:ascii="Times New Roman" w:hAnsi="Times New Roman" w:cs="Times New Roman"/>
          <w:bCs/>
          <w:lang w:val="es-ES"/>
        </w:rPr>
        <w:t xml:space="preserve">Es importante mencionar que la metodología no tuvo un enfoque de género desde su génesis. Este fue integrado a lo largo del proceso, cuando el trabajo de campo </w:t>
      </w:r>
      <w:r w:rsidR="00EE53D2">
        <w:rPr>
          <w:rFonts w:ascii="Times New Roman" w:hAnsi="Times New Roman" w:cs="Times New Roman"/>
          <w:bCs/>
          <w:lang w:val="es-ES"/>
        </w:rPr>
        <w:t>p</w:t>
      </w:r>
      <w:r>
        <w:rPr>
          <w:rFonts w:ascii="Times New Roman" w:hAnsi="Times New Roman" w:cs="Times New Roman"/>
          <w:bCs/>
          <w:lang w:val="es-ES"/>
        </w:rPr>
        <w:t xml:space="preserve">ermitió entender el contexto social en el que se desarrollaban los proyectos. </w:t>
      </w:r>
      <w:r w:rsidR="00420F5A">
        <w:rPr>
          <w:rFonts w:ascii="Times New Roman" w:hAnsi="Times New Roman" w:cs="Times New Roman"/>
          <w:bCs/>
          <w:lang w:val="es-ES"/>
        </w:rPr>
        <w:t>En respuesta, este trabajo buscó</w:t>
      </w:r>
      <w:r>
        <w:rPr>
          <w:rFonts w:ascii="Times New Roman" w:hAnsi="Times New Roman" w:cs="Times New Roman"/>
          <w:bCs/>
          <w:lang w:val="es-ES"/>
        </w:rPr>
        <w:t xml:space="preserve"> documentar e integrar la experiencia de las mujeres a los proceso</w:t>
      </w:r>
      <w:r w:rsidR="00EE53D2">
        <w:rPr>
          <w:rFonts w:ascii="Times New Roman" w:hAnsi="Times New Roman" w:cs="Times New Roman"/>
          <w:bCs/>
          <w:lang w:val="es-ES"/>
        </w:rPr>
        <w:t>s</w:t>
      </w:r>
      <w:r>
        <w:rPr>
          <w:rFonts w:ascii="Times New Roman" w:hAnsi="Times New Roman" w:cs="Times New Roman"/>
          <w:bCs/>
          <w:lang w:val="es-ES"/>
        </w:rPr>
        <w:t xml:space="preserve"> de diseño y de toma de decisiones </w:t>
      </w:r>
      <w:r w:rsidR="00EE53D2">
        <w:rPr>
          <w:rFonts w:ascii="Times New Roman" w:hAnsi="Times New Roman" w:cs="Times New Roman"/>
          <w:bCs/>
          <w:lang w:val="es-ES"/>
        </w:rPr>
        <w:t>para así</w:t>
      </w:r>
      <w:r>
        <w:rPr>
          <w:rFonts w:ascii="Times New Roman" w:hAnsi="Times New Roman" w:cs="Times New Roman"/>
          <w:bCs/>
          <w:lang w:val="es-ES"/>
        </w:rPr>
        <w:t xml:space="preserve"> “visibilizar la vida cotidiana” (</w:t>
      </w:r>
      <w:proofErr w:type="spellStart"/>
      <w:r>
        <w:rPr>
          <w:rFonts w:ascii="Times New Roman" w:hAnsi="Times New Roman" w:cs="Times New Roman"/>
          <w:bCs/>
          <w:lang w:val="es-ES"/>
        </w:rPr>
        <w:t>Muxi</w:t>
      </w:r>
      <w:proofErr w:type="spellEnd"/>
      <w:r>
        <w:rPr>
          <w:rFonts w:ascii="Times New Roman" w:hAnsi="Times New Roman" w:cs="Times New Roman"/>
          <w:bCs/>
          <w:lang w:val="es-ES"/>
        </w:rPr>
        <w:t xml:space="preserve"> et al, p. 125). En todo momento se </w:t>
      </w:r>
      <w:r w:rsidR="00420F5A">
        <w:rPr>
          <w:rFonts w:ascii="Times New Roman" w:hAnsi="Times New Roman" w:cs="Times New Roman"/>
          <w:bCs/>
          <w:lang w:val="es-ES"/>
        </w:rPr>
        <w:t>promovi</w:t>
      </w:r>
      <w:r>
        <w:rPr>
          <w:rFonts w:ascii="Times New Roman" w:hAnsi="Times New Roman" w:cs="Times New Roman"/>
          <w:bCs/>
          <w:lang w:val="es-ES"/>
        </w:rPr>
        <w:t xml:space="preserve">ó la participación en igualdad de condiciones, es decir, en un contexto que ofrecía también espacios de participación para niños y adultos mayores, a cargo de las mujeres participantes. </w:t>
      </w:r>
      <w:r w:rsidR="00EE53D2">
        <w:rPr>
          <w:rFonts w:ascii="Times New Roman" w:hAnsi="Times New Roman" w:cs="Times New Roman"/>
          <w:bCs/>
          <w:lang w:val="es-ES"/>
        </w:rPr>
        <w:t>La coordinación de los talleres fue facilitada por</w:t>
      </w:r>
      <w:r w:rsidR="0098711B">
        <w:rPr>
          <w:rFonts w:ascii="Times New Roman" w:hAnsi="Times New Roman" w:cs="Times New Roman"/>
          <w:bCs/>
          <w:lang w:val="es-ES"/>
        </w:rPr>
        <w:t xml:space="preserve"> líderes </w:t>
      </w:r>
      <w:r w:rsidR="00EE53D2">
        <w:rPr>
          <w:rFonts w:ascii="Times New Roman" w:hAnsi="Times New Roman" w:cs="Times New Roman"/>
          <w:bCs/>
          <w:lang w:val="es-ES"/>
        </w:rPr>
        <w:t xml:space="preserve">locales </w:t>
      </w:r>
      <w:r w:rsidR="0098711B">
        <w:rPr>
          <w:rFonts w:ascii="Times New Roman" w:hAnsi="Times New Roman" w:cs="Times New Roman"/>
          <w:bCs/>
          <w:lang w:val="es-ES"/>
        </w:rPr>
        <w:t xml:space="preserve">abiertos a nuevos procesos comunitarios. Esta fue una estrategia culturalmente sensible que buscó incluir a personas que tradicionalmente son excluidas de la toma de decisiones, como las mujeres y los niños, para insertar sus voces en la definición de problemáticas y diseño de soluciones sin confrontar los patrones patriarcales de forma directa. </w:t>
      </w:r>
    </w:p>
    <w:p w14:paraId="14C7B9E8" w14:textId="77777777" w:rsidR="0098711B" w:rsidRDefault="0098711B" w:rsidP="007B33D7">
      <w:pPr>
        <w:spacing w:line="360" w:lineRule="auto"/>
        <w:jc w:val="both"/>
        <w:rPr>
          <w:rFonts w:ascii="Times New Roman" w:hAnsi="Times New Roman" w:cs="Times New Roman"/>
          <w:bCs/>
          <w:lang w:val="es-ES"/>
        </w:rPr>
      </w:pPr>
    </w:p>
    <w:p w14:paraId="60EDFB79" w14:textId="388AAE65" w:rsidR="007B33D7" w:rsidRDefault="00986521" w:rsidP="007B33D7">
      <w:pPr>
        <w:spacing w:line="360" w:lineRule="auto"/>
        <w:jc w:val="both"/>
        <w:rPr>
          <w:rFonts w:ascii="Times New Roman" w:hAnsi="Times New Roman" w:cs="Times New Roman"/>
          <w:bCs/>
          <w:lang w:val="es-ES"/>
        </w:rPr>
      </w:pPr>
      <w:r>
        <w:rPr>
          <w:noProof/>
          <w:lang w:eastAsia="es-MX"/>
        </w:rPr>
        <w:drawing>
          <wp:anchor distT="0" distB="0" distL="114300" distR="114300" simplePos="0" relativeHeight="251658240" behindDoc="0" locked="0" layoutInCell="1" allowOverlap="1" wp14:anchorId="4D1AC508" wp14:editId="65AF204F">
            <wp:simplePos x="0" y="0"/>
            <wp:positionH relativeFrom="column">
              <wp:posOffset>1883283</wp:posOffset>
            </wp:positionH>
            <wp:positionV relativeFrom="paragraph">
              <wp:posOffset>1102766</wp:posOffset>
            </wp:positionV>
            <wp:extent cx="2797175" cy="2346325"/>
            <wp:effectExtent l="0" t="0" r="3175" b="0"/>
            <wp:wrapTopAndBottom/>
            <wp:docPr id="7" name="Imagen 6">
              <a:extLst xmlns:a="http://schemas.openxmlformats.org/drawingml/2006/main">
                <a:ext uri="{FF2B5EF4-FFF2-40B4-BE49-F238E27FC236}">
                  <a16:creationId xmlns:a16="http://schemas.microsoft.com/office/drawing/2014/main" id="{C73E7372-EBB4-475B-8963-27513A8A48E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6">
                      <a:extLst>
                        <a:ext uri="{FF2B5EF4-FFF2-40B4-BE49-F238E27FC236}">
                          <a16:creationId xmlns:a16="http://schemas.microsoft.com/office/drawing/2014/main" id="{C73E7372-EBB4-475B-8963-27513A8A48E5}"/>
                        </a:ext>
                      </a:extLst>
                    </pic:cNvPr>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797175" cy="2346325"/>
                    </a:xfrm>
                    <a:prstGeom prst="rect">
                      <a:avLst/>
                    </a:prstGeom>
                  </pic:spPr>
                </pic:pic>
              </a:graphicData>
            </a:graphic>
            <wp14:sizeRelH relativeFrom="margin">
              <wp14:pctWidth>0</wp14:pctWidth>
            </wp14:sizeRelH>
            <wp14:sizeRelV relativeFrom="margin">
              <wp14:pctHeight>0</wp14:pctHeight>
            </wp14:sizeRelV>
          </wp:anchor>
        </w:drawing>
      </w:r>
      <w:r w:rsidR="0098711B">
        <w:rPr>
          <w:rFonts w:ascii="Times New Roman" w:hAnsi="Times New Roman" w:cs="Times New Roman"/>
          <w:bCs/>
          <w:lang w:val="es-ES"/>
        </w:rPr>
        <w:t xml:space="preserve">Este trabajo presenta, por lo tanto, una perspectiva feminista de un proceso de investigación y diseño más amplio. Para ello, </w:t>
      </w:r>
      <w:r w:rsidR="00420F5A">
        <w:rPr>
          <w:rFonts w:ascii="Times New Roman" w:hAnsi="Times New Roman" w:cs="Times New Roman"/>
          <w:bCs/>
          <w:lang w:val="es-ES"/>
        </w:rPr>
        <w:t>el</w:t>
      </w:r>
      <w:r w:rsidR="007B33D7">
        <w:rPr>
          <w:rFonts w:ascii="Times New Roman" w:hAnsi="Times New Roman" w:cs="Times New Roman"/>
          <w:bCs/>
          <w:lang w:val="es-ES"/>
        </w:rPr>
        <w:t xml:space="preserve"> modelo de diseño de experiencia de Sanders (2002), </w:t>
      </w:r>
      <w:r w:rsidR="0098711B">
        <w:rPr>
          <w:rFonts w:ascii="Times New Roman" w:hAnsi="Times New Roman" w:cs="Times New Roman"/>
          <w:bCs/>
          <w:lang w:val="es-ES"/>
        </w:rPr>
        <w:t>fungió como marco de análisis para entender</w:t>
      </w:r>
      <w:r w:rsidR="007B33D7">
        <w:rPr>
          <w:rFonts w:ascii="Times New Roman" w:hAnsi="Times New Roman" w:cs="Times New Roman"/>
          <w:bCs/>
          <w:lang w:val="es-ES"/>
        </w:rPr>
        <w:t xml:space="preserve"> lo que las mujeres “dicen” sobre su comunidad, lo que “hacen” en su comunidad y lo que “sueñan” y pueden “hacer” para generar un cambio en su comunidad</w:t>
      </w:r>
      <w:r w:rsidR="00420F5A">
        <w:rPr>
          <w:rFonts w:ascii="Times New Roman" w:hAnsi="Times New Roman" w:cs="Times New Roman"/>
          <w:bCs/>
          <w:lang w:val="es-ES"/>
        </w:rPr>
        <w:t xml:space="preserve"> (</w:t>
      </w:r>
      <w:ins w:id="32" w:author="Autor">
        <w:r w:rsidR="00635657">
          <w:rPr>
            <w:rFonts w:ascii="Times New Roman" w:hAnsi="Times New Roman" w:cs="Times New Roman"/>
            <w:bCs/>
            <w:lang w:val="es-ES"/>
          </w:rPr>
          <w:t>I</w:t>
        </w:r>
      </w:ins>
      <w:del w:id="33" w:author="Autor">
        <w:r w:rsidR="00EB0E3C" w:rsidDel="00635657">
          <w:rPr>
            <w:rFonts w:ascii="Times New Roman" w:hAnsi="Times New Roman" w:cs="Times New Roman"/>
            <w:bCs/>
            <w:lang w:val="es-ES"/>
          </w:rPr>
          <w:delText>i</w:delText>
        </w:r>
      </w:del>
      <w:r w:rsidR="00EB0E3C">
        <w:rPr>
          <w:rFonts w:ascii="Times New Roman" w:hAnsi="Times New Roman" w:cs="Times New Roman"/>
          <w:bCs/>
          <w:lang w:val="es-ES"/>
        </w:rPr>
        <w:t>magen</w:t>
      </w:r>
      <w:r w:rsidR="00420F5A">
        <w:rPr>
          <w:rFonts w:ascii="Times New Roman" w:hAnsi="Times New Roman" w:cs="Times New Roman"/>
          <w:bCs/>
          <w:lang w:val="es-ES"/>
        </w:rPr>
        <w:t xml:space="preserve"> 3)</w:t>
      </w:r>
      <w:r w:rsidR="007B33D7">
        <w:rPr>
          <w:rFonts w:ascii="Times New Roman" w:hAnsi="Times New Roman" w:cs="Times New Roman"/>
          <w:bCs/>
          <w:lang w:val="es-ES"/>
        </w:rPr>
        <w:t xml:space="preserve">. </w:t>
      </w:r>
    </w:p>
    <w:p w14:paraId="2F0663E7" w14:textId="0D81AC58" w:rsidR="00420F5A" w:rsidRDefault="00420F5A" w:rsidP="007B33D7">
      <w:pPr>
        <w:spacing w:line="360" w:lineRule="auto"/>
        <w:jc w:val="both"/>
        <w:rPr>
          <w:rFonts w:ascii="Times New Roman" w:hAnsi="Times New Roman" w:cs="Times New Roman"/>
          <w:bCs/>
          <w:lang w:val="es-ES"/>
        </w:rPr>
      </w:pPr>
    </w:p>
    <w:p w14:paraId="6F560788" w14:textId="5E07AE39" w:rsidR="00EB0E3C" w:rsidRPr="001D39FF" w:rsidRDefault="00EB0E3C" w:rsidP="00EB0E3C">
      <w:pPr>
        <w:autoSpaceDE w:val="0"/>
        <w:autoSpaceDN w:val="0"/>
        <w:adjustRightInd w:val="0"/>
        <w:spacing w:line="360" w:lineRule="auto"/>
        <w:ind w:left="360" w:right="57"/>
        <w:jc w:val="center"/>
        <w:textAlignment w:val="center"/>
        <w:rPr>
          <w:rFonts w:ascii="Times New Roman" w:hAnsi="Times New Roman" w:cs="Times New Roman"/>
          <w:i/>
          <w:iCs/>
          <w:color w:val="000000"/>
          <w:sz w:val="18"/>
          <w:szCs w:val="18"/>
          <w:lang w:val="es-ES"/>
        </w:rPr>
      </w:pPr>
      <w:r>
        <w:rPr>
          <w:rFonts w:ascii="Times New Roman" w:hAnsi="Times New Roman" w:cs="Times New Roman"/>
          <w:i/>
          <w:iCs/>
          <w:color w:val="000000"/>
          <w:sz w:val="18"/>
          <w:szCs w:val="18"/>
          <w:lang w:val="es-ES"/>
        </w:rPr>
        <w:t>Imagen 3</w:t>
      </w:r>
      <w:r w:rsidRPr="001D39FF">
        <w:rPr>
          <w:rFonts w:ascii="Times New Roman" w:hAnsi="Times New Roman" w:cs="Times New Roman"/>
          <w:i/>
          <w:iCs/>
          <w:color w:val="000000"/>
          <w:sz w:val="18"/>
          <w:szCs w:val="18"/>
          <w:lang w:val="es-ES"/>
        </w:rPr>
        <w:t xml:space="preserve">. </w:t>
      </w:r>
      <w:r>
        <w:rPr>
          <w:rFonts w:ascii="Times New Roman" w:hAnsi="Times New Roman" w:cs="Times New Roman"/>
          <w:bCs/>
          <w:i/>
          <w:iCs/>
          <w:color w:val="000000"/>
          <w:sz w:val="18"/>
          <w:szCs w:val="18"/>
          <w:lang w:val="es-ES"/>
        </w:rPr>
        <w:t>Modelo de diseño de experiencias, elaboración propia en base a Sanders (2002)</w:t>
      </w:r>
    </w:p>
    <w:p w14:paraId="0A776080" w14:textId="77777777" w:rsidR="005446FE" w:rsidRDefault="005446FE" w:rsidP="007B33D7">
      <w:pPr>
        <w:spacing w:line="360" w:lineRule="auto"/>
        <w:jc w:val="both"/>
        <w:rPr>
          <w:rFonts w:ascii="Times New Roman" w:hAnsi="Times New Roman" w:cs="Times New Roman"/>
          <w:bCs/>
          <w:lang w:val="es-ES"/>
        </w:rPr>
      </w:pPr>
    </w:p>
    <w:p w14:paraId="533825E1" w14:textId="59554D7E" w:rsidR="001F4B44" w:rsidRDefault="0098711B" w:rsidP="007B33D7">
      <w:pPr>
        <w:spacing w:line="360" w:lineRule="auto"/>
        <w:jc w:val="both"/>
        <w:rPr>
          <w:rFonts w:ascii="Times New Roman" w:hAnsi="Times New Roman" w:cs="Times New Roman"/>
          <w:bCs/>
          <w:lang w:val="es-ES"/>
        </w:rPr>
      </w:pPr>
      <w:r>
        <w:rPr>
          <w:rFonts w:ascii="Times New Roman" w:hAnsi="Times New Roman" w:cs="Times New Roman"/>
          <w:bCs/>
          <w:lang w:val="es-ES"/>
        </w:rPr>
        <w:lastRenderedPageBreak/>
        <w:t>La información fue recabada mediante</w:t>
      </w:r>
      <w:r w:rsidR="00E92DE4">
        <w:rPr>
          <w:rFonts w:ascii="Times New Roman" w:hAnsi="Times New Roman" w:cs="Times New Roman"/>
          <w:bCs/>
          <w:lang w:val="es-ES"/>
        </w:rPr>
        <w:t xml:space="preserve"> </w:t>
      </w:r>
      <w:r w:rsidR="00DC33A5">
        <w:rPr>
          <w:rFonts w:ascii="Times New Roman" w:hAnsi="Times New Roman" w:cs="Times New Roman"/>
          <w:bCs/>
          <w:lang w:val="es-ES"/>
        </w:rPr>
        <w:t xml:space="preserve">métodos de diseño participativo según los cuatro tipos enunciados por </w:t>
      </w:r>
      <w:proofErr w:type="spellStart"/>
      <w:r w:rsidR="00DC33A5">
        <w:rPr>
          <w:rFonts w:ascii="Times New Roman" w:hAnsi="Times New Roman" w:cs="Times New Roman"/>
          <w:bCs/>
          <w:lang w:val="es-ES"/>
        </w:rPr>
        <w:t>Geifus</w:t>
      </w:r>
      <w:proofErr w:type="spellEnd"/>
      <w:r w:rsidR="00DC33A5">
        <w:rPr>
          <w:rFonts w:ascii="Times New Roman" w:hAnsi="Times New Roman" w:cs="Times New Roman"/>
          <w:bCs/>
          <w:lang w:val="es-ES"/>
        </w:rPr>
        <w:t xml:space="preserve"> (</w:t>
      </w:r>
      <w:r w:rsidR="00052B0A">
        <w:rPr>
          <w:rFonts w:ascii="Times New Roman" w:hAnsi="Times New Roman" w:cs="Times New Roman"/>
          <w:bCs/>
          <w:lang w:val="es-ES"/>
        </w:rPr>
        <w:t>1998</w:t>
      </w:r>
      <w:r w:rsidR="004C3C98">
        <w:rPr>
          <w:rFonts w:ascii="Times New Roman" w:hAnsi="Times New Roman" w:cs="Times New Roman"/>
          <w:bCs/>
          <w:lang w:val="es-ES"/>
        </w:rPr>
        <w:t xml:space="preserve">): </w:t>
      </w:r>
      <w:r w:rsidR="00AC3DF4">
        <w:rPr>
          <w:rFonts w:ascii="Times New Roman" w:hAnsi="Times New Roman" w:cs="Times New Roman"/>
          <w:bCs/>
          <w:lang w:val="es-ES"/>
        </w:rPr>
        <w:t xml:space="preserve">entrevista y observación de campo y </w:t>
      </w:r>
      <w:r w:rsidR="004C3C98">
        <w:rPr>
          <w:rFonts w:ascii="Times New Roman" w:hAnsi="Times New Roman" w:cs="Times New Roman"/>
          <w:bCs/>
          <w:lang w:val="es-ES"/>
        </w:rPr>
        <w:t>dinámica de grupos</w:t>
      </w:r>
      <w:r w:rsidR="00AC3DF4">
        <w:rPr>
          <w:rFonts w:ascii="Times New Roman" w:hAnsi="Times New Roman" w:cs="Times New Roman"/>
          <w:bCs/>
          <w:lang w:val="es-ES"/>
        </w:rPr>
        <w:t xml:space="preserve"> y</w:t>
      </w:r>
      <w:r w:rsidR="004C3C98">
        <w:rPr>
          <w:rFonts w:ascii="Times New Roman" w:hAnsi="Times New Roman" w:cs="Times New Roman"/>
          <w:bCs/>
          <w:lang w:val="es-ES"/>
        </w:rPr>
        <w:t xml:space="preserve"> visualización.</w:t>
      </w:r>
      <w:r w:rsidR="001F4B44">
        <w:rPr>
          <w:rFonts w:ascii="Times New Roman" w:hAnsi="Times New Roman" w:cs="Times New Roman"/>
          <w:bCs/>
          <w:lang w:val="es-ES"/>
        </w:rPr>
        <w:t xml:space="preserve"> </w:t>
      </w:r>
      <w:r w:rsidR="007B33D7">
        <w:rPr>
          <w:rFonts w:ascii="Times New Roman" w:hAnsi="Times New Roman" w:cs="Times New Roman"/>
          <w:bCs/>
          <w:lang w:val="es-ES"/>
        </w:rPr>
        <w:t>A través de entrevistas semiestructuradas (n = 7)</w:t>
      </w:r>
      <w:r w:rsidR="007B33D7">
        <w:rPr>
          <w:rStyle w:val="Refdenotaalpie"/>
          <w:rFonts w:cs="Times New Roman"/>
          <w:bCs/>
          <w:lang w:val="es-ES"/>
        </w:rPr>
        <w:footnoteReference w:id="1"/>
      </w:r>
      <w:r w:rsidR="007B33D7">
        <w:rPr>
          <w:rFonts w:ascii="Times New Roman" w:hAnsi="Times New Roman" w:cs="Times New Roman"/>
          <w:bCs/>
          <w:lang w:val="es-ES"/>
        </w:rPr>
        <w:t xml:space="preserve">, se recolectó “conocimiento explícito” sobre la percepción que tienen las mujeres de su comunidad, </w:t>
      </w:r>
      <w:r>
        <w:rPr>
          <w:rFonts w:ascii="Times New Roman" w:hAnsi="Times New Roman" w:cs="Times New Roman"/>
          <w:bCs/>
          <w:lang w:val="es-ES"/>
        </w:rPr>
        <w:t>las</w:t>
      </w:r>
      <w:r w:rsidR="007B33D7">
        <w:rPr>
          <w:rFonts w:ascii="Times New Roman" w:hAnsi="Times New Roman" w:cs="Times New Roman"/>
          <w:bCs/>
          <w:lang w:val="es-ES"/>
        </w:rPr>
        <w:t xml:space="preserve"> dificultades</w:t>
      </w:r>
      <w:r>
        <w:rPr>
          <w:rFonts w:ascii="Times New Roman" w:hAnsi="Times New Roman" w:cs="Times New Roman"/>
          <w:bCs/>
          <w:lang w:val="es-ES"/>
        </w:rPr>
        <w:t xml:space="preserve"> que enfrentan en el cotidiano</w:t>
      </w:r>
      <w:r w:rsidR="007B33D7">
        <w:rPr>
          <w:rFonts w:ascii="Times New Roman" w:hAnsi="Times New Roman" w:cs="Times New Roman"/>
          <w:bCs/>
          <w:lang w:val="es-ES"/>
        </w:rPr>
        <w:t xml:space="preserve"> y cómo es que participan en prácticas de producción espacial (Sanders, 2002). Esta información fue triangulada mediante observaciones conducidas tanto en el espacio doméstico como en el comunitario</w:t>
      </w:r>
      <w:r w:rsidR="00131A9F">
        <w:rPr>
          <w:rFonts w:ascii="Times New Roman" w:hAnsi="Times New Roman" w:cs="Times New Roman"/>
          <w:bCs/>
          <w:lang w:val="es-ES"/>
        </w:rPr>
        <w:t xml:space="preserve"> en las que se documentó </w:t>
      </w:r>
      <w:r w:rsidR="007B33D7">
        <w:rPr>
          <w:rFonts w:ascii="Times New Roman" w:hAnsi="Times New Roman" w:cs="Times New Roman"/>
          <w:bCs/>
          <w:lang w:val="es-ES"/>
        </w:rPr>
        <w:t xml:space="preserve">el comportamiento de las mujeres </w:t>
      </w:r>
      <w:proofErr w:type="gramStart"/>
      <w:r w:rsidR="007B33D7">
        <w:rPr>
          <w:rFonts w:ascii="Times New Roman" w:hAnsi="Times New Roman" w:cs="Times New Roman"/>
          <w:bCs/>
          <w:lang w:val="es-ES"/>
        </w:rPr>
        <w:t>en relación a</w:t>
      </w:r>
      <w:proofErr w:type="gramEnd"/>
      <w:r w:rsidR="007B33D7">
        <w:rPr>
          <w:rFonts w:ascii="Times New Roman" w:hAnsi="Times New Roman" w:cs="Times New Roman"/>
          <w:bCs/>
          <w:lang w:val="es-ES"/>
        </w:rPr>
        <w:t xml:space="preserve"> la forma en que utilizan el espacio y </w:t>
      </w:r>
      <w:r w:rsidR="00855501">
        <w:rPr>
          <w:rFonts w:ascii="Times New Roman" w:hAnsi="Times New Roman" w:cs="Times New Roman"/>
          <w:bCs/>
          <w:lang w:val="es-ES"/>
        </w:rPr>
        <w:t xml:space="preserve">su </w:t>
      </w:r>
      <w:r w:rsidR="007B33D7">
        <w:rPr>
          <w:rFonts w:ascii="Times New Roman" w:hAnsi="Times New Roman" w:cs="Times New Roman"/>
          <w:bCs/>
          <w:lang w:val="es-ES"/>
        </w:rPr>
        <w:t xml:space="preserve">participación en los procesos de toma de decisiones durante las reuniones comunitarias. Finalmente, se llevaron a cabo seis talleres de diseño </w:t>
      </w:r>
      <w:r w:rsidR="001F4B44">
        <w:rPr>
          <w:rFonts w:ascii="Times New Roman" w:hAnsi="Times New Roman" w:cs="Times New Roman"/>
          <w:bCs/>
          <w:lang w:val="es-ES"/>
        </w:rPr>
        <w:t xml:space="preserve">participativo </w:t>
      </w:r>
      <w:r w:rsidR="007B33D7">
        <w:rPr>
          <w:rFonts w:ascii="Times New Roman" w:hAnsi="Times New Roman" w:cs="Times New Roman"/>
          <w:bCs/>
          <w:lang w:val="es-ES"/>
        </w:rPr>
        <w:t xml:space="preserve">en los que se implementaron métodos </w:t>
      </w:r>
      <w:r w:rsidR="004C3C98">
        <w:rPr>
          <w:rFonts w:ascii="Times New Roman" w:hAnsi="Times New Roman" w:cs="Times New Roman"/>
          <w:bCs/>
          <w:lang w:val="es-ES"/>
        </w:rPr>
        <w:t>de visualización y de dinámica de grupos</w:t>
      </w:r>
      <w:r w:rsidR="007B33D7">
        <w:rPr>
          <w:rFonts w:ascii="Times New Roman" w:hAnsi="Times New Roman" w:cs="Times New Roman"/>
          <w:bCs/>
          <w:lang w:val="es-ES"/>
        </w:rPr>
        <w:t xml:space="preserve"> para poder obtener “conocimiento tácito” o “conocimiento que no se puede expresar fácilmente con palabras” sobre las necesidades, la visión y los sueños de un futuro para las mujeres de la </w:t>
      </w:r>
      <w:r w:rsidR="007B33D7" w:rsidRPr="00EB2734">
        <w:rPr>
          <w:rFonts w:ascii="Times New Roman" w:hAnsi="Times New Roman" w:cs="Times New Roman"/>
          <w:bCs/>
          <w:highlight w:val="yellow"/>
          <w:lang w:val="es-ES"/>
          <w:rPrChange w:id="34" w:author="Autor">
            <w:rPr>
              <w:rFonts w:ascii="Times New Roman" w:hAnsi="Times New Roman" w:cs="Times New Roman"/>
              <w:bCs/>
              <w:lang w:val="es-ES"/>
            </w:rPr>
          </w:rPrChange>
        </w:rPr>
        <w:t>comunidad (Sanders, 2002, p</w:t>
      </w:r>
      <w:ins w:id="35" w:author="Autor">
        <w:r w:rsidR="00635657" w:rsidRPr="00EB2734">
          <w:rPr>
            <w:rFonts w:ascii="Times New Roman" w:hAnsi="Times New Roman" w:cs="Times New Roman"/>
            <w:bCs/>
            <w:highlight w:val="yellow"/>
            <w:lang w:val="es-ES"/>
            <w:rPrChange w:id="36" w:author="Autor">
              <w:rPr>
                <w:rFonts w:ascii="Times New Roman" w:hAnsi="Times New Roman" w:cs="Times New Roman"/>
                <w:bCs/>
                <w:lang w:val="es-ES"/>
              </w:rPr>
            </w:rPrChange>
          </w:rPr>
          <w:t>á</w:t>
        </w:r>
      </w:ins>
      <w:del w:id="37" w:author="Autor">
        <w:r w:rsidR="007B33D7" w:rsidRPr="00EB2734" w:rsidDel="00635657">
          <w:rPr>
            <w:rFonts w:ascii="Times New Roman" w:hAnsi="Times New Roman" w:cs="Times New Roman"/>
            <w:bCs/>
            <w:highlight w:val="yellow"/>
            <w:lang w:val="es-ES"/>
            <w:rPrChange w:id="38" w:author="Autor">
              <w:rPr>
                <w:rFonts w:ascii="Times New Roman" w:hAnsi="Times New Roman" w:cs="Times New Roman"/>
                <w:bCs/>
                <w:lang w:val="es-ES"/>
              </w:rPr>
            </w:rPrChange>
          </w:rPr>
          <w:delText>a</w:delText>
        </w:r>
      </w:del>
      <w:r w:rsidR="007B33D7" w:rsidRPr="00EB2734">
        <w:rPr>
          <w:rFonts w:ascii="Times New Roman" w:hAnsi="Times New Roman" w:cs="Times New Roman"/>
          <w:bCs/>
          <w:highlight w:val="yellow"/>
          <w:lang w:val="es-ES"/>
          <w:rPrChange w:id="39" w:author="Autor">
            <w:rPr>
              <w:rFonts w:ascii="Times New Roman" w:hAnsi="Times New Roman" w:cs="Times New Roman"/>
              <w:bCs/>
              <w:lang w:val="es-ES"/>
            </w:rPr>
          </w:rPrChange>
        </w:rPr>
        <w:t xml:space="preserve">g. </w:t>
      </w:r>
      <w:commentRangeStart w:id="40"/>
      <w:r w:rsidR="007B33D7" w:rsidRPr="00EB2734">
        <w:rPr>
          <w:rFonts w:ascii="Times New Roman" w:hAnsi="Times New Roman" w:cs="Times New Roman"/>
          <w:bCs/>
          <w:highlight w:val="yellow"/>
          <w:lang w:val="es-ES"/>
          <w:rPrChange w:id="41" w:author="Autor">
            <w:rPr>
              <w:rFonts w:ascii="Times New Roman" w:hAnsi="Times New Roman" w:cs="Times New Roman"/>
              <w:bCs/>
              <w:lang w:val="es-ES"/>
            </w:rPr>
          </w:rPrChange>
        </w:rPr>
        <w:t>4</w:t>
      </w:r>
      <w:commentRangeEnd w:id="40"/>
      <w:r w:rsidR="00EB2734">
        <w:rPr>
          <w:rStyle w:val="Refdecomentario"/>
        </w:rPr>
        <w:commentReference w:id="40"/>
      </w:r>
      <w:r w:rsidR="007B33D7" w:rsidRPr="00EB2734">
        <w:rPr>
          <w:rFonts w:ascii="Times New Roman" w:hAnsi="Times New Roman" w:cs="Times New Roman"/>
          <w:bCs/>
          <w:highlight w:val="yellow"/>
          <w:lang w:val="es-ES"/>
          <w:rPrChange w:id="42" w:author="Autor">
            <w:rPr>
              <w:rFonts w:ascii="Times New Roman" w:hAnsi="Times New Roman" w:cs="Times New Roman"/>
              <w:bCs/>
              <w:lang w:val="es-ES"/>
            </w:rPr>
          </w:rPrChange>
        </w:rPr>
        <w:t>).</w:t>
      </w:r>
      <w:r w:rsidR="007B33D7">
        <w:rPr>
          <w:rFonts w:ascii="Times New Roman" w:hAnsi="Times New Roman" w:cs="Times New Roman"/>
          <w:bCs/>
          <w:lang w:val="es-ES"/>
        </w:rPr>
        <w:t xml:space="preserve"> </w:t>
      </w:r>
    </w:p>
    <w:p w14:paraId="02D32077" w14:textId="77777777" w:rsidR="00AC3DF4" w:rsidRDefault="00AC3DF4" w:rsidP="007B33D7">
      <w:pPr>
        <w:spacing w:line="360" w:lineRule="auto"/>
        <w:jc w:val="both"/>
        <w:rPr>
          <w:rFonts w:ascii="Times New Roman" w:hAnsi="Times New Roman" w:cs="Times New Roman"/>
          <w:bCs/>
          <w:lang w:val="es-ES"/>
        </w:rPr>
      </w:pPr>
    </w:p>
    <w:p w14:paraId="532E9FF8" w14:textId="6DF4EEC1" w:rsidR="00EE53D2" w:rsidRDefault="00F156D9" w:rsidP="007B33D7">
      <w:pPr>
        <w:spacing w:line="360" w:lineRule="auto"/>
        <w:jc w:val="both"/>
        <w:rPr>
          <w:rFonts w:ascii="Times New Roman" w:hAnsi="Times New Roman" w:cs="Times New Roman"/>
          <w:bCs/>
          <w:lang w:val="es-ES"/>
        </w:rPr>
      </w:pPr>
      <w:r>
        <w:rPr>
          <w:rFonts w:ascii="Times New Roman" w:hAnsi="Times New Roman" w:cs="Times New Roman"/>
          <w:bCs/>
          <w:lang w:val="es-ES"/>
        </w:rPr>
        <w:t xml:space="preserve">Las herramientas empleadas </w:t>
      </w:r>
      <w:r w:rsidR="001F4B44">
        <w:rPr>
          <w:rFonts w:ascii="Times New Roman" w:hAnsi="Times New Roman" w:cs="Times New Roman"/>
          <w:bCs/>
          <w:lang w:val="es-ES"/>
        </w:rPr>
        <w:t>en los talleres se enfocaron en dos prácticas específicas: decir y hacer (</w:t>
      </w:r>
      <w:proofErr w:type="spellStart"/>
      <w:r w:rsidR="001F4B44">
        <w:rPr>
          <w:rFonts w:ascii="Times New Roman" w:hAnsi="Times New Roman" w:cs="Times New Roman"/>
          <w:bCs/>
          <w:lang w:val="es-ES"/>
        </w:rPr>
        <w:t>Brandt</w:t>
      </w:r>
      <w:proofErr w:type="spellEnd"/>
      <w:r w:rsidR="001F4B44">
        <w:rPr>
          <w:rFonts w:ascii="Times New Roman" w:hAnsi="Times New Roman" w:cs="Times New Roman"/>
          <w:bCs/>
          <w:lang w:val="es-ES"/>
        </w:rPr>
        <w:t xml:space="preserve"> et al, 2012)</w:t>
      </w:r>
      <w:r w:rsidR="00AC3DF4">
        <w:rPr>
          <w:rFonts w:ascii="Times New Roman" w:hAnsi="Times New Roman" w:cs="Times New Roman"/>
          <w:bCs/>
          <w:lang w:val="es-ES"/>
        </w:rPr>
        <w:t>. Estas f</w:t>
      </w:r>
      <w:r w:rsidR="009F4D88">
        <w:rPr>
          <w:rFonts w:ascii="Times New Roman" w:hAnsi="Times New Roman" w:cs="Times New Roman"/>
          <w:bCs/>
          <w:lang w:val="es-ES"/>
        </w:rPr>
        <w:t xml:space="preserve">omentaron el diálogo y la narración para entender las experiencias de </w:t>
      </w:r>
      <w:r w:rsidR="00AC3DF4">
        <w:rPr>
          <w:rFonts w:ascii="Times New Roman" w:hAnsi="Times New Roman" w:cs="Times New Roman"/>
          <w:bCs/>
          <w:lang w:val="es-ES"/>
        </w:rPr>
        <w:t xml:space="preserve">los y </w:t>
      </w:r>
      <w:r w:rsidR="009F4D88">
        <w:rPr>
          <w:rFonts w:ascii="Times New Roman" w:hAnsi="Times New Roman" w:cs="Times New Roman"/>
          <w:bCs/>
          <w:lang w:val="es-ES"/>
        </w:rPr>
        <w:t xml:space="preserve">las participantes y la elaboración de imágenes y prototipos para ilustrar estas narraciones, poner ideas a prueba y </w:t>
      </w:r>
      <w:proofErr w:type="spellStart"/>
      <w:r w:rsidR="009F4D88">
        <w:rPr>
          <w:rFonts w:ascii="Times New Roman" w:hAnsi="Times New Roman" w:cs="Times New Roman"/>
          <w:bCs/>
          <w:lang w:val="es-ES"/>
        </w:rPr>
        <w:t>co</w:t>
      </w:r>
      <w:proofErr w:type="spellEnd"/>
      <w:r w:rsidR="009F4D88">
        <w:rPr>
          <w:rFonts w:ascii="Times New Roman" w:hAnsi="Times New Roman" w:cs="Times New Roman"/>
          <w:bCs/>
          <w:lang w:val="es-ES"/>
        </w:rPr>
        <w:t>-diseñar el espacio</w:t>
      </w:r>
      <w:r w:rsidR="00986521">
        <w:rPr>
          <w:rFonts w:ascii="Times New Roman" w:hAnsi="Times New Roman" w:cs="Times New Roman"/>
          <w:bCs/>
          <w:lang w:val="es-ES"/>
        </w:rPr>
        <w:t xml:space="preserve"> (</w:t>
      </w:r>
      <w:ins w:id="43" w:author="Autor">
        <w:r w:rsidR="00635657">
          <w:rPr>
            <w:rFonts w:ascii="Times New Roman" w:hAnsi="Times New Roman" w:cs="Times New Roman"/>
            <w:bCs/>
            <w:lang w:val="es-ES"/>
          </w:rPr>
          <w:t>I</w:t>
        </w:r>
      </w:ins>
      <w:del w:id="44" w:author="Autor">
        <w:r w:rsidR="00986521" w:rsidDel="00635657">
          <w:rPr>
            <w:rFonts w:ascii="Times New Roman" w:hAnsi="Times New Roman" w:cs="Times New Roman"/>
            <w:bCs/>
            <w:lang w:val="es-ES"/>
          </w:rPr>
          <w:delText>i</w:delText>
        </w:r>
      </w:del>
      <w:r w:rsidR="00986521">
        <w:rPr>
          <w:rFonts w:ascii="Times New Roman" w:hAnsi="Times New Roman" w:cs="Times New Roman"/>
          <w:bCs/>
          <w:lang w:val="es-ES"/>
        </w:rPr>
        <w:t>mágenes 4 y 5)</w:t>
      </w:r>
      <w:r w:rsidR="009F4D88">
        <w:rPr>
          <w:rFonts w:ascii="Times New Roman" w:hAnsi="Times New Roman" w:cs="Times New Roman"/>
          <w:bCs/>
          <w:lang w:val="es-ES"/>
        </w:rPr>
        <w:t xml:space="preserve">.  </w:t>
      </w:r>
    </w:p>
    <w:p w14:paraId="387873CD" w14:textId="4C823263" w:rsidR="009F4D88" w:rsidRDefault="009F4D88" w:rsidP="007B33D7">
      <w:pPr>
        <w:spacing w:line="360" w:lineRule="auto"/>
        <w:jc w:val="both"/>
        <w:rPr>
          <w:rFonts w:ascii="Times New Roman" w:hAnsi="Times New Roman" w:cs="Times New Roman"/>
          <w:bCs/>
          <w:lang w:val="es-ES"/>
        </w:rPr>
      </w:pPr>
      <w:r>
        <w:rPr>
          <w:rFonts w:ascii="Times New Roman" w:hAnsi="Times New Roman" w:cs="Times New Roman"/>
          <w:bCs/>
          <w:lang w:val="es-ES"/>
        </w:rPr>
        <w:t xml:space="preserve">Entre las herramientas enfocadas en “decir” se </w:t>
      </w:r>
      <w:r w:rsidR="0098711B">
        <w:rPr>
          <w:rFonts w:ascii="Times New Roman" w:hAnsi="Times New Roman" w:cs="Times New Roman"/>
          <w:bCs/>
          <w:lang w:val="es-ES"/>
        </w:rPr>
        <w:t>implementaron</w:t>
      </w:r>
      <w:r>
        <w:rPr>
          <w:rFonts w:ascii="Times New Roman" w:hAnsi="Times New Roman" w:cs="Times New Roman"/>
          <w:bCs/>
          <w:lang w:val="es-ES"/>
        </w:rPr>
        <w:t>:</w:t>
      </w:r>
    </w:p>
    <w:p w14:paraId="2329B5BB" w14:textId="5E24E8CA" w:rsidR="009F4D88" w:rsidRPr="00AC3DF4" w:rsidRDefault="009F4D88" w:rsidP="00AC3DF4">
      <w:pPr>
        <w:pStyle w:val="Prrafodelista"/>
        <w:numPr>
          <w:ilvl w:val="0"/>
          <w:numId w:val="6"/>
        </w:numPr>
        <w:spacing w:line="360" w:lineRule="auto"/>
        <w:jc w:val="both"/>
        <w:rPr>
          <w:rFonts w:ascii="Times New Roman" w:hAnsi="Times New Roman" w:cs="Times New Roman"/>
          <w:bCs/>
          <w:lang w:val="es-ES"/>
        </w:rPr>
      </w:pPr>
      <w:proofErr w:type="spellStart"/>
      <w:r w:rsidRPr="00AC3DF4">
        <w:rPr>
          <w:rFonts w:ascii="Times New Roman" w:hAnsi="Times New Roman" w:cs="Times New Roman"/>
          <w:bCs/>
          <w:lang w:val="es-ES"/>
        </w:rPr>
        <w:t>Transectos</w:t>
      </w:r>
      <w:proofErr w:type="spellEnd"/>
      <w:r w:rsidRPr="00AC3DF4">
        <w:rPr>
          <w:rFonts w:ascii="Times New Roman" w:hAnsi="Times New Roman" w:cs="Times New Roman"/>
          <w:bCs/>
          <w:lang w:val="es-ES"/>
        </w:rPr>
        <w:t xml:space="preserve"> o recorridos narrados</w:t>
      </w:r>
      <w:r w:rsidR="005A771D" w:rsidRPr="00AC3DF4">
        <w:rPr>
          <w:rFonts w:ascii="Times New Roman" w:hAnsi="Times New Roman" w:cs="Times New Roman"/>
          <w:bCs/>
          <w:lang w:val="es-ES"/>
        </w:rPr>
        <w:t xml:space="preserve"> (</w:t>
      </w:r>
      <w:proofErr w:type="spellStart"/>
      <w:r w:rsidR="005A771D" w:rsidRPr="00AC3DF4">
        <w:rPr>
          <w:rFonts w:ascii="Times New Roman" w:hAnsi="Times New Roman" w:cs="Times New Roman"/>
          <w:bCs/>
          <w:lang w:val="es-ES"/>
        </w:rPr>
        <w:t>Alberich</w:t>
      </w:r>
      <w:proofErr w:type="spellEnd"/>
      <w:r w:rsidR="005A771D" w:rsidRPr="00AC3DF4">
        <w:rPr>
          <w:rFonts w:ascii="Times New Roman" w:hAnsi="Times New Roman" w:cs="Times New Roman"/>
          <w:bCs/>
          <w:lang w:val="es-ES"/>
        </w:rPr>
        <w:t xml:space="preserve"> et al 2017)</w:t>
      </w:r>
      <w:r w:rsidRPr="00AC3DF4">
        <w:rPr>
          <w:rFonts w:ascii="Times New Roman" w:hAnsi="Times New Roman" w:cs="Times New Roman"/>
          <w:bCs/>
          <w:lang w:val="es-ES"/>
        </w:rPr>
        <w:t>, en los que las mujeres reconstruyeron la experiencia de sus trayectos cotidianos,</w:t>
      </w:r>
      <w:r w:rsidR="005A771D" w:rsidRPr="00AC3DF4">
        <w:rPr>
          <w:rFonts w:ascii="Times New Roman" w:hAnsi="Times New Roman" w:cs="Times New Roman"/>
          <w:bCs/>
          <w:lang w:val="es-ES"/>
        </w:rPr>
        <w:t xml:space="preserve"> y compartieron, en sitio, narrativas espaciales que </w:t>
      </w:r>
      <w:proofErr w:type="spellStart"/>
      <w:r w:rsidR="005A771D" w:rsidRPr="002660DC">
        <w:rPr>
          <w:rFonts w:ascii="Times New Roman" w:hAnsi="Times New Roman" w:cs="Times New Roman"/>
          <w:bCs/>
          <w:highlight w:val="yellow"/>
          <w:lang w:val="es-ES"/>
          <w:rPrChange w:id="45" w:author="Autor">
            <w:rPr>
              <w:rFonts w:ascii="Times New Roman" w:hAnsi="Times New Roman" w:cs="Times New Roman"/>
              <w:bCs/>
              <w:lang w:val="es-ES"/>
            </w:rPr>
          </w:rPrChange>
        </w:rPr>
        <w:t>envisionaban</w:t>
      </w:r>
      <w:proofErr w:type="spellEnd"/>
      <w:r w:rsidR="005A771D" w:rsidRPr="00AC3DF4">
        <w:rPr>
          <w:rFonts w:ascii="Times New Roman" w:hAnsi="Times New Roman" w:cs="Times New Roman"/>
          <w:bCs/>
          <w:lang w:val="es-ES"/>
        </w:rPr>
        <w:t xml:space="preserve"> sus viviendas</w:t>
      </w:r>
      <w:r w:rsidR="00986521">
        <w:rPr>
          <w:rFonts w:ascii="Times New Roman" w:hAnsi="Times New Roman" w:cs="Times New Roman"/>
          <w:bCs/>
          <w:lang w:val="es-ES"/>
        </w:rPr>
        <w:t>.</w:t>
      </w:r>
    </w:p>
    <w:p w14:paraId="41DBF895" w14:textId="77777777" w:rsidR="00EE53D2" w:rsidRPr="0098711B" w:rsidRDefault="00EE53D2" w:rsidP="00EE53D2">
      <w:pPr>
        <w:pStyle w:val="Prrafodelista"/>
        <w:numPr>
          <w:ilvl w:val="0"/>
          <w:numId w:val="6"/>
        </w:numPr>
        <w:spacing w:line="360" w:lineRule="auto"/>
        <w:jc w:val="both"/>
        <w:rPr>
          <w:rFonts w:ascii="Times New Roman" w:hAnsi="Times New Roman" w:cs="Times New Roman"/>
          <w:bCs/>
        </w:rPr>
      </w:pPr>
      <w:r w:rsidRPr="00AC3DF4">
        <w:rPr>
          <w:rFonts w:ascii="Times New Roman" w:hAnsi="Times New Roman" w:cs="Times New Roman"/>
          <w:bCs/>
          <w:lang w:val="es-ES"/>
        </w:rPr>
        <w:t>Grupos focales en torno a artefactos de representación de ideas como imágenes, planos y maquetas en los que se discutieron los avances de los proyectos</w:t>
      </w:r>
      <w:r>
        <w:rPr>
          <w:rFonts w:ascii="Times New Roman" w:hAnsi="Times New Roman" w:cs="Times New Roman"/>
          <w:bCs/>
          <w:lang w:val="es-ES"/>
        </w:rPr>
        <w:t>.</w:t>
      </w:r>
    </w:p>
    <w:p w14:paraId="4CCA9B1E" w14:textId="1888E5BE" w:rsidR="005A771D" w:rsidRPr="00AC3DF4" w:rsidRDefault="005A771D" w:rsidP="00AC3DF4">
      <w:pPr>
        <w:pStyle w:val="Prrafodelista"/>
        <w:numPr>
          <w:ilvl w:val="0"/>
          <w:numId w:val="6"/>
        </w:numPr>
        <w:spacing w:line="360" w:lineRule="auto"/>
        <w:jc w:val="both"/>
        <w:rPr>
          <w:rFonts w:ascii="Times New Roman" w:hAnsi="Times New Roman" w:cs="Times New Roman"/>
          <w:bCs/>
          <w:lang w:val="es-ES"/>
        </w:rPr>
      </w:pPr>
      <w:r w:rsidRPr="00AC3DF4">
        <w:rPr>
          <w:rFonts w:ascii="Times New Roman" w:hAnsi="Times New Roman" w:cs="Times New Roman"/>
          <w:bCs/>
          <w:lang w:val="es-ES"/>
        </w:rPr>
        <w:t>Juegos de diseño que fomentaron, mediante actividades lúdicas, la imaginación y el trabajo colaborativo</w:t>
      </w:r>
      <w:r w:rsidR="005B66A7" w:rsidRPr="00AC3DF4">
        <w:rPr>
          <w:rFonts w:ascii="Times New Roman" w:hAnsi="Times New Roman" w:cs="Times New Roman"/>
          <w:bCs/>
          <w:lang w:val="es-ES"/>
        </w:rPr>
        <w:t xml:space="preserve"> (</w:t>
      </w:r>
      <w:proofErr w:type="spellStart"/>
      <w:r w:rsidR="005B66A7" w:rsidRPr="00AC3DF4">
        <w:rPr>
          <w:rFonts w:ascii="Times New Roman" w:hAnsi="Times New Roman" w:cs="Times New Roman"/>
          <w:bCs/>
          <w:lang w:val="es-ES"/>
        </w:rPr>
        <w:t>Sanoff</w:t>
      </w:r>
      <w:proofErr w:type="spellEnd"/>
      <w:r w:rsidR="005B66A7" w:rsidRPr="00AC3DF4">
        <w:rPr>
          <w:rFonts w:ascii="Times New Roman" w:hAnsi="Times New Roman" w:cs="Times New Roman"/>
          <w:bCs/>
          <w:lang w:val="es-ES"/>
        </w:rPr>
        <w:t xml:space="preserve">, 1979). </w:t>
      </w:r>
      <w:r w:rsidR="0069660F">
        <w:rPr>
          <w:rFonts w:ascii="Times New Roman" w:hAnsi="Times New Roman" w:cs="Times New Roman"/>
          <w:bCs/>
          <w:lang w:val="es-ES"/>
        </w:rPr>
        <w:t>En los talleres se pusieron en práctica j</w:t>
      </w:r>
      <w:r w:rsidR="005B66A7" w:rsidRPr="00AC3DF4">
        <w:rPr>
          <w:rFonts w:ascii="Times New Roman" w:hAnsi="Times New Roman" w:cs="Times New Roman"/>
          <w:bCs/>
          <w:lang w:val="es-ES"/>
        </w:rPr>
        <w:t>uegos evocativos como el</w:t>
      </w:r>
      <w:r w:rsidRPr="00AC3DF4">
        <w:rPr>
          <w:rFonts w:ascii="Times New Roman" w:hAnsi="Times New Roman" w:cs="Times New Roman"/>
          <w:bCs/>
          <w:lang w:val="es-ES"/>
        </w:rPr>
        <w:t xml:space="preserve"> poema del deseo </w:t>
      </w:r>
      <w:r w:rsidR="005B66A7" w:rsidRPr="00AC3DF4">
        <w:rPr>
          <w:rFonts w:ascii="Times New Roman" w:hAnsi="Times New Roman" w:cs="Times New Roman"/>
          <w:bCs/>
          <w:lang w:val="es-ES"/>
        </w:rPr>
        <w:t>y las palabras descriptivas,</w:t>
      </w:r>
      <w:r w:rsidR="0069660F">
        <w:rPr>
          <w:rFonts w:ascii="Times New Roman" w:hAnsi="Times New Roman" w:cs="Times New Roman"/>
          <w:bCs/>
          <w:lang w:val="es-ES"/>
        </w:rPr>
        <w:t xml:space="preserve"> en los que el lenguaje es usado para transmitir cualidades y requerimientos espaciales y </w:t>
      </w:r>
      <w:r w:rsidR="005B66A7" w:rsidRPr="00AC3DF4">
        <w:rPr>
          <w:rFonts w:ascii="Times New Roman" w:hAnsi="Times New Roman" w:cs="Times New Roman"/>
          <w:bCs/>
          <w:lang w:val="es-ES"/>
        </w:rPr>
        <w:t>juegos sobre opciones de diseño</w:t>
      </w:r>
      <w:r w:rsidR="0069660F">
        <w:rPr>
          <w:rFonts w:ascii="Times New Roman" w:hAnsi="Times New Roman" w:cs="Times New Roman"/>
          <w:bCs/>
          <w:lang w:val="es-ES"/>
        </w:rPr>
        <w:t xml:space="preserve"> mediante</w:t>
      </w:r>
      <w:r w:rsidR="00131A9F">
        <w:rPr>
          <w:rFonts w:ascii="Times New Roman" w:hAnsi="Times New Roman" w:cs="Times New Roman"/>
          <w:bCs/>
          <w:lang w:val="es-ES"/>
        </w:rPr>
        <w:t xml:space="preserve"> material gráfico y visual diverso</w:t>
      </w:r>
      <w:r w:rsidR="00986521">
        <w:rPr>
          <w:rFonts w:ascii="Times New Roman" w:hAnsi="Times New Roman" w:cs="Times New Roman"/>
          <w:bCs/>
          <w:lang w:val="es-ES"/>
        </w:rPr>
        <w:t>.</w:t>
      </w:r>
    </w:p>
    <w:p w14:paraId="4972311B" w14:textId="5E61D8FD" w:rsidR="0098711B" w:rsidRPr="00BD1824" w:rsidRDefault="005446FE" w:rsidP="00BD1824">
      <w:pPr>
        <w:spacing w:line="360" w:lineRule="auto"/>
        <w:ind w:left="360"/>
        <w:jc w:val="both"/>
        <w:rPr>
          <w:rFonts w:ascii="Times New Roman" w:hAnsi="Times New Roman" w:cs="Times New Roman"/>
          <w:bCs/>
        </w:rPr>
      </w:pPr>
      <w:r>
        <w:rPr>
          <w:rFonts w:ascii="Times New Roman" w:eastAsia="Calibri" w:hAnsi="Times New Roman" w:cs="Times New Roman"/>
          <w:i/>
          <w:iCs/>
          <w:noProof/>
          <w:color w:val="000000"/>
          <w:sz w:val="18"/>
          <w:szCs w:val="18"/>
          <w:lang w:eastAsia="es-MX"/>
        </w:rPr>
        <w:drawing>
          <wp:anchor distT="0" distB="0" distL="114300" distR="114300" simplePos="0" relativeHeight="251660288" behindDoc="0" locked="0" layoutInCell="1" allowOverlap="1" wp14:anchorId="6ACE3B99" wp14:editId="22495D80">
            <wp:simplePos x="0" y="0"/>
            <wp:positionH relativeFrom="column">
              <wp:posOffset>638175</wp:posOffset>
            </wp:positionH>
            <wp:positionV relativeFrom="paragraph">
              <wp:posOffset>190500</wp:posOffset>
            </wp:positionV>
            <wp:extent cx="5472000" cy="1224000"/>
            <wp:effectExtent l="0" t="0" r="0" b="0"/>
            <wp:wrapTopAndBottom/>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rramientas decir_imagen.jpg"/>
                    <pic:cNvPicPr/>
                  </pic:nvPicPr>
                  <pic:blipFill rotWithShape="1">
                    <a:blip r:embed="rId16" cstate="print">
                      <a:extLst>
                        <a:ext uri="{28A0092B-C50C-407E-A947-70E740481C1C}">
                          <a14:useLocalDpi xmlns:a14="http://schemas.microsoft.com/office/drawing/2010/main" val="0"/>
                        </a:ext>
                      </a:extLst>
                    </a:blip>
                    <a:srcRect l="1867" t="9772" r="1053" b="12052"/>
                    <a:stretch/>
                  </pic:blipFill>
                  <pic:spPr bwMode="auto">
                    <a:xfrm>
                      <a:off x="0" y="0"/>
                      <a:ext cx="5472000" cy="12240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D6FE23F" w14:textId="7EB5A9ED" w:rsidR="0098711B" w:rsidRPr="005446FE" w:rsidRDefault="0098711B" w:rsidP="00D65C0B">
      <w:pPr>
        <w:autoSpaceDE w:val="0"/>
        <w:autoSpaceDN w:val="0"/>
        <w:adjustRightInd w:val="0"/>
        <w:spacing w:line="360" w:lineRule="auto"/>
        <w:ind w:right="57"/>
        <w:jc w:val="center"/>
        <w:textAlignment w:val="center"/>
        <w:rPr>
          <w:rFonts w:ascii="Times New Roman" w:hAnsi="Times New Roman" w:cs="Times New Roman"/>
          <w:i/>
          <w:iCs/>
          <w:color w:val="000000"/>
          <w:sz w:val="18"/>
          <w:szCs w:val="18"/>
          <w:lang w:val="es-ES"/>
        </w:rPr>
      </w:pPr>
      <w:r w:rsidRPr="005446FE">
        <w:rPr>
          <w:rFonts w:ascii="Times New Roman" w:hAnsi="Times New Roman" w:cs="Times New Roman"/>
          <w:i/>
          <w:iCs/>
          <w:color w:val="000000"/>
          <w:sz w:val="18"/>
          <w:szCs w:val="18"/>
          <w:lang w:val="es-ES"/>
        </w:rPr>
        <w:t xml:space="preserve">Imagen 4. </w:t>
      </w:r>
      <w:r w:rsidRPr="005446FE">
        <w:rPr>
          <w:rFonts w:ascii="Times New Roman" w:hAnsi="Times New Roman" w:cs="Times New Roman"/>
          <w:bCs/>
          <w:i/>
          <w:iCs/>
          <w:color w:val="000000"/>
          <w:sz w:val="18"/>
          <w:szCs w:val="18"/>
          <w:lang w:val="es-ES"/>
        </w:rPr>
        <w:t xml:space="preserve">Ejemplos de implementación de herramientas enfocadas en el “decir”. De </w:t>
      </w:r>
      <w:r w:rsidR="005446FE">
        <w:rPr>
          <w:rFonts w:ascii="Times New Roman" w:hAnsi="Times New Roman" w:cs="Times New Roman"/>
          <w:bCs/>
          <w:i/>
          <w:iCs/>
          <w:color w:val="000000"/>
          <w:sz w:val="18"/>
          <w:szCs w:val="18"/>
          <w:lang w:val="es-ES"/>
        </w:rPr>
        <w:t xml:space="preserve">izquierda a derecha: </w:t>
      </w:r>
      <w:proofErr w:type="spellStart"/>
      <w:r w:rsidR="005446FE">
        <w:rPr>
          <w:rFonts w:ascii="Times New Roman" w:hAnsi="Times New Roman" w:cs="Times New Roman"/>
          <w:bCs/>
          <w:i/>
          <w:iCs/>
          <w:color w:val="000000"/>
          <w:sz w:val="18"/>
          <w:szCs w:val="18"/>
          <w:lang w:val="es-ES"/>
        </w:rPr>
        <w:t>transecto</w:t>
      </w:r>
      <w:proofErr w:type="spellEnd"/>
      <w:r w:rsidR="005446FE">
        <w:rPr>
          <w:rFonts w:ascii="Times New Roman" w:hAnsi="Times New Roman" w:cs="Times New Roman"/>
          <w:bCs/>
          <w:i/>
          <w:iCs/>
          <w:color w:val="000000"/>
          <w:sz w:val="18"/>
          <w:szCs w:val="18"/>
          <w:lang w:val="es-ES"/>
        </w:rPr>
        <w:t>,</w:t>
      </w:r>
      <w:r w:rsidRPr="005446FE">
        <w:rPr>
          <w:rFonts w:ascii="Times New Roman" w:hAnsi="Times New Roman" w:cs="Times New Roman"/>
          <w:bCs/>
          <w:i/>
          <w:iCs/>
          <w:color w:val="000000"/>
          <w:sz w:val="18"/>
          <w:szCs w:val="18"/>
          <w:lang w:val="es-ES"/>
        </w:rPr>
        <w:t xml:space="preserve"> grupo focal</w:t>
      </w:r>
      <w:r w:rsidR="005446FE">
        <w:rPr>
          <w:rFonts w:ascii="Times New Roman" w:hAnsi="Times New Roman" w:cs="Times New Roman"/>
          <w:bCs/>
          <w:i/>
          <w:iCs/>
          <w:color w:val="000000"/>
          <w:sz w:val="18"/>
          <w:szCs w:val="18"/>
          <w:lang w:val="es-ES"/>
        </w:rPr>
        <w:t xml:space="preserve"> y </w:t>
      </w:r>
      <w:r w:rsidR="005446FE" w:rsidRPr="005446FE">
        <w:rPr>
          <w:rFonts w:ascii="Times New Roman" w:hAnsi="Times New Roman" w:cs="Times New Roman"/>
          <w:bCs/>
          <w:i/>
          <w:iCs/>
          <w:color w:val="000000"/>
          <w:sz w:val="18"/>
          <w:szCs w:val="18"/>
          <w:lang w:val="es-ES"/>
        </w:rPr>
        <w:t>juego de opciones de diseño</w:t>
      </w:r>
      <w:r w:rsidRPr="005446FE">
        <w:rPr>
          <w:rFonts w:ascii="Times New Roman" w:hAnsi="Times New Roman" w:cs="Times New Roman"/>
          <w:bCs/>
          <w:i/>
          <w:iCs/>
          <w:color w:val="000000"/>
          <w:sz w:val="18"/>
          <w:szCs w:val="18"/>
          <w:lang w:val="es-ES"/>
        </w:rPr>
        <w:t xml:space="preserve">. Fuente: </w:t>
      </w:r>
      <w:r w:rsidR="005446FE">
        <w:rPr>
          <w:rFonts w:ascii="Times New Roman" w:hAnsi="Times New Roman" w:cs="Times New Roman"/>
          <w:bCs/>
          <w:i/>
          <w:iCs/>
          <w:color w:val="000000"/>
          <w:sz w:val="18"/>
          <w:szCs w:val="18"/>
          <w:lang w:val="es-ES"/>
        </w:rPr>
        <w:t>Josué Rodríguez Santiago y autores</w:t>
      </w:r>
    </w:p>
    <w:p w14:paraId="39D3CCB1" w14:textId="77777777" w:rsidR="0098711B" w:rsidRPr="0098711B" w:rsidRDefault="0098711B" w:rsidP="0098711B">
      <w:pPr>
        <w:spacing w:line="360" w:lineRule="auto"/>
        <w:ind w:left="360"/>
        <w:jc w:val="both"/>
        <w:rPr>
          <w:rFonts w:ascii="Times New Roman" w:hAnsi="Times New Roman" w:cs="Times New Roman"/>
          <w:bCs/>
          <w:lang w:val="es-ES"/>
        </w:rPr>
      </w:pPr>
    </w:p>
    <w:p w14:paraId="39098F13" w14:textId="6F002DC3" w:rsidR="005B66A7" w:rsidRDefault="005B66A7" w:rsidP="007B33D7">
      <w:pPr>
        <w:spacing w:line="360" w:lineRule="auto"/>
        <w:jc w:val="both"/>
        <w:rPr>
          <w:rFonts w:ascii="Times New Roman" w:hAnsi="Times New Roman" w:cs="Times New Roman"/>
          <w:bCs/>
          <w:lang w:val="es-ES"/>
        </w:rPr>
      </w:pPr>
      <w:r>
        <w:rPr>
          <w:rFonts w:ascii="Times New Roman" w:hAnsi="Times New Roman" w:cs="Times New Roman"/>
          <w:bCs/>
          <w:lang w:val="es-ES"/>
        </w:rPr>
        <w:t>El “hacer” se promovió mediante:</w:t>
      </w:r>
    </w:p>
    <w:p w14:paraId="24AD8873" w14:textId="17D22A9B" w:rsidR="005B66A7" w:rsidRPr="00AC3DF4" w:rsidRDefault="005B66A7" w:rsidP="00AC3DF4">
      <w:pPr>
        <w:pStyle w:val="Prrafodelista"/>
        <w:numPr>
          <w:ilvl w:val="0"/>
          <w:numId w:val="5"/>
        </w:numPr>
        <w:spacing w:line="360" w:lineRule="auto"/>
        <w:jc w:val="both"/>
        <w:rPr>
          <w:rFonts w:ascii="Times New Roman" w:hAnsi="Times New Roman" w:cs="Times New Roman"/>
          <w:bCs/>
          <w:lang w:val="es-ES"/>
        </w:rPr>
      </w:pPr>
      <w:r w:rsidRPr="00AC3DF4">
        <w:rPr>
          <w:rFonts w:ascii="Times New Roman" w:hAnsi="Times New Roman" w:cs="Times New Roman"/>
          <w:bCs/>
          <w:lang w:val="es-ES"/>
        </w:rPr>
        <w:t xml:space="preserve">Talleres de imaginarios en los que tanto adultos como niños dibujaron </w:t>
      </w:r>
      <w:r w:rsidR="005446FE">
        <w:rPr>
          <w:rFonts w:ascii="Times New Roman" w:hAnsi="Times New Roman" w:cs="Times New Roman"/>
          <w:bCs/>
          <w:lang w:val="es-ES"/>
        </w:rPr>
        <w:t xml:space="preserve">y mapearon </w:t>
      </w:r>
      <w:r w:rsidRPr="00AC3DF4">
        <w:rPr>
          <w:rFonts w:ascii="Times New Roman" w:hAnsi="Times New Roman" w:cs="Times New Roman"/>
          <w:bCs/>
          <w:lang w:val="es-ES"/>
        </w:rPr>
        <w:t>sus ideas</w:t>
      </w:r>
      <w:r w:rsidR="00986521">
        <w:rPr>
          <w:rFonts w:ascii="Times New Roman" w:hAnsi="Times New Roman" w:cs="Times New Roman"/>
          <w:bCs/>
          <w:lang w:val="es-ES"/>
        </w:rPr>
        <w:t>.</w:t>
      </w:r>
    </w:p>
    <w:p w14:paraId="179433E6" w14:textId="442348ED" w:rsidR="005B66A7" w:rsidRDefault="005446FE" w:rsidP="00AC3DF4">
      <w:pPr>
        <w:pStyle w:val="Prrafodelista"/>
        <w:numPr>
          <w:ilvl w:val="0"/>
          <w:numId w:val="5"/>
        </w:numPr>
        <w:spacing w:line="360" w:lineRule="auto"/>
        <w:jc w:val="both"/>
        <w:rPr>
          <w:rFonts w:ascii="Times New Roman" w:hAnsi="Times New Roman" w:cs="Times New Roman"/>
          <w:bCs/>
          <w:lang w:val="es-ES"/>
        </w:rPr>
      </w:pPr>
      <w:r>
        <w:rPr>
          <w:rFonts w:ascii="Times New Roman" w:eastAsia="Calibri" w:hAnsi="Times New Roman" w:cs="Times New Roman"/>
          <w:i/>
          <w:iCs/>
          <w:noProof/>
          <w:color w:val="000000"/>
          <w:sz w:val="18"/>
          <w:szCs w:val="18"/>
          <w:lang w:eastAsia="es-MX"/>
        </w:rPr>
        <w:drawing>
          <wp:anchor distT="0" distB="0" distL="114300" distR="114300" simplePos="0" relativeHeight="251662336" behindDoc="0" locked="0" layoutInCell="1" allowOverlap="1" wp14:anchorId="5AA21F37" wp14:editId="1CA9B599">
            <wp:simplePos x="0" y="0"/>
            <wp:positionH relativeFrom="column">
              <wp:posOffset>468173</wp:posOffset>
            </wp:positionH>
            <wp:positionV relativeFrom="paragraph">
              <wp:posOffset>624332</wp:posOffset>
            </wp:positionV>
            <wp:extent cx="5471795" cy="1385570"/>
            <wp:effectExtent l="0" t="0" r="0" b="5080"/>
            <wp:wrapTopAndBottom/>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erramientas hacer_imagen.jpg"/>
                    <pic:cNvPicPr/>
                  </pic:nvPicPr>
                  <pic:blipFill rotWithShape="1">
                    <a:blip r:embed="rId17" cstate="print">
                      <a:extLst>
                        <a:ext uri="{28A0092B-C50C-407E-A947-70E740481C1C}">
                          <a14:useLocalDpi xmlns:a14="http://schemas.microsoft.com/office/drawing/2010/main" val="0"/>
                        </a:ext>
                      </a:extLst>
                    </a:blip>
                    <a:srcRect l="3564" t="7940" r="5295" b="8998"/>
                    <a:stretch/>
                  </pic:blipFill>
                  <pic:spPr bwMode="auto">
                    <a:xfrm>
                      <a:off x="0" y="0"/>
                      <a:ext cx="5471795" cy="13855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B66A7" w:rsidRPr="00AC3DF4">
        <w:rPr>
          <w:rFonts w:ascii="Times New Roman" w:hAnsi="Times New Roman" w:cs="Times New Roman"/>
          <w:bCs/>
          <w:lang w:val="es-ES"/>
        </w:rPr>
        <w:t xml:space="preserve">Sesiones de </w:t>
      </w:r>
      <w:proofErr w:type="spellStart"/>
      <w:r w:rsidR="005B66A7" w:rsidRPr="00AC3DF4">
        <w:rPr>
          <w:rFonts w:ascii="Times New Roman" w:hAnsi="Times New Roman" w:cs="Times New Roman"/>
          <w:bCs/>
          <w:lang w:val="es-ES"/>
        </w:rPr>
        <w:t>prototipado</w:t>
      </w:r>
      <w:proofErr w:type="spellEnd"/>
      <w:r w:rsidR="005B66A7" w:rsidRPr="00AC3DF4">
        <w:rPr>
          <w:rFonts w:ascii="Times New Roman" w:hAnsi="Times New Roman" w:cs="Times New Roman"/>
          <w:bCs/>
          <w:lang w:val="es-ES"/>
        </w:rPr>
        <w:t xml:space="preserve"> en las que los participantes co</w:t>
      </w:r>
      <w:r w:rsidR="00131A9F">
        <w:rPr>
          <w:rFonts w:ascii="Times New Roman" w:hAnsi="Times New Roman" w:cs="Times New Roman"/>
          <w:bCs/>
          <w:lang w:val="es-ES"/>
        </w:rPr>
        <w:t>r</w:t>
      </w:r>
      <w:r w:rsidR="005B66A7" w:rsidRPr="00AC3DF4">
        <w:rPr>
          <w:rFonts w:ascii="Times New Roman" w:hAnsi="Times New Roman" w:cs="Times New Roman"/>
          <w:bCs/>
          <w:lang w:val="es-ES"/>
        </w:rPr>
        <w:t>taron, pegaron y emplazaron piezas</w:t>
      </w:r>
      <w:r w:rsidR="00AC3DF4">
        <w:rPr>
          <w:rFonts w:ascii="Times New Roman" w:hAnsi="Times New Roman" w:cs="Times New Roman"/>
          <w:bCs/>
          <w:lang w:val="es-ES"/>
        </w:rPr>
        <w:t xml:space="preserve"> para </w:t>
      </w:r>
      <w:proofErr w:type="spellStart"/>
      <w:r w:rsidR="00AC3DF4">
        <w:rPr>
          <w:rFonts w:ascii="Times New Roman" w:hAnsi="Times New Roman" w:cs="Times New Roman"/>
          <w:bCs/>
          <w:lang w:val="es-ES"/>
        </w:rPr>
        <w:t>co</w:t>
      </w:r>
      <w:proofErr w:type="spellEnd"/>
      <w:r w:rsidR="00AC3DF4">
        <w:rPr>
          <w:rFonts w:ascii="Times New Roman" w:hAnsi="Times New Roman" w:cs="Times New Roman"/>
          <w:bCs/>
          <w:lang w:val="es-ES"/>
        </w:rPr>
        <w:t>-diseñar los espacios</w:t>
      </w:r>
      <w:r w:rsidR="005B66A7" w:rsidRPr="00AC3DF4">
        <w:rPr>
          <w:rFonts w:ascii="Times New Roman" w:hAnsi="Times New Roman" w:cs="Times New Roman"/>
          <w:bCs/>
          <w:lang w:val="es-ES"/>
        </w:rPr>
        <w:t>.</w:t>
      </w:r>
    </w:p>
    <w:p w14:paraId="20BDD443" w14:textId="14B37885" w:rsidR="005446FE" w:rsidRDefault="005446FE" w:rsidP="00D65C0B">
      <w:pPr>
        <w:autoSpaceDE w:val="0"/>
        <w:autoSpaceDN w:val="0"/>
        <w:adjustRightInd w:val="0"/>
        <w:spacing w:line="360" w:lineRule="auto"/>
        <w:ind w:right="57"/>
        <w:jc w:val="center"/>
        <w:textAlignment w:val="center"/>
        <w:rPr>
          <w:rFonts w:ascii="Times New Roman" w:hAnsi="Times New Roman" w:cs="Times New Roman"/>
          <w:i/>
          <w:iCs/>
          <w:color w:val="000000"/>
          <w:sz w:val="18"/>
          <w:szCs w:val="18"/>
          <w:highlight w:val="red"/>
          <w:lang w:val="es-ES"/>
        </w:rPr>
      </w:pPr>
    </w:p>
    <w:p w14:paraId="6ED03246" w14:textId="2C7D57E2" w:rsidR="00BD1824" w:rsidRPr="005446FE" w:rsidRDefault="00BD1824" w:rsidP="00D65C0B">
      <w:pPr>
        <w:autoSpaceDE w:val="0"/>
        <w:autoSpaceDN w:val="0"/>
        <w:adjustRightInd w:val="0"/>
        <w:spacing w:line="360" w:lineRule="auto"/>
        <w:ind w:right="57"/>
        <w:jc w:val="center"/>
        <w:textAlignment w:val="center"/>
        <w:rPr>
          <w:rFonts w:ascii="Times New Roman" w:hAnsi="Times New Roman" w:cs="Times New Roman"/>
          <w:i/>
          <w:iCs/>
          <w:color w:val="000000"/>
          <w:sz w:val="18"/>
          <w:szCs w:val="18"/>
          <w:lang w:val="es-ES"/>
        </w:rPr>
      </w:pPr>
      <w:r w:rsidRPr="005446FE">
        <w:rPr>
          <w:rFonts w:ascii="Times New Roman" w:hAnsi="Times New Roman" w:cs="Times New Roman"/>
          <w:i/>
          <w:iCs/>
          <w:color w:val="000000"/>
          <w:sz w:val="18"/>
          <w:szCs w:val="18"/>
          <w:lang w:val="es-ES"/>
        </w:rPr>
        <w:t xml:space="preserve">Imagen 5. </w:t>
      </w:r>
      <w:r w:rsidRPr="005446FE">
        <w:rPr>
          <w:rFonts w:ascii="Times New Roman" w:hAnsi="Times New Roman" w:cs="Times New Roman"/>
          <w:bCs/>
          <w:i/>
          <w:iCs/>
          <w:color w:val="000000"/>
          <w:sz w:val="18"/>
          <w:szCs w:val="18"/>
          <w:lang w:val="es-ES"/>
        </w:rPr>
        <w:t xml:space="preserve">Ejemplos de implementación de herramientas enfocadas en el “hacer”. De izquierda a derecha: taller de imaginarios y </w:t>
      </w:r>
      <w:r w:rsidR="005446FE">
        <w:rPr>
          <w:rFonts w:ascii="Times New Roman" w:hAnsi="Times New Roman" w:cs="Times New Roman"/>
          <w:bCs/>
          <w:i/>
          <w:iCs/>
          <w:color w:val="000000"/>
          <w:sz w:val="18"/>
          <w:szCs w:val="18"/>
          <w:lang w:val="es-ES"/>
        </w:rPr>
        <w:t>mapeo, proyecto y maqueta de parque</w:t>
      </w:r>
      <w:r w:rsidRPr="005446FE">
        <w:rPr>
          <w:rFonts w:ascii="Times New Roman" w:hAnsi="Times New Roman" w:cs="Times New Roman"/>
          <w:bCs/>
          <w:i/>
          <w:iCs/>
          <w:color w:val="000000"/>
          <w:sz w:val="18"/>
          <w:szCs w:val="18"/>
          <w:lang w:val="es-ES"/>
        </w:rPr>
        <w:t xml:space="preserve">. Fuente: </w:t>
      </w:r>
      <w:proofErr w:type="spellStart"/>
      <w:r w:rsidR="005446FE">
        <w:rPr>
          <w:rFonts w:ascii="Times New Roman" w:hAnsi="Times New Roman" w:cs="Times New Roman"/>
          <w:bCs/>
          <w:i/>
          <w:iCs/>
          <w:color w:val="000000"/>
          <w:sz w:val="18"/>
          <w:szCs w:val="18"/>
          <w:lang w:val="es-ES"/>
        </w:rPr>
        <w:t>Juni</w:t>
      </w:r>
      <w:proofErr w:type="spellEnd"/>
      <w:r w:rsidR="005446FE">
        <w:rPr>
          <w:rFonts w:ascii="Times New Roman" w:hAnsi="Times New Roman" w:cs="Times New Roman"/>
          <w:bCs/>
          <w:i/>
          <w:iCs/>
          <w:color w:val="000000"/>
          <w:sz w:val="18"/>
          <w:szCs w:val="18"/>
          <w:lang w:val="es-ES"/>
        </w:rPr>
        <w:t xml:space="preserve"> Anais Collado Vilchis, Ilse Alexandra Torres </w:t>
      </w:r>
      <w:proofErr w:type="spellStart"/>
      <w:r w:rsidR="005446FE">
        <w:rPr>
          <w:rFonts w:ascii="Times New Roman" w:hAnsi="Times New Roman" w:cs="Times New Roman"/>
          <w:bCs/>
          <w:i/>
          <w:iCs/>
          <w:color w:val="000000"/>
          <w:sz w:val="18"/>
          <w:szCs w:val="18"/>
          <w:lang w:val="es-ES"/>
        </w:rPr>
        <w:t>Picazzo</w:t>
      </w:r>
      <w:proofErr w:type="spellEnd"/>
      <w:r w:rsidR="005446FE">
        <w:rPr>
          <w:rFonts w:ascii="Times New Roman" w:hAnsi="Times New Roman" w:cs="Times New Roman"/>
          <w:bCs/>
          <w:i/>
          <w:iCs/>
          <w:color w:val="000000"/>
          <w:sz w:val="18"/>
          <w:szCs w:val="18"/>
          <w:lang w:val="es-ES"/>
        </w:rPr>
        <w:t xml:space="preserve"> y </w:t>
      </w:r>
      <w:r w:rsidRPr="005446FE">
        <w:rPr>
          <w:rFonts w:ascii="Times New Roman" w:hAnsi="Times New Roman" w:cs="Times New Roman"/>
          <w:bCs/>
          <w:i/>
          <w:iCs/>
          <w:color w:val="000000"/>
          <w:sz w:val="18"/>
          <w:szCs w:val="18"/>
          <w:lang w:val="es-ES"/>
        </w:rPr>
        <w:t>autores</w:t>
      </w:r>
    </w:p>
    <w:p w14:paraId="1343CF13" w14:textId="77777777" w:rsidR="00AC3DF4" w:rsidRPr="00AC3DF4" w:rsidRDefault="00AC3DF4" w:rsidP="00AC3DF4">
      <w:pPr>
        <w:spacing w:line="360" w:lineRule="auto"/>
        <w:jc w:val="both"/>
        <w:rPr>
          <w:rFonts w:ascii="Times New Roman" w:hAnsi="Times New Roman" w:cs="Times New Roman"/>
          <w:bCs/>
          <w:lang w:val="es-ES"/>
        </w:rPr>
      </w:pPr>
    </w:p>
    <w:p w14:paraId="6F60C37D" w14:textId="042931AB" w:rsidR="007B33D7" w:rsidRDefault="005B66A7" w:rsidP="00AC3DF4">
      <w:pPr>
        <w:spacing w:line="360" w:lineRule="auto"/>
        <w:jc w:val="both"/>
        <w:rPr>
          <w:rFonts w:ascii="Times New Roman" w:hAnsi="Times New Roman" w:cs="Times New Roman"/>
          <w:bCs/>
          <w:lang w:val="es-ES"/>
        </w:rPr>
      </w:pPr>
      <w:r>
        <w:rPr>
          <w:rFonts w:ascii="Times New Roman" w:hAnsi="Times New Roman" w:cs="Times New Roman"/>
          <w:bCs/>
          <w:lang w:val="es-ES"/>
        </w:rPr>
        <w:t>Cabe destacar que el</w:t>
      </w:r>
      <w:r w:rsidR="00AC3DF4">
        <w:rPr>
          <w:rFonts w:ascii="Times New Roman" w:hAnsi="Times New Roman" w:cs="Times New Roman"/>
          <w:bCs/>
          <w:lang w:val="es-ES"/>
        </w:rPr>
        <w:t xml:space="preserve"> decir y el hacer son actividades que se retroalimentan constantemente. Las narrativas que acompañaron </w:t>
      </w:r>
      <w:r w:rsidR="0069660F">
        <w:rPr>
          <w:rFonts w:ascii="Times New Roman" w:hAnsi="Times New Roman" w:cs="Times New Roman"/>
          <w:bCs/>
          <w:lang w:val="es-ES"/>
        </w:rPr>
        <w:t xml:space="preserve">tanto dibujos como prototipos </w:t>
      </w:r>
      <w:r w:rsidR="00AC3DF4">
        <w:rPr>
          <w:rFonts w:ascii="Times New Roman" w:hAnsi="Times New Roman" w:cs="Times New Roman"/>
          <w:bCs/>
          <w:lang w:val="es-ES"/>
        </w:rPr>
        <w:t>fueron clave para interpretar las necesidades, deseos y visión de cambio de los participantes</w:t>
      </w:r>
      <w:r w:rsidR="0069660F">
        <w:rPr>
          <w:rFonts w:ascii="Times New Roman" w:hAnsi="Times New Roman" w:cs="Times New Roman"/>
          <w:bCs/>
          <w:lang w:val="es-ES"/>
        </w:rPr>
        <w:t xml:space="preserve">. </w:t>
      </w:r>
      <w:r w:rsidR="007B33D7">
        <w:rPr>
          <w:rFonts w:ascii="Times New Roman" w:hAnsi="Times New Roman" w:cs="Times New Roman"/>
          <w:bCs/>
          <w:lang w:val="es-ES"/>
        </w:rPr>
        <w:t>El diseño de las herramientas fue fundamental “para conectar pensamientos e ideas de personas de diferentes disciplinas y perspectivas” (Sanders, 2002, p</w:t>
      </w:r>
      <w:ins w:id="46" w:author="Autor">
        <w:r w:rsidR="00635657">
          <w:rPr>
            <w:rFonts w:ascii="Times New Roman" w:hAnsi="Times New Roman" w:cs="Times New Roman"/>
            <w:bCs/>
            <w:lang w:val="es-ES"/>
          </w:rPr>
          <w:t>á</w:t>
        </w:r>
      </w:ins>
      <w:del w:id="47" w:author="Autor">
        <w:r w:rsidR="007B33D7" w:rsidDel="00635657">
          <w:rPr>
            <w:rFonts w:ascii="Times New Roman" w:hAnsi="Times New Roman" w:cs="Times New Roman"/>
            <w:bCs/>
            <w:lang w:val="es-ES"/>
          </w:rPr>
          <w:delText>a</w:delText>
        </w:r>
      </w:del>
      <w:r w:rsidR="007B33D7">
        <w:rPr>
          <w:rFonts w:ascii="Times New Roman" w:hAnsi="Times New Roman" w:cs="Times New Roman"/>
          <w:bCs/>
          <w:lang w:val="es-ES"/>
        </w:rPr>
        <w:t>g. 5). E</w:t>
      </w:r>
      <w:r w:rsidR="004C3C98">
        <w:rPr>
          <w:rFonts w:ascii="Times New Roman" w:hAnsi="Times New Roman" w:cs="Times New Roman"/>
          <w:bCs/>
          <w:lang w:val="es-ES"/>
        </w:rPr>
        <w:t>s</w:t>
      </w:r>
      <w:r w:rsidR="006A16BF">
        <w:rPr>
          <w:rFonts w:ascii="Times New Roman" w:hAnsi="Times New Roman" w:cs="Times New Roman"/>
          <w:bCs/>
          <w:lang w:val="es-ES"/>
        </w:rPr>
        <w:t>t</w:t>
      </w:r>
      <w:r w:rsidR="004C3C98">
        <w:rPr>
          <w:rFonts w:ascii="Times New Roman" w:hAnsi="Times New Roman" w:cs="Times New Roman"/>
          <w:bCs/>
          <w:lang w:val="es-ES"/>
        </w:rPr>
        <w:t xml:space="preserve">e buscó </w:t>
      </w:r>
      <w:r w:rsidR="006A16BF">
        <w:rPr>
          <w:rFonts w:ascii="Times New Roman" w:hAnsi="Times New Roman" w:cs="Times New Roman"/>
          <w:bCs/>
          <w:lang w:val="es-ES"/>
        </w:rPr>
        <w:t>transmitir ideas y crear un lenguaje común para la discusión mediante</w:t>
      </w:r>
      <w:r w:rsidR="007B33D7">
        <w:rPr>
          <w:rFonts w:ascii="Times New Roman" w:hAnsi="Times New Roman" w:cs="Times New Roman"/>
          <w:bCs/>
          <w:lang w:val="es-ES"/>
        </w:rPr>
        <w:t xml:space="preserve"> material tanto visual como volumétrico accesible a participantes que no están formados en el campo del diseño y que, en </w:t>
      </w:r>
      <w:r w:rsidR="0069660F">
        <w:rPr>
          <w:rFonts w:ascii="Times New Roman" w:hAnsi="Times New Roman" w:cs="Times New Roman"/>
          <w:bCs/>
          <w:lang w:val="es-ES"/>
        </w:rPr>
        <w:t>algunos</w:t>
      </w:r>
      <w:r w:rsidR="007B33D7">
        <w:rPr>
          <w:rFonts w:ascii="Times New Roman" w:hAnsi="Times New Roman" w:cs="Times New Roman"/>
          <w:bCs/>
          <w:lang w:val="es-ES"/>
        </w:rPr>
        <w:t xml:space="preserve"> casos</w:t>
      </w:r>
      <w:r w:rsidR="00855501">
        <w:rPr>
          <w:rFonts w:ascii="Times New Roman" w:hAnsi="Times New Roman" w:cs="Times New Roman"/>
          <w:bCs/>
          <w:lang w:val="es-ES"/>
        </w:rPr>
        <w:t>,</w:t>
      </w:r>
      <w:r w:rsidR="006A16BF">
        <w:rPr>
          <w:rFonts w:ascii="Times New Roman" w:hAnsi="Times New Roman" w:cs="Times New Roman"/>
          <w:bCs/>
          <w:lang w:val="es-ES"/>
        </w:rPr>
        <w:t xml:space="preserve"> no saben leer ni escribir. </w:t>
      </w:r>
    </w:p>
    <w:p w14:paraId="6BFC76EC" w14:textId="77777777" w:rsidR="0069660F" w:rsidRDefault="0069660F" w:rsidP="00AC3DF4">
      <w:pPr>
        <w:spacing w:line="360" w:lineRule="auto"/>
        <w:jc w:val="both"/>
        <w:rPr>
          <w:rFonts w:ascii="Times New Roman" w:hAnsi="Times New Roman" w:cs="Times New Roman"/>
          <w:bCs/>
          <w:lang w:val="es-ES"/>
        </w:rPr>
      </w:pPr>
    </w:p>
    <w:p w14:paraId="6E387AEF" w14:textId="4F503078" w:rsidR="007B33D7" w:rsidRDefault="0069660F" w:rsidP="007B33D7">
      <w:pPr>
        <w:spacing w:line="360" w:lineRule="auto"/>
        <w:jc w:val="both"/>
        <w:rPr>
          <w:rFonts w:ascii="Times New Roman" w:hAnsi="Times New Roman" w:cs="Times New Roman"/>
          <w:bCs/>
          <w:lang w:val="es-ES"/>
        </w:rPr>
      </w:pPr>
      <w:r>
        <w:rPr>
          <w:rFonts w:ascii="Times New Roman" w:hAnsi="Times New Roman" w:cs="Times New Roman"/>
          <w:bCs/>
          <w:lang w:val="es-ES"/>
        </w:rPr>
        <w:t>En resumen, los métodos empleados se caracterizaron por una “actitud participativa</w:t>
      </w:r>
      <w:r w:rsidR="0066108A">
        <w:rPr>
          <w:rFonts w:ascii="Times New Roman" w:hAnsi="Times New Roman" w:cs="Times New Roman"/>
          <w:bCs/>
          <w:lang w:val="es-ES"/>
        </w:rPr>
        <w:t>”</w:t>
      </w:r>
      <w:r>
        <w:rPr>
          <w:rFonts w:ascii="Times New Roman" w:hAnsi="Times New Roman" w:cs="Times New Roman"/>
          <w:bCs/>
          <w:lang w:val="es-ES"/>
        </w:rPr>
        <w:t xml:space="preserve"> (</w:t>
      </w:r>
      <w:proofErr w:type="spellStart"/>
      <w:r>
        <w:rPr>
          <w:rFonts w:ascii="Times New Roman" w:hAnsi="Times New Roman" w:cs="Times New Roman"/>
          <w:bCs/>
          <w:lang w:val="es-ES"/>
        </w:rPr>
        <w:t>Brandt</w:t>
      </w:r>
      <w:proofErr w:type="spellEnd"/>
      <w:r>
        <w:rPr>
          <w:rFonts w:ascii="Times New Roman" w:hAnsi="Times New Roman" w:cs="Times New Roman"/>
          <w:bCs/>
          <w:lang w:val="es-ES"/>
        </w:rPr>
        <w:t xml:space="preserve"> et al, 2012) que prioriza el proceso sobre el resultado y la interacción y diálogo grupal sobre la toma de decisiones individual. </w:t>
      </w:r>
      <w:r w:rsidRPr="00BD1824">
        <w:rPr>
          <w:rFonts w:ascii="Times New Roman" w:hAnsi="Times New Roman" w:cs="Times New Roman"/>
          <w:bCs/>
          <w:lang w:val="es-ES"/>
        </w:rPr>
        <w:t>También, pusieron en práctica prin</w:t>
      </w:r>
      <w:r w:rsidR="00BD1824" w:rsidRPr="00BD1824">
        <w:rPr>
          <w:rFonts w:ascii="Times New Roman" w:hAnsi="Times New Roman" w:cs="Times New Roman"/>
          <w:bCs/>
          <w:lang w:val="es-ES"/>
        </w:rPr>
        <w:t>cipios feministas de inclusión y énfasis</w:t>
      </w:r>
      <w:r w:rsidR="00BD1824">
        <w:rPr>
          <w:rFonts w:ascii="Times New Roman" w:hAnsi="Times New Roman" w:cs="Times New Roman"/>
          <w:bCs/>
          <w:lang w:val="es-ES"/>
        </w:rPr>
        <w:t xml:space="preserve"> en la relación experiencia cotidiana- diseño del espacio a través de las narrativas de las participantes. </w:t>
      </w:r>
    </w:p>
    <w:p w14:paraId="79B8BDA3" w14:textId="77777777" w:rsidR="007B33D7" w:rsidRDefault="007B33D7" w:rsidP="007B33D7">
      <w:pPr>
        <w:spacing w:line="360" w:lineRule="auto"/>
        <w:jc w:val="both"/>
        <w:rPr>
          <w:rFonts w:ascii="Times New Roman" w:hAnsi="Times New Roman" w:cs="Times New Roman"/>
          <w:b/>
          <w:i/>
          <w:iCs/>
          <w:sz w:val="22"/>
          <w:szCs w:val="22"/>
          <w:lang w:val="es-ES"/>
        </w:rPr>
      </w:pPr>
    </w:p>
    <w:p w14:paraId="3F500A5B" w14:textId="77777777" w:rsidR="007B33D7" w:rsidRDefault="007B33D7" w:rsidP="007B33D7">
      <w:pPr>
        <w:spacing w:line="360" w:lineRule="auto"/>
        <w:rPr>
          <w:rFonts w:ascii="Times New Roman" w:hAnsi="Times New Roman" w:cs="Times New Roman"/>
          <w:b/>
        </w:rPr>
      </w:pPr>
      <w:r>
        <w:rPr>
          <w:rFonts w:ascii="Times New Roman" w:hAnsi="Times New Roman" w:cs="Times New Roman"/>
          <w:b/>
        </w:rPr>
        <w:t xml:space="preserve">Resultados. </w:t>
      </w:r>
    </w:p>
    <w:p w14:paraId="22D54D3B" w14:textId="580B77ED" w:rsidR="007B33D7" w:rsidRDefault="007B33D7" w:rsidP="007B33D7">
      <w:pPr>
        <w:spacing w:line="360" w:lineRule="auto"/>
        <w:rPr>
          <w:rFonts w:ascii="Times New Roman" w:hAnsi="Times New Roman" w:cs="Times New Roman"/>
          <w:bCs/>
        </w:rPr>
      </w:pPr>
      <w:r>
        <w:rPr>
          <w:rFonts w:ascii="Times New Roman" w:hAnsi="Times New Roman" w:cs="Times New Roman"/>
          <w:bCs/>
          <w:lang w:val="es-ES"/>
        </w:rPr>
        <w:t>Este apartado presenta los hallazgos principales del trabajo, estructurados en tres secciones, según el modelo de diseño de experiencia de Sanders (2002)</w:t>
      </w:r>
      <w:r w:rsidR="00BD1824">
        <w:rPr>
          <w:rFonts w:ascii="Times New Roman" w:hAnsi="Times New Roman" w:cs="Times New Roman"/>
          <w:bCs/>
          <w:lang w:val="es-ES"/>
        </w:rPr>
        <w:t xml:space="preserve">: 1) qué dicen y piensan, 2) qué hacen y, 3) qué sueñan y pueden hacer las mujeres en su comunidad. </w:t>
      </w:r>
    </w:p>
    <w:p w14:paraId="6C00A6F9" w14:textId="77777777" w:rsidR="007B33D7" w:rsidRDefault="007B33D7" w:rsidP="007B33D7">
      <w:pPr>
        <w:spacing w:line="360" w:lineRule="auto"/>
        <w:rPr>
          <w:rFonts w:ascii="Times New Roman" w:hAnsi="Times New Roman" w:cs="Times New Roman"/>
          <w:bCs/>
        </w:rPr>
      </w:pPr>
    </w:p>
    <w:p w14:paraId="701296CA" w14:textId="77777777" w:rsidR="007B33D7" w:rsidRDefault="007B33D7" w:rsidP="007B33D7">
      <w:pPr>
        <w:spacing w:line="360" w:lineRule="auto"/>
        <w:rPr>
          <w:rFonts w:ascii="Times New Roman" w:hAnsi="Times New Roman" w:cs="Times New Roman"/>
          <w:b/>
          <w:i/>
          <w:iCs/>
          <w:sz w:val="22"/>
          <w:szCs w:val="22"/>
        </w:rPr>
      </w:pPr>
      <w:r>
        <w:rPr>
          <w:rFonts w:ascii="Times New Roman" w:hAnsi="Times New Roman" w:cs="Times New Roman"/>
          <w:b/>
          <w:i/>
          <w:iCs/>
          <w:sz w:val="22"/>
          <w:szCs w:val="22"/>
        </w:rPr>
        <w:t xml:space="preserve">¿Qué dicen y piensan las mujeres de su comunidad? </w:t>
      </w:r>
    </w:p>
    <w:p w14:paraId="05D135DE" w14:textId="48E1E16C" w:rsidR="007B33D7" w:rsidRDefault="007B33D7" w:rsidP="007B33D7">
      <w:pPr>
        <w:spacing w:line="360" w:lineRule="auto"/>
        <w:jc w:val="both"/>
        <w:rPr>
          <w:rFonts w:ascii="Times New Roman" w:hAnsi="Times New Roman" w:cs="Times New Roman"/>
          <w:bCs/>
          <w:lang w:val="es-ES"/>
        </w:rPr>
      </w:pPr>
      <w:r>
        <w:rPr>
          <w:rFonts w:ascii="Times New Roman" w:hAnsi="Times New Roman" w:cs="Times New Roman"/>
          <w:bCs/>
          <w:lang w:val="es-ES"/>
        </w:rPr>
        <w:t xml:space="preserve">Los García 3 (LG3) es una comunidad en formación ubicada en la periferia norte de San Luis Potosí. En esta zona de la ciudad, las invasiones de tierras y la vivienda informal son comunes y las 15 hectáreas donde se encuentra LG3 no son la excepción. Para luchar contra un invasor, Don Fausto, el propietario original de la tierra, subdividió </w:t>
      </w:r>
      <w:r>
        <w:rPr>
          <w:rFonts w:ascii="Times New Roman" w:hAnsi="Times New Roman" w:cs="Times New Roman"/>
          <w:bCs/>
          <w:lang w:val="es-ES"/>
        </w:rPr>
        <w:lastRenderedPageBreak/>
        <w:t>un terreno que heredó de sus padres, antiguos ejidatarios, en 176 parcelas; se organizó con vecinos, conocidos y amigos y repartió los lotes entre ellos a cambio de sus aportaciones para cubrir servicios profesionales empleados y trámites requeridos para las autorizaciones de uso de suelo y lotificación. Actualmente, los beneficiarios de la subdivisión de la tierra están en el proceso de legalizar los títulos de propiedad individuales y abogar por la obtención de los servicios públicos. En estas parcelas, 35 familias ya han construido sus viviendas con materiales reciclados, como cartón y tarimas recuperadas del relleno sanitario de Peñasco; sin embargo, solo10 familias viven en LG3, ya que el resto solo se queda allí los fines de semana para proteger su propiedad.</w:t>
      </w:r>
    </w:p>
    <w:p w14:paraId="460C2B43" w14:textId="77777777" w:rsidR="007B33D7" w:rsidRDefault="007B33D7" w:rsidP="007B33D7">
      <w:pPr>
        <w:spacing w:line="360" w:lineRule="auto"/>
        <w:jc w:val="both"/>
        <w:rPr>
          <w:rFonts w:ascii="Times New Roman" w:hAnsi="Times New Roman" w:cs="Times New Roman"/>
          <w:bCs/>
          <w:lang w:val="es-ES"/>
        </w:rPr>
      </w:pPr>
    </w:p>
    <w:p w14:paraId="1A93815A" w14:textId="77777777" w:rsidR="00BD1824" w:rsidRDefault="007B33D7" w:rsidP="007B33D7">
      <w:pPr>
        <w:spacing w:line="360" w:lineRule="auto"/>
        <w:jc w:val="both"/>
        <w:rPr>
          <w:rFonts w:ascii="Times New Roman" w:hAnsi="Times New Roman" w:cs="Times New Roman"/>
          <w:bCs/>
          <w:lang w:val="es-ES"/>
        </w:rPr>
      </w:pPr>
      <w:r>
        <w:rPr>
          <w:rFonts w:ascii="Times New Roman" w:hAnsi="Times New Roman" w:cs="Times New Roman"/>
          <w:bCs/>
          <w:lang w:val="es-ES"/>
        </w:rPr>
        <w:t xml:space="preserve">Las </w:t>
      </w:r>
      <w:r w:rsidR="00960B6F">
        <w:rPr>
          <w:rFonts w:ascii="Times New Roman" w:hAnsi="Times New Roman" w:cs="Times New Roman"/>
          <w:bCs/>
          <w:lang w:val="es-ES"/>
        </w:rPr>
        <w:t>condiciones de vida en LG3 son arduas</w:t>
      </w:r>
      <w:r>
        <w:rPr>
          <w:rFonts w:ascii="Times New Roman" w:hAnsi="Times New Roman" w:cs="Times New Roman"/>
          <w:bCs/>
          <w:lang w:val="es-ES"/>
        </w:rPr>
        <w:t xml:space="preserve">: los residentes carecen de servicios básicos como agua, alcantarillado y electricidad. Durante las entrevistas, las mujeres describieron el esfuerzo que cada semana deben invertir en </w:t>
      </w:r>
      <w:r w:rsidR="00BD1824">
        <w:rPr>
          <w:rFonts w:ascii="Times New Roman" w:hAnsi="Times New Roman" w:cs="Times New Roman"/>
          <w:bCs/>
          <w:lang w:val="es-ES"/>
        </w:rPr>
        <w:t>el abasto</w:t>
      </w:r>
      <w:r>
        <w:rPr>
          <w:rFonts w:ascii="Times New Roman" w:hAnsi="Times New Roman" w:cs="Times New Roman"/>
          <w:bCs/>
          <w:lang w:val="es-ES"/>
        </w:rPr>
        <w:t xml:space="preserve"> de pipas de agua ante INTERAPAS, el organismo </w:t>
      </w:r>
      <w:r w:rsidR="004306A2">
        <w:rPr>
          <w:rFonts w:ascii="Times New Roman" w:hAnsi="Times New Roman" w:cs="Times New Roman"/>
          <w:bCs/>
          <w:lang w:val="es-ES"/>
        </w:rPr>
        <w:t>encargado del agua potable local</w:t>
      </w:r>
      <w:r>
        <w:rPr>
          <w:rFonts w:ascii="Times New Roman" w:hAnsi="Times New Roman" w:cs="Times New Roman"/>
          <w:bCs/>
          <w:lang w:val="es-ES"/>
        </w:rPr>
        <w:t xml:space="preserve">, con el fin de llenar dos tanques elevados que ellas mismas gestionaron. Para llegar a la estación de transporte público más cercana, las personas caminan más de dos kilómetros a lo largo de calles sin pavimentación ni iluminación, propensas a la delincuencia. Por último, el equipamiento básico como escuelas, centros de salud, comunitarios y </w:t>
      </w:r>
      <w:proofErr w:type="gramStart"/>
      <w:r>
        <w:rPr>
          <w:rFonts w:ascii="Times New Roman" w:hAnsi="Times New Roman" w:cs="Times New Roman"/>
          <w:bCs/>
          <w:lang w:val="es-ES"/>
        </w:rPr>
        <w:t>deportivos</w:t>
      </w:r>
      <w:proofErr w:type="gramEnd"/>
      <w:r>
        <w:rPr>
          <w:rFonts w:ascii="Times New Roman" w:hAnsi="Times New Roman" w:cs="Times New Roman"/>
          <w:bCs/>
          <w:lang w:val="es-ES"/>
        </w:rPr>
        <w:t xml:space="preserve"> así como tiendas de abarrotes son escasos por lo que deben franquear largas distancias para llegar a ellos. Finalmente, el terreno es propenso a inundaciones por lo que el acceso a LG3 en temporada de lluvias es complicado y las crecidas de agua dañan los materiales de construcción de las </w:t>
      </w:r>
      <w:proofErr w:type="gramStart"/>
      <w:r>
        <w:rPr>
          <w:rFonts w:ascii="Times New Roman" w:hAnsi="Times New Roman" w:cs="Times New Roman"/>
          <w:bCs/>
          <w:lang w:val="es-ES"/>
        </w:rPr>
        <w:t>viviendas</w:t>
      </w:r>
      <w:proofErr w:type="gramEnd"/>
      <w:r>
        <w:rPr>
          <w:rFonts w:ascii="Times New Roman" w:hAnsi="Times New Roman" w:cs="Times New Roman"/>
          <w:bCs/>
          <w:lang w:val="es-ES"/>
        </w:rPr>
        <w:t xml:space="preserve"> así como los muebles, generando pérdidas económicas. </w:t>
      </w:r>
      <w:r w:rsidR="00960B6F" w:rsidRPr="00BD1824">
        <w:rPr>
          <w:rFonts w:ascii="Times New Roman" w:hAnsi="Times New Roman" w:cs="Times New Roman"/>
          <w:bCs/>
          <w:lang w:val="es-ES"/>
        </w:rPr>
        <w:t>Carolina nos relató las dificultades que llegan a vivir en tiempo de lluvia</w:t>
      </w:r>
      <w:r w:rsidR="00BD1824" w:rsidRPr="00BD1824">
        <w:rPr>
          <w:rFonts w:ascii="Times New Roman" w:hAnsi="Times New Roman" w:cs="Times New Roman"/>
          <w:bCs/>
          <w:lang w:val="es-ES"/>
        </w:rPr>
        <w:t>:</w:t>
      </w:r>
    </w:p>
    <w:p w14:paraId="5CB820A4" w14:textId="77777777" w:rsidR="00BD1824" w:rsidRDefault="00BD1824" w:rsidP="007B33D7">
      <w:pPr>
        <w:spacing w:line="360" w:lineRule="auto"/>
        <w:jc w:val="both"/>
        <w:rPr>
          <w:rFonts w:ascii="Times New Roman" w:hAnsi="Times New Roman" w:cs="Times New Roman"/>
          <w:bCs/>
          <w:lang w:val="es-ES"/>
        </w:rPr>
      </w:pPr>
    </w:p>
    <w:p w14:paraId="5BE48A39" w14:textId="219799D4" w:rsidR="007B33D7" w:rsidRDefault="00960B6F" w:rsidP="007B33D7">
      <w:pPr>
        <w:spacing w:line="360" w:lineRule="auto"/>
        <w:jc w:val="both"/>
        <w:rPr>
          <w:rFonts w:ascii="Times New Roman" w:hAnsi="Times New Roman" w:cs="Times New Roman"/>
          <w:bCs/>
          <w:lang w:val="es-ES"/>
        </w:rPr>
      </w:pPr>
      <w:r w:rsidRPr="00504A94">
        <w:rPr>
          <w:rFonts w:ascii="Times New Roman" w:hAnsi="Times New Roman" w:cs="Times New Roman"/>
          <w:bCs/>
          <w:i/>
          <w:lang w:val="es-ES"/>
        </w:rPr>
        <w:t xml:space="preserve"> “</w:t>
      </w:r>
      <w:r w:rsidR="00BD1824" w:rsidRPr="00504A94">
        <w:rPr>
          <w:rFonts w:ascii="Times New Roman" w:hAnsi="Times New Roman" w:cs="Times New Roman"/>
          <w:bCs/>
          <w:i/>
          <w:lang w:val="es-ES"/>
        </w:rPr>
        <w:t>…</w:t>
      </w:r>
      <w:r w:rsidRPr="00504A94">
        <w:rPr>
          <w:rFonts w:ascii="Times New Roman" w:hAnsi="Times New Roman" w:cs="Times New Roman"/>
          <w:bCs/>
          <w:i/>
          <w:lang w:val="es-ES"/>
        </w:rPr>
        <w:t xml:space="preserve">cuando se inunda aquí a veces salimos caminando porque la camioneta se inunda y ya cuando usted camina se le </w:t>
      </w:r>
      <w:commentRangeStart w:id="48"/>
      <w:r w:rsidRPr="00504A94">
        <w:rPr>
          <w:rFonts w:ascii="Times New Roman" w:hAnsi="Times New Roman" w:cs="Times New Roman"/>
          <w:bCs/>
          <w:i/>
          <w:lang w:val="es-ES"/>
        </w:rPr>
        <w:t>se</w:t>
      </w:r>
      <w:commentRangeEnd w:id="48"/>
      <w:r w:rsidR="00635657">
        <w:rPr>
          <w:rStyle w:val="Refdecomentario"/>
        </w:rPr>
        <w:commentReference w:id="48"/>
      </w:r>
      <w:r w:rsidRPr="00504A94">
        <w:rPr>
          <w:rFonts w:ascii="Times New Roman" w:hAnsi="Times New Roman" w:cs="Times New Roman"/>
          <w:bCs/>
          <w:i/>
          <w:lang w:val="es-ES"/>
        </w:rPr>
        <w:t xml:space="preserve"> sume el pie hasta acá (señalando debajo de la rodilla), </w:t>
      </w:r>
      <w:r w:rsidR="00BD1824" w:rsidRPr="00504A94">
        <w:rPr>
          <w:rFonts w:ascii="Times New Roman" w:hAnsi="Times New Roman" w:cs="Times New Roman"/>
          <w:bCs/>
          <w:i/>
          <w:lang w:val="es-ES"/>
        </w:rPr>
        <w:t>porque es</w:t>
      </w:r>
      <w:r w:rsidRPr="00504A94">
        <w:rPr>
          <w:rFonts w:ascii="Times New Roman" w:hAnsi="Times New Roman" w:cs="Times New Roman"/>
          <w:bCs/>
          <w:i/>
          <w:lang w:val="es-ES"/>
        </w:rPr>
        <w:t xml:space="preserve"> tierra, como eran de cultivo pues está suelta y corre uno</w:t>
      </w:r>
      <w:r w:rsidR="00BD1824" w:rsidRPr="00504A94">
        <w:rPr>
          <w:rFonts w:ascii="Times New Roman" w:hAnsi="Times New Roman" w:cs="Times New Roman"/>
          <w:bCs/>
          <w:i/>
          <w:lang w:val="es-ES"/>
        </w:rPr>
        <w:t xml:space="preserve"> el riesgo de que un día </w:t>
      </w:r>
      <w:r w:rsidRPr="00504A94">
        <w:rPr>
          <w:rFonts w:ascii="Times New Roman" w:hAnsi="Times New Roman" w:cs="Times New Roman"/>
          <w:bCs/>
          <w:i/>
          <w:lang w:val="es-ES"/>
        </w:rPr>
        <w:t>ve</w:t>
      </w:r>
      <w:r w:rsidR="00BD1824" w:rsidRPr="00504A94">
        <w:rPr>
          <w:rFonts w:ascii="Times New Roman" w:hAnsi="Times New Roman" w:cs="Times New Roman"/>
          <w:bCs/>
          <w:i/>
          <w:lang w:val="es-ES"/>
        </w:rPr>
        <w:t xml:space="preserve">nga el río con más intensidad </w:t>
      </w:r>
      <w:r w:rsidRPr="00504A94">
        <w:rPr>
          <w:rFonts w:ascii="Times New Roman" w:hAnsi="Times New Roman" w:cs="Times New Roman"/>
          <w:bCs/>
          <w:i/>
          <w:lang w:val="es-ES"/>
        </w:rPr>
        <w:t xml:space="preserve">o </w:t>
      </w:r>
      <w:r w:rsidR="00BD1824" w:rsidRPr="00504A94">
        <w:rPr>
          <w:rFonts w:ascii="Times New Roman" w:hAnsi="Times New Roman" w:cs="Times New Roman"/>
          <w:bCs/>
          <w:i/>
          <w:lang w:val="es-ES"/>
        </w:rPr>
        <w:t xml:space="preserve">que se </w:t>
      </w:r>
      <w:r w:rsidRPr="00504A94">
        <w:rPr>
          <w:rFonts w:ascii="Times New Roman" w:hAnsi="Times New Roman" w:cs="Times New Roman"/>
          <w:bCs/>
          <w:i/>
          <w:lang w:val="es-ES"/>
        </w:rPr>
        <w:t xml:space="preserve">suman los </w:t>
      </w:r>
      <w:proofErr w:type="spellStart"/>
      <w:r w:rsidRPr="00504A94">
        <w:rPr>
          <w:rFonts w:ascii="Times New Roman" w:hAnsi="Times New Roman" w:cs="Times New Roman"/>
          <w:bCs/>
          <w:i/>
          <w:lang w:val="es-ES"/>
        </w:rPr>
        <w:t>tejabanes</w:t>
      </w:r>
      <w:proofErr w:type="spellEnd"/>
      <w:r w:rsidRPr="00504A94">
        <w:rPr>
          <w:rFonts w:ascii="Times New Roman" w:hAnsi="Times New Roman" w:cs="Times New Roman"/>
          <w:bCs/>
          <w:i/>
          <w:lang w:val="es-ES"/>
        </w:rPr>
        <w:t xml:space="preserve"> o se nos caiga</w:t>
      </w:r>
      <w:r w:rsidR="00BD1824" w:rsidRPr="00504A94">
        <w:rPr>
          <w:rFonts w:ascii="Times New Roman" w:hAnsi="Times New Roman" w:cs="Times New Roman"/>
          <w:bCs/>
          <w:i/>
          <w:lang w:val="es-ES"/>
        </w:rPr>
        <w:t>n</w:t>
      </w:r>
      <w:r w:rsidRPr="00504A94">
        <w:rPr>
          <w:rFonts w:ascii="Times New Roman" w:hAnsi="Times New Roman" w:cs="Times New Roman"/>
          <w:bCs/>
          <w:i/>
          <w:lang w:val="es-ES"/>
        </w:rPr>
        <w:t xml:space="preserve"> encima”</w:t>
      </w:r>
      <w:r w:rsidRPr="00BD1824">
        <w:rPr>
          <w:rFonts w:ascii="Times New Roman" w:hAnsi="Times New Roman" w:cs="Times New Roman"/>
          <w:bCs/>
          <w:lang w:val="es-ES"/>
        </w:rPr>
        <w:t xml:space="preserve"> (obtenido </w:t>
      </w:r>
      <w:r w:rsidR="00504A94">
        <w:rPr>
          <w:rFonts w:ascii="Times New Roman" w:hAnsi="Times New Roman" w:cs="Times New Roman"/>
          <w:bCs/>
          <w:lang w:val="es-ES"/>
        </w:rPr>
        <w:t>en</w:t>
      </w:r>
      <w:r w:rsidRPr="00BD1824">
        <w:rPr>
          <w:rFonts w:ascii="Times New Roman" w:hAnsi="Times New Roman" w:cs="Times New Roman"/>
          <w:bCs/>
          <w:lang w:val="es-ES"/>
        </w:rPr>
        <w:t xml:space="preserve"> junio de</w:t>
      </w:r>
      <w:r w:rsidR="00504A94">
        <w:rPr>
          <w:rFonts w:ascii="Times New Roman" w:hAnsi="Times New Roman" w:cs="Times New Roman"/>
          <w:bCs/>
          <w:lang w:val="es-ES"/>
        </w:rPr>
        <w:t>l</w:t>
      </w:r>
      <w:r w:rsidRPr="00BD1824">
        <w:rPr>
          <w:rFonts w:ascii="Times New Roman" w:hAnsi="Times New Roman" w:cs="Times New Roman"/>
          <w:bCs/>
          <w:lang w:val="es-ES"/>
        </w:rPr>
        <w:t xml:space="preserve"> 2019)</w:t>
      </w:r>
      <w:r w:rsidR="00BD1824">
        <w:rPr>
          <w:rFonts w:ascii="Times New Roman" w:hAnsi="Times New Roman" w:cs="Times New Roman"/>
          <w:bCs/>
          <w:lang w:val="es-ES"/>
        </w:rPr>
        <w:t>.</w:t>
      </w:r>
    </w:p>
    <w:p w14:paraId="744563B6" w14:textId="77777777" w:rsidR="007B33D7" w:rsidRDefault="007B33D7" w:rsidP="007B33D7">
      <w:pPr>
        <w:spacing w:line="360" w:lineRule="auto"/>
        <w:jc w:val="both"/>
        <w:rPr>
          <w:rFonts w:ascii="Times New Roman" w:hAnsi="Times New Roman" w:cs="Times New Roman"/>
          <w:bCs/>
          <w:lang w:val="es-ES"/>
        </w:rPr>
      </w:pPr>
    </w:p>
    <w:p w14:paraId="250F2E90" w14:textId="0DCC585A" w:rsidR="007B33D7" w:rsidRDefault="007B33D7" w:rsidP="007B33D7">
      <w:pPr>
        <w:spacing w:line="360" w:lineRule="auto"/>
        <w:jc w:val="both"/>
        <w:rPr>
          <w:rFonts w:ascii="Times New Roman" w:hAnsi="Times New Roman" w:cs="Times New Roman"/>
          <w:bCs/>
          <w:lang w:val="es-ES"/>
        </w:rPr>
      </w:pPr>
      <w:r>
        <w:rPr>
          <w:rFonts w:ascii="Times New Roman" w:hAnsi="Times New Roman" w:cs="Times New Roman"/>
          <w:bCs/>
          <w:lang w:val="es-ES"/>
        </w:rPr>
        <w:t>En resumen, las mujeres resienten las dificultades del entorno construido en LG3, pero aspirar a construir una casa propia en el terreno que adquirieron es lo que las alienta a continuar soportando tales circunstancias. En este contexto, las mujeres han desarrollado redes de apoyo para ayudarse, protegerse mutuamente y luchar de manera colectiva para poder asegurar mejores condiciones de vida para sus familias.</w:t>
      </w:r>
      <w:r w:rsidR="00D65C0B">
        <w:rPr>
          <w:rFonts w:ascii="Times New Roman" w:hAnsi="Times New Roman" w:cs="Times New Roman"/>
          <w:bCs/>
          <w:lang w:val="es-ES"/>
        </w:rPr>
        <w:t xml:space="preserve"> </w:t>
      </w:r>
    </w:p>
    <w:p w14:paraId="7B9BC74B" w14:textId="0A6105DE" w:rsidR="008C3FA4" w:rsidRDefault="005446FE" w:rsidP="008C3FA4">
      <w:pPr>
        <w:spacing w:line="360" w:lineRule="auto"/>
        <w:rPr>
          <w:rFonts w:ascii="Times New Roman" w:hAnsi="Times New Roman" w:cs="Times New Roman"/>
          <w:b/>
          <w:i/>
          <w:iCs/>
          <w:sz w:val="22"/>
          <w:szCs w:val="22"/>
          <w:lang w:val="es-ES"/>
        </w:rPr>
      </w:pPr>
      <w:r>
        <w:rPr>
          <w:rFonts w:ascii="Times New Roman" w:eastAsia="Calibri" w:hAnsi="Times New Roman" w:cs="Times New Roman"/>
          <w:i/>
          <w:iCs/>
          <w:noProof/>
          <w:color w:val="000000"/>
          <w:sz w:val="18"/>
          <w:szCs w:val="18"/>
          <w:lang w:eastAsia="es-MX"/>
        </w:rPr>
        <w:lastRenderedPageBreak/>
        <w:drawing>
          <wp:anchor distT="0" distB="0" distL="114300" distR="114300" simplePos="0" relativeHeight="251664384" behindDoc="0" locked="0" layoutInCell="1" allowOverlap="1" wp14:anchorId="472AD257" wp14:editId="06A61000">
            <wp:simplePos x="0" y="0"/>
            <wp:positionH relativeFrom="column">
              <wp:posOffset>768096</wp:posOffset>
            </wp:positionH>
            <wp:positionV relativeFrom="paragraph">
              <wp:posOffset>36804</wp:posOffset>
            </wp:positionV>
            <wp:extent cx="5471795" cy="3221990"/>
            <wp:effectExtent l="0" t="0" r="0" b="0"/>
            <wp:wrapTopAndBottom/>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6_los garcia 3.jpg"/>
                    <pic:cNvPicPr/>
                  </pic:nvPicPr>
                  <pic:blipFill rotWithShape="1">
                    <a:blip r:embed="rId18" cstate="print">
                      <a:extLst>
                        <a:ext uri="{28A0092B-C50C-407E-A947-70E740481C1C}">
                          <a14:useLocalDpi xmlns:a14="http://schemas.microsoft.com/office/drawing/2010/main" val="0"/>
                        </a:ext>
                      </a:extLst>
                    </a:blip>
                    <a:srcRect l="11032" t="4583" r="9708" b="11386"/>
                    <a:stretch/>
                  </pic:blipFill>
                  <pic:spPr bwMode="auto">
                    <a:xfrm>
                      <a:off x="0" y="0"/>
                      <a:ext cx="5471795" cy="32219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56EFB89" w14:textId="4FF51C7A" w:rsidR="00D65C0B" w:rsidRPr="005446FE" w:rsidRDefault="00D65C0B" w:rsidP="00D65C0B">
      <w:pPr>
        <w:autoSpaceDE w:val="0"/>
        <w:autoSpaceDN w:val="0"/>
        <w:adjustRightInd w:val="0"/>
        <w:spacing w:line="360" w:lineRule="auto"/>
        <w:ind w:right="57"/>
        <w:jc w:val="center"/>
        <w:textAlignment w:val="center"/>
        <w:rPr>
          <w:rFonts w:ascii="Times New Roman" w:hAnsi="Times New Roman" w:cs="Times New Roman"/>
          <w:i/>
          <w:iCs/>
          <w:color w:val="000000"/>
          <w:sz w:val="18"/>
          <w:szCs w:val="18"/>
          <w:lang w:val="es-ES"/>
        </w:rPr>
      </w:pPr>
      <w:r w:rsidRPr="005446FE">
        <w:rPr>
          <w:rFonts w:ascii="Times New Roman" w:hAnsi="Times New Roman" w:cs="Times New Roman"/>
          <w:i/>
          <w:iCs/>
          <w:color w:val="000000"/>
          <w:sz w:val="18"/>
          <w:szCs w:val="18"/>
          <w:lang w:val="es-ES"/>
        </w:rPr>
        <w:t xml:space="preserve">Imagen 6. </w:t>
      </w:r>
      <w:r w:rsidRPr="005446FE">
        <w:rPr>
          <w:rFonts w:ascii="Times New Roman" w:hAnsi="Times New Roman" w:cs="Times New Roman"/>
          <w:bCs/>
          <w:i/>
          <w:iCs/>
          <w:color w:val="000000"/>
          <w:sz w:val="18"/>
          <w:szCs w:val="18"/>
          <w:lang w:val="es-ES"/>
        </w:rPr>
        <w:t>Los García 3</w:t>
      </w:r>
      <w:r w:rsidR="005446FE">
        <w:rPr>
          <w:rFonts w:ascii="Times New Roman" w:hAnsi="Times New Roman" w:cs="Times New Roman"/>
          <w:bCs/>
          <w:i/>
          <w:iCs/>
          <w:color w:val="000000"/>
          <w:sz w:val="18"/>
          <w:szCs w:val="18"/>
          <w:lang w:val="es-ES"/>
        </w:rPr>
        <w:t>: arriba contexto urbano, izquierda vivienda y derecha el centro comunitario</w:t>
      </w:r>
      <w:r w:rsidRPr="005446FE">
        <w:rPr>
          <w:rFonts w:ascii="Times New Roman" w:hAnsi="Times New Roman" w:cs="Times New Roman"/>
          <w:bCs/>
          <w:i/>
          <w:iCs/>
          <w:color w:val="000000"/>
          <w:sz w:val="18"/>
          <w:szCs w:val="18"/>
          <w:lang w:val="es-ES"/>
        </w:rPr>
        <w:t>. Fuente: autores</w:t>
      </w:r>
    </w:p>
    <w:p w14:paraId="63AB8089" w14:textId="77777777" w:rsidR="00D65C0B" w:rsidRPr="001D39FF" w:rsidRDefault="00D65C0B" w:rsidP="008C3FA4">
      <w:pPr>
        <w:spacing w:line="360" w:lineRule="auto"/>
        <w:rPr>
          <w:rFonts w:ascii="Times New Roman" w:hAnsi="Times New Roman" w:cs="Times New Roman"/>
          <w:b/>
          <w:i/>
          <w:iCs/>
          <w:sz w:val="22"/>
          <w:szCs w:val="22"/>
          <w:lang w:val="es-ES"/>
        </w:rPr>
      </w:pPr>
    </w:p>
    <w:p w14:paraId="16D254DC" w14:textId="77777777" w:rsidR="00427A9E" w:rsidRDefault="000A2C8A" w:rsidP="0058771C">
      <w:pPr>
        <w:spacing w:line="360" w:lineRule="auto"/>
        <w:rPr>
          <w:rFonts w:ascii="Times New Roman" w:hAnsi="Times New Roman" w:cs="Times New Roman"/>
          <w:b/>
          <w:i/>
          <w:iCs/>
          <w:sz w:val="22"/>
          <w:szCs w:val="22"/>
        </w:rPr>
      </w:pPr>
      <w:r>
        <w:rPr>
          <w:rFonts w:ascii="Times New Roman" w:hAnsi="Times New Roman" w:cs="Times New Roman"/>
          <w:b/>
          <w:i/>
          <w:iCs/>
          <w:sz w:val="22"/>
          <w:szCs w:val="22"/>
        </w:rPr>
        <w:t>¿Qué hacen las mujeres en su comunidad?</w:t>
      </w:r>
      <w:r w:rsidR="0058771C" w:rsidRPr="0058771C">
        <w:rPr>
          <w:rFonts w:ascii="Times New Roman" w:hAnsi="Times New Roman" w:cs="Times New Roman"/>
          <w:b/>
          <w:i/>
          <w:iCs/>
          <w:sz w:val="22"/>
          <w:szCs w:val="22"/>
        </w:rPr>
        <w:t xml:space="preserve"> </w:t>
      </w:r>
    </w:p>
    <w:p w14:paraId="44CDCFBB" w14:textId="77777777" w:rsidR="00504A94" w:rsidRDefault="004A1E4E" w:rsidP="004A1E4E">
      <w:pPr>
        <w:spacing w:line="360" w:lineRule="auto"/>
        <w:jc w:val="both"/>
        <w:rPr>
          <w:rFonts w:ascii="Times New Roman" w:hAnsi="Times New Roman" w:cs="Times New Roman"/>
          <w:bCs/>
        </w:rPr>
      </w:pPr>
      <w:r w:rsidRPr="008C3FA4">
        <w:rPr>
          <w:rFonts w:ascii="Times New Roman" w:hAnsi="Times New Roman" w:cs="Times New Roman"/>
          <w:bCs/>
        </w:rPr>
        <w:t xml:space="preserve">Las condiciones de vida de las mujeres en LG3 las </w:t>
      </w:r>
      <w:r>
        <w:rPr>
          <w:rFonts w:ascii="Times New Roman" w:hAnsi="Times New Roman" w:cs="Times New Roman"/>
          <w:bCs/>
        </w:rPr>
        <w:t xml:space="preserve">orillan </w:t>
      </w:r>
      <w:r w:rsidRPr="008C3FA4">
        <w:rPr>
          <w:rFonts w:ascii="Times New Roman" w:hAnsi="Times New Roman" w:cs="Times New Roman"/>
          <w:bCs/>
        </w:rPr>
        <w:t xml:space="preserve">a desempeñar diferentes roles </w:t>
      </w:r>
      <w:r>
        <w:rPr>
          <w:rFonts w:ascii="Times New Roman" w:hAnsi="Times New Roman" w:cs="Times New Roman"/>
          <w:bCs/>
        </w:rPr>
        <w:t>como trabajadoras formales</w:t>
      </w:r>
      <w:r w:rsidR="002A0F47">
        <w:rPr>
          <w:rFonts w:ascii="Times New Roman" w:hAnsi="Times New Roman" w:cs="Times New Roman"/>
          <w:bCs/>
        </w:rPr>
        <w:t xml:space="preserve"> o informales</w:t>
      </w:r>
      <w:r w:rsidRPr="008C3FA4">
        <w:rPr>
          <w:rFonts w:ascii="Times New Roman" w:hAnsi="Times New Roman" w:cs="Times New Roman"/>
          <w:bCs/>
        </w:rPr>
        <w:t xml:space="preserve">, amas de casa y organizadoras comunitarias. </w:t>
      </w:r>
      <w:r w:rsidR="002A0F47">
        <w:rPr>
          <w:rFonts w:ascii="Times New Roman" w:hAnsi="Times New Roman" w:cs="Times New Roman"/>
          <w:bCs/>
        </w:rPr>
        <w:t>En el caso de las participantes, c</w:t>
      </w:r>
      <w:r w:rsidRPr="008C3FA4">
        <w:rPr>
          <w:rFonts w:ascii="Times New Roman" w:hAnsi="Times New Roman" w:cs="Times New Roman"/>
          <w:bCs/>
        </w:rPr>
        <w:t xml:space="preserve">inco de </w:t>
      </w:r>
      <w:r w:rsidR="002A0F47">
        <w:rPr>
          <w:rFonts w:ascii="Times New Roman" w:hAnsi="Times New Roman" w:cs="Times New Roman"/>
          <w:bCs/>
        </w:rPr>
        <w:t>ellas</w:t>
      </w:r>
      <w:r w:rsidRPr="008C3FA4">
        <w:rPr>
          <w:rFonts w:ascii="Times New Roman" w:hAnsi="Times New Roman" w:cs="Times New Roman"/>
          <w:bCs/>
        </w:rPr>
        <w:t xml:space="preserve"> </w:t>
      </w:r>
      <w:r w:rsidR="00F94E80">
        <w:rPr>
          <w:rFonts w:ascii="Times New Roman" w:hAnsi="Times New Roman" w:cs="Times New Roman"/>
          <w:bCs/>
        </w:rPr>
        <w:t xml:space="preserve">cuentan con un </w:t>
      </w:r>
      <w:r w:rsidR="00F94E80" w:rsidRPr="00DF0E39">
        <w:rPr>
          <w:rFonts w:ascii="Times New Roman" w:hAnsi="Times New Roman" w:cs="Times New Roman"/>
          <w:bCs/>
        </w:rPr>
        <w:t>trabajo remunerado</w:t>
      </w:r>
      <w:r w:rsidRPr="00DF0E39">
        <w:rPr>
          <w:rFonts w:ascii="Times New Roman" w:hAnsi="Times New Roman" w:cs="Times New Roman"/>
          <w:bCs/>
        </w:rPr>
        <w:t xml:space="preserve"> y </w:t>
      </w:r>
      <w:r w:rsidR="00F94E80" w:rsidRPr="00DF0E39">
        <w:rPr>
          <w:rFonts w:ascii="Times New Roman" w:hAnsi="Times New Roman" w:cs="Times New Roman"/>
          <w:bCs/>
        </w:rPr>
        <w:t>cuatro son pepenadoras</w:t>
      </w:r>
      <w:r w:rsidRPr="00DF0E39">
        <w:rPr>
          <w:rFonts w:ascii="Times New Roman" w:hAnsi="Times New Roman" w:cs="Times New Roman"/>
          <w:bCs/>
        </w:rPr>
        <w:t xml:space="preserve"> en </w:t>
      </w:r>
      <w:r w:rsidR="00F94E80" w:rsidRPr="00DF0E39">
        <w:rPr>
          <w:rFonts w:ascii="Times New Roman" w:hAnsi="Times New Roman" w:cs="Times New Roman"/>
          <w:bCs/>
        </w:rPr>
        <w:t>el</w:t>
      </w:r>
      <w:r w:rsidR="00F94E80">
        <w:rPr>
          <w:rFonts w:ascii="Times New Roman" w:hAnsi="Times New Roman" w:cs="Times New Roman"/>
          <w:bCs/>
        </w:rPr>
        <w:t xml:space="preserve"> relleno sanitario de</w:t>
      </w:r>
      <w:r w:rsidRPr="008C3FA4">
        <w:rPr>
          <w:rFonts w:ascii="Times New Roman" w:hAnsi="Times New Roman" w:cs="Times New Roman"/>
          <w:bCs/>
        </w:rPr>
        <w:t xml:space="preserve"> Peñasco. En el </w:t>
      </w:r>
      <w:r>
        <w:rPr>
          <w:rFonts w:ascii="Times New Roman" w:hAnsi="Times New Roman" w:cs="Times New Roman"/>
          <w:bCs/>
        </w:rPr>
        <w:t>ámbito de la pepena</w:t>
      </w:r>
      <w:r w:rsidRPr="008C3FA4">
        <w:rPr>
          <w:rFonts w:ascii="Times New Roman" w:hAnsi="Times New Roman" w:cs="Times New Roman"/>
          <w:bCs/>
        </w:rPr>
        <w:t>, las mujeres</w:t>
      </w:r>
      <w:r>
        <w:rPr>
          <w:rFonts w:ascii="Times New Roman" w:hAnsi="Times New Roman" w:cs="Times New Roman"/>
          <w:bCs/>
        </w:rPr>
        <w:t xml:space="preserve"> se encuentran </w:t>
      </w:r>
      <w:r w:rsidRPr="008C3FA4">
        <w:rPr>
          <w:rFonts w:ascii="Times New Roman" w:hAnsi="Times New Roman" w:cs="Times New Roman"/>
          <w:bCs/>
        </w:rPr>
        <w:t xml:space="preserve">en el </w:t>
      </w:r>
      <w:r w:rsidR="00F94E80">
        <w:rPr>
          <w:rFonts w:ascii="Times New Roman" w:hAnsi="Times New Roman" w:cs="Times New Roman"/>
          <w:bCs/>
        </w:rPr>
        <w:t>escalafón</w:t>
      </w:r>
      <w:r w:rsidRPr="008C3FA4">
        <w:rPr>
          <w:rFonts w:ascii="Times New Roman" w:hAnsi="Times New Roman" w:cs="Times New Roman"/>
          <w:bCs/>
        </w:rPr>
        <w:t xml:space="preserve"> más bajo del negocio de reciclaje de residuos: </w:t>
      </w:r>
      <w:r>
        <w:rPr>
          <w:rFonts w:ascii="Times New Roman" w:hAnsi="Times New Roman" w:cs="Times New Roman"/>
          <w:bCs/>
        </w:rPr>
        <w:t xml:space="preserve">ellas tienen que </w:t>
      </w:r>
      <w:r w:rsidR="002A0F47">
        <w:rPr>
          <w:rFonts w:ascii="Times New Roman" w:hAnsi="Times New Roman" w:cs="Times New Roman"/>
          <w:bCs/>
        </w:rPr>
        <w:t>separar</w:t>
      </w:r>
      <w:r w:rsidRPr="008C3FA4">
        <w:rPr>
          <w:rFonts w:ascii="Times New Roman" w:hAnsi="Times New Roman" w:cs="Times New Roman"/>
          <w:bCs/>
        </w:rPr>
        <w:t xml:space="preserve"> </w:t>
      </w:r>
      <w:r w:rsidR="004306A2">
        <w:rPr>
          <w:rFonts w:ascii="Times New Roman" w:hAnsi="Times New Roman" w:cs="Times New Roman"/>
          <w:bCs/>
        </w:rPr>
        <w:t>la basura</w:t>
      </w:r>
      <w:r w:rsidRPr="008C3FA4">
        <w:rPr>
          <w:rFonts w:ascii="Times New Roman" w:hAnsi="Times New Roman" w:cs="Times New Roman"/>
          <w:bCs/>
        </w:rPr>
        <w:t xml:space="preserve"> que dejan los </w:t>
      </w:r>
      <w:r>
        <w:rPr>
          <w:rFonts w:ascii="Times New Roman" w:hAnsi="Times New Roman" w:cs="Times New Roman"/>
          <w:bCs/>
        </w:rPr>
        <w:t xml:space="preserve">pepenadores organizados </w:t>
      </w:r>
      <w:r w:rsidRPr="008C3FA4">
        <w:rPr>
          <w:rFonts w:ascii="Times New Roman" w:hAnsi="Times New Roman" w:cs="Times New Roman"/>
          <w:bCs/>
        </w:rPr>
        <w:t xml:space="preserve">que pagaron por </w:t>
      </w:r>
      <w:r>
        <w:rPr>
          <w:rFonts w:ascii="Times New Roman" w:hAnsi="Times New Roman" w:cs="Times New Roman"/>
          <w:bCs/>
        </w:rPr>
        <w:t>apropiarse de</w:t>
      </w:r>
      <w:r w:rsidRPr="008C3FA4">
        <w:rPr>
          <w:rFonts w:ascii="Times New Roman" w:hAnsi="Times New Roman" w:cs="Times New Roman"/>
          <w:bCs/>
        </w:rPr>
        <w:t xml:space="preserve"> los camiones de basura, dejando </w:t>
      </w:r>
      <w:r>
        <w:rPr>
          <w:rFonts w:ascii="Times New Roman" w:hAnsi="Times New Roman" w:cs="Times New Roman"/>
          <w:bCs/>
        </w:rPr>
        <w:t xml:space="preserve">a las mujeres </w:t>
      </w:r>
      <w:r w:rsidRPr="008C3FA4">
        <w:rPr>
          <w:rFonts w:ascii="Times New Roman" w:hAnsi="Times New Roman" w:cs="Times New Roman"/>
          <w:bCs/>
        </w:rPr>
        <w:t xml:space="preserve">los residuos </w:t>
      </w:r>
      <w:r>
        <w:rPr>
          <w:rFonts w:ascii="Times New Roman" w:hAnsi="Times New Roman" w:cs="Times New Roman"/>
          <w:bCs/>
        </w:rPr>
        <w:t xml:space="preserve">con menor valor para su utilización ya sea en el ámbito de la venta o de su uso para mejoras de su tejaban (vivienda). Su jornada laboral </w:t>
      </w:r>
      <w:r w:rsidR="005F7F7C">
        <w:rPr>
          <w:rFonts w:ascii="Times New Roman" w:hAnsi="Times New Roman" w:cs="Times New Roman"/>
          <w:bCs/>
        </w:rPr>
        <w:t>es de 9 a 11 horas por día,</w:t>
      </w:r>
      <w:r>
        <w:rPr>
          <w:rFonts w:ascii="Times New Roman" w:hAnsi="Times New Roman" w:cs="Times New Roman"/>
          <w:bCs/>
        </w:rPr>
        <w:t xml:space="preserve"> de </w:t>
      </w:r>
      <w:r w:rsidR="005F7F7C">
        <w:rPr>
          <w:rFonts w:ascii="Times New Roman" w:hAnsi="Times New Roman" w:cs="Times New Roman"/>
          <w:bCs/>
        </w:rPr>
        <w:t>dos a</w:t>
      </w:r>
      <w:r w:rsidRPr="008C3FA4">
        <w:rPr>
          <w:rFonts w:ascii="Times New Roman" w:hAnsi="Times New Roman" w:cs="Times New Roman"/>
          <w:bCs/>
        </w:rPr>
        <w:t xml:space="preserve"> tres días </w:t>
      </w:r>
      <w:r w:rsidR="005F7F7C">
        <w:rPr>
          <w:rFonts w:ascii="Times New Roman" w:hAnsi="Times New Roman" w:cs="Times New Roman"/>
          <w:bCs/>
        </w:rPr>
        <w:t>por semana. Además de jornadas intensas, las condiciones de trabajo son muy precarias e inseguras ya que deben sortear constantemente a un tractor (“la máquina”) que compacta y acumula los residuos y buscar entre lixiviados y residuos peligrosos como vidrio y jeringas, expuestas a olores tóxicos y objetos punzocortantes</w:t>
      </w:r>
      <w:r w:rsidRPr="008C3FA4">
        <w:rPr>
          <w:rFonts w:ascii="Times New Roman" w:hAnsi="Times New Roman" w:cs="Times New Roman"/>
          <w:bCs/>
        </w:rPr>
        <w:t>.</w:t>
      </w:r>
      <w:r w:rsidR="00960B6F">
        <w:rPr>
          <w:rFonts w:ascii="Times New Roman" w:hAnsi="Times New Roman" w:cs="Times New Roman"/>
          <w:bCs/>
        </w:rPr>
        <w:t xml:space="preserve"> </w:t>
      </w:r>
      <w:r w:rsidR="005F7F7C">
        <w:rPr>
          <w:rFonts w:ascii="Times New Roman" w:hAnsi="Times New Roman" w:cs="Times New Roman"/>
          <w:bCs/>
        </w:rPr>
        <w:t xml:space="preserve">Fabiola, madre joven de cuatro define su experiencia como sigue: </w:t>
      </w:r>
    </w:p>
    <w:p w14:paraId="6FC7C749" w14:textId="77777777" w:rsidR="00504A94" w:rsidRDefault="00504A94" w:rsidP="004A1E4E">
      <w:pPr>
        <w:spacing w:line="360" w:lineRule="auto"/>
        <w:jc w:val="both"/>
        <w:rPr>
          <w:rFonts w:ascii="Times New Roman" w:hAnsi="Times New Roman" w:cs="Times New Roman"/>
          <w:bCs/>
        </w:rPr>
      </w:pPr>
    </w:p>
    <w:p w14:paraId="41359D1C" w14:textId="26A7006B" w:rsidR="004A1E4E" w:rsidRPr="00960B6F" w:rsidRDefault="00960B6F" w:rsidP="004A1E4E">
      <w:pPr>
        <w:spacing w:line="360" w:lineRule="auto"/>
        <w:jc w:val="both"/>
        <w:rPr>
          <w:rFonts w:ascii="Times New Roman" w:hAnsi="Times New Roman" w:cs="Times New Roman"/>
          <w:bCs/>
          <w:lang w:val="es-ES"/>
        </w:rPr>
      </w:pPr>
      <w:r w:rsidRPr="00504A94">
        <w:rPr>
          <w:rFonts w:ascii="Times New Roman" w:hAnsi="Times New Roman" w:cs="Times New Roman"/>
          <w:bCs/>
          <w:i/>
        </w:rPr>
        <w:t>“prácticamente cuando no dejan nada correrle atrás de la máquina, y empieza a aventar, lo acumulan en un bordo y empieza a aventar la máquina y nosotros ahí atrás pues arriesgándonos porque como en tiempos de lluvia se resbala nos arriesgamos mucho. Y ya ha habido accidentes y muertes por la máquina</w:t>
      </w:r>
      <w:r w:rsidR="00504A94" w:rsidRPr="00504A94">
        <w:rPr>
          <w:rFonts w:ascii="Times New Roman" w:hAnsi="Times New Roman" w:cs="Times New Roman"/>
          <w:bCs/>
          <w:i/>
        </w:rPr>
        <w:t>..</w:t>
      </w:r>
      <w:r w:rsidRPr="00504A94">
        <w:rPr>
          <w:rFonts w:ascii="Times New Roman" w:hAnsi="Times New Roman" w:cs="Times New Roman"/>
          <w:bCs/>
          <w:i/>
        </w:rPr>
        <w:t>.</w:t>
      </w:r>
      <w:r w:rsidR="00504A94" w:rsidRPr="00504A94">
        <w:rPr>
          <w:rFonts w:ascii="Times New Roman" w:hAnsi="Times New Roman" w:cs="Times New Roman"/>
          <w:bCs/>
          <w:i/>
        </w:rPr>
        <w:t>”</w:t>
      </w:r>
      <w:r w:rsidRPr="00504A94">
        <w:rPr>
          <w:rFonts w:ascii="Times New Roman" w:hAnsi="Times New Roman" w:cs="Times New Roman"/>
          <w:bCs/>
        </w:rPr>
        <w:t xml:space="preserve"> </w:t>
      </w:r>
      <w:r w:rsidR="00504A94" w:rsidRPr="00504A94">
        <w:rPr>
          <w:rFonts w:ascii="Times New Roman" w:hAnsi="Times New Roman" w:cs="Times New Roman"/>
          <w:bCs/>
          <w:lang w:val="es-ES"/>
        </w:rPr>
        <w:t>(</w:t>
      </w:r>
      <w:r w:rsidR="00504A94" w:rsidRPr="00BD1824">
        <w:rPr>
          <w:rFonts w:ascii="Times New Roman" w:hAnsi="Times New Roman" w:cs="Times New Roman"/>
          <w:bCs/>
          <w:lang w:val="es-ES"/>
        </w:rPr>
        <w:t xml:space="preserve">obtenido </w:t>
      </w:r>
      <w:r w:rsidR="00504A94">
        <w:rPr>
          <w:rFonts w:ascii="Times New Roman" w:hAnsi="Times New Roman" w:cs="Times New Roman"/>
          <w:bCs/>
          <w:lang w:val="es-ES"/>
        </w:rPr>
        <w:t>en</w:t>
      </w:r>
      <w:r w:rsidR="00504A94" w:rsidRPr="00BD1824">
        <w:rPr>
          <w:rFonts w:ascii="Times New Roman" w:hAnsi="Times New Roman" w:cs="Times New Roman"/>
          <w:bCs/>
          <w:lang w:val="es-ES"/>
        </w:rPr>
        <w:t xml:space="preserve"> junio de</w:t>
      </w:r>
      <w:r w:rsidR="00504A94">
        <w:rPr>
          <w:rFonts w:ascii="Times New Roman" w:hAnsi="Times New Roman" w:cs="Times New Roman"/>
          <w:bCs/>
          <w:lang w:val="es-ES"/>
        </w:rPr>
        <w:t>l</w:t>
      </w:r>
      <w:r w:rsidR="00504A94" w:rsidRPr="00BD1824">
        <w:rPr>
          <w:rFonts w:ascii="Times New Roman" w:hAnsi="Times New Roman" w:cs="Times New Roman"/>
          <w:bCs/>
          <w:lang w:val="es-ES"/>
        </w:rPr>
        <w:t xml:space="preserve"> 2019)</w:t>
      </w:r>
      <w:r w:rsidR="00504A94">
        <w:rPr>
          <w:rFonts w:ascii="Times New Roman" w:hAnsi="Times New Roman" w:cs="Times New Roman"/>
          <w:bCs/>
          <w:lang w:val="es-ES"/>
        </w:rPr>
        <w:t>.</w:t>
      </w:r>
    </w:p>
    <w:p w14:paraId="40D91323" w14:textId="77777777" w:rsidR="004A1E4E" w:rsidRPr="008C3FA4" w:rsidRDefault="004A1E4E" w:rsidP="004A1E4E">
      <w:pPr>
        <w:spacing w:line="360" w:lineRule="auto"/>
        <w:jc w:val="both"/>
        <w:rPr>
          <w:rFonts w:ascii="Times New Roman" w:hAnsi="Times New Roman" w:cs="Times New Roman"/>
          <w:bCs/>
        </w:rPr>
      </w:pPr>
    </w:p>
    <w:p w14:paraId="62C008FE" w14:textId="41D9470C" w:rsidR="004A1E4E" w:rsidRDefault="004A1E4E" w:rsidP="004A1E4E">
      <w:pPr>
        <w:spacing w:line="360" w:lineRule="auto"/>
        <w:jc w:val="both"/>
        <w:rPr>
          <w:rFonts w:ascii="Times New Roman" w:hAnsi="Times New Roman" w:cs="Times New Roman"/>
          <w:bCs/>
        </w:rPr>
      </w:pPr>
      <w:r w:rsidRPr="008C3FA4">
        <w:rPr>
          <w:rFonts w:ascii="Times New Roman" w:hAnsi="Times New Roman" w:cs="Times New Roman"/>
          <w:bCs/>
        </w:rPr>
        <w:t xml:space="preserve">Además de las actividades </w:t>
      </w:r>
      <w:r>
        <w:rPr>
          <w:rFonts w:ascii="Times New Roman" w:hAnsi="Times New Roman" w:cs="Times New Roman"/>
          <w:bCs/>
        </w:rPr>
        <w:t>que les ayudan a tener un ingreso variable</w:t>
      </w:r>
      <w:r w:rsidRPr="008C3FA4">
        <w:rPr>
          <w:rFonts w:ascii="Times New Roman" w:hAnsi="Times New Roman" w:cs="Times New Roman"/>
          <w:bCs/>
        </w:rPr>
        <w:t>, las mujeres también trabajan en</w:t>
      </w:r>
      <w:r>
        <w:rPr>
          <w:rFonts w:ascii="Times New Roman" w:hAnsi="Times New Roman" w:cs="Times New Roman"/>
          <w:bCs/>
        </w:rPr>
        <w:t xml:space="preserve"> actividades de aseo del </w:t>
      </w:r>
      <w:r w:rsidRPr="008C3FA4">
        <w:rPr>
          <w:rFonts w:ascii="Times New Roman" w:hAnsi="Times New Roman" w:cs="Times New Roman"/>
          <w:bCs/>
        </w:rPr>
        <w:t>hogar y cuidan a sus hijos. En referencia a estas actividades Bertha afirma: “</w:t>
      </w:r>
      <w:ins w:id="49" w:author="Autor">
        <w:r w:rsidR="0052580B">
          <w:rPr>
            <w:rFonts w:ascii="Times New Roman" w:hAnsi="Times New Roman" w:cs="Times New Roman"/>
            <w:bCs/>
          </w:rPr>
          <w:t>(</w:t>
        </w:r>
      </w:ins>
      <w:r w:rsidRPr="008C3FA4">
        <w:rPr>
          <w:rFonts w:ascii="Times New Roman" w:hAnsi="Times New Roman" w:cs="Times New Roman"/>
          <w:bCs/>
        </w:rPr>
        <w:t>…</w:t>
      </w:r>
      <w:ins w:id="50" w:author="Autor">
        <w:r w:rsidR="0052580B">
          <w:rPr>
            <w:rFonts w:ascii="Times New Roman" w:hAnsi="Times New Roman" w:cs="Times New Roman"/>
            <w:bCs/>
          </w:rPr>
          <w:t>)</w:t>
        </w:r>
      </w:ins>
      <w:r w:rsidRPr="008C3FA4">
        <w:rPr>
          <w:rFonts w:ascii="Times New Roman" w:hAnsi="Times New Roman" w:cs="Times New Roman"/>
          <w:bCs/>
        </w:rPr>
        <w:t xml:space="preserve"> ese es mi ejercicio, </w:t>
      </w:r>
      <w:r w:rsidRPr="008C3FA4">
        <w:rPr>
          <w:rFonts w:ascii="Times New Roman" w:hAnsi="Times New Roman" w:cs="Times New Roman"/>
          <w:bCs/>
        </w:rPr>
        <w:lastRenderedPageBreak/>
        <w:t xml:space="preserve">me gusta hacerlas, me gusta cuidar bien a mis hijos, pero también me gusta ir a trabajar, no me gusta depender de nadie…” (obtenido </w:t>
      </w:r>
      <w:r w:rsidR="00504A94">
        <w:rPr>
          <w:rFonts w:ascii="Times New Roman" w:hAnsi="Times New Roman" w:cs="Times New Roman"/>
          <w:bCs/>
        </w:rPr>
        <w:t>en</w:t>
      </w:r>
      <w:r w:rsidRPr="008C3FA4">
        <w:rPr>
          <w:rFonts w:ascii="Times New Roman" w:hAnsi="Times New Roman" w:cs="Times New Roman"/>
          <w:bCs/>
        </w:rPr>
        <w:t xml:space="preserve"> junio de 2019). La declaración de Bertha refleja </w:t>
      </w:r>
      <w:r>
        <w:rPr>
          <w:rFonts w:ascii="Times New Roman" w:hAnsi="Times New Roman" w:cs="Times New Roman"/>
          <w:bCs/>
        </w:rPr>
        <w:t xml:space="preserve">claramente </w:t>
      </w:r>
      <w:r w:rsidRPr="008C3FA4">
        <w:rPr>
          <w:rFonts w:ascii="Times New Roman" w:hAnsi="Times New Roman" w:cs="Times New Roman"/>
          <w:bCs/>
        </w:rPr>
        <w:t>la forma en que las mujeres asumen tanto los roles tradicionales</w:t>
      </w:r>
      <w:r>
        <w:rPr>
          <w:rFonts w:ascii="Times New Roman" w:hAnsi="Times New Roman" w:cs="Times New Roman"/>
          <w:bCs/>
        </w:rPr>
        <w:t xml:space="preserve"> del cuidado del hogar</w:t>
      </w:r>
      <w:r w:rsidRPr="008C3FA4">
        <w:rPr>
          <w:rFonts w:ascii="Times New Roman" w:hAnsi="Times New Roman" w:cs="Times New Roman"/>
          <w:bCs/>
        </w:rPr>
        <w:t xml:space="preserve"> atribuidos al género como las actividades </w:t>
      </w:r>
      <w:r>
        <w:rPr>
          <w:rFonts w:ascii="Times New Roman" w:hAnsi="Times New Roman" w:cs="Times New Roman"/>
          <w:bCs/>
        </w:rPr>
        <w:t xml:space="preserve">económicamente </w:t>
      </w:r>
      <w:r w:rsidRPr="008C3FA4">
        <w:rPr>
          <w:rFonts w:ascii="Times New Roman" w:hAnsi="Times New Roman" w:cs="Times New Roman"/>
          <w:bCs/>
        </w:rPr>
        <w:t xml:space="preserve">productivas, que les permiten </w:t>
      </w:r>
      <w:r w:rsidR="00504A94">
        <w:rPr>
          <w:rFonts w:ascii="Times New Roman" w:hAnsi="Times New Roman" w:cs="Times New Roman"/>
          <w:bCs/>
        </w:rPr>
        <w:t>ganar cierta</w:t>
      </w:r>
      <w:r w:rsidRPr="008C3FA4">
        <w:rPr>
          <w:rFonts w:ascii="Times New Roman" w:hAnsi="Times New Roman" w:cs="Times New Roman"/>
          <w:bCs/>
        </w:rPr>
        <w:t xml:space="preserve"> independencia</w:t>
      </w:r>
      <w:r>
        <w:rPr>
          <w:rFonts w:ascii="Times New Roman" w:hAnsi="Times New Roman" w:cs="Times New Roman"/>
          <w:bCs/>
        </w:rPr>
        <w:t xml:space="preserve"> económica </w:t>
      </w:r>
      <w:r w:rsidRPr="008C3FA4">
        <w:rPr>
          <w:rFonts w:ascii="Times New Roman" w:hAnsi="Times New Roman" w:cs="Times New Roman"/>
          <w:bCs/>
        </w:rPr>
        <w:t xml:space="preserve">y contribuir </w:t>
      </w:r>
      <w:r>
        <w:rPr>
          <w:rFonts w:ascii="Times New Roman" w:hAnsi="Times New Roman" w:cs="Times New Roman"/>
          <w:bCs/>
        </w:rPr>
        <w:t>monetariamente al sustento del hogar</w:t>
      </w:r>
      <w:r w:rsidRPr="008C3FA4">
        <w:rPr>
          <w:rFonts w:ascii="Times New Roman" w:hAnsi="Times New Roman" w:cs="Times New Roman"/>
          <w:bCs/>
        </w:rPr>
        <w:t>.</w:t>
      </w:r>
    </w:p>
    <w:p w14:paraId="7C25EBF6" w14:textId="77777777" w:rsidR="004A1E4E" w:rsidRPr="008C3FA4" w:rsidRDefault="004A1E4E" w:rsidP="004A1E4E">
      <w:pPr>
        <w:spacing w:line="360" w:lineRule="auto"/>
        <w:jc w:val="both"/>
        <w:rPr>
          <w:rFonts w:ascii="Times New Roman" w:hAnsi="Times New Roman" w:cs="Times New Roman"/>
          <w:bCs/>
        </w:rPr>
      </w:pPr>
    </w:p>
    <w:p w14:paraId="55DA2797" w14:textId="294D921B" w:rsidR="004A1E4E" w:rsidRDefault="004A1E4E" w:rsidP="004A1E4E">
      <w:pPr>
        <w:spacing w:line="360" w:lineRule="auto"/>
        <w:jc w:val="both"/>
        <w:rPr>
          <w:rFonts w:ascii="Times New Roman" w:hAnsi="Times New Roman" w:cs="Times New Roman"/>
          <w:bCs/>
        </w:rPr>
      </w:pPr>
      <w:r w:rsidRPr="008C3FA4">
        <w:rPr>
          <w:rFonts w:ascii="Times New Roman" w:hAnsi="Times New Roman" w:cs="Times New Roman"/>
          <w:bCs/>
        </w:rPr>
        <w:t xml:space="preserve">Finalmente, muchas mujeres </w:t>
      </w:r>
      <w:r>
        <w:rPr>
          <w:rFonts w:ascii="Times New Roman" w:hAnsi="Times New Roman" w:cs="Times New Roman"/>
          <w:bCs/>
        </w:rPr>
        <w:t xml:space="preserve">de </w:t>
      </w:r>
      <w:r w:rsidRPr="008C3FA4">
        <w:rPr>
          <w:rFonts w:ascii="Times New Roman" w:hAnsi="Times New Roman" w:cs="Times New Roman"/>
          <w:bCs/>
        </w:rPr>
        <w:t xml:space="preserve">LG3 realizan actividades de organización comunitaria. </w:t>
      </w:r>
      <w:r w:rsidR="00504A94">
        <w:rPr>
          <w:rFonts w:ascii="Times New Roman" w:hAnsi="Times New Roman" w:cs="Times New Roman"/>
          <w:bCs/>
        </w:rPr>
        <w:t>La dotación de</w:t>
      </w:r>
      <w:r w:rsidRPr="008C3FA4">
        <w:rPr>
          <w:rFonts w:ascii="Times New Roman" w:hAnsi="Times New Roman" w:cs="Times New Roman"/>
          <w:bCs/>
        </w:rPr>
        <w:t xml:space="preserve"> agua, por ejemplo, es un tema que las mujeres siguen de cerca para asegurar</w:t>
      </w:r>
      <w:r>
        <w:rPr>
          <w:rFonts w:ascii="Times New Roman" w:hAnsi="Times New Roman" w:cs="Times New Roman"/>
          <w:bCs/>
        </w:rPr>
        <w:t xml:space="preserve"> el</w:t>
      </w:r>
      <w:r w:rsidRPr="008C3FA4">
        <w:rPr>
          <w:rFonts w:ascii="Times New Roman" w:hAnsi="Times New Roman" w:cs="Times New Roman"/>
          <w:bCs/>
        </w:rPr>
        <w:t xml:space="preserve"> suministro semanal </w:t>
      </w:r>
      <w:r>
        <w:rPr>
          <w:rFonts w:ascii="Times New Roman" w:hAnsi="Times New Roman" w:cs="Times New Roman"/>
          <w:bCs/>
        </w:rPr>
        <w:t>de una pipa</w:t>
      </w:r>
      <w:r w:rsidRPr="008C3FA4">
        <w:rPr>
          <w:rFonts w:ascii="Times New Roman" w:hAnsi="Times New Roman" w:cs="Times New Roman"/>
          <w:bCs/>
        </w:rPr>
        <w:t xml:space="preserve"> municipal</w:t>
      </w:r>
      <w:r>
        <w:rPr>
          <w:rFonts w:ascii="Times New Roman" w:hAnsi="Times New Roman" w:cs="Times New Roman"/>
          <w:bCs/>
        </w:rPr>
        <w:t xml:space="preserve"> con la que puedan llenar sus depósitos de agua</w:t>
      </w:r>
      <w:r w:rsidRPr="008C3FA4">
        <w:rPr>
          <w:rFonts w:ascii="Times New Roman" w:hAnsi="Times New Roman" w:cs="Times New Roman"/>
          <w:bCs/>
        </w:rPr>
        <w:t>. En palabras de Bertha: "</w:t>
      </w:r>
      <w:ins w:id="51" w:author="Autor">
        <w:r w:rsidR="0052580B">
          <w:rPr>
            <w:rFonts w:ascii="Times New Roman" w:hAnsi="Times New Roman" w:cs="Times New Roman"/>
            <w:bCs/>
          </w:rPr>
          <w:t>(</w:t>
        </w:r>
      </w:ins>
      <w:r w:rsidRPr="008C3FA4">
        <w:rPr>
          <w:rFonts w:ascii="Times New Roman" w:hAnsi="Times New Roman" w:cs="Times New Roman"/>
          <w:bCs/>
        </w:rPr>
        <w:t>...</w:t>
      </w:r>
      <w:ins w:id="52" w:author="Autor">
        <w:r w:rsidR="0052580B">
          <w:rPr>
            <w:rFonts w:ascii="Times New Roman" w:hAnsi="Times New Roman" w:cs="Times New Roman"/>
            <w:bCs/>
          </w:rPr>
          <w:t>)</w:t>
        </w:r>
      </w:ins>
      <w:r w:rsidRPr="008C3FA4">
        <w:rPr>
          <w:rFonts w:ascii="Times New Roman" w:hAnsi="Times New Roman" w:cs="Times New Roman"/>
          <w:bCs/>
        </w:rPr>
        <w:t xml:space="preserve"> el tema del agua genera mucha participación </w:t>
      </w:r>
      <w:ins w:id="53" w:author="Autor">
        <w:r w:rsidR="0052580B">
          <w:rPr>
            <w:rFonts w:ascii="Times New Roman" w:hAnsi="Times New Roman" w:cs="Times New Roman"/>
            <w:bCs/>
          </w:rPr>
          <w:t>(</w:t>
        </w:r>
      </w:ins>
      <w:r w:rsidRPr="008C3FA4">
        <w:rPr>
          <w:rFonts w:ascii="Times New Roman" w:hAnsi="Times New Roman" w:cs="Times New Roman"/>
          <w:bCs/>
        </w:rPr>
        <w:t>...</w:t>
      </w:r>
      <w:ins w:id="54" w:author="Autor">
        <w:r w:rsidR="0052580B">
          <w:rPr>
            <w:rFonts w:ascii="Times New Roman" w:hAnsi="Times New Roman" w:cs="Times New Roman"/>
            <w:bCs/>
          </w:rPr>
          <w:t>)</w:t>
        </w:r>
      </w:ins>
      <w:r w:rsidRPr="008C3FA4">
        <w:rPr>
          <w:rFonts w:ascii="Times New Roman" w:hAnsi="Times New Roman" w:cs="Times New Roman"/>
          <w:bCs/>
        </w:rPr>
        <w:t xml:space="preserve"> </w:t>
      </w:r>
      <w:commentRangeStart w:id="55"/>
      <w:r w:rsidRPr="008C3FA4">
        <w:rPr>
          <w:rFonts w:ascii="Times New Roman" w:hAnsi="Times New Roman" w:cs="Times New Roman"/>
          <w:bCs/>
        </w:rPr>
        <w:t>sí</w:t>
      </w:r>
      <w:commentRangeEnd w:id="55"/>
      <w:r w:rsidR="0052580B">
        <w:rPr>
          <w:rStyle w:val="Refdecomentario"/>
        </w:rPr>
        <w:commentReference w:id="55"/>
      </w:r>
      <w:r w:rsidRPr="008C3FA4">
        <w:rPr>
          <w:rFonts w:ascii="Times New Roman" w:hAnsi="Times New Roman" w:cs="Times New Roman"/>
          <w:bCs/>
        </w:rPr>
        <w:t xml:space="preserve"> algunas personas apoyan y otras no, entonces no obtenemos agua ..." (obtenido </w:t>
      </w:r>
      <w:r w:rsidR="00BB7689">
        <w:rPr>
          <w:rFonts w:ascii="Times New Roman" w:hAnsi="Times New Roman" w:cs="Times New Roman"/>
          <w:bCs/>
        </w:rPr>
        <w:t>en</w:t>
      </w:r>
      <w:r w:rsidRPr="008C3FA4">
        <w:rPr>
          <w:rFonts w:ascii="Times New Roman" w:hAnsi="Times New Roman" w:cs="Times New Roman"/>
          <w:bCs/>
        </w:rPr>
        <w:t xml:space="preserve"> junio de</w:t>
      </w:r>
      <w:r w:rsidR="00BB7689">
        <w:rPr>
          <w:rFonts w:ascii="Times New Roman" w:hAnsi="Times New Roman" w:cs="Times New Roman"/>
          <w:bCs/>
        </w:rPr>
        <w:t>l</w:t>
      </w:r>
      <w:r w:rsidRPr="008C3FA4">
        <w:rPr>
          <w:rFonts w:ascii="Times New Roman" w:hAnsi="Times New Roman" w:cs="Times New Roman"/>
          <w:bCs/>
        </w:rPr>
        <w:t xml:space="preserve"> 2019). Ella ha sido clave para reunir a los residentes para solicitar servicios, tratar problemas escolares y organizar a las mujeres para actividades relacionadas con el trabajo en el campo. </w:t>
      </w:r>
      <w:r w:rsidR="00504A94">
        <w:rPr>
          <w:rFonts w:ascii="Times New Roman" w:hAnsi="Times New Roman" w:cs="Times New Roman"/>
          <w:bCs/>
        </w:rPr>
        <w:t xml:space="preserve">La organización es un fenómeno común y necesario en contextos de precariedad en los cuales las mujeres luchan activamente por mejorar las condiciones de vida de sus familias; </w:t>
      </w:r>
      <w:r w:rsidR="00504A94">
        <w:rPr>
          <w:rFonts w:ascii="Times New Roman" w:hAnsi="Times New Roman" w:cs="Times New Roman"/>
          <w:bCs/>
          <w:lang w:val="es-ES"/>
        </w:rPr>
        <w:t>e</w:t>
      </w:r>
      <w:r w:rsidR="00DF0E39">
        <w:rPr>
          <w:rFonts w:ascii="Times New Roman" w:hAnsi="Times New Roman" w:cs="Times New Roman"/>
          <w:bCs/>
          <w:lang w:val="es-ES"/>
        </w:rPr>
        <w:t xml:space="preserve">n palabras de </w:t>
      </w:r>
      <w:proofErr w:type="spellStart"/>
      <w:r w:rsidR="00DF0E39">
        <w:rPr>
          <w:rFonts w:ascii="Times New Roman" w:hAnsi="Times New Roman" w:cs="Times New Roman"/>
          <w:bCs/>
          <w:lang w:val="es-ES"/>
        </w:rPr>
        <w:t>Massolo</w:t>
      </w:r>
      <w:proofErr w:type="spellEnd"/>
      <w:r w:rsidR="00DF0E39">
        <w:rPr>
          <w:rFonts w:ascii="Times New Roman" w:hAnsi="Times New Roman" w:cs="Times New Roman"/>
          <w:bCs/>
          <w:lang w:val="es-ES"/>
        </w:rPr>
        <w:t xml:space="preserve"> (1998):</w:t>
      </w:r>
      <w:r w:rsidR="00DF0E39" w:rsidRPr="00D65C0B">
        <w:t xml:space="preserve"> </w:t>
      </w:r>
      <w:r w:rsidR="00DF0E39" w:rsidRPr="00D65C0B">
        <w:rPr>
          <w:rFonts w:ascii="Times New Roman" w:hAnsi="Times New Roman" w:cs="Times New Roman"/>
          <w:bCs/>
          <w:lang w:val="es-ES"/>
        </w:rPr>
        <w:t xml:space="preserve">“Los intereses prácticos de género son el motor que impulsa a las mujeres de los sectores populares excluidos de los beneficios del desarrollo urbano, a la organización comunitaria, a la movilización y acción colectiva desde los espacios habitacionales” </w:t>
      </w:r>
      <w:r w:rsidR="00DF0E39" w:rsidRPr="00DF0E39">
        <w:rPr>
          <w:rFonts w:ascii="Times New Roman" w:hAnsi="Times New Roman" w:cs="Times New Roman"/>
          <w:bCs/>
          <w:lang w:val="es-ES"/>
        </w:rPr>
        <w:t>(</w:t>
      </w:r>
      <w:r w:rsidR="00DF0E39" w:rsidRPr="00EB2734">
        <w:rPr>
          <w:rFonts w:ascii="Times New Roman" w:hAnsi="Times New Roman" w:cs="Times New Roman"/>
          <w:bCs/>
          <w:highlight w:val="yellow"/>
          <w:lang w:val="es-ES"/>
          <w:rPrChange w:id="56" w:author="Autor">
            <w:rPr>
              <w:rFonts w:ascii="Times New Roman" w:hAnsi="Times New Roman" w:cs="Times New Roman"/>
              <w:bCs/>
              <w:lang w:val="es-ES"/>
            </w:rPr>
          </w:rPrChange>
        </w:rPr>
        <w:t>p</w:t>
      </w:r>
      <w:ins w:id="57" w:author="Autor">
        <w:r w:rsidR="00012476" w:rsidRPr="00EB2734">
          <w:rPr>
            <w:rFonts w:ascii="Times New Roman" w:hAnsi="Times New Roman" w:cs="Times New Roman"/>
            <w:bCs/>
            <w:highlight w:val="yellow"/>
            <w:lang w:val="es-ES"/>
            <w:rPrChange w:id="58" w:author="Autor">
              <w:rPr>
                <w:rFonts w:ascii="Times New Roman" w:hAnsi="Times New Roman" w:cs="Times New Roman"/>
                <w:bCs/>
                <w:lang w:val="es-ES"/>
              </w:rPr>
            </w:rPrChange>
          </w:rPr>
          <w:t>á</w:t>
        </w:r>
      </w:ins>
      <w:del w:id="59" w:author="Autor">
        <w:r w:rsidR="00DF0E39" w:rsidRPr="00EB2734" w:rsidDel="00012476">
          <w:rPr>
            <w:rFonts w:ascii="Times New Roman" w:hAnsi="Times New Roman" w:cs="Times New Roman"/>
            <w:bCs/>
            <w:highlight w:val="yellow"/>
            <w:lang w:val="es-ES"/>
            <w:rPrChange w:id="60" w:author="Autor">
              <w:rPr>
                <w:rFonts w:ascii="Times New Roman" w:hAnsi="Times New Roman" w:cs="Times New Roman"/>
                <w:bCs/>
                <w:lang w:val="es-ES"/>
              </w:rPr>
            </w:rPrChange>
          </w:rPr>
          <w:delText>a</w:delText>
        </w:r>
      </w:del>
      <w:r w:rsidR="00DF0E39" w:rsidRPr="00EB2734">
        <w:rPr>
          <w:rFonts w:ascii="Times New Roman" w:hAnsi="Times New Roman" w:cs="Times New Roman"/>
          <w:bCs/>
          <w:highlight w:val="yellow"/>
          <w:lang w:val="es-ES"/>
          <w:rPrChange w:id="61" w:author="Autor">
            <w:rPr>
              <w:rFonts w:ascii="Times New Roman" w:hAnsi="Times New Roman" w:cs="Times New Roman"/>
              <w:bCs/>
              <w:lang w:val="es-ES"/>
            </w:rPr>
          </w:rPrChange>
        </w:rPr>
        <w:t>g.</w:t>
      </w:r>
      <w:r w:rsidR="00DF0E39" w:rsidRPr="00DF0E39">
        <w:rPr>
          <w:rFonts w:ascii="Times New Roman" w:hAnsi="Times New Roman" w:cs="Times New Roman"/>
          <w:bCs/>
          <w:lang w:val="es-ES"/>
        </w:rPr>
        <w:t xml:space="preserve"> 69)</w:t>
      </w:r>
      <w:r w:rsidR="00DF0E39">
        <w:rPr>
          <w:rFonts w:ascii="Times New Roman" w:hAnsi="Times New Roman" w:cs="Times New Roman"/>
          <w:bCs/>
          <w:lang w:val="es-ES"/>
        </w:rPr>
        <w:t>.</w:t>
      </w:r>
      <w:r w:rsidR="00504A94">
        <w:rPr>
          <w:rFonts w:ascii="Times New Roman" w:hAnsi="Times New Roman" w:cs="Times New Roman"/>
          <w:bCs/>
        </w:rPr>
        <w:t xml:space="preserve"> </w:t>
      </w:r>
      <w:r w:rsidRPr="008C3FA4">
        <w:rPr>
          <w:rFonts w:ascii="Times New Roman" w:hAnsi="Times New Roman" w:cs="Times New Roman"/>
          <w:bCs/>
        </w:rPr>
        <w:t xml:space="preserve">Sin embargo, la organización comunitaria también agrega </w:t>
      </w:r>
      <w:r w:rsidR="00504A94">
        <w:rPr>
          <w:rFonts w:ascii="Times New Roman" w:hAnsi="Times New Roman" w:cs="Times New Roman"/>
          <w:bCs/>
        </w:rPr>
        <w:t>cargas en</w:t>
      </w:r>
      <w:r w:rsidRPr="008C3FA4">
        <w:rPr>
          <w:rFonts w:ascii="Times New Roman" w:hAnsi="Times New Roman" w:cs="Times New Roman"/>
          <w:bCs/>
        </w:rPr>
        <w:t xml:space="preserve"> las mujeres que invierten tiempo y recursos para administrar los servicios y</w:t>
      </w:r>
      <w:r>
        <w:rPr>
          <w:rFonts w:ascii="Times New Roman" w:hAnsi="Times New Roman" w:cs="Times New Roman"/>
          <w:bCs/>
        </w:rPr>
        <w:t xml:space="preserve"> poder</w:t>
      </w:r>
      <w:r w:rsidRPr="008C3FA4">
        <w:rPr>
          <w:rFonts w:ascii="Times New Roman" w:hAnsi="Times New Roman" w:cs="Times New Roman"/>
          <w:bCs/>
        </w:rPr>
        <w:t xml:space="preserve"> llegar a las autoridades municipales, así como fricciones con </w:t>
      </w:r>
      <w:r w:rsidR="00504A94">
        <w:rPr>
          <w:rFonts w:ascii="Times New Roman" w:hAnsi="Times New Roman" w:cs="Times New Roman"/>
          <w:bCs/>
        </w:rPr>
        <w:t xml:space="preserve">sus parejas y </w:t>
      </w:r>
      <w:r w:rsidRPr="008C3FA4">
        <w:rPr>
          <w:rFonts w:ascii="Times New Roman" w:hAnsi="Times New Roman" w:cs="Times New Roman"/>
          <w:bCs/>
        </w:rPr>
        <w:t>miembros de la comunidad que cuestiona</w:t>
      </w:r>
      <w:r w:rsidR="00504A94">
        <w:rPr>
          <w:rFonts w:ascii="Times New Roman" w:hAnsi="Times New Roman" w:cs="Times New Roman"/>
          <w:bCs/>
        </w:rPr>
        <w:t>n</w:t>
      </w:r>
      <w:r w:rsidRPr="008C3FA4">
        <w:rPr>
          <w:rFonts w:ascii="Times New Roman" w:hAnsi="Times New Roman" w:cs="Times New Roman"/>
          <w:bCs/>
        </w:rPr>
        <w:t xml:space="preserve"> sus logros.</w:t>
      </w:r>
      <w:r>
        <w:rPr>
          <w:rFonts w:ascii="Times New Roman" w:hAnsi="Times New Roman" w:cs="Times New Roman"/>
          <w:bCs/>
        </w:rPr>
        <w:t xml:space="preserve"> </w:t>
      </w:r>
    </w:p>
    <w:p w14:paraId="6F9DCCD0" w14:textId="77777777" w:rsidR="00504A94" w:rsidRDefault="00504A94" w:rsidP="004A1E4E">
      <w:pPr>
        <w:spacing w:line="360" w:lineRule="auto"/>
        <w:jc w:val="both"/>
        <w:rPr>
          <w:rFonts w:ascii="Times New Roman" w:hAnsi="Times New Roman" w:cs="Times New Roman"/>
          <w:bCs/>
        </w:rPr>
      </w:pPr>
    </w:p>
    <w:p w14:paraId="4D270DB5" w14:textId="6B87A036" w:rsidR="005F5F81" w:rsidRDefault="00BB7689" w:rsidP="004A1E4E">
      <w:pPr>
        <w:spacing w:line="360" w:lineRule="auto"/>
        <w:jc w:val="both"/>
        <w:rPr>
          <w:rFonts w:ascii="Times New Roman" w:hAnsi="Times New Roman" w:cs="Times New Roman"/>
          <w:bCs/>
        </w:rPr>
      </w:pPr>
      <w:r>
        <w:rPr>
          <w:rFonts w:ascii="Times New Roman" w:hAnsi="Times New Roman" w:cs="Times New Roman"/>
          <w:bCs/>
        </w:rPr>
        <w:t xml:space="preserve">Aún y cuando algunas mujeres de </w:t>
      </w:r>
      <w:r w:rsidR="00504A94">
        <w:rPr>
          <w:rFonts w:ascii="Times New Roman" w:hAnsi="Times New Roman" w:cs="Times New Roman"/>
          <w:bCs/>
        </w:rPr>
        <w:t>LG</w:t>
      </w:r>
      <w:r w:rsidR="00BC2422">
        <w:rPr>
          <w:rFonts w:ascii="Times New Roman" w:hAnsi="Times New Roman" w:cs="Times New Roman"/>
          <w:bCs/>
        </w:rPr>
        <w:t>3</w:t>
      </w:r>
      <w:r w:rsidR="00504A94">
        <w:rPr>
          <w:rFonts w:ascii="Times New Roman" w:hAnsi="Times New Roman" w:cs="Times New Roman"/>
          <w:bCs/>
        </w:rPr>
        <w:t>·</w:t>
      </w:r>
      <w:r>
        <w:rPr>
          <w:rFonts w:ascii="Times New Roman" w:hAnsi="Times New Roman" w:cs="Times New Roman"/>
          <w:bCs/>
        </w:rPr>
        <w:t xml:space="preserve">están organizadas, estas estructuras comunitarias </w:t>
      </w:r>
      <w:r w:rsidR="00504A94">
        <w:rPr>
          <w:rFonts w:ascii="Times New Roman" w:hAnsi="Times New Roman" w:cs="Times New Roman"/>
          <w:bCs/>
        </w:rPr>
        <w:t>no se ha</w:t>
      </w:r>
      <w:r>
        <w:rPr>
          <w:rFonts w:ascii="Times New Roman" w:hAnsi="Times New Roman" w:cs="Times New Roman"/>
          <w:bCs/>
        </w:rPr>
        <w:t>n</w:t>
      </w:r>
      <w:r w:rsidR="00504A94">
        <w:rPr>
          <w:rFonts w:ascii="Times New Roman" w:hAnsi="Times New Roman" w:cs="Times New Roman"/>
          <w:bCs/>
        </w:rPr>
        <w:t xml:space="preserve"> </w:t>
      </w:r>
      <w:r w:rsidR="00BC2422">
        <w:rPr>
          <w:rFonts w:ascii="Times New Roman" w:hAnsi="Times New Roman" w:cs="Times New Roman"/>
          <w:bCs/>
        </w:rPr>
        <w:t>capitalizado para</w:t>
      </w:r>
      <w:r w:rsidR="00504A94">
        <w:rPr>
          <w:rFonts w:ascii="Times New Roman" w:hAnsi="Times New Roman" w:cs="Times New Roman"/>
          <w:bCs/>
        </w:rPr>
        <w:t xml:space="preserve"> la autoconstrucción de las viviendas</w:t>
      </w:r>
      <w:r w:rsidR="004A1E4E" w:rsidRPr="008C3FA4">
        <w:rPr>
          <w:rFonts w:ascii="Times New Roman" w:hAnsi="Times New Roman" w:cs="Times New Roman"/>
          <w:bCs/>
        </w:rPr>
        <w:t xml:space="preserve">. </w:t>
      </w:r>
      <w:r w:rsidR="004A1E4E">
        <w:rPr>
          <w:rFonts w:ascii="Times New Roman" w:hAnsi="Times New Roman" w:cs="Times New Roman"/>
          <w:bCs/>
        </w:rPr>
        <w:t xml:space="preserve">La </w:t>
      </w:r>
      <w:r w:rsidR="00504A94">
        <w:rPr>
          <w:rFonts w:ascii="Times New Roman" w:hAnsi="Times New Roman" w:cs="Times New Roman"/>
          <w:bCs/>
        </w:rPr>
        <w:t xml:space="preserve">construcción es percibida </w:t>
      </w:r>
      <w:r w:rsidR="004A1E4E">
        <w:rPr>
          <w:rFonts w:ascii="Times New Roman" w:hAnsi="Times New Roman" w:cs="Times New Roman"/>
          <w:bCs/>
        </w:rPr>
        <w:t>como una</w:t>
      </w:r>
      <w:r w:rsidR="004A1E4E" w:rsidRPr="008C3FA4">
        <w:rPr>
          <w:rFonts w:ascii="Times New Roman" w:hAnsi="Times New Roman" w:cs="Times New Roman"/>
          <w:bCs/>
        </w:rPr>
        <w:t xml:space="preserve"> </w:t>
      </w:r>
      <w:r w:rsidR="00504A94">
        <w:rPr>
          <w:rFonts w:ascii="Times New Roman" w:hAnsi="Times New Roman" w:cs="Times New Roman"/>
          <w:bCs/>
        </w:rPr>
        <w:t>actividad</w:t>
      </w:r>
      <w:r w:rsidR="004A1E4E" w:rsidRPr="008C3FA4">
        <w:rPr>
          <w:rFonts w:ascii="Times New Roman" w:hAnsi="Times New Roman" w:cs="Times New Roman"/>
          <w:bCs/>
        </w:rPr>
        <w:t xml:space="preserve"> reservada a los </w:t>
      </w:r>
      <w:r w:rsidR="00504A94">
        <w:rPr>
          <w:rFonts w:ascii="Times New Roman" w:hAnsi="Times New Roman" w:cs="Times New Roman"/>
          <w:bCs/>
        </w:rPr>
        <w:t>hombres</w:t>
      </w:r>
      <w:r w:rsidR="004A1E4E" w:rsidRPr="008C3FA4">
        <w:rPr>
          <w:rFonts w:ascii="Times New Roman" w:hAnsi="Times New Roman" w:cs="Times New Roman"/>
          <w:bCs/>
        </w:rPr>
        <w:t xml:space="preserve"> de la familia, mientras que las mujeres asumen tareas de gestión, </w:t>
      </w:r>
      <w:r w:rsidR="004A1E4E">
        <w:rPr>
          <w:rFonts w:ascii="Times New Roman" w:hAnsi="Times New Roman" w:cs="Times New Roman"/>
          <w:bCs/>
        </w:rPr>
        <w:t>recolección de materiales</w:t>
      </w:r>
      <w:r w:rsidR="004A1E4E" w:rsidRPr="008C3FA4">
        <w:rPr>
          <w:rFonts w:ascii="Times New Roman" w:hAnsi="Times New Roman" w:cs="Times New Roman"/>
          <w:bCs/>
        </w:rPr>
        <w:t xml:space="preserve"> y </w:t>
      </w:r>
      <w:r w:rsidR="004A1E4E">
        <w:rPr>
          <w:rFonts w:ascii="Times New Roman" w:hAnsi="Times New Roman" w:cs="Times New Roman"/>
          <w:bCs/>
        </w:rPr>
        <w:t>de cuidado</w:t>
      </w:r>
      <w:r w:rsidR="00504A94">
        <w:rPr>
          <w:rFonts w:ascii="Times New Roman" w:hAnsi="Times New Roman" w:cs="Times New Roman"/>
          <w:bCs/>
        </w:rPr>
        <w:t xml:space="preserve"> y apoyo con comida</w:t>
      </w:r>
      <w:r w:rsidR="004A1E4E" w:rsidRPr="008C3FA4">
        <w:rPr>
          <w:rFonts w:ascii="Times New Roman" w:hAnsi="Times New Roman" w:cs="Times New Roman"/>
          <w:bCs/>
        </w:rPr>
        <w:t xml:space="preserve">. Martha, hija de un trabajador de la construcción, fue la única </w:t>
      </w:r>
      <w:r w:rsidR="004A1E4E">
        <w:rPr>
          <w:rFonts w:ascii="Times New Roman" w:hAnsi="Times New Roman" w:cs="Times New Roman"/>
          <w:bCs/>
        </w:rPr>
        <w:t xml:space="preserve">de las mujeres </w:t>
      </w:r>
      <w:r w:rsidR="004A1E4E" w:rsidRPr="008C3FA4">
        <w:rPr>
          <w:rFonts w:ascii="Times New Roman" w:hAnsi="Times New Roman" w:cs="Times New Roman"/>
          <w:bCs/>
        </w:rPr>
        <w:t>entrevistada</w:t>
      </w:r>
      <w:r w:rsidR="00504A94">
        <w:rPr>
          <w:rFonts w:ascii="Times New Roman" w:hAnsi="Times New Roman" w:cs="Times New Roman"/>
          <w:bCs/>
        </w:rPr>
        <w:t>s</w:t>
      </w:r>
      <w:r w:rsidR="004A1E4E" w:rsidRPr="008C3FA4">
        <w:rPr>
          <w:rFonts w:ascii="Times New Roman" w:hAnsi="Times New Roman" w:cs="Times New Roman"/>
          <w:bCs/>
        </w:rPr>
        <w:t xml:space="preserve"> que </w:t>
      </w:r>
      <w:r w:rsidR="005F5F81">
        <w:rPr>
          <w:rFonts w:ascii="Times New Roman" w:hAnsi="Times New Roman" w:cs="Times New Roman"/>
          <w:bCs/>
        </w:rPr>
        <w:t>ha participado</w:t>
      </w:r>
      <w:r w:rsidR="004A1E4E" w:rsidRPr="008C3FA4">
        <w:rPr>
          <w:rFonts w:ascii="Times New Roman" w:hAnsi="Times New Roman" w:cs="Times New Roman"/>
          <w:bCs/>
        </w:rPr>
        <w:t xml:space="preserve"> en la construcción de su casa</w:t>
      </w:r>
      <w:r w:rsidR="004A1E4E">
        <w:rPr>
          <w:rFonts w:ascii="Times New Roman" w:hAnsi="Times New Roman" w:cs="Times New Roman"/>
          <w:bCs/>
        </w:rPr>
        <w:t xml:space="preserve">, </w:t>
      </w:r>
      <w:r w:rsidR="00504A94">
        <w:rPr>
          <w:rFonts w:ascii="Times New Roman" w:hAnsi="Times New Roman" w:cs="Times New Roman"/>
          <w:bCs/>
        </w:rPr>
        <w:t xml:space="preserve">con el apoyo de sus conocimientos previos </w:t>
      </w:r>
      <w:r w:rsidR="004A1E4E">
        <w:rPr>
          <w:rFonts w:ascii="Times New Roman" w:hAnsi="Times New Roman" w:cs="Times New Roman"/>
          <w:bCs/>
        </w:rPr>
        <w:t>de albañilería</w:t>
      </w:r>
      <w:r w:rsidR="005F5F81">
        <w:rPr>
          <w:rFonts w:ascii="Times New Roman" w:hAnsi="Times New Roman" w:cs="Times New Roman"/>
          <w:bCs/>
        </w:rPr>
        <w:t>:</w:t>
      </w:r>
      <w:r w:rsidR="004A1E4E">
        <w:rPr>
          <w:rFonts w:ascii="Times New Roman" w:hAnsi="Times New Roman" w:cs="Times New Roman"/>
          <w:bCs/>
        </w:rPr>
        <w:t xml:space="preserve"> </w:t>
      </w:r>
      <w:r w:rsidR="00960B6F" w:rsidRPr="005F5F81">
        <w:rPr>
          <w:rFonts w:ascii="Times New Roman" w:hAnsi="Times New Roman" w:cs="Times New Roman"/>
          <w:bCs/>
        </w:rPr>
        <w:t>“compramos un terreno y ahí lo fuimos construyendo al paso, uno de mujer pues también tiene que ayudarles a ellos, que s</w:t>
      </w:r>
      <w:ins w:id="62" w:author="Autor">
        <w:r w:rsidR="00012476">
          <w:rPr>
            <w:rFonts w:ascii="Times New Roman" w:hAnsi="Times New Roman" w:cs="Times New Roman"/>
            <w:bCs/>
          </w:rPr>
          <w:t>é</w:t>
        </w:r>
      </w:ins>
      <w:del w:id="63" w:author="Autor">
        <w:r w:rsidR="00960B6F" w:rsidRPr="005F5F81" w:rsidDel="00012476">
          <w:rPr>
            <w:rFonts w:ascii="Times New Roman" w:hAnsi="Times New Roman" w:cs="Times New Roman"/>
            <w:bCs/>
          </w:rPr>
          <w:delText>e</w:delText>
        </w:r>
      </w:del>
      <w:r w:rsidR="00960B6F" w:rsidRPr="005F5F81">
        <w:rPr>
          <w:rFonts w:ascii="Times New Roman" w:hAnsi="Times New Roman" w:cs="Times New Roman"/>
          <w:bCs/>
        </w:rPr>
        <w:t xml:space="preserve"> yo, a hacer mezcla o a pegar block” (obtenido </w:t>
      </w:r>
      <w:r w:rsidR="005F5F81" w:rsidRPr="005F5F81">
        <w:rPr>
          <w:rFonts w:ascii="Times New Roman" w:hAnsi="Times New Roman" w:cs="Times New Roman"/>
          <w:bCs/>
        </w:rPr>
        <w:t>en</w:t>
      </w:r>
      <w:r w:rsidR="00960B6F" w:rsidRPr="005F5F81">
        <w:rPr>
          <w:rFonts w:ascii="Times New Roman" w:hAnsi="Times New Roman" w:cs="Times New Roman"/>
          <w:bCs/>
        </w:rPr>
        <w:t xml:space="preserve"> junio de</w:t>
      </w:r>
      <w:r w:rsidR="005F5F81" w:rsidRPr="005F5F81">
        <w:rPr>
          <w:rFonts w:ascii="Times New Roman" w:hAnsi="Times New Roman" w:cs="Times New Roman"/>
          <w:bCs/>
        </w:rPr>
        <w:t>l</w:t>
      </w:r>
      <w:r w:rsidR="00960B6F" w:rsidRPr="005F5F81">
        <w:rPr>
          <w:rFonts w:ascii="Times New Roman" w:hAnsi="Times New Roman" w:cs="Times New Roman"/>
          <w:bCs/>
        </w:rPr>
        <w:t xml:space="preserve"> 2019).</w:t>
      </w:r>
      <w:r w:rsidR="00BC2422">
        <w:rPr>
          <w:rFonts w:ascii="Times New Roman" w:hAnsi="Times New Roman" w:cs="Times New Roman"/>
          <w:bCs/>
        </w:rPr>
        <w:t xml:space="preserve"> En este sentido, la participación de las mujeres </w:t>
      </w:r>
      <w:r w:rsidR="005F5F81" w:rsidRPr="00BC2422">
        <w:rPr>
          <w:rFonts w:ascii="Times New Roman" w:hAnsi="Times New Roman" w:cs="Times New Roman"/>
          <w:bCs/>
        </w:rPr>
        <w:t xml:space="preserve">en tareas de autoconstrucción </w:t>
      </w:r>
      <w:r w:rsidR="00BC2422">
        <w:rPr>
          <w:rFonts w:ascii="Times New Roman" w:hAnsi="Times New Roman" w:cs="Times New Roman"/>
          <w:bCs/>
        </w:rPr>
        <w:t xml:space="preserve">se puede fomentar mediante capacitación y acompañamiento técnico, </w:t>
      </w:r>
      <w:r w:rsidR="00891BAF">
        <w:rPr>
          <w:rFonts w:ascii="Times New Roman" w:hAnsi="Times New Roman" w:cs="Times New Roman"/>
          <w:bCs/>
        </w:rPr>
        <w:t xml:space="preserve">y a través de trabajo grupal y empoderamiento. </w:t>
      </w:r>
      <w:r w:rsidR="00BC2422">
        <w:rPr>
          <w:rFonts w:ascii="Times New Roman" w:hAnsi="Times New Roman" w:cs="Times New Roman"/>
          <w:bCs/>
        </w:rPr>
        <w:t xml:space="preserve"> </w:t>
      </w:r>
    </w:p>
    <w:p w14:paraId="4F4383CB" w14:textId="779B0A71" w:rsidR="005446FE" w:rsidRDefault="005446FE" w:rsidP="004A1E4E">
      <w:pPr>
        <w:spacing w:line="360" w:lineRule="auto"/>
        <w:jc w:val="both"/>
        <w:rPr>
          <w:rFonts w:ascii="Times New Roman" w:hAnsi="Times New Roman" w:cs="Times New Roman"/>
          <w:bCs/>
        </w:rPr>
      </w:pPr>
    </w:p>
    <w:p w14:paraId="11EC9707" w14:textId="43CDF97C" w:rsidR="00BB7689" w:rsidRDefault="00BB7689" w:rsidP="004A1E4E">
      <w:pPr>
        <w:spacing w:line="360" w:lineRule="auto"/>
        <w:jc w:val="both"/>
        <w:rPr>
          <w:rFonts w:ascii="Times New Roman" w:hAnsi="Times New Roman" w:cs="Times New Roman"/>
          <w:bCs/>
        </w:rPr>
      </w:pPr>
    </w:p>
    <w:p w14:paraId="4FE8D32D" w14:textId="31FA49FA" w:rsidR="00BB7689" w:rsidRDefault="00BB7689" w:rsidP="004A1E4E">
      <w:pPr>
        <w:spacing w:line="360" w:lineRule="auto"/>
        <w:jc w:val="both"/>
        <w:rPr>
          <w:rFonts w:ascii="Times New Roman" w:hAnsi="Times New Roman" w:cs="Times New Roman"/>
          <w:bCs/>
        </w:rPr>
      </w:pPr>
    </w:p>
    <w:p w14:paraId="69F4D37C" w14:textId="706229D0" w:rsidR="00BB7689" w:rsidRDefault="00BB7689" w:rsidP="004A1E4E">
      <w:pPr>
        <w:spacing w:line="360" w:lineRule="auto"/>
        <w:jc w:val="both"/>
        <w:rPr>
          <w:rFonts w:ascii="Times New Roman" w:hAnsi="Times New Roman" w:cs="Times New Roman"/>
          <w:bCs/>
        </w:rPr>
      </w:pPr>
    </w:p>
    <w:p w14:paraId="00EB14BD" w14:textId="55875A05" w:rsidR="00BB7689" w:rsidRDefault="00BB7689" w:rsidP="004A1E4E">
      <w:pPr>
        <w:spacing w:line="360" w:lineRule="auto"/>
        <w:jc w:val="both"/>
        <w:rPr>
          <w:rFonts w:ascii="Times New Roman" w:hAnsi="Times New Roman" w:cs="Times New Roman"/>
          <w:bCs/>
        </w:rPr>
      </w:pPr>
      <w:r>
        <w:rPr>
          <w:rFonts w:ascii="Times New Roman" w:eastAsia="Calibri" w:hAnsi="Times New Roman" w:cs="Times New Roman"/>
          <w:i/>
          <w:iCs/>
          <w:noProof/>
          <w:color w:val="000000"/>
          <w:sz w:val="18"/>
          <w:szCs w:val="18"/>
          <w:lang w:eastAsia="es-MX"/>
        </w:rPr>
        <w:lastRenderedPageBreak/>
        <w:drawing>
          <wp:anchor distT="0" distB="0" distL="114300" distR="114300" simplePos="0" relativeHeight="251673600" behindDoc="0" locked="0" layoutInCell="1" allowOverlap="1" wp14:anchorId="449556F9" wp14:editId="3CE21CE6">
            <wp:simplePos x="0" y="0"/>
            <wp:positionH relativeFrom="column">
              <wp:posOffset>638175</wp:posOffset>
            </wp:positionH>
            <wp:positionV relativeFrom="paragraph">
              <wp:posOffset>266700</wp:posOffset>
            </wp:positionV>
            <wp:extent cx="5471795" cy="1471930"/>
            <wp:effectExtent l="0" t="0" r="0" b="0"/>
            <wp:wrapTopAndBottom/>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7_faenas.jpg"/>
                    <pic:cNvPicPr/>
                  </pic:nvPicPr>
                  <pic:blipFill rotWithShape="1">
                    <a:blip r:embed="rId19" cstate="print">
                      <a:extLst>
                        <a:ext uri="{28A0092B-C50C-407E-A947-70E740481C1C}">
                          <a14:useLocalDpi xmlns:a14="http://schemas.microsoft.com/office/drawing/2010/main" val="0"/>
                        </a:ext>
                      </a:extLst>
                    </a:blip>
                    <a:srcRect l="3904" t="3054" r="882" b="4723"/>
                    <a:stretch/>
                  </pic:blipFill>
                  <pic:spPr bwMode="auto">
                    <a:xfrm>
                      <a:off x="0" y="0"/>
                      <a:ext cx="5471795" cy="14719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FA17050" w14:textId="28293F52" w:rsidR="008D400E" w:rsidRPr="005446FE" w:rsidRDefault="008D400E" w:rsidP="008D400E">
      <w:pPr>
        <w:autoSpaceDE w:val="0"/>
        <w:autoSpaceDN w:val="0"/>
        <w:adjustRightInd w:val="0"/>
        <w:spacing w:line="360" w:lineRule="auto"/>
        <w:ind w:right="57"/>
        <w:jc w:val="center"/>
        <w:textAlignment w:val="center"/>
        <w:rPr>
          <w:rFonts w:ascii="Times New Roman" w:hAnsi="Times New Roman" w:cs="Times New Roman"/>
          <w:i/>
          <w:iCs/>
          <w:color w:val="000000"/>
          <w:sz w:val="18"/>
          <w:szCs w:val="18"/>
          <w:lang w:val="es-ES"/>
        </w:rPr>
      </w:pPr>
      <w:r w:rsidRPr="005446FE">
        <w:rPr>
          <w:rFonts w:ascii="Times New Roman" w:hAnsi="Times New Roman" w:cs="Times New Roman"/>
          <w:i/>
          <w:iCs/>
          <w:color w:val="000000"/>
          <w:sz w:val="18"/>
          <w:szCs w:val="18"/>
          <w:lang w:val="es-ES"/>
        </w:rPr>
        <w:t xml:space="preserve">Imagen 7. </w:t>
      </w:r>
      <w:r w:rsidRPr="005446FE">
        <w:rPr>
          <w:rFonts w:ascii="Times New Roman" w:hAnsi="Times New Roman" w:cs="Times New Roman"/>
          <w:bCs/>
          <w:i/>
          <w:iCs/>
          <w:color w:val="000000"/>
          <w:sz w:val="18"/>
          <w:szCs w:val="18"/>
          <w:lang w:val="es-ES"/>
        </w:rPr>
        <w:t>Faenas llevadas a cabo por mujeres. Fuente: autores</w:t>
      </w:r>
      <w:r w:rsidR="005446FE">
        <w:rPr>
          <w:rFonts w:ascii="Times New Roman" w:hAnsi="Times New Roman" w:cs="Times New Roman"/>
          <w:bCs/>
          <w:i/>
          <w:iCs/>
          <w:color w:val="000000"/>
          <w:sz w:val="18"/>
          <w:szCs w:val="18"/>
          <w:lang w:val="es-ES"/>
        </w:rPr>
        <w:t xml:space="preserve"> y Roberto Josué Rodríguez Santiago</w:t>
      </w:r>
    </w:p>
    <w:p w14:paraId="60A8DB19" w14:textId="77777777" w:rsidR="0058771C" w:rsidRDefault="0058771C" w:rsidP="0058771C">
      <w:pPr>
        <w:spacing w:line="360" w:lineRule="auto"/>
        <w:rPr>
          <w:rFonts w:ascii="Times New Roman" w:hAnsi="Times New Roman" w:cs="Times New Roman"/>
          <w:bCs/>
        </w:rPr>
      </w:pPr>
    </w:p>
    <w:p w14:paraId="2BF67401" w14:textId="77777777" w:rsidR="00F734E8" w:rsidRDefault="00F734E8" w:rsidP="0058771C">
      <w:pPr>
        <w:spacing w:line="360" w:lineRule="auto"/>
        <w:rPr>
          <w:rFonts w:ascii="Times New Roman" w:hAnsi="Times New Roman" w:cs="Times New Roman"/>
          <w:b/>
          <w:i/>
          <w:iCs/>
          <w:sz w:val="22"/>
          <w:szCs w:val="22"/>
        </w:rPr>
      </w:pPr>
      <w:r>
        <w:rPr>
          <w:rFonts w:ascii="Times New Roman" w:hAnsi="Times New Roman" w:cs="Times New Roman"/>
          <w:b/>
          <w:i/>
          <w:iCs/>
          <w:sz w:val="22"/>
          <w:szCs w:val="22"/>
        </w:rPr>
        <w:t>¿Qué sueñan y pueden hacer las mujeres por su comunidad?</w:t>
      </w:r>
      <w:r w:rsidR="0058771C" w:rsidRPr="0058771C">
        <w:rPr>
          <w:rFonts w:ascii="Times New Roman" w:hAnsi="Times New Roman" w:cs="Times New Roman"/>
          <w:b/>
          <w:i/>
          <w:iCs/>
          <w:sz w:val="22"/>
          <w:szCs w:val="22"/>
        </w:rPr>
        <w:t xml:space="preserve"> </w:t>
      </w:r>
    </w:p>
    <w:p w14:paraId="6C7E980B" w14:textId="4F83E066" w:rsidR="000A2C8A" w:rsidRPr="00F734E8" w:rsidRDefault="00891BAF" w:rsidP="00F734E8">
      <w:pPr>
        <w:spacing w:line="360" w:lineRule="auto"/>
        <w:jc w:val="both"/>
        <w:rPr>
          <w:rFonts w:ascii="Times New Roman" w:hAnsi="Times New Roman" w:cs="Times New Roman"/>
          <w:bCs/>
          <w:lang w:val="es-ES"/>
        </w:rPr>
      </w:pPr>
      <w:r>
        <w:rPr>
          <w:rFonts w:ascii="Times New Roman" w:hAnsi="Times New Roman" w:cs="Times New Roman"/>
          <w:bCs/>
          <w:lang w:val="es-ES"/>
        </w:rPr>
        <w:t>En el contexto de carencia que viven</w:t>
      </w:r>
      <w:r w:rsidR="000A2C8A" w:rsidRPr="00F734E8">
        <w:rPr>
          <w:rFonts w:ascii="Times New Roman" w:hAnsi="Times New Roman" w:cs="Times New Roman"/>
          <w:bCs/>
          <w:lang w:val="es-ES"/>
        </w:rPr>
        <w:t>, las mujeres</w:t>
      </w:r>
      <w:r>
        <w:rPr>
          <w:rFonts w:ascii="Times New Roman" w:hAnsi="Times New Roman" w:cs="Times New Roman"/>
          <w:bCs/>
          <w:lang w:val="es-ES"/>
        </w:rPr>
        <w:t xml:space="preserve"> de</w:t>
      </w:r>
      <w:r w:rsidR="000A2C8A" w:rsidRPr="00F734E8">
        <w:rPr>
          <w:rFonts w:ascii="Times New Roman" w:hAnsi="Times New Roman" w:cs="Times New Roman"/>
          <w:bCs/>
          <w:lang w:val="es-ES"/>
        </w:rPr>
        <w:t xml:space="preserve"> LG3 sueñan con mejores </w:t>
      </w:r>
      <w:r w:rsidR="004306A2">
        <w:rPr>
          <w:rFonts w:ascii="Times New Roman" w:hAnsi="Times New Roman" w:cs="Times New Roman"/>
          <w:bCs/>
          <w:lang w:val="es-ES"/>
        </w:rPr>
        <w:t>vialidades</w:t>
      </w:r>
      <w:r w:rsidR="000A2C8A" w:rsidRPr="00F734E8">
        <w:rPr>
          <w:rFonts w:ascii="Times New Roman" w:hAnsi="Times New Roman" w:cs="Times New Roman"/>
          <w:bCs/>
          <w:lang w:val="es-ES"/>
        </w:rPr>
        <w:t xml:space="preserve">, instalaciones deportivas, servicios comerciales y acceso a agua </w:t>
      </w:r>
      <w:r w:rsidR="003B7DF7">
        <w:rPr>
          <w:rFonts w:ascii="Times New Roman" w:hAnsi="Times New Roman" w:cs="Times New Roman"/>
          <w:bCs/>
          <w:lang w:val="es-ES"/>
        </w:rPr>
        <w:t xml:space="preserve">potable </w:t>
      </w:r>
      <w:r w:rsidR="000A2C8A" w:rsidRPr="00F734E8">
        <w:rPr>
          <w:rFonts w:ascii="Times New Roman" w:hAnsi="Times New Roman" w:cs="Times New Roman"/>
          <w:bCs/>
          <w:lang w:val="es-ES"/>
        </w:rPr>
        <w:t>y alcantarillado.</w:t>
      </w:r>
    </w:p>
    <w:p w14:paraId="680B1D46" w14:textId="4D1A2AC8" w:rsidR="00960B6F" w:rsidRDefault="000A2C8A" w:rsidP="00960B6F">
      <w:pPr>
        <w:spacing w:line="360" w:lineRule="auto"/>
        <w:jc w:val="both"/>
        <w:rPr>
          <w:rFonts w:asciiTheme="majorHAnsi" w:hAnsiTheme="majorHAnsi" w:cstheme="majorHAnsi"/>
        </w:rPr>
      </w:pPr>
      <w:r w:rsidRPr="00F734E8">
        <w:rPr>
          <w:rFonts w:ascii="Times New Roman" w:hAnsi="Times New Roman" w:cs="Times New Roman"/>
          <w:bCs/>
          <w:lang w:val="es-ES"/>
        </w:rPr>
        <w:t xml:space="preserve">Para abordar estas necesidades, y </w:t>
      </w:r>
      <w:r w:rsidR="003B7DF7">
        <w:rPr>
          <w:rFonts w:ascii="Times New Roman" w:hAnsi="Times New Roman" w:cs="Times New Roman"/>
          <w:bCs/>
          <w:lang w:val="es-ES"/>
        </w:rPr>
        <w:t>con el apoyo de</w:t>
      </w:r>
      <w:r w:rsidRPr="00F734E8">
        <w:rPr>
          <w:rFonts w:ascii="Times New Roman" w:hAnsi="Times New Roman" w:cs="Times New Roman"/>
          <w:bCs/>
          <w:lang w:val="es-ES"/>
        </w:rPr>
        <w:t xml:space="preserve"> talleres de diseño participativo, la comunidad y los miembros del equipo de investigación diseñaron un plan maestro para la comunidad, un centro comunitario y un parque</w:t>
      </w:r>
      <w:r w:rsidR="00891BAF">
        <w:rPr>
          <w:rFonts w:ascii="Times New Roman" w:hAnsi="Times New Roman" w:cs="Times New Roman"/>
          <w:bCs/>
          <w:lang w:val="es-ES"/>
        </w:rPr>
        <w:t xml:space="preserve"> (</w:t>
      </w:r>
      <w:ins w:id="64" w:author="Autor">
        <w:r w:rsidR="00012476">
          <w:rPr>
            <w:rFonts w:ascii="Times New Roman" w:hAnsi="Times New Roman" w:cs="Times New Roman"/>
            <w:bCs/>
            <w:lang w:val="es-ES"/>
          </w:rPr>
          <w:t>I</w:t>
        </w:r>
      </w:ins>
      <w:del w:id="65" w:author="Autor">
        <w:r w:rsidR="00891BAF" w:rsidDel="00012476">
          <w:rPr>
            <w:rFonts w:ascii="Times New Roman" w:hAnsi="Times New Roman" w:cs="Times New Roman"/>
            <w:bCs/>
            <w:lang w:val="es-ES"/>
          </w:rPr>
          <w:delText>i</w:delText>
        </w:r>
      </w:del>
      <w:r w:rsidR="00891BAF">
        <w:rPr>
          <w:rFonts w:ascii="Times New Roman" w:hAnsi="Times New Roman" w:cs="Times New Roman"/>
          <w:bCs/>
          <w:lang w:val="es-ES"/>
        </w:rPr>
        <w:t>magen 8)</w:t>
      </w:r>
      <w:r w:rsidRPr="00F734E8">
        <w:rPr>
          <w:rFonts w:ascii="Times New Roman" w:hAnsi="Times New Roman" w:cs="Times New Roman"/>
          <w:bCs/>
          <w:lang w:val="es-ES"/>
        </w:rPr>
        <w:t xml:space="preserve">. Los talleres se llevaron a cabo en </w:t>
      </w:r>
      <w:r w:rsidR="00921476" w:rsidRPr="00F734E8">
        <w:rPr>
          <w:rFonts w:ascii="Times New Roman" w:hAnsi="Times New Roman" w:cs="Times New Roman"/>
          <w:bCs/>
          <w:lang w:val="es-ES"/>
        </w:rPr>
        <w:t xml:space="preserve">un </w:t>
      </w:r>
      <w:proofErr w:type="spellStart"/>
      <w:r w:rsidR="00891BAF" w:rsidRPr="00BB7689">
        <w:rPr>
          <w:rFonts w:ascii="Times New Roman" w:hAnsi="Times New Roman" w:cs="Times New Roman"/>
          <w:bCs/>
          <w:i/>
          <w:iCs/>
          <w:lang w:val="es-ES"/>
        </w:rPr>
        <w:t>tejabán</w:t>
      </w:r>
      <w:proofErr w:type="spellEnd"/>
      <w:r w:rsidR="00891BAF">
        <w:rPr>
          <w:rFonts w:ascii="Times New Roman" w:hAnsi="Times New Roman" w:cs="Times New Roman"/>
          <w:bCs/>
          <w:lang w:val="es-ES"/>
        </w:rPr>
        <w:t xml:space="preserve"> hecho de materiales reciclados que, a manera de centro comunitario, ofrece instalaciones en las que se imparten clases de alfabetización, se reparten los beneficios de algunos programas gubernamentales y se llevan a cabo las juntas comunitarias semanales. </w:t>
      </w:r>
      <w:r w:rsidRPr="00F734E8">
        <w:rPr>
          <w:rFonts w:ascii="Times New Roman" w:hAnsi="Times New Roman" w:cs="Times New Roman"/>
          <w:bCs/>
          <w:lang w:val="es-ES"/>
        </w:rPr>
        <w:t>En estos talleres</w:t>
      </w:r>
      <w:r w:rsidR="00891BAF">
        <w:rPr>
          <w:rFonts w:ascii="Times New Roman" w:hAnsi="Times New Roman" w:cs="Times New Roman"/>
          <w:bCs/>
          <w:lang w:val="es-ES"/>
        </w:rPr>
        <w:t xml:space="preserve">, los participantes definieron sus necesidades, las priorizaron, negociaron la toma de decisiones y visualizaron su comunidad a futuro. Bertha, por ejemplo, sueña con un espacio público en dónde jueguen sus hijos; Martha con un centro comunitario: </w:t>
      </w:r>
      <w:r w:rsidR="00960B6F" w:rsidRPr="00891BAF">
        <w:rPr>
          <w:rFonts w:ascii="Times New Roman" w:hAnsi="Times New Roman" w:cs="Times New Roman"/>
          <w:bCs/>
          <w:lang w:val="es-ES"/>
        </w:rPr>
        <w:t>“un centro comunitario nos sirve a todos, porque ahí, por ejemplo, si llega una ayuda, puede llegar ahí, si llegan vacunas pues también ahí, serviría para todo</w:t>
      </w:r>
      <w:r w:rsidR="00BB7689">
        <w:rPr>
          <w:rFonts w:ascii="Times New Roman" w:hAnsi="Times New Roman" w:cs="Times New Roman"/>
          <w:bCs/>
          <w:lang w:val="es-ES"/>
        </w:rPr>
        <w:t>…</w:t>
      </w:r>
      <w:r w:rsidR="00960B6F" w:rsidRPr="00891BAF">
        <w:rPr>
          <w:rFonts w:ascii="Times New Roman" w:hAnsi="Times New Roman" w:cs="Times New Roman"/>
          <w:bCs/>
          <w:lang w:val="es-ES"/>
        </w:rPr>
        <w:t xml:space="preserve">” (obtenido </w:t>
      </w:r>
      <w:r w:rsidR="00891BAF" w:rsidRPr="00891BAF">
        <w:rPr>
          <w:rFonts w:ascii="Times New Roman" w:hAnsi="Times New Roman" w:cs="Times New Roman"/>
          <w:bCs/>
          <w:lang w:val="es-ES"/>
        </w:rPr>
        <w:t>en</w:t>
      </w:r>
      <w:r w:rsidR="00960B6F" w:rsidRPr="00891BAF">
        <w:rPr>
          <w:rFonts w:ascii="Times New Roman" w:hAnsi="Times New Roman" w:cs="Times New Roman"/>
          <w:bCs/>
          <w:lang w:val="es-ES"/>
        </w:rPr>
        <w:t xml:space="preserve"> junio de</w:t>
      </w:r>
      <w:r w:rsidR="00891BAF" w:rsidRPr="00891BAF">
        <w:rPr>
          <w:rFonts w:ascii="Times New Roman" w:hAnsi="Times New Roman" w:cs="Times New Roman"/>
          <w:bCs/>
          <w:lang w:val="es-ES"/>
        </w:rPr>
        <w:t>l</w:t>
      </w:r>
      <w:r w:rsidR="00960B6F" w:rsidRPr="00891BAF">
        <w:rPr>
          <w:rFonts w:ascii="Times New Roman" w:hAnsi="Times New Roman" w:cs="Times New Roman"/>
          <w:bCs/>
          <w:lang w:val="es-ES"/>
        </w:rPr>
        <w:t xml:space="preserve"> 2019).</w:t>
      </w:r>
    </w:p>
    <w:p w14:paraId="6737D8BE" w14:textId="77777777" w:rsidR="002E0544" w:rsidRDefault="002E0544" w:rsidP="00F734E8">
      <w:pPr>
        <w:spacing w:line="360" w:lineRule="auto"/>
        <w:jc w:val="both"/>
        <w:rPr>
          <w:rFonts w:ascii="Times New Roman" w:hAnsi="Times New Roman" w:cs="Times New Roman"/>
          <w:bCs/>
          <w:lang w:val="es-ES"/>
        </w:rPr>
      </w:pPr>
    </w:p>
    <w:p w14:paraId="48EA3961" w14:textId="067551A8" w:rsidR="0058771C" w:rsidRDefault="009A0A63" w:rsidP="00F734E8">
      <w:pPr>
        <w:spacing w:line="360" w:lineRule="auto"/>
        <w:jc w:val="both"/>
        <w:rPr>
          <w:rFonts w:ascii="Times New Roman" w:hAnsi="Times New Roman" w:cs="Times New Roman"/>
          <w:bCs/>
          <w:lang w:val="es-ES"/>
        </w:rPr>
      </w:pPr>
      <w:r>
        <w:rPr>
          <w:rFonts w:ascii="Times New Roman" w:hAnsi="Times New Roman" w:cs="Times New Roman"/>
          <w:bCs/>
          <w:lang w:val="es-ES"/>
        </w:rPr>
        <w:t xml:space="preserve">En los talleres también se </w:t>
      </w:r>
      <w:proofErr w:type="spellStart"/>
      <w:r>
        <w:rPr>
          <w:rFonts w:ascii="Times New Roman" w:hAnsi="Times New Roman" w:cs="Times New Roman"/>
          <w:bCs/>
          <w:lang w:val="es-ES"/>
        </w:rPr>
        <w:t>co</w:t>
      </w:r>
      <w:proofErr w:type="spellEnd"/>
      <w:r>
        <w:rPr>
          <w:rFonts w:ascii="Times New Roman" w:hAnsi="Times New Roman" w:cs="Times New Roman"/>
          <w:bCs/>
          <w:lang w:val="es-ES"/>
        </w:rPr>
        <w:t xml:space="preserve">-diseñaron </w:t>
      </w:r>
      <w:r w:rsidR="00131A9F">
        <w:rPr>
          <w:rFonts w:ascii="Times New Roman" w:hAnsi="Times New Roman" w:cs="Times New Roman"/>
          <w:bCs/>
          <w:lang w:val="es-ES"/>
        </w:rPr>
        <w:t xml:space="preserve">más de diez </w:t>
      </w:r>
      <w:r>
        <w:rPr>
          <w:rFonts w:ascii="Times New Roman" w:hAnsi="Times New Roman" w:cs="Times New Roman"/>
          <w:bCs/>
          <w:lang w:val="es-ES"/>
        </w:rPr>
        <w:t xml:space="preserve">viviendas, en respuesta </w:t>
      </w:r>
      <w:r w:rsidR="000A2C8A" w:rsidRPr="00F734E8">
        <w:rPr>
          <w:rFonts w:ascii="Times New Roman" w:hAnsi="Times New Roman" w:cs="Times New Roman"/>
          <w:bCs/>
          <w:lang w:val="es-ES"/>
        </w:rPr>
        <w:t xml:space="preserve">a </w:t>
      </w:r>
      <w:r>
        <w:rPr>
          <w:rFonts w:ascii="Times New Roman" w:hAnsi="Times New Roman" w:cs="Times New Roman"/>
          <w:bCs/>
          <w:lang w:val="es-ES"/>
        </w:rPr>
        <w:t>la aspiración</w:t>
      </w:r>
      <w:r w:rsidR="000A2C8A" w:rsidRPr="00F734E8">
        <w:rPr>
          <w:rFonts w:ascii="Times New Roman" w:hAnsi="Times New Roman" w:cs="Times New Roman"/>
          <w:bCs/>
          <w:lang w:val="es-ES"/>
        </w:rPr>
        <w:t xml:space="preserve"> de las mujeres de </w:t>
      </w:r>
      <w:r w:rsidR="009359F1">
        <w:rPr>
          <w:rFonts w:ascii="Times New Roman" w:hAnsi="Times New Roman" w:cs="Times New Roman"/>
          <w:bCs/>
          <w:lang w:val="es-ES"/>
        </w:rPr>
        <w:t>poder construir</w:t>
      </w:r>
      <w:r>
        <w:rPr>
          <w:rFonts w:ascii="Times New Roman" w:hAnsi="Times New Roman" w:cs="Times New Roman"/>
          <w:bCs/>
          <w:lang w:val="es-ES"/>
        </w:rPr>
        <w:t>las</w:t>
      </w:r>
      <w:r w:rsidR="009359F1">
        <w:rPr>
          <w:rFonts w:ascii="Times New Roman" w:hAnsi="Times New Roman" w:cs="Times New Roman"/>
          <w:bCs/>
          <w:lang w:val="es-ES"/>
        </w:rPr>
        <w:t xml:space="preserve"> </w:t>
      </w:r>
      <w:r w:rsidR="000A2C8A" w:rsidRPr="00F734E8">
        <w:rPr>
          <w:rFonts w:ascii="Times New Roman" w:hAnsi="Times New Roman" w:cs="Times New Roman"/>
          <w:bCs/>
          <w:lang w:val="es-ES"/>
        </w:rPr>
        <w:t xml:space="preserve">con materiales resistentes </w:t>
      </w:r>
      <w:r w:rsidR="009359F1">
        <w:rPr>
          <w:rFonts w:ascii="Times New Roman" w:hAnsi="Times New Roman" w:cs="Times New Roman"/>
          <w:bCs/>
          <w:lang w:val="es-ES"/>
        </w:rPr>
        <w:t>que ayuden a</w:t>
      </w:r>
      <w:r w:rsidR="000A2C8A" w:rsidRPr="00F734E8">
        <w:rPr>
          <w:rFonts w:ascii="Times New Roman" w:hAnsi="Times New Roman" w:cs="Times New Roman"/>
          <w:bCs/>
          <w:lang w:val="es-ES"/>
        </w:rPr>
        <w:t xml:space="preserve"> </w:t>
      </w:r>
      <w:r w:rsidR="009359F1">
        <w:rPr>
          <w:rFonts w:ascii="Times New Roman" w:hAnsi="Times New Roman" w:cs="Times New Roman"/>
          <w:bCs/>
          <w:lang w:val="es-ES"/>
        </w:rPr>
        <w:t xml:space="preserve">mejorar las </w:t>
      </w:r>
      <w:r w:rsidR="000A2C8A" w:rsidRPr="00F734E8">
        <w:rPr>
          <w:rFonts w:ascii="Times New Roman" w:hAnsi="Times New Roman" w:cs="Times New Roman"/>
          <w:bCs/>
          <w:lang w:val="es-ES"/>
        </w:rPr>
        <w:t xml:space="preserve">condiciones de </w:t>
      </w:r>
      <w:r w:rsidR="009359F1">
        <w:rPr>
          <w:rFonts w:ascii="Times New Roman" w:hAnsi="Times New Roman" w:cs="Times New Roman"/>
          <w:bCs/>
          <w:lang w:val="es-ES"/>
        </w:rPr>
        <w:t>habitabilidad y la calidad de vida</w:t>
      </w:r>
      <w:r w:rsidR="000A2C8A" w:rsidRPr="00F734E8">
        <w:rPr>
          <w:rFonts w:ascii="Times New Roman" w:hAnsi="Times New Roman" w:cs="Times New Roman"/>
          <w:bCs/>
          <w:lang w:val="es-ES"/>
        </w:rPr>
        <w:t xml:space="preserve"> </w:t>
      </w:r>
      <w:r>
        <w:rPr>
          <w:rFonts w:ascii="Times New Roman" w:hAnsi="Times New Roman" w:cs="Times New Roman"/>
          <w:bCs/>
          <w:lang w:val="es-ES"/>
        </w:rPr>
        <w:t>de</w:t>
      </w:r>
      <w:r w:rsidR="000A2C8A" w:rsidRPr="00F734E8">
        <w:rPr>
          <w:rFonts w:ascii="Times New Roman" w:hAnsi="Times New Roman" w:cs="Times New Roman"/>
          <w:bCs/>
          <w:lang w:val="es-ES"/>
        </w:rPr>
        <w:t xml:space="preserve"> sus hijos. Como afirma Josefa, madre de tres: “</w:t>
      </w:r>
      <w:ins w:id="66" w:author="Autor">
        <w:r w:rsidR="00012476">
          <w:rPr>
            <w:rFonts w:ascii="Times New Roman" w:hAnsi="Times New Roman" w:cs="Times New Roman"/>
            <w:bCs/>
            <w:lang w:val="es-ES"/>
          </w:rPr>
          <w:t>(</w:t>
        </w:r>
      </w:ins>
      <w:r w:rsidR="000A2C8A" w:rsidRPr="00F734E8">
        <w:rPr>
          <w:rFonts w:ascii="Times New Roman" w:hAnsi="Times New Roman" w:cs="Times New Roman"/>
          <w:bCs/>
          <w:lang w:val="es-ES"/>
        </w:rPr>
        <w:t>…</w:t>
      </w:r>
      <w:ins w:id="67" w:author="Autor">
        <w:r w:rsidR="00012476">
          <w:rPr>
            <w:rFonts w:ascii="Times New Roman" w:hAnsi="Times New Roman" w:cs="Times New Roman"/>
            <w:bCs/>
            <w:lang w:val="es-ES"/>
          </w:rPr>
          <w:t>)</w:t>
        </w:r>
      </w:ins>
      <w:r w:rsidR="000A2C8A" w:rsidRPr="00F734E8">
        <w:rPr>
          <w:rFonts w:ascii="Times New Roman" w:hAnsi="Times New Roman" w:cs="Times New Roman"/>
          <w:bCs/>
          <w:lang w:val="es-ES"/>
        </w:rPr>
        <w:t xml:space="preserve"> me temo </w:t>
      </w:r>
      <w:r w:rsidR="009C0D68" w:rsidRPr="00F734E8">
        <w:rPr>
          <w:rFonts w:ascii="Times New Roman" w:hAnsi="Times New Roman" w:cs="Times New Roman"/>
          <w:bCs/>
          <w:lang w:val="es-ES"/>
        </w:rPr>
        <w:t>que,</w:t>
      </w:r>
      <w:r w:rsidR="000A2C8A" w:rsidRPr="00F734E8">
        <w:rPr>
          <w:rFonts w:ascii="Times New Roman" w:hAnsi="Times New Roman" w:cs="Times New Roman"/>
          <w:bCs/>
          <w:lang w:val="es-ES"/>
        </w:rPr>
        <w:t xml:space="preserve"> si me pasa algo, dejaré a mis hijos en las mismas condiciones [de privación] que siempre hemos estado, pero si tienes algo que puedas llamar </w:t>
      </w:r>
      <w:r w:rsidR="002E0544">
        <w:rPr>
          <w:rFonts w:ascii="Times New Roman" w:hAnsi="Times New Roman" w:cs="Times New Roman"/>
          <w:bCs/>
          <w:lang w:val="es-ES"/>
        </w:rPr>
        <w:t>propio</w:t>
      </w:r>
      <w:r w:rsidR="000A2C8A" w:rsidRPr="00F734E8">
        <w:rPr>
          <w:rFonts w:ascii="Times New Roman" w:hAnsi="Times New Roman" w:cs="Times New Roman"/>
          <w:bCs/>
          <w:lang w:val="es-ES"/>
        </w:rPr>
        <w:t xml:space="preserve"> [refiriéndose a su casa] entonces puedes vivir en </w:t>
      </w:r>
      <w:r w:rsidR="009C0D68" w:rsidRPr="00F734E8">
        <w:rPr>
          <w:rFonts w:ascii="Times New Roman" w:hAnsi="Times New Roman" w:cs="Times New Roman"/>
          <w:bCs/>
          <w:lang w:val="es-ES"/>
        </w:rPr>
        <w:t>paz”</w:t>
      </w:r>
      <w:r w:rsidR="009C0D68">
        <w:rPr>
          <w:rFonts w:ascii="Times New Roman" w:hAnsi="Times New Roman" w:cs="Times New Roman"/>
          <w:bCs/>
          <w:lang w:val="es-ES"/>
        </w:rPr>
        <w:t xml:space="preserve"> </w:t>
      </w:r>
      <w:r w:rsidR="000A2C8A" w:rsidRPr="00F734E8">
        <w:rPr>
          <w:rFonts w:ascii="Times New Roman" w:hAnsi="Times New Roman" w:cs="Times New Roman"/>
          <w:bCs/>
          <w:lang w:val="es-ES"/>
        </w:rPr>
        <w:t xml:space="preserve">(entrevista realizada en mayo de 2019). </w:t>
      </w:r>
      <w:r w:rsidR="009C0D68">
        <w:rPr>
          <w:rFonts w:ascii="Times New Roman" w:hAnsi="Times New Roman" w:cs="Times New Roman"/>
          <w:bCs/>
          <w:lang w:val="es-ES"/>
        </w:rPr>
        <w:t xml:space="preserve">Aunque la participación de las mujeres en las tareas de la construcción es casi nula en la actualidad, </w:t>
      </w:r>
      <w:r w:rsidR="000A2C8A" w:rsidRPr="00F734E8">
        <w:rPr>
          <w:rFonts w:ascii="Times New Roman" w:hAnsi="Times New Roman" w:cs="Times New Roman"/>
          <w:bCs/>
          <w:lang w:val="es-ES"/>
        </w:rPr>
        <w:t xml:space="preserve">todas estuvieron de acuerdo en que </w:t>
      </w:r>
      <w:r>
        <w:rPr>
          <w:rFonts w:ascii="Times New Roman" w:hAnsi="Times New Roman" w:cs="Times New Roman"/>
          <w:bCs/>
          <w:lang w:val="es-ES"/>
        </w:rPr>
        <w:t xml:space="preserve">les beneficiaría </w:t>
      </w:r>
      <w:r w:rsidR="000A2C8A" w:rsidRPr="00F734E8">
        <w:rPr>
          <w:rFonts w:ascii="Times New Roman" w:hAnsi="Times New Roman" w:cs="Times New Roman"/>
          <w:bCs/>
          <w:lang w:val="es-ES"/>
        </w:rPr>
        <w:t>adquirir las habilidades</w:t>
      </w:r>
      <w:r w:rsidR="009C0D68">
        <w:rPr>
          <w:rFonts w:ascii="Times New Roman" w:hAnsi="Times New Roman" w:cs="Times New Roman"/>
          <w:bCs/>
          <w:lang w:val="es-ES"/>
        </w:rPr>
        <w:t xml:space="preserve"> necesarias </w:t>
      </w:r>
      <w:r>
        <w:rPr>
          <w:rFonts w:ascii="Times New Roman" w:hAnsi="Times New Roman" w:cs="Times New Roman"/>
          <w:bCs/>
          <w:lang w:val="es-ES"/>
        </w:rPr>
        <w:t>para edificar</w:t>
      </w:r>
      <w:r w:rsidR="009C0D68">
        <w:rPr>
          <w:rFonts w:ascii="Times New Roman" w:hAnsi="Times New Roman" w:cs="Times New Roman"/>
          <w:bCs/>
          <w:lang w:val="es-ES"/>
        </w:rPr>
        <w:t xml:space="preserve"> o mejorar sus viviendas</w:t>
      </w:r>
      <w:r w:rsidR="000A2C8A" w:rsidRPr="00F734E8">
        <w:rPr>
          <w:rFonts w:ascii="Times New Roman" w:hAnsi="Times New Roman" w:cs="Times New Roman"/>
          <w:bCs/>
          <w:lang w:val="es-ES"/>
        </w:rPr>
        <w:t>. En palabras de Carolina: “para ser honesta, me gustaría saber cómo hacer una cerca porque podría ahor</w:t>
      </w:r>
      <w:r w:rsidR="00F546CB">
        <w:rPr>
          <w:rFonts w:ascii="Times New Roman" w:hAnsi="Times New Roman" w:cs="Times New Roman"/>
          <w:bCs/>
          <w:lang w:val="es-ES"/>
        </w:rPr>
        <w:t>me la mano de obra</w:t>
      </w:r>
      <w:r w:rsidR="000A2C8A" w:rsidRPr="00F734E8">
        <w:rPr>
          <w:rFonts w:ascii="Times New Roman" w:hAnsi="Times New Roman" w:cs="Times New Roman"/>
          <w:bCs/>
          <w:lang w:val="es-ES"/>
        </w:rPr>
        <w:t xml:space="preserve"> y solo tendría que pagar los materiales” (</w:t>
      </w:r>
      <w:r>
        <w:rPr>
          <w:rFonts w:ascii="Times New Roman" w:hAnsi="Times New Roman" w:cs="Times New Roman"/>
          <w:bCs/>
          <w:lang w:val="es-ES"/>
        </w:rPr>
        <w:t>obtenido en junio del</w:t>
      </w:r>
      <w:r w:rsidR="000A2C8A" w:rsidRPr="00F734E8">
        <w:rPr>
          <w:rFonts w:ascii="Times New Roman" w:hAnsi="Times New Roman" w:cs="Times New Roman"/>
          <w:bCs/>
          <w:lang w:val="es-ES"/>
        </w:rPr>
        <w:t xml:space="preserve"> 2019). La construcción de sus casas</w:t>
      </w:r>
      <w:r w:rsidR="00F546CB">
        <w:rPr>
          <w:rFonts w:ascii="Times New Roman" w:hAnsi="Times New Roman" w:cs="Times New Roman"/>
          <w:bCs/>
          <w:lang w:val="es-ES"/>
        </w:rPr>
        <w:t xml:space="preserve"> aún </w:t>
      </w:r>
      <w:r w:rsidR="000A2C8A" w:rsidRPr="00F734E8">
        <w:rPr>
          <w:rFonts w:ascii="Times New Roman" w:hAnsi="Times New Roman" w:cs="Times New Roman"/>
          <w:bCs/>
          <w:lang w:val="es-ES"/>
        </w:rPr>
        <w:t xml:space="preserve">no se concibe como una actividad colectiva, sino como una tarea familiar. </w:t>
      </w:r>
      <w:r w:rsidR="00F546CB">
        <w:rPr>
          <w:rFonts w:ascii="Times New Roman" w:hAnsi="Times New Roman" w:cs="Times New Roman"/>
          <w:bCs/>
          <w:lang w:val="es-ES"/>
        </w:rPr>
        <w:t xml:space="preserve">Lo anterior </w:t>
      </w:r>
      <w:r w:rsidR="000A2C8A" w:rsidRPr="00F734E8">
        <w:rPr>
          <w:rFonts w:ascii="Times New Roman" w:hAnsi="Times New Roman" w:cs="Times New Roman"/>
          <w:bCs/>
          <w:lang w:val="es-ES"/>
        </w:rPr>
        <w:t xml:space="preserve">se reflejó en la decisión de la comunidad de comenzar </w:t>
      </w:r>
      <w:r>
        <w:rPr>
          <w:rFonts w:ascii="Times New Roman" w:hAnsi="Times New Roman" w:cs="Times New Roman"/>
          <w:bCs/>
          <w:lang w:val="es-ES"/>
        </w:rPr>
        <w:t xml:space="preserve">el proceso de construcción comunitaria con </w:t>
      </w:r>
      <w:r w:rsidR="000A2C8A" w:rsidRPr="00F734E8">
        <w:rPr>
          <w:rFonts w:ascii="Times New Roman" w:hAnsi="Times New Roman" w:cs="Times New Roman"/>
          <w:bCs/>
          <w:lang w:val="es-ES"/>
        </w:rPr>
        <w:t xml:space="preserve">el centro y el parque en </w:t>
      </w:r>
      <w:r>
        <w:rPr>
          <w:rFonts w:ascii="Times New Roman" w:hAnsi="Times New Roman" w:cs="Times New Roman"/>
          <w:bCs/>
          <w:lang w:val="es-ES"/>
        </w:rPr>
        <w:t>vez de la vivienda</w:t>
      </w:r>
      <w:r w:rsidR="000A2C8A" w:rsidRPr="00F734E8">
        <w:rPr>
          <w:rFonts w:ascii="Times New Roman" w:hAnsi="Times New Roman" w:cs="Times New Roman"/>
          <w:bCs/>
          <w:lang w:val="es-ES"/>
        </w:rPr>
        <w:t>.</w:t>
      </w:r>
      <w:r w:rsidR="00BB7689">
        <w:rPr>
          <w:rFonts w:ascii="Times New Roman" w:hAnsi="Times New Roman" w:cs="Times New Roman"/>
          <w:bCs/>
          <w:lang w:val="es-ES"/>
        </w:rPr>
        <w:t xml:space="preserve"> </w:t>
      </w:r>
      <w:r>
        <w:rPr>
          <w:rFonts w:ascii="Times New Roman" w:hAnsi="Times New Roman" w:cs="Times New Roman"/>
          <w:bCs/>
          <w:lang w:val="es-ES"/>
        </w:rPr>
        <w:t xml:space="preserve">Actualmente no han comenzado las labores, sin embargo, la experiencia que se adquiera en la construcción de espacios comunes servirá de base pare edificar los privados. </w:t>
      </w:r>
    </w:p>
    <w:p w14:paraId="4C124173" w14:textId="7365A880" w:rsidR="00BB7689" w:rsidRDefault="00BB7689" w:rsidP="00F734E8">
      <w:pPr>
        <w:spacing w:line="360" w:lineRule="auto"/>
        <w:jc w:val="both"/>
        <w:rPr>
          <w:rFonts w:ascii="Times New Roman" w:hAnsi="Times New Roman" w:cs="Times New Roman"/>
          <w:bCs/>
          <w:lang w:val="es-ES"/>
        </w:rPr>
      </w:pPr>
      <w:r>
        <w:rPr>
          <w:rFonts w:ascii="Times New Roman" w:eastAsia="Calibri" w:hAnsi="Times New Roman" w:cs="Times New Roman"/>
          <w:i/>
          <w:iCs/>
          <w:noProof/>
          <w:color w:val="000000"/>
          <w:sz w:val="18"/>
          <w:szCs w:val="18"/>
          <w:lang w:eastAsia="es-MX"/>
        </w:rPr>
        <w:lastRenderedPageBreak/>
        <w:drawing>
          <wp:anchor distT="0" distB="0" distL="114300" distR="114300" simplePos="0" relativeHeight="251671552" behindDoc="0" locked="0" layoutInCell="1" allowOverlap="1" wp14:anchorId="1DFE1A88" wp14:editId="7EDA3BE5">
            <wp:simplePos x="0" y="0"/>
            <wp:positionH relativeFrom="margin">
              <wp:align>center</wp:align>
            </wp:positionH>
            <wp:positionV relativeFrom="paragraph">
              <wp:posOffset>295275</wp:posOffset>
            </wp:positionV>
            <wp:extent cx="5471795" cy="1133475"/>
            <wp:effectExtent l="0" t="0" r="0" b="9525"/>
            <wp:wrapTopAndBottom/>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8_proyectos.jpg"/>
                    <pic:cNvPicPr/>
                  </pic:nvPicPr>
                  <pic:blipFill rotWithShape="1">
                    <a:blip r:embed="rId20" cstate="print">
                      <a:extLst>
                        <a:ext uri="{28A0092B-C50C-407E-A947-70E740481C1C}">
                          <a14:useLocalDpi xmlns:a14="http://schemas.microsoft.com/office/drawing/2010/main" val="0"/>
                        </a:ext>
                      </a:extLst>
                    </a:blip>
                    <a:srcRect l="5601" t="14658" r="1867" b="16327"/>
                    <a:stretch/>
                  </pic:blipFill>
                  <pic:spPr bwMode="auto">
                    <a:xfrm>
                      <a:off x="0" y="0"/>
                      <a:ext cx="5471795" cy="11334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2E3CF53" w14:textId="72E78264" w:rsidR="008D400E" w:rsidRPr="005446FE" w:rsidRDefault="008D400E" w:rsidP="008D400E">
      <w:pPr>
        <w:autoSpaceDE w:val="0"/>
        <w:autoSpaceDN w:val="0"/>
        <w:adjustRightInd w:val="0"/>
        <w:spacing w:line="360" w:lineRule="auto"/>
        <w:ind w:right="57"/>
        <w:jc w:val="center"/>
        <w:textAlignment w:val="center"/>
        <w:rPr>
          <w:rFonts w:ascii="Times New Roman" w:hAnsi="Times New Roman" w:cs="Times New Roman"/>
          <w:i/>
          <w:iCs/>
          <w:color w:val="000000"/>
          <w:sz w:val="18"/>
          <w:szCs w:val="18"/>
          <w:lang w:val="es-ES"/>
        </w:rPr>
      </w:pPr>
      <w:r w:rsidRPr="005446FE">
        <w:rPr>
          <w:rFonts w:ascii="Times New Roman" w:hAnsi="Times New Roman" w:cs="Times New Roman"/>
          <w:i/>
          <w:iCs/>
          <w:color w:val="000000"/>
          <w:sz w:val="18"/>
          <w:szCs w:val="18"/>
          <w:lang w:val="es-ES"/>
        </w:rPr>
        <w:t xml:space="preserve">Imagen 8. </w:t>
      </w:r>
      <w:r w:rsidR="005446FE">
        <w:rPr>
          <w:rFonts w:ascii="Times New Roman" w:hAnsi="Times New Roman" w:cs="Times New Roman"/>
          <w:i/>
          <w:iCs/>
          <w:color w:val="000000"/>
          <w:sz w:val="18"/>
          <w:szCs w:val="18"/>
          <w:lang w:val="es-ES"/>
        </w:rPr>
        <w:t xml:space="preserve">Proyectos </w:t>
      </w:r>
      <w:proofErr w:type="spellStart"/>
      <w:r w:rsidR="005446FE">
        <w:rPr>
          <w:rFonts w:ascii="Times New Roman" w:hAnsi="Times New Roman" w:cs="Times New Roman"/>
          <w:i/>
          <w:iCs/>
          <w:color w:val="000000"/>
          <w:sz w:val="18"/>
          <w:szCs w:val="18"/>
          <w:lang w:val="es-ES"/>
        </w:rPr>
        <w:t>co</w:t>
      </w:r>
      <w:proofErr w:type="spellEnd"/>
      <w:r w:rsidR="005446FE">
        <w:rPr>
          <w:rFonts w:ascii="Times New Roman" w:hAnsi="Times New Roman" w:cs="Times New Roman"/>
          <w:i/>
          <w:iCs/>
          <w:color w:val="000000"/>
          <w:sz w:val="18"/>
          <w:szCs w:val="18"/>
          <w:lang w:val="es-ES"/>
        </w:rPr>
        <w:t xml:space="preserve">-diseñados. </w:t>
      </w:r>
      <w:r w:rsidR="005446FE">
        <w:rPr>
          <w:rFonts w:ascii="Times New Roman" w:hAnsi="Times New Roman" w:cs="Times New Roman"/>
          <w:bCs/>
          <w:i/>
          <w:iCs/>
          <w:color w:val="000000"/>
          <w:sz w:val="18"/>
          <w:szCs w:val="18"/>
          <w:lang w:val="es-ES"/>
        </w:rPr>
        <w:t xml:space="preserve">De izquierda a derecha: centro </w:t>
      </w:r>
      <w:r w:rsidR="005446FE">
        <w:rPr>
          <w:rFonts w:ascii="Times New Roman" w:hAnsi="Times New Roman" w:cs="Times New Roman"/>
          <w:i/>
          <w:iCs/>
          <w:color w:val="000000"/>
          <w:sz w:val="18"/>
          <w:szCs w:val="18"/>
          <w:lang w:val="es-ES"/>
        </w:rPr>
        <w:t>comunitario y proyectos de vivienda</w:t>
      </w:r>
      <w:r w:rsidRPr="005446FE">
        <w:rPr>
          <w:rFonts w:ascii="Times New Roman" w:hAnsi="Times New Roman" w:cs="Times New Roman"/>
          <w:bCs/>
          <w:i/>
          <w:iCs/>
          <w:color w:val="000000"/>
          <w:sz w:val="18"/>
          <w:szCs w:val="18"/>
          <w:lang w:val="es-ES"/>
        </w:rPr>
        <w:t>. Fuente: autores</w:t>
      </w:r>
    </w:p>
    <w:p w14:paraId="434B82C0" w14:textId="77777777" w:rsidR="008D400E" w:rsidRDefault="008D400E" w:rsidP="00F734E8">
      <w:pPr>
        <w:spacing w:line="360" w:lineRule="auto"/>
        <w:jc w:val="both"/>
        <w:rPr>
          <w:rFonts w:ascii="Times New Roman" w:hAnsi="Times New Roman" w:cs="Times New Roman"/>
          <w:bCs/>
          <w:lang w:val="es-ES"/>
        </w:rPr>
      </w:pPr>
    </w:p>
    <w:p w14:paraId="36D26134" w14:textId="77777777" w:rsidR="00F734E8" w:rsidRPr="00F734E8" w:rsidRDefault="00F734E8" w:rsidP="000A2C8A">
      <w:pPr>
        <w:spacing w:line="360" w:lineRule="auto"/>
        <w:rPr>
          <w:rFonts w:ascii="Times New Roman" w:hAnsi="Times New Roman" w:cs="Times New Roman"/>
          <w:bCs/>
          <w:lang w:val="es-ES"/>
        </w:rPr>
      </w:pPr>
    </w:p>
    <w:p w14:paraId="35452D08" w14:textId="77777777" w:rsidR="00F973C1" w:rsidRDefault="0058771C" w:rsidP="0058771C">
      <w:pPr>
        <w:spacing w:line="360" w:lineRule="auto"/>
        <w:rPr>
          <w:rFonts w:ascii="Times New Roman" w:hAnsi="Times New Roman" w:cs="Times New Roman"/>
          <w:b/>
        </w:rPr>
      </w:pPr>
      <w:r>
        <w:rPr>
          <w:rFonts w:ascii="Times New Roman" w:hAnsi="Times New Roman" w:cs="Times New Roman"/>
          <w:b/>
        </w:rPr>
        <w:t>Conclusiones</w:t>
      </w:r>
      <w:r w:rsidRPr="0058771C">
        <w:rPr>
          <w:rFonts w:ascii="Times New Roman" w:hAnsi="Times New Roman" w:cs="Times New Roman"/>
          <w:b/>
        </w:rPr>
        <w:t>.</w:t>
      </w:r>
      <w:r>
        <w:rPr>
          <w:rFonts w:ascii="Times New Roman" w:hAnsi="Times New Roman" w:cs="Times New Roman"/>
          <w:b/>
        </w:rPr>
        <w:t xml:space="preserve"> </w:t>
      </w:r>
    </w:p>
    <w:p w14:paraId="395434A3" w14:textId="5FA31862" w:rsidR="0080504A" w:rsidRDefault="00DD4C9B" w:rsidP="0080504A">
      <w:pPr>
        <w:spacing w:line="360" w:lineRule="auto"/>
        <w:jc w:val="both"/>
        <w:rPr>
          <w:rFonts w:ascii="Times New Roman" w:hAnsi="Times New Roman" w:cs="Times New Roman"/>
          <w:bCs/>
          <w:lang w:val="es-ES"/>
        </w:rPr>
      </w:pPr>
      <w:r>
        <w:rPr>
          <w:rFonts w:ascii="Times New Roman" w:hAnsi="Times New Roman" w:cs="Times New Roman"/>
          <w:bCs/>
        </w:rPr>
        <w:t>E</w:t>
      </w:r>
      <w:r>
        <w:rPr>
          <w:rFonts w:ascii="Times New Roman" w:hAnsi="Times New Roman" w:cs="Times New Roman"/>
          <w:bCs/>
          <w:lang w:val="es-ES"/>
        </w:rPr>
        <w:t>l</w:t>
      </w:r>
      <w:r w:rsidRPr="0080504A">
        <w:rPr>
          <w:rFonts w:ascii="Times New Roman" w:hAnsi="Times New Roman" w:cs="Times New Roman"/>
          <w:bCs/>
          <w:lang w:val="es-ES"/>
        </w:rPr>
        <w:t xml:space="preserve"> diseño participativo</w:t>
      </w:r>
      <w:r>
        <w:rPr>
          <w:rFonts w:ascii="Times New Roman" w:hAnsi="Times New Roman" w:cs="Times New Roman"/>
          <w:bCs/>
          <w:lang w:val="es-ES"/>
        </w:rPr>
        <w:t xml:space="preserve"> con enfoque de género es clave en procesos de producción espacial ya que aborda directamente</w:t>
      </w:r>
      <w:r w:rsidRPr="0080504A">
        <w:rPr>
          <w:rFonts w:ascii="Times New Roman" w:hAnsi="Times New Roman" w:cs="Times New Roman"/>
          <w:bCs/>
          <w:lang w:val="es-ES"/>
        </w:rPr>
        <w:t xml:space="preserve"> los</w:t>
      </w:r>
      <w:r>
        <w:rPr>
          <w:rFonts w:ascii="Times New Roman" w:hAnsi="Times New Roman" w:cs="Times New Roman"/>
          <w:bCs/>
          <w:lang w:val="es-ES"/>
        </w:rPr>
        <w:t xml:space="preserve"> </w:t>
      </w:r>
      <w:r w:rsidRPr="0080504A">
        <w:rPr>
          <w:rFonts w:ascii="Times New Roman" w:hAnsi="Times New Roman" w:cs="Times New Roman"/>
          <w:bCs/>
          <w:lang w:val="es-ES"/>
        </w:rPr>
        <w:t>roles y limitaciones estructurales de la</w:t>
      </w:r>
      <w:r>
        <w:rPr>
          <w:rFonts w:ascii="Times New Roman" w:hAnsi="Times New Roman" w:cs="Times New Roman"/>
          <w:bCs/>
          <w:lang w:val="es-ES"/>
        </w:rPr>
        <w:t>s</w:t>
      </w:r>
      <w:r w:rsidRPr="0080504A">
        <w:rPr>
          <w:rFonts w:ascii="Times New Roman" w:hAnsi="Times New Roman" w:cs="Times New Roman"/>
          <w:bCs/>
          <w:lang w:val="es-ES"/>
        </w:rPr>
        <w:t xml:space="preserve"> mujer</w:t>
      </w:r>
      <w:r>
        <w:rPr>
          <w:rFonts w:ascii="Times New Roman" w:hAnsi="Times New Roman" w:cs="Times New Roman"/>
          <w:bCs/>
          <w:lang w:val="es-ES"/>
        </w:rPr>
        <w:t>es</w:t>
      </w:r>
      <w:r w:rsidRPr="0080504A">
        <w:rPr>
          <w:rFonts w:ascii="Times New Roman" w:hAnsi="Times New Roman" w:cs="Times New Roman"/>
          <w:bCs/>
          <w:lang w:val="es-ES"/>
        </w:rPr>
        <w:t xml:space="preserve">, como el acceso a la educación y la exclusión </w:t>
      </w:r>
      <w:r>
        <w:rPr>
          <w:rFonts w:ascii="Times New Roman" w:hAnsi="Times New Roman" w:cs="Times New Roman"/>
          <w:bCs/>
          <w:lang w:val="es-ES"/>
        </w:rPr>
        <w:t>de procesos de</w:t>
      </w:r>
      <w:r w:rsidRPr="0080504A">
        <w:rPr>
          <w:rFonts w:ascii="Times New Roman" w:hAnsi="Times New Roman" w:cs="Times New Roman"/>
          <w:bCs/>
          <w:lang w:val="es-ES"/>
        </w:rPr>
        <w:t xml:space="preserve"> toma de decisiones.</w:t>
      </w:r>
      <w:r>
        <w:rPr>
          <w:rFonts w:ascii="Times New Roman" w:hAnsi="Times New Roman" w:cs="Times New Roman"/>
          <w:bCs/>
          <w:lang w:val="es-ES"/>
        </w:rPr>
        <w:t xml:space="preserve"> </w:t>
      </w:r>
      <w:r w:rsidR="0080504A" w:rsidRPr="0080504A">
        <w:rPr>
          <w:rFonts w:ascii="Times New Roman" w:hAnsi="Times New Roman" w:cs="Times New Roman"/>
          <w:bCs/>
          <w:lang w:val="es-ES"/>
        </w:rPr>
        <w:t>El trabajo presentado en este documento m</w:t>
      </w:r>
      <w:r w:rsidR="004306A2">
        <w:rPr>
          <w:rFonts w:ascii="Times New Roman" w:hAnsi="Times New Roman" w:cs="Times New Roman"/>
          <w:bCs/>
          <w:lang w:val="es-ES"/>
        </w:rPr>
        <w:t>uestra</w:t>
      </w:r>
      <w:r w:rsidR="0080504A" w:rsidRPr="0080504A">
        <w:rPr>
          <w:rFonts w:ascii="Times New Roman" w:hAnsi="Times New Roman" w:cs="Times New Roman"/>
          <w:bCs/>
          <w:lang w:val="es-ES"/>
        </w:rPr>
        <w:t xml:space="preserve"> cómo las mujeres</w:t>
      </w:r>
      <w:r w:rsidR="000D30AD">
        <w:rPr>
          <w:rFonts w:ascii="Times New Roman" w:hAnsi="Times New Roman" w:cs="Times New Roman"/>
          <w:bCs/>
          <w:lang w:val="es-ES"/>
        </w:rPr>
        <w:t xml:space="preserve"> de</w:t>
      </w:r>
      <w:r w:rsidR="0080504A" w:rsidRPr="0080504A">
        <w:rPr>
          <w:rFonts w:ascii="Times New Roman" w:hAnsi="Times New Roman" w:cs="Times New Roman"/>
          <w:bCs/>
          <w:lang w:val="es-ES"/>
        </w:rPr>
        <w:t xml:space="preserve"> LG3 </w:t>
      </w:r>
      <w:r w:rsidR="00847105">
        <w:rPr>
          <w:rFonts w:ascii="Times New Roman" w:hAnsi="Times New Roman" w:cs="Times New Roman"/>
          <w:bCs/>
          <w:lang w:val="es-ES"/>
        </w:rPr>
        <w:t>juegan</w:t>
      </w:r>
      <w:r w:rsidR="000D30AD">
        <w:rPr>
          <w:rFonts w:ascii="Times New Roman" w:hAnsi="Times New Roman" w:cs="Times New Roman"/>
          <w:bCs/>
          <w:lang w:val="es-ES"/>
        </w:rPr>
        <w:t xml:space="preserve"> </w:t>
      </w:r>
      <w:r w:rsidR="0080504A" w:rsidRPr="0080504A">
        <w:rPr>
          <w:rFonts w:ascii="Times New Roman" w:hAnsi="Times New Roman" w:cs="Times New Roman"/>
          <w:bCs/>
          <w:lang w:val="es-ES"/>
        </w:rPr>
        <w:t xml:space="preserve">múltiples roles </w:t>
      </w:r>
      <w:r w:rsidR="00847105">
        <w:rPr>
          <w:rFonts w:ascii="Times New Roman" w:hAnsi="Times New Roman" w:cs="Times New Roman"/>
          <w:bCs/>
          <w:lang w:val="es-ES"/>
        </w:rPr>
        <w:t xml:space="preserve">tanto en el ámbito doméstico como en el económico y el organizacional </w:t>
      </w:r>
      <w:r w:rsidR="0080504A" w:rsidRPr="0080504A">
        <w:rPr>
          <w:rFonts w:ascii="Times New Roman" w:hAnsi="Times New Roman" w:cs="Times New Roman"/>
          <w:bCs/>
          <w:lang w:val="es-ES"/>
        </w:rPr>
        <w:t xml:space="preserve">que implican </w:t>
      </w:r>
      <w:r w:rsidR="00847105">
        <w:rPr>
          <w:rFonts w:ascii="Times New Roman" w:hAnsi="Times New Roman" w:cs="Times New Roman"/>
          <w:bCs/>
          <w:lang w:val="es-ES"/>
        </w:rPr>
        <w:t xml:space="preserve">actividades de </w:t>
      </w:r>
      <w:r w:rsidR="0080504A" w:rsidRPr="0080504A">
        <w:rPr>
          <w:rFonts w:ascii="Times New Roman" w:hAnsi="Times New Roman" w:cs="Times New Roman"/>
          <w:bCs/>
          <w:lang w:val="es-ES"/>
        </w:rPr>
        <w:t>cuida</w:t>
      </w:r>
      <w:r w:rsidR="00847105">
        <w:rPr>
          <w:rFonts w:ascii="Times New Roman" w:hAnsi="Times New Roman" w:cs="Times New Roman"/>
          <w:bCs/>
          <w:lang w:val="es-ES"/>
        </w:rPr>
        <w:t>do</w:t>
      </w:r>
      <w:r w:rsidR="0080504A" w:rsidRPr="0080504A">
        <w:rPr>
          <w:rFonts w:ascii="Times New Roman" w:hAnsi="Times New Roman" w:cs="Times New Roman"/>
          <w:bCs/>
          <w:lang w:val="es-ES"/>
        </w:rPr>
        <w:t>,</w:t>
      </w:r>
      <w:r w:rsidR="00847105">
        <w:rPr>
          <w:rFonts w:ascii="Times New Roman" w:hAnsi="Times New Roman" w:cs="Times New Roman"/>
          <w:bCs/>
          <w:lang w:val="es-ES"/>
        </w:rPr>
        <w:t xml:space="preserve"> de producción y de lucha por un mejor entorno para sus familias</w:t>
      </w:r>
      <w:r w:rsidR="0080504A" w:rsidRPr="0080504A">
        <w:rPr>
          <w:rFonts w:ascii="Times New Roman" w:hAnsi="Times New Roman" w:cs="Times New Roman"/>
          <w:bCs/>
          <w:lang w:val="es-ES"/>
        </w:rPr>
        <w:t>.</w:t>
      </w:r>
    </w:p>
    <w:p w14:paraId="0BE199D3" w14:textId="77777777" w:rsidR="0080504A" w:rsidRPr="0080504A" w:rsidRDefault="0080504A" w:rsidP="0080504A">
      <w:pPr>
        <w:spacing w:line="360" w:lineRule="auto"/>
        <w:jc w:val="both"/>
        <w:rPr>
          <w:rFonts w:ascii="Times New Roman" w:hAnsi="Times New Roman" w:cs="Times New Roman"/>
          <w:bCs/>
          <w:lang w:val="es-ES"/>
        </w:rPr>
      </w:pPr>
    </w:p>
    <w:p w14:paraId="1A070081" w14:textId="1A898469" w:rsidR="00847105" w:rsidRDefault="0080504A" w:rsidP="0080504A">
      <w:pPr>
        <w:spacing w:line="360" w:lineRule="auto"/>
        <w:jc w:val="both"/>
        <w:rPr>
          <w:rFonts w:ascii="Times New Roman" w:hAnsi="Times New Roman" w:cs="Times New Roman"/>
          <w:bCs/>
          <w:lang w:val="es-ES"/>
        </w:rPr>
      </w:pPr>
      <w:r w:rsidRPr="0080504A">
        <w:rPr>
          <w:rFonts w:ascii="Times New Roman" w:hAnsi="Times New Roman" w:cs="Times New Roman"/>
          <w:bCs/>
          <w:lang w:val="es-ES"/>
        </w:rPr>
        <w:t>El proceso de diseño participativo permitió al equipo de investigación integrar de manera no subversiva a las mujeres en los procesos de toma de decisiones que anteriormente estaban en manos de los jueces comunitarios</w:t>
      </w:r>
      <w:r w:rsidR="00F973C1">
        <w:rPr>
          <w:rFonts w:ascii="Times New Roman" w:hAnsi="Times New Roman" w:cs="Times New Roman"/>
          <w:bCs/>
          <w:lang w:val="es-ES"/>
        </w:rPr>
        <w:t xml:space="preserve"> (3 hombres y 1 mujer)</w:t>
      </w:r>
      <w:r w:rsidRPr="0080504A">
        <w:rPr>
          <w:rFonts w:ascii="Times New Roman" w:hAnsi="Times New Roman" w:cs="Times New Roman"/>
          <w:bCs/>
          <w:lang w:val="es-ES"/>
        </w:rPr>
        <w:t>, incluido Don Fausto</w:t>
      </w:r>
      <w:r w:rsidR="00847105">
        <w:rPr>
          <w:rFonts w:ascii="Times New Roman" w:hAnsi="Times New Roman" w:cs="Times New Roman"/>
          <w:bCs/>
          <w:lang w:val="es-ES"/>
        </w:rPr>
        <w:t>, el dueño original del terreno en donde se asienta LG3</w:t>
      </w:r>
      <w:r w:rsidRPr="0080504A">
        <w:rPr>
          <w:rFonts w:ascii="Times New Roman" w:hAnsi="Times New Roman" w:cs="Times New Roman"/>
          <w:bCs/>
          <w:lang w:val="es-ES"/>
        </w:rPr>
        <w:t xml:space="preserve">. </w:t>
      </w:r>
      <w:r w:rsidR="00DD4C9B">
        <w:rPr>
          <w:rFonts w:ascii="Times New Roman" w:hAnsi="Times New Roman" w:cs="Times New Roman"/>
          <w:bCs/>
          <w:lang w:val="es-ES"/>
        </w:rPr>
        <w:t>En los talleres</w:t>
      </w:r>
      <w:r w:rsidR="00847105">
        <w:rPr>
          <w:rFonts w:ascii="Times New Roman" w:hAnsi="Times New Roman" w:cs="Times New Roman"/>
          <w:bCs/>
          <w:lang w:val="es-ES"/>
        </w:rPr>
        <w:t xml:space="preserve"> las mujeres </w:t>
      </w:r>
      <w:r w:rsidR="00DD4C9B">
        <w:rPr>
          <w:rFonts w:ascii="Times New Roman" w:hAnsi="Times New Roman" w:cs="Times New Roman"/>
          <w:bCs/>
          <w:lang w:val="es-ES"/>
        </w:rPr>
        <w:t>externaron</w:t>
      </w:r>
      <w:r w:rsidR="00847105">
        <w:rPr>
          <w:rFonts w:ascii="Times New Roman" w:hAnsi="Times New Roman" w:cs="Times New Roman"/>
          <w:bCs/>
          <w:lang w:val="es-ES"/>
        </w:rPr>
        <w:t xml:space="preserve"> sus necesidades, estrechamente relacionadas a las de quienes ellas cuidan, </w:t>
      </w:r>
      <w:r w:rsidR="00DD4C9B">
        <w:rPr>
          <w:rFonts w:ascii="Times New Roman" w:hAnsi="Times New Roman" w:cs="Times New Roman"/>
          <w:bCs/>
          <w:lang w:val="es-ES"/>
        </w:rPr>
        <w:t>y las incluyeron en</w:t>
      </w:r>
      <w:r w:rsidR="00847105">
        <w:rPr>
          <w:rFonts w:ascii="Times New Roman" w:hAnsi="Times New Roman" w:cs="Times New Roman"/>
          <w:bCs/>
          <w:lang w:val="es-ES"/>
        </w:rPr>
        <w:t xml:space="preserve"> la agenda comunitaria y en el diseño de los espacios que viven cotidianamente.  </w:t>
      </w:r>
    </w:p>
    <w:p w14:paraId="7018238B" w14:textId="77777777" w:rsidR="00847105" w:rsidRDefault="00847105" w:rsidP="0080504A">
      <w:pPr>
        <w:spacing w:line="360" w:lineRule="auto"/>
        <w:jc w:val="both"/>
        <w:rPr>
          <w:rFonts w:ascii="Times New Roman" w:hAnsi="Times New Roman" w:cs="Times New Roman"/>
          <w:bCs/>
          <w:lang w:val="es-ES"/>
        </w:rPr>
      </w:pPr>
    </w:p>
    <w:p w14:paraId="69A0B2A4" w14:textId="6E176282" w:rsidR="00847105" w:rsidRDefault="00847105" w:rsidP="0080504A">
      <w:pPr>
        <w:spacing w:line="360" w:lineRule="auto"/>
        <w:jc w:val="both"/>
        <w:rPr>
          <w:rFonts w:ascii="Times New Roman" w:hAnsi="Times New Roman" w:cs="Times New Roman"/>
          <w:bCs/>
          <w:lang w:val="es-ES"/>
        </w:rPr>
      </w:pPr>
      <w:r>
        <w:rPr>
          <w:rFonts w:ascii="Times New Roman" w:hAnsi="Times New Roman" w:cs="Times New Roman"/>
          <w:bCs/>
          <w:lang w:val="es-ES"/>
        </w:rPr>
        <w:t>Los hallazgos indican que la experiencia de autoconstrucción de vivienda de las mujeres se relaciona a tareas de gestión estando las de construcción reservadas a los hombres. Sin embargo, su potencial puede ser capitalizado mediante el fortalecimiento de sus capacidades</w:t>
      </w:r>
      <w:r w:rsidR="00DD4C9B">
        <w:rPr>
          <w:rFonts w:ascii="Times New Roman" w:hAnsi="Times New Roman" w:cs="Times New Roman"/>
          <w:bCs/>
          <w:lang w:val="es-ES"/>
        </w:rPr>
        <w:t xml:space="preserve"> y la organización colectiva del trabajo. Esta organización puede partir de la que actualmente existe para la gestión de servicios. Al paralelo, procesos de construcción de confianza entre los miembros de la comunidad pueden reforzar el trabajo colectivo</w:t>
      </w:r>
      <w:r w:rsidR="00A17E24">
        <w:rPr>
          <w:rFonts w:ascii="Times New Roman" w:hAnsi="Times New Roman" w:cs="Times New Roman"/>
          <w:bCs/>
          <w:lang w:val="es-ES"/>
        </w:rPr>
        <w:t xml:space="preserve"> para que, una vez puesto a prueba un esquema de cooperativa para la construcción de espacios comunes, este se implemente en las viviendas. </w:t>
      </w:r>
    </w:p>
    <w:p w14:paraId="2D716C89" w14:textId="122B1847" w:rsidR="0080504A" w:rsidRDefault="0080504A" w:rsidP="0080504A">
      <w:pPr>
        <w:spacing w:line="360" w:lineRule="auto"/>
        <w:jc w:val="both"/>
        <w:rPr>
          <w:rFonts w:ascii="Times New Roman" w:hAnsi="Times New Roman" w:cs="Times New Roman"/>
          <w:bCs/>
          <w:lang w:val="es-ES"/>
        </w:rPr>
      </w:pPr>
    </w:p>
    <w:p w14:paraId="05CCFCBF" w14:textId="0BED305F" w:rsidR="0058771C" w:rsidRDefault="00A17E24" w:rsidP="0080504A">
      <w:pPr>
        <w:spacing w:line="360" w:lineRule="auto"/>
        <w:jc w:val="both"/>
        <w:rPr>
          <w:rFonts w:ascii="Times New Roman" w:hAnsi="Times New Roman" w:cs="Times New Roman"/>
          <w:bCs/>
          <w:lang w:val="es-ES"/>
        </w:rPr>
      </w:pPr>
      <w:r>
        <w:rPr>
          <w:rFonts w:ascii="Times New Roman" w:hAnsi="Times New Roman" w:cs="Times New Roman"/>
          <w:bCs/>
          <w:lang w:val="es-ES"/>
        </w:rPr>
        <w:t xml:space="preserve">En este sentido, las etapas futuras de esta investigación-acción </w:t>
      </w:r>
      <w:r w:rsidR="0080504A" w:rsidRPr="0080504A">
        <w:rPr>
          <w:rFonts w:ascii="Times New Roman" w:hAnsi="Times New Roman" w:cs="Times New Roman"/>
          <w:bCs/>
          <w:lang w:val="es-ES"/>
        </w:rPr>
        <w:t>incluyen</w:t>
      </w:r>
      <w:r>
        <w:rPr>
          <w:rFonts w:ascii="Times New Roman" w:hAnsi="Times New Roman" w:cs="Times New Roman"/>
          <w:bCs/>
          <w:lang w:val="es-ES"/>
        </w:rPr>
        <w:t xml:space="preserve"> el desarrollo de herramientas adicionales de diseño participativo con enfoque de género aplicables en LG3, el diseño de un manual de autoconstrucción para mujeres y </w:t>
      </w:r>
      <w:r w:rsidR="0080504A" w:rsidRPr="0080504A">
        <w:rPr>
          <w:rFonts w:ascii="Times New Roman" w:hAnsi="Times New Roman" w:cs="Times New Roman"/>
          <w:bCs/>
          <w:lang w:val="es-ES"/>
        </w:rPr>
        <w:t xml:space="preserve">un curso de capacitación, el apoyo en la </w:t>
      </w:r>
      <w:r w:rsidR="004306A2">
        <w:rPr>
          <w:rFonts w:ascii="Times New Roman" w:hAnsi="Times New Roman" w:cs="Times New Roman"/>
          <w:bCs/>
          <w:lang w:val="es-ES"/>
        </w:rPr>
        <w:t>edifica</w:t>
      </w:r>
      <w:r w:rsidR="0080504A" w:rsidRPr="0080504A">
        <w:rPr>
          <w:rFonts w:ascii="Times New Roman" w:hAnsi="Times New Roman" w:cs="Times New Roman"/>
          <w:bCs/>
          <w:lang w:val="es-ES"/>
        </w:rPr>
        <w:t>ción de</w:t>
      </w:r>
      <w:r w:rsidR="00BB7689">
        <w:rPr>
          <w:rFonts w:ascii="Times New Roman" w:hAnsi="Times New Roman" w:cs="Times New Roman"/>
          <w:bCs/>
          <w:lang w:val="es-ES"/>
        </w:rPr>
        <w:t>l</w:t>
      </w:r>
      <w:r w:rsidR="0080504A" w:rsidRPr="0080504A">
        <w:rPr>
          <w:rFonts w:ascii="Times New Roman" w:hAnsi="Times New Roman" w:cs="Times New Roman"/>
          <w:bCs/>
          <w:lang w:val="es-ES"/>
        </w:rPr>
        <w:t xml:space="preserve"> </w:t>
      </w:r>
      <w:r w:rsidR="00BB7689">
        <w:rPr>
          <w:rFonts w:ascii="Times New Roman" w:hAnsi="Times New Roman" w:cs="Times New Roman"/>
          <w:bCs/>
          <w:lang w:val="es-ES"/>
        </w:rPr>
        <w:t>equipamiento</w:t>
      </w:r>
      <w:r w:rsidR="0080504A" w:rsidRPr="0080504A">
        <w:rPr>
          <w:rFonts w:ascii="Times New Roman" w:hAnsi="Times New Roman" w:cs="Times New Roman"/>
          <w:bCs/>
          <w:lang w:val="es-ES"/>
        </w:rPr>
        <w:t xml:space="preserve"> </w:t>
      </w:r>
      <w:r w:rsidR="00BB7689">
        <w:rPr>
          <w:rFonts w:ascii="Times New Roman" w:hAnsi="Times New Roman" w:cs="Times New Roman"/>
          <w:bCs/>
          <w:lang w:val="es-ES"/>
        </w:rPr>
        <w:t xml:space="preserve">público como el parque y el centro comunitario </w:t>
      </w:r>
      <w:r w:rsidR="0080504A" w:rsidRPr="0080504A">
        <w:rPr>
          <w:rFonts w:ascii="Times New Roman" w:hAnsi="Times New Roman" w:cs="Times New Roman"/>
          <w:bCs/>
          <w:lang w:val="es-ES"/>
        </w:rPr>
        <w:t xml:space="preserve">y la inclusión de </w:t>
      </w:r>
      <w:r w:rsidR="004306A2">
        <w:rPr>
          <w:rFonts w:ascii="Times New Roman" w:hAnsi="Times New Roman" w:cs="Times New Roman"/>
          <w:bCs/>
          <w:lang w:val="es-ES"/>
        </w:rPr>
        <w:t>nuevos</w:t>
      </w:r>
      <w:r w:rsidR="0080504A" w:rsidRPr="0080504A">
        <w:rPr>
          <w:rFonts w:ascii="Times New Roman" w:hAnsi="Times New Roman" w:cs="Times New Roman"/>
          <w:bCs/>
          <w:lang w:val="es-ES"/>
        </w:rPr>
        <w:t xml:space="preserve"> actores </w:t>
      </w:r>
      <w:r w:rsidR="00F973C1">
        <w:rPr>
          <w:rFonts w:ascii="Times New Roman" w:hAnsi="Times New Roman" w:cs="Times New Roman"/>
          <w:bCs/>
          <w:lang w:val="es-ES"/>
        </w:rPr>
        <w:t xml:space="preserve">que contribuyan a </w:t>
      </w:r>
      <w:r w:rsidR="0080504A" w:rsidRPr="0080504A">
        <w:rPr>
          <w:rFonts w:ascii="Times New Roman" w:hAnsi="Times New Roman" w:cs="Times New Roman"/>
          <w:bCs/>
          <w:lang w:val="es-ES"/>
        </w:rPr>
        <w:t>multiplicar los recursos.</w:t>
      </w:r>
    </w:p>
    <w:p w14:paraId="4755F5F7" w14:textId="256568FB" w:rsidR="0080504A" w:rsidRDefault="0080504A" w:rsidP="0080504A">
      <w:pPr>
        <w:spacing w:line="360" w:lineRule="auto"/>
        <w:rPr>
          <w:rFonts w:ascii="Times New Roman" w:hAnsi="Times New Roman" w:cs="Times New Roman"/>
          <w:bCs/>
          <w:lang w:val="es-ES"/>
        </w:rPr>
      </w:pPr>
    </w:p>
    <w:p w14:paraId="3E792F10" w14:textId="77777777" w:rsidR="00BB7689" w:rsidRPr="0080504A" w:rsidRDefault="00BB7689" w:rsidP="0080504A">
      <w:pPr>
        <w:spacing w:line="360" w:lineRule="auto"/>
        <w:rPr>
          <w:rFonts w:ascii="Times New Roman" w:hAnsi="Times New Roman" w:cs="Times New Roman"/>
          <w:bCs/>
          <w:lang w:val="es-ES"/>
        </w:rPr>
      </w:pPr>
    </w:p>
    <w:p w14:paraId="02CCC051" w14:textId="0A84321C" w:rsidR="00A81206" w:rsidRPr="00143139" w:rsidRDefault="0058771C" w:rsidP="00143139">
      <w:pPr>
        <w:spacing w:line="360" w:lineRule="auto"/>
        <w:rPr>
          <w:rStyle w:val="Hipervnculo"/>
          <w:rFonts w:ascii="Times New Roman" w:hAnsi="Times New Roman" w:cs="Times New Roman"/>
          <w:b/>
          <w:color w:val="auto"/>
          <w:u w:val="none"/>
        </w:rPr>
      </w:pPr>
      <w:r>
        <w:rPr>
          <w:rFonts w:ascii="Times New Roman" w:hAnsi="Times New Roman" w:cs="Times New Roman"/>
          <w:b/>
        </w:rPr>
        <w:lastRenderedPageBreak/>
        <w:t>Referencias</w:t>
      </w:r>
      <w:r w:rsidRPr="0058771C">
        <w:rPr>
          <w:rFonts w:ascii="Times New Roman" w:hAnsi="Times New Roman" w:cs="Times New Roman"/>
          <w:b/>
        </w:rPr>
        <w:t>.</w:t>
      </w:r>
      <w:r>
        <w:rPr>
          <w:rFonts w:ascii="Times New Roman" w:hAnsi="Times New Roman" w:cs="Times New Roman"/>
          <w:b/>
        </w:rPr>
        <w:t xml:space="preserve"> </w:t>
      </w:r>
    </w:p>
    <w:p w14:paraId="743086F8" w14:textId="413925A9" w:rsidR="009B453E" w:rsidRDefault="00143139" w:rsidP="00143139">
      <w:pPr>
        <w:spacing w:line="360" w:lineRule="auto"/>
        <w:ind w:left="567" w:hanging="283"/>
        <w:rPr>
          <w:rFonts w:ascii="Times New Roman" w:hAnsi="Times New Roman" w:cs="Times New Roman"/>
          <w:bCs/>
          <w:sz w:val="18"/>
          <w:szCs w:val="18"/>
        </w:rPr>
      </w:pPr>
      <w:r w:rsidRPr="00763DD5">
        <w:rPr>
          <w:rFonts w:ascii="Times New Roman" w:hAnsi="Times New Roman" w:cs="Times New Roman"/>
          <w:bCs/>
          <w:sz w:val="18"/>
          <w:szCs w:val="18"/>
        </w:rPr>
        <w:t xml:space="preserve">Alberich, T., Arnanz, L., Basagoiti, M., Belmonte, R., Bru, P., &amp; Espinar, C. (2017). </w:t>
      </w:r>
      <w:r w:rsidRPr="00763DD5">
        <w:rPr>
          <w:rFonts w:ascii="Times New Roman" w:hAnsi="Times New Roman" w:cs="Times New Roman"/>
          <w:bCs/>
          <w:i/>
          <w:iCs/>
          <w:sz w:val="18"/>
          <w:szCs w:val="18"/>
        </w:rPr>
        <w:t>Metodologías participativas</w:t>
      </w:r>
      <w:r w:rsidRPr="00763DD5">
        <w:rPr>
          <w:rFonts w:ascii="Times New Roman" w:hAnsi="Times New Roman" w:cs="Times New Roman"/>
          <w:bCs/>
          <w:sz w:val="18"/>
          <w:szCs w:val="18"/>
        </w:rPr>
        <w:t>. http://beu.extension.unicen.edu.ar/xmlui/bitstream/handle/123456789/246/Metodologias%20participativas.pdf?sequence=1</w:t>
      </w:r>
    </w:p>
    <w:p w14:paraId="4FD17448" w14:textId="34E851BE" w:rsidR="009B453E" w:rsidRDefault="009B453E" w:rsidP="009B453E">
      <w:pPr>
        <w:spacing w:line="360" w:lineRule="auto"/>
        <w:ind w:left="567" w:hanging="283"/>
        <w:rPr>
          <w:rFonts w:ascii="Times New Roman" w:hAnsi="Times New Roman" w:cs="Times New Roman"/>
          <w:bCs/>
          <w:sz w:val="18"/>
          <w:szCs w:val="18"/>
        </w:rPr>
      </w:pPr>
      <w:r w:rsidRPr="00054CC9">
        <w:rPr>
          <w:rFonts w:ascii="Times New Roman" w:hAnsi="Times New Roman" w:cs="Times New Roman"/>
          <w:bCs/>
          <w:sz w:val="18"/>
          <w:szCs w:val="18"/>
        </w:rPr>
        <w:t xml:space="preserve">Arista. Gerardo J. 2010. </w:t>
      </w:r>
      <w:r w:rsidRPr="00052B0A">
        <w:rPr>
          <w:rFonts w:ascii="Times New Roman" w:hAnsi="Times New Roman" w:cs="Times New Roman"/>
          <w:bCs/>
          <w:i/>
          <w:iCs/>
          <w:sz w:val="18"/>
          <w:szCs w:val="18"/>
        </w:rPr>
        <w:t>La autoproducción participativa: Género femenino, financiamiento y tecnologías alternas</w:t>
      </w:r>
      <w:r w:rsidRPr="00054CC9">
        <w:rPr>
          <w:rFonts w:ascii="Times New Roman" w:hAnsi="Times New Roman" w:cs="Times New Roman"/>
          <w:bCs/>
          <w:sz w:val="18"/>
          <w:szCs w:val="18"/>
        </w:rPr>
        <w:t>. Doctorado en Arquitectura, Diseño y Urbanismo DADU. Facultad de Arquitectura, Cuernavaca, Mor.</w:t>
      </w:r>
    </w:p>
    <w:p w14:paraId="4F94BA9E" w14:textId="72E7660B" w:rsidR="00143139" w:rsidRPr="00CF4F18" w:rsidRDefault="00143139" w:rsidP="00143139">
      <w:pPr>
        <w:spacing w:line="360" w:lineRule="auto"/>
        <w:ind w:left="567" w:hanging="283"/>
        <w:rPr>
          <w:rFonts w:ascii="Times New Roman" w:hAnsi="Times New Roman" w:cs="Times New Roman"/>
          <w:b/>
          <w:bCs/>
          <w:sz w:val="18"/>
          <w:szCs w:val="18"/>
          <w:lang w:val="en-US"/>
        </w:rPr>
      </w:pPr>
      <w:r w:rsidRPr="00D8509A">
        <w:rPr>
          <w:rFonts w:ascii="Times New Roman" w:hAnsi="Times New Roman" w:cs="Times New Roman"/>
          <w:bCs/>
          <w:sz w:val="18"/>
          <w:szCs w:val="18"/>
          <w:lang w:val="de-DE"/>
        </w:rPr>
        <w:t xml:space="preserve">Brandt, E., Binder, T., &amp; Sanders, E. B. (2012). </w:t>
      </w:r>
      <w:r w:rsidRPr="00143139">
        <w:rPr>
          <w:rFonts w:ascii="Times New Roman" w:hAnsi="Times New Roman" w:cs="Times New Roman"/>
          <w:bCs/>
          <w:sz w:val="18"/>
          <w:szCs w:val="18"/>
          <w:lang w:val="en-US"/>
        </w:rPr>
        <w:t>Ways to engage telling, making and enacting. </w:t>
      </w:r>
      <w:proofErr w:type="spellStart"/>
      <w:r w:rsidRPr="00143139">
        <w:rPr>
          <w:rFonts w:ascii="Times New Roman" w:hAnsi="Times New Roman" w:cs="Times New Roman"/>
          <w:bCs/>
          <w:sz w:val="18"/>
          <w:szCs w:val="18"/>
          <w:lang w:val="en-US"/>
        </w:rPr>
        <w:t>en</w:t>
      </w:r>
      <w:proofErr w:type="spellEnd"/>
      <w:r w:rsidRPr="00143139">
        <w:rPr>
          <w:rFonts w:ascii="Times New Roman" w:hAnsi="Times New Roman" w:cs="Times New Roman"/>
          <w:bCs/>
          <w:sz w:val="18"/>
          <w:szCs w:val="18"/>
          <w:lang w:val="en-US"/>
        </w:rPr>
        <w:t xml:space="preserve"> Simonsen, J., &amp; Robertson, T. (Eds.). </w:t>
      </w:r>
      <w:r w:rsidRPr="00CF4F18">
        <w:rPr>
          <w:rFonts w:ascii="Times New Roman" w:hAnsi="Times New Roman" w:cs="Times New Roman"/>
          <w:bCs/>
          <w:sz w:val="18"/>
          <w:szCs w:val="18"/>
          <w:lang w:val="en-US"/>
        </w:rPr>
        <w:t>(2012). </w:t>
      </w:r>
      <w:r w:rsidRPr="00CF4F18">
        <w:rPr>
          <w:rFonts w:ascii="Times New Roman" w:hAnsi="Times New Roman" w:cs="Times New Roman"/>
          <w:bCs/>
          <w:i/>
          <w:iCs/>
          <w:sz w:val="18"/>
          <w:szCs w:val="18"/>
          <w:lang w:val="en-US"/>
        </w:rPr>
        <w:t>Routledge international handbook of participatory design</w:t>
      </w:r>
      <w:r w:rsidRPr="00CF4F18">
        <w:rPr>
          <w:rFonts w:ascii="Times New Roman" w:hAnsi="Times New Roman" w:cs="Times New Roman"/>
          <w:bCs/>
          <w:sz w:val="18"/>
          <w:szCs w:val="18"/>
          <w:lang w:val="en-US"/>
        </w:rPr>
        <w:t>. Routledge New York, 145-181.</w:t>
      </w:r>
    </w:p>
    <w:p w14:paraId="3166D748" w14:textId="77777777" w:rsidR="009B453E" w:rsidRPr="00054CC9" w:rsidRDefault="009B453E" w:rsidP="009B453E">
      <w:pPr>
        <w:spacing w:line="360" w:lineRule="auto"/>
        <w:ind w:left="567" w:hanging="283"/>
        <w:rPr>
          <w:rFonts w:ascii="Times New Roman" w:hAnsi="Times New Roman" w:cs="Times New Roman"/>
          <w:bCs/>
          <w:sz w:val="18"/>
          <w:szCs w:val="18"/>
        </w:rPr>
      </w:pPr>
      <w:proofErr w:type="spellStart"/>
      <w:r w:rsidRPr="00CF4F18">
        <w:rPr>
          <w:rFonts w:ascii="Times New Roman" w:hAnsi="Times New Roman" w:cs="Times New Roman"/>
          <w:bCs/>
          <w:sz w:val="18"/>
          <w:szCs w:val="18"/>
          <w:lang w:val="en-US"/>
        </w:rPr>
        <w:t>Geifus</w:t>
      </w:r>
      <w:proofErr w:type="spellEnd"/>
      <w:r w:rsidRPr="00CF4F18">
        <w:rPr>
          <w:rFonts w:ascii="Times New Roman" w:hAnsi="Times New Roman" w:cs="Times New Roman"/>
          <w:bCs/>
          <w:sz w:val="18"/>
          <w:szCs w:val="18"/>
          <w:lang w:val="en-US"/>
        </w:rPr>
        <w:t xml:space="preserve">, F.1998. </w:t>
      </w:r>
      <w:r w:rsidRPr="00052B0A">
        <w:rPr>
          <w:rFonts w:ascii="Times New Roman" w:hAnsi="Times New Roman" w:cs="Times New Roman"/>
          <w:bCs/>
          <w:i/>
          <w:iCs/>
          <w:sz w:val="18"/>
          <w:szCs w:val="18"/>
        </w:rPr>
        <w:t>80 Herramientas para el desarrollo participativo</w:t>
      </w:r>
      <w:r w:rsidRPr="00054CC9">
        <w:rPr>
          <w:rFonts w:ascii="Times New Roman" w:hAnsi="Times New Roman" w:cs="Times New Roman"/>
          <w:bCs/>
          <w:sz w:val="18"/>
          <w:szCs w:val="18"/>
        </w:rPr>
        <w:t>. EDICPSA; San Salvador, El Salvador.</w:t>
      </w:r>
    </w:p>
    <w:p w14:paraId="764E54F9" w14:textId="0851D053" w:rsidR="00143139" w:rsidRPr="00143139" w:rsidRDefault="00143139" w:rsidP="00143139">
      <w:pPr>
        <w:spacing w:line="360" w:lineRule="auto"/>
        <w:ind w:left="567" w:hanging="283"/>
        <w:rPr>
          <w:rFonts w:ascii="Times New Roman" w:hAnsi="Times New Roman" w:cs="Times New Roman"/>
          <w:bCs/>
          <w:sz w:val="18"/>
          <w:szCs w:val="18"/>
        </w:rPr>
      </w:pPr>
      <w:r w:rsidRPr="00A81206">
        <w:rPr>
          <w:rStyle w:val="Hipervnculo"/>
          <w:rFonts w:ascii="Times New Roman" w:hAnsi="Times New Roman" w:cs="Times New Roman"/>
          <w:bCs/>
          <w:color w:val="auto"/>
          <w:sz w:val="18"/>
          <w:szCs w:val="18"/>
          <w:u w:val="none"/>
        </w:rPr>
        <w:t xml:space="preserve">INEGI. (6 de marzo del 2018). </w:t>
      </w:r>
      <w:r w:rsidRPr="00052B0A">
        <w:rPr>
          <w:rStyle w:val="Hipervnculo"/>
          <w:rFonts w:ascii="Times New Roman" w:hAnsi="Times New Roman" w:cs="Times New Roman"/>
          <w:bCs/>
          <w:i/>
          <w:iCs/>
          <w:color w:val="auto"/>
          <w:sz w:val="18"/>
          <w:szCs w:val="18"/>
          <w:u w:val="none"/>
        </w:rPr>
        <w:t>Estadísticas a propósito del día Internacional de la Mujer</w:t>
      </w:r>
      <w:r w:rsidRPr="00A81206">
        <w:rPr>
          <w:rStyle w:val="Hipervnculo"/>
          <w:rFonts w:ascii="Times New Roman" w:hAnsi="Times New Roman" w:cs="Times New Roman"/>
          <w:bCs/>
          <w:color w:val="auto"/>
          <w:sz w:val="18"/>
          <w:szCs w:val="18"/>
          <w:u w:val="none"/>
        </w:rPr>
        <w:t xml:space="preserve"> (8 de Marzo). Comunicado de prensa 124/18. </w:t>
      </w:r>
      <w:r w:rsidRPr="00143139">
        <w:rPr>
          <w:rStyle w:val="Hipervnculo"/>
          <w:rFonts w:ascii="Times New Roman" w:hAnsi="Times New Roman" w:cs="Times New Roman"/>
          <w:bCs/>
          <w:color w:val="auto"/>
          <w:sz w:val="18"/>
          <w:szCs w:val="18"/>
          <w:u w:val="none"/>
        </w:rPr>
        <w:t>https://www.inegi.org.mx/contenidos/saladeprensa/aproposito/2018/mujer2018_Nal.pdf?platform=h</w:t>
      </w:r>
    </w:p>
    <w:p w14:paraId="4BEE9DCC" w14:textId="77777777" w:rsidR="00143139" w:rsidRPr="00054CC9" w:rsidRDefault="00143139" w:rsidP="00143139">
      <w:pPr>
        <w:spacing w:line="360" w:lineRule="auto"/>
        <w:ind w:left="567" w:hanging="283"/>
        <w:rPr>
          <w:rFonts w:ascii="Times New Roman" w:hAnsi="Times New Roman" w:cs="Times New Roman"/>
          <w:bCs/>
          <w:sz w:val="18"/>
          <w:szCs w:val="18"/>
        </w:rPr>
      </w:pPr>
      <w:r w:rsidRPr="00054CC9">
        <w:rPr>
          <w:rFonts w:ascii="Times New Roman" w:hAnsi="Times New Roman" w:cs="Times New Roman"/>
          <w:bCs/>
          <w:sz w:val="18"/>
          <w:szCs w:val="18"/>
        </w:rPr>
        <w:t xml:space="preserve">Lagarde, M. 1996. </w:t>
      </w:r>
      <w:r w:rsidRPr="00052B0A">
        <w:rPr>
          <w:rFonts w:ascii="Times New Roman" w:hAnsi="Times New Roman" w:cs="Times New Roman"/>
          <w:bCs/>
          <w:i/>
          <w:iCs/>
          <w:sz w:val="18"/>
          <w:szCs w:val="18"/>
        </w:rPr>
        <w:t>Género y feminismo. Desarrollo humano y democracia</w:t>
      </w:r>
      <w:r w:rsidRPr="00054CC9">
        <w:rPr>
          <w:rFonts w:ascii="Times New Roman" w:hAnsi="Times New Roman" w:cs="Times New Roman"/>
          <w:bCs/>
          <w:sz w:val="18"/>
          <w:szCs w:val="18"/>
        </w:rPr>
        <w:t>. Horas y HORAS, España.</w:t>
      </w:r>
    </w:p>
    <w:p w14:paraId="1C287554" w14:textId="77777777" w:rsidR="00143139" w:rsidRPr="00CF4F18" w:rsidRDefault="00143139" w:rsidP="00143139">
      <w:pPr>
        <w:spacing w:line="360" w:lineRule="auto"/>
        <w:ind w:left="567" w:hanging="283"/>
        <w:rPr>
          <w:rFonts w:ascii="Times New Roman" w:hAnsi="Times New Roman" w:cs="Times New Roman"/>
          <w:bCs/>
          <w:sz w:val="18"/>
          <w:szCs w:val="18"/>
        </w:rPr>
      </w:pPr>
      <w:r w:rsidRPr="00054CC9">
        <w:rPr>
          <w:rFonts w:ascii="Times New Roman" w:hAnsi="Times New Roman" w:cs="Times New Roman"/>
          <w:bCs/>
          <w:sz w:val="18"/>
          <w:szCs w:val="18"/>
        </w:rPr>
        <w:t xml:space="preserve">López &amp; Salles. 2004. </w:t>
      </w:r>
      <w:r w:rsidRPr="00052B0A">
        <w:rPr>
          <w:rFonts w:ascii="Times New Roman" w:hAnsi="Times New Roman" w:cs="Times New Roman"/>
          <w:bCs/>
          <w:i/>
          <w:iCs/>
          <w:sz w:val="18"/>
          <w:szCs w:val="18"/>
        </w:rPr>
        <w:t>Viviendas pobres en México: un estudio desde la óptica de género</w:t>
      </w:r>
      <w:r w:rsidRPr="00054CC9">
        <w:rPr>
          <w:rFonts w:ascii="Times New Roman" w:hAnsi="Times New Roman" w:cs="Times New Roman"/>
          <w:bCs/>
          <w:sz w:val="18"/>
          <w:szCs w:val="18"/>
        </w:rPr>
        <w:t xml:space="preserve">. El Colegio de México &amp; Escuela Iberoamericana de Gobierno y Políticas Públicas (IBERGOP), Ciudad de Mexico. </w:t>
      </w:r>
      <w:r w:rsidR="00583FD6">
        <w:fldChar w:fldCharType="begin"/>
      </w:r>
      <w:r w:rsidR="00583FD6">
        <w:instrText xml:space="preserve"> HYPERLINK "http://bibliotecavirtual.clacso.org.ar/ar/libros/grupos/barba/19salo.pdf" </w:instrText>
      </w:r>
      <w:r w:rsidR="00583FD6">
        <w:fldChar w:fldCharType="separate"/>
      </w:r>
      <w:r w:rsidRPr="00CF4F18">
        <w:rPr>
          <w:rStyle w:val="Hipervnculo"/>
          <w:rFonts w:ascii="Times New Roman" w:hAnsi="Times New Roman" w:cs="Times New Roman"/>
          <w:bCs/>
          <w:sz w:val="18"/>
          <w:szCs w:val="18"/>
        </w:rPr>
        <w:t>http://bibliotecavirtual.clacso.org.ar/ar/libros/grupos/barba/19salo.pdf</w:t>
      </w:r>
      <w:r w:rsidR="00583FD6">
        <w:rPr>
          <w:rStyle w:val="Hipervnculo"/>
          <w:rFonts w:ascii="Times New Roman" w:hAnsi="Times New Roman" w:cs="Times New Roman"/>
          <w:bCs/>
          <w:sz w:val="18"/>
          <w:szCs w:val="18"/>
        </w:rPr>
        <w:fldChar w:fldCharType="end"/>
      </w:r>
    </w:p>
    <w:p w14:paraId="78D540D3" w14:textId="58EB11DB" w:rsidR="00143139" w:rsidRDefault="009B453E" w:rsidP="00143139">
      <w:pPr>
        <w:spacing w:line="360" w:lineRule="auto"/>
        <w:ind w:left="567" w:hanging="283"/>
        <w:rPr>
          <w:rFonts w:ascii="Times New Roman" w:hAnsi="Times New Roman" w:cs="Times New Roman"/>
          <w:bCs/>
          <w:sz w:val="18"/>
          <w:szCs w:val="18"/>
        </w:rPr>
      </w:pPr>
      <w:r w:rsidRPr="00054CC9">
        <w:rPr>
          <w:rFonts w:ascii="Times New Roman" w:hAnsi="Times New Roman" w:cs="Times New Roman"/>
          <w:bCs/>
          <w:sz w:val="18"/>
          <w:szCs w:val="18"/>
        </w:rPr>
        <w:t xml:space="preserve">Massolo, A. 2004. Una mirada de género a la ciudad de México. </w:t>
      </w:r>
      <w:r w:rsidR="00052B0A">
        <w:rPr>
          <w:rFonts w:ascii="Times New Roman" w:hAnsi="Times New Roman" w:cs="Times New Roman"/>
          <w:bCs/>
          <w:sz w:val="18"/>
          <w:szCs w:val="18"/>
        </w:rPr>
        <w:t>En</w:t>
      </w:r>
      <w:r w:rsidRPr="00054CC9">
        <w:rPr>
          <w:rFonts w:ascii="Times New Roman" w:hAnsi="Times New Roman" w:cs="Times New Roman"/>
          <w:bCs/>
          <w:sz w:val="18"/>
          <w:szCs w:val="18"/>
        </w:rPr>
        <w:t xml:space="preserve"> Soto, P. (Ed.) </w:t>
      </w:r>
      <w:r w:rsidRPr="00052B0A">
        <w:rPr>
          <w:rFonts w:ascii="Times New Roman" w:hAnsi="Times New Roman" w:cs="Times New Roman"/>
          <w:bCs/>
          <w:i/>
          <w:iCs/>
          <w:sz w:val="18"/>
          <w:szCs w:val="18"/>
        </w:rPr>
        <w:t>Repensar el hábitat urbano desde una perspectiva de género. Debates, agendas y desafíos</w:t>
      </w:r>
      <w:r w:rsidRPr="00054CC9">
        <w:rPr>
          <w:rFonts w:ascii="Times New Roman" w:hAnsi="Times New Roman" w:cs="Times New Roman"/>
          <w:bCs/>
          <w:sz w:val="18"/>
          <w:szCs w:val="18"/>
        </w:rPr>
        <w:t>. México. Red Nacional de Investigación Urbana, UAM-Azcapotazalco, Ciudad de Mexico.</w:t>
      </w:r>
    </w:p>
    <w:p w14:paraId="14ADF0CB" w14:textId="317662B2" w:rsidR="00143139" w:rsidRDefault="00143139" w:rsidP="00143139">
      <w:pPr>
        <w:spacing w:line="360" w:lineRule="auto"/>
        <w:ind w:left="567" w:hanging="283"/>
        <w:rPr>
          <w:rFonts w:ascii="Times New Roman" w:hAnsi="Times New Roman" w:cs="Times New Roman"/>
          <w:bCs/>
          <w:sz w:val="18"/>
          <w:szCs w:val="18"/>
        </w:rPr>
      </w:pPr>
      <w:r w:rsidRPr="00D1632E">
        <w:rPr>
          <w:rFonts w:ascii="Times New Roman" w:hAnsi="Times New Roman" w:cs="Times New Roman"/>
          <w:bCs/>
          <w:sz w:val="18"/>
          <w:szCs w:val="18"/>
        </w:rPr>
        <w:t xml:space="preserve">Monk, J., </w:t>
      </w:r>
      <w:r w:rsidR="00D1632E" w:rsidRPr="00D1632E">
        <w:rPr>
          <w:rFonts w:ascii="Times New Roman" w:hAnsi="Times New Roman" w:cs="Times New Roman"/>
          <w:bCs/>
          <w:sz w:val="18"/>
          <w:szCs w:val="18"/>
        </w:rPr>
        <w:t>y</w:t>
      </w:r>
      <w:r w:rsidRPr="00D1632E">
        <w:rPr>
          <w:rFonts w:ascii="Times New Roman" w:hAnsi="Times New Roman" w:cs="Times New Roman"/>
          <w:bCs/>
          <w:sz w:val="18"/>
          <w:szCs w:val="18"/>
        </w:rPr>
        <w:t xml:space="preserve"> García Ramon , M. D. (1987). </w:t>
      </w:r>
      <w:r w:rsidR="00D1632E" w:rsidRPr="00CE7706">
        <w:rPr>
          <w:rFonts w:ascii="Times New Roman" w:hAnsi="Times New Roman" w:cs="Times New Roman"/>
          <w:bCs/>
          <w:sz w:val="18"/>
          <w:szCs w:val="18"/>
        </w:rPr>
        <w:t>Geografía</w:t>
      </w:r>
      <w:r w:rsidRPr="00CE7706">
        <w:rPr>
          <w:rFonts w:ascii="Times New Roman" w:hAnsi="Times New Roman" w:cs="Times New Roman"/>
          <w:bCs/>
          <w:sz w:val="18"/>
          <w:szCs w:val="18"/>
        </w:rPr>
        <w:t xml:space="preserve"> feminista: una perspectiva internacional . </w:t>
      </w:r>
      <w:r w:rsidRPr="00143139">
        <w:rPr>
          <w:rFonts w:ascii="Times New Roman" w:hAnsi="Times New Roman" w:cs="Times New Roman"/>
          <w:bCs/>
          <w:i/>
          <w:iCs/>
          <w:sz w:val="18"/>
          <w:szCs w:val="18"/>
        </w:rPr>
        <w:t>Documents d' analisis geográfica</w:t>
      </w:r>
      <w:r w:rsidRPr="00CE7706">
        <w:rPr>
          <w:rFonts w:ascii="Times New Roman" w:hAnsi="Times New Roman" w:cs="Times New Roman"/>
          <w:bCs/>
          <w:sz w:val="18"/>
          <w:szCs w:val="18"/>
        </w:rPr>
        <w:t>, 147-157.</w:t>
      </w:r>
    </w:p>
    <w:p w14:paraId="620CBD84" w14:textId="25B51FD5" w:rsidR="00143139" w:rsidRPr="00143139" w:rsidRDefault="00143139" w:rsidP="00143139">
      <w:pPr>
        <w:spacing w:line="360" w:lineRule="auto"/>
        <w:ind w:left="567" w:hanging="283"/>
        <w:rPr>
          <w:rFonts w:ascii="Times New Roman" w:hAnsi="Times New Roman" w:cs="Times New Roman"/>
          <w:b/>
          <w:bCs/>
          <w:sz w:val="18"/>
          <w:szCs w:val="18"/>
        </w:rPr>
      </w:pPr>
      <w:r w:rsidRPr="00763DD5">
        <w:rPr>
          <w:rFonts w:ascii="Times New Roman" w:hAnsi="Times New Roman" w:cs="Times New Roman"/>
          <w:bCs/>
          <w:sz w:val="18"/>
          <w:szCs w:val="18"/>
        </w:rPr>
        <w:t xml:space="preserve">Muxí Martínez, Z., Casanovas, R., Ciocoletto, A., Fonseca, M., &amp; Gutiérrez Valdivia, B. (2011). ¿Qué aporta la perspectiva de género al urbanismo?. </w:t>
      </w:r>
      <w:r w:rsidRPr="00763DD5">
        <w:rPr>
          <w:rFonts w:ascii="Times New Roman" w:hAnsi="Times New Roman" w:cs="Times New Roman"/>
          <w:bCs/>
          <w:i/>
          <w:iCs/>
          <w:sz w:val="18"/>
          <w:szCs w:val="18"/>
        </w:rPr>
        <w:t>Feminismo/s</w:t>
      </w:r>
      <w:r>
        <w:rPr>
          <w:rFonts w:ascii="Times New Roman" w:hAnsi="Times New Roman" w:cs="Times New Roman"/>
          <w:bCs/>
          <w:i/>
          <w:iCs/>
          <w:sz w:val="18"/>
          <w:szCs w:val="18"/>
        </w:rPr>
        <w:t>,</w:t>
      </w:r>
      <w:r w:rsidRPr="00763DD5">
        <w:rPr>
          <w:rFonts w:ascii="Times New Roman" w:hAnsi="Times New Roman" w:cs="Times New Roman"/>
          <w:bCs/>
          <w:i/>
          <w:iCs/>
          <w:sz w:val="18"/>
          <w:szCs w:val="18"/>
        </w:rPr>
        <w:t xml:space="preserve"> 17</w:t>
      </w:r>
      <w:r w:rsidRPr="00763DD5">
        <w:rPr>
          <w:rFonts w:ascii="Times New Roman" w:hAnsi="Times New Roman" w:cs="Times New Roman"/>
          <w:bCs/>
          <w:sz w:val="18"/>
          <w:szCs w:val="18"/>
        </w:rPr>
        <w:t xml:space="preserve"> (jun. 2011). ISSN 1696-8166, pp. 105-129</w:t>
      </w:r>
      <w:r w:rsidRPr="00143139">
        <w:rPr>
          <w:rFonts w:ascii="Times New Roman" w:hAnsi="Times New Roman" w:cs="Times New Roman"/>
          <w:bCs/>
          <w:sz w:val="18"/>
          <w:szCs w:val="18"/>
        </w:rPr>
        <w:t xml:space="preserve">. </w:t>
      </w:r>
    </w:p>
    <w:p w14:paraId="086CCC42" w14:textId="3092E7B3" w:rsidR="00143139" w:rsidRPr="00143139" w:rsidRDefault="00143139" w:rsidP="00143139">
      <w:pPr>
        <w:spacing w:line="360" w:lineRule="auto"/>
        <w:ind w:left="567" w:hanging="283"/>
        <w:rPr>
          <w:rFonts w:ascii="Times New Roman" w:hAnsi="Times New Roman" w:cs="Times New Roman"/>
          <w:bCs/>
          <w:sz w:val="18"/>
          <w:szCs w:val="18"/>
          <w:lang w:val="es-ES"/>
        </w:rPr>
      </w:pPr>
      <w:r w:rsidRPr="00143139">
        <w:rPr>
          <w:rFonts w:ascii="Times New Roman" w:hAnsi="Times New Roman" w:cs="Times New Roman"/>
          <w:bCs/>
          <w:sz w:val="18"/>
          <w:szCs w:val="18"/>
        </w:rPr>
        <w:t xml:space="preserve">OACNUDH. (2009). Preguntas frecuentes sobre los Derechos Económicos, Sociales y Culturales. </w:t>
      </w:r>
      <w:r w:rsidRPr="00143139">
        <w:rPr>
          <w:rFonts w:ascii="Times New Roman" w:hAnsi="Times New Roman" w:cs="Times New Roman"/>
          <w:bCs/>
          <w:i/>
          <w:iCs/>
          <w:sz w:val="18"/>
          <w:szCs w:val="18"/>
        </w:rPr>
        <w:t>Folleto Informativo 33</w:t>
      </w:r>
      <w:r w:rsidRPr="00143139">
        <w:rPr>
          <w:rFonts w:ascii="Times New Roman" w:hAnsi="Times New Roman" w:cs="Times New Roman"/>
          <w:bCs/>
          <w:sz w:val="18"/>
          <w:szCs w:val="18"/>
        </w:rPr>
        <w:t>. https://www.ohchr.org/Documents/Publications/FS33_sp.pdf</w:t>
      </w:r>
    </w:p>
    <w:p w14:paraId="7F40CE27" w14:textId="77777777" w:rsidR="009B453E" w:rsidRPr="00054CC9" w:rsidRDefault="009B453E" w:rsidP="009B453E">
      <w:pPr>
        <w:spacing w:line="360" w:lineRule="auto"/>
        <w:ind w:left="567" w:hanging="283"/>
        <w:rPr>
          <w:rFonts w:ascii="Times New Roman" w:hAnsi="Times New Roman" w:cs="Times New Roman"/>
          <w:bCs/>
          <w:sz w:val="18"/>
          <w:szCs w:val="18"/>
        </w:rPr>
      </w:pPr>
      <w:r w:rsidRPr="005446FE">
        <w:rPr>
          <w:rFonts w:ascii="Times New Roman" w:hAnsi="Times New Roman" w:cs="Times New Roman"/>
          <w:bCs/>
          <w:sz w:val="18"/>
          <w:szCs w:val="18"/>
        </w:rPr>
        <w:t xml:space="preserve">Ossul-Vermehren, I. 2018. </w:t>
      </w:r>
      <w:r w:rsidRPr="00054CC9">
        <w:rPr>
          <w:rFonts w:ascii="Times New Roman" w:hAnsi="Times New Roman" w:cs="Times New Roman"/>
          <w:bCs/>
          <w:sz w:val="18"/>
          <w:szCs w:val="18"/>
        </w:rPr>
        <w:t xml:space="preserve">Lo político de hacer hogar: una mirada de género a la vivienda autoconstruida. </w:t>
      </w:r>
      <w:r w:rsidRPr="00D1632E">
        <w:rPr>
          <w:rFonts w:ascii="Times New Roman" w:hAnsi="Times New Roman" w:cs="Times New Roman"/>
          <w:bCs/>
          <w:i/>
          <w:iCs/>
          <w:sz w:val="18"/>
          <w:szCs w:val="18"/>
        </w:rPr>
        <w:t>Revista INVI, 33</w:t>
      </w:r>
      <w:r w:rsidRPr="00054CC9">
        <w:rPr>
          <w:rFonts w:ascii="Times New Roman" w:hAnsi="Times New Roman" w:cs="Times New Roman"/>
          <w:bCs/>
          <w:sz w:val="18"/>
          <w:szCs w:val="18"/>
        </w:rPr>
        <w:t xml:space="preserve">(93), 9-51. </w:t>
      </w:r>
    </w:p>
    <w:p w14:paraId="315FDFCF" w14:textId="16FF6E46" w:rsidR="009B453E" w:rsidRPr="00054CC9" w:rsidRDefault="009B453E" w:rsidP="009B453E">
      <w:pPr>
        <w:spacing w:line="360" w:lineRule="auto"/>
        <w:ind w:left="567" w:hanging="283"/>
        <w:rPr>
          <w:rFonts w:ascii="Times New Roman" w:hAnsi="Times New Roman" w:cs="Times New Roman"/>
          <w:bCs/>
          <w:sz w:val="18"/>
          <w:szCs w:val="18"/>
        </w:rPr>
      </w:pPr>
      <w:r w:rsidRPr="00054CC9">
        <w:rPr>
          <w:rFonts w:ascii="Times New Roman" w:hAnsi="Times New Roman" w:cs="Times New Roman"/>
          <w:bCs/>
          <w:sz w:val="18"/>
          <w:szCs w:val="18"/>
        </w:rPr>
        <w:t xml:space="preserve">Romero, G. </w:t>
      </w:r>
      <w:r w:rsidR="00D1632E">
        <w:rPr>
          <w:rFonts w:ascii="Times New Roman" w:hAnsi="Times New Roman" w:cs="Times New Roman"/>
          <w:bCs/>
          <w:sz w:val="18"/>
          <w:szCs w:val="18"/>
        </w:rPr>
        <w:t>(</w:t>
      </w:r>
      <w:r w:rsidRPr="00054CC9">
        <w:rPr>
          <w:rFonts w:ascii="Times New Roman" w:hAnsi="Times New Roman" w:cs="Times New Roman"/>
          <w:bCs/>
          <w:sz w:val="18"/>
          <w:szCs w:val="18"/>
        </w:rPr>
        <w:t>2004</w:t>
      </w:r>
      <w:r w:rsidR="00D1632E">
        <w:rPr>
          <w:rFonts w:ascii="Times New Roman" w:hAnsi="Times New Roman" w:cs="Times New Roman"/>
          <w:bCs/>
          <w:sz w:val="18"/>
          <w:szCs w:val="18"/>
        </w:rPr>
        <w:t>)</w:t>
      </w:r>
      <w:r w:rsidRPr="00054CC9">
        <w:rPr>
          <w:rFonts w:ascii="Times New Roman" w:hAnsi="Times New Roman" w:cs="Times New Roman"/>
          <w:bCs/>
          <w:sz w:val="18"/>
          <w:szCs w:val="18"/>
        </w:rPr>
        <w:t xml:space="preserve">. </w:t>
      </w:r>
      <w:r w:rsidRPr="00D1632E">
        <w:rPr>
          <w:rFonts w:ascii="Times New Roman" w:hAnsi="Times New Roman" w:cs="Times New Roman"/>
          <w:bCs/>
          <w:i/>
          <w:iCs/>
          <w:sz w:val="18"/>
          <w:szCs w:val="18"/>
        </w:rPr>
        <w:t>La participación en el diseño urbano y arquitectónico en la producción social del hábitat</w:t>
      </w:r>
      <w:r w:rsidRPr="00054CC9">
        <w:rPr>
          <w:rFonts w:ascii="Times New Roman" w:hAnsi="Times New Roman" w:cs="Times New Roman"/>
          <w:bCs/>
          <w:sz w:val="18"/>
          <w:szCs w:val="18"/>
        </w:rPr>
        <w:t>. UNAM, Facultad de Arquitectura, Ciudad de Mexico.</w:t>
      </w:r>
    </w:p>
    <w:p w14:paraId="67AB8634" w14:textId="1CB8294B" w:rsidR="009B453E" w:rsidRPr="00054CC9" w:rsidRDefault="009B453E" w:rsidP="009B453E">
      <w:pPr>
        <w:spacing w:line="360" w:lineRule="auto"/>
        <w:ind w:left="567" w:hanging="283"/>
        <w:rPr>
          <w:rFonts w:ascii="Times New Roman" w:hAnsi="Times New Roman" w:cs="Times New Roman"/>
          <w:bCs/>
          <w:sz w:val="18"/>
          <w:szCs w:val="18"/>
          <w:lang w:val="en-US"/>
        </w:rPr>
      </w:pPr>
      <w:r w:rsidRPr="005446FE">
        <w:rPr>
          <w:rFonts w:ascii="Times New Roman" w:hAnsi="Times New Roman" w:cs="Times New Roman"/>
          <w:bCs/>
          <w:sz w:val="18"/>
          <w:szCs w:val="18"/>
        </w:rPr>
        <w:t xml:space="preserve">Sanders, E.B.N. </w:t>
      </w:r>
      <w:r w:rsidR="00D1632E" w:rsidRPr="005446FE">
        <w:rPr>
          <w:rFonts w:ascii="Times New Roman" w:hAnsi="Times New Roman" w:cs="Times New Roman"/>
          <w:bCs/>
          <w:sz w:val="18"/>
          <w:szCs w:val="18"/>
        </w:rPr>
        <w:t>(</w:t>
      </w:r>
      <w:r w:rsidRPr="005446FE">
        <w:rPr>
          <w:rFonts w:ascii="Times New Roman" w:hAnsi="Times New Roman" w:cs="Times New Roman"/>
          <w:bCs/>
          <w:sz w:val="18"/>
          <w:szCs w:val="18"/>
        </w:rPr>
        <w:t>2002</w:t>
      </w:r>
      <w:r w:rsidR="00D1632E" w:rsidRPr="005446FE">
        <w:rPr>
          <w:rFonts w:ascii="Times New Roman" w:hAnsi="Times New Roman" w:cs="Times New Roman"/>
          <w:bCs/>
          <w:sz w:val="18"/>
          <w:szCs w:val="18"/>
        </w:rPr>
        <w:t>)</w:t>
      </w:r>
      <w:r w:rsidRPr="005446FE">
        <w:rPr>
          <w:rFonts w:ascii="Times New Roman" w:hAnsi="Times New Roman" w:cs="Times New Roman"/>
          <w:bCs/>
          <w:sz w:val="18"/>
          <w:szCs w:val="18"/>
        </w:rPr>
        <w:t xml:space="preserve">. </w:t>
      </w:r>
      <w:r w:rsidRPr="00054CC9">
        <w:rPr>
          <w:rFonts w:ascii="Times New Roman" w:hAnsi="Times New Roman" w:cs="Times New Roman"/>
          <w:bCs/>
          <w:sz w:val="18"/>
          <w:szCs w:val="18"/>
          <w:lang w:val="en-US"/>
        </w:rPr>
        <w:t xml:space="preserve">From user-centered to participatory design approaches. In </w:t>
      </w:r>
      <w:proofErr w:type="spellStart"/>
      <w:r w:rsidRPr="00054CC9">
        <w:rPr>
          <w:rFonts w:ascii="Times New Roman" w:hAnsi="Times New Roman" w:cs="Times New Roman"/>
          <w:bCs/>
          <w:sz w:val="18"/>
          <w:szCs w:val="18"/>
          <w:lang w:val="en-US"/>
        </w:rPr>
        <w:t>Frascara</w:t>
      </w:r>
      <w:proofErr w:type="spellEnd"/>
      <w:r w:rsidRPr="00054CC9">
        <w:rPr>
          <w:rFonts w:ascii="Times New Roman" w:hAnsi="Times New Roman" w:cs="Times New Roman"/>
          <w:bCs/>
          <w:sz w:val="18"/>
          <w:szCs w:val="18"/>
          <w:lang w:val="en-US"/>
        </w:rPr>
        <w:t xml:space="preserve"> Jorge (Ed.). </w:t>
      </w:r>
      <w:r w:rsidRPr="00D1632E">
        <w:rPr>
          <w:rFonts w:ascii="Times New Roman" w:hAnsi="Times New Roman" w:cs="Times New Roman"/>
          <w:bCs/>
          <w:i/>
          <w:iCs/>
          <w:sz w:val="18"/>
          <w:szCs w:val="18"/>
          <w:lang w:val="en-US"/>
        </w:rPr>
        <w:t>Design and the social sciences</w:t>
      </w:r>
      <w:r w:rsidRPr="00054CC9">
        <w:rPr>
          <w:rFonts w:ascii="Times New Roman" w:hAnsi="Times New Roman" w:cs="Times New Roman"/>
          <w:bCs/>
          <w:sz w:val="18"/>
          <w:szCs w:val="18"/>
          <w:lang w:val="en-US"/>
        </w:rPr>
        <w:t xml:space="preserve"> (1st. ed.)</w:t>
      </w:r>
      <w:r w:rsidR="00D1632E">
        <w:rPr>
          <w:rFonts w:ascii="Times New Roman" w:hAnsi="Times New Roman" w:cs="Times New Roman"/>
          <w:bCs/>
          <w:sz w:val="18"/>
          <w:szCs w:val="18"/>
          <w:lang w:val="en-US"/>
        </w:rPr>
        <w:t xml:space="preserve">, </w:t>
      </w:r>
      <w:r w:rsidRPr="00054CC9">
        <w:rPr>
          <w:rFonts w:ascii="Times New Roman" w:hAnsi="Times New Roman" w:cs="Times New Roman"/>
          <w:bCs/>
          <w:sz w:val="18"/>
          <w:szCs w:val="18"/>
          <w:lang w:val="en-US"/>
        </w:rPr>
        <w:t>18-25. CRC Press, London. DOI: https://doi.org/10.1201/9780203301302</w:t>
      </w:r>
    </w:p>
    <w:p w14:paraId="3A485F78" w14:textId="62B8EB96" w:rsidR="009B453E" w:rsidRPr="00054CC9" w:rsidRDefault="009B453E" w:rsidP="009B453E">
      <w:pPr>
        <w:spacing w:line="360" w:lineRule="auto"/>
        <w:ind w:left="567" w:hanging="283"/>
        <w:rPr>
          <w:rFonts w:ascii="Times New Roman" w:hAnsi="Times New Roman" w:cs="Times New Roman"/>
          <w:bCs/>
          <w:sz w:val="18"/>
          <w:szCs w:val="18"/>
          <w:lang w:val="en-US"/>
        </w:rPr>
      </w:pPr>
      <w:proofErr w:type="spellStart"/>
      <w:r w:rsidRPr="00054CC9">
        <w:rPr>
          <w:rFonts w:ascii="Times New Roman" w:hAnsi="Times New Roman" w:cs="Times New Roman"/>
          <w:bCs/>
          <w:sz w:val="18"/>
          <w:szCs w:val="18"/>
          <w:lang w:val="en-US"/>
        </w:rPr>
        <w:t>Sanoff</w:t>
      </w:r>
      <w:proofErr w:type="spellEnd"/>
      <w:r w:rsidRPr="00054CC9">
        <w:rPr>
          <w:rFonts w:ascii="Times New Roman" w:hAnsi="Times New Roman" w:cs="Times New Roman"/>
          <w:bCs/>
          <w:sz w:val="18"/>
          <w:szCs w:val="18"/>
          <w:lang w:val="en-US"/>
        </w:rPr>
        <w:t xml:space="preserve">, H. </w:t>
      </w:r>
      <w:r w:rsidR="00D1632E">
        <w:rPr>
          <w:rFonts w:ascii="Times New Roman" w:hAnsi="Times New Roman" w:cs="Times New Roman"/>
          <w:bCs/>
          <w:sz w:val="18"/>
          <w:szCs w:val="18"/>
          <w:lang w:val="en-US"/>
        </w:rPr>
        <w:t>(</w:t>
      </w:r>
      <w:r w:rsidRPr="00054CC9">
        <w:rPr>
          <w:rFonts w:ascii="Times New Roman" w:hAnsi="Times New Roman" w:cs="Times New Roman"/>
          <w:bCs/>
          <w:sz w:val="18"/>
          <w:szCs w:val="18"/>
          <w:lang w:val="en-US"/>
        </w:rPr>
        <w:t>1979</w:t>
      </w:r>
      <w:r w:rsidR="00D1632E">
        <w:rPr>
          <w:rFonts w:ascii="Times New Roman" w:hAnsi="Times New Roman" w:cs="Times New Roman"/>
          <w:bCs/>
          <w:sz w:val="18"/>
          <w:szCs w:val="18"/>
          <w:lang w:val="en-US"/>
        </w:rPr>
        <w:t>)</w:t>
      </w:r>
      <w:r w:rsidRPr="00054CC9">
        <w:rPr>
          <w:rFonts w:ascii="Times New Roman" w:hAnsi="Times New Roman" w:cs="Times New Roman"/>
          <w:bCs/>
          <w:sz w:val="18"/>
          <w:szCs w:val="18"/>
          <w:lang w:val="en-US"/>
        </w:rPr>
        <w:t xml:space="preserve">. </w:t>
      </w:r>
      <w:r w:rsidRPr="00D1632E">
        <w:rPr>
          <w:rFonts w:ascii="Times New Roman" w:hAnsi="Times New Roman" w:cs="Times New Roman"/>
          <w:bCs/>
          <w:i/>
          <w:iCs/>
          <w:sz w:val="18"/>
          <w:szCs w:val="18"/>
          <w:lang w:val="en-US"/>
        </w:rPr>
        <w:t>Design games</w:t>
      </w:r>
      <w:r w:rsidRPr="00054CC9">
        <w:rPr>
          <w:rFonts w:ascii="Times New Roman" w:hAnsi="Times New Roman" w:cs="Times New Roman"/>
          <w:bCs/>
          <w:sz w:val="18"/>
          <w:szCs w:val="18"/>
          <w:lang w:val="en-US"/>
        </w:rPr>
        <w:t>. W. Kaufmann.</w:t>
      </w:r>
    </w:p>
    <w:p w14:paraId="76BCF790" w14:textId="165DEFCA" w:rsidR="00763DD5" w:rsidRPr="005446FE" w:rsidRDefault="009B453E" w:rsidP="00143139">
      <w:pPr>
        <w:spacing w:line="360" w:lineRule="auto"/>
        <w:ind w:left="567" w:hanging="283"/>
        <w:rPr>
          <w:rFonts w:ascii="Times New Roman" w:hAnsi="Times New Roman" w:cs="Times New Roman"/>
          <w:bCs/>
          <w:sz w:val="18"/>
          <w:szCs w:val="18"/>
          <w:lang w:val="en-US"/>
        </w:rPr>
      </w:pPr>
      <w:proofErr w:type="spellStart"/>
      <w:r w:rsidRPr="00054CC9">
        <w:rPr>
          <w:rFonts w:ascii="Times New Roman" w:hAnsi="Times New Roman" w:cs="Times New Roman"/>
          <w:bCs/>
          <w:sz w:val="18"/>
          <w:szCs w:val="18"/>
          <w:lang w:val="en-US"/>
        </w:rPr>
        <w:t>Sanoff</w:t>
      </w:r>
      <w:proofErr w:type="spellEnd"/>
      <w:r w:rsidRPr="00054CC9">
        <w:rPr>
          <w:rFonts w:ascii="Times New Roman" w:hAnsi="Times New Roman" w:cs="Times New Roman"/>
          <w:bCs/>
          <w:sz w:val="18"/>
          <w:szCs w:val="18"/>
          <w:lang w:val="en-US"/>
        </w:rPr>
        <w:t xml:space="preserve">, H. </w:t>
      </w:r>
      <w:r w:rsidR="00D1632E">
        <w:rPr>
          <w:rFonts w:ascii="Times New Roman" w:hAnsi="Times New Roman" w:cs="Times New Roman"/>
          <w:bCs/>
          <w:sz w:val="18"/>
          <w:szCs w:val="18"/>
          <w:lang w:val="en-US"/>
        </w:rPr>
        <w:t>(</w:t>
      </w:r>
      <w:r w:rsidRPr="00054CC9">
        <w:rPr>
          <w:rFonts w:ascii="Times New Roman" w:hAnsi="Times New Roman" w:cs="Times New Roman"/>
          <w:bCs/>
          <w:sz w:val="18"/>
          <w:szCs w:val="18"/>
          <w:lang w:val="en-US"/>
        </w:rPr>
        <w:t>2000</w:t>
      </w:r>
      <w:r w:rsidR="00D1632E">
        <w:rPr>
          <w:rFonts w:ascii="Times New Roman" w:hAnsi="Times New Roman" w:cs="Times New Roman"/>
          <w:bCs/>
          <w:sz w:val="18"/>
          <w:szCs w:val="18"/>
          <w:lang w:val="en-US"/>
        </w:rPr>
        <w:t>)</w:t>
      </w:r>
      <w:r w:rsidRPr="00054CC9">
        <w:rPr>
          <w:rFonts w:ascii="Times New Roman" w:hAnsi="Times New Roman" w:cs="Times New Roman"/>
          <w:bCs/>
          <w:sz w:val="18"/>
          <w:szCs w:val="18"/>
          <w:lang w:val="en-US"/>
        </w:rPr>
        <w:t xml:space="preserve">. </w:t>
      </w:r>
      <w:r w:rsidRPr="00D1632E">
        <w:rPr>
          <w:rFonts w:ascii="Times New Roman" w:hAnsi="Times New Roman" w:cs="Times New Roman"/>
          <w:bCs/>
          <w:i/>
          <w:iCs/>
          <w:sz w:val="18"/>
          <w:szCs w:val="18"/>
          <w:lang w:val="en-US"/>
        </w:rPr>
        <w:t>Community participation methods in design and planning</w:t>
      </w:r>
      <w:r w:rsidRPr="00054CC9">
        <w:rPr>
          <w:rFonts w:ascii="Times New Roman" w:hAnsi="Times New Roman" w:cs="Times New Roman"/>
          <w:bCs/>
          <w:sz w:val="18"/>
          <w:szCs w:val="18"/>
          <w:lang w:val="en-US"/>
        </w:rPr>
        <w:t xml:space="preserve">. </w:t>
      </w:r>
      <w:r w:rsidRPr="005446FE">
        <w:rPr>
          <w:rFonts w:ascii="Times New Roman" w:hAnsi="Times New Roman" w:cs="Times New Roman"/>
          <w:bCs/>
          <w:sz w:val="18"/>
          <w:szCs w:val="18"/>
          <w:lang w:val="en-US"/>
        </w:rPr>
        <w:t>John Wiley &amp; Sons, Inc., New York, NY.</w:t>
      </w:r>
    </w:p>
    <w:p w14:paraId="193DF9A9" w14:textId="23D1E7F8" w:rsidR="00763DD5" w:rsidRPr="005446FE" w:rsidRDefault="00763DD5" w:rsidP="00763DD5">
      <w:pPr>
        <w:spacing w:line="360" w:lineRule="auto"/>
        <w:ind w:left="567" w:hanging="283"/>
        <w:rPr>
          <w:rFonts w:ascii="Times New Roman" w:hAnsi="Times New Roman" w:cs="Times New Roman"/>
          <w:bCs/>
          <w:sz w:val="18"/>
          <w:szCs w:val="18"/>
        </w:rPr>
      </w:pPr>
      <w:r w:rsidRPr="00763DD5">
        <w:rPr>
          <w:rFonts w:ascii="Times New Roman" w:hAnsi="Times New Roman" w:cs="Times New Roman"/>
          <w:bCs/>
          <w:sz w:val="18"/>
          <w:szCs w:val="18"/>
          <w:lang w:val="en-US"/>
        </w:rPr>
        <w:t xml:space="preserve">Weisman L. K. (2000). Women’s environmental rights: A Manifesto. In Rendell, J., Penner, B., &amp; Borden, I. (Eds.). </w:t>
      </w:r>
      <w:r w:rsidRPr="005446FE">
        <w:rPr>
          <w:rFonts w:ascii="Times New Roman" w:hAnsi="Times New Roman" w:cs="Times New Roman"/>
          <w:bCs/>
          <w:i/>
          <w:sz w:val="18"/>
          <w:szCs w:val="18"/>
        </w:rPr>
        <w:t>Gender space architecture: an interdisciplinary introduction</w:t>
      </w:r>
      <w:r w:rsidRPr="005446FE">
        <w:rPr>
          <w:rFonts w:ascii="Times New Roman" w:hAnsi="Times New Roman" w:cs="Times New Roman"/>
          <w:bCs/>
          <w:sz w:val="18"/>
          <w:szCs w:val="18"/>
        </w:rPr>
        <w:t>. Psychology Press.</w:t>
      </w:r>
    </w:p>
    <w:p w14:paraId="2BB9593F" w14:textId="77777777" w:rsidR="00143139" w:rsidRPr="00143139" w:rsidRDefault="00143139" w:rsidP="00143139">
      <w:pPr>
        <w:spacing w:line="360" w:lineRule="auto"/>
        <w:ind w:left="567" w:hanging="283"/>
        <w:rPr>
          <w:rFonts w:ascii="Times New Roman" w:hAnsi="Times New Roman" w:cs="Times New Roman"/>
          <w:bCs/>
          <w:sz w:val="18"/>
          <w:szCs w:val="18"/>
        </w:rPr>
      </w:pPr>
    </w:p>
    <w:p w14:paraId="53DE0FB7" w14:textId="77777777" w:rsidR="00143139" w:rsidRPr="00143139" w:rsidRDefault="00143139" w:rsidP="00143139">
      <w:pPr>
        <w:spacing w:line="360" w:lineRule="auto"/>
        <w:ind w:left="567" w:hanging="283"/>
        <w:rPr>
          <w:rFonts w:ascii="Times New Roman" w:hAnsi="Times New Roman" w:cs="Times New Roman"/>
          <w:bCs/>
          <w:sz w:val="18"/>
          <w:szCs w:val="18"/>
        </w:rPr>
      </w:pPr>
    </w:p>
    <w:p w14:paraId="50D700D5" w14:textId="77777777" w:rsidR="007419A3" w:rsidRPr="007419A3" w:rsidRDefault="007419A3" w:rsidP="00304499">
      <w:pPr>
        <w:spacing w:line="360" w:lineRule="auto"/>
        <w:rPr>
          <w:rFonts w:ascii="Times New Roman" w:hAnsi="Times New Roman" w:cs="Times New Roman"/>
          <w:b/>
          <w:sz w:val="20"/>
          <w:szCs w:val="20"/>
        </w:rPr>
      </w:pPr>
    </w:p>
    <w:p w14:paraId="6AA29015" w14:textId="4D0692FA" w:rsidR="00B035BC" w:rsidRPr="00B035BC" w:rsidRDefault="00B035BC" w:rsidP="00B035BC">
      <w:pPr>
        <w:pStyle w:val="AuthorBiographyText"/>
        <w:rPr>
          <w:rStyle w:val="AuthorNameHeadingChar"/>
          <w:szCs w:val="20"/>
          <w:lang w:val="es-ES"/>
        </w:rPr>
      </w:pPr>
      <w:r w:rsidRPr="00B035BC">
        <w:rPr>
          <w:rStyle w:val="AuthorNameHeadingChar"/>
          <w:szCs w:val="20"/>
          <w:lang w:val="es-ES"/>
        </w:rPr>
        <w:t>Lourdes Marcela López Mares</w:t>
      </w:r>
      <w:r>
        <w:rPr>
          <w:rStyle w:val="AuthorNameHeadingChar"/>
          <w:szCs w:val="20"/>
          <w:lang w:val="es-ES"/>
        </w:rPr>
        <w:t>:</w:t>
      </w:r>
      <w:r w:rsidRPr="00B035BC">
        <w:rPr>
          <w:rStyle w:val="AuthorNameHeadingChar"/>
          <w:szCs w:val="20"/>
          <w:lang w:val="es-ES"/>
        </w:rPr>
        <w:t xml:space="preserve"> </w:t>
      </w:r>
      <w:r w:rsidRPr="00B035BC">
        <w:rPr>
          <w:rStyle w:val="AuthorNameHeadingChar"/>
          <w:b w:val="0"/>
          <w:bCs/>
          <w:i w:val="0"/>
          <w:iCs/>
          <w:szCs w:val="20"/>
          <w:lang w:val="es-ES"/>
        </w:rPr>
        <w:t>U</w:t>
      </w:r>
      <w:r>
        <w:rPr>
          <w:rStyle w:val="AuthorNameHeadingChar"/>
          <w:b w:val="0"/>
          <w:bCs/>
          <w:i w:val="0"/>
          <w:iCs/>
          <w:szCs w:val="20"/>
          <w:lang w:val="es-ES"/>
        </w:rPr>
        <w:t>niversidad Autónoma de San Luis Potosí</w:t>
      </w:r>
      <w:r w:rsidRPr="00B035BC">
        <w:rPr>
          <w:rStyle w:val="AuthorNameHeadingChar"/>
          <w:b w:val="0"/>
          <w:bCs/>
          <w:i w:val="0"/>
          <w:iCs/>
          <w:szCs w:val="20"/>
          <w:lang w:val="es-ES"/>
        </w:rPr>
        <w:t>,</w:t>
      </w:r>
      <w:r>
        <w:rPr>
          <w:rStyle w:val="AuthorNameHeadingChar"/>
          <w:b w:val="0"/>
          <w:bCs/>
          <w:i w:val="0"/>
          <w:iCs/>
          <w:szCs w:val="20"/>
          <w:lang w:val="es-ES"/>
        </w:rPr>
        <w:t xml:space="preserve"> Facultad del Hábitat, Cuerpo Académico Espacio Social, Medio Ambiente y Estudios Metropolitanos,</w:t>
      </w:r>
      <w:r w:rsidRPr="00B035BC">
        <w:rPr>
          <w:rStyle w:val="AuthorNameHeadingChar"/>
          <w:b w:val="0"/>
          <w:bCs/>
          <w:i w:val="0"/>
          <w:iCs/>
          <w:szCs w:val="20"/>
          <w:lang w:val="es-ES"/>
        </w:rPr>
        <w:t xml:space="preserve"> México</w:t>
      </w:r>
      <w:r>
        <w:rPr>
          <w:rStyle w:val="AuthorNameHeadingChar"/>
          <w:b w:val="0"/>
          <w:bCs/>
          <w:i w:val="0"/>
          <w:iCs/>
          <w:szCs w:val="20"/>
          <w:lang w:val="es-ES"/>
        </w:rPr>
        <w:t>, marcela.lopez@uaslp.mx.</w:t>
      </w:r>
    </w:p>
    <w:p w14:paraId="797E5F93" w14:textId="3A0F4956" w:rsidR="00B035BC" w:rsidRPr="00B035BC" w:rsidRDefault="00B035BC" w:rsidP="00B035BC">
      <w:pPr>
        <w:pStyle w:val="AuthorBiographyText"/>
        <w:rPr>
          <w:rStyle w:val="AuthorNameHeadingChar"/>
          <w:b w:val="0"/>
          <w:bCs/>
          <w:i w:val="0"/>
          <w:iCs/>
          <w:szCs w:val="20"/>
          <w:lang w:val="es-ES"/>
        </w:rPr>
      </w:pPr>
      <w:r w:rsidRPr="00B035BC">
        <w:rPr>
          <w:rStyle w:val="AuthorNameHeadingChar"/>
          <w:szCs w:val="20"/>
          <w:lang w:val="es-ES"/>
        </w:rPr>
        <w:t>Gerardo Javier Arista González</w:t>
      </w:r>
      <w:r>
        <w:rPr>
          <w:rStyle w:val="AuthorNameHeadingChar"/>
          <w:szCs w:val="20"/>
          <w:lang w:val="es-ES"/>
        </w:rPr>
        <w:t xml:space="preserve">: </w:t>
      </w:r>
      <w:r w:rsidRPr="00B035BC">
        <w:rPr>
          <w:rStyle w:val="AuthorNameHeadingChar"/>
          <w:b w:val="0"/>
          <w:bCs/>
          <w:i w:val="0"/>
          <w:iCs/>
          <w:szCs w:val="20"/>
          <w:lang w:val="es-ES"/>
        </w:rPr>
        <w:t>U</w:t>
      </w:r>
      <w:r>
        <w:rPr>
          <w:rStyle w:val="AuthorNameHeadingChar"/>
          <w:b w:val="0"/>
          <w:bCs/>
          <w:i w:val="0"/>
          <w:iCs/>
          <w:szCs w:val="20"/>
          <w:lang w:val="es-ES"/>
        </w:rPr>
        <w:t>niversidad Autónoma de San Luis Potosí</w:t>
      </w:r>
      <w:r w:rsidRPr="00B035BC">
        <w:rPr>
          <w:rStyle w:val="AuthorNameHeadingChar"/>
          <w:b w:val="0"/>
          <w:bCs/>
          <w:i w:val="0"/>
          <w:iCs/>
          <w:szCs w:val="20"/>
          <w:lang w:val="es-ES"/>
        </w:rPr>
        <w:t>,</w:t>
      </w:r>
      <w:r>
        <w:rPr>
          <w:rStyle w:val="AuthorNameHeadingChar"/>
          <w:b w:val="0"/>
          <w:bCs/>
          <w:i w:val="0"/>
          <w:iCs/>
          <w:szCs w:val="20"/>
          <w:lang w:val="es-ES"/>
        </w:rPr>
        <w:t xml:space="preserve"> Facultad del Hábitat, Cuerpo Académico Hábitat Sustentable,</w:t>
      </w:r>
      <w:r w:rsidRPr="00B035BC">
        <w:rPr>
          <w:rStyle w:val="AuthorNameHeadingChar"/>
          <w:b w:val="0"/>
          <w:bCs/>
          <w:i w:val="0"/>
          <w:iCs/>
          <w:szCs w:val="20"/>
          <w:lang w:val="es-ES"/>
        </w:rPr>
        <w:t xml:space="preserve"> México</w:t>
      </w:r>
      <w:r>
        <w:rPr>
          <w:rStyle w:val="AuthorNameHeadingChar"/>
          <w:b w:val="0"/>
          <w:bCs/>
          <w:i w:val="0"/>
          <w:iCs/>
          <w:szCs w:val="20"/>
          <w:lang w:val="es-ES"/>
        </w:rPr>
        <w:t>, garista@fh.uaslp.mx.</w:t>
      </w:r>
    </w:p>
    <w:p w14:paraId="1A420795" w14:textId="777D3FD5" w:rsidR="00304499" w:rsidRPr="00B035BC" w:rsidRDefault="00B035BC" w:rsidP="00B035BC">
      <w:pPr>
        <w:pStyle w:val="AuthorBiographyText"/>
        <w:rPr>
          <w:rFonts w:cs="Times New Roman"/>
          <w:bCs/>
          <w:iCs/>
          <w:szCs w:val="20"/>
          <w:lang w:val="es-ES"/>
        </w:rPr>
      </w:pPr>
      <w:proofErr w:type="spellStart"/>
      <w:r w:rsidRPr="00B035BC">
        <w:rPr>
          <w:rStyle w:val="AuthorNameHeadingChar"/>
          <w:szCs w:val="20"/>
          <w:lang w:val="es-ES"/>
        </w:rPr>
        <w:t>Elleny</w:t>
      </w:r>
      <w:proofErr w:type="spellEnd"/>
      <w:r w:rsidRPr="00B035BC">
        <w:rPr>
          <w:rStyle w:val="AuthorNameHeadingChar"/>
          <w:szCs w:val="20"/>
          <w:lang w:val="es-ES"/>
        </w:rPr>
        <w:t xml:space="preserve"> </w:t>
      </w:r>
      <w:proofErr w:type="spellStart"/>
      <w:r w:rsidRPr="00B035BC">
        <w:rPr>
          <w:rStyle w:val="AuthorNameHeadingChar"/>
          <w:szCs w:val="20"/>
          <w:lang w:val="es-ES"/>
        </w:rPr>
        <w:t>Zarur</w:t>
      </w:r>
      <w:proofErr w:type="spellEnd"/>
      <w:r w:rsidRPr="00B035BC">
        <w:rPr>
          <w:rStyle w:val="AuthorNameHeadingChar"/>
          <w:szCs w:val="20"/>
          <w:lang w:val="es-ES"/>
        </w:rPr>
        <w:t xml:space="preserve"> Mercado</w:t>
      </w:r>
      <w:r>
        <w:rPr>
          <w:rStyle w:val="AuthorNameHeadingChar"/>
          <w:szCs w:val="20"/>
          <w:lang w:val="es-ES"/>
        </w:rPr>
        <w:t xml:space="preserve">: </w:t>
      </w:r>
      <w:r w:rsidRPr="00B035BC">
        <w:rPr>
          <w:rStyle w:val="AuthorNameHeadingChar"/>
          <w:b w:val="0"/>
          <w:bCs/>
          <w:i w:val="0"/>
          <w:iCs/>
          <w:szCs w:val="20"/>
          <w:lang w:val="es-ES"/>
        </w:rPr>
        <w:t>U</w:t>
      </w:r>
      <w:r>
        <w:rPr>
          <w:rStyle w:val="AuthorNameHeadingChar"/>
          <w:b w:val="0"/>
          <w:bCs/>
          <w:i w:val="0"/>
          <w:iCs/>
          <w:szCs w:val="20"/>
          <w:lang w:val="es-ES"/>
        </w:rPr>
        <w:t>niversidad Autónoma de San Luis Potosí</w:t>
      </w:r>
      <w:r w:rsidRPr="00B035BC">
        <w:rPr>
          <w:rStyle w:val="AuthorNameHeadingChar"/>
          <w:b w:val="0"/>
          <w:bCs/>
          <w:i w:val="0"/>
          <w:iCs/>
          <w:szCs w:val="20"/>
          <w:lang w:val="es-ES"/>
        </w:rPr>
        <w:t>,</w:t>
      </w:r>
      <w:r>
        <w:rPr>
          <w:rStyle w:val="AuthorNameHeadingChar"/>
          <w:b w:val="0"/>
          <w:bCs/>
          <w:i w:val="0"/>
          <w:iCs/>
          <w:szCs w:val="20"/>
          <w:lang w:val="es-ES"/>
        </w:rPr>
        <w:t xml:space="preserve"> Facultad del Hábitat, </w:t>
      </w:r>
      <w:r w:rsidRPr="00B035BC">
        <w:rPr>
          <w:rStyle w:val="AuthorNameHeadingChar"/>
          <w:b w:val="0"/>
          <w:bCs/>
          <w:i w:val="0"/>
          <w:iCs/>
          <w:szCs w:val="20"/>
          <w:lang w:val="es-ES"/>
        </w:rPr>
        <w:t>México</w:t>
      </w:r>
      <w:r>
        <w:rPr>
          <w:rStyle w:val="AuthorNameHeadingChar"/>
          <w:b w:val="0"/>
          <w:bCs/>
          <w:i w:val="0"/>
          <w:iCs/>
          <w:szCs w:val="20"/>
          <w:lang w:val="es-ES"/>
        </w:rPr>
        <w:t xml:space="preserve">, </w:t>
      </w:r>
      <w:r w:rsidRPr="00B035BC">
        <w:rPr>
          <w:rStyle w:val="AuthorNameHeadingChar"/>
          <w:b w:val="0"/>
          <w:bCs/>
          <w:i w:val="0"/>
          <w:iCs/>
          <w:szCs w:val="20"/>
          <w:lang w:val="es-ES"/>
        </w:rPr>
        <w:t>elleny_zarur@outlook.com</w:t>
      </w:r>
      <w:r>
        <w:rPr>
          <w:rStyle w:val="AuthorNameHeadingChar"/>
          <w:b w:val="0"/>
          <w:bCs/>
          <w:i w:val="0"/>
          <w:iCs/>
          <w:szCs w:val="20"/>
          <w:lang w:val="es-ES"/>
        </w:rPr>
        <w:t>.</w:t>
      </w:r>
    </w:p>
    <w:p w14:paraId="60C71DA3" w14:textId="77777777" w:rsidR="00304499" w:rsidRPr="00304499" w:rsidRDefault="00304499" w:rsidP="00304499">
      <w:pPr>
        <w:spacing w:line="360" w:lineRule="auto"/>
        <w:rPr>
          <w:rFonts w:ascii="Times New Roman" w:hAnsi="Times New Roman" w:cs="Times New Roman"/>
          <w:bCs/>
          <w:sz w:val="20"/>
          <w:szCs w:val="20"/>
          <w:lang w:val="es-ES"/>
        </w:rPr>
      </w:pPr>
    </w:p>
    <w:p w14:paraId="3BBB9595" w14:textId="77777777" w:rsidR="00304499" w:rsidRPr="001D39FF" w:rsidRDefault="00304499" w:rsidP="00304499">
      <w:pPr>
        <w:spacing w:line="360" w:lineRule="auto"/>
        <w:rPr>
          <w:rFonts w:ascii="Times New Roman" w:hAnsi="Times New Roman" w:cs="Times New Roman"/>
          <w:lang w:val="es-ES"/>
        </w:rPr>
      </w:pPr>
    </w:p>
    <w:sectPr w:rsidR="00304499" w:rsidRPr="001D39FF" w:rsidSect="003D48FD">
      <w:pgSz w:w="12240" w:h="15840" w:code="1"/>
      <w:pgMar w:top="720" w:right="720" w:bottom="720" w:left="720" w:header="720" w:footer="720" w:gutter="0"/>
      <w:cols w:space="720"/>
      <w:noEndnote/>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0" w:author="Autor" w:initials="A">
    <w:p w14:paraId="0B20EEE7" w14:textId="1D20E8BA" w:rsidR="00EF0453" w:rsidRDefault="00EF0453">
      <w:pPr>
        <w:pStyle w:val="Textocomentario"/>
      </w:pPr>
      <w:r>
        <w:rPr>
          <w:rStyle w:val="Refdecomentario"/>
        </w:rPr>
        <w:annotationRef/>
      </w:r>
      <w:r>
        <w:t>¿El artículo es parte del nombre la comunidad? Si es así, es importante agregar la mayúscula.</w:t>
      </w:r>
    </w:p>
  </w:comment>
  <w:comment w:id="21" w:author="Autor" w:initials="A">
    <w:p w14:paraId="3D411428" w14:textId="5E577FA1" w:rsidR="002F1300" w:rsidRDefault="002F1300">
      <w:pPr>
        <w:pStyle w:val="Textocomentario"/>
      </w:pPr>
      <w:r>
        <w:rPr>
          <w:rStyle w:val="Refdecomentario"/>
        </w:rPr>
        <w:annotationRef/>
      </w:r>
      <w:r>
        <w:t>Agregar número de página.</w:t>
      </w:r>
      <w:r w:rsidR="00EB2734">
        <w:t xml:space="preserve"> ¿Es correcto?</w:t>
      </w:r>
    </w:p>
  </w:comment>
  <w:comment w:id="31" w:author="Autor" w:initials="A">
    <w:p w14:paraId="443A0C00" w14:textId="71414CF8" w:rsidR="002F1300" w:rsidRDefault="002F1300">
      <w:pPr>
        <w:pStyle w:val="Textocomentario"/>
      </w:pPr>
      <w:r>
        <w:rPr>
          <w:rStyle w:val="Refdecomentario"/>
        </w:rPr>
        <w:annotationRef/>
      </w:r>
      <w:r>
        <w:t>¿El artículo es parte del nombre la comunidad? Si es así, es importante agregar la mayúscula.</w:t>
      </w:r>
    </w:p>
  </w:comment>
  <w:comment w:id="40" w:author="Autor" w:initials="A">
    <w:p w14:paraId="5DC82472" w14:textId="726BD641" w:rsidR="00EB2734" w:rsidRDefault="00EB2734">
      <w:pPr>
        <w:pStyle w:val="Textocomentario"/>
      </w:pPr>
      <w:r>
        <w:rPr>
          <w:rStyle w:val="Refdecomentario"/>
        </w:rPr>
        <w:annotationRef/>
      </w:r>
      <w:r>
        <w:t>No se pone pág., lo correcto es:  p.4</w:t>
      </w:r>
    </w:p>
  </w:comment>
  <w:comment w:id="48" w:author="Autor" w:initials="A">
    <w:p w14:paraId="3B6320E6" w14:textId="7C346FEC" w:rsidR="00635657" w:rsidRDefault="00635657">
      <w:pPr>
        <w:pStyle w:val="Textocomentario"/>
      </w:pPr>
      <w:r>
        <w:rPr>
          <w:rStyle w:val="Refdecomentario"/>
        </w:rPr>
        <w:annotationRef/>
      </w:r>
      <w:r>
        <w:rPr>
          <w:rStyle w:val="Refdecomentario"/>
        </w:rPr>
        <w:t>Cotejar que refleje el original y que no se trate de un error de transcripción.</w:t>
      </w:r>
    </w:p>
  </w:comment>
  <w:comment w:id="55" w:author="Autor" w:initials="A">
    <w:p w14:paraId="30D9D960" w14:textId="1CA17FC9" w:rsidR="0052580B" w:rsidRDefault="0052580B">
      <w:pPr>
        <w:pStyle w:val="Textocomentario"/>
      </w:pPr>
      <w:r>
        <w:rPr>
          <w:rStyle w:val="Refdecomentario"/>
        </w:rPr>
        <w:annotationRef/>
      </w:r>
      <w:r>
        <w:t>Por el contexto parece tratarse de un “si” condicional. En ese caso debe ir sin acento.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0B20EEE7" w15:done="0"/>
  <w15:commentEx w15:paraId="3D411428" w15:done="0"/>
  <w15:commentEx w15:paraId="443A0C00" w15:done="0"/>
  <w15:commentEx w15:paraId="5DC82472" w15:done="0"/>
  <w15:commentEx w15:paraId="3B6320E6" w15:done="0"/>
  <w15:commentEx w15:paraId="30D9D960"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0B20EEE7" w16cid:durableId="232C080D"/>
  <w16cid:commentId w16cid:paraId="3D411428" w16cid:durableId="232C0C2E"/>
  <w16cid:commentId w16cid:paraId="443A0C00" w16cid:durableId="232C0D74"/>
  <w16cid:commentId w16cid:paraId="5DC82472" w16cid:durableId="237B976C"/>
  <w16cid:commentId w16cid:paraId="3B6320E6" w16cid:durableId="232C0F05"/>
  <w16cid:commentId w16cid:paraId="30D9D960" w16cid:durableId="232C0FE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8E3C89C" w14:textId="77777777" w:rsidR="00BA412A" w:rsidRDefault="00BA412A" w:rsidP="00304499">
      <w:r>
        <w:separator/>
      </w:r>
    </w:p>
  </w:endnote>
  <w:endnote w:type="continuationSeparator" w:id="0">
    <w:p w14:paraId="1A53747E" w14:textId="77777777" w:rsidR="00BA412A" w:rsidRDefault="00BA412A" w:rsidP="003044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4D"/>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Roboto">
    <w:altName w:val="Arial"/>
    <w:panose1 w:val="020B0604020202020204"/>
    <w:charset w:val="00"/>
    <w:family w:val="auto"/>
    <w:pitch w:val="variable"/>
    <w:sig w:usb0="E00002FF" w:usb1="5000205B" w:usb2="00000020" w:usb3="00000000" w:csb0="0000019F" w:csb1="00000000"/>
  </w:font>
  <w:font w:name="Roboto Light">
    <w:altName w:val="Times New Roman"/>
    <w:panose1 w:val="020B0604020202020204"/>
    <w:charset w:val="00"/>
    <w:family w:val="auto"/>
    <w:pitch w:val="variable"/>
    <w:sig w:usb0="E00002FF" w:usb1="5000205B" w:usb2="00000020" w:usb3="00000000" w:csb0="0000019F" w:csb1="00000000"/>
  </w:font>
  <w:font w:name="Vrinda">
    <w:panose1 w:val="020B0604020202020204"/>
    <w:charset w:val="00"/>
    <w:family w:val="swiss"/>
    <w:pitch w:val="variable"/>
    <w:sig w:usb0="00010003" w:usb1="00000000" w:usb2="00000000" w:usb3="00000000" w:csb0="00000001" w:csb1="00000000"/>
  </w:font>
  <w:font w:name="Minion Pro">
    <w:altName w:val="Minion Pro"/>
    <w:panose1 w:val="020B0604020202020204"/>
    <w:charset w:val="00"/>
    <w:family w:val="roman"/>
    <w:notTrueType/>
    <w:pitch w:val="variable"/>
    <w:sig w:usb0="60000287" w:usb1="00000001" w:usb2="00000000" w:usb3="00000000" w:csb0="0000019F" w:csb1="00000000"/>
  </w:font>
  <w:font w:name="Roboto Medium">
    <w:altName w:val="Times New Roman"/>
    <w:panose1 w:val="020B0604020202020204"/>
    <w:charset w:val="00"/>
    <w:family w:val="auto"/>
    <w:pitch w:val="variable"/>
    <w:sig w:usb0="E00002FF" w:usb1="5000205B" w:usb2="00000020" w:usb3="00000000" w:csb0="0000019F" w:csb1="00000000"/>
  </w:font>
  <w:font w:name="Segoe UI">
    <w:panose1 w:val="020B0604020202020204"/>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900198D" w14:textId="77777777" w:rsidR="00BA412A" w:rsidRDefault="00BA412A" w:rsidP="00304499">
      <w:r>
        <w:separator/>
      </w:r>
    </w:p>
  </w:footnote>
  <w:footnote w:type="continuationSeparator" w:id="0">
    <w:p w14:paraId="595AC834" w14:textId="77777777" w:rsidR="00BA412A" w:rsidRDefault="00BA412A" w:rsidP="00304499">
      <w:r>
        <w:continuationSeparator/>
      </w:r>
    </w:p>
  </w:footnote>
  <w:footnote w:id="1">
    <w:p w14:paraId="33CC2417" w14:textId="77777777" w:rsidR="007B33D7" w:rsidRDefault="007B33D7" w:rsidP="007B33D7">
      <w:pPr>
        <w:pStyle w:val="Textonotapie"/>
      </w:pPr>
      <w:r>
        <w:rPr>
          <w:rStyle w:val="Refdenotaalpie"/>
        </w:rPr>
        <w:footnoteRef/>
      </w:r>
      <w:r>
        <w:t xml:space="preserve"> </w:t>
      </w:r>
      <w:r>
        <w:rPr>
          <w:rFonts w:ascii="Times New Roman" w:hAnsi="Times New Roman" w:cs="Times New Roman"/>
          <w:bCs/>
        </w:rPr>
        <w:t>T</w:t>
      </w:r>
      <w:r>
        <w:rPr>
          <w:rFonts w:ascii="Times New Roman" w:hAnsi="Times New Roman" w:cs="Times New Roman"/>
          <w:bCs/>
          <w:lang w:val="es-ES"/>
        </w:rPr>
        <w:t xml:space="preserve">odas las referencias a las participantes de la entrevista utilizan seudónimos para proteger su identidad.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A8A0267"/>
    <w:multiLevelType w:val="hybridMultilevel"/>
    <w:tmpl w:val="8FB210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3D67D5D"/>
    <w:multiLevelType w:val="hybridMultilevel"/>
    <w:tmpl w:val="5E7050F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3B6969D0"/>
    <w:multiLevelType w:val="hybridMultilevel"/>
    <w:tmpl w:val="45BA4D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C082F90"/>
    <w:multiLevelType w:val="hybridMultilevel"/>
    <w:tmpl w:val="D22C8C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FF47AFF"/>
    <w:multiLevelType w:val="multilevel"/>
    <w:tmpl w:val="96F81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B3474E7"/>
    <w:multiLevelType w:val="hybridMultilevel"/>
    <w:tmpl w:val="26CCB46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abstractNumId w:val="2"/>
  </w:num>
  <w:num w:numId="2">
    <w:abstractNumId w:val="3"/>
  </w:num>
  <w:num w:numId="3">
    <w:abstractNumId w:val="0"/>
  </w:num>
  <w:num w:numId="4">
    <w:abstractNumId w:val="4"/>
  </w:num>
  <w:num w:numId="5">
    <w:abstractNumId w:val="5"/>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5"/>
  <w:removePersonalInformation/>
  <w:removeDateAndTime/>
  <w:proofState w:spelling="clean" w:grammar="clean"/>
  <w:trackRevision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4499"/>
    <w:rsid w:val="000009A8"/>
    <w:rsid w:val="000069BE"/>
    <w:rsid w:val="00012476"/>
    <w:rsid w:val="000222D3"/>
    <w:rsid w:val="000366B9"/>
    <w:rsid w:val="0005128E"/>
    <w:rsid w:val="00052B0A"/>
    <w:rsid w:val="00084BB3"/>
    <w:rsid w:val="00091F51"/>
    <w:rsid w:val="00094D6B"/>
    <w:rsid w:val="00095CAF"/>
    <w:rsid w:val="000A1FC1"/>
    <w:rsid w:val="000A2C8A"/>
    <w:rsid w:val="000B12DF"/>
    <w:rsid w:val="000B23C5"/>
    <w:rsid w:val="000D30AD"/>
    <w:rsid w:val="000E27F2"/>
    <w:rsid w:val="000E5016"/>
    <w:rsid w:val="000F7574"/>
    <w:rsid w:val="000F7DE9"/>
    <w:rsid w:val="00125E60"/>
    <w:rsid w:val="00130E76"/>
    <w:rsid w:val="00131A9F"/>
    <w:rsid w:val="00143139"/>
    <w:rsid w:val="0015551F"/>
    <w:rsid w:val="0016702C"/>
    <w:rsid w:val="0017093F"/>
    <w:rsid w:val="001A2F25"/>
    <w:rsid w:val="001B0198"/>
    <w:rsid w:val="001D3677"/>
    <w:rsid w:val="001D39FF"/>
    <w:rsid w:val="001F4B44"/>
    <w:rsid w:val="00204D5F"/>
    <w:rsid w:val="0023587D"/>
    <w:rsid w:val="002447E0"/>
    <w:rsid w:val="002630F9"/>
    <w:rsid w:val="002660DC"/>
    <w:rsid w:val="00272144"/>
    <w:rsid w:val="0027758D"/>
    <w:rsid w:val="002A0F47"/>
    <w:rsid w:val="002B2471"/>
    <w:rsid w:val="002B5033"/>
    <w:rsid w:val="002D0813"/>
    <w:rsid w:val="002D3934"/>
    <w:rsid w:val="002E0544"/>
    <w:rsid w:val="002E2FDE"/>
    <w:rsid w:val="002F1300"/>
    <w:rsid w:val="002F2C8E"/>
    <w:rsid w:val="00304499"/>
    <w:rsid w:val="00322228"/>
    <w:rsid w:val="003223FC"/>
    <w:rsid w:val="0032702B"/>
    <w:rsid w:val="00333E17"/>
    <w:rsid w:val="003A4E70"/>
    <w:rsid w:val="003B7DF7"/>
    <w:rsid w:val="003C0CEA"/>
    <w:rsid w:val="003D48FD"/>
    <w:rsid w:val="003E12B9"/>
    <w:rsid w:val="003E288F"/>
    <w:rsid w:val="003F6BE9"/>
    <w:rsid w:val="004174FD"/>
    <w:rsid w:val="00420F5A"/>
    <w:rsid w:val="00424B73"/>
    <w:rsid w:val="00425966"/>
    <w:rsid w:val="00427A9E"/>
    <w:rsid w:val="004306A2"/>
    <w:rsid w:val="00431161"/>
    <w:rsid w:val="00452041"/>
    <w:rsid w:val="00464EFB"/>
    <w:rsid w:val="0048147E"/>
    <w:rsid w:val="00490E2F"/>
    <w:rsid w:val="004A165A"/>
    <w:rsid w:val="004A1E4E"/>
    <w:rsid w:val="004C0FDB"/>
    <w:rsid w:val="004C3C98"/>
    <w:rsid w:val="004D192F"/>
    <w:rsid w:val="004E5767"/>
    <w:rsid w:val="005011DE"/>
    <w:rsid w:val="00504A94"/>
    <w:rsid w:val="005176FA"/>
    <w:rsid w:val="00522389"/>
    <w:rsid w:val="0052580B"/>
    <w:rsid w:val="005446FE"/>
    <w:rsid w:val="00544D1F"/>
    <w:rsid w:val="005539EA"/>
    <w:rsid w:val="00557989"/>
    <w:rsid w:val="005810B0"/>
    <w:rsid w:val="0058291F"/>
    <w:rsid w:val="00583FD6"/>
    <w:rsid w:val="0058771C"/>
    <w:rsid w:val="00595487"/>
    <w:rsid w:val="005A771D"/>
    <w:rsid w:val="005B66A7"/>
    <w:rsid w:val="005C59FA"/>
    <w:rsid w:val="005F5F81"/>
    <w:rsid w:val="005F7F7C"/>
    <w:rsid w:val="0060413E"/>
    <w:rsid w:val="00623C57"/>
    <w:rsid w:val="00627535"/>
    <w:rsid w:val="0063196F"/>
    <w:rsid w:val="00635657"/>
    <w:rsid w:val="00642ECC"/>
    <w:rsid w:val="006469AA"/>
    <w:rsid w:val="0066108A"/>
    <w:rsid w:val="00694B34"/>
    <w:rsid w:val="0069660F"/>
    <w:rsid w:val="00696936"/>
    <w:rsid w:val="006A16BF"/>
    <w:rsid w:val="006A7C26"/>
    <w:rsid w:val="006E602C"/>
    <w:rsid w:val="007170B2"/>
    <w:rsid w:val="0072038B"/>
    <w:rsid w:val="007419A3"/>
    <w:rsid w:val="00752B42"/>
    <w:rsid w:val="0076076F"/>
    <w:rsid w:val="00761C63"/>
    <w:rsid w:val="00763DD5"/>
    <w:rsid w:val="00764536"/>
    <w:rsid w:val="007B33D7"/>
    <w:rsid w:val="007C041F"/>
    <w:rsid w:val="007D61F5"/>
    <w:rsid w:val="007F0EC6"/>
    <w:rsid w:val="007F325E"/>
    <w:rsid w:val="007F6D26"/>
    <w:rsid w:val="0080504A"/>
    <w:rsid w:val="00842C58"/>
    <w:rsid w:val="008454AE"/>
    <w:rsid w:val="00845A86"/>
    <w:rsid w:val="00847105"/>
    <w:rsid w:val="00855501"/>
    <w:rsid w:val="00864AF6"/>
    <w:rsid w:val="00891BAF"/>
    <w:rsid w:val="008A5385"/>
    <w:rsid w:val="008C3FA4"/>
    <w:rsid w:val="008D400E"/>
    <w:rsid w:val="00921476"/>
    <w:rsid w:val="009254EB"/>
    <w:rsid w:val="009359F1"/>
    <w:rsid w:val="00944ED2"/>
    <w:rsid w:val="00960B6F"/>
    <w:rsid w:val="00965E78"/>
    <w:rsid w:val="00974C20"/>
    <w:rsid w:val="0097762B"/>
    <w:rsid w:val="00986521"/>
    <w:rsid w:val="0098711B"/>
    <w:rsid w:val="009956AE"/>
    <w:rsid w:val="009A0A63"/>
    <w:rsid w:val="009B453E"/>
    <w:rsid w:val="009C0D68"/>
    <w:rsid w:val="009D711F"/>
    <w:rsid w:val="009F4D88"/>
    <w:rsid w:val="00A12DF9"/>
    <w:rsid w:val="00A17E24"/>
    <w:rsid w:val="00A53487"/>
    <w:rsid w:val="00A81206"/>
    <w:rsid w:val="00A902FB"/>
    <w:rsid w:val="00AC3DF4"/>
    <w:rsid w:val="00AD1169"/>
    <w:rsid w:val="00AE3237"/>
    <w:rsid w:val="00B035BC"/>
    <w:rsid w:val="00B03E12"/>
    <w:rsid w:val="00B47AB3"/>
    <w:rsid w:val="00B67EFE"/>
    <w:rsid w:val="00B80F58"/>
    <w:rsid w:val="00B8507C"/>
    <w:rsid w:val="00B93E67"/>
    <w:rsid w:val="00B960C1"/>
    <w:rsid w:val="00BA1455"/>
    <w:rsid w:val="00BA412A"/>
    <w:rsid w:val="00BB7689"/>
    <w:rsid w:val="00BB7BFE"/>
    <w:rsid w:val="00BC22BF"/>
    <w:rsid w:val="00BC2422"/>
    <w:rsid w:val="00BD1824"/>
    <w:rsid w:val="00BF25F9"/>
    <w:rsid w:val="00C04D08"/>
    <w:rsid w:val="00C32D84"/>
    <w:rsid w:val="00C63EEC"/>
    <w:rsid w:val="00C94F62"/>
    <w:rsid w:val="00CE03F5"/>
    <w:rsid w:val="00CE7706"/>
    <w:rsid w:val="00CF4F18"/>
    <w:rsid w:val="00D1153F"/>
    <w:rsid w:val="00D1632E"/>
    <w:rsid w:val="00D64782"/>
    <w:rsid w:val="00D65C0B"/>
    <w:rsid w:val="00D66A15"/>
    <w:rsid w:val="00D8509A"/>
    <w:rsid w:val="00D867C1"/>
    <w:rsid w:val="00D95BC4"/>
    <w:rsid w:val="00DC0862"/>
    <w:rsid w:val="00DC33A5"/>
    <w:rsid w:val="00DC37F1"/>
    <w:rsid w:val="00DD1153"/>
    <w:rsid w:val="00DD4C9B"/>
    <w:rsid w:val="00DF0E39"/>
    <w:rsid w:val="00DF79FA"/>
    <w:rsid w:val="00E159B6"/>
    <w:rsid w:val="00E92DE4"/>
    <w:rsid w:val="00EB0E3C"/>
    <w:rsid w:val="00EB2734"/>
    <w:rsid w:val="00EE53D2"/>
    <w:rsid w:val="00EF0453"/>
    <w:rsid w:val="00EF28B0"/>
    <w:rsid w:val="00F03E6A"/>
    <w:rsid w:val="00F156D9"/>
    <w:rsid w:val="00F250E7"/>
    <w:rsid w:val="00F546CB"/>
    <w:rsid w:val="00F734E8"/>
    <w:rsid w:val="00F94E80"/>
    <w:rsid w:val="00F973C1"/>
    <w:rsid w:val="00FA7947"/>
    <w:rsid w:val="00FB615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D3A916"/>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s-MX"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
    <w:name w:val="lista"/>
    <w:basedOn w:val="Normal"/>
    <w:uiPriority w:val="99"/>
    <w:rsid w:val="00304499"/>
    <w:pPr>
      <w:autoSpaceDE w:val="0"/>
      <w:autoSpaceDN w:val="0"/>
      <w:adjustRightInd w:val="0"/>
      <w:spacing w:line="288" w:lineRule="auto"/>
      <w:ind w:left="180" w:right="57" w:hanging="180"/>
      <w:jc w:val="both"/>
      <w:textAlignment w:val="center"/>
    </w:pPr>
    <w:rPr>
      <w:rFonts w:ascii="Roboto" w:hAnsi="Roboto" w:cs="Roboto"/>
      <w:color w:val="000000"/>
      <w:sz w:val="20"/>
      <w:szCs w:val="20"/>
      <w:lang w:val="es-ES_tradnl"/>
    </w:rPr>
  </w:style>
  <w:style w:type="character" w:customStyle="1" w:styleId="Textonormal">
    <w:name w:val="Texto normal"/>
    <w:uiPriority w:val="99"/>
    <w:rsid w:val="00304499"/>
    <w:rPr>
      <w:rFonts w:ascii="Roboto Light" w:hAnsi="Roboto Light" w:cs="Roboto Light"/>
      <w:spacing w:val="0"/>
      <w:sz w:val="20"/>
      <w:szCs w:val="20"/>
    </w:rPr>
  </w:style>
  <w:style w:type="character" w:styleId="Refdenotaalpie">
    <w:name w:val="footnote reference"/>
    <w:uiPriority w:val="99"/>
    <w:semiHidden/>
    <w:rsid w:val="00304499"/>
    <w:rPr>
      <w:vertAlign w:val="superscript"/>
    </w:rPr>
  </w:style>
  <w:style w:type="paragraph" w:customStyle="1" w:styleId="AbstractStyle">
    <w:name w:val="* AbstractStyle"/>
    <w:link w:val="AbstractStyleChar"/>
    <w:qFormat/>
    <w:rsid w:val="00304499"/>
    <w:pPr>
      <w:jc w:val="both"/>
    </w:pPr>
    <w:rPr>
      <w:rFonts w:ascii="Times New Roman" w:eastAsia="Times New Roman" w:hAnsi="Times New Roman" w:cs="Vrinda"/>
      <w:i/>
      <w:sz w:val="16"/>
      <w:szCs w:val="20"/>
      <w:lang w:val="en-US"/>
    </w:rPr>
  </w:style>
  <w:style w:type="character" w:customStyle="1" w:styleId="AbstractStyleChar">
    <w:name w:val="* AbstractStyle Char"/>
    <w:link w:val="AbstractStyle"/>
    <w:rsid w:val="00304499"/>
    <w:rPr>
      <w:rFonts w:ascii="Times New Roman" w:eastAsia="Times New Roman" w:hAnsi="Times New Roman" w:cs="Vrinda"/>
      <w:i/>
      <w:sz w:val="16"/>
      <w:szCs w:val="20"/>
      <w:lang w:val="en-US"/>
    </w:rPr>
  </w:style>
  <w:style w:type="paragraph" w:customStyle="1" w:styleId="KeywordsText">
    <w:name w:val="* KeywordsText"/>
    <w:link w:val="KeywordsTextChar"/>
    <w:qFormat/>
    <w:rsid w:val="00304499"/>
    <w:pPr>
      <w:jc w:val="center"/>
    </w:pPr>
    <w:rPr>
      <w:rFonts w:ascii="Times New Roman" w:eastAsia="Times New Roman" w:hAnsi="Times New Roman" w:cs="Vrinda"/>
      <w:i/>
      <w:sz w:val="16"/>
      <w:szCs w:val="20"/>
      <w:lang w:val="en-US"/>
    </w:rPr>
  </w:style>
  <w:style w:type="character" w:customStyle="1" w:styleId="KeywordsTextChar">
    <w:name w:val="* KeywordsText Char"/>
    <w:link w:val="KeywordsText"/>
    <w:rsid w:val="00304499"/>
    <w:rPr>
      <w:rFonts w:ascii="Times New Roman" w:eastAsia="Times New Roman" w:hAnsi="Times New Roman" w:cs="Vrinda"/>
      <w:i/>
      <w:sz w:val="16"/>
      <w:szCs w:val="20"/>
      <w:lang w:val="en-US"/>
    </w:rPr>
  </w:style>
  <w:style w:type="paragraph" w:customStyle="1" w:styleId="SectionSubheading1">
    <w:name w:val="* SectionSubheading1"/>
    <w:next w:val="Normal"/>
    <w:link w:val="SectionSubheading1Char"/>
    <w:qFormat/>
    <w:rsid w:val="00130E76"/>
    <w:pPr>
      <w:spacing w:before="200" w:after="200"/>
    </w:pPr>
    <w:rPr>
      <w:rFonts w:ascii="Times New Roman" w:eastAsia="Times New Roman" w:hAnsi="Times New Roman" w:cs="Vrinda"/>
      <w:b/>
      <w:i/>
      <w:sz w:val="21"/>
      <w:szCs w:val="20"/>
      <w:lang w:val="en-US"/>
    </w:rPr>
  </w:style>
  <w:style w:type="character" w:customStyle="1" w:styleId="SectionSubheading1Char">
    <w:name w:val="* SectionSubheading1 Char"/>
    <w:link w:val="SectionSubheading1"/>
    <w:rsid w:val="00130E76"/>
    <w:rPr>
      <w:rFonts w:ascii="Times New Roman" w:eastAsia="Times New Roman" w:hAnsi="Times New Roman" w:cs="Vrinda"/>
      <w:b/>
      <w:i/>
      <w:sz w:val="21"/>
      <w:szCs w:val="20"/>
      <w:lang w:val="en-US"/>
    </w:rPr>
  </w:style>
  <w:style w:type="paragraph" w:customStyle="1" w:styleId="FirstParaofSectionTextStyle">
    <w:name w:val="* FirstParaofSectionTextStyle"/>
    <w:next w:val="Normal"/>
    <w:link w:val="FirstParaofSectionTextStyleChar"/>
    <w:qFormat/>
    <w:rsid w:val="00130E76"/>
    <w:pPr>
      <w:jc w:val="both"/>
    </w:pPr>
    <w:rPr>
      <w:rFonts w:ascii="Times New Roman" w:eastAsia="Times New Roman" w:hAnsi="Times New Roman" w:cs="Vrinda"/>
      <w:sz w:val="20"/>
      <w:szCs w:val="20"/>
      <w:lang w:val="en-US"/>
    </w:rPr>
  </w:style>
  <w:style w:type="character" w:customStyle="1" w:styleId="FirstParaofSectionTextStyleChar">
    <w:name w:val="* FirstParaofSectionTextStyle Char"/>
    <w:link w:val="FirstParaofSectionTextStyle"/>
    <w:rsid w:val="00130E76"/>
    <w:rPr>
      <w:rFonts w:ascii="Times New Roman" w:eastAsia="Times New Roman" w:hAnsi="Times New Roman" w:cs="Vrinda"/>
      <w:sz w:val="20"/>
      <w:szCs w:val="20"/>
      <w:lang w:val="en-US"/>
    </w:rPr>
  </w:style>
  <w:style w:type="paragraph" w:customStyle="1" w:styleId="Prrafobsico">
    <w:name w:val="[Párrafo básico]"/>
    <w:basedOn w:val="Normal"/>
    <w:uiPriority w:val="99"/>
    <w:rsid w:val="00130E76"/>
    <w:pPr>
      <w:autoSpaceDE w:val="0"/>
      <w:autoSpaceDN w:val="0"/>
      <w:adjustRightInd w:val="0"/>
      <w:spacing w:line="288" w:lineRule="auto"/>
      <w:textAlignment w:val="center"/>
    </w:pPr>
    <w:rPr>
      <w:rFonts w:ascii="Minion Pro" w:hAnsi="Minion Pro" w:cs="Minion Pro"/>
      <w:color w:val="000000"/>
      <w:lang w:val="es-ES_tradnl"/>
    </w:rPr>
  </w:style>
  <w:style w:type="character" w:customStyle="1" w:styleId="Subtitulos">
    <w:name w:val="Subtitulos"/>
    <w:uiPriority w:val="99"/>
    <w:rsid w:val="00130E76"/>
    <w:rPr>
      <w:rFonts w:ascii="Roboto Medium" w:hAnsi="Roboto Medium" w:cs="Roboto Medium"/>
      <w:caps/>
      <w:spacing w:val="0"/>
      <w:sz w:val="22"/>
      <w:szCs w:val="22"/>
      <w:lang w:val="es-ES_tradnl"/>
    </w:rPr>
  </w:style>
  <w:style w:type="paragraph" w:styleId="Prrafodelista">
    <w:name w:val="List Paragraph"/>
    <w:basedOn w:val="Normal"/>
    <w:uiPriority w:val="34"/>
    <w:qFormat/>
    <w:rsid w:val="00130E76"/>
    <w:pPr>
      <w:ind w:left="720"/>
      <w:contextualSpacing/>
    </w:pPr>
  </w:style>
  <w:style w:type="character" w:styleId="Hipervnculo">
    <w:name w:val="Hyperlink"/>
    <w:basedOn w:val="Fuentedeprrafopredeter"/>
    <w:uiPriority w:val="99"/>
    <w:unhideWhenUsed/>
    <w:rsid w:val="002B2471"/>
    <w:rPr>
      <w:color w:val="0563C1" w:themeColor="hyperlink"/>
      <w:u w:val="single"/>
    </w:rPr>
  </w:style>
  <w:style w:type="character" w:customStyle="1" w:styleId="Mencinsinresolver1">
    <w:name w:val="Mención sin resolver1"/>
    <w:basedOn w:val="Fuentedeprrafopredeter"/>
    <w:uiPriority w:val="99"/>
    <w:semiHidden/>
    <w:unhideWhenUsed/>
    <w:rsid w:val="002B2471"/>
    <w:rPr>
      <w:color w:val="605E5C"/>
      <w:shd w:val="clear" w:color="auto" w:fill="E1DFDD"/>
    </w:rPr>
  </w:style>
  <w:style w:type="paragraph" w:customStyle="1" w:styleId="AuthorNameHeading">
    <w:name w:val="* AuthorNameHeading"/>
    <w:next w:val="Sinespaciado"/>
    <w:link w:val="AuthorNameHeadingChar"/>
    <w:qFormat/>
    <w:rsid w:val="001D39FF"/>
    <w:rPr>
      <w:rFonts w:ascii="Times New Roman" w:eastAsia="Times New Roman" w:hAnsi="Times New Roman" w:cs="Vrinda"/>
      <w:b/>
      <w:i/>
      <w:sz w:val="20"/>
      <w:lang w:val="en-US"/>
    </w:rPr>
  </w:style>
  <w:style w:type="character" w:customStyle="1" w:styleId="AuthorNameHeadingChar">
    <w:name w:val="* AuthorNameHeading Char"/>
    <w:link w:val="AuthorNameHeading"/>
    <w:rsid w:val="001D39FF"/>
    <w:rPr>
      <w:rFonts w:ascii="Times New Roman" w:eastAsia="Times New Roman" w:hAnsi="Times New Roman" w:cs="Vrinda"/>
      <w:b/>
      <w:i/>
      <w:sz w:val="20"/>
      <w:lang w:val="en-US"/>
    </w:rPr>
  </w:style>
  <w:style w:type="paragraph" w:customStyle="1" w:styleId="AuthorBiographyText">
    <w:name w:val="* AuthorBiographyText"/>
    <w:next w:val="Normal"/>
    <w:link w:val="AuthorBiographyTextChar"/>
    <w:qFormat/>
    <w:rsid w:val="001D39FF"/>
    <w:pPr>
      <w:spacing w:after="200"/>
      <w:jc w:val="both"/>
    </w:pPr>
    <w:rPr>
      <w:rFonts w:ascii="Times New Roman" w:eastAsia="Times New Roman" w:hAnsi="Times New Roman" w:cs="Vrinda"/>
      <w:sz w:val="20"/>
      <w:lang w:val="en-US"/>
    </w:rPr>
  </w:style>
  <w:style w:type="character" w:customStyle="1" w:styleId="AuthorBiographyTextChar">
    <w:name w:val="* AuthorBiographyText Char"/>
    <w:link w:val="AuthorBiographyText"/>
    <w:rsid w:val="001D39FF"/>
    <w:rPr>
      <w:rFonts w:ascii="Times New Roman" w:eastAsia="Times New Roman" w:hAnsi="Times New Roman" w:cs="Vrinda"/>
      <w:sz w:val="20"/>
      <w:lang w:val="en-US"/>
    </w:rPr>
  </w:style>
  <w:style w:type="paragraph" w:styleId="Sinespaciado">
    <w:name w:val="No Spacing"/>
    <w:uiPriority w:val="1"/>
    <w:qFormat/>
    <w:rsid w:val="001D39FF"/>
  </w:style>
  <w:style w:type="paragraph" w:styleId="Textodeglobo">
    <w:name w:val="Balloon Text"/>
    <w:basedOn w:val="Normal"/>
    <w:link w:val="TextodegloboCar"/>
    <w:uiPriority w:val="99"/>
    <w:semiHidden/>
    <w:unhideWhenUsed/>
    <w:rsid w:val="002F2C8E"/>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2F2C8E"/>
    <w:rPr>
      <w:rFonts w:ascii="Segoe UI" w:hAnsi="Segoe UI" w:cs="Segoe UI"/>
      <w:sz w:val="18"/>
      <w:szCs w:val="18"/>
    </w:rPr>
  </w:style>
  <w:style w:type="character" w:styleId="Refdecomentario">
    <w:name w:val="annotation reference"/>
    <w:basedOn w:val="Fuentedeprrafopredeter"/>
    <w:uiPriority w:val="99"/>
    <w:semiHidden/>
    <w:unhideWhenUsed/>
    <w:rsid w:val="00AE3237"/>
    <w:rPr>
      <w:sz w:val="16"/>
      <w:szCs w:val="16"/>
    </w:rPr>
  </w:style>
  <w:style w:type="paragraph" w:styleId="Textocomentario">
    <w:name w:val="annotation text"/>
    <w:basedOn w:val="Normal"/>
    <w:link w:val="TextocomentarioCar"/>
    <w:uiPriority w:val="99"/>
    <w:semiHidden/>
    <w:unhideWhenUsed/>
    <w:rsid w:val="00AE3237"/>
    <w:rPr>
      <w:sz w:val="20"/>
      <w:szCs w:val="20"/>
    </w:rPr>
  </w:style>
  <w:style w:type="character" w:customStyle="1" w:styleId="TextocomentarioCar">
    <w:name w:val="Texto comentario Car"/>
    <w:basedOn w:val="Fuentedeprrafopredeter"/>
    <w:link w:val="Textocomentario"/>
    <w:uiPriority w:val="99"/>
    <w:semiHidden/>
    <w:rsid w:val="00AE3237"/>
    <w:rPr>
      <w:sz w:val="20"/>
      <w:szCs w:val="20"/>
    </w:rPr>
  </w:style>
  <w:style w:type="paragraph" w:styleId="Asuntodelcomentario">
    <w:name w:val="annotation subject"/>
    <w:basedOn w:val="Textocomentario"/>
    <w:next w:val="Textocomentario"/>
    <w:link w:val="AsuntodelcomentarioCar"/>
    <w:uiPriority w:val="99"/>
    <w:semiHidden/>
    <w:unhideWhenUsed/>
    <w:rsid w:val="00AE3237"/>
    <w:rPr>
      <w:b/>
      <w:bCs/>
    </w:rPr>
  </w:style>
  <w:style w:type="character" w:customStyle="1" w:styleId="AsuntodelcomentarioCar">
    <w:name w:val="Asunto del comentario Car"/>
    <w:basedOn w:val="TextocomentarioCar"/>
    <w:link w:val="Asuntodelcomentario"/>
    <w:uiPriority w:val="99"/>
    <w:semiHidden/>
    <w:rsid w:val="00AE3237"/>
    <w:rPr>
      <w:b/>
      <w:bCs/>
      <w:sz w:val="20"/>
      <w:szCs w:val="20"/>
    </w:rPr>
  </w:style>
  <w:style w:type="paragraph" w:styleId="Textonotapie">
    <w:name w:val="footnote text"/>
    <w:basedOn w:val="Normal"/>
    <w:link w:val="TextonotapieCar"/>
    <w:uiPriority w:val="99"/>
    <w:semiHidden/>
    <w:unhideWhenUsed/>
    <w:rsid w:val="007B33D7"/>
    <w:rPr>
      <w:sz w:val="20"/>
      <w:szCs w:val="20"/>
    </w:rPr>
  </w:style>
  <w:style w:type="character" w:customStyle="1" w:styleId="TextonotapieCar">
    <w:name w:val="Texto nota pie Car"/>
    <w:basedOn w:val="Fuentedeprrafopredeter"/>
    <w:link w:val="Textonotapie"/>
    <w:uiPriority w:val="99"/>
    <w:semiHidden/>
    <w:rsid w:val="007B33D7"/>
    <w:rPr>
      <w:sz w:val="20"/>
      <w:szCs w:val="20"/>
    </w:rPr>
  </w:style>
  <w:style w:type="paragraph" w:styleId="NormalWeb">
    <w:name w:val="Normal (Web)"/>
    <w:basedOn w:val="Normal"/>
    <w:uiPriority w:val="99"/>
    <w:semiHidden/>
    <w:unhideWhenUsed/>
    <w:rsid w:val="0015551F"/>
    <w:rPr>
      <w:rFonts w:ascii="Times New Roman" w:hAnsi="Times New Roman" w:cs="Times New Roman"/>
    </w:rPr>
  </w:style>
  <w:style w:type="paragraph" w:customStyle="1" w:styleId="Titulo3">
    <w:name w:val="Titulo 3"/>
    <w:basedOn w:val="Normal"/>
    <w:qFormat/>
    <w:rsid w:val="00AC3DF4"/>
    <w:pPr>
      <w:spacing w:line="360" w:lineRule="auto"/>
      <w:jc w:val="both"/>
    </w:pPr>
    <w:rPr>
      <w:rFonts w:ascii="Times New Roman" w:hAnsi="Times New Roman" w:cs="Times New Roman"/>
      <w:b/>
      <w:bCs/>
      <w:lang w:val="es-ES"/>
    </w:rPr>
  </w:style>
  <w:style w:type="character" w:customStyle="1" w:styleId="Mencinsinresolver2">
    <w:name w:val="Mención sin resolver2"/>
    <w:basedOn w:val="Fuentedeprrafopredeter"/>
    <w:uiPriority w:val="99"/>
    <w:semiHidden/>
    <w:unhideWhenUsed/>
    <w:rsid w:val="0014313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4383683">
      <w:bodyDiv w:val="1"/>
      <w:marLeft w:val="0"/>
      <w:marRight w:val="0"/>
      <w:marTop w:val="0"/>
      <w:marBottom w:val="0"/>
      <w:divBdr>
        <w:top w:val="none" w:sz="0" w:space="0" w:color="auto"/>
        <w:left w:val="none" w:sz="0" w:space="0" w:color="auto"/>
        <w:bottom w:val="none" w:sz="0" w:space="0" w:color="auto"/>
        <w:right w:val="none" w:sz="0" w:space="0" w:color="auto"/>
      </w:divBdr>
    </w:div>
    <w:div w:id="38165871">
      <w:bodyDiv w:val="1"/>
      <w:marLeft w:val="0"/>
      <w:marRight w:val="0"/>
      <w:marTop w:val="0"/>
      <w:marBottom w:val="0"/>
      <w:divBdr>
        <w:top w:val="none" w:sz="0" w:space="0" w:color="auto"/>
        <w:left w:val="none" w:sz="0" w:space="0" w:color="auto"/>
        <w:bottom w:val="none" w:sz="0" w:space="0" w:color="auto"/>
        <w:right w:val="none" w:sz="0" w:space="0" w:color="auto"/>
      </w:divBdr>
    </w:div>
    <w:div w:id="282884153">
      <w:bodyDiv w:val="1"/>
      <w:marLeft w:val="0"/>
      <w:marRight w:val="0"/>
      <w:marTop w:val="0"/>
      <w:marBottom w:val="0"/>
      <w:divBdr>
        <w:top w:val="none" w:sz="0" w:space="0" w:color="auto"/>
        <w:left w:val="none" w:sz="0" w:space="0" w:color="auto"/>
        <w:bottom w:val="none" w:sz="0" w:space="0" w:color="auto"/>
        <w:right w:val="none" w:sz="0" w:space="0" w:color="auto"/>
      </w:divBdr>
    </w:div>
    <w:div w:id="707028609">
      <w:bodyDiv w:val="1"/>
      <w:marLeft w:val="0"/>
      <w:marRight w:val="0"/>
      <w:marTop w:val="0"/>
      <w:marBottom w:val="0"/>
      <w:divBdr>
        <w:top w:val="none" w:sz="0" w:space="0" w:color="auto"/>
        <w:left w:val="none" w:sz="0" w:space="0" w:color="auto"/>
        <w:bottom w:val="none" w:sz="0" w:space="0" w:color="auto"/>
        <w:right w:val="none" w:sz="0" w:space="0" w:color="auto"/>
      </w:divBdr>
    </w:div>
    <w:div w:id="711197675">
      <w:bodyDiv w:val="1"/>
      <w:marLeft w:val="0"/>
      <w:marRight w:val="0"/>
      <w:marTop w:val="0"/>
      <w:marBottom w:val="0"/>
      <w:divBdr>
        <w:top w:val="none" w:sz="0" w:space="0" w:color="auto"/>
        <w:left w:val="none" w:sz="0" w:space="0" w:color="auto"/>
        <w:bottom w:val="none" w:sz="0" w:space="0" w:color="auto"/>
        <w:right w:val="none" w:sz="0" w:space="0" w:color="auto"/>
      </w:divBdr>
    </w:div>
    <w:div w:id="840462984">
      <w:bodyDiv w:val="1"/>
      <w:marLeft w:val="0"/>
      <w:marRight w:val="0"/>
      <w:marTop w:val="0"/>
      <w:marBottom w:val="0"/>
      <w:divBdr>
        <w:top w:val="none" w:sz="0" w:space="0" w:color="auto"/>
        <w:left w:val="none" w:sz="0" w:space="0" w:color="auto"/>
        <w:bottom w:val="none" w:sz="0" w:space="0" w:color="auto"/>
        <w:right w:val="none" w:sz="0" w:space="0" w:color="auto"/>
      </w:divBdr>
    </w:div>
    <w:div w:id="871722162">
      <w:bodyDiv w:val="1"/>
      <w:marLeft w:val="0"/>
      <w:marRight w:val="0"/>
      <w:marTop w:val="0"/>
      <w:marBottom w:val="0"/>
      <w:divBdr>
        <w:top w:val="none" w:sz="0" w:space="0" w:color="auto"/>
        <w:left w:val="none" w:sz="0" w:space="0" w:color="auto"/>
        <w:bottom w:val="none" w:sz="0" w:space="0" w:color="auto"/>
        <w:right w:val="none" w:sz="0" w:space="0" w:color="auto"/>
      </w:divBdr>
    </w:div>
    <w:div w:id="905648384">
      <w:bodyDiv w:val="1"/>
      <w:marLeft w:val="0"/>
      <w:marRight w:val="0"/>
      <w:marTop w:val="0"/>
      <w:marBottom w:val="0"/>
      <w:divBdr>
        <w:top w:val="none" w:sz="0" w:space="0" w:color="auto"/>
        <w:left w:val="none" w:sz="0" w:space="0" w:color="auto"/>
        <w:bottom w:val="none" w:sz="0" w:space="0" w:color="auto"/>
        <w:right w:val="none" w:sz="0" w:space="0" w:color="auto"/>
      </w:divBdr>
    </w:div>
    <w:div w:id="913441643">
      <w:bodyDiv w:val="1"/>
      <w:marLeft w:val="0"/>
      <w:marRight w:val="0"/>
      <w:marTop w:val="0"/>
      <w:marBottom w:val="0"/>
      <w:divBdr>
        <w:top w:val="none" w:sz="0" w:space="0" w:color="auto"/>
        <w:left w:val="none" w:sz="0" w:space="0" w:color="auto"/>
        <w:bottom w:val="none" w:sz="0" w:space="0" w:color="auto"/>
        <w:right w:val="none" w:sz="0" w:space="0" w:color="auto"/>
      </w:divBdr>
    </w:div>
    <w:div w:id="993920750">
      <w:bodyDiv w:val="1"/>
      <w:marLeft w:val="0"/>
      <w:marRight w:val="0"/>
      <w:marTop w:val="0"/>
      <w:marBottom w:val="0"/>
      <w:divBdr>
        <w:top w:val="none" w:sz="0" w:space="0" w:color="auto"/>
        <w:left w:val="none" w:sz="0" w:space="0" w:color="auto"/>
        <w:bottom w:val="none" w:sz="0" w:space="0" w:color="auto"/>
        <w:right w:val="none" w:sz="0" w:space="0" w:color="auto"/>
      </w:divBdr>
    </w:div>
    <w:div w:id="1056124653">
      <w:bodyDiv w:val="1"/>
      <w:marLeft w:val="0"/>
      <w:marRight w:val="0"/>
      <w:marTop w:val="0"/>
      <w:marBottom w:val="0"/>
      <w:divBdr>
        <w:top w:val="none" w:sz="0" w:space="0" w:color="auto"/>
        <w:left w:val="none" w:sz="0" w:space="0" w:color="auto"/>
        <w:bottom w:val="none" w:sz="0" w:space="0" w:color="auto"/>
        <w:right w:val="none" w:sz="0" w:space="0" w:color="auto"/>
      </w:divBdr>
    </w:div>
    <w:div w:id="1096443083">
      <w:bodyDiv w:val="1"/>
      <w:marLeft w:val="0"/>
      <w:marRight w:val="0"/>
      <w:marTop w:val="0"/>
      <w:marBottom w:val="0"/>
      <w:divBdr>
        <w:top w:val="none" w:sz="0" w:space="0" w:color="auto"/>
        <w:left w:val="none" w:sz="0" w:space="0" w:color="auto"/>
        <w:bottom w:val="none" w:sz="0" w:space="0" w:color="auto"/>
        <w:right w:val="none" w:sz="0" w:space="0" w:color="auto"/>
      </w:divBdr>
    </w:div>
    <w:div w:id="1203514482">
      <w:bodyDiv w:val="1"/>
      <w:marLeft w:val="0"/>
      <w:marRight w:val="0"/>
      <w:marTop w:val="0"/>
      <w:marBottom w:val="0"/>
      <w:divBdr>
        <w:top w:val="none" w:sz="0" w:space="0" w:color="auto"/>
        <w:left w:val="none" w:sz="0" w:space="0" w:color="auto"/>
        <w:bottom w:val="none" w:sz="0" w:space="0" w:color="auto"/>
        <w:right w:val="none" w:sz="0" w:space="0" w:color="auto"/>
      </w:divBdr>
    </w:div>
    <w:div w:id="1282834261">
      <w:bodyDiv w:val="1"/>
      <w:marLeft w:val="0"/>
      <w:marRight w:val="0"/>
      <w:marTop w:val="0"/>
      <w:marBottom w:val="0"/>
      <w:divBdr>
        <w:top w:val="none" w:sz="0" w:space="0" w:color="auto"/>
        <w:left w:val="none" w:sz="0" w:space="0" w:color="auto"/>
        <w:bottom w:val="none" w:sz="0" w:space="0" w:color="auto"/>
        <w:right w:val="none" w:sz="0" w:space="0" w:color="auto"/>
      </w:divBdr>
    </w:div>
    <w:div w:id="1321470201">
      <w:bodyDiv w:val="1"/>
      <w:marLeft w:val="0"/>
      <w:marRight w:val="0"/>
      <w:marTop w:val="0"/>
      <w:marBottom w:val="0"/>
      <w:divBdr>
        <w:top w:val="none" w:sz="0" w:space="0" w:color="auto"/>
        <w:left w:val="none" w:sz="0" w:space="0" w:color="auto"/>
        <w:bottom w:val="none" w:sz="0" w:space="0" w:color="auto"/>
        <w:right w:val="none" w:sz="0" w:space="0" w:color="auto"/>
      </w:divBdr>
    </w:div>
    <w:div w:id="1738935416">
      <w:bodyDiv w:val="1"/>
      <w:marLeft w:val="0"/>
      <w:marRight w:val="0"/>
      <w:marTop w:val="0"/>
      <w:marBottom w:val="0"/>
      <w:divBdr>
        <w:top w:val="none" w:sz="0" w:space="0" w:color="auto"/>
        <w:left w:val="none" w:sz="0" w:space="0" w:color="auto"/>
        <w:bottom w:val="none" w:sz="0" w:space="0" w:color="auto"/>
        <w:right w:val="none" w:sz="0" w:space="0" w:color="auto"/>
      </w:divBdr>
    </w:div>
    <w:div w:id="21296208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1.png"/><Relationship Id="rId18" Type="http://schemas.openxmlformats.org/officeDocument/2006/relationships/image" Target="media/image6.jpe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image" Target="media/image5.jpeg"/><Relationship Id="rId2" Type="http://schemas.openxmlformats.org/officeDocument/2006/relationships/customXml" Target="../customXml/item2.xml"/><Relationship Id="rId16" Type="http://schemas.openxmlformats.org/officeDocument/2006/relationships/image" Target="media/image4.jpeg"/><Relationship Id="rId20" Type="http://schemas.openxmlformats.org/officeDocument/2006/relationships/image" Target="media/image8.jpeg"/><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image" Target="media/image3.png"/><Relationship Id="rId10" Type="http://schemas.openxmlformats.org/officeDocument/2006/relationships/comments" Target="comments.xml"/><Relationship Id="rId19" Type="http://schemas.openxmlformats.org/officeDocument/2006/relationships/image" Target="media/image7.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2.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0B9C5560965F546AC737C52AB2A2FC1" ma:contentTypeVersion="9" ma:contentTypeDescription="Crear nuevo documento." ma:contentTypeScope="" ma:versionID="69be240d1f194565ef5f81df457fa716">
  <xsd:schema xmlns:xsd="http://www.w3.org/2001/XMLSchema" xmlns:xs="http://www.w3.org/2001/XMLSchema" xmlns:p="http://schemas.microsoft.com/office/2006/metadata/properties" xmlns:ns2="41ab269b-77d8-43f6-8547-83bf8e3314ed" targetNamespace="http://schemas.microsoft.com/office/2006/metadata/properties" ma:root="true" ma:fieldsID="2514eedf7c11e2831d57b925f95dbfc1" ns2:_="">
    <xsd:import namespace="41ab269b-77d8-43f6-8547-83bf8e3314e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ab269b-77d8-43f6-8547-83bf8e3314e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2D2735E-FD19-4D45-BA72-DF8287697B7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ab269b-77d8-43f6-8547-83bf8e3314e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3201120-7384-482A-BAD0-664D4958291F}">
  <ds:schemaRefs>
    <ds:schemaRef ds:uri="http://schemas.microsoft.com/sharepoint/v3/contenttype/forms"/>
  </ds:schemaRefs>
</ds:datastoreItem>
</file>

<file path=customXml/itemProps3.xml><?xml version="1.0" encoding="utf-8"?>
<ds:datastoreItem xmlns:ds="http://schemas.openxmlformats.org/officeDocument/2006/customXml" ds:itemID="{A680F6B3-7CA3-4EBF-A2C1-08F266E1C1FF}">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590</TotalTime>
  <Pages>15</Pages>
  <Words>6025</Words>
  <Characters>33141</Characters>
  <Application>Microsoft Office Word</Application>
  <DocSecurity>0</DocSecurity>
  <Lines>276</Lines>
  <Paragraphs>78</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39088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22</cp:revision>
  <cp:lastPrinted>2020-09-29T19:46:00Z</cp:lastPrinted>
  <dcterms:created xsi:type="dcterms:W3CDTF">2020-09-24T19:37:00Z</dcterms:created>
  <dcterms:modified xsi:type="dcterms:W3CDTF">2020-12-10T00:37:00Z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0x01010000B9C5560965F546AC737C52AB2A2FC1</vt:lpwstr>
  </property>
</Properties>
</file>