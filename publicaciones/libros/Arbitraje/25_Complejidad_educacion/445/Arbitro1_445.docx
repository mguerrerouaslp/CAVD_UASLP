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E80FEF"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Evaluación universitaria en diseño gráfico. Análisis Comparativo desde perspectivas en México y Colombia</w:t>
      </w:r>
    </w:p>
    <w:p w14:paraId="52CC2C99"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w:t>
      </w:r>
    </w:p>
    <w:p w14:paraId="7DD7BFAC"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RESUMEN</w:t>
      </w:r>
    </w:p>
    <w:p w14:paraId="58E11E5F" w14:textId="253E93D4"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evaluación en diseño gráfico es un ejercicio destinado a evidenciar y analizar la calidad y efectividad de los proyectos y habilidades de los estudiantes en esta disciplina. En la actualidad, su objetivo es fortalecer los procesos académicos y promover el aprendizaje a través de una evaluación integral y retroalimentación completa. Esta investigación tiene como propósito realizar un análisis comparativo de la evaluación universitaria en programas de diseño gráfico en México y Colombia, desde un enfoque complejo de las prácticas evaluativas en ambas regiones. El estudio busca identificar prácticas evaluativas efectivas para desarrollar propuestas innovadoras que optimicen la formación profesional de los estudiantes. Se subraya la importancia de una evaluación que no solo mida, sino que impulse un aprendizaje significativo y una mejora continua. Los resultados apuntan a que, mediante metodologías participativas y retroalimentación continua, es posible mejorar la calidad educativa y preparar a los egresados para</w:t>
      </w:r>
      <w:r w:rsidR="00A52FD9">
        <w:rPr>
          <w:rFonts w:ascii="Times New Roman" w:hAnsi="Times New Roman" w:cs="Times New Roman"/>
          <w:sz w:val="24"/>
          <w:szCs w:val="24"/>
        </w:rPr>
        <w:t xml:space="preserve"> el campo</w:t>
      </w:r>
      <w:r w:rsidRPr="00920831">
        <w:rPr>
          <w:rFonts w:ascii="Times New Roman" w:hAnsi="Times New Roman" w:cs="Times New Roman"/>
          <w:sz w:val="24"/>
          <w:szCs w:val="24"/>
        </w:rPr>
        <w:t xml:space="preserve"> </w:t>
      </w:r>
      <w:r w:rsidR="00577274">
        <w:rPr>
          <w:rFonts w:ascii="Times New Roman" w:hAnsi="Times New Roman" w:cs="Times New Roman"/>
          <w:sz w:val="24"/>
          <w:szCs w:val="24"/>
        </w:rPr>
        <w:t>laboral</w:t>
      </w:r>
      <w:r w:rsidRPr="00920831">
        <w:rPr>
          <w:rFonts w:ascii="Times New Roman" w:hAnsi="Times New Roman" w:cs="Times New Roman"/>
          <w:sz w:val="24"/>
          <w:szCs w:val="24"/>
        </w:rPr>
        <w:t>.</w:t>
      </w:r>
    </w:p>
    <w:p w14:paraId="4F570A23" w14:textId="77777777" w:rsidR="00920831" w:rsidRPr="00920831" w:rsidRDefault="00920831" w:rsidP="005878DB">
      <w:pPr>
        <w:spacing w:after="100" w:line="360" w:lineRule="auto"/>
        <w:jc w:val="both"/>
        <w:rPr>
          <w:rFonts w:ascii="Times New Roman" w:hAnsi="Times New Roman" w:cs="Times New Roman"/>
          <w:sz w:val="24"/>
          <w:szCs w:val="24"/>
        </w:rPr>
      </w:pPr>
    </w:p>
    <w:p w14:paraId="592CC292" w14:textId="77777777" w:rsidR="00920831" w:rsidRDefault="00920831"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INTRODUCCIÓN</w:t>
      </w:r>
    </w:p>
    <w:p w14:paraId="59BCA076" w14:textId="77777777" w:rsidR="002C566A" w:rsidRPr="00920831" w:rsidRDefault="002C566A" w:rsidP="005878DB">
      <w:pPr>
        <w:spacing w:after="100" w:line="360" w:lineRule="auto"/>
        <w:jc w:val="both"/>
        <w:rPr>
          <w:rFonts w:ascii="Times New Roman" w:hAnsi="Times New Roman" w:cs="Times New Roman"/>
          <w:sz w:val="24"/>
          <w:szCs w:val="24"/>
        </w:rPr>
      </w:pPr>
    </w:p>
    <w:p w14:paraId="0D499657" w14:textId="232ED3ED" w:rsidR="00AD6700"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La evaluación universitaria se ha consolidado como un mecanismo crucial para asegurar la calidad educativa y promover la mejora continua en las instituciones de educación superior, la trascendencia, contribuciones y actividades permanentes. De acuerdo con Rodríguez y Salinas (2020), la calidad en la educación superior no solo implica la excelencia académica, también la capacidad de las </w:t>
      </w:r>
      <w:commentRangeStart w:id="0"/>
      <w:r w:rsidRPr="00920831">
        <w:rPr>
          <w:rFonts w:ascii="Times New Roman" w:hAnsi="Times New Roman" w:cs="Times New Roman"/>
          <w:sz w:val="24"/>
          <w:szCs w:val="24"/>
        </w:rPr>
        <w:t>IES</w:t>
      </w:r>
      <w:commentRangeEnd w:id="0"/>
      <w:r w:rsidR="00B72C3A">
        <w:rPr>
          <w:rStyle w:val="CommentReference"/>
        </w:rPr>
        <w:commentReference w:id="0"/>
      </w:r>
      <w:r w:rsidRPr="00920831">
        <w:rPr>
          <w:rFonts w:ascii="Times New Roman" w:hAnsi="Times New Roman" w:cs="Times New Roman"/>
          <w:sz w:val="24"/>
          <w:szCs w:val="24"/>
        </w:rPr>
        <w:t xml:space="preserve"> para responder a las expectativas y necesidades de sus diversos grupos de interés, como estudiantes, empleadores y la sociedad en general. Además, Ochoa-Olivia y Salinas-Rodríguez (2019) enfatizan que la evaluación universitaria, al integrar procesos de autoevaluación y revisión externa, no solo busca identificar áreas de mejora, sino que también fomenta una cultura de responsabilidad y transparencia en la gestión educativa. En este sentido, la evaluación se convierte en un proceso dinámico y colaborativo que no solo mide el rendimiento institucional, sino que también impulsa la </w:t>
      </w:r>
      <w:r w:rsidRPr="00920831">
        <w:rPr>
          <w:rFonts w:ascii="Times New Roman" w:hAnsi="Times New Roman" w:cs="Times New Roman"/>
          <w:sz w:val="24"/>
          <w:szCs w:val="24"/>
        </w:rPr>
        <w:lastRenderedPageBreak/>
        <w:t>innovación y la adaptación en un entorno educativo en constante evolución</w:t>
      </w:r>
      <w:r w:rsidR="00BF7EBC">
        <w:rPr>
          <w:rFonts w:ascii="Times New Roman" w:hAnsi="Times New Roman" w:cs="Times New Roman"/>
          <w:sz w:val="24"/>
          <w:szCs w:val="24"/>
        </w:rPr>
        <w:t xml:space="preserve">, caracterizado por una complejidad ascendente, </w:t>
      </w:r>
      <w:r w:rsidR="00AD6700">
        <w:rPr>
          <w:rFonts w:ascii="Times New Roman" w:hAnsi="Times New Roman" w:cs="Times New Roman"/>
          <w:sz w:val="24"/>
          <w:szCs w:val="24"/>
        </w:rPr>
        <w:t xml:space="preserve">la cual, de acuerdo con </w:t>
      </w:r>
      <w:r w:rsidR="00AD6700" w:rsidRPr="001D0ECB">
        <w:rPr>
          <w:rFonts w:ascii="Times New Roman" w:hAnsi="Times New Roman" w:cs="Times New Roman"/>
          <w:color w:val="222222"/>
          <w:sz w:val="24"/>
          <w:szCs w:val="24"/>
          <w:shd w:val="clear" w:color="auto" w:fill="FFFFFF"/>
        </w:rPr>
        <w:t>Vázquez</w:t>
      </w:r>
      <w:r w:rsidR="00AD6700">
        <w:rPr>
          <w:rFonts w:ascii="Times New Roman" w:hAnsi="Times New Roman" w:cs="Times New Roman"/>
          <w:color w:val="222222"/>
          <w:sz w:val="24"/>
          <w:szCs w:val="24"/>
          <w:shd w:val="clear" w:color="auto" w:fill="FFFFFF"/>
        </w:rPr>
        <w:t xml:space="preserve"> (</w:t>
      </w:r>
      <w:r w:rsidR="00AD6700" w:rsidRPr="001D0ECB">
        <w:rPr>
          <w:rFonts w:ascii="Times New Roman" w:hAnsi="Times New Roman" w:cs="Times New Roman"/>
          <w:color w:val="222222"/>
          <w:sz w:val="24"/>
          <w:szCs w:val="24"/>
          <w:shd w:val="clear" w:color="auto" w:fill="FFFFFF"/>
        </w:rPr>
        <w:t>2019)</w:t>
      </w:r>
      <w:r w:rsidR="00AD6700">
        <w:rPr>
          <w:rFonts w:ascii="Times New Roman" w:hAnsi="Times New Roman" w:cs="Times New Roman"/>
          <w:color w:val="222222"/>
          <w:sz w:val="24"/>
          <w:szCs w:val="24"/>
          <w:shd w:val="clear" w:color="auto" w:fill="FFFFFF"/>
        </w:rPr>
        <w:t>,</w:t>
      </w:r>
      <w:r w:rsidR="00AD6700">
        <w:rPr>
          <w:rFonts w:ascii="Times New Roman" w:hAnsi="Times New Roman" w:cs="Times New Roman"/>
          <w:sz w:val="24"/>
          <w:szCs w:val="24"/>
        </w:rPr>
        <w:t xml:space="preserve"> es una visión múltiple para el estudio d</w:t>
      </w:r>
      <w:r w:rsidR="00AD6700" w:rsidRPr="001D0ECB">
        <w:rPr>
          <w:rFonts w:ascii="Times New Roman" w:hAnsi="Times New Roman" w:cs="Times New Roman"/>
          <w:sz w:val="24"/>
          <w:szCs w:val="24"/>
        </w:rPr>
        <w:t xml:space="preserve">e los problemas o fenómenos, </w:t>
      </w:r>
      <w:r w:rsidR="00AD6700">
        <w:rPr>
          <w:rFonts w:ascii="Times New Roman" w:hAnsi="Times New Roman" w:cs="Times New Roman"/>
          <w:sz w:val="24"/>
          <w:szCs w:val="24"/>
        </w:rPr>
        <w:t xml:space="preserve">cuya posición hace frente </w:t>
      </w:r>
      <w:r w:rsidR="007927D9">
        <w:rPr>
          <w:rFonts w:ascii="Times New Roman" w:hAnsi="Times New Roman" w:cs="Times New Roman"/>
          <w:sz w:val="24"/>
          <w:szCs w:val="24"/>
        </w:rPr>
        <w:t xml:space="preserve">a </w:t>
      </w:r>
      <w:r w:rsidR="00AD6700">
        <w:rPr>
          <w:rFonts w:ascii="Times New Roman" w:hAnsi="Times New Roman" w:cs="Times New Roman"/>
          <w:sz w:val="24"/>
          <w:szCs w:val="24"/>
        </w:rPr>
        <w:t>las</w:t>
      </w:r>
      <w:r w:rsidR="00AD6700" w:rsidRPr="001D0ECB">
        <w:rPr>
          <w:rFonts w:ascii="Times New Roman" w:hAnsi="Times New Roman" w:cs="Times New Roman"/>
          <w:sz w:val="24"/>
          <w:szCs w:val="24"/>
        </w:rPr>
        <w:t xml:space="preserve"> aproximacion</w:t>
      </w:r>
      <w:r w:rsidR="00AD6700">
        <w:rPr>
          <w:rFonts w:ascii="Times New Roman" w:hAnsi="Times New Roman" w:cs="Times New Roman"/>
          <w:sz w:val="24"/>
          <w:szCs w:val="24"/>
        </w:rPr>
        <w:t>es</w:t>
      </w:r>
      <w:r w:rsidR="00AD6700" w:rsidRPr="001D0ECB">
        <w:rPr>
          <w:rFonts w:ascii="Times New Roman" w:hAnsi="Times New Roman" w:cs="Times New Roman"/>
          <w:sz w:val="24"/>
          <w:szCs w:val="24"/>
        </w:rPr>
        <w:t xml:space="preserve"> convencionales </w:t>
      </w:r>
      <w:commentRangeStart w:id="1"/>
      <w:r w:rsidR="00AD6700">
        <w:rPr>
          <w:rFonts w:ascii="Times New Roman" w:hAnsi="Times New Roman" w:cs="Times New Roman"/>
          <w:sz w:val="24"/>
          <w:szCs w:val="24"/>
        </w:rPr>
        <w:t xml:space="preserve">sustentadas en la racionalidad. </w:t>
      </w:r>
      <w:commentRangeEnd w:id="1"/>
      <w:r w:rsidR="00B72C3A">
        <w:rPr>
          <w:rStyle w:val="CommentReference"/>
        </w:rPr>
        <w:commentReference w:id="1"/>
      </w:r>
      <w:r w:rsidR="00AD6700">
        <w:rPr>
          <w:rFonts w:ascii="Times New Roman" w:hAnsi="Times New Roman" w:cs="Times New Roman"/>
          <w:sz w:val="24"/>
          <w:szCs w:val="24"/>
        </w:rPr>
        <w:t xml:space="preserve">Enfrentar dicha complejidad </w:t>
      </w:r>
      <w:r w:rsidR="00BF7EBC">
        <w:rPr>
          <w:rFonts w:ascii="Times New Roman" w:hAnsi="Times New Roman" w:cs="Times New Roman"/>
          <w:sz w:val="24"/>
          <w:szCs w:val="24"/>
        </w:rPr>
        <w:t xml:space="preserve">demanda habilidades en los profesionales para </w:t>
      </w:r>
      <w:r w:rsidR="00AD6700">
        <w:rPr>
          <w:rFonts w:ascii="Times New Roman" w:hAnsi="Times New Roman" w:cs="Times New Roman"/>
          <w:sz w:val="24"/>
          <w:szCs w:val="24"/>
        </w:rPr>
        <w:t>gestionar los</w:t>
      </w:r>
      <w:r w:rsidR="00BF7EBC">
        <w:rPr>
          <w:rFonts w:ascii="Times New Roman" w:hAnsi="Times New Roman" w:cs="Times New Roman"/>
          <w:sz w:val="24"/>
          <w:szCs w:val="24"/>
        </w:rPr>
        <w:t xml:space="preserve"> diversos agentes e interacción que caracterizan su dinámica</w:t>
      </w:r>
      <w:r w:rsidRPr="00920831">
        <w:rPr>
          <w:rFonts w:ascii="Times New Roman" w:hAnsi="Times New Roman" w:cs="Times New Roman"/>
          <w:sz w:val="24"/>
          <w:szCs w:val="24"/>
        </w:rPr>
        <w:t>.</w:t>
      </w:r>
      <w:r w:rsidR="00AD6700">
        <w:rPr>
          <w:rFonts w:ascii="Times New Roman" w:hAnsi="Times New Roman" w:cs="Times New Roman"/>
          <w:sz w:val="24"/>
          <w:szCs w:val="24"/>
        </w:rPr>
        <w:t xml:space="preserve"> </w:t>
      </w:r>
    </w:p>
    <w:p w14:paraId="6D0E1EAA" w14:textId="1A038CD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El diseño gráfico, a pesar de su aparente accesibilidad, subyace una complejidad que trasciende la mera aplicación de técnicas. Su naturaleza multidimensional, que involucra tanto aspectos técnicos como teóricos, exige una formación integral que vaya más allá de la simple transmisión de conocimientos. Como señalan Campi (2020), y Gutiérrez </w:t>
      </w:r>
      <w:del w:id="2" w:author="Author">
        <w:r w:rsidRPr="00920831" w:rsidDel="00B72C3A">
          <w:rPr>
            <w:rFonts w:ascii="Times New Roman" w:hAnsi="Times New Roman" w:cs="Times New Roman"/>
            <w:sz w:val="24"/>
            <w:szCs w:val="24"/>
          </w:rPr>
          <w:delText>et al.</w:delText>
        </w:r>
      </w:del>
      <w:ins w:id="3" w:author="Author">
        <w:r w:rsidR="00B72C3A">
          <w:rPr>
            <w:rFonts w:ascii="Times New Roman" w:hAnsi="Times New Roman" w:cs="Times New Roman"/>
            <w:sz w:val="24"/>
            <w:szCs w:val="24"/>
          </w:rPr>
          <w:t>y colaboradores</w:t>
        </w:r>
      </w:ins>
      <w:r w:rsidRPr="00920831">
        <w:rPr>
          <w:rFonts w:ascii="Times New Roman" w:hAnsi="Times New Roman" w:cs="Times New Roman"/>
          <w:sz w:val="24"/>
          <w:szCs w:val="24"/>
        </w:rPr>
        <w:t xml:space="preserve"> (2017), la educación en diseño gráfico demanda una pedagogía que fomente la reflexión crítica y la resolución de problemas en contextos cambiantes.</w:t>
      </w:r>
    </w:p>
    <w:p w14:paraId="51BB5612" w14:textId="115A3C0B" w:rsidR="00920831" w:rsidRPr="00920831" w:rsidRDefault="00920831" w:rsidP="005878DB">
      <w:pPr>
        <w:spacing w:after="100" w:line="360" w:lineRule="auto"/>
        <w:jc w:val="both"/>
        <w:rPr>
          <w:rFonts w:ascii="Times New Roman" w:hAnsi="Times New Roman" w:cs="Times New Roman"/>
          <w:sz w:val="24"/>
          <w:szCs w:val="24"/>
        </w:rPr>
      </w:pPr>
      <w:commentRangeStart w:id="4"/>
      <w:r w:rsidRPr="00920831">
        <w:rPr>
          <w:rFonts w:ascii="Times New Roman" w:hAnsi="Times New Roman" w:cs="Times New Roman"/>
          <w:sz w:val="24"/>
          <w:szCs w:val="24"/>
        </w:rPr>
        <w:t>Inicialmente se define la práctica del diseño, marcada por la incertidumbre y la necesidad de adaptación (Schön, 1992</w:t>
      </w:r>
      <w:r w:rsidR="006A5F21">
        <w:rPr>
          <w:rFonts w:ascii="Times New Roman" w:hAnsi="Times New Roman" w:cs="Times New Roman"/>
          <w:sz w:val="24"/>
          <w:szCs w:val="24"/>
        </w:rPr>
        <w:t>) y</w:t>
      </w:r>
      <w:r w:rsidRPr="00920831">
        <w:rPr>
          <w:rFonts w:ascii="Times New Roman" w:hAnsi="Times New Roman" w:cs="Times New Roman"/>
          <w:sz w:val="24"/>
          <w:szCs w:val="24"/>
        </w:rPr>
        <w:t xml:space="preserve"> </w:t>
      </w:r>
      <w:r w:rsidR="006A5F21">
        <w:rPr>
          <w:rFonts w:ascii="Times New Roman" w:hAnsi="Times New Roman" w:cs="Times New Roman"/>
          <w:sz w:val="24"/>
          <w:szCs w:val="24"/>
        </w:rPr>
        <w:t>(</w:t>
      </w:r>
      <w:r w:rsidRPr="00920831">
        <w:rPr>
          <w:rFonts w:ascii="Times New Roman" w:hAnsi="Times New Roman" w:cs="Times New Roman"/>
          <w:sz w:val="24"/>
          <w:szCs w:val="24"/>
        </w:rPr>
        <w:t>Campi, 2020), requiere de profesionales capaces de anticipar tendencias y de integrar conocimientos de diversas disciplinas</w:t>
      </w:r>
      <w:commentRangeEnd w:id="4"/>
      <w:r w:rsidR="00B72C3A">
        <w:rPr>
          <w:rStyle w:val="CommentReference"/>
        </w:rPr>
        <w:commentReference w:id="4"/>
      </w:r>
      <w:r w:rsidRPr="00920831">
        <w:rPr>
          <w:rFonts w:ascii="Times New Roman" w:hAnsi="Times New Roman" w:cs="Times New Roman"/>
          <w:sz w:val="24"/>
          <w:szCs w:val="24"/>
        </w:rPr>
        <w:t xml:space="preserve">. Frascara (2018) enfatiza el papel del diseñador como un comunicador visual que debe dominar una amplia gama de herramientas y conceptos. </w:t>
      </w:r>
      <w:commentRangeStart w:id="5"/>
      <w:r w:rsidRPr="00920831">
        <w:rPr>
          <w:rFonts w:ascii="Times New Roman" w:hAnsi="Times New Roman" w:cs="Times New Roman"/>
          <w:sz w:val="24"/>
          <w:szCs w:val="24"/>
        </w:rPr>
        <w:t xml:space="preserve">En este sentido, la interdisciplinariedad </w:t>
      </w:r>
      <w:commentRangeEnd w:id="5"/>
      <w:r w:rsidR="00E7636C">
        <w:rPr>
          <w:rStyle w:val="CommentReference"/>
        </w:rPr>
        <w:commentReference w:id="5"/>
      </w:r>
      <w:r w:rsidRPr="00920831">
        <w:rPr>
          <w:rFonts w:ascii="Times New Roman" w:hAnsi="Times New Roman" w:cs="Times New Roman"/>
          <w:sz w:val="24"/>
          <w:szCs w:val="24"/>
        </w:rPr>
        <w:t>emerge como un enfoque clave para fortalecer la formación en diseño, dada la naturaleza propia de esta actividad, la cual se entrelaza ineludiblemente con distintos saberes y disciplinas, permitiendo a los estudiantes explorar conexiones entre la semiótica, el arte, la tecnología y otras áreas relevantes (García Arano, 2020</w:t>
      </w:r>
      <w:del w:id="6" w:author="Author">
        <w:r w:rsidR="006A5F21" w:rsidDel="00E7636C">
          <w:rPr>
            <w:rFonts w:ascii="Times New Roman" w:hAnsi="Times New Roman" w:cs="Times New Roman"/>
            <w:sz w:val="24"/>
            <w:szCs w:val="24"/>
          </w:rPr>
          <w:delText>)</w:delText>
        </w:r>
      </w:del>
      <w:r w:rsidR="006A5F21">
        <w:rPr>
          <w:rFonts w:ascii="Times New Roman" w:hAnsi="Times New Roman" w:cs="Times New Roman"/>
          <w:sz w:val="24"/>
          <w:szCs w:val="24"/>
        </w:rPr>
        <w:t xml:space="preserve"> y </w:t>
      </w:r>
      <w:del w:id="7" w:author="Author">
        <w:r w:rsidR="006A5F21" w:rsidDel="00E7636C">
          <w:rPr>
            <w:rFonts w:ascii="Times New Roman" w:hAnsi="Times New Roman" w:cs="Times New Roman"/>
            <w:sz w:val="24"/>
            <w:szCs w:val="24"/>
          </w:rPr>
          <w:delText>(</w:delText>
        </w:r>
      </w:del>
      <w:r w:rsidRPr="00920831">
        <w:rPr>
          <w:rFonts w:ascii="Times New Roman" w:hAnsi="Times New Roman" w:cs="Times New Roman"/>
          <w:sz w:val="24"/>
          <w:szCs w:val="24"/>
        </w:rPr>
        <w:t xml:space="preserve">Pereda-Vidal </w:t>
      </w:r>
      <w:r w:rsidR="006A5F21">
        <w:rPr>
          <w:rFonts w:ascii="Times New Roman" w:hAnsi="Times New Roman" w:cs="Times New Roman"/>
          <w:sz w:val="24"/>
          <w:szCs w:val="24"/>
        </w:rPr>
        <w:t>y</w:t>
      </w:r>
      <w:r w:rsidRPr="00920831">
        <w:rPr>
          <w:rFonts w:ascii="Times New Roman" w:hAnsi="Times New Roman" w:cs="Times New Roman"/>
          <w:sz w:val="24"/>
          <w:szCs w:val="24"/>
        </w:rPr>
        <w:t xml:space="preserve"> Castro Caballero, 2022).</w:t>
      </w:r>
    </w:p>
    <w:p w14:paraId="1AE1C330" w14:textId="0B6B2085" w:rsidR="00920831" w:rsidRPr="00920831" w:rsidRDefault="00920831" w:rsidP="005878DB">
      <w:pPr>
        <w:spacing w:after="100" w:line="360" w:lineRule="auto"/>
        <w:jc w:val="both"/>
        <w:rPr>
          <w:rFonts w:ascii="Times New Roman" w:hAnsi="Times New Roman" w:cs="Times New Roman"/>
          <w:sz w:val="24"/>
          <w:szCs w:val="24"/>
        </w:rPr>
      </w:pPr>
      <w:commentRangeStart w:id="8"/>
      <w:r w:rsidRPr="00865AE1">
        <w:rPr>
          <w:rFonts w:ascii="Times New Roman" w:hAnsi="Times New Roman" w:cs="Times New Roman"/>
          <w:sz w:val="24"/>
          <w:szCs w:val="24"/>
        </w:rPr>
        <w:t>Desde</w:t>
      </w:r>
      <w:commentRangeEnd w:id="8"/>
      <w:r w:rsidR="00E7636C">
        <w:rPr>
          <w:rStyle w:val="CommentReference"/>
        </w:rPr>
        <w:commentReference w:id="8"/>
      </w:r>
      <w:r w:rsidRPr="00865AE1">
        <w:rPr>
          <w:rFonts w:ascii="Times New Roman" w:hAnsi="Times New Roman" w:cs="Times New Roman"/>
          <w:sz w:val="24"/>
          <w:szCs w:val="24"/>
        </w:rPr>
        <w:t xml:space="preserve"> una perspectiva de </w:t>
      </w:r>
      <w:r w:rsidRPr="000008F0">
        <w:rPr>
          <w:rFonts w:ascii="Times New Roman" w:hAnsi="Times New Roman" w:cs="Times New Roman"/>
          <w:sz w:val="24"/>
          <w:szCs w:val="24"/>
          <w:highlight w:val="yellow"/>
          <w:rPrChange w:id="9" w:author="Author">
            <w:rPr>
              <w:rFonts w:ascii="Times New Roman" w:hAnsi="Times New Roman" w:cs="Times New Roman"/>
              <w:sz w:val="24"/>
              <w:szCs w:val="24"/>
            </w:rPr>
          </w:rPrChange>
        </w:rPr>
        <w:t>la evaluación</w:t>
      </w:r>
      <w:r w:rsidRPr="000008F0">
        <w:rPr>
          <w:rFonts w:ascii="Times New Roman" w:hAnsi="Times New Roman" w:cs="Times New Roman"/>
          <w:sz w:val="24"/>
          <w:szCs w:val="24"/>
          <w:highlight w:val="green"/>
          <w:rPrChange w:id="10" w:author="Author">
            <w:rPr>
              <w:rFonts w:ascii="Times New Roman" w:hAnsi="Times New Roman" w:cs="Times New Roman"/>
              <w:sz w:val="24"/>
              <w:szCs w:val="24"/>
            </w:rPr>
          </w:rPrChange>
        </w:rPr>
        <w:t>,</w:t>
      </w:r>
      <w:r w:rsidRPr="00865AE1">
        <w:rPr>
          <w:rFonts w:ascii="Times New Roman" w:hAnsi="Times New Roman" w:cs="Times New Roman"/>
          <w:sz w:val="24"/>
          <w:szCs w:val="24"/>
        </w:rPr>
        <w:t xml:space="preserve"> diversos autores han abordado </w:t>
      </w:r>
      <w:r w:rsidRPr="000008F0">
        <w:rPr>
          <w:rFonts w:ascii="Times New Roman" w:hAnsi="Times New Roman" w:cs="Times New Roman"/>
          <w:sz w:val="24"/>
          <w:szCs w:val="24"/>
          <w:highlight w:val="yellow"/>
          <w:rPrChange w:id="11" w:author="Author">
            <w:rPr>
              <w:rFonts w:ascii="Times New Roman" w:hAnsi="Times New Roman" w:cs="Times New Roman"/>
              <w:sz w:val="24"/>
              <w:szCs w:val="24"/>
            </w:rPr>
          </w:rPrChange>
        </w:rPr>
        <w:t>la evaluación</w:t>
      </w:r>
      <w:r w:rsidRPr="00865AE1">
        <w:rPr>
          <w:rFonts w:ascii="Times New Roman" w:hAnsi="Times New Roman" w:cs="Times New Roman"/>
          <w:sz w:val="24"/>
          <w:szCs w:val="24"/>
        </w:rPr>
        <w:t xml:space="preserve"> desde distintos enfoques, enriqueciendo el debate sobre su papel en los procesos de enseñanza y aprendizaje. Cronbach (1963), por ejemplo, la concibe como un elemento fundamental del desarrollo curricular, mientras que House y Howe (2001) destacan la importancia de la inclusión y el diálogo en los procesos evaluativos.</w:t>
      </w:r>
      <w:r w:rsidRPr="00920831">
        <w:rPr>
          <w:rFonts w:ascii="Times New Roman" w:hAnsi="Times New Roman" w:cs="Times New Roman"/>
          <w:sz w:val="24"/>
          <w:szCs w:val="24"/>
        </w:rPr>
        <w:t xml:space="preserve"> </w:t>
      </w:r>
    </w:p>
    <w:p w14:paraId="6209C953" w14:textId="075FA5D1"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En el campo del diseño gráfico, la evaluación ha sido objeto de investigaciones que han explorado diferentes enfoques y metodologías, por ello, la evaluación que se desarrolla durante la formación de </w:t>
      </w:r>
      <w:commentRangeStart w:id="12"/>
      <w:r w:rsidRPr="00920831">
        <w:rPr>
          <w:rFonts w:ascii="Times New Roman" w:hAnsi="Times New Roman" w:cs="Times New Roman"/>
          <w:sz w:val="24"/>
          <w:szCs w:val="24"/>
        </w:rPr>
        <w:t>diseñadores es fundamental para la buena ejecución de un proyecto</w:t>
      </w:r>
      <w:commentRangeEnd w:id="12"/>
      <w:r w:rsidR="00E7636C">
        <w:rPr>
          <w:rStyle w:val="CommentReference"/>
        </w:rPr>
        <w:commentReference w:id="12"/>
      </w:r>
      <w:r w:rsidRPr="00920831">
        <w:rPr>
          <w:rFonts w:ascii="Times New Roman" w:hAnsi="Times New Roman" w:cs="Times New Roman"/>
          <w:sz w:val="24"/>
          <w:szCs w:val="24"/>
        </w:rPr>
        <w:t xml:space="preserve">. Pero para lograr una formación integral se deben definir las competencias que se pretenden </w:t>
      </w:r>
      <w:r w:rsidRPr="00920831">
        <w:rPr>
          <w:rFonts w:ascii="Times New Roman" w:hAnsi="Times New Roman" w:cs="Times New Roman"/>
          <w:sz w:val="24"/>
          <w:szCs w:val="24"/>
        </w:rPr>
        <w:lastRenderedPageBreak/>
        <w:t xml:space="preserve">desarrollar, desde una dimensión cognoscitiva correspondiente a temáticas básicas, transversales y disciplinares y las dimensiones cognoscitiva práctica y afectiva (Mena y Vargas, 2010), </w:t>
      </w:r>
      <w:r w:rsidR="000579FF">
        <w:rPr>
          <w:rFonts w:ascii="Times New Roman" w:hAnsi="Times New Roman" w:cs="Times New Roman"/>
          <w:sz w:val="24"/>
          <w:szCs w:val="24"/>
        </w:rPr>
        <w:t xml:space="preserve">es decir de naturaleza </w:t>
      </w:r>
      <w:commentRangeStart w:id="13"/>
      <w:r w:rsidR="000579FF">
        <w:rPr>
          <w:rFonts w:ascii="Times New Roman" w:hAnsi="Times New Roman" w:cs="Times New Roman"/>
          <w:sz w:val="24"/>
          <w:szCs w:val="24"/>
        </w:rPr>
        <w:t>compleja</w:t>
      </w:r>
      <w:commentRangeEnd w:id="13"/>
      <w:r w:rsidR="00E7636C">
        <w:rPr>
          <w:rStyle w:val="CommentReference"/>
        </w:rPr>
        <w:commentReference w:id="13"/>
      </w:r>
      <w:r w:rsidR="000579FF">
        <w:rPr>
          <w:rFonts w:ascii="Times New Roman" w:hAnsi="Times New Roman" w:cs="Times New Roman"/>
          <w:sz w:val="24"/>
          <w:szCs w:val="24"/>
        </w:rPr>
        <w:t>. E</w:t>
      </w:r>
      <w:r w:rsidRPr="00920831">
        <w:rPr>
          <w:rFonts w:ascii="Times New Roman" w:hAnsi="Times New Roman" w:cs="Times New Roman"/>
          <w:sz w:val="24"/>
          <w:szCs w:val="24"/>
        </w:rPr>
        <w:t>sta articulación constante constituye la base fundamental de la nueva pedagogía del diseño</w:t>
      </w:r>
      <w:r w:rsidR="001C0BBB">
        <w:rPr>
          <w:rFonts w:ascii="Times New Roman" w:hAnsi="Times New Roman" w:cs="Times New Roman"/>
          <w:sz w:val="24"/>
          <w:szCs w:val="24"/>
        </w:rPr>
        <w:t>, desde la complejidad,</w:t>
      </w:r>
      <w:r w:rsidRPr="00920831">
        <w:rPr>
          <w:rFonts w:ascii="Times New Roman" w:hAnsi="Times New Roman" w:cs="Times New Roman"/>
          <w:sz w:val="24"/>
          <w:szCs w:val="24"/>
        </w:rPr>
        <w:t xml:space="preserve"> para formar diseñadores con herramientas necesarias para responder a las nuevas exigencias del mercado. </w:t>
      </w:r>
    </w:p>
    <w:p w14:paraId="2C7D5A88" w14:textId="2E8456A5"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En esta misma línea, estudios como los de Lloret (2015)</w:t>
      </w:r>
      <w:r w:rsidR="00F92DBB">
        <w:rPr>
          <w:rFonts w:ascii="Times New Roman" w:hAnsi="Times New Roman" w:cs="Times New Roman"/>
          <w:sz w:val="24"/>
          <w:szCs w:val="24"/>
        </w:rPr>
        <w:t>;</w:t>
      </w:r>
      <w:r w:rsidRPr="00920831">
        <w:rPr>
          <w:rFonts w:ascii="Times New Roman" w:hAnsi="Times New Roman" w:cs="Times New Roman"/>
          <w:sz w:val="24"/>
          <w:szCs w:val="24"/>
        </w:rPr>
        <w:t xml:space="preserve"> Mendivil, Martínez y Camacho (2017)</w:t>
      </w:r>
      <w:r w:rsidR="008B246A">
        <w:rPr>
          <w:rFonts w:ascii="Times New Roman" w:hAnsi="Times New Roman" w:cs="Times New Roman"/>
          <w:sz w:val="24"/>
          <w:szCs w:val="24"/>
        </w:rPr>
        <w:t>,</w:t>
      </w:r>
      <w:r w:rsidRPr="00920831">
        <w:rPr>
          <w:rFonts w:ascii="Times New Roman" w:hAnsi="Times New Roman" w:cs="Times New Roman"/>
          <w:sz w:val="24"/>
          <w:szCs w:val="24"/>
        </w:rPr>
        <w:t xml:space="preserve"> y Branda y Blanco (2017) han analizado la implementación de rúbricas, la importancia de la retroalimentación y la participación de los estudiantes en los procesos evaluativos. Asimismo, investigaciones en Colombia, como las de Buitrago y García (2021)</w:t>
      </w:r>
      <w:r w:rsidR="00875E30">
        <w:rPr>
          <w:rFonts w:ascii="Times New Roman" w:hAnsi="Times New Roman" w:cs="Times New Roman"/>
          <w:sz w:val="24"/>
          <w:szCs w:val="24"/>
        </w:rPr>
        <w:t>,</w:t>
      </w:r>
      <w:r w:rsidRPr="00920831">
        <w:rPr>
          <w:rFonts w:ascii="Times New Roman" w:hAnsi="Times New Roman" w:cs="Times New Roman"/>
          <w:sz w:val="24"/>
          <w:szCs w:val="24"/>
        </w:rPr>
        <w:t xml:space="preserve"> y Sepúlveda (2018), han destacado la evaluación por competencias para tener un objetivo claro de lo que se busca evaluar, a su vez, la relevancia de la autoevaluación y la coevaluación, donde manifiestan que estos procesos aportan en la formación de los futuros diseñadores, en relación con posturas críticas y argumentativas. </w:t>
      </w:r>
    </w:p>
    <w:p w14:paraId="6006E407" w14:textId="4617284C"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De esta manera, la evaluación en diseño</w:t>
      </w:r>
      <w:commentRangeStart w:id="14"/>
      <w:r w:rsidRPr="00920831">
        <w:rPr>
          <w:rFonts w:ascii="Times New Roman" w:hAnsi="Times New Roman" w:cs="Times New Roman"/>
          <w:sz w:val="24"/>
          <w:szCs w:val="24"/>
        </w:rPr>
        <w:t xml:space="preserve"> gráfico ha evolucionado </w:t>
      </w:r>
      <w:commentRangeEnd w:id="14"/>
      <w:r w:rsidR="00E7636C">
        <w:rPr>
          <w:rStyle w:val="CommentReference"/>
        </w:rPr>
        <w:commentReference w:id="14"/>
      </w:r>
      <w:r w:rsidRPr="00920831">
        <w:rPr>
          <w:rFonts w:ascii="Times New Roman" w:hAnsi="Times New Roman" w:cs="Times New Roman"/>
          <w:sz w:val="24"/>
          <w:szCs w:val="24"/>
        </w:rPr>
        <w:t>de ser un mero ejercicio de calificación a convertirse en un proceso integral</w:t>
      </w:r>
      <w:r w:rsidR="008B246A">
        <w:rPr>
          <w:rFonts w:ascii="Times New Roman" w:hAnsi="Times New Roman" w:cs="Times New Roman"/>
          <w:sz w:val="24"/>
          <w:szCs w:val="24"/>
        </w:rPr>
        <w:t>, de perfil complejo,</w:t>
      </w:r>
      <w:r w:rsidRPr="00920831">
        <w:rPr>
          <w:rFonts w:ascii="Times New Roman" w:hAnsi="Times New Roman" w:cs="Times New Roman"/>
          <w:sz w:val="24"/>
          <w:szCs w:val="24"/>
        </w:rPr>
        <w:t xml:space="preserve"> que influye significativamente en la calidad de la formación de los diseñadores. </w:t>
      </w:r>
    </w:p>
    <w:p w14:paraId="199875CA" w14:textId="78941619"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En un contexto donde la complejidad de las problemáticas a resolver y la diversidad de las herramientas disponibles aumentan exponencialmente, resulta fundamental contar con sistemas de evaluación que, no sólo se limiten a calificar, más bien que promuevan el desarrollo de competencias creativas, críticas y de resolución de problemas. En relación con lo anterior, el objetivo </w:t>
      </w:r>
      <w:r w:rsidRPr="000008F0">
        <w:rPr>
          <w:rFonts w:ascii="Times New Roman" w:hAnsi="Times New Roman" w:cs="Times New Roman"/>
          <w:sz w:val="24"/>
          <w:szCs w:val="24"/>
          <w:highlight w:val="yellow"/>
          <w:rPrChange w:id="15" w:author="Author">
            <w:rPr>
              <w:rFonts w:ascii="Times New Roman" w:hAnsi="Times New Roman" w:cs="Times New Roman"/>
              <w:sz w:val="24"/>
              <w:szCs w:val="24"/>
            </w:rPr>
          </w:rPrChange>
        </w:rPr>
        <w:t xml:space="preserve">de este trabajo es realizar un análisis comparativo de la evaluación universitaria aplicada en programas de diseño gráfico en México y </w:t>
      </w:r>
      <w:commentRangeStart w:id="16"/>
      <w:commentRangeStart w:id="17"/>
      <w:r w:rsidRPr="000008F0">
        <w:rPr>
          <w:rFonts w:ascii="Times New Roman" w:hAnsi="Times New Roman" w:cs="Times New Roman"/>
          <w:sz w:val="24"/>
          <w:szCs w:val="24"/>
          <w:highlight w:val="yellow"/>
          <w:rPrChange w:id="18" w:author="Author">
            <w:rPr>
              <w:rFonts w:ascii="Times New Roman" w:hAnsi="Times New Roman" w:cs="Times New Roman"/>
              <w:sz w:val="24"/>
              <w:szCs w:val="24"/>
            </w:rPr>
          </w:rPrChange>
        </w:rPr>
        <w:t>Colombia</w:t>
      </w:r>
      <w:r w:rsidRPr="00920831">
        <w:rPr>
          <w:rFonts w:ascii="Times New Roman" w:hAnsi="Times New Roman" w:cs="Times New Roman"/>
          <w:sz w:val="24"/>
          <w:szCs w:val="24"/>
        </w:rPr>
        <w:t xml:space="preserve">. </w:t>
      </w:r>
      <w:commentRangeEnd w:id="16"/>
      <w:r w:rsidR="00E7636C">
        <w:rPr>
          <w:rStyle w:val="CommentReference"/>
        </w:rPr>
        <w:commentReference w:id="16"/>
      </w:r>
      <w:commentRangeEnd w:id="17"/>
      <w:r w:rsidR="00E7636C">
        <w:rPr>
          <w:rStyle w:val="CommentReference"/>
        </w:rPr>
        <w:commentReference w:id="17"/>
      </w:r>
      <w:r w:rsidRPr="00920831">
        <w:rPr>
          <w:rFonts w:ascii="Times New Roman" w:hAnsi="Times New Roman" w:cs="Times New Roman"/>
          <w:sz w:val="24"/>
          <w:szCs w:val="24"/>
        </w:rPr>
        <w:t>Dicho estudio propone analizar las prácticas evaluativas actuales en los programas de diseño gráfico, a través de metodologías participativas y la implementación de estrategias de retroalimentación continua. Con ello se busca identificar oportunidades de mejora y proponer alternativas que contribuyan a la formación de profesionales altamente cualificados.</w:t>
      </w:r>
    </w:p>
    <w:p w14:paraId="08EB8CE5" w14:textId="77777777" w:rsidR="00920831" w:rsidRPr="00920831" w:rsidRDefault="00920831" w:rsidP="005878DB">
      <w:pPr>
        <w:spacing w:after="100" w:line="360" w:lineRule="auto"/>
        <w:jc w:val="both"/>
        <w:rPr>
          <w:rFonts w:ascii="Times New Roman" w:hAnsi="Times New Roman" w:cs="Times New Roman"/>
          <w:sz w:val="24"/>
          <w:szCs w:val="24"/>
        </w:rPr>
      </w:pPr>
    </w:p>
    <w:p w14:paraId="4F88DDBF"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MARCO CONTEXTUAL</w:t>
      </w:r>
    </w:p>
    <w:p w14:paraId="50AFB6D6" w14:textId="77777777" w:rsidR="00920831" w:rsidRPr="00920831" w:rsidRDefault="00920831" w:rsidP="005878DB">
      <w:pPr>
        <w:spacing w:after="100" w:line="360" w:lineRule="auto"/>
        <w:jc w:val="both"/>
        <w:rPr>
          <w:rFonts w:ascii="Times New Roman" w:hAnsi="Times New Roman" w:cs="Times New Roman"/>
          <w:sz w:val="24"/>
          <w:szCs w:val="24"/>
        </w:rPr>
      </w:pPr>
    </w:p>
    <w:p w14:paraId="00061067" w14:textId="01E213F0"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i/>
          <w:iCs/>
          <w:sz w:val="24"/>
          <w:szCs w:val="24"/>
        </w:rPr>
        <w:lastRenderedPageBreak/>
        <w:t>Evaluación en</w:t>
      </w:r>
      <w:r w:rsidR="00146F37" w:rsidRPr="005878DB">
        <w:rPr>
          <w:rFonts w:ascii="Times New Roman" w:hAnsi="Times New Roman" w:cs="Times New Roman"/>
          <w:b/>
          <w:bCs/>
          <w:i/>
          <w:iCs/>
          <w:sz w:val="24"/>
          <w:szCs w:val="24"/>
        </w:rPr>
        <w:t xml:space="preserve"> la</w:t>
      </w:r>
      <w:r w:rsidRPr="00920831">
        <w:rPr>
          <w:rFonts w:ascii="Times New Roman" w:hAnsi="Times New Roman" w:cs="Times New Roman"/>
          <w:b/>
          <w:bCs/>
          <w:i/>
          <w:iCs/>
          <w:sz w:val="24"/>
          <w:szCs w:val="24"/>
        </w:rPr>
        <w:t xml:space="preserve"> educación superior </w:t>
      </w:r>
    </w:p>
    <w:p w14:paraId="03AFFF09"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La evaluación en diseño gráfico ha </w:t>
      </w:r>
      <w:commentRangeStart w:id="19"/>
      <w:r w:rsidRPr="00920831">
        <w:rPr>
          <w:rFonts w:ascii="Times New Roman" w:hAnsi="Times New Roman" w:cs="Times New Roman"/>
          <w:sz w:val="24"/>
          <w:szCs w:val="24"/>
        </w:rPr>
        <w:t>evolucionado de ser un mero ejercicio de calificación a convertirse en un proceso integral que influye significativamente en la calidad de la formación de los diseñadores.</w:t>
      </w:r>
      <w:commentRangeEnd w:id="19"/>
      <w:r w:rsidR="00E7636C">
        <w:rPr>
          <w:rStyle w:val="CommentReference"/>
        </w:rPr>
        <w:commentReference w:id="19"/>
      </w:r>
      <w:r w:rsidRPr="00920831">
        <w:rPr>
          <w:rFonts w:ascii="Times New Roman" w:hAnsi="Times New Roman" w:cs="Times New Roman"/>
          <w:sz w:val="24"/>
          <w:szCs w:val="24"/>
        </w:rPr>
        <w:t xml:space="preserve"> En un contexto donde la complejidad de las problemáticas a resolver y la diversidad de las herramientas disponibles aumentan exponencialmente, resulta fundamental contar con sistemas de evaluación que promuevan el desarrollo de competencias creativas, críticas y de resolución de problemas.</w:t>
      </w:r>
    </w:p>
    <w:p w14:paraId="1BB7639F" w14:textId="0EAF4F7E" w:rsidR="00920831" w:rsidRPr="00920831" w:rsidRDefault="00920831" w:rsidP="005878DB">
      <w:pPr>
        <w:spacing w:after="100" w:line="360" w:lineRule="auto"/>
        <w:jc w:val="both"/>
        <w:rPr>
          <w:rFonts w:ascii="Times New Roman" w:hAnsi="Times New Roman" w:cs="Times New Roman"/>
          <w:sz w:val="24"/>
          <w:szCs w:val="24"/>
        </w:rPr>
      </w:pPr>
      <w:commentRangeStart w:id="20"/>
      <w:r w:rsidRPr="00920831">
        <w:rPr>
          <w:rFonts w:ascii="Times New Roman" w:hAnsi="Times New Roman" w:cs="Times New Roman"/>
          <w:sz w:val="24"/>
          <w:szCs w:val="24"/>
        </w:rPr>
        <w:t>En el campo del diseño gráfico, la evaluación ha sido objeto de numerosas investigaciones que han explorado diferentes enfoques y metodologías. Estudios como los de Lloret (2015)</w:t>
      </w:r>
      <w:r w:rsidR="00DD4BCC">
        <w:rPr>
          <w:rFonts w:ascii="Times New Roman" w:hAnsi="Times New Roman" w:cs="Times New Roman"/>
          <w:sz w:val="24"/>
          <w:szCs w:val="24"/>
        </w:rPr>
        <w:t>,</w:t>
      </w:r>
      <w:r w:rsidR="00146F37" w:rsidRPr="005878DB">
        <w:rPr>
          <w:rFonts w:ascii="Times New Roman" w:hAnsi="Times New Roman" w:cs="Times New Roman"/>
          <w:sz w:val="24"/>
          <w:szCs w:val="24"/>
        </w:rPr>
        <w:t xml:space="preserve"> y</w:t>
      </w:r>
      <w:r w:rsidRPr="00920831">
        <w:rPr>
          <w:rFonts w:ascii="Times New Roman" w:hAnsi="Times New Roman" w:cs="Times New Roman"/>
          <w:sz w:val="24"/>
          <w:szCs w:val="24"/>
        </w:rPr>
        <w:t xml:space="preserve"> Mendivil, Martínez y Camacho (2017), </w:t>
      </w:r>
      <w:r w:rsidR="00146F37" w:rsidRPr="005878DB">
        <w:rPr>
          <w:rFonts w:ascii="Times New Roman" w:hAnsi="Times New Roman" w:cs="Times New Roman"/>
          <w:sz w:val="24"/>
          <w:szCs w:val="24"/>
        </w:rPr>
        <w:t>entre otros,</w:t>
      </w:r>
      <w:r w:rsidRPr="00920831">
        <w:rPr>
          <w:rFonts w:ascii="Times New Roman" w:hAnsi="Times New Roman" w:cs="Times New Roman"/>
          <w:sz w:val="24"/>
          <w:szCs w:val="24"/>
        </w:rPr>
        <w:t xml:space="preserve"> analizan la implementación de rúbricas, la importancia de la retroalimentación y la participación de los estudiantes en los procesos evaluativos. </w:t>
      </w:r>
      <w:commentRangeEnd w:id="20"/>
      <w:r w:rsidR="00E7636C">
        <w:rPr>
          <w:rStyle w:val="CommentReference"/>
        </w:rPr>
        <w:commentReference w:id="20"/>
      </w:r>
    </w:p>
    <w:p w14:paraId="6FCBCC15" w14:textId="060630F3" w:rsidR="00146F37" w:rsidRPr="005878DB"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evaluación universitaria en diseño gráfico desempeña un papel crucial en la calidad de la formación académica y profesional de los estudiantes. Para acercarse al concepto de evaluación, existen diversos postulados que han contribuido en definirla</w:t>
      </w:r>
      <w:r w:rsidR="00146F37" w:rsidRPr="005878DB">
        <w:rPr>
          <w:rFonts w:ascii="Times New Roman" w:hAnsi="Times New Roman" w:cs="Times New Roman"/>
          <w:sz w:val="24"/>
          <w:szCs w:val="24"/>
        </w:rPr>
        <w:t xml:space="preserve">. </w:t>
      </w:r>
      <w:r w:rsidRPr="00920831">
        <w:rPr>
          <w:rFonts w:ascii="Times New Roman" w:hAnsi="Times New Roman" w:cs="Times New Roman"/>
          <w:sz w:val="24"/>
          <w:szCs w:val="24"/>
        </w:rPr>
        <w:t xml:space="preserve">Por una parte, se convierte en un elemento que promueve el aprendizaje, si se transforma y se cambia su enfoque de un momento de estrés, tensión que tiene como objetivo un castigo o meramente ser correctiva (Mazur, 2020). Por una parte, Cronbach (1963) define la evaluación como parte fundamental del desarrollo curricular; House </w:t>
      </w:r>
      <w:ins w:id="21" w:author="Author">
        <w:r w:rsidR="00E7636C">
          <w:rPr>
            <w:rFonts w:ascii="Times New Roman" w:hAnsi="Times New Roman" w:cs="Times New Roman"/>
            <w:sz w:val="24"/>
            <w:szCs w:val="24"/>
          </w:rPr>
          <w:t>y</w:t>
        </w:r>
      </w:ins>
      <w:del w:id="22" w:author="Author">
        <w:r w:rsidRPr="00920831" w:rsidDel="00E7636C">
          <w:rPr>
            <w:rFonts w:ascii="Times New Roman" w:hAnsi="Times New Roman" w:cs="Times New Roman"/>
            <w:sz w:val="24"/>
            <w:szCs w:val="24"/>
          </w:rPr>
          <w:delText>&amp;</w:delText>
        </w:r>
      </w:del>
      <w:r w:rsidRPr="00920831">
        <w:rPr>
          <w:rFonts w:ascii="Times New Roman" w:hAnsi="Times New Roman" w:cs="Times New Roman"/>
          <w:sz w:val="24"/>
          <w:szCs w:val="24"/>
        </w:rPr>
        <w:t xml:space="preserve"> Howe (2001) afirma que la evaluación debe responder a la inclusión, tener un diálogo y una deliberación</w:t>
      </w:r>
      <w:r w:rsidR="00200752">
        <w:rPr>
          <w:rFonts w:ascii="Times New Roman" w:hAnsi="Times New Roman" w:cs="Times New Roman"/>
          <w:sz w:val="24"/>
          <w:szCs w:val="24"/>
        </w:rPr>
        <w:t xml:space="preserve">, donde </w:t>
      </w:r>
      <w:r w:rsidRPr="00920831">
        <w:rPr>
          <w:rFonts w:ascii="Times New Roman" w:hAnsi="Times New Roman" w:cs="Times New Roman"/>
          <w:sz w:val="24"/>
          <w:szCs w:val="24"/>
        </w:rPr>
        <w:t>la evaluación abre camino a no limitarse en ser simplemente un ejercicio de medición, al contrario, busca ir más allá y convertirse en una reflexión y comprensión para el estudiante, permitiendo que el docente sea más que un calificador, un crítico en el proceso.</w:t>
      </w:r>
      <w:r w:rsidR="00146F37" w:rsidRPr="005878DB">
        <w:rPr>
          <w:rFonts w:ascii="Times New Roman" w:hAnsi="Times New Roman" w:cs="Times New Roman"/>
          <w:sz w:val="24"/>
          <w:szCs w:val="24"/>
        </w:rPr>
        <w:t xml:space="preserve"> En estes sentido es relevante identificar los instrumentos de evaluación que los referentes teóricos destacan como herramientas en dicho proceso (Ver tabla 1).</w:t>
      </w:r>
    </w:p>
    <w:p w14:paraId="377A9BBD" w14:textId="77777777" w:rsidR="00146F37" w:rsidRPr="00920831" w:rsidRDefault="00146F37" w:rsidP="005878DB">
      <w:pPr>
        <w:spacing w:after="100" w:line="360" w:lineRule="auto"/>
        <w:jc w:val="both"/>
        <w:rPr>
          <w:rFonts w:ascii="Times New Roman" w:hAnsi="Times New Roman" w:cs="Times New Roman"/>
          <w:sz w:val="24"/>
          <w:szCs w:val="24"/>
        </w:rPr>
      </w:pPr>
    </w:p>
    <w:p w14:paraId="71A7F942" w14:textId="493061C0" w:rsidR="00920831" w:rsidRPr="00920831" w:rsidRDefault="00146F37" w:rsidP="005878DB">
      <w:pPr>
        <w:spacing w:after="100" w:line="360" w:lineRule="auto"/>
        <w:jc w:val="both"/>
        <w:rPr>
          <w:rFonts w:ascii="Times New Roman" w:hAnsi="Times New Roman" w:cs="Times New Roman"/>
          <w:sz w:val="24"/>
          <w:szCs w:val="24"/>
        </w:rPr>
      </w:pPr>
      <w:r w:rsidRPr="005878DB">
        <w:rPr>
          <w:rFonts w:ascii="Times New Roman" w:hAnsi="Times New Roman" w:cs="Times New Roman"/>
          <w:b/>
          <w:bCs/>
          <w:sz w:val="24"/>
          <w:szCs w:val="24"/>
        </w:rPr>
        <w:t>Tabla 1. I</w:t>
      </w:r>
      <w:r w:rsidR="00920831" w:rsidRPr="00920831">
        <w:rPr>
          <w:rFonts w:ascii="Times New Roman" w:hAnsi="Times New Roman" w:cs="Times New Roman"/>
          <w:b/>
          <w:bCs/>
          <w:sz w:val="24"/>
          <w:szCs w:val="24"/>
        </w:rPr>
        <w:t>nstrumentos de evaluación</w:t>
      </w:r>
    </w:p>
    <w:tbl>
      <w:tblPr>
        <w:tblW w:w="0" w:type="auto"/>
        <w:tblCellMar>
          <w:top w:w="15" w:type="dxa"/>
          <w:left w:w="15" w:type="dxa"/>
          <w:bottom w:w="15" w:type="dxa"/>
          <w:right w:w="15" w:type="dxa"/>
        </w:tblCellMar>
        <w:tblLook w:val="04A0" w:firstRow="1" w:lastRow="0" w:firstColumn="1" w:lastColumn="0" w:noHBand="0" w:noVBand="1"/>
      </w:tblPr>
      <w:tblGrid>
        <w:gridCol w:w="1600"/>
        <w:gridCol w:w="7218"/>
      </w:tblGrid>
      <w:tr w:rsidR="00920831" w:rsidRPr="00920831" w14:paraId="7023A150" w14:textId="77777777" w:rsidTr="003D36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23A75"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Rúbrica de evaluación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3FC53" w14:textId="04C1F69F" w:rsidR="00920831" w:rsidRPr="00920831" w:rsidRDefault="00CE4F34" w:rsidP="005878DB">
            <w:pPr>
              <w:spacing w:after="100" w:line="360" w:lineRule="auto"/>
              <w:jc w:val="both"/>
              <w:rPr>
                <w:rFonts w:ascii="Times New Roman" w:hAnsi="Times New Roman" w:cs="Times New Roman"/>
                <w:sz w:val="24"/>
                <w:szCs w:val="24"/>
              </w:rPr>
            </w:pPr>
            <w:r w:rsidRPr="002D4891">
              <w:rPr>
                <w:rFonts w:ascii="Times New Roman" w:hAnsi="Times New Roman" w:cs="Times New Roman"/>
                <w:sz w:val="24"/>
                <w:szCs w:val="24"/>
              </w:rPr>
              <w:t xml:space="preserve">La rúbrica es esencial usar herramientas claras y diversas, junto con estrategias didácticas que promuevan el pensamiento crítico y creativo. </w:t>
            </w:r>
            <w:r w:rsidRPr="002D4891">
              <w:rPr>
                <w:rFonts w:ascii="Times New Roman" w:hAnsi="Times New Roman" w:cs="Times New Roman"/>
                <w:sz w:val="24"/>
                <w:szCs w:val="24"/>
              </w:rPr>
              <w:lastRenderedPageBreak/>
              <w:t>Es importante aplicar criterios objetivos y proporcionar rúbricas previas para que los estudiantes se preparen. Además, estas herramientas permiten evaluar adecuadamente y ayudan al docente a verificar el logro de los objetivos (Torres, Montes, González, &amp; Peñaherrera, 2021). Estas han mejorado la calidad de la evaluación al proporcionar una escala clara de indicadores de desempeño y criterios (Moyano et al., 2020). Además, fortalece la evaluación formativa al facilitar la retroalimentación, complementando los procesos de aprendizaje (González, 2021). </w:t>
            </w:r>
          </w:p>
        </w:tc>
      </w:tr>
      <w:tr w:rsidR="00920831" w:rsidRPr="00920831" w14:paraId="6206328D" w14:textId="77777777" w:rsidTr="00920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07DDD"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lastRenderedPageBreak/>
              <w:t>Lista de cotejo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94E3F" w14:textId="1E35F225"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Este instrumento en la evaluación permite sustentar items pero generando una descripción detallada con el propósito de verificar los resultados de una manera confiable, es frecuente hacer uso de esta para generar una autoevaluación de sus propios trabajos y abrir espacios de conversación entre estudiante y docente (Gurrutxaga, 2021). En otras palabras, se caracteriza por mantener criterios de evaluación observables, es un instrumento sencillo para una facilidad de uso que ayuda tanto a docentes como a estudiantes a organizar el proceso de evaluación de manera clara y estructurada. </w:t>
            </w:r>
          </w:p>
          <w:p w14:paraId="3FDB7AE3" w14:textId="77777777" w:rsidR="00920831" w:rsidRPr="00920831" w:rsidRDefault="00920831" w:rsidP="005878DB">
            <w:pPr>
              <w:spacing w:after="100" w:line="360" w:lineRule="auto"/>
              <w:jc w:val="both"/>
              <w:rPr>
                <w:rFonts w:ascii="Times New Roman" w:hAnsi="Times New Roman" w:cs="Times New Roman"/>
                <w:sz w:val="24"/>
                <w:szCs w:val="24"/>
              </w:rPr>
            </w:pPr>
          </w:p>
        </w:tc>
      </w:tr>
      <w:tr w:rsidR="00920831" w:rsidRPr="00920831" w14:paraId="71448334" w14:textId="77777777" w:rsidTr="00920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E2E21"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Exámenes escritos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C78D6" w14:textId="169729F8"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Los exámenes escritos al formular preguntas para evaluar el nivel cognitivo, debe ser un instrumento bien diseñado para que el estudiante lo comprenda en un 100%, y promueve la calidad del aprendizaje de una manera más completa (Minte, Sepúlveda, Jaramillo, &amp; Díaz, 2021). </w:t>
            </w:r>
          </w:p>
        </w:tc>
      </w:tr>
      <w:tr w:rsidR="00920831" w:rsidRPr="00920831" w14:paraId="72A48470" w14:textId="77777777" w:rsidTr="00920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A5D72"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Guías de observación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FCC7C" w14:textId="5ADF0AB8"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Las guías de observación son herramientas clave en la evaluación de la educación superior, utilizadas para recopilar información de manera estructurada y sistemática durante un proceso de observación. Su objetivo principal es garantizar que docentes y estudiantes</w:t>
            </w:r>
            <w:r w:rsidR="003D36CA" w:rsidRPr="005878DB">
              <w:rPr>
                <w:rFonts w:ascii="Times New Roman" w:hAnsi="Times New Roman" w:cs="Times New Roman"/>
                <w:sz w:val="24"/>
                <w:szCs w:val="24"/>
              </w:rPr>
              <w:t>,</w:t>
            </w:r>
            <w:r w:rsidRPr="00920831">
              <w:rPr>
                <w:rFonts w:ascii="Times New Roman" w:hAnsi="Times New Roman" w:cs="Times New Roman"/>
                <w:sz w:val="24"/>
                <w:szCs w:val="24"/>
              </w:rPr>
              <w:t xml:space="preserve"> puedan registrar y analizar de forma objetiva los aspectos relevantes del desempeño de los estudiantes</w:t>
            </w:r>
            <w:r w:rsidR="003D36CA" w:rsidRPr="005878DB">
              <w:rPr>
                <w:rFonts w:ascii="Times New Roman" w:hAnsi="Times New Roman" w:cs="Times New Roman"/>
                <w:sz w:val="24"/>
                <w:szCs w:val="24"/>
              </w:rPr>
              <w:t>.</w:t>
            </w:r>
            <w:r w:rsidRPr="00920831">
              <w:rPr>
                <w:rFonts w:ascii="Times New Roman" w:hAnsi="Times New Roman" w:cs="Times New Roman"/>
                <w:sz w:val="24"/>
                <w:szCs w:val="24"/>
              </w:rPr>
              <w:t xml:space="preserve"> (Fonseca &amp; Corona, 2021).</w:t>
            </w:r>
          </w:p>
        </w:tc>
      </w:tr>
    </w:tbl>
    <w:p w14:paraId="11805395" w14:textId="3D7287B2" w:rsidR="0008009E" w:rsidRDefault="002E35AE" w:rsidP="005878DB">
      <w:pPr>
        <w:spacing w:after="100" w:line="360" w:lineRule="auto"/>
        <w:jc w:val="both"/>
        <w:rPr>
          <w:rFonts w:ascii="Times New Roman" w:hAnsi="Times New Roman" w:cs="Times New Roman"/>
          <w:sz w:val="24"/>
          <w:szCs w:val="24"/>
        </w:rPr>
      </w:pPr>
      <w:r w:rsidRPr="002E35AE">
        <w:rPr>
          <w:rFonts w:ascii="Times New Roman" w:hAnsi="Times New Roman" w:cs="Times New Roman"/>
          <w:i/>
          <w:iCs/>
          <w:sz w:val="24"/>
          <w:szCs w:val="24"/>
        </w:rPr>
        <w:t xml:space="preserve">Fuente: elaboración propia de acuerdo con </w:t>
      </w:r>
      <w:r w:rsidR="00EA4C2E">
        <w:rPr>
          <w:rFonts w:ascii="Times New Roman" w:hAnsi="Times New Roman" w:cs="Times New Roman"/>
          <w:i/>
          <w:iCs/>
          <w:sz w:val="24"/>
          <w:szCs w:val="24"/>
        </w:rPr>
        <w:t xml:space="preserve">la información </w:t>
      </w:r>
      <w:commentRangeStart w:id="23"/>
      <w:r w:rsidR="00EA4C2E">
        <w:rPr>
          <w:rFonts w:ascii="Times New Roman" w:hAnsi="Times New Roman" w:cs="Times New Roman"/>
          <w:i/>
          <w:iCs/>
          <w:sz w:val="24"/>
          <w:szCs w:val="24"/>
        </w:rPr>
        <w:t>analizada</w:t>
      </w:r>
      <w:commentRangeEnd w:id="23"/>
      <w:r w:rsidR="00BF7227">
        <w:rPr>
          <w:rStyle w:val="CommentReference"/>
        </w:rPr>
        <w:commentReference w:id="23"/>
      </w:r>
      <w:r w:rsidRPr="002E35AE">
        <w:rPr>
          <w:rFonts w:ascii="Times New Roman" w:hAnsi="Times New Roman" w:cs="Times New Roman"/>
          <w:i/>
          <w:iCs/>
          <w:sz w:val="24"/>
          <w:szCs w:val="24"/>
        </w:rPr>
        <w:t>.</w:t>
      </w:r>
    </w:p>
    <w:p w14:paraId="03A4B062" w14:textId="6B0748CA" w:rsidR="003D36CA" w:rsidRPr="005878DB" w:rsidRDefault="003D36CA" w:rsidP="005878DB">
      <w:pPr>
        <w:spacing w:after="100" w:line="360" w:lineRule="auto"/>
        <w:jc w:val="both"/>
        <w:rPr>
          <w:rFonts w:ascii="Times New Roman" w:hAnsi="Times New Roman" w:cs="Times New Roman"/>
          <w:color w:val="FF0000"/>
          <w:sz w:val="24"/>
          <w:szCs w:val="24"/>
        </w:rPr>
      </w:pPr>
      <w:r w:rsidRPr="00920831">
        <w:rPr>
          <w:rFonts w:ascii="Times New Roman" w:hAnsi="Times New Roman" w:cs="Times New Roman"/>
          <w:sz w:val="24"/>
          <w:szCs w:val="24"/>
        </w:rPr>
        <w:lastRenderedPageBreak/>
        <w:t>El presente documento se centra en analizar las prácticas evaluativas en los programas de diseño gráfico de México y Colombia, con el objetivo de identificar similitudes, diferencias y tendencias emergentes. A través de una revisión literaria y el análisis de casos prácticos, se busca contribuir al debate sobre la evaluación en diseño gráfico y sumar propuestas para mejorar los procesos evaluativos y fortalecer la formación de los futuros diseñadores</w:t>
      </w:r>
      <w:r w:rsidRPr="00920831">
        <w:rPr>
          <w:rFonts w:ascii="Times New Roman" w:hAnsi="Times New Roman" w:cs="Times New Roman"/>
          <w:color w:val="FF0000"/>
          <w:sz w:val="24"/>
          <w:szCs w:val="24"/>
        </w:rPr>
        <w:t>.</w:t>
      </w:r>
    </w:p>
    <w:p w14:paraId="48E161B1" w14:textId="77777777" w:rsidR="003D36CA" w:rsidRPr="00920831" w:rsidRDefault="003D36CA" w:rsidP="005878DB">
      <w:pPr>
        <w:spacing w:after="100" w:line="360" w:lineRule="auto"/>
        <w:jc w:val="both"/>
        <w:rPr>
          <w:rFonts w:ascii="Times New Roman" w:hAnsi="Times New Roman" w:cs="Times New Roman"/>
          <w:color w:val="FF0000"/>
          <w:sz w:val="24"/>
          <w:szCs w:val="24"/>
        </w:rPr>
      </w:pPr>
    </w:p>
    <w:p w14:paraId="7C173CA1" w14:textId="77777777" w:rsidR="00920831" w:rsidRDefault="00920831"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METODOLOGÍA</w:t>
      </w:r>
    </w:p>
    <w:p w14:paraId="689D4F49" w14:textId="77777777" w:rsidR="00C355C4" w:rsidRPr="00920831" w:rsidRDefault="00C355C4" w:rsidP="005878DB">
      <w:pPr>
        <w:spacing w:after="100" w:line="360" w:lineRule="auto"/>
        <w:jc w:val="both"/>
        <w:rPr>
          <w:rFonts w:ascii="Times New Roman" w:hAnsi="Times New Roman" w:cs="Times New Roman"/>
          <w:sz w:val="24"/>
          <w:szCs w:val="24"/>
        </w:rPr>
      </w:pPr>
    </w:p>
    <w:p w14:paraId="227DD46A"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presente investigación es de alcance internacional, la cual siguió un enfoque cualitativo de tipo descriptivo, estrategia metodológica considerada en busca de identificar, desde un análisis comparativo, el desempeño de la evaluación de estudiantes en diseño gráfico en México y Colombia, lo cual permite desarrollar propuestas que optimicen estos procesos y promueva la formación de los estudiantes.</w:t>
      </w:r>
    </w:p>
    <w:p w14:paraId="504ABDF3"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En cuanto a la definición de sujetos, se consideró un muestreo no probabilístico y por conveniencia, el cual incluyó tanto docentes como estudiantes de una universidad mexicana (Universidad de Sonora) y una colombiana (Universidad de Boyacá), dispuestos a participar en este estudio.</w:t>
      </w:r>
    </w:p>
    <w:p w14:paraId="5E65EC24"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El instrumento utilizado para la recolección de datos fue la entrevista en formato digital, a través de la cual se buscó indagar la percepción de académicos y estudiantes apoyada en 14 dimensiones enfocadas a aspectos como: el sistema de evaluación aplicado en la enseñanza-aprendizaje, instrumento utilizado en la evaluación, resultados de aprendizaje, percepción de problemas en la evaluación, entre otros. El instrumento fue aplicado durante los meses de septiembre y octubre de 2024 en ambas instituciones.</w:t>
      </w:r>
    </w:p>
    <w:p w14:paraId="07210B41" w14:textId="77777777" w:rsid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Los criterios de inclusión consideraron profesores y estudiantes que participen en los programas de diseño gráfico adscritos a ambas instituciones de educación superior mencionadas, lo cual permitió recopilar una muestra de 35 académicos y 100 estudiantes. De esta forma, y reconociendo las limitaciones de la muestra, fue posible recuperar datos específicos para el desarrollo del presente texto.</w:t>
      </w:r>
    </w:p>
    <w:p w14:paraId="1370F0A7" w14:textId="77777777" w:rsidR="0008009E" w:rsidRPr="00920831" w:rsidRDefault="0008009E" w:rsidP="005878DB">
      <w:pPr>
        <w:spacing w:after="100" w:line="360" w:lineRule="auto"/>
        <w:jc w:val="both"/>
        <w:rPr>
          <w:rFonts w:ascii="Times New Roman" w:hAnsi="Times New Roman" w:cs="Times New Roman"/>
          <w:sz w:val="24"/>
          <w:szCs w:val="24"/>
        </w:rPr>
      </w:pPr>
    </w:p>
    <w:p w14:paraId="19B97EDA" w14:textId="77777777" w:rsidR="00920831" w:rsidRDefault="00920831"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lastRenderedPageBreak/>
        <w:t>RESULTADOS Y DISCUSIÓN</w:t>
      </w:r>
    </w:p>
    <w:p w14:paraId="14303EDC" w14:textId="77777777" w:rsidR="002C566A" w:rsidRPr="00920831" w:rsidRDefault="002C566A" w:rsidP="005878DB">
      <w:pPr>
        <w:spacing w:after="100" w:line="360" w:lineRule="auto"/>
        <w:jc w:val="both"/>
        <w:rPr>
          <w:rFonts w:ascii="Times New Roman" w:hAnsi="Times New Roman" w:cs="Times New Roman"/>
          <w:sz w:val="24"/>
          <w:szCs w:val="24"/>
        </w:rPr>
      </w:pPr>
    </w:p>
    <w:p w14:paraId="7C443A8C"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El abordaje teórico desarrollado permite identificar la pertinencia de la evaluación, como instrumento fundamental en la formación de diseñadores gráficos, pues a través de su aplicación diligente, es posible promover las capacidades de los docentes en la enseñanza, como del estudiante en el aprendizaje. No obstante, con el objetivo de profundizar de mejor forma en el escenario de la evaluación, resulta fundamental indagar la perspectiva de profesores y estudiantes, al ser estos actores fundamentales. Para ello se presentan los datos obtenidos, primero aquellos obtenidos de docentes, seguido de los estudiantes: </w:t>
      </w:r>
    </w:p>
    <w:p w14:paraId="60870664"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A) Perspectiva docente: </w:t>
      </w:r>
    </w:p>
    <w:p w14:paraId="2E62F154" w14:textId="484A6293" w:rsidR="00920831" w:rsidRDefault="00920831"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sz w:val="24"/>
          <w:szCs w:val="24"/>
        </w:rPr>
        <w:t> </w:t>
      </w:r>
      <w:r w:rsidR="00C700FE">
        <w:rPr>
          <w:rFonts w:ascii="Times New Roman" w:hAnsi="Times New Roman" w:cs="Times New Roman"/>
          <w:b/>
          <w:bCs/>
          <w:sz w:val="24"/>
          <w:szCs w:val="24"/>
        </w:rPr>
        <w:t>1</w:t>
      </w:r>
      <w:r w:rsidRPr="00920831">
        <w:rPr>
          <w:rFonts w:ascii="Times New Roman" w:hAnsi="Times New Roman" w:cs="Times New Roman"/>
          <w:b/>
          <w:bCs/>
          <w:sz w:val="24"/>
          <w:szCs w:val="24"/>
        </w:rPr>
        <w:t xml:space="preserve">. ¿El profesor aplica </w:t>
      </w:r>
      <w:r w:rsidR="0008009E">
        <w:rPr>
          <w:rFonts w:ascii="Times New Roman" w:hAnsi="Times New Roman" w:cs="Times New Roman"/>
          <w:b/>
          <w:bCs/>
          <w:sz w:val="24"/>
          <w:szCs w:val="24"/>
        </w:rPr>
        <w:t xml:space="preserve">instrumentos y </w:t>
      </w:r>
      <w:r w:rsidRPr="00920831">
        <w:rPr>
          <w:rFonts w:ascii="Times New Roman" w:hAnsi="Times New Roman" w:cs="Times New Roman"/>
          <w:b/>
          <w:bCs/>
          <w:sz w:val="24"/>
          <w:szCs w:val="24"/>
        </w:rPr>
        <w:t>coevaluación</w:t>
      </w:r>
      <w:r w:rsidR="00C700FE">
        <w:rPr>
          <w:rFonts w:ascii="Times New Roman" w:hAnsi="Times New Roman" w:cs="Times New Roman"/>
          <w:b/>
          <w:bCs/>
          <w:sz w:val="24"/>
          <w:szCs w:val="24"/>
        </w:rPr>
        <w:t xml:space="preserve"> como parte del proceso de evaluación</w:t>
      </w:r>
      <w:r w:rsidRPr="00920831">
        <w:rPr>
          <w:rFonts w:ascii="Times New Roman" w:hAnsi="Times New Roman" w:cs="Times New Roman"/>
          <w:b/>
          <w:bCs/>
          <w:sz w:val="24"/>
          <w:szCs w:val="24"/>
        </w:rPr>
        <w:t>?</w:t>
      </w:r>
    </w:p>
    <w:p w14:paraId="0AD4A476" w14:textId="0FD9D5AC" w:rsidR="0008009E" w:rsidRPr="00920831" w:rsidRDefault="0008009E"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Los profesores mexicanos utilizan como instrumento principal la rúbrica de evaluación, así lo señalan poco más de la mitad de estos. En el caso de los profesores colombianos, </w:t>
      </w:r>
      <w:r w:rsidR="004713CC">
        <w:rPr>
          <w:rFonts w:ascii="Times New Roman" w:hAnsi="Times New Roman" w:cs="Times New Roman"/>
          <w:sz w:val="24"/>
          <w:szCs w:val="24"/>
        </w:rPr>
        <w:t xml:space="preserve">los porcentajes son similares, siendo ligeramente superior. </w:t>
      </w:r>
      <w:r w:rsidR="00C700FE">
        <w:rPr>
          <w:rFonts w:ascii="Times New Roman" w:hAnsi="Times New Roman" w:cs="Times New Roman"/>
          <w:sz w:val="24"/>
          <w:szCs w:val="24"/>
        </w:rPr>
        <w:t>Esto coloca a la rúbrica como el instrumento más aplicado en ambos escenarios.</w:t>
      </w:r>
    </w:p>
    <w:p w14:paraId="24D0EAC6" w14:textId="077E0629" w:rsid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En cuanto al criterio de coevaluación (donde el profesor considera la participación de los alumnos en la evaluación), en el caso mexicano, casi un 60% no aplica dicho criterio</w:t>
      </w:r>
      <w:r w:rsidR="00B47744">
        <w:rPr>
          <w:rFonts w:ascii="Times New Roman" w:hAnsi="Times New Roman" w:cs="Times New Roman"/>
          <w:sz w:val="24"/>
          <w:szCs w:val="24"/>
        </w:rPr>
        <w:t xml:space="preserve"> (Ver figura 1)</w:t>
      </w:r>
      <w:r w:rsidRPr="00920831">
        <w:rPr>
          <w:rFonts w:ascii="Times New Roman" w:hAnsi="Times New Roman" w:cs="Times New Roman"/>
          <w:sz w:val="24"/>
          <w:szCs w:val="24"/>
        </w:rPr>
        <w:t>. En el caso colombiano, un 80% la considera y aplica, mientras sólo un 20% no la utiliza</w:t>
      </w:r>
      <w:r w:rsidR="00B47744">
        <w:rPr>
          <w:rFonts w:ascii="Times New Roman" w:hAnsi="Times New Roman" w:cs="Times New Roman"/>
          <w:sz w:val="24"/>
          <w:szCs w:val="24"/>
        </w:rPr>
        <w:t xml:space="preserve"> (Ver figura 2)</w:t>
      </w:r>
      <w:r w:rsidR="00B47744" w:rsidRPr="00920831">
        <w:rPr>
          <w:rFonts w:ascii="Times New Roman" w:hAnsi="Times New Roman" w:cs="Times New Roman"/>
          <w:sz w:val="24"/>
          <w:szCs w:val="24"/>
        </w:rPr>
        <w:t>.</w:t>
      </w:r>
    </w:p>
    <w:p w14:paraId="0D9D632B" w14:textId="40BCF764" w:rsidR="00B47744" w:rsidRDefault="00B47744" w:rsidP="00B47744">
      <w:pPr>
        <w:spacing w:after="10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F4BAE5" wp14:editId="713D55B1">
            <wp:extent cx="2148430" cy="1717964"/>
            <wp:effectExtent l="0" t="0" r="4445" b="0"/>
            <wp:docPr id="1808100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00222" name="Imagen 1808100222"/>
                    <pic:cNvPicPr/>
                  </pic:nvPicPr>
                  <pic:blipFill>
                    <a:blip r:embed="rId9">
                      <a:extLst>
                        <a:ext uri="{28A0092B-C50C-407E-A947-70E740481C1C}">
                          <a14:useLocalDpi xmlns:a14="http://schemas.microsoft.com/office/drawing/2010/main" val="0"/>
                        </a:ext>
                      </a:extLst>
                    </a:blip>
                    <a:stretch>
                      <a:fillRect/>
                    </a:stretch>
                  </pic:blipFill>
                  <pic:spPr>
                    <a:xfrm>
                      <a:off x="0" y="0"/>
                      <a:ext cx="2151287" cy="1720248"/>
                    </a:xfrm>
                    <a:prstGeom prst="rect">
                      <a:avLst/>
                    </a:prstGeom>
                  </pic:spPr>
                </pic:pic>
              </a:graphicData>
            </a:graphic>
          </wp:inline>
        </w:drawing>
      </w:r>
    </w:p>
    <w:p w14:paraId="5674B470" w14:textId="37848F82" w:rsidR="00B47744" w:rsidRDefault="00B47744" w:rsidP="00B47744">
      <w:pPr>
        <w:spacing w:after="0" w:line="240" w:lineRule="auto"/>
        <w:jc w:val="center"/>
        <w:rPr>
          <w:rFonts w:ascii="Times New Roman" w:hAnsi="Times New Roman" w:cs="Times New Roman"/>
          <w:i/>
          <w:iCs/>
          <w:sz w:val="24"/>
          <w:szCs w:val="24"/>
        </w:rPr>
      </w:pPr>
      <w:r w:rsidRPr="001075DC">
        <w:rPr>
          <w:rFonts w:ascii="Times New Roman" w:hAnsi="Times New Roman" w:cs="Times New Roman"/>
          <w:i/>
          <w:iCs/>
          <w:sz w:val="24"/>
          <w:szCs w:val="24"/>
        </w:rPr>
        <w:t xml:space="preserve">Figura 1. </w:t>
      </w:r>
      <w:r>
        <w:rPr>
          <w:rFonts w:ascii="Times New Roman" w:hAnsi="Times New Roman" w:cs="Times New Roman"/>
          <w:i/>
          <w:iCs/>
          <w:sz w:val="24"/>
          <w:szCs w:val="24"/>
        </w:rPr>
        <w:t>Aplicación de la co</w:t>
      </w:r>
      <w:r w:rsidRPr="001075DC">
        <w:rPr>
          <w:rFonts w:ascii="Times New Roman" w:hAnsi="Times New Roman" w:cs="Times New Roman"/>
          <w:i/>
          <w:iCs/>
          <w:sz w:val="24"/>
          <w:szCs w:val="24"/>
        </w:rPr>
        <w:t xml:space="preserve">evaluación por </w:t>
      </w:r>
      <w:r>
        <w:rPr>
          <w:rFonts w:ascii="Times New Roman" w:hAnsi="Times New Roman" w:cs="Times New Roman"/>
          <w:i/>
          <w:iCs/>
          <w:sz w:val="24"/>
          <w:szCs w:val="24"/>
        </w:rPr>
        <w:t xml:space="preserve">parte de los </w:t>
      </w:r>
      <w:r w:rsidRPr="001075DC">
        <w:rPr>
          <w:rFonts w:ascii="Times New Roman" w:hAnsi="Times New Roman" w:cs="Times New Roman"/>
          <w:i/>
          <w:iCs/>
          <w:sz w:val="24"/>
          <w:szCs w:val="24"/>
        </w:rPr>
        <w:t>profesores mexicanos</w:t>
      </w:r>
      <w:r>
        <w:rPr>
          <w:rFonts w:ascii="Times New Roman" w:hAnsi="Times New Roman" w:cs="Times New Roman"/>
          <w:i/>
          <w:iCs/>
          <w:sz w:val="24"/>
          <w:szCs w:val="24"/>
        </w:rPr>
        <w:t>. Elaboración: propia de acuerdo con los datos recopilados.</w:t>
      </w:r>
    </w:p>
    <w:p w14:paraId="234115C1" w14:textId="77777777" w:rsidR="00B47744" w:rsidRDefault="00B47744" w:rsidP="00B47744">
      <w:pPr>
        <w:spacing w:after="0" w:line="240" w:lineRule="auto"/>
        <w:jc w:val="center"/>
        <w:rPr>
          <w:rFonts w:ascii="Times New Roman" w:hAnsi="Times New Roman" w:cs="Times New Roman"/>
          <w:sz w:val="24"/>
          <w:szCs w:val="24"/>
        </w:rPr>
      </w:pPr>
    </w:p>
    <w:p w14:paraId="34C354B2" w14:textId="4F567A4F" w:rsidR="00B47744" w:rsidRDefault="00B47744" w:rsidP="00B47744">
      <w:pPr>
        <w:spacing w:after="10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464761E" wp14:editId="6DF19548">
            <wp:extent cx="2148039" cy="1544782"/>
            <wp:effectExtent l="0" t="0" r="5080" b="0"/>
            <wp:docPr id="9537010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01079" name="Imagen 953701079"/>
                    <pic:cNvPicPr/>
                  </pic:nvPicPr>
                  <pic:blipFill>
                    <a:blip r:embed="rId10">
                      <a:extLst>
                        <a:ext uri="{28A0092B-C50C-407E-A947-70E740481C1C}">
                          <a14:useLocalDpi xmlns:a14="http://schemas.microsoft.com/office/drawing/2010/main" val="0"/>
                        </a:ext>
                      </a:extLst>
                    </a:blip>
                    <a:stretch>
                      <a:fillRect/>
                    </a:stretch>
                  </pic:blipFill>
                  <pic:spPr>
                    <a:xfrm>
                      <a:off x="0" y="0"/>
                      <a:ext cx="2151515" cy="1547282"/>
                    </a:xfrm>
                    <a:prstGeom prst="rect">
                      <a:avLst/>
                    </a:prstGeom>
                  </pic:spPr>
                </pic:pic>
              </a:graphicData>
            </a:graphic>
          </wp:inline>
        </w:drawing>
      </w:r>
    </w:p>
    <w:p w14:paraId="5A00E4CC" w14:textId="027A8A5C" w:rsidR="00B47744" w:rsidRPr="001075DC" w:rsidRDefault="00B47744" w:rsidP="00B47744">
      <w:pPr>
        <w:spacing w:after="0" w:line="240" w:lineRule="auto"/>
        <w:jc w:val="center"/>
        <w:rPr>
          <w:rFonts w:ascii="Times New Roman" w:hAnsi="Times New Roman" w:cs="Times New Roman"/>
          <w:i/>
          <w:iCs/>
          <w:sz w:val="24"/>
          <w:szCs w:val="24"/>
        </w:rPr>
      </w:pPr>
      <w:r w:rsidRPr="001075DC">
        <w:rPr>
          <w:rFonts w:ascii="Times New Roman" w:hAnsi="Times New Roman" w:cs="Times New Roman"/>
          <w:i/>
          <w:iCs/>
          <w:sz w:val="24"/>
          <w:szCs w:val="24"/>
        </w:rPr>
        <w:t xml:space="preserve">Figura </w:t>
      </w:r>
      <w:r>
        <w:rPr>
          <w:rFonts w:ascii="Times New Roman" w:hAnsi="Times New Roman" w:cs="Times New Roman"/>
          <w:i/>
          <w:iCs/>
          <w:sz w:val="24"/>
          <w:szCs w:val="24"/>
        </w:rPr>
        <w:t>2</w:t>
      </w:r>
      <w:r w:rsidRPr="001075DC">
        <w:rPr>
          <w:rFonts w:ascii="Times New Roman" w:hAnsi="Times New Roman" w:cs="Times New Roman"/>
          <w:i/>
          <w:iCs/>
          <w:sz w:val="24"/>
          <w:szCs w:val="24"/>
        </w:rPr>
        <w:t xml:space="preserve">. </w:t>
      </w:r>
      <w:r>
        <w:rPr>
          <w:rFonts w:ascii="Times New Roman" w:hAnsi="Times New Roman" w:cs="Times New Roman"/>
          <w:i/>
          <w:iCs/>
          <w:sz w:val="24"/>
          <w:szCs w:val="24"/>
        </w:rPr>
        <w:t>Aplicación de la co</w:t>
      </w:r>
      <w:r w:rsidRPr="001075DC">
        <w:rPr>
          <w:rFonts w:ascii="Times New Roman" w:hAnsi="Times New Roman" w:cs="Times New Roman"/>
          <w:i/>
          <w:iCs/>
          <w:sz w:val="24"/>
          <w:szCs w:val="24"/>
        </w:rPr>
        <w:t xml:space="preserve">evaluación por </w:t>
      </w:r>
      <w:r>
        <w:rPr>
          <w:rFonts w:ascii="Times New Roman" w:hAnsi="Times New Roman" w:cs="Times New Roman"/>
          <w:i/>
          <w:iCs/>
          <w:sz w:val="24"/>
          <w:szCs w:val="24"/>
        </w:rPr>
        <w:t xml:space="preserve">parte de los </w:t>
      </w:r>
      <w:r w:rsidRPr="001075DC">
        <w:rPr>
          <w:rFonts w:ascii="Times New Roman" w:hAnsi="Times New Roman" w:cs="Times New Roman"/>
          <w:i/>
          <w:iCs/>
          <w:sz w:val="24"/>
          <w:szCs w:val="24"/>
        </w:rPr>
        <w:t>profesores colombianos</w:t>
      </w:r>
      <w:r>
        <w:rPr>
          <w:rFonts w:ascii="Times New Roman" w:hAnsi="Times New Roman" w:cs="Times New Roman"/>
          <w:i/>
          <w:iCs/>
          <w:sz w:val="24"/>
          <w:szCs w:val="24"/>
        </w:rPr>
        <w:t>. Elaboración: propia de acuerdo con los datos recopilados.</w:t>
      </w:r>
    </w:p>
    <w:p w14:paraId="0E11C009" w14:textId="77777777" w:rsidR="00B47744" w:rsidRPr="001075DC" w:rsidRDefault="00B47744" w:rsidP="00B47744">
      <w:pPr>
        <w:spacing w:after="0" w:line="360" w:lineRule="auto"/>
        <w:jc w:val="both"/>
        <w:rPr>
          <w:rFonts w:ascii="Times New Roman" w:hAnsi="Times New Roman" w:cs="Times New Roman"/>
          <w:i/>
          <w:iCs/>
          <w:sz w:val="24"/>
          <w:szCs w:val="24"/>
        </w:rPr>
      </w:pPr>
    </w:p>
    <w:p w14:paraId="7DCB7DCD" w14:textId="7448E634"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coevaluación actúa como herramienta importante para estimular tanto el análisis, creatividad, como desenvolvimiento del alumno</w:t>
      </w:r>
      <w:r w:rsidR="00C700FE">
        <w:rPr>
          <w:rFonts w:ascii="Times New Roman" w:hAnsi="Times New Roman" w:cs="Times New Roman"/>
          <w:sz w:val="24"/>
          <w:szCs w:val="24"/>
        </w:rPr>
        <w:t xml:space="preserve">, </w:t>
      </w:r>
      <w:r w:rsidRPr="00920831">
        <w:rPr>
          <w:rFonts w:ascii="Times New Roman" w:hAnsi="Times New Roman" w:cs="Times New Roman"/>
          <w:sz w:val="24"/>
          <w:szCs w:val="24"/>
        </w:rPr>
        <w:t>eficientando el proceso de aprendizaje, por lo que incentivar dicha práctica es importante</w:t>
      </w:r>
      <w:r w:rsidR="00606385">
        <w:rPr>
          <w:rFonts w:ascii="Times New Roman" w:hAnsi="Times New Roman" w:cs="Times New Roman"/>
          <w:sz w:val="24"/>
          <w:szCs w:val="24"/>
        </w:rPr>
        <w:t>.</w:t>
      </w:r>
    </w:p>
    <w:p w14:paraId="02A61371" w14:textId="000877CA" w:rsidR="00920831" w:rsidRDefault="00920831" w:rsidP="005878DB">
      <w:pPr>
        <w:spacing w:after="100" w:line="360" w:lineRule="auto"/>
        <w:jc w:val="both"/>
        <w:rPr>
          <w:rFonts w:ascii="Times New Roman" w:hAnsi="Times New Roman" w:cs="Times New Roman"/>
          <w:sz w:val="24"/>
          <w:szCs w:val="24"/>
        </w:rPr>
      </w:pPr>
      <w:r w:rsidRPr="004713CC">
        <w:rPr>
          <w:rFonts w:ascii="Times New Roman" w:hAnsi="Times New Roman" w:cs="Times New Roman"/>
          <w:sz w:val="24"/>
          <w:szCs w:val="24"/>
        </w:rPr>
        <w:t>La participación coev</w:t>
      </w:r>
      <w:r w:rsidR="004713CC" w:rsidRPr="004713CC">
        <w:rPr>
          <w:rFonts w:ascii="Times New Roman" w:hAnsi="Times New Roman" w:cs="Times New Roman"/>
          <w:sz w:val="24"/>
          <w:szCs w:val="24"/>
        </w:rPr>
        <w:t>a</w:t>
      </w:r>
      <w:r w:rsidRPr="004713CC">
        <w:rPr>
          <w:rFonts w:ascii="Times New Roman" w:hAnsi="Times New Roman" w:cs="Times New Roman"/>
          <w:sz w:val="24"/>
          <w:szCs w:val="24"/>
        </w:rPr>
        <w:t>lu</w:t>
      </w:r>
      <w:r w:rsidR="004B35AF">
        <w:rPr>
          <w:rFonts w:ascii="Times New Roman" w:hAnsi="Times New Roman" w:cs="Times New Roman"/>
          <w:sz w:val="24"/>
          <w:szCs w:val="24"/>
        </w:rPr>
        <w:t>a</w:t>
      </w:r>
      <w:r w:rsidRPr="004713CC">
        <w:rPr>
          <w:rFonts w:ascii="Times New Roman" w:hAnsi="Times New Roman" w:cs="Times New Roman"/>
          <w:sz w:val="24"/>
          <w:szCs w:val="24"/>
        </w:rPr>
        <w:t>tiva, la cual trasciende la figura del docente, puede enriquecer la calidad de evaluación como enseñanza en sí. Sin embargo, cuando tiene lugar una actitud jerárquica</w:t>
      </w:r>
      <w:r w:rsidRPr="00920831">
        <w:rPr>
          <w:rFonts w:ascii="Times New Roman" w:hAnsi="Times New Roman" w:cs="Times New Roman"/>
          <w:sz w:val="24"/>
          <w:szCs w:val="24"/>
        </w:rPr>
        <w:t xml:space="preserve"> rígida o poca apertura del profesor a otros puntos de vista, dicha sinergia se ve degradada.</w:t>
      </w:r>
      <w:r w:rsidR="00606385">
        <w:rPr>
          <w:rFonts w:ascii="Times New Roman" w:hAnsi="Times New Roman" w:cs="Times New Roman"/>
          <w:sz w:val="24"/>
          <w:szCs w:val="24"/>
        </w:rPr>
        <w:t xml:space="preserve"> En ello, </w:t>
      </w:r>
      <w:r w:rsidR="00D3322E">
        <w:rPr>
          <w:rFonts w:ascii="Times New Roman" w:hAnsi="Times New Roman" w:cs="Times New Roman"/>
          <w:sz w:val="24"/>
          <w:szCs w:val="24"/>
        </w:rPr>
        <w:t>la</w:t>
      </w:r>
      <w:r w:rsidR="00606385">
        <w:rPr>
          <w:rFonts w:ascii="Times New Roman" w:hAnsi="Times New Roman" w:cs="Times New Roman"/>
          <w:sz w:val="24"/>
          <w:szCs w:val="24"/>
        </w:rPr>
        <w:t xml:space="preserve"> visión compleja del mundo, permite dilucidar a la evaluación como un ejercicio amplio</w:t>
      </w:r>
      <w:r w:rsidR="00D3322E">
        <w:rPr>
          <w:rFonts w:ascii="Times New Roman" w:hAnsi="Times New Roman" w:cs="Times New Roman"/>
          <w:sz w:val="24"/>
          <w:szCs w:val="24"/>
        </w:rPr>
        <w:t xml:space="preserve"> y que requiere </w:t>
      </w:r>
      <w:r w:rsidR="00606385">
        <w:rPr>
          <w:rFonts w:ascii="Times New Roman" w:hAnsi="Times New Roman" w:cs="Times New Roman"/>
          <w:sz w:val="24"/>
          <w:szCs w:val="24"/>
        </w:rPr>
        <w:t xml:space="preserve">la interacción de diversos engranajes, </w:t>
      </w:r>
      <w:r w:rsidR="00D3322E">
        <w:rPr>
          <w:rFonts w:ascii="Times New Roman" w:hAnsi="Times New Roman" w:cs="Times New Roman"/>
          <w:sz w:val="24"/>
          <w:szCs w:val="24"/>
        </w:rPr>
        <w:t>propio de su</w:t>
      </w:r>
      <w:r w:rsidR="00606385">
        <w:rPr>
          <w:rFonts w:ascii="Times New Roman" w:hAnsi="Times New Roman" w:cs="Times New Roman"/>
          <w:sz w:val="24"/>
          <w:szCs w:val="24"/>
        </w:rPr>
        <w:t xml:space="preserve"> eficiencia.</w:t>
      </w:r>
      <w:r w:rsidRPr="00920831">
        <w:rPr>
          <w:rFonts w:ascii="Times New Roman" w:hAnsi="Times New Roman" w:cs="Times New Roman"/>
          <w:sz w:val="24"/>
          <w:szCs w:val="24"/>
        </w:rPr>
        <w:t xml:space="preserve"> En los resultados se observan posiciones opuestas, mientras el profesorado en México evidencia menor apertura a estos criterios, en Colombia la tolerancia es evidente. </w:t>
      </w:r>
    </w:p>
    <w:p w14:paraId="507E9BCB" w14:textId="77777777" w:rsidR="004B35AF" w:rsidRPr="00920831" w:rsidRDefault="004B35AF" w:rsidP="005878DB">
      <w:pPr>
        <w:spacing w:after="100" w:line="360" w:lineRule="auto"/>
        <w:jc w:val="both"/>
        <w:rPr>
          <w:rFonts w:ascii="Times New Roman" w:hAnsi="Times New Roman" w:cs="Times New Roman"/>
          <w:sz w:val="24"/>
          <w:szCs w:val="24"/>
        </w:rPr>
      </w:pPr>
    </w:p>
    <w:p w14:paraId="778D81FC"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B) Perspectiva del estudiante:</w:t>
      </w:r>
    </w:p>
    <w:p w14:paraId="0AC08F42" w14:textId="5EDFFDBC"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En busca de robustecer las conjeturas </w:t>
      </w:r>
      <w:r w:rsidR="00F67BCD">
        <w:rPr>
          <w:rFonts w:ascii="Times New Roman" w:hAnsi="Times New Roman" w:cs="Times New Roman"/>
          <w:sz w:val="24"/>
          <w:szCs w:val="24"/>
        </w:rPr>
        <w:t>anteriores</w:t>
      </w:r>
      <w:r w:rsidRPr="00920831">
        <w:rPr>
          <w:rFonts w:ascii="Times New Roman" w:hAnsi="Times New Roman" w:cs="Times New Roman"/>
          <w:sz w:val="24"/>
          <w:szCs w:val="24"/>
        </w:rPr>
        <w:t>, se consideró en el análisis la opinión del estudiante en relación con la evaluación que recibe en el aula; en concreto, se cuestionó sobre los posibles cambios en el sistema de evaluación con el fin de mejorarlo.</w:t>
      </w:r>
    </w:p>
    <w:p w14:paraId="184485A9"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w:t>
      </w:r>
      <w:r w:rsidRPr="00920831">
        <w:rPr>
          <w:rFonts w:ascii="Times New Roman" w:hAnsi="Times New Roman" w:cs="Times New Roman"/>
          <w:b/>
          <w:bCs/>
          <w:sz w:val="24"/>
          <w:szCs w:val="24"/>
        </w:rPr>
        <w:t>1.</w:t>
      </w:r>
      <w:r w:rsidRPr="00920831">
        <w:rPr>
          <w:rFonts w:ascii="Times New Roman" w:hAnsi="Times New Roman" w:cs="Times New Roman"/>
          <w:sz w:val="24"/>
          <w:szCs w:val="24"/>
        </w:rPr>
        <w:t xml:space="preserve"> </w:t>
      </w:r>
      <w:r w:rsidRPr="00920831">
        <w:rPr>
          <w:rFonts w:ascii="Times New Roman" w:hAnsi="Times New Roman" w:cs="Times New Roman"/>
          <w:b/>
          <w:bCs/>
          <w:sz w:val="24"/>
          <w:szCs w:val="24"/>
        </w:rPr>
        <w:t>¿Qué cambios considera necesario hacer al sistema de evaluación que se utiliza en el aula con el fin de optimizar el aprendizaje?</w:t>
      </w:r>
    </w:p>
    <w:p w14:paraId="17C85E18"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Los estudiantes de ambas instituciones consideran en términos muy similares, alrededor del 60%, que es necesario hacer cambios en el sistema de evaluación. En ese sentido se exponen algunas de estas propuestas a través de testimonios.</w:t>
      </w:r>
    </w:p>
    <w:p w14:paraId="7CCE6CF2"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w:t>
      </w:r>
      <w:r w:rsidRPr="00920831">
        <w:rPr>
          <w:rFonts w:ascii="Times New Roman" w:hAnsi="Times New Roman" w:cs="Times New Roman"/>
          <w:b/>
          <w:bCs/>
          <w:sz w:val="24"/>
          <w:szCs w:val="24"/>
        </w:rPr>
        <w:t>Estudiantes mexicanos:</w:t>
      </w:r>
    </w:p>
    <w:p w14:paraId="163682E4"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lastRenderedPageBreak/>
        <w:t>“</w:t>
      </w:r>
      <w:r w:rsidRPr="00920831">
        <w:rPr>
          <w:rFonts w:ascii="Times New Roman" w:hAnsi="Times New Roman" w:cs="Times New Roman"/>
          <w:i/>
          <w:iCs/>
          <w:sz w:val="24"/>
          <w:szCs w:val="24"/>
        </w:rPr>
        <w:t>Es pertinente que algunos profesores pongan más atención al proceso del trabajo que desarrolla el alumno, que haya más apoyo de este, y que los resultados sean evaluados por rúbrica o parámetros previamente establecidos, no por el gusto o disgusto del profesor.</w:t>
      </w:r>
    </w:p>
    <w:p w14:paraId="44482BC9"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 “Deberían de existir criterios y rúbrica de evaluación individual para cada asignatura, pues se tiende a evaluar de forma similar talleres prácticos como clases teóricas, lo cual resulta frustrante”.</w:t>
      </w:r>
    </w:p>
    <w:p w14:paraId="1FC49863"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 “Hace falta una mayor retroalimentación sobre los trabajos, pues en ocasiones se califican, pero no se da un diálogo claro que permita identificar deficiencias, lo que optimizaría así el aprendizaje; en cambio se generan dudas”.</w:t>
      </w:r>
    </w:p>
    <w:p w14:paraId="5416C3B0" w14:textId="2065F66D"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 “Es fundamental que el profesor sea más autocrítico y evalúe lo que enseña y cómo lo enseñan. Además, es importante que tome en cuenta si el estudiante está desarrollando sus habilidades, aptitudes y nuevas herramientas</w:t>
      </w:r>
      <w:r w:rsidR="00594796">
        <w:rPr>
          <w:rFonts w:ascii="Times New Roman" w:hAnsi="Times New Roman" w:cs="Times New Roman"/>
          <w:i/>
          <w:iCs/>
          <w:sz w:val="24"/>
          <w:szCs w:val="24"/>
        </w:rPr>
        <w:t xml:space="preserve">, algo que </w:t>
      </w:r>
      <w:r w:rsidR="00C431FA">
        <w:rPr>
          <w:rFonts w:ascii="Times New Roman" w:hAnsi="Times New Roman" w:cs="Times New Roman"/>
          <w:i/>
          <w:iCs/>
          <w:sz w:val="24"/>
          <w:szCs w:val="24"/>
        </w:rPr>
        <w:t>a veces no ocurre”</w:t>
      </w:r>
      <w:r w:rsidRPr="00920831">
        <w:rPr>
          <w:rFonts w:ascii="Times New Roman" w:hAnsi="Times New Roman" w:cs="Times New Roman"/>
          <w:i/>
          <w:iCs/>
          <w:sz w:val="24"/>
          <w:szCs w:val="24"/>
        </w:rPr>
        <w:t>.</w:t>
      </w:r>
    </w:p>
    <w:p w14:paraId="085E19D9" w14:textId="76F977DA"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Los testimonios mostrados, dejan ver que parte del profesorado parece ser poco empático con el proceso de trabajo que desarrolla el alumno, centrándose más en cumplir con los contenidos de clase. Además, los estudiantes señalan que la manera de evaluar en muchos casos no es clara, cuyos criterios en ocasiones parecen corresponder a cuestiones alejadas de lo académico. Lo anterior refleja una problemática que corresponde más al desdén que a cuestiones de preparación del profesor,</w:t>
      </w:r>
      <w:r w:rsidR="008B23A2">
        <w:rPr>
          <w:rFonts w:ascii="Times New Roman" w:hAnsi="Times New Roman" w:cs="Times New Roman"/>
          <w:sz w:val="24"/>
          <w:szCs w:val="24"/>
        </w:rPr>
        <w:t xml:space="preserve"> y en algunos casos pudiera corresponder a ambas,</w:t>
      </w:r>
      <w:r w:rsidRPr="00920831">
        <w:rPr>
          <w:rFonts w:ascii="Times New Roman" w:hAnsi="Times New Roman" w:cs="Times New Roman"/>
          <w:sz w:val="24"/>
          <w:szCs w:val="24"/>
        </w:rPr>
        <w:t xml:space="preserve"> lo que resulta preocupante. Adicionalmente, otras opiniones argumentan que no existen criterios de evaluación claros, siendo estos más bien ambiguos, </w:t>
      </w:r>
      <w:r w:rsidR="008C666D" w:rsidRPr="00920831">
        <w:rPr>
          <w:rFonts w:ascii="Times New Roman" w:hAnsi="Times New Roman" w:cs="Times New Roman"/>
          <w:sz w:val="24"/>
          <w:szCs w:val="24"/>
        </w:rPr>
        <w:t>identificando</w:t>
      </w:r>
      <w:r w:rsidRPr="00920831">
        <w:rPr>
          <w:rFonts w:ascii="Times New Roman" w:hAnsi="Times New Roman" w:cs="Times New Roman"/>
          <w:sz w:val="24"/>
          <w:szCs w:val="24"/>
        </w:rPr>
        <w:t xml:space="preserve"> la necesidad de una rúbrica por asignatura, o al menos, por contenidos.</w:t>
      </w:r>
      <w:r w:rsidR="00D11CD4">
        <w:rPr>
          <w:rFonts w:ascii="Times New Roman" w:hAnsi="Times New Roman" w:cs="Times New Roman"/>
          <w:sz w:val="24"/>
          <w:szCs w:val="24"/>
        </w:rPr>
        <w:t xml:space="preserve"> En ello, </w:t>
      </w:r>
      <w:r w:rsidR="00C51332">
        <w:rPr>
          <w:rFonts w:ascii="Times New Roman" w:hAnsi="Times New Roman" w:cs="Times New Roman"/>
          <w:sz w:val="24"/>
          <w:szCs w:val="24"/>
        </w:rPr>
        <w:t>la</w:t>
      </w:r>
      <w:r w:rsidR="00D11CD4">
        <w:rPr>
          <w:rFonts w:ascii="Times New Roman" w:hAnsi="Times New Roman" w:cs="Times New Roman"/>
          <w:sz w:val="24"/>
          <w:szCs w:val="24"/>
        </w:rPr>
        <w:t xml:space="preserve"> visión compleja del diseño como disciplina, así como de su dinámica profesional, incentivaría el establecimiento de criterios de evaluación </w:t>
      </w:r>
      <w:r w:rsidR="00522696">
        <w:rPr>
          <w:rFonts w:ascii="Times New Roman" w:hAnsi="Times New Roman" w:cs="Times New Roman"/>
          <w:sz w:val="24"/>
          <w:szCs w:val="24"/>
        </w:rPr>
        <w:t xml:space="preserve">más </w:t>
      </w:r>
      <w:r w:rsidR="00D11CD4">
        <w:rPr>
          <w:rFonts w:ascii="Times New Roman" w:hAnsi="Times New Roman" w:cs="Times New Roman"/>
          <w:sz w:val="24"/>
          <w:szCs w:val="24"/>
        </w:rPr>
        <w:t>claros</w:t>
      </w:r>
      <w:r w:rsidR="00522696">
        <w:rPr>
          <w:rFonts w:ascii="Times New Roman" w:hAnsi="Times New Roman" w:cs="Times New Roman"/>
          <w:sz w:val="24"/>
          <w:szCs w:val="24"/>
        </w:rPr>
        <w:t>,</w:t>
      </w:r>
      <w:r w:rsidR="00D11CD4">
        <w:rPr>
          <w:rFonts w:ascii="Times New Roman" w:hAnsi="Times New Roman" w:cs="Times New Roman"/>
          <w:sz w:val="24"/>
          <w:szCs w:val="24"/>
        </w:rPr>
        <w:t xml:space="preserve"> enfocados a los problemas a los que enfrenta</w:t>
      </w:r>
      <w:r w:rsidR="00522696">
        <w:rPr>
          <w:rFonts w:ascii="Times New Roman" w:hAnsi="Times New Roman" w:cs="Times New Roman"/>
          <w:sz w:val="24"/>
          <w:szCs w:val="24"/>
        </w:rPr>
        <w:t>rán</w:t>
      </w:r>
      <w:r w:rsidR="00D11CD4">
        <w:rPr>
          <w:rFonts w:ascii="Times New Roman" w:hAnsi="Times New Roman" w:cs="Times New Roman"/>
          <w:sz w:val="24"/>
          <w:szCs w:val="24"/>
        </w:rPr>
        <w:t xml:space="preserve"> al </w:t>
      </w:r>
      <w:r w:rsidR="00C51332">
        <w:rPr>
          <w:rFonts w:ascii="Times New Roman" w:hAnsi="Times New Roman" w:cs="Times New Roman"/>
          <w:sz w:val="24"/>
          <w:szCs w:val="24"/>
        </w:rPr>
        <w:t>egresar</w:t>
      </w:r>
      <w:r w:rsidR="00D11CD4">
        <w:rPr>
          <w:rFonts w:ascii="Times New Roman" w:hAnsi="Times New Roman" w:cs="Times New Roman"/>
          <w:sz w:val="24"/>
          <w:szCs w:val="24"/>
        </w:rPr>
        <w:t>.</w:t>
      </w:r>
    </w:p>
    <w:p w14:paraId="1D124452" w14:textId="063BD47A"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Sin duda, el diseño y aplicación de un estilo de rúbrica por tipo de asignatura (taller de diseño, teórica, práctica, tecnológica y otras) facilitaría al profesorado como al estudiante tanto el ejercicio de enseñanza-aprendizaje como la evaluación, optimizando dicho proceso, </w:t>
      </w:r>
      <w:r w:rsidR="00532A85">
        <w:rPr>
          <w:rFonts w:ascii="Times New Roman" w:hAnsi="Times New Roman" w:cs="Times New Roman"/>
          <w:sz w:val="24"/>
          <w:szCs w:val="24"/>
        </w:rPr>
        <w:t xml:space="preserve">la </w:t>
      </w:r>
      <w:r w:rsidRPr="00920831">
        <w:rPr>
          <w:rFonts w:ascii="Times New Roman" w:hAnsi="Times New Roman" w:cs="Times New Roman"/>
          <w:sz w:val="24"/>
          <w:szCs w:val="24"/>
        </w:rPr>
        <w:t>calidad de productos gráficos, así como la satisfacción de los involucrados.</w:t>
      </w:r>
    </w:p>
    <w:p w14:paraId="60D3B0E3"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La retroalimentación, engranaje definitivo en la calidad del proceso de evaluación, es otra variable destacada como poco atendida por parte de algunos docentes. Sin duda, promover la retroalimentación en el aula a través de un diálogo circular constructivo es decisivo para </w:t>
      </w:r>
      <w:r w:rsidRPr="00920831">
        <w:rPr>
          <w:rFonts w:ascii="Times New Roman" w:hAnsi="Times New Roman" w:cs="Times New Roman"/>
          <w:sz w:val="24"/>
          <w:szCs w:val="24"/>
        </w:rPr>
        <w:lastRenderedPageBreak/>
        <w:t>el desarrollo de la capacidad analítico-perceptiva, andamiaje desde el cual se construyen diseños capaces de actuar como soluciones en la práctica. Promover un ambiente que propicie el intercambio de puntos de vista, a través de la crítica constructiva y un ambiente jerárquico horizontal, facilita el aprendizaje y la crítica, además fortalece la personalidad del futuro profesional.</w:t>
      </w:r>
    </w:p>
    <w:p w14:paraId="610251AF" w14:textId="31049E16" w:rsidR="001A5E5B"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Para que lo anterior tenga lugar, primeramente, es necesario que el profesor tenga una actitud autocrítica e introspectiva, lo que le permitirá detonar sus habilidades en beneficio de sus educandos, generador de un entorno ganar-ganar, indispensable de acuerdo con la complejidad que trae consigo los retos propios del campo profesional para los futuros egresados. </w:t>
      </w:r>
    </w:p>
    <w:p w14:paraId="1445DDD0"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Estudiantes colombianos:</w:t>
      </w:r>
    </w:p>
    <w:p w14:paraId="575B40EA"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“La evaluación de diseño debería ser más en función al tipo de problemática a resolver y no a lo estético, si bien el equilibrio y armonía visual es importante, el aspecto con mayor valor en una rúbrica de evaluación debería ser la funcionalidad del producto de diseño alcanzado, de acuerdo al benchmarking”. </w:t>
      </w:r>
    </w:p>
    <w:p w14:paraId="62D62E5E"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“La rúbrica debe ser muy clara en todos sus puntos y debería ser socializada con los estudiantes antes de la entrega de trabajos, así las notas estarían justificadas y acorde con lo que la rúbrica solicita, sin subjetividad ni criterios ajenos. Sin embargo, muchas veces no se evalúa de manera justa incluso utilizando rúbrica, pues los criterios o no son claros ni objetivos o el criterio del profesor no es claro”. </w:t>
      </w:r>
    </w:p>
    <w:p w14:paraId="4DBDB26D"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“La retroalimentación tiende a ser deficiente, resultado de una insatisfactoria comunicación docente-estudiante, al ser los procesos de feedback reducidos. En ello contribuye el plazo que se otorga para el desarrollo de actividades y entregas de trabajo, el cual tiende a ser insuficiente”. </w:t>
      </w:r>
    </w:p>
    <w:p w14:paraId="0172D71E"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“Se considera necesaria la incorporación de diferentes métodos de evaluación más rigurosos que incentiven la calidad de los diseños alcanzados, pues para alcanzar buenas calificaciones el esfuerzo para ello generalmente es poco. Que el alcanzar notas altas requiera trabajos de mayor calidad y cueste más de esfuerzo”.</w:t>
      </w:r>
      <w:r w:rsidRPr="00920831">
        <w:rPr>
          <w:rFonts w:ascii="Times New Roman" w:hAnsi="Times New Roman" w:cs="Times New Roman"/>
          <w:b/>
          <w:bCs/>
          <w:i/>
          <w:iCs/>
          <w:sz w:val="24"/>
          <w:szCs w:val="24"/>
        </w:rPr>
        <w:t> </w:t>
      </w:r>
    </w:p>
    <w:p w14:paraId="2DB3535F"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Los comentarios anteriores manifiestan identificar criterios poco claros en cuanto a la función de la rúbrica por parte de un sector del profesorado, enfatizando el dar prioridad a aspectos </w:t>
      </w:r>
      <w:r w:rsidRPr="00920831">
        <w:rPr>
          <w:rFonts w:ascii="Times New Roman" w:hAnsi="Times New Roman" w:cs="Times New Roman"/>
          <w:sz w:val="24"/>
          <w:szCs w:val="24"/>
        </w:rPr>
        <w:lastRenderedPageBreak/>
        <w:t>como la estética del producto final de diseño ante la eficiencia como solución gráfica al problema para el cual fue creado. Lo anterior puede obedecer a la falta de experiencia del docente en el campo profesional, apostando por los principios teóricos disciplinares en la evaluación. Seguir dicha dinámica tendrá repercusiones en la calidad del aprendizaje, por lo que, además de incorporar criterios claros en la rúbrica, estos deberán considerar las competencias y capacidades necesarias, según las exigencias del ámbito profesional, fortaleciendo así el proceso de enseñanza-aprendizaje.</w:t>
      </w:r>
    </w:p>
    <w:p w14:paraId="53922333" w14:textId="0051C735"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Una mayor claridad y objetividad en la rúbrica y de su socialización con el estudiantado, facilitaría la calidad de la evaluación y el aprendizaje, además de estimular la creatividad del estudiante. Así, la retroalimentación es fundamental para el diligente ejercicio de evaluación a través de la rúbrica. Si la retroalimentación es deficiente, el aprendizaje ineludiblemente también lo será, además de incentivar en el alumno insatisfacción. </w:t>
      </w:r>
      <w:bookmarkStart w:id="24" w:name="_Hlk180941660"/>
      <w:r w:rsidRPr="00920831">
        <w:rPr>
          <w:rFonts w:ascii="Times New Roman" w:hAnsi="Times New Roman" w:cs="Times New Roman"/>
          <w:sz w:val="24"/>
          <w:szCs w:val="24"/>
        </w:rPr>
        <w:t xml:space="preserve">En este sentido, está en manos del profesorado asumir una actitud de mayor apertura, alejada de una posición de rigidez jerárquica, lo que </w:t>
      </w:r>
      <w:r w:rsidR="001365DE">
        <w:rPr>
          <w:rFonts w:ascii="Times New Roman" w:hAnsi="Times New Roman" w:cs="Times New Roman"/>
          <w:sz w:val="24"/>
          <w:szCs w:val="24"/>
        </w:rPr>
        <w:t>incentivaría</w:t>
      </w:r>
      <w:r w:rsidRPr="00920831">
        <w:rPr>
          <w:rFonts w:ascii="Times New Roman" w:hAnsi="Times New Roman" w:cs="Times New Roman"/>
          <w:sz w:val="24"/>
          <w:szCs w:val="24"/>
        </w:rPr>
        <w:t xml:space="preserve"> la calidad del aprendizaje.</w:t>
      </w:r>
    </w:p>
    <w:bookmarkEnd w:id="24"/>
    <w:p w14:paraId="285D5001" w14:textId="61C18910"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Finalmente, existen opiniones que consideran que, en ciertas asignaturas, un poco de esfuerzo es suficiente para alcanzar buenas notas, lo cual resulta preocupante. Los estudiantes exige</w:t>
      </w:r>
      <w:r w:rsidR="00101AB1">
        <w:rPr>
          <w:rFonts w:ascii="Times New Roman" w:hAnsi="Times New Roman" w:cs="Times New Roman"/>
          <w:sz w:val="24"/>
          <w:szCs w:val="24"/>
        </w:rPr>
        <w:t>n</w:t>
      </w:r>
      <w:r w:rsidRPr="00920831">
        <w:rPr>
          <w:rFonts w:ascii="Times New Roman" w:hAnsi="Times New Roman" w:cs="Times New Roman"/>
          <w:sz w:val="24"/>
          <w:szCs w:val="24"/>
        </w:rPr>
        <w:t xml:space="preserve"> mayor rigidez en los procesos, mayor calidad en la enseñanza y una mejor preparación para formarse como profesional competente, proponiendo para ello, mejores métodos de evaluación, así como profesores mejor preparados; un reclamo legítimo que puede ser solventado con la capacitación de los docentes y el seguimiento </w:t>
      </w:r>
      <w:r w:rsidR="00A91093">
        <w:rPr>
          <w:rFonts w:ascii="Times New Roman" w:hAnsi="Times New Roman" w:cs="Times New Roman"/>
          <w:sz w:val="24"/>
          <w:szCs w:val="24"/>
        </w:rPr>
        <w:t xml:space="preserve">del proceso </w:t>
      </w:r>
      <w:r w:rsidRPr="00920831">
        <w:rPr>
          <w:rFonts w:ascii="Times New Roman" w:hAnsi="Times New Roman" w:cs="Times New Roman"/>
          <w:sz w:val="24"/>
          <w:szCs w:val="24"/>
        </w:rPr>
        <w:t>por parte de los gestores académicos.</w:t>
      </w:r>
    </w:p>
    <w:p w14:paraId="1ED30AE2" w14:textId="77777777" w:rsidR="00920831" w:rsidRPr="00920831" w:rsidRDefault="00920831" w:rsidP="005878DB">
      <w:pPr>
        <w:spacing w:after="100" w:line="360" w:lineRule="auto"/>
        <w:jc w:val="both"/>
        <w:rPr>
          <w:rFonts w:ascii="Times New Roman" w:hAnsi="Times New Roman" w:cs="Times New Roman"/>
          <w:sz w:val="24"/>
          <w:szCs w:val="24"/>
        </w:rPr>
      </w:pPr>
    </w:p>
    <w:p w14:paraId="215555BF" w14:textId="367C36F6" w:rsidR="00920831" w:rsidRDefault="00C355C4"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CONCLUSIONES </w:t>
      </w:r>
    </w:p>
    <w:p w14:paraId="1FD2C509" w14:textId="77777777" w:rsidR="00C355C4" w:rsidRPr="00920831" w:rsidRDefault="00C355C4" w:rsidP="005878DB">
      <w:pPr>
        <w:spacing w:after="100" w:line="360" w:lineRule="auto"/>
        <w:jc w:val="both"/>
        <w:rPr>
          <w:rFonts w:ascii="Times New Roman" w:hAnsi="Times New Roman" w:cs="Times New Roman"/>
          <w:sz w:val="24"/>
          <w:szCs w:val="24"/>
        </w:rPr>
      </w:pPr>
    </w:p>
    <w:p w14:paraId="58975955" w14:textId="77777777" w:rsidR="00CA028C"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El análisis comparativo de los procesos de evaluación en programas de diseño gráfico en México y Colombia </w:t>
      </w:r>
      <w:r w:rsidRPr="000008F0">
        <w:rPr>
          <w:rFonts w:ascii="Times New Roman" w:hAnsi="Times New Roman" w:cs="Times New Roman"/>
          <w:sz w:val="24"/>
          <w:szCs w:val="24"/>
          <w:highlight w:val="yellow"/>
          <w:rPrChange w:id="25" w:author="Author">
            <w:rPr>
              <w:rFonts w:ascii="Times New Roman" w:hAnsi="Times New Roman" w:cs="Times New Roman"/>
              <w:sz w:val="24"/>
              <w:szCs w:val="24"/>
            </w:rPr>
          </w:rPrChange>
        </w:rPr>
        <w:t>destaca que la evaluación es una herramienta fundamental para el desarrollo de competencias en docentes y estudiantes, siempre que se aplique con claridad, coherencia y orientación hacia el aprendizaje significativo.</w:t>
      </w:r>
      <w:r w:rsidRPr="00920831">
        <w:rPr>
          <w:rFonts w:ascii="Times New Roman" w:hAnsi="Times New Roman" w:cs="Times New Roman"/>
          <w:sz w:val="24"/>
          <w:szCs w:val="24"/>
        </w:rPr>
        <w:t xml:space="preserve"> </w:t>
      </w:r>
    </w:p>
    <w:p w14:paraId="600DB9F3" w14:textId="385B7BDB"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Una de las principales propuestas que permitirán optimizar los procesos de evaluación, es que la rúbrica, como instrumento central, debe diseñarse de manera específica para cada tipo </w:t>
      </w:r>
      <w:r w:rsidRPr="00920831">
        <w:rPr>
          <w:rFonts w:ascii="Times New Roman" w:hAnsi="Times New Roman" w:cs="Times New Roman"/>
          <w:sz w:val="24"/>
          <w:szCs w:val="24"/>
        </w:rPr>
        <w:lastRenderedPageBreak/>
        <w:t>de asignatura, evitando criterios genéricos que limiten la precisión en la evaluación. Asimismo, la socialización previa de las rúbricas, junto con una aplicación consistente, orienta mejor el aprendizaje y facilita la comprensión de los objetivos formativos.</w:t>
      </w:r>
    </w:p>
    <w:p w14:paraId="09A396CB" w14:textId="7238D2EE" w:rsid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Por otro lado, la coevaluación emerge como una estrategia colaborativa que fortalece la capacidad crítica de los estudiantes y fomenta su participación activa en el proceso de aprendizaje. Sin embargo, su efectividad depende en gran medida de la disposición de los docentes para adoptar un rol abierto y flexible,</w:t>
      </w:r>
      <w:r w:rsidR="00C71AEC">
        <w:rPr>
          <w:rFonts w:ascii="Times New Roman" w:hAnsi="Times New Roman" w:cs="Times New Roman"/>
          <w:sz w:val="24"/>
          <w:szCs w:val="24"/>
        </w:rPr>
        <w:t xml:space="preserve"> así como de la adopción de una visión compleja del diseño como del mundo, </w:t>
      </w:r>
      <w:r w:rsidRPr="00920831">
        <w:rPr>
          <w:rFonts w:ascii="Times New Roman" w:hAnsi="Times New Roman" w:cs="Times New Roman"/>
          <w:sz w:val="24"/>
          <w:szCs w:val="24"/>
        </w:rPr>
        <w:t>favoreciendo el diálogo constructivo entre pares</w:t>
      </w:r>
      <w:r w:rsidR="00C71AEC">
        <w:rPr>
          <w:rFonts w:ascii="Times New Roman" w:hAnsi="Times New Roman" w:cs="Times New Roman"/>
          <w:sz w:val="24"/>
          <w:szCs w:val="24"/>
        </w:rPr>
        <w:t xml:space="preserve"> y más allá</w:t>
      </w:r>
      <w:r w:rsidRPr="00920831">
        <w:rPr>
          <w:rFonts w:ascii="Times New Roman" w:hAnsi="Times New Roman" w:cs="Times New Roman"/>
          <w:sz w:val="24"/>
          <w:szCs w:val="24"/>
        </w:rPr>
        <w:t xml:space="preserve">. Esta dinámica, implementada en Colombia con más frecuencia que en México, </w:t>
      </w:r>
      <w:r w:rsidR="00CA028C">
        <w:rPr>
          <w:rFonts w:ascii="Times New Roman" w:hAnsi="Times New Roman" w:cs="Times New Roman"/>
          <w:sz w:val="24"/>
          <w:szCs w:val="24"/>
        </w:rPr>
        <w:t xml:space="preserve">de acuerdo a los casos analizados, </w:t>
      </w:r>
      <w:r w:rsidRPr="00920831">
        <w:rPr>
          <w:rFonts w:ascii="Times New Roman" w:hAnsi="Times New Roman" w:cs="Times New Roman"/>
          <w:sz w:val="24"/>
          <w:szCs w:val="24"/>
        </w:rPr>
        <w:t xml:space="preserve">ha demostrado mejorar la calidad del trabajo y fomentar el compromiso con los proyectos académicos. Por tanto, para lograr mayor impacto, se recomienda institucionalizar la coevaluación en ambas regiones, asegurando que los docentes adopten una actitud abierta al diálogo, </w:t>
      </w:r>
      <w:r w:rsidR="00DD0556">
        <w:rPr>
          <w:rFonts w:ascii="Times New Roman" w:hAnsi="Times New Roman" w:cs="Times New Roman"/>
          <w:sz w:val="24"/>
          <w:szCs w:val="24"/>
        </w:rPr>
        <w:t xml:space="preserve">asumiendo una actitud de mayor apertura, </w:t>
      </w:r>
      <w:r w:rsidR="00DD0556" w:rsidRPr="00920831">
        <w:rPr>
          <w:rFonts w:ascii="Times New Roman" w:hAnsi="Times New Roman" w:cs="Times New Roman"/>
          <w:sz w:val="24"/>
          <w:szCs w:val="24"/>
        </w:rPr>
        <w:t>alejada de una posición de rigidez jerárquica</w:t>
      </w:r>
      <w:r w:rsidR="00DD0556">
        <w:rPr>
          <w:rFonts w:ascii="Times New Roman" w:hAnsi="Times New Roman" w:cs="Times New Roman"/>
          <w:sz w:val="24"/>
          <w:szCs w:val="24"/>
        </w:rPr>
        <w:t xml:space="preserve">, lo que </w:t>
      </w:r>
      <w:r w:rsidRPr="00920831">
        <w:rPr>
          <w:rFonts w:ascii="Times New Roman" w:hAnsi="Times New Roman" w:cs="Times New Roman"/>
          <w:sz w:val="24"/>
          <w:szCs w:val="24"/>
        </w:rPr>
        <w:t>facilita</w:t>
      </w:r>
      <w:r w:rsidR="00DD0556">
        <w:rPr>
          <w:rFonts w:ascii="Times New Roman" w:hAnsi="Times New Roman" w:cs="Times New Roman"/>
          <w:sz w:val="24"/>
          <w:szCs w:val="24"/>
        </w:rPr>
        <w:t xml:space="preserve"> e incentiva</w:t>
      </w:r>
      <w:r w:rsidRPr="00920831">
        <w:rPr>
          <w:rFonts w:ascii="Times New Roman" w:hAnsi="Times New Roman" w:cs="Times New Roman"/>
          <w:sz w:val="24"/>
          <w:szCs w:val="24"/>
        </w:rPr>
        <w:t xml:space="preserve"> la retroalimentación constructiva entre pares</w:t>
      </w:r>
      <w:r w:rsidR="00DD0556">
        <w:rPr>
          <w:rFonts w:ascii="Times New Roman" w:hAnsi="Times New Roman" w:cs="Times New Roman"/>
          <w:sz w:val="24"/>
          <w:szCs w:val="24"/>
        </w:rPr>
        <w:t xml:space="preserve">, y con ello, </w:t>
      </w:r>
      <w:r w:rsidR="00DD0556" w:rsidRPr="00920831">
        <w:rPr>
          <w:rFonts w:ascii="Times New Roman" w:hAnsi="Times New Roman" w:cs="Times New Roman"/>
          <w:sz w:val="24"/>
          <w:szCs w:val="24"/>
        </w:rPr>
        <w:t>la calidad del aprendizaje.</w:t>
      </w:r>
    </w:p>
    <w:p w14:paraId="63DC925B" w14:textId="03F1B65D" w:rsid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Se observa también que la rigurosidad en la aplicación de rúbricas y en la coevaluación está estrechamente relacionada con una percepción positiva de la calidad del egresado. Esto sugiere que los procesos evaluativos, cuando se alinean con las competencias profesionales demandadas por el mercado laboral, </w:t>
      </w:r>
      <w:r w:rsidR="002E0C59">
        <w:rPr>
          <w:rFonts w:ascii="Times New Roman" w:hAnsi="Times New Roman" w:cs="Times New Roman"/>
          <w:sz w:val="24"/>
          <w:szCs w:val="24"/>
        </w:rPr>
        <w:t xml:space="preserve">así al relacionar </w:t>
      </w:r>
      <w:r w:rsidR="002E0C59" w:rsidRPr="002E0C59">
        <w:rPr>
          <w:rFonts w:ascii="Times New Roman" w:hAnsi="Times New Roman" w:cs="Times New Roman"/>
          <w:sz w:val="24"/>
          <w:szCs w:val="24"/>
        </w:rPr>
        <w:t xml:space="preserve">los criterios de evaluación con </w:t>
      </w:r>
      <w:r w:rsidR="002A58AB">
        <w:rPr>
          <w:rFonts w:ascii="Times New Roman" w:hAnsi="Times New Roman" w:cs="Times New Roman"/>
          <w:sz w:val="24"/>
          <w:szCs w:val="24"/>
        </w:rPr>
        <w:t xml:space="preserve">dichas </w:t>
      </w:r>
      <w:r w:rsidR="002E0C59" w:rsidRPr="002E0C59">
        <w:rPr>
          <w:rFonts w:ascii="Times New Roman" w:hAnsi="Times New Roman" w:cs="Times New Roman"/>
          <w:sz w:val="24"/>
          <w:szCs w:val="24"/>
        </w:rPr>
        <w:t>competencias, no</w:t>
      </w:r>
      <w:r w:rsidRPr="002E0C59">
        <w:rPr>
          <w:rFonts w:ascii="Times New Roman" w:hAnsi="Times New Roman" w:cs="Times New Roman"/>
          <w:sz w:val="24"/>
          <w:szCs w:val="24"/>
        </w:rPr>
        <w:t xml:space="preserve"> </w:t>
      </w:r>
      <w:r w:rsidRPr="00920831">
        <w:rPr>
          <w:rFonts w:ascii="Times New Roman" w:hAnsi="Times New Roman" w:cs="Times New Roman"/>
          <w:sz w:val="24"/>
          <w:szCs w:val="24"/>
        </w:rPr>
        <w:t xml:space="preserve">solo mejoran el aprendizaje, sino que garantizan una mayor coherencia entre la formación académica y las expectativas </w:t>
      </w:r>
      <w:r w:rsidR="002A58AB">
        <w:rPr>
          <w:rFonts w:ascii="Times New Roman" w:hAnsi="Times New Roman" w:cs="Times New Roman"/>
          <w:sz w:val="24"/>
          <w:szCs w:val="24"/>
        </w:rPr>
        <w:t xml:space="preserve">cada vez más complejas </w:t>
      </w:r>
      <w:r w:rsidRPr="00920831">
        <w:rPr>
          <w:rFonts w:ascii="Times New Roman" w:hAnsi="Times New Roman" w:cs="Times New Roman"/>
          <w:sz w:val="24"/>
          <w:szCs w:val="24"/>
        </w:rPr>
        <w:t>del entorno profesional.</w:t>
      </w:r>
      <w:r w:rsidR="00CA028C">
        <w:rPr>
          <w:rFonts w:ascii="Times New Roman" w:hAnsi="Times New Roman" w:cs="Times New Roman"/>
          <w:sz w:val="24"/>
          <w:szCs w:val="24"/>
        </w:rPr>
        <w:t xml:space="preserve"> </w:t>
      </w:r>
    </w:p>
    <w:p w14:paraId="5A881E69" w14:textId="170AFE58" w:rsidR="00C83B23" w:rsidRPr="00920831" w:rsidRDefault="009944A7" w:rsidP="005878DB">
      <w:pPr>
        <w:spacing w:after="100" w:line="360" w:lineRule="auto"/>
        <w:jc w:val="both"/>
        <w:rPr>
          <w:rFonts w:ascii="Times New Roman" w:hAnsi="Times New Roman" w:cs="Times New Roman"/>
          <w:sz w:val="24"/>
          <w:szCs w:val="24"/>
        </w:rPr>
      </w:pPr>
      <w:r>
        <w:rPr>
          <w:rFonts w:ascii="Times New Roman" w:hAnsi="Times New Roman" w:cs="Times New Roman"/>
          <w:sz w:val="24"/>
          <w:szCs w:val="24"/>
        </w:rPr>
        <w:t>Adicionalmente</w:t>
      </w:r>
      <w:r w:rsidR="00C83B23">
        <w:rPr>
          <w:rFonts w:ascii="Times New Roman" w:hAnsi="Times New Roman" w:cs="Times New Roman"/>
          <w:sz w:val="24"/>
          <w:szCs w:val="24"/>
        </w:rPr>
        <w:t xml:space="preserve">, </w:t>
      </w:r>
      <w:r w:rsidR="00C83B23" w:rsidRPr="00920831">
        <w:rPr>
          <w:rFonts w:ascii="Times New Roman" w:hAnsi="Times New Roman" w:cs="Times New Roman"/>
          <w:sz w:val="24"/>
          <w:szCs w:val="24"/>
        </w:rPr>
        <w:t xml:space="preserve">incrementar el rigor en las evaluaciones es fundamental para evitar la percepción de indulgencia en las calificaciones y garantizar que los egresados cumplan con los estándares exigidos por el mercado laboral. Un ejemplo de esta estrategia es </w:t>
      </w:r>
      <w:r w:rsidR="00C83B23">
        <w:rPr>
          <w:rFonts w:ascii="Times New Roman" w:hAnsi="Times New Roman" w:cs="Times New Roman"/>
          <w:sz w:val="24"/>
          <w:szCs w:val="24"/>
        </w:rPr>
        <w:t>l</w:t>
      </w:r>
      <w:r w:rsidR="00C83B23" w:rsidRPr="00920831">
        <w:rPr>
          <w:rFonts w:ascii="Times New Roman" w:hAnsi="Times New Roman" w:cs="Times New Roman"/>
          <w:sz w:val="24"/>
          <w:szCs w:val="24"/>
        </w:rPr>
        <w:t xml:space="preserve">a evaluación rigurosa de proyectos integradores al cierre de cada semestre, en los que los estudiantes deben aplicar conocimientos de diversas asignaturas para resolver casos prácticos. </w:t>
      </w:r>
      <w:r w:rsidR="00B54E1C">
        <w:rPr>
          <w:rFonts w:ascii="Times New Roman" w:hAnsi="Times New Roman" w:cs="Times New Roman"/>
          <w:sz w:val="24"/>
          <w:szCs w:val="24"/>
        </w:rPr>
        <w:t>En ellos</w:t>
      </w:r>
      <w:r w:rsidR="005F5EA0">
        <w:rPr>
          <w:rFonts w:ascii="Times New Roman" w:hAnsi="Times New Roman" w:cs="Times New Roman"/>
          <w:sz w:val="24"/>
          <w:szCs w:val="24"/>
        </w:rPr>
        <w:t>,</w:t>
      </w:r>
      <w:r w:rsidR="00B54E1C">
        <w:rPr>
          <w:rFonts w:ascii="Times New Roman" w:hAnsi="Times New Roman" w:cs="Times New Roman"/>
          <w:sz w:val="24"/>
          <w:szCs w:val="24"/>
        </w:rPr>
        <w:t xml:space="preserve"> la intervención de dinámicas interdisciplinares promovería la configuración de una visión compleja del mundo </w:t>
      </w:r>
      <w:r w:rsidR="005F5EA0">
        <w:rPr>
          <w:rFonts w:ascii="Times New Roman" w:hAnsi="Times New Roman" w:cs="Times New Roman"/>
          <w:sz w:val="24"/>
          <w:szCs w:val="24"/>
        </w:rPr>
        <w:t>en el</w:t>
      </w:r>
      <w:r w:rsidR="00B54E1C">
        <w:rPr>
          <w:rFonts w:ascii="Times New Roman" w:hAnsi="Times New Roman" w:cs="Times New Roman"/>
          <w:sz w:val="24"/>
          <w:szCs w:val="24"/>
        </w:rPr>
        <w:t xml:space="preserve"> estudiante.</w:t>
      </w:r>
    </w:p>
    <w:p w14:paraId="0FF8DC6B" w14:textId="44BC95C2" w:rsidR="00920831" w:rsidRPr="001C1936" w:rsidRDefault="00A00F8C" w:rsidP="001C1936">
      <w:pPr>
        <w:spacing w:after="1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w:t>
      </w:r>
      <w:r w:rsidR="00920831" w:rsidRPr="00920831">
        <w:rPr>
          <w:rFonts w:ascii="Times New Roman" w:hAnsi="Times New Roman" w:cs="Times New Roman"/>
          <w:sz w:val="24"/>
          <w:szCs w:val="24"/>
        </w:rPr>
        <w:t xml:space="preserve">a retroalimentación continua se destaca como pilar esencial para el aprendizaje significativo, aunque su implementación aún presenta deficiencias. Integrar </w:t>
      </w:r>
      <w:r w:rsidR="00C83B23">
        <w:rPr>
          <w:rFonts w:ascii="Times New Roman" w:hAnsi="Times New Roman" w:cs="Times New Roman"/>
          <w:sz w:val="24"/>
          <w:szCs w:val="24"/>
        </w:rPr>
        <w:t>dinámicas</w:t>
      </w:r>
      <w:r w:rsidR="00920831" w:rsidRPr="00920831">
        <w:rPr>
          <w:rFonts w:ascii="Times New Roman" w:hAnsi="Times New Roman" w:cs="Times New Roman"/>
          <w:sz w:val="24"/>
          <w:szCs w:val="24"/>
        </w:rPr>
        <w:t xml:space="preserve"> constructiv</w:t>
      </w:r>
      <w:r w:rsidR="00C83B23">
        <w:rPr>
          <w:rFonts w:ascii="Times New Roman" w:hAnsi="Times New Roman" w:cs="Times New Roman"/>
          <w:sz w:val="24"/>
          <w:szCs w:val="24"/>
        </w:rPr>
        <w:t>a</w:t>
      </w:r>
      <w:r w:rsidR="00920831" w:rsidRPr="00920831">
        <w:rPr>
          <w:rFonts w:ascii="Times New Roman" w:hAnsi="Times New Roman" w:cs="Times New Roman"/>
          <w:sz w:val="24"/>
          <w:szCs w:val="24"/>
        </w:rPr>
        <w:t xml:space="preserve">s en cada actividad evaluativa y promover un diálogo bidireccional entre estudiantes y docentes </w:t>
      </w:r>
      <w:r w:rsidR="00C83B23">
        <w:rPr>
          <w:rFonts w:ascii="Times New Roman" w:hAnsi="Times New Roman" w:cs="Times New Roman"/>
          <w:sz w:val="24"/>
          <w:szCs w:val="24"/>
        </w:rPr>
        <w:t>se presenta como una de las claves para</w:t>
      </w:r>
      <w:r w:rsidR="00920831" w:rsidRPr="00920831">
        <w:rPr>
          <w:rFonts w:ascii="Times New Roman" w:hAnsi="Times New Roman" w:cs="Times New Roman"/>
          <w:sz w:val="24"/>
          <w:szCs w:val="24"/>
        </w:rPr>
        <w:t xml:space="preserve"> fortalecer la confianza y mejorar los resultados académicos. </w:t>
      </w:r>
      <w:r w:rsidR="00C83B23" w:rsidRPr="001C1936">
        <w:rPr>
          <w:rFonts w:ascii="Times New Roman" w:hAnsi="Times New Roman" w:cs="Times New Roman"/>
          <w:sz w:val="24"/>
          <w:szCs w:val="24"/>
        </w:rPr>
        <w:t>De este modo, l</w:t>
      </w:r>
      <w:r w:rsidR="00920831" w:rsidRPr="001C1936">
        <w:rPr>
          <w:rFonts w:ascii="Times New Roman" w:hAnsi="Times New Roman" w:cs="Times New Roman"/>
          <w:sz w:val="24"/>
          <w:szCs w:val="24"/>
        </w:rPr>
        <w:t>a retroalimentación</w:t>
      </w:r>
      <w:r w:rsidR="001C1936" w:rsidRPr="001C1936">
        <w:rPr>
          <w:rFonts w:ascii="Times New Roman" w:hAnsi="Times New Roman" w:cs="Times New Roman"/>
          <w:sz w:val="24"/>
          <w:szCs w:val="24"/>
        </w:rPr>
        <w:t xml:space="preserve"> continua, la aplicación rigurosa de rúbricas, la promoción de la coevaluación y la capacitación docente, son pilares fundamentales</w:t>
      </w:r>
      <w:r w:rsidR="00920831" w:rsidRPr="001C1936">
        <w:rPr>
          <w:rFonts w:ascii="Times New Roman" w:hAnsi="Times New Roman" w:cs="Times New Roman"/>
          <w:sz w:val="24"/>
          <w:szCs w:val="24"/>
        </w:rPr>
        <w:t xml:space="preserve"> para guiar eficazmente el desarrollo de competencias</w:t>
      </w:r>
      <w:r w:rsidR="001C1936" w:rsidRPr="001C1936">
        <w:rPr>
          <w:rFonts w:ascii="Times New Roman" w:hAnsi="Times New Roman" w:cs="Times New Roman"/>
          <w:sz w:val="24"/>
          <w:szCs w:val="24"/>
        </w:rPr>
        <w:t xml:space="preserve"> que contribuye a </w:t>
      </w:r>
      <w:r w:rsidR="00920831" w:rsidRPr="001C1936">
        <w:rPr>
          <w:rFonts w:ascii="Times New Roman" w:hAnsi="Times New Roman" w:cs="Times New Roman"/>
          <w:sz w:val="24"/>
          <w:szCs w:val="24"/>
        </w:rPr>
        <w:t>la competitividad de los egresados en un entorno laboral dinámico</w:t>
      </w:r>
      <w:r w:rsidR="00F92ACC">
        <w:rPr>
          <w:rFonts w:ascii="Times New Roman" w:hAnsi="Times New Roman" w:cs="Times New Roman"/>
          <w:sz w:val="24"/>
          <w:szCs w:val="24"/>
        </w:rPr>
        <w:t xml:space="preserve">, </w:t>
      </w:r>
      <w:r w:rsidR="00920831" w:rsidRPr="001C1936">
        <w:rPr>
          <w:rFonts w:ascii="Times New Roman" w:hAnsi="Times New Roman" w:cs="Times New Roman"/>
          <w:sz w:val="24"/>
          <w:szCs w:val="24"/>
        </w:rPr>
        <w:t>exigente</w:t>
      </w:r>
      <w:r w:rsidR="00F92ACC">
        <w:rPr>
          <w:rFonts w:ascii="Times New Roman" w:hAnsi="Times New Roman" w:cs="Times New Roman"/>
          <w:sz w:val="24"/>
          <w:szCs w:val="24"/>
        </w:rPr>
        <w:t xml:space="preserve"> y altamente complejo</w:t>
      </w:r>
      <w:r w:rsidR="00920831" w:rsidRPr="001C1936">
        <w:rPr>
          <w:rFonts w:ascii="Times New Roman" w:hAnsi="Times New Roman" w:cs="Times New Roman"/>
          <w:sz w:val="24"/>
          <w:szCs w:val="24"/>
        </w:rPr>
        <w:t>.</w:t>
      </w:r>
    </w:p>
    <w:p w14:paraId="7AD7611A" w14:textId="59E5843F" w:rsidR="00B13C57" w:rsidRDefault="00BF7227" w:rsidP="005878DB">
      <w:pPr>
        <w:spacing w:after="100" w:line="360" w:lineRule="auto"/>
        <w:jc w:val="both"/>
        <w:rPr>
          <w:ins w:id="26" w:author="Author"/>
          <w:rFonts w:ascii="Times New Roman" w:hAnsi="Times New Roman" w:cs="Times New Roman"/>
          <w:color w:val="FF0000"/>
          <w:sz w:val="24"/>
          <w:szCs w:val="24"/>
        </w:rPr>
      </w:pPr>
      <w:ins w:id="27" w:author="Author">
        <w:r>
          <w:rPr>
            <w:rFonts w:ascii="Times New Roman" w:hAnsi="Times New Roman" w:cs="Times New Roman"/>
            <w:color w:val="FF0000"/>
            <w:sz w:val="24"/>
            <w:szCs w:val="24"/>
          </w:rPr>
          <w:t>Comentarios:</w:t>
        </w:r>
      </w:ins>
    </w:p>
    <w:p w14:paraId="4E0A807F" w14:textId="77777777" w:rsidR="00BF7227" w:rsidRPr="00BF7227" w:rsidRDefault="00BF7227" w:rsidP="00BF7227">
      <w:pPr>
        <w:spacing w:after="100" w:line="360" w:lineRule="auto"/>
        <w:jc w:val="both"/>
        <w:rPr>
          <w:ins w:id="28" w:author="Author"/>
          <w:rFonts w:ascii="Times New Roman" w:hAnsi="Times New Roman" w:cs="Times New Roman"/>
          <w:color w:val="FF0000"/>
          <w:sz w:val="24"/>
          <w:szCs w:val="24"/>
        </w:rPr>
      </w:pPr>
      <w:ins w:id="29" w:author="Author">
        <w:r w:rsidRPr="00BF7227">
          <w:rPr>
            <w:rFonts w:ascii="Times New Roman" w:hAnsi="Times New Roman" w:cs="Times New Roman"/>
            <w:color w:val="FF0000"/>
            <w:sz w:val="24"/>
            <w:szCs w:val="24"/>
          </w:rPr>
          <w:t>El texto presenta una estructura lógica que permite alcanzar los objetivos planteados; sin embargo, su comprensión podría mejorarse con una introducción más elaborada que contextualice adecuadamente el tema. Es necesario fortalecer el marco contextual, evitando repeticiones y proporcionando información más rica y específica que oriente al lector. Además, es importante evitar asumir que todos los conceptos manejados son conocidos, por lo que sería recomendable incluir definiciones o explicaciones breves para aquellos términos que puedan no resultar familiares. En cuanto a las conclusiones, se sugiere hacerlas menos generales y enfocarse en puntualizar de manera clara y precisa los hallazgos y aportaciones principales del trabajo.</w:t>
        </w:r>
      </w:ins>
    </w:p>
    <w:p w14:paraId="1F7C8302" w14:textId="2A9FC30D" w:rsidR="00BF7227" w:rsidRPr="000008F0" w:rsidDel="00BF7227" w:rsidRDefault="00BF7227" w:rsidP="005878DB">
      <w:pPr>
        <w:spacing w:after="100" w:line="360" w:lineRule="auto"/>
        <w:jc w:val="both"/>
        <w:rPr>
          <w:del w:id="30" w:author="Author"/>
          <w:rFonts w:ascii="Times New Roman" w:hAnsi="Times New Roman" w:cs="Times New Roman"/>
          <w:color w:val="FF0000"/>
          <w:sz w:val="24"/>
          <w:szCs w:val="24"/>
          <w:rPrChange w:id="31" w:author="Author">
            <w:rPr>
              <w:del w:id="32" w:author="Author"/>
              <w:rFonts w:ascii="Times New Roman" w:hAnsi="Times New Roman" w:cs="Times New Roman"/>
              <w:sz w:val="24"/>
              <w:szCs w:val="24"/>
            </w:rPr>
          </w:rPrChange>
        </w:rPr>
      </w:pPr>
    </w:p>
    <w:p w14:paraId="23A49497" w14:textId="1290DB7F" w:rsidR="00920831" w:rsidRDefault="002C566A"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REFERENCIAS </w:t>
      </w:r>
    </w:p>
    <w:p w14:paraId="6BABB0B1" w14:textId="2EB0AC00" w:rsidR="00920831" w:rsidRPr="001D4338"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Branda, M., </w:t>
      </w:r>
      <w:r w:rsidRPr="000008F0">
        <w:rPr>
          <w:rFonts w:ascii="Times New Roman" w:hAnsi="Times New Roman" w:cs="Times New Roman"/>
          <w:sz w:val="24"/>
          <w:szCs w:val="24"/>
          <w:highlight w:val="yellow"/>
          <w:rPrChange w:id="33" w:author="Author">
            <w:rPr>
              <w:rFonts w:ascii="Times New Roman" w:hAnsi="Times New Roman" w:cs="Times New Roman"/>
              <w:sz w:val="24"/>
              <w:szCs w:val="24"/>
            </w:rPr>
          </w:rPrChange>
        </w:rPr>
        <w:t>&amp;</w:t>
      </w:r>
      <w:r w:rsidRPr="001D4338">
        <w:rPr>
          <w:rFonts w:ascii="Times New Roman" w:hAnsi="Times New Roman" w:cs="Times New Roman"/>
          <w:sz w:val="24"/>
          <w:szCs w:val="24"/>
        </w:rPr>
        <w:t xml:space="preserve"> Blanco, M. (2017). </w:t>
      </w:r>
      <w:r w:rsidRPr="001D4338">
        <w:rPr>
          <w:rFonts w:ascii="Times New Roman" w:hAnsi="Times New Roman" w:cs="Times New Roman"/>
          <w:i/>
          <w:iCs/>
          <w:sz w:val="24"/>
          <w:szCs w:val="24"/>
        </w:rPr>
        <w:t>Evaluación en áreas proyectuales</w:t>
      </w:r>
      <w:r w:rsidRPr="001D4338">
        <w:rPr>
          <w:rFonts w:ascii="Times New Roman" w:hAnsi="Times New Roman" w:cs="Times New Roman"/>
          <w:sz w:val="24"/>
          <w:szCs w:val="24"/>
        </w:rPr>
        <w:t xml:space="preserve">. </w:t>
      </w:r>
      <w:r w:rsidR="006628F2" w:rsidRPr="001D4338">
        <w:rPr>
          <w:rFonts w:ascii="Times New Roman" w:hAnsi="Times New Roman" w:cs="Times New Roman"/>
          <w:sz w:val="24"/>
          <w:szCs w:val="24"/>
        </w:rPr>
        <w:t>E</w:t>
      </w:r>
      <w:r w:rsidRPr="001D4338">
        <w:rPr>
          <w:rFonts w:ascii="Times New Roman" w:hAnsi="Times New Roman" w:cs="Times New Roman"/>
          <w:sz w:val="24"/>
          <w:szCs w:val="24"/>
        </w:rPr>
        <w:t>ditorial de la Universidad de la Plata.</w:t>
      </w:r>
    </w:p>
    <w:p w14:paraId="5D2EDCD6" w14:textId="77777777" w:rsidR="007B4474" w:rsidRPr="001D4338" w:rsidRDefault="007B4474" w:rsidP="003C1F35">
      <w:pPr>
        <w:spacing w:after="0" w:line="360" w:lineRule="auto"/>
        <w:ind w:left="709" w:hanging="709"/>
        <w:jc w:val="both"/>
        <w:rPr>
          <w:rFonts w:ascii="Times New Roman" w:hAnsi="Times New Roman" w:cs="Times New Roman"/>
          <w:sz w:val="24"/>
          <w:szCs w:val="24"/>
        </w:rPr>
      </w:pPr>
    </w:p>
    <w:p w14:paraId="0C9B74A6" w14:textId="1AAC0B87" w:rsidR="007B4474" w:rsidRPr="001D4338" w:rsidRDefault="00920831" w:rsidP="003C1F35">
      <w:pPr>
        <w:spacing w:after="0" w:line="360" w:lineRule="auto"/>
        <w:ind w:left="709" w:hanging="709"/>
        <w:jc w:val="both"/>
        <w:rPr>
          <w:rFonts w:ascii="Times New Roman" w:hAnsi="Times New Roman" w:cs="Times New Roman"/>
          <w:sz w:val="24"/>
          <w:szCs w:val="24"/>
          <w:lang w:val="en-US"/>
        </w:rPr>
      </w:pPr>
      <w:r w:rsidRPr="001D4338">
        <w:rPr>
          <w:rFonts w:ascii="Times New Roman" w:hAnsi="Times New Roman" w:cs="Times New Roman"/>
          <w:sz w:val="24"/>
          <w:szCs w:val="24"/>
        </w:rPr>
        <w:t xml:space="preserve">Buitrago, Y., </w:t>
      </w:r>
      <w:r w:rsidRPr="000008F0">
        <w:rPr>
          <w:rFonts w:ascii="Times New Roman" w:hAnsi="Times New Roman" w:cs="Times New Roman"/>
          <w:sz w:val="24"/>
          <w:szCs w:val="24"/>
          <w:highlight w:val="yellow"/>
          <w:rPrChange w:id="34" w:author="Author">
            <w:rPr>
              <w:rFonts w:ascii="Times New Roman" w:hAnsi="Times New Roman" w:cs="Times New Roman"/>
              <w:sz w:val="24"/>
              <w:szCs w:val="24"/>
            </w:rPr>
          </w:rPrChange>
        </w:rPr>
        <w:t>&amp;</w:t>
      </w:r>
      <w:r w:rsidRPr="001D4338">
        <w:rPr>
          <w:rFonts w:ascii="Times New Roman" w:hAnsi="Times New Roman" w:cs="Times New Roman"/>
          <w:sz w:val="24"/>
          <w:szCs w:val="24"/>
        </w:rPr>
        <w:t xml:space="preserve"> García, M. (marzo de 2021). Caracterización de las prácticas pedagógicas en el contexto universitario: diseño gráfico. </w:t>
      </w:r>
      <w:r w:rsidRPr="00BF7EBC">
        <w:rPr>
          <w:rFonts w:ascii="Times New Roman" w:hAnsi="Times New Roman" w:cs="Times New Roman"/>
          <w:sz w:val="24"/>
          <w:szCs w:val="24"/>
          <w:lang w:val="en-US"/>
        </w:rPr>
        <w:t xml:space="preserve">Coimbra, Portugal: </w:t>
      </w:r>
      <w:proofErr w:type="spellStart"/>
      <w:r w:rsidRPr="00BF7EBC">
        <w:rPr>
          <w:rFonts w:ascii="Times New Roman" w:hAnsi="Times New Roman" w:cs="Times New Roman"/>
          <w:sz w:val="24"/>
          <w:szCs w:val="24"/>
          <w:lang w:val="en-US"/>
        </w:rPr>
        <w:t>Dykinson.Cronbach</w:t>
      </w:r>
      <w:proofErr w:type="spellEnd"/>
      <w:r w:rsidRPr="00BF7EBC">
        <w:rPr>
          <w:rFonts w:ascii="Times New Roman" w:hAnsi="Times New Roman" w:cs="Times New Roman"/>
          <w:sz w:val="24"/>
          <w:szCs w:val="24"/>
          <w:lang w:val="en-US"/>
        </w:rPr>
        <w:t xml:space="preserve">, &amp; Lee. </w:t>
      </w:r>
      <w:r w:rsidRPr="001D4338">
        <w:rPr>
          <w:rFonts w:ascii="Times New Roman" w:hAnsi="Times New Roman" w:cs="Times New Roman"/>
          <w:sz w:val="24"/>
          <w:szCs w:val="24"/>
          <w:lang w:val="en-US"/>
        </w:rPr>
        <w:t>(1963). Course improvement through evaluation. En: D.A. Payne &amp; R.F. Morris, eds.</w:t>
      </w:r>
      <w:r w:rsidR="007B4474" w:rsidRPr="001D4338">
        <w:rPr>
          <w:rFonts w:ascii="Times New Roman" w:hAnsi="Times New Roman" w:cs="Times New Roman"/>
          <w:color w:val="FF0000"/>
          <w:sz w:val="24"/>
          <w:szCs w:val="24"/>
          <w:lang w:val="en-US"/>
        </w:rPr>
        <w:t xml:space="preserve"> </w:t>
      </w:r>
    </w:p>
    <w:p w14:paraId="04754F9B" w14:textId="77777777" w:rsidR="003C1F35" w:rsidRPr="001D4338" w:rsidRDefault="003C1F35" w:rsidP="003C1F35">
      <w:pPr>
        <w:spacing w:after="0" w:line="360" w:lineRule="auto"/>
        <w:ind w:left="709" w:hanging="709"/>
        <w:jc w:val="both"/>
        <w:rPr>
          <w:rFonts w:ascii="Times New Roman" w:hAnsi="Times New Roman" w:cs="Times New Roman"/>
          <w:sz w:val="24"/>
          <w:szCs w:val="24"/>
          <w:lang w:val="en-US"/>
        </w:rPr>
      </w:pPr>
    </w:p>
    <w:p w14:paraId="78796CEA" w14:textId="4AC347FA" w:rsidR="00AA1AA2" w:rsidRPr="001D4338" w:rsidRDefault="00AA1AA2" w:rsidP="003C1F35">
      <w:pPr>
        <w:pStyle w:val="Bibliography"/>
        <w:spacing w:line="360" w:lineRule="auto"/>
        <w:ind w:left="720" w:hanging="720"/>
        <w:jc w:val="both"/>
        <w:rPr>
          <w:noProof/>
        </w:rPr>
      </w:pPr>
      <w:r w:rsidRPr="00BF7EBC">
        <w:rPr>
          <w:noProof/>
          <w:lang w:val="es-MX"/>
        </w:rPr>
        <w:t xml:space="preserve">Campi, I. (2020). </w:t>
      </w:r>
      <w:r w:rsidRPr="001D4338">
        <w:rPr>
          <w:i/>
          <w:iCs/>
          <w:noProof/>
        </w:rPr>
        <w:t>¿Qué es el diseño?</w:t>
      </w:r>
      <w:r w:rsidR="009956EA" w:rsidRPr="001D4338">
        <w:rPr>
          <w:noProof/>
        </w:rPr>
        <w:t>.</w:t>
      </w:r>
      <w:r w:rsidRPr="001D4338">
        <w:rPr>
          <w:noProof/>
        </w:rPr>
        <w:t xml:space="preserve"> Gustavo Gili.</w:t>
      </w:r>
    </w:p>
    <w:p w14:paraId="65CD1548" w14:textId="77777777" w:rsidR="003C1F35" w:rsidRPr="001D4338" w:rsidRDefault="003C1F35" w:rsidP="003C1F35">
      <w:pPr>
        <w:spacing w:after="0"/>
        <w:rPr>
          <w:lang w:val="es-CO" w:eastAsia="es-MX"/>
        </w:rPr>
      </w:pPr>
    </w:p>
    <w:p w14:paraId="42191397" w14:textId="0BA0AC4E" w:rsidR="00ED25D5" w:rsidRPr="001D4338" w:rsidRDefault="00ED25D5" w:rsidP="003C1F35">
      <w:pPr>
        <w:pStyle w:val="Bibliography"/>
        <w:spacing w:line="360" w:lineRule="auto"/>
        <w:ind w:left="720" w:hanging="720"/>
        <w:jc w:val="both"/>
        <w:rPr>
          <w:noProof/>
          <w:lang w:val="en-US"/>
        </w:rPr>
      </w:pPr>
      <w:r w:rsidRPr="001D4338">
        <w:rPr>
          <w:noProof/>
          <w:lang w:val="es-MX"/>
        </w:rPr>
        <w:lastRenderedPageBreak/>
        <w:t xml:space="preserve">Cronbach, y Lee. </w:t>
      </w:r>
      <w:r w:rsidRPr="001D4338">
        <w:rPr>
          <w:noProof/>
          <w:lang w:val="en-US"/>
        </w:rPr>
        <w:t>(1963). Course improvement through evaluation. En: D.A. Payne &amp; R.F. Morris, eds.</w:t>
      </w:r>
    </w:p>
    <w:p w14:paraId="548B2781" w14:textId="77777777" w:rsidR="007B4474" w:rsidRPr="001D4338" w:rsidRDefault="007B4474" w:rsidP="007B4474">
      <w:pPr>
        <w:spacing w:after="0" w:line="360" w:lineRule="auto"/>
        <w:ind w:left="709" w:hanging="709"/>
        <w:jc w:val="both"/>
        <w:rPr>
          <w:rFonts w:ascii="Times New Roman" w:hAnsi="Times New Roman" w:cs="Times New Roman"/>
          <w:sz w:val="24"/>
          <w:szCs w:val="24"/>
          <w:lang w:val="en-US"/>
        </w:rPr>
      </w:pPr>
    </w:p>
    <w:p w14:paraId="648F8CA4" w14:textId="56E41A94" w:rsidR="00AA1AA2" w:rsidRPr="001D4338" w:rsidRDefault="00AA1AA2" w:rsidP="003C1F35">
      <w:pPr>
        <w:pStyle w:val="Bibliography"/>
        <w:spacing w:line="360" w:lineRule="auto"/>
        <w:ind w:left="720" w:hanging="720"/>
        <w:jc w:val="both"/>
        <w:rPr>
          <w:noProof/>
          <w:lang w:val="es-ES"/>
        </w:rPr>
      </w:pPr>
      <w:r w:rsidRPr="001D4338">
        <w:rPr>
          <w:noProof/>
          <w:lang w:val="es-ES"/>
        </w:rPr>
        <w:t xml:space="preserve">Frascara, J. (2018). </w:t>
      </w:r>
      <w:r w:rsidRPr="001D4338">
        <w:rPr>
          <w:i/>
          <w:iCs/>
          <w:noProof/>
          <w:lang w:val="es-ES"/>
        </w:rPr>
        <w:t>Enseñando diseño.</w:t>
      </w:r>
      <w:r w:rsidRPr="001D4338">
        <w:rPr>
          <w:noProof/>
          <w:lang w:val="es-ES"/>
        </w:rPr>
        <w:t xml:space="preserve"> Ediciones infinito.</w:t>
      </w:r>
    </w:p>
    <w:p w14:paraId="1D48EC2E" w14:textId="77777777" w:rsidR="003C1F35" w:rsidRPr="001D4338" w:rsidRDefault="003C1F35" w:rsidP="003C1F35">
      <w:pPr>
        <w:spacing w:after="0"/>
        <w:rPr>
          <w:lang w:val="es-ES" w:eastAsia="es-MX"/>
        </w:rPr>
      </w:pPr>
    </w:p>
    <w:p w14:paraId="7E8866B7" w14:textId="78F1FB24" w:rsidR="00ED25D5" w:rsidRPr="001D4338" w:rsidRDefault="00ED25D5" w:rsidP="003C1F35">
      <w:pPr>
        <w:pStyle w:val="Bibliography"/>
        <w:spacing w:line="360" w:lineRule="auto"/>
        <w:ind w:left="720" w:hanging="720"/>
        <w:jc w:val="both"/>
      </w:pPr>
      <w:r w:rsidRPr="001D4338">
        <w:t xml:space="preserve">Fonseca-Hernández M, Corona-Martínez L. La evaluación del pase de visita como actividad docente asistencial: propuesta de guía de observación. </w:t>
      </w:r>
      <w:r w:rsidRPr="001D4338">
        <w:rPr>
          <w:i/>
          <w:iCs/>
        </w:rPr>
        <w:t xml:space="preserve">Revista </w:t>
      </w:r>
      <w:proofErr w:type="spellStart"/>
      <w:r w:rsidRPr="001D4338">
        <w:rPr>
          <w:i/>
          <w:iCs/>
        </w:rPr>
        <w:t>medisur</w:t>
      </w:r>
      <w:proofErr w:type="spellEnd"/>
      <w:r w:rsidRPr="001D4338">
        <w:rPr>
          <w:i/>
          <w:iCs/>
        </w:rPr>
        <w:t xml:space="preserve"> 19</w:t>
      </w:r>
      <w:r w:rsidRPr="001D4338">
        <w:t>(3), 413-420.</w:t>
      </w:r>
      <w:r w:rsidR="003C1F35" w:rsidRPr="001D4338">
        <w:t xml:space="preserve"> </w:t>
      </w:r>
      <w:hyperlink r:id="rId11" w:history="1">
        <w:r w:rsidR="003C1F35" w:rsidRPr="001D4338">
          <w:rPr>
            <w:rStyle w:val="Hyperlink"/>
          </w:rPr>
          <w:t>http://scielo.sld.cu/pdf/ms/v19n3/1727-897X-ms-19-03-413.pdf</w:t>
        </w:r>
      </w:hyperlink>
    </w:p>
    <w:p w14:paraId="0E4815D7" w14:textId="77777777" w:rsidR="003C1F35" w:rsidRPr="001D4338" w:rsidRDefault="003C1F35" w:rsidP="003C1F35">
      <w:pPr>
        <w:spacing w:after="0"/>
        <w:rPr>
          <w:lang w:val="es-CO" w:eastAsia="es-MX"/>
        </w:rPr>
      </w:pPr>
    </w:p>
    <w:p w14:paraId="103FA692" w14:textId="1A52399F" w:rsidR="00ED25D5" w:rsidRPr="001D4338" w:rsidRDefault="00ED25D5"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García Arano, C. (2020). El diseño como una necesidad interdisciplinar. Una reflexión desde la academia. </w:t>
      </w:r>
      <w:r w:rsidRPr="001D4338">
        <w:rPr>
          <w:rFonts w:ascii="Times New Roman" w:hAnsi="Times New Roman" w:cs="Times New Roman"/>
          <w:i/>
          <w:iCs/>
          <w:sz w:val="24"/>
          <w:szCs w:val="24"/>
        </w:rPr>
        <w:t>Intersticios Sociales,</w:t>
      </w:r>
      <w:r w:rsidRPr="001D4338">
        <w:rPr>
          <w:rFonts w:ascii="Times New Roman" w:hAnsi="Times New Roman" w:cs="Times New Roman"/>
          <w:sz w:val="24"/>
          <w:szCs w:val="24"/>
        </w:rPr>
        <w:t xml:space="preserve"> 77-101. </w:t>
      </w:r>
      <w:r w:rsidR="00B616F4">
        <w:fldChar w:fldCharType="begin"/>
      </w:r>
      <w:r w:rsidR="00B616F4">
        <w:instrText>HYPERLINK "https://onx.la/18459"</w:instrText>
      </w:r>
      <w:r w:rsidR="00B616F4">
        <w:fldChar w:fldCharType="separate"/>
      </w:r>
      <w:r w:rsidR="00B616F4" w:rsidRPr="001D4338">
        <w:rPr>
          <w:rStyle w:val="Hyperlink"/>
          <w:rFonts w:ascii="Times New Roman" w:hAnsi="Times New Roman" w:cs="Times New Roman"/>
          <w:sz w:val="24"/>
          <w:szCs w:val="24"/>
        </w:rPr>
        <w:t>https://onx.la/18459</w:t>
      </w:r>
      <w:r w:rsidR="00B616F4">
        <w:fldChar w:fldCharType="end"/>
      </w:r>
      <w:r w:rsidR="00B616F4" w:rsidRPr="001D4338">
        <w:rPr>
          <w:rFonts w:ascii="Times New Roman" w:hAnsi="Times New Roman" w:cs="Times New Roman"/>
          <w:sz w:val="24"/>
          <w:szCs w:val="24"/>
        </w:rPr>
        <w:t xml:space="preserve">. </w:t>
      </w:r>
    </w:p>
    <w:p w14:paraId="19760075"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2AE36CB7" w14:textId="23E1A698" w:rsidR="003C1F35"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González, M. (2021). Competencias digitales del docente de bachillerato ante la enseñanza remota de emergencia. </w:t>
      </w:r>
      <w:r w:rsidRPr="001D4338">
        <w:rPr>
          <w:rFonts w:ascii="Times New Roman" w:hAnsi="Times New Roman" w:cs="Times New Roman"/>
          <w:i/>
          <w:iCs/>
          <w:sz w:val="24"/>
          <w:szCs w:val="24"/>
        </w:rPr>
        <w:t>Apertura</w:t>
      </w:r>
      <w:r w:rsidR="003C1F35" w:rsidRPr="001D4338">
        <w:rPr>
          <w:rFonts w:ascii="Times New Roman" w:hAnsi="Times New Roman" w:cs="Times New Roman"/>
          <w:i/>
          <w:iCs/>
          <w:sz w:val="24"/>
          <w:szCs w:val="24"/>
        </w:rPr>
        <w:t xml:space="preserve">, </w:t>
      </w:r>
      <w:r w:rsidRPr="001D4338">
        <w:rPr>
          <w:rFonts w:ascii="Times New Roman" w:hAnsi="Times New Roman" w:cs="Times New Roman"/>
          <w:i/>
          <w:iCs/>
          <w:sz w:val="24"/>
          <w:szCs w:val="24"/>
        </w:rPr>
        <w:t>13</w:t>
      </w:r>
      <w:r w:rsidRPr="001D4338">
        <w:rPr>
          <w:rFonts w:ascii="Times New Roman" w:hAnsi="Times New Roman" w:cs="Times New Roman"/>
          <w:sz w:val="24"/>
          <w:szCs w:val="24"/>
        </w:rPr>
        <w:t>(1), 6-19.</w:t>
      </w:r>
      <w:r w:rsidR="003C1F35" w:rsidRPr="001D4338">
        <w:rPr>
          <w:rFonts w:ascii="Times New Roman" w:hAnsi="Times New Roman" w:cs="Times New Roman"/>
          <w:sz w:val="24"/>
          <w:szCs w:val="24"/>
        </w:rPr>
        <w:t xml:space="preserve"> </w:t>
      </w:r>
      <w:hyperlink r:id="rId12" w:history="1">
        <w:r w:rsidR="00AA4310" w:rsidRPr="002E3E59">
          <w:rPr>
            <w:rStyle w:val="Hyperlink"/>
            <w:rFonts w:ascii="Times New Roman" w:hAnsi="Times New Roman" w:cs="Times New Roman"/>
            <w:sz w:val="24"/>
            <w:szCs w:val="24"/>
          </w:rPr>
          <w:t>https://www.scielo.org.mx/pdf/apertura/v13n1/2007-1094-apertura-13-01-6.pdf</w:t>
        </w:r>
      </w:hyperlink>
    </w:p>
    <w:p w14:paraId="4F3C2889" w14:textId="77777777" w:rsidR="00AA4310" w:rsidRPr="001D4338" w:rsidRDefault="00AA4310" w:rsidP="003C1F35">
      <w:pPr>
        <w:spacing w:after="0" w:line="360" w:lineRule="auto"/>
        <w:ind w:left="709" w:hanging="709"/>
        <w:jc w:val="both"/>
        <w:rPr>
          <w:rFonts w:ascii="Times New Roman" w:hAnsi="Times New Roman" w:cs="Times New Roman"/>
          <w:sz w:val="24"/>
          <w:szCs w:val="24"/>
        </w:rPr>
      </w:pPr>
    </w:p>
    <w:p w14:paraId="7270AEF3" w14:textId="01F9491A" w:rsidR="003C1F35"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Gurrutxaga</w:t>
      </w:r>
      <w:r w:rsidR="00730E9E" w:rsidRPr="001D4338">
        <w:rPr>
          <w:rFonts w:ascii="Times New Roman" w:hAnsi="Times New Roman" w:cs="Times New Roman"/>
          <w:sz w:val="24"/>
          <w:szCs w:val="24"/>
        </w:rPr>
        <w:t>, M</w:t>
      </w:r>
      <w:r w:rsidR="00B13C57" w:rsidRPr="001D4338">
        <w:rPr>
          <w:rFonts w:ascii="Times New Roman" w:hAnsi="Times New Roman" w:cs="Times New Roman"/>
          <w:sz w:val="24"/>
          <w:szCs w:val="24"/>
        </w:rPr>
        <w:t>. (</w:t>
      </w:r>
      <w:r w:rsidRPr="001D4338">
        <w:rPr>
          <w:rFonts w:ascii="Times New Roman" w:hAnsi="Times New Roman" w:cs="Times New Roman"/>
          <w:sz w:val="24"/>
          <w:szCs w:val="24"/>
        </w:rPr>
        <w:t xml:space="preserve">2021). Lista de cotejos ¿Cómo evaluar la adecuación de trabajos académicos universitarios en formato de artículo. </w:t>
      </w:r>
      <w:r w:rsidRPr="001D4338">
        <w:rPr>
          <w:rFonts w:ascii="Times New Roman" w:hAnsi="Times New Roman" w:cs="Times New Roman"/>
          <w:i/>
          <w:iCs/>
          <w:sz w:val="24"/>
          <w:szCs w:val="24"/>
        </w:rPr>
        <w:t>Ikastorraza</w:t>
      </w:r>
      <w:r w:rsidR="003C1F35" w:rsidRPr="001D4338">
        <w:rPr>
          <w:rFonts w:ascii="Times New Roman" w:hAnsi="Times New Roman" w:cs="Times New Roman"/>
          <w:i/>
          <w:iCs/>
          <w:sz w:val="24"/>
          <w:szCs w:val="24"/>
        </w:rPr>
        <w:t>. e-revista didáctica</w:t>
      </w:r>
      <w:r w:rsidR="00730E9E" w:rsidRPr="001D4338">
        <w:rPr>
          <w:rFonts w:ascii="Times New Roman" w:hAnsi="Times New Roman" w:cs="Times New Roman"/>
          <w:sz w:val="24"/>
          <w:szCs w:val="24"/>
        </w:rPr>
        <w:t>, 27, 114-140</w:t>
      </w:r>
      <w:r w:rsidRPr="001D4338">
        <w:rPr>
          <w:rFonts w:ascii="Times New Roman" w:hAnsi="Times New Roman" w:cs="Times New Roman"/>
          <w:sz w:val="24"/>
          <w:szCs w:val="24"/>
        </w:rPr>
        <w:t xml:space="preserve"> 113-132.</w:t>
      </w:r>
      <w:r w:rsidR="00730E9E" w:rsidRPr="001D4338">
        <w:rPr>
          <w:rFonts w:ascii="Times New Roman" w:hAnsi="Times New Roman" w:cs="Times New Roman"/>
          <w:sz w:val="24"/>
          <w:szCs w:val="24"/>
        </w:rPr>
        <w:t xml:space="preserve"> </w:t>
      </w:r>
      <w:hyperlink r:id="rId13" w:history="1">
        <w:r w:rsidR="00AA4310" w:rsidRPr="002E3E59">
          <w:rPr>
            <w:rStyle w:val="Hyperlink"/>
            <w:rFonts w:ascii="Times New Roman" w:hAnsi="Times New Roman" w:cs="Times New Roman"/>
            <w:sz w:val="24"/>
            <w:szCs w:val="24"/>
          </w:rPr>
          <w:t>https://redined.educacion.gob.es/xmlui/bitstream/handle/11162/226670/5.pdf?sequence=1</w:t>
        </w:r>
      </w:hyperlink>
    </w:p>
    <w:p w14:paraId="1DDC9336" w14:textId="77777777" w:rsidR="00AA4310" w:rsidRPr="001D4338" w:rsidRDefault="00AA4310" w:rsidP="003C1F35">
      <w:pPr>
        <w:spacing w:after="0" w:line="360" w:lineRule="auto"/>
        <w:ind w:left="709" w:hanging="709"/>
        <w:jc w:val="both"/>
        <w:rPr>
          <w:rFonts w:ascii="Times New Roman" w:hAnsi="Times New Roman" w:cs="Times New Roman"/>
          <w:sz w:val="24"/>
          <w:szCs w:val="24"/>
        </w:rPr>
      </w:pPr>
    </w:p>
    <w:p w14:paraId="49E0A490" w14:textId="4D820C80" w:rsidR="00AA1AA2" w:rsidRPr="001D4338" w:rsidRDefault="00AA1AA2" w:rsidP="003C1F35">
      <w:pPr>
        <w:pStyle w:val="Bibliography"/>
        <w:spacing w:line="360" w:lineRule="auto"/>
        <w:ind w:left="720" w:hanging="720"/>
        <w:jc w:val="both"/>
        <w:rPr>
          <w:noProof/>
        </w:rPr>
      </w:pPr>
      <w:r w:rsidRPr="001D4338">
        <w:rPr>
          <w:noProof/>
        </w:rPr>
        <w:t>Gutiérrez, M</w:t>
      </w:r>
      <w:r w:rsidR="000776A1" w:rsidRPr="001D4338">
        <w:rPr>
          <w:noProof/>
        </w:rPr>
        <w:t>;</w:t>
      </w:r>
      <w:r w:rsidRPr="001D4338">
        <w:rPr>
          <w:noProof/>
        </w:rPr>
        <w:t xml:space="preserve"> Monsalve, M, </w:t>
      </w:r>
      <w:r w:rsidR="000776A1" w:rsidRPr="001D4338">
        <w:rPr>
          <w:noProof/>
        </w:rPr>
        <w:t>&amp;</w:t>
      </w:r>
      <w:r w:rsidRPr="001D4338">
        <w:rPr>
          <w:noProof/>
        </w:rPr>
        <w:t xml:space="preserve"> Restrepo, M. (2017). </w:t>
      </w:r>
      <w:r w:rsidRPr="001D4338">
        <w:rPr>
          <w:i/>
          <w:iCs/>
          <w:noProof/>
        </w:rPr>
        <w:t>Desde el taller.</w:t>
      </w:r>
      <w:r w:rsidRPr="001D4338">
        <w:rPr>
          <w:noProof/>
        </w:rPr>
        <w:t xml:space="preserve"> Editorial Utadeo.</w:t>
      </w:r>
    </w:p>
    <w:p w14:paraId="0A234C64" w14:textId="77777777" w:rsidR="000776A1" w:rsidRPr="001D4338" w:rsidRDefault="000776A1" w:rsidP="000776A1">
      <w:pPr>
        <w:rPr>
          <w:lang w:val="es-CO" w:eastAsia="es-MX"/>
        </w:rPr>
      </w:pPr>
    </w:p>
    <w:p w14:paraId="7A987A91" w14:textId="01909D44" w:rsidR="00920831" w:rsidRPr="001D4338"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House, E., &amp; Howe, K. (2001). </w:t>
      </w:r>
      <w:r w:rsidRPr="001D4338">
        <w:rPr>
          <w:rFonts w:ascii="Times New Roman" w:hAnsi="Times New Roman" w:cs="Times New Roman"/>
          <w:i/>
          <w:iCs/>
          <w:sz w:val="24"/>
          <w:szCs w:val="24"/>
        </w:rPr>
        <w:t>Valores en evaluación e investigación social</w:t>
      </w:r>
      <w:r w:rsidRPr="001D4338">
        <w:rPr>
          <w:rFonts w:ascii="Times New Roman" w:hAnsi="Times New Roman" w:cs="Times New Roman"/>
          <w:sz w:val="24"/>
          <w:szCs w:val="24"/>
        </w:rPr>
        <w:t>. Ediciones Morata.</w:t>
      </w:r>
    </w:p>
    <w:p w14:paraId="0E22A8A0"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76631A61" w14:textId="2BFF0CBB" w:rsidR="00920831" w:rsidRPr="001D4338"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Lloret, M. (2015). </w:t>
      </w:r>
      <w:r w:rsidRPr="001D4338">
        <w:rPr>
          <w:rFonts w:ascii="Times New Roman" w:hAnsi="Times New Roman" w:cs="Times New Roman"/>
          <w:i/>
          <w:iCs/>
          <w:sz w:val="24"/>
          <w:szCs w:val="24"/>
        </w:rPr>
        <w:t>Teoría y praxis de la modulación gráfica en la didáctica del diseño gráfico</w:t>
      </w:r>
      <w:r w:rsidRPr="001D4338">
        <w:rPr>
          <w:rFonts w:ascii="Times New Roman" w:hAnsi="Times New Roman" w:cs="Times New Roman"/>
          <w:sz w:val="24"/>
          <w:szCs w:val="24"/>
        </w:rPr>
        <w:t xml:space="preserve">. </w:t>
      </w:r>
      <w:r w:rsidR="007B4474" w:rsidRPr="001D4338">
        <w:rPr>
          <w:rFonts w:ascii="Times New Roman" w:hAnsi="Times New Roman" w:cs="Times New Roman"/>
          <w:sz w:val="24"/>
          <w:szCs w:val="24"/>
        </w:rPr>
        <w:t>[</w:t>
      </w:r>
      <w:r w:rsidRPr="001D4338">
        <w:rPr>
          <w:rFonts w:ascii="Times New Roman" w:hAnsi="Times New Roman" w:cs="Times New Roman"/>
          <w:sz w:val="24"/>
          <w:szCs w:val="24"/>
        </w:rPr>
        <w:t>Tesis doctoral</w:t>
      </w:r>
      <w:r w:rsidR="007B4474" w:rsidRPr="001D4338">
        <w:rPr>
          <w:rFonts w:ascii="Times New Roman" w:hAnsi="Times New Roman" w:cs="Times New Roman"/>
          <w:sz w:val="24"/>
          <w:szCs w:val="24"/>
        </w:rPr>
        <w:t>,</w:t>
      </w:r>
      <w:r w:rsidRPr="001D4338">
        <w:rPr>
          <w:rFonts w:ascii="Times New Roman" w:hAnsi="Times New Roman" w:cs="Times New Roman"/>
          <w:sz w:val="24"/>
          <w:szCs w:val="24"/>
        </w:rPr>
        <w:t xml:space="preserve"> </w:t>
      </w:r>
      <w:r w:rsidR="007B4474" w:rsidRPr="001D4338">
        <w:rPr>
          <w:rFonts w:ascii="Times New Roman" w:hAnsi="Times New Roman" w:cs="Times New Roman"/>
          <w:sz w:val="24"/>
          <w:szCs w:val="24"/>
        </w:rPr>
        <w:t xml:space="preserve">Universidad de Bellas Artes de Altea]. </w:t>
      </w:r>
      <w:r w:rsidRPr="001D4338">
        <w:rPr>
          <w:rFonts w:ascii="Times New Roman" w:hAnsi="Times New Roman" w:cs="Times New Roman"/>
          <w:sz w:val="24"/>
          <w:szCs w:val="24"/>
        </w:rPr>
        <w:t>Alicante, España.</w:t>
      </w:r>
      <w:r w:rsidR="001D4338" w:rsidRPr="001D4338">
        <w:rPr>
          <w:rFonts w:ascii="Times New Roman" w:hAnsi="Times New Roman" w:cs="Times New Roman"/>
          <w:sz w:val="24"/>
          <w:szCs w:val="24"/>
        </w:rPr>
        <w:t xml:space="preserve"> </w:t>
      </w:r>
      <w:r w:rsidR="007B4474" w:rsidRPr="001D4338">
        <w:t xml:space="preserve"> </w:t>
      </w:r>
    </w:p>
    <w:p w14:paraId="1C55F763"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05E14102" w14:textId="3AEBD576" w:rsidR="001D4338" w:rsidRPr="00BF7EBC" w:rsidRDefault="00920831" w:rsidP="003C1F35">
      <w:pPr>
        <w:spacing w:after="0" w:line="360" w:lineRule="auto"/>
        <w:ind w:left="709" w:hanging="709"/>
        <w:jc w:val="both"/>
        <w:rPr>
          <w:rStyle w:val="Hyperlink"/>
          <w:rFonts w:ascii="Times New Roman" w:hAnsi="Times New Roman" w:cs="Times New Roman"/>
          <w:sz w:val="24"/>
          <w:szCs w:val="24"/>
        </w:rPr>
      </w:pPr>
      <w:r w:rsidRPr="001D4338">
        <w:rPr>
          <w:rFonts w:ascii="Times New Roman" w:hAnsi="Times New Roman" w:cs="Times New Roman"/>
          <w:sz w:val="24"/>
          <w:szCs w:val="24"/>
        </w:rPr>
        <w:lastRenderedPageBreak/>
        <w:t xml:space="preserve">Mazur, E. (16 de marzo de 2020). </w:t>
      </w:r>
      <w:r w:rsidR="001D4338" w:rsidRPr="001D4338">
        <w:rPr>
          <w:rFonts w:ascii="Times New Roman" w:hAnsi="Times New Roman" w:cs="Times New Roman"/>
          <w:sz w:val="24"/>
          <w:szCs w:val="24"/>
        </w:rPr>
        <w:t xml:space="preserve">Evaluación: el asesino silencioso del aprendizaje. </w:t>
      </w:r>
      <w:r w:rsidR="001D4338" w:rsidRPr="001D4338">
        <w:rPr>
          <w:rFonts w:ascii="Times New Roman" w:hAnsi="Times New Roman" w:cs="Times New Roman"/>
          <w:i/>
          <w:iCs/>
          <w:sz w:val="24"/>
          <w:szCs w:val="24"/>
        </w:rPr>
        <w:t>O</w:t>
      </w:r>
      <w:r w:rsidRPr="001D4338">
        <w:rPr>
          <w:rFonts w:ascii="Times New Roman" w:hAnsi="Times New Roman" w:cs="Times New Roman"/>
          <w:i/>
          <w:iCs/>
          <w:sz w:val="24"/>
          <w:szCs w:val="24"/>
        </w:rPr>
        <w:t>bservatorio</w:t>
      </w:r>
      <w:r w:rsidR="001D4338" w:rsidRPr="001D4338">
        <w:rPr>
          <w:rFonts w:ascii="Times New Roman" w:hAnsi="Times New Roman" w:cs="Times New Roman"/>
          <w:i/>
          <w:iCs/>
          <w:sz w:val="24"/>
          <w:szCs w:val="24"/>
        </w:rPr>
        <w:t xml:space="preserve"> </w:t>
      </w:r>
      <w:r w:rsidR="001D4338" w:rsidRPr="001D4338">
        <w:rPr>
          <w:rFonts w:ascii="Times New Roman" w:hAnsi="Times New Roman" w:cs="Times New Roman"/>
          <w:sz w:val="24"/>
          <w:szCs w:val="24"/>
        </w:rPr>
        <w:t>T</w:t>
      </w:r>
      <w:r w:rsidRPr="001D4338">
        <w:rPr>
          <w:rFonts w:ascii="Times New Roman" w:hAnsi="Times New Roman" w:cs="Times New Roman"/>
          <w:sz w:val="24"/>
          <w:szCs w:val="24"/>
        </w:rPr>
        <w:t>ecnológico de Monterrey</w:t>
      </w:r>
      <w:r w:rsidR="001D4338" w:rsidRPr="001D4338">
        <w:rPr>
          <w:rFonts w:ascii="Times New Roman" w:hAnsi="Times New Roman" w:cs="Times New Roman"/>
          <w:sz w:val="24"/>
          <w:szCs w:val="24"/>
        </w:rPr>
        <w:t>.</w:t>
      </w:r>
      <w:r w:rsidRPr="001D4338">
        <w:rPr>
          <w:rFonts w:ascii="Times New Roman" w:hAnsi="Times New Roman" w:cs="Times New Roman"/>
          <w:sz w:val="24"/>
          <w:szCs w:val="24"/>
        </w:rPr>
        <w:t xml:space="preserve"> </w:t>
      </w:r>
      <w:hyperlink r:id="rId14" w:history="1">
        <w:r w:rsidRPr="001D4338">
          <w:rPr>
            <w:rStyle w:val="Hyperlink"/>
            <w:rFonts w:ascii="Times New Roman" w:hAnsi="Times New Roman" w:cs="Times New Roman"/>
            <w:sz w:val="24"/>
            <w:szCs w:val="24"/>
          </w:rPr>
          <w:t>https://observatorio.tec.mx/edu-news/entrevista-eric-mazur-evaluacion-aprendizaje</w:t>
        </w:r>
      </w:hyperlink>
    </w:p>
    <w:p w14:paraId="41714487" w14:textId="77777777" w:rsidR="003C1F35" w:rsidRPr="00BF7EBC" w:rsidRDefault="003C1F35" w:rsidP="003C1F35">
      <w:pPr>
        <w:spacing w:after="0" w:line="360" w:lineRule="auto"/>
        <w:ind w:left="709" w:hanging="709"/>
        <w:jc w:val="both"/>
        <w:rPr>
          <w:rFonts w:ascii="Times New Roman" w:hAnsi="Times New Roman" w:cs="Times New Roman"/>
          <w:sz w:val="24"/>
          <w:szCs w:val="24"/>
        </w:rPr>
      </w:pPr>
    </w:p>
    <w:p w14:paraId="43308BE3" w14:textId="79508680" w:rsidR="00920831"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Mendivil, C., Matínez, C., &amp; Camacho, C. (2017). </w:t>
      </w:r>
      <w:r w:rsidRPr="001D4338">
        <w:rPr>
          <w:rFonts w:ascii="Times New Roman" w:hAnsi="Times New Roman" w:cs="Times New Roman"/>
          <w:i/>
          <w:iCs/>
          <w:sz w:val="24"/>
          <w:szCs w:val="24"/>
        </w:rPr>
        <w:t>Enseñanza del diseño gráfico: Lo que se dice y lo que se hace</w:t>
      </w:r>
      <w:r w:rsidRPr="001D4338">
        <w:rPr>
          <w:rFonts w:ascii="Times New Roman" w:hAnsi="Times New Roman" w:cs="Times New Roman"/>
          <w:sz w:val="24"/>
          <w:szCs w:val="24"/>
        </w:rPr>
        <w:t>. México.</w:t>
      </w:r>
      <w:r w:rsidR="007B4474" w:rsidRPr="001D4338">
        <w:rPr>
          <w:rFonts w:ascii="Times New Roman" w:hAnsi="Times New Roman" w:cs="Times New Roman"/>
          <w:sz w:val="24"/>
          <w:szCs w:val="24"/>
        </w:rPr>
        <w:t xml:space="preserve"> </w:t>
      </w:r>
      <w:hyperlink r:id="rId15" w:history="1">
        <w:r w:rsidR="00AA4310" w:rsidRPr="002E3E59">
          <w:rPr>
            <w:rStyle w:val="Hyperlink"/>
            <w:rFonts w:ascii="Times New Roman" w:hAnsi="Times New Roman" w:cs="Times New Roman"/>
            <w:sz w:val="24"/>
            <w:szCs w:val="24"/>
          </w:rPr>
          <w:t>https://repositorio.puce.edu.ec/server/api/core/bitstreams/ac7e8787-0fe3-476c-bbbb-5bd019eb12a7/content</w:t>
        </w:r>
      </w:hyperlink>
    </w:p>
    <w:p w14:paraId="5BC810E8"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6C424DE8" w14:textId="71B7BA0D" w:rsidR="00ED25D5" w:rsidRPr="001D4338" w:rsidRDefault="00ED25D5" w:rsidP="003C1F35">
      <w:pPr>
        <w:pStyle w:val="Bibliography"/>
        <w:spacing w:line="360" w:lineRule="auto"/>
        <w:ind w:left="720" w:hanging="720"/>
        <w:jc w:val="both"/>
        <w:rPr>
          <w:noProof/>
        </w:rPr>
      </w:pPr>
      <w:r w:rsidRPr="001D4338">
        <w:rPr>
          <w:noProof/>
        </w:rPr>
        <w:t xml:space="preserve">Mena, V, y Vargas, C. (2010). </w:t>
      </w:r>
      <w:r w:rsidRPr="001D4338">
        <w:rPr>
          <w:i/>
          <w:iCs/>
          <w:noProof/>
        </w:rPr>
        <w:t>Diseño Básico. Reflexiones sobre la pedagogía.</w:t>
      </w:r>
      <w:r w:rsidRPr="001D4338">
        <w:rPr>
          <w:noProof/>
        </w:rPr>
        <w:t xml:space="preserve"> Utadeo.</w:t>
      </w:r>
    </w:p>
    <w:p w14:paraId="54FCD735" w14:textId="77777777" w:rsidR="001D4338" w:rsidRPr="001D4338" w:rsidRDefault="001D4338" w:rsidP="003C1F35">
      <w:pPr>
        <w:spacing w:after="0" w:line="360" w:lineRule="auto"/>
        <w:ind w:left="709" w:hanging="709"/>
        <w:jc w:val="both"/>
        <w:rPr>
          <w:rFonts w:ascii="Times New Roman" w:hAnsi="Times New Roman" w:cs="Times New Roman"/>
          <w:sz w:val="24"/>
          <w:szCs w:val="24"/>
        </w:rPr>
      </w:pPr>
    </w:p>
    <w:p w14:paraId="3E59194A" w14:textId="73551EAD" w:rsidR="00920831" w:rsidRPr="001D4338"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Moyano, E., Urciuolo, A., &amp; Moncho, M. (2020</w:t>
      </w:r>
      <w:r w:rsidR="001D4338" w:rsidRPr="001D4338">
        <w:rPr>
          <w:rFonts w:ascii="Times New Roman" w:hAnsi="Times New Roman" w:cs="Times New Roman"/>
          <w:sz w:val="24"/>
          <w:szCs w:val="24"/>
        </w:rPr>
        <w:t>, Octubre 11-15</w:t>
      </w:r>
      <w:r w:rsidRPr="001D4338">
        <w:rPr>
          <w:rFonts w:ascii="Times New Roman" w:hAnsi="Times New Roman" w:cs="Times New Roman"/>
          <w:sz w:val="24"/>
          <w:szCs w:val="24"/>
        </w:rPr>
        <w:t xml:space="preserve">). </w:t>
      </w:r>
      <w:r w:rsidRPr="001D4338">
        <w:rPr>
          <w:rFonts w:ascii="Times New Roman" w:hAnsi="Times New Roman" w:cs="Times New Roman"/>
          <w:i/>
          <w:iCs/>
          <w:sz w:val="24"/>
          <w:szCs w:val="24"/>
        </w:rPr>
        <w:t>Rúbricas: una nueva forma de evaluar en la ingeniería de software</w:t>
      </w:r>
      <w:r w:rsidRPr="001D4338">
        <w:rPr>
          <w:rFonts w:ascii="Times New Roman" w:hAnsi="Times New Roman" w:cs="Times New Roman"/>
          <w:sz w:val="24"/>
          <w:szCs w:val="24"/>
        </w:rPr>
        <w:t>. II Simposio Argentino de Educación en Informática (SAEI 2020)-JAIIO 49 (Modalidad virtual).</w:t>
      </w:r>
    </w:p>
    <w:p w14:paraId="642E5963"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72B88FC9" w14:textId="0D0AE1CC" w:rsidR="003C1F35" w:rsidRPr="001D4338" w:rsidRDefault="00057451" w:rsidP="003C1F35">
      <w:pPr>
        <w:spacing w:after="0" w:line="360" w:lineRule="auto"/>
        <w:ind w:left="709" w:hanging="709"/>
        <w:jc w:val="both"/>
        <w:rPr>
          <w:rFonts w:ascii="Times New Roman" w:hAnsi="Times New Roman" w:cs="Times New Roman"/>
          <w:sz w:val="24"/>
          <w:szCs w:val="24"/>
          <w:shd w:val="clear" w:color="auto" w:fill="FFFFFF"/>
        </w:rPr>
      </w:pPr>
      <w:r w:rsidRPr="001D4338">
        <w:rPr>
          <w:rFonts w:ascii="Times New Roman" w:hAnsi="Times New Roman" w:cs="Times New Roman"/>
          <w:sz w:val="24"/>
          <w:szCs w:val="24"/>
          <w:shd w:val="clear" w:color="auto" w:fill="FFFFFF"/>
        </w:rPr>
        <w:t>Ochoa Sierra, L., &amp; Moya Pardo, C. (2019). La evaluación docente universitaria: retos y posibilidades. </w:t>
      </w:r>
      <w:r w:rsidRPr="001D4338">
        <w:rPr>
          <w:rFonts w:ascii="Times New Roman" w:hAnsi="Times New Roman" w:cs="Times New Roman"/>
          <w:i/>
          <w:iCs/>
          <w:sz w:val="24"/>
          <w:szCs w:val="24"/>
          <w:shd w:val="clear" w:color="auto" w:fill="FFFFFF"/>
        </w:rPr>
        <w:t>Folios</w:t>
      </w:r>
      <w:r w:rsidRPr="001D4338">
        <w:rPr>
          <w:rFonts w:ascii="Times New Roman" w:hAnsi="Times New Roman" w:cs="Times New Roman"/>
          <w:sz w:val="24"/>
          <w:szCs w:val="24"/>
          <w:shd w:val="clear" w:color="auto" w:fill="FFFFFF"/>
        </w:rPr>
        <w:t xml:space="preserve">, (49), 41–60. </w:t>
      </w:r>
      <w:r>
        <w:fldChar w:fldCharType="begin"/>
      </w:r>
      <w:r>
        <w:instrText>HYPERLINK "https://doi.org/10.17227/folios.49-9390"</w:instrText>
      </w:r>
      <w:r>
        <w:fldChar w:fldCharType="separate"/>
      </w:r>
      <w:r w:rsidRPr="001D4338">
        <w:rPr>
          <w:rStyle w:val="Hyperlink"/>
          <w:rFonts w:ascii="Times New Roman" w:hAnsi="Times New Roman" w:cs="Times New Roman"/>
          <w:sz w:val="24"/>
          <w:szCs w:val="24"/>
          <w:shd w:val="clear" w:color="auto" w:fill="FFFFFF"/>
        </w:rPr>
        <w:t>https://doi.org/10.17227/folios.49-9390</w:t>
      </w:r>
      <w:r>
        <w:fldChar w:fldCharType="end"/>
      </w:r>
    </w:p>
    <w:p w14:paraId="09DB1084" w14:textId="77777777" w:rsidR="0035692A" w:rsidRPr="001D4338" w:rsidRDefault="0035692A" w:rsidP="003C1F35">
      <w:pPr>
        <w:spacing w:after="0" w:line="360" w:lineRule="auto"/>
        <w:ind w:left="709" w:hanging="709"/>
        <w:jc w:val="both"/>
        <w:rPr>
          <w:rFonts w:ascii="Times New Roman" w:hAnsi="Times New Roman" w:cs="Times New Roman"/>
          <w:sz w:val="24"/>
          <w:szCs w:val="24"/>
          <w:shd w:val="clear" w:color="auto" w:fill="FFFFFF"/>
        </w:rPr>
      </w:pPr>
    </w:p>
    <w:p w14:paraId="751F7FB8" w14:textId="11A278C1" w:rsidR="00ED25D5" w:rsidRPr="001D4338" w:rsidRDefault="00ED25D5" w:rsidP="003C1F35">
      <w:pPr>
        <w:spacing w:after="0" w:line="360" w:lineRule="auto"/>
        <w:ind w:left="709" w:hanging="709"/>
        <w:jc w:val="both"/>
        <w:rPr>
          <w:rStyle w:val="Hyperlink"/>
          <w:rFonts w:ascii="Times New Roman" w:hAnsi="Times New Roman" w:cs="Times New Roman"/>
          <w:sz w:val="24"/>
          <w:szCs w:val="24"/>
        </w:rPr>
      </w:pPr>
      <w:r w:rsidRPr="001D4338">
        <w:rPr>
          <w:rFonts w:ascii="Times New Roman" w:hAnsi="Times New Roman" w:cs="Times New Roman"/>
          <w:sz w:val="24"/>
          <w:szCs w:val="24"/>
        </w:rPr>
        <w:t xml:space="preserve">Pereda-Vidal, A., &amp; Castro Caballero, M. A. (2022). Aproximación a la definición de las condiciones de interdisciplinariedad en los proyectos diseño-arte desde el enfoque de la complejidad y su distinción en tres obras desarrolladas en Mexicali, Baja California, México. </w:t>
      </w:r>
      <w:r w:rsidRPr="001D4338">
        <w:rPr>
          <w:rFonts w:ascii="Times New Roman" w:hAnsi="Times New Roman" w:cs="Times New Roman"/>
          <w:i/>
          <w:iCs/>
          <w:sz w:val="24"/>
          <w:szCs w:val="24"/>
        </w:rPr>
        <w:t>Revista Inclusiones</w:t>
      </w:r>
      <w:r w:rsidRPr="001D4338">
        <w:rPr>
          <w:rFonts w:ascii="Times New Roman" w:hAnsi="Times New Roman" w:cs="Times New Roman"/>
          <w:sz w:val="24"/>
          <w:szCs w:val="24"/>
        </w:rPr>
        <w:t xml:space="preserve">, 341-375. </w:t>
      </w:r>
      <w:r w:rsidR="007437CB">
        <w:fldChar w:fldCharType="begin"/>
      </w:r>
      <w:r w:rsidR="007437CB">
        <w:instrText>HYPERLINK "https://onx.la/bdf74"</w:instrText>
      </w:r>
      <w:r w:rsidR="007437CB">
        <w:fldChar w:fldCharType="separate"/>
      </w:r>
      <w:r w:rsidR="007437CB" w:rsidRPr="001D4338">
        <w:rPr>
          <w:rStyle w:val="Hyperlink"/>
          <w:rFonts w:ascii="Times New Roman" w:hAnsi="Times New Roman" w:cs="Times New Roman"/>
          <w:sz w:val="24"/>
          <w:szCs w:val="24"/>
        </w:rPr>
        <w:t>https://onx.la/bdf74</w:t>
      </w:r>
      <w:r w:rsidR="007437CB">
        <w:fldChar w:fldCharType="end"/>
      </w:r>
    </w:p>
    <w:p w14:paraId="4F55844C"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75B147B1" w14:textId="10C774ED" w:rsidR="007437CB" w:rsidRPr="001D4338" w:rsidRDefault="009A0112" w:rsidP="003C1F35">
      <w:pPr>
        <w:spacing w:after="0" w:line="360" w:lineRule="auto"/>
        <w:ind w:left="709" w:hanging="709"/>
        <w:jc w:val="both"/>
        <w:rPr>
          <w:rFonts w:ascii="Times New Roman" w:hAnsi="Times New Roman" w:cs="Times New Roman"/>
          <w:color w:val="000000" w:themeColor="text1"/>
          <w:sz w:val="24"/>
          <w:szCs w:val="24"/>
        </w:rPr>
      </w:pPr>
      <w:r w:rsidRPr="001D4338">
        <w:rPr>
          <w:rFonts w:ascii="Times New Roman" w:hAnsi="Times New Roman" w:cs="Times New Roman"/>
          <w:sz w:val="24"/>
          <w:szCs w:val="24"/>
        </w:rPr>
        <w:t>Rodríguez y Salinas (2020</w:t>
      </w:r>
      <w:r w:rsidRPr="001D4338">
        <w:rPr>
          <w:rFonts w:ascii="Times New Roman" w:hAnsi="Times New Roman" w:cs="Times New Roman"/>
          <w:color w:val="000000" w:themeColor="text1"/>
          <w:sz w:val="24"/>
          <w:szCs w:val="24"/>
        </w:rPr>
        <w:t xml:space="preserve">). La evaluación para el Aprendizaje en la Educación Superior: Retos de la Alfabetización del Profesorado. </w:t>
      </w:r>
      <w:r w:rsidRPr="001D4338">
        <w:rPr>
          <w:rFonts w:ascii="Times New Roman" w:hAnsi="Times New Roman" w:cs="Times New Roman"/>
          <w:i/>
          <w:iCs/>
          <w:color w:val="000000" w:themeColor="text1"/>
          <w:sz w:val="24"/>
          <w:szCs w:val="24"/>
        </w:rPr>
        <w:t>Revista Iberoamericana De Evaluación Educativa, 13</w:t>
      </w:r>
      <w:r w:rsidRPr="001D4338">
        <w:rPr>
          <w:rFonts w:ascii="Times New Roman" w:hAnsi="Times New Roman" w:cs="Times New Roman"/>
          <w:color w:val="000000" w:themeColor="text1"/>
          <w:sz w:val="24"/>
          <w:szCs w:val="24"/>
        </w:rPr>
        <w:t xml:space="preserve">(1), 111–137. </w:t>
      </w:r>
      <w:r w:rsidR="00B616F4">
        <w:fldChar w:fldCharType="begin"/>
      </w:r>
      <w:r w:rsidR="00B616F4">
        <w:instrText>HYPERLINK "https://doi.org/10.15366/riee2020.13.1.005"</w:instrText>
      </w:r>
      <w:r w:rsidR="00B616F4">
        <w:fldChar w:fldCharType="separate"/>
      </w:r>
      <w:r w:rsidR="00B616F4" w:rsidRPr="001D4338">
        <w:rPr>
          <w:rStyle w:val="Hyperlink"/>
          <w:rFonts w:ascii="Times New Roman" w:hAnsi="Times New Roman" w:cs="Times New Roman"/>
          <w:sz w:val="24"/>
          <w:szCs w:val="24"/>
        </w:rPr>
        <w:t>https://doi.org/10.15366/riee2020.13.1.005</w:t>
      </w:r>
      <w:r w:rsidR="00B616F4">
        <w:fldChar w:fldCharType="end"/>
      </w:r>
      <w:r w:rsidR="00B616F4" w:rsidRPr="001D4338">
        <w:rPr>
          <w:rFonts w:ascii="Times New Roman" w:hAnsi="Times New Roman" w:cs="Times New Roman"/>
          <w:color w:val="000000" w:themeColor="text1"/>
          <w:sz w:val="24"/>
          <w:szCs w:val="24"/>
        </w:rPr>
        <w:t>.</w:t>
      </w:r>
    </w:p>
    <w:p w14:paraId="7320FB6D"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68E1C178" w14:textId="581F51D1" w:rsidR="00920831"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Sepúlveda, J. (2018). </w:t>
      </w:r>
      <w:r w:rsidRPr="001D4338">
        <w:rPr>
          <w:rFonts w:ascii="Times New Roman" w:hAnsi="Times New Roman" w:cs="Times New Roman"/>
          <w:i/>
          <w:iCs/>
          <w:sz w:val="24"/>
          <w:szCs w:val="24"/>
        </w:rPr>
        <w:t>Las TIC como potenciadoras de la evaluación por competencias del programa de diseño gráfico en la universidad pontificia bolivariana</w:t>
      </w:r>
      <w:r w:rsidR="007B4474" w:rsidRPr="001D4338">
        <w:rPr>
          <w:rFonts w:ascii="Times New Roman" w:hAnsi="Times New Roman" w:cs="Times New Roman"/>
          <w:sz w:val="24"/>
          <w:szCs w:val="24"/>
        </w:rPr>
        <w:t xml:space="preserve">. [Tesis Magíster en Educación, Universidad Pontificia Bolivariana]. </w:t>
      </w:r>
      <w:r w:rsidRPr="001D4338">
        <w:rPr>
          <w:rFonts w:ascii="Times New Roman" w:hAnsi="Times New Roman" w:cs="Times New Roman"/>
          <w:sz w:val="24"/>
          <w:szCs w:val="24"/>
        </w:rPr>
        <w:t>Medellín.</w:t>
      </w:r>
      <w:r w:rsidR="001D4338" w:rsidRPr="001D4338">
        <w:rPr>
          <w:rFonts w:ascii="Times New Roman" w:hAnsi="Times New Roman" w:cs="Times New Roman"/>
          <w:sz w:val="24"/>
          <w:szCs w:val="24"/>
        </w:rPr>
        <w:t xml:space="preserve"> </w:t>
      </w:r>
      <w:hyperlink r:id="rId16" w:history="1">
        <w:r w:rsidR="00AA4310" w:rsidRPr="002E3E59">
          <w:rPr>
            <w:rStyle w:val="Hyperlink"/>
            <w:rFonts w:ascii="Times New Roman" w:hAnsi="Times New Roman" w:cs="Times New Roman"/>
            <w:sz w:val="24"/>
            <w:szCs w:val="24"/>
          </w:rPr>
          <w:t>https://repository.upb.edu.co/bitstream/handle/20.500.11912/4153/LAS%20TIC%20</w:t>
        </w:r>
        <w:r w:rsidR="00AA4310" w:rsidRPr="002E3E59">
          <w:rPr>
            <w:rStyle w:val="Hyperlink"/>
            <w:rFonts w:ascii="Times New Roman" w:hAnsi="Times New Roman" w:cs="Times New Roman"/>
            <w:sz w:val="24"/>
            <w:szCs w:val="24"/>
          </w:rPr>
          <w:lastRenderedPageBreak/>
          <w:t>COMO%20POTENCIADORAS%20DE%20LA%20EVALUACI%C3%93N.pdf?sequence=1</w:t>
        </w:r>
      </w:hyperlink>
    </w:p>
    <w:p w14:paraId="75DD73A2" w14:textId="77777777" w:rsidR="007B4474" w:rsidRPr="001D4338" w:rsidRDefault="007B4474" w:rsidP="003C1F35">
      <w:pPr>
        <w:spacing w:after="0" w:line="360" w:lineRule="auto"/>
        <w:ind w:left="709" w:hanging="709"/>
        <w:jc w:val="both"/>
        <w:rPr>
          <w:rFonts w:ascii="Times New Roman" w:hAnsi="Times New Roman" w:cs="Times New Roman"/>
          <w:sz w:val="24"/>
          <w:szCs w:val="24"/>
        </w:rPr>
      </w:pPr>
    </w:p>
    <w:p w14:paraId="19AC4D9C" w14:textId="77777777" w:rsidR="006D03C5" w:rsidRDefault="00AA1AA2" w:rsidP="006D03C5">
      <w:pPr>
        <w:spacing w:after="0" w:line="360" w:lineRule="auto"/>
        <w:ind w:left="709" w:hanging="709"/>
        <w:jc w:val="both"/>
        <w:rPr>
          <w:rFonts w:ascii="Times New Roman" w:hAnsi="Times New Roman" w:cs="Times New Roman"/>
          <w:sz w:val="24"/>
          <w:szCs w:val="24"/>
          <w:lang w:val="es-CO"/>
        </w:rPr>
      </w:pPr>
      <w:r w:rsidRPr="001D4338">
        <w:rPr>
          <w:rFonts w:ascii="Times New Roman" w:hAnsi="Times New Roman" w:cs="Times New Roman"/>
          <w:sz w:val="24"/>
          <w:szCs w:val="24"/>
        </w:rPr>
        <w:t xml:space="preserve">Schön, D. (1992). </w:t>
      </w:r>
      <w:r w:rsidRPr="001D4338">
        <w:rPr>
          <w:rFonts w:ascii="Times New Roman" w:hAnsi="Times New Roman" w:cs="Times New Roman"/>
          <w:i/>
          <w:iCs/>
          <w:sz w:val="24"/>
          <w:szCs w:val="24"/>
          <w:lang w:val="es-CO"/>
        </w:rPr>
        <w:t>La formación de profesionales reflexivos. Hacía un nuevo diseño de la enseñanza y el aprendizaje en las profesiones</w:t>
      </w:r>
      <w:r w:rsidRPr="001D4338">
        <w:rPr>
          <w:rFonts w:ascii="Times New Roman" w:hAnsi="Times New Roman" w:cs="Times New Roman"/>
          <w:sz w:val="24"/>
          <w:szCs w:val="24"/>
          <w:lang w:val="es-CO"/>
        </w:rPr>
        <w:t xml:space="preserve">. Editorial </w:t>
      </w:r>
      <w:proofErr w:type="spellStart"/>
      <w:r w:rsidRPr="001D4338">
        <w:rPr>
          <w:rFonts w:ascii="Times New Roman" w:hAnsi="Times New Roman" w:cs="Times New Roman"/>
          <w:sz w:val="24"/>
          <w:szCs w:val="24"/>
          <w:lang w:val="es-CO"/>
        </w:rPr>
        <w:t>Paidos</w:t>
      </w:r>
      <w:proofErr w:type="spellEnd"/>
      <w:r w:rsidRPr="001D4338">
        <w:rPr>
          <w:rFonts w:ascii="Times New Roman" w:hAnsi="Times New Roman" w:cs="Times New Roman"/>
          <w:sz w:val="24"/>
          <w:szCs w:val="24"/>
          <w:lang w:val="es-CO"/>
        </w:rPr>
        <w:t>.</w:t>
      </w:r>
    </w:p>
    <w:p w14:paraId="217845CA" w14:textId="77777777" w:rsidR="006D03C5" w:rsidRDefault="006D03C5" w:rsidP="006D03C5">
      <w:pPr>
        <w:spacing w:after="0" w:line="360" w:lineRule="auto"/>
        <w:ind w:left="709" w:hanging="709"/>
        <w:jc w:val="both"/>
        <w:rPr>
          <w:rFonts w:ascii="Times New Roman" w:hAnsi="Times New Roman" w:cs="Times New Roman"/>
          <w:sz w:val="24"/>
          <w:szCs w:val="24"/>
          <w:lang w:val="es-CO"/>
        </w:rPr>
      </w:pPr>
    </w:p>
    <w:p w14:paraId="3F7374BE" w14:textId="000F13D5" w:rsidR="006D03C5" w:rsidRPr="003E78CF" w:rsidRDefault="006D03C5" w:rsidP="006D03C5">
      <w:pPr>
        <w:spacing w:after="0" w:line="360" w:lineRule="auto"/>
        <w:ind w:left="709" w:hanging="709"/>
        <w:jc w:val="both"/>
        <w:rPr>
          <w:rFonts w:ascii="Times New Roman" w:hAnsi="Times New Roman" w:cs="Times New Roman"/>
          <w:color w:val="7030A0"/>
          <w:sz w:val="24"/>
          <w:szCs w:val="24"/>
        </w:rPr>
      </w:pPr>
      <w:r w:rsidRPr="00FB5593">
        <w:rPr>
          <w:rFonts w:ascii="Times New Roman" w:hAnsi="Times New Roman" w:cs="Times New Roman"/>
          <w:color w:val="222222"/>
          <w:sz w:val="24"/>
          <w:szCs w:val="24"/>
          <w:shd w:val="clear" w:color="auto" w:fill="FFFFFF"/>
        </w:rPr>
        <w:t xml:space="preserve">Vázquez, G. (2019). </w:t>
      </w:r>
      <w:r w:rsidRPr="006D03C5">
        <w:rPr>
          <w:rFonts w:ascii="Times New Roman" w:hAnsi="Times New Roman" w:cs="Times New Roman"/>
          <w:i/>
          <w:iCs/>
          <w:color w:val="222222"/>
          <w:sz w:val="24"/>
          <w:szCs w:val="24"/>
          <w:shd w:val="clear" w:color="auto" w:fill="FFFFFF"/>
        </w:rPr>
        <w:t>Posibilidades teóricas para el estudio de la complejidad y los sistemas adaptativos</w:t>
      </w:r>
      <w:r w:rsidRPr="00FB5593">
        <w:rPr>
          <w:rFonts w:ascii="Times New Roman" w:hAnsi="Times New Roman" w:cs="Times New Roman"/>
          <w:color w:val="222222"/>
          <w:sz w:val="24"/>
          <w:szCs w:val="24"/>
          <w:shd w:val="clear" w:color="auto" w:fill="FFFFFF"/>
        </w:rPr>
        <w:t>. </w:t>
      </w:r>
      <w:r w:rsidRPr="006D03C5">
        <w:rPr>
          <w:rFonts w:ascii="Times New Roman" w:hAnsi="Times New Roman" w:cs="Times New Roman"/>
          <w:color w:val="222222"/>
          <w:sz w:val="24"/>
          <w:szCs w:val="24"/>
          <w:shd w:val="clear" w:color="auto" w:fill="FFFFFF"/>
        </w:rPr>
        <w:t>Labyrinthos Editores</w:t>
      </w:r>
      <w:r>
        <w:rPr>
          <w:rFonts w:ascii="Times New Roman" w:hAnsi="Times New Roman" w:cs="Times New Roman"/>
          <w:color w:val="222222"/>
          <w:sz w:val="24"/>
          <w:szCs w:val="24"/>
          <w:shd w:val="clear" w:color="auto" w:fill="FFFFFF"/>
        </w:rPr>
        <w:t>.</w:t>
      </w:r>
    </w:p>
    <w:p w14:paraId="42AE9ABF" w14:textId="77777777" w:rsidR="006D03C5" w:rsidRPr="00AA1AA2" w:rsidRDefault="006D03C5" w:rsidP="003C1F35">
      <w:pPr>
        <w:spacing w:after="0" w:line="360" w:lineRule="auto"/>
        <w:ind w:left="709" w:hanging="709"/>
        <w:jc w:val="both"/>
        <w:rPr>
          <w:rFonts w:ascii="Times New Roman" w:hAnsi="Times New Roman" w:cs="Times New Roman"/>
          <w:sz w:val="24"/>
          <w:szCs w:val="24"/>
          <w:lang w:val="es-CO"/>
        </w:rPr>
      </w:pPr>
    </w:p>
    <w:sectPr w:rsidR="006D03C5" w:rsidRPr="00AA1AA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initials="A">
    <w:p w14:paraId="627213DA" w14:textId="77777777" w:rsidR="00B72C3A" w:rsidRDefault="00B72C3A" w:rsidP="00B72C3A">
      <w:r>
        <w:rPr>
          <w:rStyle w:val="CommentReference"/>
        </w:rPr>
        <w:annotationRef/>
      </w:r>
      <w:r>
        <w:rPr>
          <w:color w:val="000000"/>
          <w:sz w:val="20"/>
          <w:szCs w:val="20"/>
        </w:rPr>
        <w:t>¿Qué es IES?</w:t>
      </w:r>
    </w:p>
  </w:comment>
  <w:comment w:id="1" w:author="Author" w:initials="A">
    <w:p w14:paraId="25C04905" w14:textId="77777777" w:rsidR="00B72C3A" w:rsidRDefault="00B72C3A" w:rsidP="00B72C3A">
      <w:r>
        <w:rPr>
          <w:rStyle w:val="CommentReference"/>
        </w:rPr>
        <w:annotationRef/>
      </w:r>
      <w:r>
        <w:rPr>
          <w:sz w:val="20"/>
          <w:szCs w:val="20"/>
        </w:rPr>
        <w:t>pienso que vale la pena separar y desarrollar estas tres ideas que tiene este párrafo</w:t>
      </w:r>
    </w:p>
  </w:comment>
  <w:comment w:id="4" w:author="Author" w:initials="A">
    <w:p w14:paraId="35978C65" w14:textId="77777777" w:rsidR="00B72C3A" w:rsidRDefault="00B72C3A" w:rsidP="00B72C3A">
      <w:r>
        <w:rPr>
          <w:rStyle w:val="CommentReference"/>
        </w:rPr>
        <w:annotationRef/>
      </w:r>
      <w:r>
        <w:rPr>
          <w:color w:val="000000"/>
          <w:sz w:val="20"/>
          <w:szCs w:val="20"/>
        </w:rPr>
        <w:t>mejorar redacción</w:t>
      </w:r>
    </w:p>
  </w:comment>
  <w:comment w:id="5" w:author="Author" w:initials="A">
    <w:p w14:paraId="7A5609A3" w14:textId="77777777" w:rsidR="00E7636C" w:rsidRDefault="00E7636C" w:rsidP="00E7636C">
      <w:r>
        <w:rPr>
          <w:rStyle w:val="CommentReference"/>
        </w:rPr>
        <w:annotationRef/>
      </w:r>
      <w:r>
        <w:rPr>
          <w:color w:val="000000"/>
          <w:sz w:val="20"/>
          <w:szCs w:val="20"/>
        </w:rPr>
        <w:t>vale la pena separar, son dos ideas diferentes, que se pueden desarrollar y vincular en párrafos diferentes</w:t>
      </w:r>
    </w:p>
  </w:comment>
  <w:comment w:id="8" w:author="Author" w:initials="A">
    <w:p w14:paraId="28D8948B" w14:textId="77777777" w:rsidR="00E7636C" w:rsidRDefault="00E7636C" w:rsidP="00E7636C">
      <w:r>
        <w:rPr>
          <w:rStyle w:val="CommentReference"/>
        </w:rPr>
        <w:annotationRef/>
      </w:r>
      <w:r>
        <w:rPr>
          <w:color w:val="000000"/>
          <w:sz w:val="20"/>
          <w:szCs w:val="20"/>
        </w:rPr>
        <w:t>salta del papel del diseñador a la evaluación sin una conexión</w:t>
      </w:r>
    </w:p>
  </w:comment>
  <w:comment w:id="12" w:author="Author" w:initials="A">
    <w:p w14:paraId="28F17B83" w14:textId="77777777" w:rsidR="00E7636C" w:rsidRDefault="00E7636C" w:rsidP="00E7636C">
      <w:r>
        <w:rPr>
          <w:rStyle w:val="CommentReference"/>
        </w:rPr>
        <w:annotationRef/>
      </w:r>
      <w:r>
        <w:rPr>
          <w:color w:val="000000"/>
          <w:sz w:val="20"/>
          <w:szCs w:val="20"/>
        </w:rPr>
        <w:t>por qué?¿?</w:t>
      </w:r>
    </w:p>
  </w:comment>
  <w:comment w:id="13" w:author="Author" w:initials="A">
    <w:p w14:paraId="72FFE507" w14:textId="77777777" w:rsidR="00E7636C" w:rsidRDefault="00E7636C" w:rsidP="00E7636C">
      <w:r>
        <w:rPr>
          <w:rStyle w:val="CommentReference"/>
        </w:rPr>
        <w:annotationRef/>
      </w:r>
      <w:r>
        <w:rPr>
          <w:color w:val="000000"/>
          <w:sz w:val="20"/>
          <w:szCs w:val="20"/>
        </w:rPr>
        <w:t>faltaría definir que es complejidad para los diseñadores o para el diseño</w:t>
      </w:r>
    </w:p>
  </w:comment>
  <w:comment w:id="14" w:author="Author" w:initials="A">
    <w:p w14:paraId="7575FB76" w14:textId="77777777" w:rsidR="00E7636C" w:rsidRDefault="00E7636C" w:rsidP="00E7636C">
      <w:r>
        <w:rPr>
          <w:rStyle w:val="CommentReference"/>
        </w:rPr>
        <w:annotationRef/>
      </w:r>
      <w:r>
        <w:rPr>
          <w:color w:val="000000"/>
          <w:sz w:val="20"/>
          <w:szCs w:val="20"/>
        </w:rPr>
        <w:t>vale la pena explicar al lector esta evolución, si bien en el párrafo anterior se esboza, podría desarrollarse de mejor manera, no solo como un recuento</w:t>
      </w:r>
    </w:p>
  </w:comment>
  <w:comment w:id="16" w:author="Author" w:initials="A">
    <w:p w14:paraId="07E3E536" w14:textId="77777777" w:rsidR="00E7636C" w:rsidRDefault="00E7636C" w:rsidP="00E7636C">
      <w:r>
        <w:rPr>
          <w:rStyle w:val="CommentReference"/>
        </w:rPr>
        <w:annotationRef/>
      </w:r>
      <w:r>
        <w:rPr>
          <w:color w:val="000000"/>
          <w:sz w:val="20"/>
          <w:szCs w:val="20"/>
        </w:rPr>
        <w:t>no era, como lo dice en el abstracto “identificar prácticas evaluativas efectivas para desarrollar propuestas innovadoras que optimicen la formación profesional de los estudiantes. “</w:t>
      </w:r>
    </w:p>
  </w:comment>
  <w:comment w:id="17" w:author="Author" w:initials="A">
    <w:p w14:paraId="41820300" w14:textId="77777777" w:rsidR="00E7636C" w:rsidRDefault="00E7636C" w:rsidP="00E7636C">
      <w:r>
        <w:rPr>
          <w:rStyle w:val="CommentReference"/>
        </w:rPr>
        <w:annotationRef/>
      </w:r>
      <w:r>
        <w:rPr>
          <w:color w:val="000000"/>
          <w:sz w:val="20"/>
          <w:szCs w:val="20"/>
        </w:rPr>
        <w:t>vale la pena cambiar entonces el objetivo del abstract</w:t>
      </w:r>
    </w:p>
  </w:comment>
  <w:comment w:id="19" w:author="Author" w:initials="A">
    <w:p w14:paraId="4E1F6720" w14:textId="77777777" w:rsidR="00E7636C" w:rsidRDefault="00E7636C" w:rsidP="00E7636C">
      <w:r>
        <w:rPr>
          <w:rStyle w:val="CommentReference"/>
        </w:rPr>
        <w:annotationRef/>
      </w:r>
      <w:r>
        <w:rPr>
          <w:color w:val="000000"/>
          <w:sz w:val="20"/>
          <w:szCs w:val="20"/>
        </w:rPr>
        <w:t>repetitivo</w:t>
      </w:r>
    </w:p>
  </w:comment>
  <w:comment w:id="20" w:author="Author" w:initials="A">
    <w:p w14:paraId="55BB4E9B" w14:textId="77777777" w:rsidR="00E7636C" w:rsidRDefault="00E7636C" w:rsidP="00E7636C">
      <w:r>
        <w:rPr>
          <w:rStyle w:val="CommentReference"/>
        </w:rPr>
        <w:annotationRef/>
      </w:r>
      <w:r>
        <w:rPr>
          <w:color w:val="000000"/>
          <w:sz w:val="20"/>
          <w:szCs w:val="20"/>
        </w:rPr>
        <w:t>repetitivo</w:t>
      </w:r>
    </w:p>
  </w:comment>
  <w:comment w:id="23" w:author="Author" w:initials="A">
    <w:p w14:paraId="19083C36" w14:textId="77777777" w:rsidR="00BF7227" w:rsidRDefault="00BF7227" w:rsidP="00BF7227">
      <w:r>
        <w:rPr>
          <w:rStyle w:val="CommentReference"/>
        </w:rPr>
        <w:annotationRef/>
      </w:r>
      <w:r>
        <w:rPr>
          <w:color w:val="000000"/>
          <w:sz w:val="20"/>
          <w:szCs w:val="20"/>
        </w:rPr>
        <w:t>despues de la tabla vale la pena hacer un análisis de ella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27213DA" w15:done="0"/>
  <w15:commentEx w15:paraId="25C04905" w15:done="0"/>
  <w15:commentEx w15:paraId="35978C65" w15:done="0"/>
  <w15:commentEx w15:paraId="7A5609A3" w15:done="0"/>
  <w15:commentEx w15:paraId="28D8948B" w15:done="0"/>
  <w15:commentEx w15:paraId="28F17B83" w15:done="0"/>
  <w15:commentEx w15:paraId="72FFE507" w15:done="0"/>
  <w15:commentEx w15:paraId="7575FB76" w15:done="0"/>
  <w15:commentEx w15:paraId="07E3E536" w15:done="0"/>
  <w15:commentEx w15:paraId="41820300" w15:paraIdParent="07E3E536" w15:done="0"/>
  <w15:commentEx w15:paraId="4E1F6720" w15:done="0"/>
  <w15:commentEx w15:paraId="55BB4E9B" w15:done="0"/>
  <w15:commentEx w15:paraId="19083C3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27213DA" w16cid:durableId="4399F283"/>
  <w16cid:commentId w16cid:paraId="25C04905" w16cid:durableId="00F3F38D"/>
  <w16cid:commentId w16cid:paraId="35978C65" w16cid:durableId="09BE187D"/>
  <w16cid:commentId w16cid:paraId="7A5609A3" w16cid:durableId="490C0400"/>
  <w16cid:commentId w16cid:paraId="28D8948B" w16cid:durableId="30C4F3E1"/>
  <w16cid:commentId w16cid:paraId="28F17B83" w16cid:durableId="5C2D105C"/>
  <w16cid:commentId w16cid:paraId="72FFE507" w16cid:durableId="2FE64EC3"/>
  <w16cid:commentId w16cid:paraId="7575FB76" w16cid:durableId="5BE04557"/>
  <w16cid:commentId w16cid:paraId="07E3E536" w16cid:durableId="2CA7D11A"/>
  <w16cid:commentId w16cid:paraId="41820300" w16cid:durableId="40F6C198"/>
  <w16cid:commentId w16cid:paraId="4E1F6720" w16cid:durableId="4BC8968C"/>
  <w16cid:commentId w16cid:paraId="55BB4E9B" w16cid:durableId="68C5AEBE"/>
  <w16cid:commentId w16cid:paraId="19083C36" w16cid:durableId="3C7357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removePersonalInformation/>
  <w:removeDateAndTim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831"/>
    <w:rsid w:val="000008F0"/>
    <w:rsid w:val="000013B3"/>
    <w:rsid w:val="0005307A"/>
    <w:rsid w:val="00057451"/>
    <w:rsid w:val="000579FF"/>
    <w:rsid w:val="000776A1"/>
    <w:rsid w:val="0008009E"/>
    <w:rsid w:val="000E4322"/>
    <w:rsid w:val="00101AB1"/>
    <w:rsid w:val="001365DE"/>
    <w:rsid w:val="00146F37"/>
    <w:rsid w:val="0017402E"/>
    <w:rsid w:val="001A5E5B"/>
    <w:rsid w:val="001C0BBB"/>
    <w:rsid w:val="001C16C9"/>
    <w:rsid w:val="001C1936"/>
    <w:rsid w:val="001D4338"/>
    <w:rsid w:val="001F38E2"/>
    <w:rsid w:val="00200752"/>
    <w:rsid w:val="0023311F"/>
    <w:rsid w:val="002A58AB"/>
    <w:rsid w:val="002C566A"/>
    <w:rsid w:val="002E0C59"/>
    <w:rsid w:val="002E35AE"/>
    <w:rsid w:val="002F08D5"/>
    <w:rsid w:val="0035692A"/>
    <w:rsid w:val="003C1F35"/>
    <w:rsid w:val="003D36CA"/>
    <w:rsid w:val="00434CD4"/>
    <w:rsid w:val="004713CC"/>
    <w:rsid w:val="004B35AF"/>
    <w:rsid w:val="0051236F"/>
    <w:rsid w:val="00517259"/>
    <w:rsid w:val="00522696"/>
    <w:rsid w:val="00532A85"/>
    <w:rsid w:val="00577274"/>
    <w:rsid w:val="005878DB"/>
    <w:rsid w:val="0059305C"/>
    <w:rsid w:val="00594796"/>
    <w:rsid w:val="005F5EA0"/>
    <w:rsid w:val="00606385"/>
    <w:rsid w:val="006628F2"/>
    <w:rsid w:val="006A5F21"/>
    <w:rsid w:val="006C26E4"/>
    <w:rsid w:val="006D03C5"/>
    <w:rsid w:val="006F5F24"/>
    <w:rsid w:val="00730E9E"/>
    <w:rsid w:val="007437CB"/>
    <w:rsid w:val="007927D9"/>
    <w:rsid w:val="007B4474"/>
    <w:rsid w:val="007C6EF1"/>
    <w:rsid w:val="008600C6"/>
    <w:rsid w:val="008647F4"/>
    <w:rsid w:val="00865AE1"/>
    <w:rsid w:val="00875E30"/>
    <w:rsid w:val="008B23A2"/>
    <w:rsid w:val="008B246A"/>
    <w:rsid w:val="008B699D"/>
    <w:rsid w:val="008C666D"/>
    <w:rsid w:val="0090217D"/>
    <w:rsid w:val="00920831"/>
    <w:rsid w:val="0092282F"/>
    <w:rsid w:val="009434DA"/>
    <w:rsid w:val="009944A7"/>
    <w:rsid w:val="009956EA"/>
    <w:rsid w:val="009A0112"/>
    <w:rsid w:val="009B7D45"/>
    <w:rsid w:val="00A00F8C"/>
    <w:rsid w:val="00A52FD9"/>
    <w:rsid w:val="00A91093"/>
    <w:rsid w:val="00AA1AA2"/>
    <w:rsid w:val="00AA4310"/>
    <w:rsid w:val="00AD6700"/>
    <w:rsid w:val="00B136F1"/>
    <w:rsid w:val="00B13C57"/>
    <w:rsid w:val="00B47744"/>
    <w:rsid w:val="00B54E1C"/>
    <w:rsid w:val="00B616F4"/>
    <w:rsid w:val="00B72C3A"/>
    <w:rsid w:val="00B87E73"/>
    <w:rsid w:val="00BD40D9"/>
    <w:rsid w:val="00BF7227"/>
    <w:rsid w:val="00BF7EBC"/>
    <w:rsid w:val="00C237D4"/>
    <w:rsid w:val="00C355C4"/>
    <w:rsid w:val="00C431FA"/>
    <w:rsid w:val="00C51332"/>
    <w:rsid w:val="00C535B1"/>
    <w:rsid w:val="00C700FE"/>
    <w:rsid w:val="00C71AEC"/>
    <w:rsid w:val="00C83B23"/>
    <w:rsid w:val="00CA028C"/>
    <w:rsid w:val="00CE4F34"/>
    <w:rsid w:val="00D11CD4"/>
    <w:rsid w:val="00D3322E"/>
    <w:rsid w:val="00DD0556"/>
    <w:rsid w:val="00DD4BCC"/>
    <w:rsid w:val="00E232F4"/>
    <w:rsid w:val="00E658BD"/>
    <w:rsid w:val="00E7636C"/>
    <w:rsid w:val="00EA4C2E"/>
    <w:rsid w:val="00ED25D5"/>
    <w:rsid w:val="00EF699C"/>
    <w:rsid w:val="00F05C8F"/>
    <w:rsid w:val="00F67BCD"/>
    <w:rsid w:val="00F87399"/>
    <w:rsid w:val="00F92ACC"/>
    <w:rsid w:val="00F92DBB"/>
    <w:rsid w:val="00F97A87"/>
    <w:rsid w:val="00FD5A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2231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8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8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8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8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8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8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8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8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831"/>
    <w:rPr>
      <w:rFonts w:eastAsiaTheme="majorEastAsia" w:cstheme="majorBidi"/>
      <w:color w:val="272727" w:themeColor="text1" w:themeTint="D8"/>
    </w:rPr>
  </w:style>
  <w:style w:type="paragraph" w:styleId="Title">
    <w:name w:val="Title"/>
    <w:basedOn w:val="Normal"/>
    <w:next w:val="Normal"/>
    <w:link w:val="TitleChar"/>
    <w:uiPriority w:val="10"/>
    <w:qFormat/>
    <w:rsid w:val="00920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831"/>
    <w:pPr>
      <w:spacing w:before="160"/>
      <w:jc w:val="center"/>
    </w:pPr>
    <w:rPr>
      <w:i/>
      <w:iCs/>
      <w:color w:val="404040" w:themeColor="text1" w:themeTint="BF"/>
    </w:rPr>
  </w:style>
  <w:style w:type="character" w:customStyle="1" w:styleId="QuoteChar">
    <w:name w:val="Quote Char"/>
    <w:basedOn w:val="DefaultParagraphFont"/>
    <w:link w:val="Quote"/>
    <w:uiPriority w:val="29"/>
    <w:rsid w:val="00920831"/>
    <w:rPr>
      <w:i/>
      <w:iCs/>
      <w:color w:val="404040" w:themeColor="text1" w:themeTint="BF"/>
    </w:rPr>
  </w:style>
  <w:style w:type="paragraph" w:styleId="ListParagraph">
    <w:name w:val="List Paragraph"/>
    <w:basedOn w:val="Normal"/>
    <w:uiPriority w:val="34"/>
    <w:qFormat/>
    <w:rsid w:val="00920831"/>
    <w:pPr>
      <w:ind w:left="720"/>
      <w:contextualSpacing/>
    </w:pPr>
  </w:style>
  <w:style w:type="character" w:styleId="IntenseEmphasis">
    <w:name w:val="Intense Emphasis"/>
    <w:basedOn w:val="DefaultParagraphFont"/>
    <w:uiPriority w:val="21"/>
    <w:qFormat/>
    <w:rsid w:val="00920831"/>
    <w:rPr>
      <w:i/>
      <w:iCs/>
      <w:color w:val="2F5496" w:themeColor="accent1" w:themeShade="BF"/>
    </w:rPr>
  </w:style>
  <w:style w:type="paragraph" w:styleId="IntenseQuote">
    <w:name w:val="Intense Quote"/>
    <w:basedOn w:val="Normal"/>
    <w:next w:val="Normal"/>
    <w:link w:val="IntenseQuoteChar"/>
    <w:uiPriority w:val="30"/>
    <w:qFormat/>
    <w:rsid w:val="00920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831"/>
    <w:rPr>
      <w:i/>
      <w:iCs/>
      <w:color w:val="2F5496" w:themeColor="accent1" w:themeShade="BF"/>
    </w:rPr>
  </w:style>
  <w:style w:type="character" w:styleId="IntenseReference">
    <w:name w:val="Intense Reference"/>
    <w:basedOn w:val="DefaultParagraphFont"/>
    <w:uiPriority w:val="32"/>
    <w:qFormat/>
    <w:rsid w:val="00920831"/>
    <w:rPr>
      <w:b/>
      <w:bCs/>
      <w:smallCaps/>
      <w:color w:val="2F5496" w:themeColor="accent1" w:themeShade="BF"/>
      <w:spacing w:val="5"/>
    </w:rPr>
  </w:style>
  <w:style w:type="character" w:styleId="Hyperlink">
    <w:name w:val="Hyperlink"/>
    <w:basedOn w:val="DefaultParagraphFont"/>
    <w:uiPriority w:val="99"/>
    <w:unhideWhenUsed/>
    <w:rsid w:val="00920831"/>
    <w:rPr>
      <w:color w:val="0563C1" w:themeColor="hyperlink"/>
      <w:u w:val="single"/>
    </w:rPr>
  </w:style>
  <w:style w:type="character" w:styleId="UnresolvedMention">
    <w:name w:val="Unresolved Mention"/>
    <w:basedOn w:val="DefaultParagraphFont"/>
    <w:uiPriority w:val="99"/>
    <w:semiHidden/>
    <w:unhideWhenUsed/>
    <w:rsid w:val="00920831"/>
    <w:rPr>
      <w:color w:val="605E5C"/>
      <w:shd w:val="clear" w:color="auto" w:fill="E1DFDD"/>
    </w:rPr>
  </w:style>
  <w:style w:type="character" w:styleId="CommentReference">
    <w:name w:val="annotation reference"/>
    <w:basedOn w:val="DefaultParagraphFont"/>
    <w:uiPriority w:val="99"/>
    <w:semiHidden/>
    <w:unhideWhenUsed/>
    <w:rsid w:val="002F08D5"/>
    <w:rPr>
      <w:sz w:val="16"/>
      <w:szCs w:val="16"/>
    </w:rPr>
  </w:style>
  <w:style w:type="paragraph" w:styleId="CommentText">
    <w:name w:val="annotation text"/>
    <w:basedOn w:val="Normal"/>
    <w:link w:val="CommentTextChar"/>
    <w:uiPriority w:val="99"/>
    <w:semiHidden/>
    <w:unhideWhenUsed/>
    <w:rsid w:val="002F08D5"/>
    <w:pPr>
      <w:spacing w:line="240" w:lineRule="auto"/>
    </w:pPr>
    <w:rPr>
      <w:sz w:val="20"/>
      <w:szCs w:val="20"/>
    </w:rPr>
  </w:style>
  <w:style w:type="character" w:customStyle="1" w:styleId="CommentTextChar">
    <w:name w:val="Comment Text Char"/>
    <w:basedOn w:val="DefaultParagraphFont"/>
    <w:link w:val="CommentText"/>
    <w:uiPriority w:val="99"/>
    <w:semiHidden/>
    <w:rsid w:val="002F08D5"/>
    <w:rPr>
      <w:sz w:val="20"/>
      <w:szCs w:val="20"/>
    </w:rPr>
  </w:style>
  <w:style w:type="paragraph" w:styleId="CommentSubject">
    <w:name w:val="annotation subject"/>
    <w:basedOn w:val="CommentText"/>
    <w:next w:val="CommentText"/>
    <w:link w:val="CommentSubjectChar"/>
    <w:uiPriority w:val="99"/>
    <w:semiHidden/>
    <w:unhideWhenUsed/>
    <w:rsid w:val="002F08D5"/>
    <w:rPr>
      <w:b/>
      <w:bCs/>
    </w:rPr>
  </w:style>
  <w:style w:type="character" w:customStyle="1" w:styleId="CommentSubjectChar">
    <w:name w:val="Comment Subject Char"/>
    <w:basedOn w:val="CommentTextChar"/>
    <w:link w:val="CommentSubject"/>
    <w:uiPriority w:val="99"/>
    <w:semiHidden/>
    <w:rsid w:val="002F08D5"/>
    <w:rPr>
      <w:b/>
      <w:bCs/>
      <w:sz w:val="20"/>
      <w:szCs w:val="20"/>
    </w:rPr>
  </w:style>
  <w:style w:type="paragraph" w:styleId="Bibliography">
    <w:name w:val="Bibliography"/>
    <w:basedOn w:val="Normal"/>
    <w:next w:val="Normal"/>
    <w:uiPriority w:val="37"/>
    <w:unhideWhenUsed/>
    <w:rsid w:val="00AA1AA2"/>
    <w:pPr>
      <w:spacing w:after="0" w:line="240" w:lineRule="auto"/>
    </w:pPr>
    <w:rPr>
      <w:rFonts w:ascii="Times New Roman" w:eastAsia="Times New Roman" w:hAnsi="Times New Roman" w:cs="Times New Roman"/>
      <w:kern w:val="0"/>
      <w:sz w:val="24"/>
      <w:szCs w:val="24"/>
      <w:lang w:val="es-CO" w:eastAsia="es-MX"/>
      <w14:ligatures w14:val="none"/>
    </w:rPr>
  </w:style>
  <w:style w:type="paragraph" w:styleId="Revision">
    <w:name w:val="Revision"/>
    <w:hidden/>
    <w:uiPriority w:val="99"/>
    <w:semiHidden/>
    <w:rsid w:val="008B69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417121">
      <w:bodyDiv w:val="1"/>
      <w:marLeft w:val="0"/>
      <w:marRight w:val="0"/>
      <w:marTop w:val="0"/>
      <w:marBottom w:val="0"/>
      <w:divBdr>
        <w:top w:val="none" w:sz="0" w:space="0" w:color="auto"/>
        <w:left w:val="none" w:sz="0" w:space="0" w:color="auto"/>
        <w:bottom w:val="none" w:sz="0" w:space="0" w:color="auto"/>
        <w:right w:val="none" w:sz="0" w:space="0" w:color="auto"/>
      </w:divBdr>
    </w:div>
    <w:div w:id="386418847">
      <w:bodyDiv w:val="1"/>
      <w:marLeft w:val="0"/>
      <w:marRight w:val="0"/>
      <w:marTop w:val="0"/>
      <w:marBottom w:val="0"/>
      <w:divBdr>
        <w:top w:val="none" w:sz="0" w:space="0" w:color="auto"/>
        <w:left w:val="none" w:sz="0" w:space="0" w:color="auto"/>
        <w:bottom w:val="none" w:sz="0" w:space="0" w:color="auto"/>
        <w:right w:val="none" w:sz="0" w:space="0" w:color="auto"/>
      </w:divBdr>
    </w:div>
    <w:div w:id="668870031">
      <w:bodyDiv w:val="1"/>
      <w:marLeft w:val="0"/>
      <w:marRight w:val="0"/>
      <w:marTop w:val="0"/>
      <w:marBottom w:val="0"/>
      <w:divBdr>
        <w:top w:val="none" w:sz="0" w:space="0" w:color="auto"/>
        <w:left w:val="none" w:sz="0" w:space="0" w:color="auto"/>
        <w:bottom w:val="none" w:sz="0" w:space="0" w:color="auto"/>
        <w:right w:val="none" w:sz="0" w:space="0" w:color="auto"/>
      </w:divBdr>
    </w:div>
    <w:div w:id="800079558">
      <w:bodyDiv w:val="1"/>
      <w:marLeft w:val="0"/>
      <w:marRight w:val="0"/>
      <w:marTop w:val="0"/>
      <w:marBottom w:val="0"/>
      <w:divBdr>
        <w:top w:val="none" w:sz="0" w:space="0" w:color="auto"/>
        <w:left w:val="none" w:sz="0" w:space="0" w:color="auto"/>
        <w:bottom w:val="none" w:sz="0" w:space="0" w:color="auto"/>
        <w:right w:val="none" w:sz="0" w:space="0" w:color="auto"/>
      </w:divBdr>
    </w:div>
    <w:div w:id="1119226177">
      <w:bodyDiv w:val="1"/>
      <w:marLeft w:val="0"/>
      <w:marRight w:val="0"/>
      <w:marTop w:val="0"/>
      <w:marBottom w:val="0"/>
      <w:divBdr>
        <w:top w:val="none" w:sz="0" w:space="0" w:color="auto"/>
        <w:left w:val="none" w:sz="0" w:space="0" w:color="auto"/>
        <w:bottom w:val="none" w:sz="0" w:space="0" w:color="auto"/>
        <w:right w:val="none" w:sz="0" w:space="0" w:color="auto"/>
      </w:divBdr>
    </w:div>
    <w:div w:id="1256132308">
      <w:bodyDiv w:val="1"/>
      <w:marLeft w:val="0"/>
      <w:marRight w:val="0"/>
      <w:marTop w:val="0"/>
      <w:marBottom w:val="0"/>
      <w:divBdr>
        <w:top w:val="none" w:sz="0" w:space="0" w:color="auto"/>
        <w:left w:val="none" w:sz="0" w:space="0" w:color="auto"/>
        <w:bottom w:val="none" w:sz="0" w:space="0" w:color="auto"/>
        <w:right w:val="none" w:sz="0" w:space="0" w:color="auto"/>
      </w:divBdr>
    </w:div>
    <w:div w:id="1276717728">
      <w:bodyDiv w:val="1"/>
      <w:marLeft w:val="0"/>
      <w:marRight w:val="0"/>
      <w:marTop w:val="0"/>
      <w:marBottom w:val="0"/>
      <w:divBdr>
        <w:top w:val="none" w:sz="0" w:space="0" w:color="auto"/>
        <w:left w:val="none" w:sz="0" w:space="0" w:color="auto"/>
        <w:bottom w:val="none" w:sz="0" w:space="0" w:color="auto"/>
        <w:right w:val="none" w:sz="0" w:space="0" w:color="auto"/>
      </w:divBdr>
    </w:div>
    <w:div w:id="1454250523">
      <w:bodyDiv w:val="1"/>
      <w:marLeft w:val="0"/>
      <w:marRight w:val="0"/>
      <w:marTop w:val="0"/>
      <w:marBottom w:val="0"/>
      <w:divBdr>
        <w:top w:val="none" w:sz="0" w:space="0" w:color="auto"/>
        <w:left w:val="none" w:sz="0" w:space="0" w:color="auto"/>
        <w:bottom w:val="none" w:sz="0" w:space="0" w:color="auto"/>
        <w:right w:val="none" w:sz="0" w:space="0" w:color="auto"/>
      </w:divBdr>
    </w:div>
    <w:div w:id="1504585456">
      <w:bodyDiv w:val="1"/>
      <w:marLeft w:val="0"/>
      <w:marRight w:val="0"/>
      <w:marTop w:val="0"/>
      <w:marBottom w:val="0"/>
      <w:divBdr>
        <w:top w:val="none" w:sz="0" w:space="0" w:color="auto"/>
        <w:left w:val="none" w:sz="0" w:space="0" w:color="auto"/>
        <w:bottom w:val="none" w:sz="0" w:space="0" w:color="auto"/>
        <w:right w:val="none" w:sz="0" w:space="0" w:color="auto"/>
      </w:divBdr>
    </w:div>
    <w:div w:id="187827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redined.educacion.gob.es/xmlui/bitstream/handle/11162/226670/5.pdf?sequence=1" TargetMode="External"/><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scielo.org.mx/pdf/apertura/v13n1/2007-1094-apertura-13-01-6.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pository.upb.edu.co/bitstream/handle/20.500.11912/4153/LAS%20TIC%20COMO%20POTENCIADORAS%20DE%20LA%20EVALUACI%C3%93N.pdf?sequence=1"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cielo.sld.cu/pdf/ms/v19n3/1727-897X-ms-19-03-413.pdf" TargetMode="External"/><Relationship Id="rId5" Type="http://schemas.openxmlformats.org/officeDocument/2006/relationships/webSettings" Target="webSettings.xml"/><Relationship Id="rId15" Type="http://schemas.openxmlformats.org/officeDocument/2006/relationships/hyperlink" Target="https://repositorio.puce.edu.ec/server/api/core/bitstreams/ac7e8787-0fe3-476c-bbbb-5bd019eb12a7/content" TargetMode="Externa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observatorio.tec.mx/edu-news/entrevista-eric-mazur-evaluacion-aprendizaj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29502-AEA9-CC46-92F3-52B3E6F5B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4813</Words>
  <Characters>27440</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2024-12-16T18:39:00Z</dcterms:created>
  <dcterms:modified xsi:type="dcterms:W3CDTF">2024-12-16T18:39:00Z</dcterms:modified>
</cp:coreProperties>
</file>