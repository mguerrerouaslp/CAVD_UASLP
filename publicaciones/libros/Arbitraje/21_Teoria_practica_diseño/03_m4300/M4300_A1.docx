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5F446" w14:textId="77777777" w:rsidR="002F71CD" w:rsidRPr="00132082" w:rsidRDefault="002F71CD" w:rsidP="002F71CD">
      <w:pPr>
        <w:pStyle w:val="Sinespaciado"/>
        <w:jc w:val="center"/>
        <w:rPr>
          <w:rFonts w:ascii="Times New Roman" w:hAnsi="Times New Roman" w:cs="Times New Roman"/>
          <w:b/>
          <w:sz w:val="24"/>
          <w:szCs w:val="24"/>
          <w:lang w:val="es-ES_tradnl"/>
        </w:rPr>
      </w:pPr>
      <w:r w:rsidRPr="00132082">
        <w:rPr>
          <w:rFonts w:ascii="Times New Roman" w:hAnsi="Times New Roman" w:cs="Times New Roman"/>
          <w:b/>
          <w:sz w:val="26"/>
          <w:szCs w:val="26"/>
          <w:lang w:val="es-ES_tradnl"/>
        </w:rPr>
        <w:t>La percepción del perfil virtual de los lugares de una ciudad vs las condiciones de su entorno.</w:t>
      </w:r>
    </w:p>
    <w:p w14:paraId="36A1E86D" w14:textId="77777777" w:rsidR="002F71CD" w:rsidRPr="00132082" w:rsidRDefault="002F71CD" w:rsidP="002F71CD">
      <w:pPr>
        <w:spacing w:after="0" w:line="240" w:lineRule="auto"/>
        <w:jc w:val="center"/>
        <w:textAlignment w:val="baseline"/>
        <w:rPr>
          <w:rFonts w:ascii="Times New Roman" w:eastAsia="Times New Roman" w:hAnsi="Times New Roman" w:cs="Times New Roman"/>
          <w:sz w:val="26"/>
          <w:szCs w:val="26"/>
          <w:lang w:val="es-ES_tradnl" w:eastAsia="es-MX"/>
        </w:rPr>
      </w:pPr>
      <w:r w:rsidRPr="00132082">
        <w:rPr>
          <w:lang w:val="es-ES_tradnl"/>
        </w:rPr>
        <w:br/>
      </w:r>
      <w:proofErr w:type="spellStart"/>
      <w:r w:rsidRPr="00132082">
        <w:rPr>
          <w:rFonts w:ascii="Times New Roman" w:hAnsi="Times New Roman" w:cs="Times New Roman"/>
          <w:sz w:val="26"/>
          <w:szCs w:val="26"/>
          <w:shd w:val="clear" w:color="auto" w:fill="F8F9FA"/>
          <w:lang w:val="es-ES_tradnl"/>
        </w:rPr>
        <w:t>The</w:t>
      </w:r>
      <w:proofErr w:type="spellEnd"/>
      <w:r w:rsidRPr="00132082">
        <w:rPr>
          <w:rFonts w:ascii="Times New Roman" w:hAnsi="Times New Roman" w:cs="Times New Roman"/>
          <w:sz w:val="26"/>
          <w:szCs w:val="26"/>
          <w:shd w:val="clear" w:color="auto" w:fill="F8F9FA"/>
          <w:lang w:val="es-ES_tradnl"/>
        </w:rPr>
        <w:t xml:space="preserve"> </w:t>
      </w:r>
      <w:proofErr w:type="spellStart"/>
      <w:r w:rsidRPr="00132082">
        <w:rPr>
          <w:rFonts w:ascii="Times New Roman" w:hAnsi="Times New Roman" w:cs="Times New Roman"/>
          <w:sz w:val="26"/>
          <w:szCs w:val="26"/>
          <w:shd w:val="clear" w:color="auto" w:fill="F8F9FA"/>
          <w:lang w:val="es-ES_tradnl"/>
        </w:rPr>
        <w:t>perception</w:t>
      </w:r>
      <w:proofErr w:type="spellEnd"/>
      <w:r w:rsidRPr="00132082">
        <w:rPr>
          <w:rFonts w:ascii="Times New Roman" w:hAnsi="Times New Roman" w:cs="Times New Roman"/>
          <w:sz w:val="26"/>
          <w:szCs w:val="26"/>
          <w:shd w:val="clear" w:color="auto" w:fill="F8F9FA"/>
          <w:lang w:val="es-ES_tradnl"/>
        </w:rPr>
        <w:t xml:space="preserve"> of </w:t>
      </w:r>
      <w:proofErr w:type="spellStart"/>
      <w:r w:rsidRPr="00132082">
        <w:rPr>
          <w:rFonts w:ascii="Times New Roman" w:hAnsi="Times New Roman" w:cs="Times New Roman"/>
          <w:sz w:val="26"/>
          <w:szCs w:val="26"/>
          <w:shd w:val="clear" w:color="auto" w:fill="F8F9FA"/>
          <w:lang w:val="es-ES_tradnl"/>
        </w:rPr>
        <w:t>the</w:t>
      </w:r>
      <w:proofErr w:type="spellEnd"/>
      <w:r w:rsidRPr="00132082">
        <w:rPr>
          <w:rFonts w:ascii="Times New Roman" w:hAnsi="Times New Roman" w:cs="Times New Roman"/>
          <w:sz w:val="26"/>
          <w:szCs w:val="26"/>
          <w:shd w:val="clear" w:color="auto" w:fill="F8F9FA"/>
          <w:lang w:val="es-ES_tradnl"/>
        </w:rPr>
        <w:t xml:space="preserve"> virtual </w:t>
      </w:r>
      <w:proofErr w:type="spellStart"/>
      <w:r w:rsidRPr="00132082">
        <w:rPr>
          <w:rFonts w:ascii="Times New Roman" w:hAnsi="Times New Roman" w:cs="Times New Roman"/>
          <w:sz w:val="26"/>
          <w:szCs w:val="26"/>
          <w:shd w:val="clear" w:color="auto" w:fill="F8F9FA"/>
          <w:lang w:val="es-ES_tradnl"/>
        </w:rPr>
        <w:t>profile</w:t>
      </w:r>
      <w:proofErr w:type="spellEnd"/>
      <w:r w:rsidRPr="00132082">
        <w:rPr>
          <w:rFonts w:ascii="Times New Roman" w:hAnsi="Times New Roman" w:cs="Times New Roman"/>
          <w:sz w:val="26"/>
          <w:szCs w:val="26"/>
          <w:shd w:val="clear" w:color="auto" w:fill="F8F9FA"/>
          <w:lang w:val="es-ES_tradnl"/>
        </w:rPr>
        <w:t xml:space="preserve"> of </w:t>
      </w:r>
      <w:proofErr w:type="spellStart"/>
      <w:r w:rsidRPr="00132082">
        <w:rPr>
          <w:rFonts w:ascii="Times New Roman" w:hAnsi="Times New Roman" w:cs="Times New Roman"/>
          <w:sz w:val="26"/>
          <w:szCs w:val="26"/>
          <w:shd w:val="clear" w:color="auto" w:fill="F8F9FA"/>
          <w:lang w:val="es-ES_tradnl"/>
        </w:rPr>
        <w:t>the</w:t>
      </w:r>
      <w:proofErr w:type="spellEnd"/>
      <w:r w:rsidRPr="00132082">
        <w:rPr>
          <w:rFonts w:ascii="Times New Roman" w:hAnsi="Times New Roman" w:cs="Times New Roman"/>
          <w:sz w:val="26"/>
          <w:szCs w:val="26"/>
          <w:shd w:val="clear" w:color="auto" w:fill="F8F9FA"/>
          <w:lang w:val="es-ES_tradnl"/>
        </w:rPr>
        <w:t xml:space="preserve"> places of a </w:t>
      </w:r>
      <w:proofErr w:type="spellStart"/>
      <w:r w:rsidRPr="00132082">
        <w:rPr>
          <w:rFonts w:ascii="Times New Roman" w:hAnsi="Times New Roman" w:cs="Times New Roman"/>
          <w:sz w:val="26"/>
          <w:szCs w:val="26"/>
          <w:shd w:val="clear" w:color="auto" w:fill="F8F9FA"/>
          <w:lang w:val="es-ES_tradnl"/>
        </w:rPr>
        <w:t>city</w:t>
      </w:r>
      <w:proofErr w:type="spellEnd"/>
      <w:r w:rsidRPr="00132082">
        <w:rPr>
          <w:rFonts w:ascii="Times New Roman" w:hAnsi="Times New Roman" w:cs="Times New Roman"/>
          <w:sz w:val="26"/>
          <w:szCs w:val="26"/>
          <w:shd w:val="clear" w:color="auto" w:fill="F8F9FA"/>
          <w:lang w:val="es-ES_tradnl"/>
        </w:rPr>
        <w:t xml:space="preserve"> vs </w:t>
      </w:r>
      <w:proofErr w:type="spellStart"/>
      <w:r w:rsidRPr="00132082">
        <w:rPr>
          <w:rFonts w:ascii="Times New Roman" w:hAnsi="Times New Roman" w:cs="Times New Roman"/>
          <w:sz w:val="26"/>
          <w:szCs w:val="26"/>
          <w:shd w:val="clear" w:color="auto" w:fill="F8F9FA"/>
          <w:lang w:val="es-ES_tradnl"/>
        </w:rPr>
        <w:t>the</w:t>
      </w:r>
      <w:proofErr w:type="spellEnd"/>
      <w:r w:rsidRPr="00132082">
        <w:rPr>
          <w:rFonts w:ascii="Times New Roman" w:hAnsi="Times New Roman" w:cs="Times New Roman"/>
          <w:sz w:val="26"/>
          <w:szCs w:val="26"/>
          <w:shd w:val="clear" w:color="auto" w:fill="F8F9FA"/>
          <w:lang w:val="es-ES_tradnl"/>
        </w:rPr>
        <w:t xml:space="preserve"> </w:t>
      </w:r>
      <w:proofErr w:type="spellStart"/>
      <w:r w:rsidRPr="00132082">
        <w:rPr>
          <w:rFonts w:ascii="Times New Roman" w:hAnsi="Times New Roman" w:cs="Times New Roman"/>
          <w:sz w:val="26"/>
          <w:szCs w:val="26"/>
          <w:shd w:val="clear" w:color="auto" w:fill="F8F9FA"/>
          <w:lang w:val="es-ES_tradnl"/>
        </w:rPr>
        <w:t>conditions</w:t>
      </w:r>
      <w:proofErr w:type="spellEnd"/>
      <w:r w:rsidRPr="00132082">
        <w:rPr>
          <w:rFonts w:ascii="Times New Roman" w:hAnsi="Times New Roman" w:cs="Times New Roman"/>
          <w:sz w:val="26"/>
          <w:szCs w:val="26"/>
          <w:shd w:val="clear" w:color="auto" w:fill="F8F9FA"/>
          <w:lang w:val="es-ES_tradnl"/>
        </w:rPr>
        <w:t xml:space="preserve"> of </w:t>
      </w:r>
      <w:proofErr w:type="spellStart"/>
      <w:r w:rsidRPr="00132082">
        <w:rPr>
          <w:rFonts w:ascii="Times New Roman" w:hAnsi="Times New Roman" w:cs="Times New Roman"/>
          <w:sz w:val="26"/>
          <w:szCs w:val="26"/>
          <w:shd w:val="clear" w:color="auto" w:fill="F8F9FA"/>
          <w:lang w:val="es-ES_tradnl"/>
        </w:rPr>
        <w:t>its</w:t>
      </w:r>
      <w:proofErr w:type="spellEnd"/>
      <w:r w:rsidRPr="00132082">
        <w:rPr>
          <w:rFonts w:ascii="Times New Roman" w:hAnsi="Times New Roman" w:cs="Times New Roman"/>
          <w:sz w:val="26"/>
          <w:szCs w:val="26"/>
          <w:shd w:val="clear" w:color="auto" w:fill="F8F9FA"/>
          <w:lang w:val="es-ES_tradnl"/>
        </w:rPr>
        <w:t xml:space="preserve"> </w:t>
      </w:r>
      <w:proofErr w:type="spellStart"/>
      <w:r w:rsidRPr="00132082">
        <w:rPr>
          <w:rFonts w:ascii="Times New Roman" w:hAnsi="Times New Roman" w:cs="Times New Roman"/>
          <w:sz w:val="26"/>
          <w:szCs w:val="26"/>
          <w:shd w:val="clear" w:color="auto" w:fill="F8F9FA"/>
          <w:lang w:val="es-ES_tradnl"/>
        </w:rPr>
        <w:t>surroundings</w:t>
      </w:r>
      <w:proofErr w:type="spellEnd"/>
      <w:r w:rsidRPr="00132082">
        <w:rPr>
          <w:rFonts w:ascii="Times New Roman" w:hAnsi="Times New Roman" w:cs="Times New Roman"/>
          <w:sz w:val="26"/>
          <w:szCs w:val="26"/>
          <w:shd w:val="clear" w:color="auto" w:fill="F8F9FA"/>
          <w:lang w:val="es-ES_tradnl"/>
        </w:rPr>
        <w:t>.</w:t>
      </w:r>
      <w:r w:rsidRPr="00132082">
        <w:rPr>
          <w:rFonts w:ascii="Times New Roman" w:eastAsia="Times New Roman" w:hAnsi="Times New Roman" w:cs="Times New Roman"/>
          <w:sz w:val="26"/>
          <w:szCs w:val="26"/>
          <w:lang w:val="es-ES_tradnl" w:eastAsia="es-MX"/>
        </w:rPr>
        <w:t> </w:t>
      </w:r>
    </w:p>
    <w:p w14:paraId="672A6659" w14:textId="77777777" w:rsidR="002F71CD" w:rsidRPr="00132082" w:rsidRDefault="002F71CD" w:rsidP="002F71CD">
      <w:pPr>
        <w:spacing w:line="360" w:lineRule="auto"/>
        <w:jc w:val="right"/>
        <w:rPr>
          <w:rFonts w:ascii="Times New Roman" w:hAnsi="Times New Roman" w:cs="Times New Roman"/>
          <w:i/>
          <w:sz w:val="24"/>
          <w:szCs w:val="24"/>
          <w:lang w:val="es-ES_tradnl"/>
        </w:rPr>
      </w:pPr>
    </w:p>
    <w:p w14:paraId="0A37501D" w14:textId="77777777" w:rsidR="002F71CD" w:rsidRPr="00132082" w:rsidRDefault="002F71CD" w:rsidP="002F71CD">
      <w:pPr>
        <w:spacing w:line="360" w:lineRule="auto"/>
        <w:jc w:val="right"/>
        <w:rPr>
          <w:rFonts w:ascii="Times New Roman" w:hAnsi="Times New Roman" w:cs="Times New Roman"/>
          <w:i/>
          <w:sz w:val="24"/>
          <w:szCs w:val="24"/>
          <w:lang w:val="es-ES_tradnl"/>
        </w:rPr>
      </w:pPr>
    </w:p>
    <w:p w14:paraId="78203356" w14:textId="77777777" w:rsidR="00AE60A1" w:rsidRPr="00132082" w:rsidRDefault="00691EA0" w:rsidP="1D876056">
      <w:pPr>
        <w:spacing w:line="360" w:lineRule="auto"/>
        <w:jc w:val="both"/>
        <w:rPr>
          <w:rFonts w:ascii="Times New Roman" w:hAnsi="Times New Roman" w:cs="Times New Roman"/>
          <w:b/>
          <w:bCs/>
          <w:sz w:val="24"/>
          <w:szCs w:val="24"/>
          <w:lang w:val="es-ES_tradnl"/>
        </w:rPr>
      </w:pPr>
      <w:r w:rsidRPr="00132082">
        <w:rPr>
          <w:rFonts w:ascii="Times New Roman" w:hAnsi="Times New Roman" w:cs="Times New Roman"/>
          <w:b/>
          <w:bCs/>
          <w:sz w:val="24"/>
          <w:szCs w:val="24"/>
          <w:lang w:val="es-ES_tradnl"/>
        </w:rPr>
        <w:t xml:space="preserve">Resumen </w:t>
      </w:r>
    </w:p>
    <w:p w14:paraId="3A27C4A6" w14:textId="584359FC"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Hablar de ciudad conlleva habitualmente al discurso de la legibilidad que da la experiencia vivida, de la construcción de la imagen derivada de la percepción de los sentidos, a entender el espacio y sus cualidades, y en gran medida de la interacción visual con el entorno urbano.</w:t>
      </w:r>
      <w:del w:id="0" w:author="Autor">
        <w:r w:rsidRPr="00132082" w:rsidDel="00132082">
          <w:rPr>
            <w:rFonts w:ascii="Times New Roman" w:eastAsia="Times New Roman" w:hAnsi="Times New Roman" w:cs="Times New Roman"/>
            <w:sz w:val="24"/>
            <w:szCs w:val="24"/>
            <w:lang w:val="es-ES_tradnl"/>
          </w:rPr>
          <w:delText xml:space="preserve">  </w:delText>
        </w:r>
      </w:del>
      <w:ins w:id="1" w:author="Autor">
        <w:r w:rsidR="00132082">
          <w:rPr>
            <w:rFonts w:ascii="Times New Roman" w:eastAsia="Times New Roman" w:hAnsi="Times New Roman" w:cs="Times New Roman"/>
            <w:sz w:val="24"/>
            <w:szCs w:val="24"/>
            <w:lang w:val="es-ES_tradnl"/>
          </w:rPr>
          <w:t xml:space="preserve"> </w:t>
        </w:r>
      </w:ins>
    </w:p>
    <w:p w14:paraId="5EF388E4" w14:textId="2368D7DB"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La percepción puede entenderse como la acción y efecto de capturar por medio de los sentidos las cosas, busca de modo directo interiorizar y establecer la información del entorno dentro de una representación mental simple, este proceso involucra información, conceptos, significados, y sensaciones. </w:t>
      </w:r>
    </w:p>
    <w:p w14:paraId="783349E1" w14:textId="01C641B4"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No obstante, en últimos tiempos se ha venido incrementando la concepción de la ciudad por medio de las imágenes que ofrecen los medios virtuales, los cuales brindan representaciones creadas con información de numerosos sitios, presentada como una opción más para la exploración de la ciudad, con grandes beneficios, pero también vacíos de la legitimidad del espacio físico y su contexto.</w:t>
      </w:r>
    </w:p>
    <w:p w14:paraId="6A1CCFA1" w14:textId="3D3A7156"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Al hacer uso de la ciudad </w:t>
      </w:r>
      <w:proofErr w:type="gramStart"/>
      <w:r w:rsidRPr="00132082">
        <w:rPr>
          <w:rFonts w:ascii="Times New Roman" w:eastAsia="Times New Roman" w:hAnsi="Times New Roman" w:cs="Times New Roman"/>
          <w:sz w:val="24"/>
          <w:szCs w:val="24"/>
          <w:lang w:val="es-ES_tradnl"/>
        </w:rPr>
        <w:t>en relación a</w:t>
      </w:r>
      <w:proofErr w:type="gramEnd"/>
      <w:r w:rsidRPr="00132082">
        <w:rPr>
          <w:rFonts w:ascii="Times New Roman" w:eastAsia="Times New Roman" w:hAnsi="Times New Roman" w:cs="Times New Roman"/>
          <w:sz w:val="24"/>
          <w:szCs w:val="24"/>
          <w:lang w:val="es-ES_tradnl"/>
        </w:rPr>
        <w:t xml:space="preserve"> la oferta de espacio público, de servicios y comercio, vale la pena cuestionar el impacto que tiene el perfil virtual de esos lugares, ya que esto puede repercutir en cuestiones como por ejemplo desplazamientos y movilidad, que a su vez puede influir en la </w:t>
      </w:r>
      <w:proofErr w:type="spellStart"/>
      <w:r w:rsidRPr="00132082">
        <w:rPr>
          <w:rFonts w:ascii="Times New Roman" w:eastAsia="Times New Roman" w:hAnsi="Times New Roman" w:cs="Times New Roman"/>
          <w:sz w:val="24"/>
          <w:szCs w:val="24"/>
          <w:lang w:val="es-ES_tradnl"/>
        </w:rPr>
        <w:t>resignificación</w:t>
      </w:r>
      <w:proofErr w:type="spellEnd"/>
      <w:r w:rsidRPr="00132082">
        <w:rPr>
          <w:rFonts w:ascii="Times New Roman" w:eastAsia="Times New Roman" w:hAnsi="Times New Roman" w:cs="Times New Roman"/>
          <w:sz w:val="24"/>
          <w:szCs w:val="24"/>
          <w:lang w:val="es-ES_tradnl"/>
        </w:rPr>
        <w:t xml:space="preserve"> de las zonas por el uso que se les da. En este sentido cabe preguntarse si la elección de los lugares de la ciudad es determinada por cuestiones de las condiciones del entorno en el que se encuentran dichos lugares, o bien las condiciones que reflejan éstos en un entorno virtual. </w:t>
      </w:r>
    </w:p>
    <w:p w14:paraId="23F14413" w14:textId="2536EAA1"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Esta nueva modalidad de redefinición de las prácticas imaginarias en la configuración de un espacio dentro de una imagen mediada entre lo físico y lo virtual, puede llevar a una crisis de representación, afrontando una serie de fenómenos ocultos como el aislamiento o la falta de movilidad, inclusive la visión fragmentada de la ciudad.</w:t>
      </w:r>
      <w:del w:id="2" w:author="Autor">
        <w:r w:rsidRPr="00132082" w:rsidDel="00132082">
          <w:rPr>
            <w:rFonts w:ascii="Times New Roman" w:eastAsia="Times New Roman" w:hAnsi="Times New Roman" w:cs="Times New Roman"/>
            <w:sz w:val="24"/>
            <w:szCs w:val="24"/>
            <w:lang w:val="es-ES_tradnl"/>
          </w:rPr>
          <w:delText xml:space="preserve">   </w:delText>
        </w:r>
      </w:del>
      <w:ins w:id="3" w:author="Autor">
        <w:r w:rsidR="00132082">
          <w:rPr>
            <w:rFonts w:ascii="Times New Roman" w:eastAsia="Times New Roman" w:hAnsi="Times New Roman" w:cs="Times New Roman"/>
            <w:sz w:val="24"/>
            <w:szCs w:val="24"/>
            <w:lang w:val="es-ES_tradnl"/>
          </w:rPr>
          <w:t xml:space="preserve"> </w:t>
        </w:r>
      </w:ins>
    </w:p>
    <w:p w14:paraId="5BD3AAE2" w14:textId="7098D972"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lastRenderedPageBreak/>
        <w:t xml:space="preserve">Pese a esta pérdida de la experiencia vivida, el universo virtual se ha convertido en parte vital de las personas en el mundo, estos sitios son para muchos usuarios urbanos, una opción a considerar en el conocimiento y comunicación con sus sitios de interés. En este contexto nacen varias interrogantes: ¿Qué tipos de imaginarios urbanos se están creando derivado de los medios virtuales? o la disyuntiva es ¿cuál opción es mejor, la vivencia o lo virtual? o definitivamente es ¿qué red o sitio virtual es mejor? </w:t>
      </w:r>
    </w:p>
    <w:p w14:paraId="36934ED8" w14:textId="4CEE7AE9"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Lo que se desarrolla en este texto es una aproximación </w:t>
      </w:r>
      <w:del w:id="4" w:author="Autor">
        <w:r w:rsidRPr="00132082" w:rsidDel="00132082">
          <w:rPr>
            <w:rFonts w:ascii="Times New Roman" w:eastAsia="Times New Roman" w:hAnsi="Times New Roman" w:cs="Times New Roman"/>
            <w:sz w:val="24"/>
            <w:szCs w:val="24"/>
            <w:lang w:val="es-ES_tradnl"/>
          </w:rPr>
          <w:delText xml:space="preserve">  </w:delText>
        </w:r>
      </w:del>
      <w:r w:rsidRPr="00132082">
        <w:rPr>
          <w:rFonts w:ascii="Times New Roman" w:eastAsia="Times New Roman" w:hAnsi="Times New Roman" w:cs="Times New Roman"/>
          <w:sz w:val="24"/>
          <w:szCs w:val="24"/>
          <w:lang w:val="es-ES_tradnl"/>
        </w:rPr>
        <w:t>para cerrar la brecha entre la virtualidad y lo físico que converge en un entorno urbano, haciendo un estudio cualitativo de caso, en donde primeramente se parte de la percepción del imaginario de una zona, posteriormente se observaron las cualidades del entorno, así como un estudio del perfil virtual de lugares que ahí se localizan, y finalmente un instrumento para conocer el cómo se toman decisiones sobre esos lugares.</w:t>
      </w:r>
      <w:del w:id="5" w:author="Autor">
        <w:r w:rsidRPr="00132082" w:rsidDel="00132082">
          <w:rPr>
            <w:rFonts w:ascii="Times New Roman" w:eastAsia="Times New Roman" w:hAnsi="Times New Roman" w:cs="Times New Roman"/>
            <w:sz w:val="24"/>
            <w:szCs w:val="24"/>
            <w:lang w:val="es-ES_tradnl"/>
          </w:rPr>
          <w:delText xml:space="preserve">  </w:delText>
        </w:r>
      </w:del>
      <w:ins w:id="6" w:author="Autor">
        <w:r w:rsidR="00132082">
          <w:rPr>
            <w:rFonts w:ascii="Times New Roman" w:eastAsia="Times New Roman" w:hAnsi="Times New Roman" w:cs="Times New Roman"/>
            <w:sz w:val="24"/>
            <w:szCs w:val="24"/>
            <w:lang w:val="es-ES_tradnl"/>
          </w:rPr>
          <w:t xml:space="preserve"> </w:t>
        </w:r>
      </w:ins>
      <w:r w:rsidRPr="00132082">
        <w:rPr>
          <w:rFonts w:ascii="Times New Roman" w:eastAsia="Times New Roman" w:hAnsi="Times New Roman" w:cs="Times New Roman"/>
          <w:sz w:val="24"/>
          <w:szCs w:val="24"/>
          <w:lang w:val="es-ES_tradnl"/>
        </w:rPr>
        <w:t>Lo anterior con el objetivo de exponer la relevancia de una visión integral y holística para el diseño de las ciudades y sus objetos, teniendo en cuenta información tanto virtual como física.</w:t>
      </w:r>
    </w:p>
    <w:p w14:paraId="38ADC64B" w14:textId="6646A5A5"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4"/>
          <w:szCs w:val="24"/>
          <w:lang w:val="es-ES_tradnl"/>
        </w:rPr>
        <w:t xml:space="preserve">Palabras clave: entornos físicos entornos virtual, percepción de cuidad </w:t>
      </w:r>
      <w:r w:rsidRPr="00132082">
        <w:rPr>
          <w:rFonts w:ascii="Times New Roman" w:eastAsia="Times New Roman" w:hAnsi="Times New Roman" w:cs="Times New Roman"/>
          <w:sz w:val="24"/>
          <w:szCs w:val="24"/>
          <w:lang w:val="es-ES_tradnl"/>
        </w:rPr>
        <w:t xml:space="preserve"> </w:t>
      </w:r>
    </w:p>
    <w:p w14:paraId="60EA94F8" w14:textId="00929F94"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4"/>
          <w:szCs w:val="24"/>
          <w:lang w:val="es-ES_tradnl"/>
        </w:rPr>
        <w:t xml:space="preserve"> </w:t>
      </w:r>
    </w:p>
    <w:p w14:paraId="039FFCBD" w14:textId="07558B82"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4"/>
          <w:szCs w:val="24"/>
          <w:lang w:val="es-ES_tradnl"/>
        </w:rPr>
        <w:t xml:space="preserve"> </w:t>
      </w:r>
    </w:p>
    <w:p w14:paraId="023CEA21" w14:textId="0CA549E7"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b/>
          <w:bCs/>
          <w:i/>
          <w:iCs/>
          <w:sz w:val="24"/>
          <w:szCs w:val="24"/>
          <w:lang w:val="es-ES_tradnl"/>
        </w:rPr>
        <w:t>Abstract</w:t>
      </w:r>
      <w:proofErr w:type="spellEnd"/>
    </w:p>
    <w:p w14:paraId="2243F3C6" w14:textId="76D211A6"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4"/>
          <w:szCs w:val="24"/>
          <w:lang w:val="es-ES_tradnl"/>
        </w:rPr>
        <w:t xml:space="preserve"> </w:t>
      </w:r>
    </w:p>
    <w:p w14:paraId="26C07DAD" w14:textId="52E39C5E"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0"/>
          <w:szCs w:val="20"/>
          <w:lang w:val="es-ES_tradnl"/>
        </w:rPr>
        <w:t xml:space="preserve"> </w:t>
      </w:r>
      <w:proofErr w:type="spellStart"/>
      <w:r w:rsidRPr="00132082">
        <w:rPr>
          <w:rFonts w:ascii="Times New Roman" w:eastAsia="Times New Roman" w:hAnsi="Times New Roman" w:cs="Times New Roman"/>
          <w:sz w:val="24"/>
          <w:szCs w:val="24"/>
          <w:lang w:val="es-ES_tradnl"/>
        </w:rPr>
        <w:t>Talking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about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city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usually</w:t>
      </w:r>
      <w:proofErr w:type="spellEnd"/>
      <w:r w:rsidRPr="00132082">
        <w:rPr>
          <w:rFonts w:ascii="Times New Roman" w:eastAsia="Times New Roman" w:hAnsi="Times New Roman" w:cs="Times New Roman"/>
          <w:sz w:val="24"/>
          <w:szCs w:val="24"/>
          <w:lang w:val="es-ES_tradnl"/>
        </w:rPr>
        <w:t xml:space="preserve"> leads to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speech</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legibility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given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lived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experience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construction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image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derived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from</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perception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senses</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understand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space</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its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qualities</w:t>
      </w:r>
      <w:proofErr w:type="spellEnd"/>
      <w:r w:rsidRPr="00132082">
        <w:rPr>
          <w:rFonts w:ascii="Times New Roman" w:eastAsia="Times New Roman" w:hAnsi="Times New Roman" w:cs="Times New Roman"/>
          <w:sz w:val="24"/>
          <w:szCs w:val="24"/>
          <w:lang w:val="es-ES_tradnl"/>
        </w:rPr>
        <w:t xml:space="preserve">, and to a </w:t>
      </w:r>
      <w:proofErr w:type="spellStart"/>
      <w:r w:rsidRPr="00132082">
        <w:rPr>
          <w:rFonts w:ascii="Times New Roman" w:eastAsia="Times New Roman" w:hAnsi="Times New Roman" w:cs="Times New Roman"/>
          <w:sz w:val="24"/>
          <w:szCs w:val="24"/>
          <w:lang w:val="es-ES_tradnl"/>
        </w:rPr>
        <w:t>large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extent</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visual </w:t>
      </w:r>
      <w:proofErr w:type="spellStart"/>
      <w:r w:rsidRPr="00132082">
        <w:rPr>
          <w:rFonts w:ascii="Times New Roman" w:eastAsia="Times New Roman" w:hAnsi="Times New Roman" w:cs="Times New Roman"/>
          <w:sz w:val="24"/>
          <w:szCs w:val="24"/>
          <w:lang w:val="es-ES_tradnl"/>
        </w:rPr>
        <w:t>interaction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urban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environment</w:t>
      </w:r>
      <w:proofErr w:type="spellEnd"/>
      <w:r w:rsidRPr="00132082">
        <w:rPr>
          <w:rFonts w:ascii="Times New Roman" w:eastAsia="Times New Roman" w:hAnsi="Times New Roman" w:cs="Times New Roman"/>
          <w:sz w:val="24"/>
          <w:szCs w:val="24"/>
          <w:lang w:val="es-ES_tradnl"/>
        </w:rPr>
        <w:t xml:space="preserve">. </w:t>
      </w:r>
    </w:p>
    <w:p w14:paraId="0CB7F225" w14:textId="761E9AD2"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sz w:val="24"/>
          <w:szCs w:val="24"/>
          <w:lang w:val="es-ES_tradnl"/>
        </w:rPr>
        <w:t>Perception</w:t>
      </w:r>
      <w:proofErr w:type="spellEnd"/>
      <w:r w:rsidRPr="00132082">
        <w:rPr>
          <w:rFonts w:ascii="Times New Roman" w:eastAsia="Times New Roman" w:hAnsi="Times New Roman" w:cs="Times New Roman"/>
          <w:sz w:val="24"/>
          <w:szCs w:val="24"/>
          <w:lang w:val="es-ES_tradnl"/>
        </w:rPr>
        <w:t xml:space="preserve"> can be </w:t>
      </w:r>
      <w:proofErr w:type="spellStart"/>
      <w:r w:rsidRPr="00132082">
        <w:rPr>
          <w:rFonts w:ascii="Times New Roman" w:eastAsia="Times New Roman" w:hAnsi="Times New Roman" w:cs="Times New Roman"/>
          <w:sz w:val="24"/>
          <w:szCs w:val="24"/>
          <w:lang w:val="es-ES_tradnl"/>
        </w:rPr>
        <w:t>understood</w:t>
      </w:r>
      <w:proofErr w:type="spellEnd"/>
      <w:r w:rsidRPr="00132082">
        <w:rPr>
          <w:rFonts w:ascii="Times New Roman" w:eastAsia="Times New Roman" w:hAnsi="Times New Roman" w:cs="Times New Roman"/>
          <w:sz w:val="24"/>
          <w:szCs w:val="24"/>
          <w:lang w:val="es-ES_tradnl"/>
        </w:rPr>
        <w:t xml:space="preserve"> as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action</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effect</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capturing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things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through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senses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seeks</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directly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internalize</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organize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information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from</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environment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within</w:t>
      </w:r>
      <w:proofErr w:type="spellEnd"/>
      <w:r w:rsidRPr="00132082">
        <w:rPr>
          <w:rFonts w:ascii="Times New Roman" w:eastAsia="Times New Roman" w:hAnsi="Times New Roman" w:cs="Times New Roman"/>
          <w:sz w:val="24"/>
          <w:szCs w:val="24"/>
          <w:lang w:val="es-ES_tradnl"/>
        </w:rPr>
        <w:t xml:space="preserve"> a simple mental </w:t>
      </w:r>
      <w:proofErr w:type="spellStart"/>
      <w:r w:rsidRPr="00132082">
        <w:rPr>
          <w:rFonts w:ascii="Times New Roman" w:eastAsia="Times New Roman" w:hAnsi="Times New Roman" w:cs="Times New Roman"/>
          <w:sz w:val="24"/>
          <w:szCs w:val="24"/>
          <w:lang w:val="es-ES_tradnl"/>
        </w:rPr>
        <w:t>representation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process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involves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information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concepts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meanings</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sensations</w:t>
      </w:r>
      <w:proofErr w:type="spellEnd"/>
      <w:r w:rsidRPr="00132082">
        <w:rPr>
          <w:rFonts w:ascii="Times New Roman" w:eastAsia="Times New Roman" w:hAnsi="Times New Roman" w:cs="Times New Roman"/>
          <w:sz w:val="24"/>
          <w:szCs w:val="24"/>
          <w:lang w:val="es-ES_tradnl"/>
        </w:rPr>
        <w:t>.</w:t>
      </w:r>
    </w:p>
    <w:p w14:paraId="7D00C37F" w14:textId="455F2B1C"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sz w:val="24"/>
          <w:szCs w:val="24"/>
          <w:lang w:val="es-ES_tradnl"/>
        </w:rPr>
        <w:t>However</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recent</w:t>
      </w:r>
      <w:proofErr w:type="spellEnd"/>
      <w:r w:rsidRPr="00132082">
        <w:rPr>
          <w:rFonts w:ascii="Times New Roman" w:eastAsia="Times New Roman" w:hAnsi="Times New Roman" w:cs="Times New Roman"/>
          <w:sz w:val="24"/>
          <w:szCs w:val="24"/>
          <w:lang w:val="es-ES_tradnl"/>
        </w:rPr>
        <w:t xml:space="preserve"> times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conception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city</w:t>
      </w:r>
      <w:proofErr w:type="spellEnd"/>
      <w:r w:rsidRPr="00132082">
        <w:rPr>
          <w:rFonts w:ascii="Times New Roman" w:eastAsia="Times New Roman" w:hAnsi="Times New Roman" w:cs="Times New Roman"/>
          <w:sz w:val="24"/>
          <w:szCs w:val="24"/>
          <w:lang w:val="es-ES_tradnl"/>
        </w:rPr>
        <w:t xml:space="preserve"> has </w:t>
      </w:r>
      <w:proofErr w:type="spellStart"/>
      <w:r w:rsidRPr="00132082">
        <w:rPr>
          <w:rFonts w:ascii="Times New Roman" w:eastAsia="Times New Roman" w:hAnsi="Times New Roman" w:cs="Times New Roman"/>
          <w:sz w:val="24"/>
          <w:szCs w:val="24"/>
          <w:lang w:val="es-ES_tradnl"/>
        </w:rPr>
        <w:t>been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increasing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through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images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offered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by</w:t>
      </w:r>
      <w:proofErr w:type="spellEnd"/>
      <w:r w:rsidRPr="00132082">
        <w:rPr>
          <w:rFonts w:ascii="Times New Roman" w:eastAsia="Times New Roman" w:hAnsi="Times New Roman" w:cs="Times New Roman"/>
          <w:sz w:val="24"/>
          <w:szCs w:val="24"/>
          <w:lang w:val="es-ES_tradnl"/>
        </w:rPr>
        <w:t xml:space="preserve"> virtual media, </w:t>
      </w:r>
      <w:proofErr w:type="spellStart"/>
      <w:r w:rsidRPr="00132082">
        <w:rPr>
          <w:rFonts w:ascii="Times New Roman" w:eastAsia="Times New Roman" w:hAnsi="Times New Roman" w:cs="Times New Roman"/>
          <w:sz w:val="24"/>
          <w:szCs w:val="24"/>
          <w:lang w:val="es-ES_tradnl"/>
        </w:rPr>
        <w:t>which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provides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representations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created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information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from</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numerous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sites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presented</w:t>
      </w:r>
      <w:proofErr w:type="spellEnd"/>
      <w:r w:rsidRPr="00132082">
        <w:rPr>
          <w:rFonts w:ascii="Times New Roman" w:eastAsia="Times New Roman" w:hAnsi="Times New Roman" w:cs="Times New Roman"/>
          <w:sz w:val="24"/>
          <w:szCs w:val="24"/>
          <w:lang w:val="es-ES_tradnl"/>
        </w:rPr>
        <w:t xml:space="preserve"> as </w:t>
      </w:r>
      <w:proofErr w:type="spellStart"/>
      <w:r w:rsidRPr="00132082">
        <w:rPr>
          <w:rFonts w:ascii="Times New Roman" w:eastAsia="Times New Roman" w:hAnsi="Times New Roman" w:cs="Times New Roman"/>
          <w:sz w:val="24"/>
          <w:szCs w:val="24"/>
          <w:lang w:val="es-ES_tradnl"/>
        </w:rPr>
        <w:t>one</w:t>
      </w:r>
      <w:proofErr w:type="spellEnd"/>
      <w:r w:rsidRPr="00132082">
        <w:rPr>
          <w:rFonts w:ascii="Times New Roman" w:eastAsia="Times New Roman" w:hAnsi="Times New Roman" w:cs="Times New Roman"/>
          <w:sz w:val="24"/>
          <w:szCs w:val="24"/>
          <w:lang w:val="es-ES_tradnl"/>
        </w:rPr>
        <w:t xml:space="preserve"> more </w:t>
      </w:r>
      <w:proofErr w:type="spellStart"/>
      <w:r w:rsidRPr="00132082">
        <w:rPr>
          <w:rFonts w:ascii="Times New Roman" w:eastAsia="Times New Roman" w:hAnsi="Times New Roman" w:cs="Times New Roman"/>
          <w:sz w:val="24"/>
          <w:szCs w:val="24"/>
          <w:lang w:val="es-ES_tradnl"/>
        </w:rPr>
        <w:t>option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exploring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city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great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benefits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but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also</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voids</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legitimacy</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physical</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space</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its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context</w:t>
      </w:r>
      <w:proofErr w:type="spellEnd"/>
      <w:r w:rsidRPr="00132082">
        <w:rPr>
          <w:rFonts w:ascii="Times New Roman" w:eastAsia="Times New Roman" w:hAnsi="Times New Roman" w:cs="Times New Roman"/>
          <w:sz w:val="24"/>
          <w:szCs w:val="24"/>
          <w:lang w:val="es-ES_tradnl"/>
        </w:rPr>
        <w:t>.</w:t>
      </w:r>
    </w:p>
    <w:p w14:paraId="512443EE" w14:textId="5B4B8486" w:rsidR="00F61E7A" w:rsidRPr="00132082" w:rsidRDefault="60B169DF" w:rsidP="00F61E7A">
      <w:pPr>
        <w:spacing w:after="0" w:line="360" w:lineRule="auto"/>
        <w:textAlignment w:val="baseline"/>
        <w:rPr>
          <w:lang w:val="es-ES_tradnl"/>
        </w:rPr>
      </w:pPr>
      <w:r w:rsidRPr="00132082">
        <w:rPr>
          <w:rFonts w:ascii="Calibri" w:eastAsia="Calibri" w:hAnsi="Calibri" w:cs="Calibri"/>
          <w:lang w:val="es-ES_tradnl"/>
        </w:rPr>
        <w:lastRenderedPageBreak/>
        <w:t xml:space="preserve"> </w:t>
      </w:r>
    </w:p>
    <w:p w14:paraId="18144ADA" w14:textId="09C68053"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sz w:val="24"/>
          <w:szCs w:val="24"/>
          <w:lang w:val="es-ES_tradnl"/>
        </w:rPr>
        <w:t>When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making</w:t>
      </w:r>
      <w:proofErr w:type="spellEnd"/>
      <w:r w:rsidRPr="00132082">
        <w:rPr>
          <w:rFonts w:ascii="Times New Roman" w:eastAsia="Times New Roman" w:hAnsi="Times New Roman" w:cs="Times New Roman"/>
          <w:sz w:val="24"/>
          <w:szCs w:val="24"/>
          <w:lang w:val="es-ES_tradnl"/>
        </w:rPr>
        <w:t xml:space="preserve"> use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city</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relation</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offer</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public</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space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services</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commerce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worth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questioning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impact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virtual </w:t>
      </w:r>
      <w:proofErr w:type="spellStart"/>
      <w:r w:rsidRPr="00132082">
        <w:rPr>
          <w:rFonts w:ascii="Times New Roman" w:eastAsia="Times New Roman" w:hAnsi="Times New Roman" w:cs="Times New Roman"/>
          <w:sz w:val="24"/>
          <w:szCs w:val="24"/>
          <w:lang w:val="es-ES_tradnl"/>
        </w:rPr>
        <w:t>profile</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these</w:t>
      </w:r>
      <w:proofErr w:type="spellEnd"/>
      <w:r w:rsidRPr="00132082">
        <w:rPr>
          <w:rFonts w:ascii="Times New Roman" w:eastAsia="Times New Roman" w:hAnsi="Times New Roman" w:cs="Times New Roman"/>
          <w:sz w:val="24"/>
          <w:szCs w:val="24"/>
          <w:lang w:val="es-ES_tradnl"/>
        </w:rPr>
        <w:t xml:space="preserve"> places </w:t>
      </w:r>
      <w:proofErr w:type="spellStart"/>
      <w:r w:rsidRPr="00132082">
        <w:rPr>
          <w:rFonts w:ascii="Times New Roman" w:eastAsia="Times New Roman" w:hAnsi="Times New Roman" w:cs="Times New Roman"/>
          <w:sz w:val="24"/>
          <w:szCs w:val="24"/>
          <w:lang w:val="es-ES_tradnl"/>
        </w:rPr>
        <w:t>have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since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can </w:t>
      </w:r>
      <w:proofErr w:type="spellStart"/>
      <w:r w:rsidRPr="00132082">
        <w:rPr>
          <w:rFonts w:ascii="Times New Roman" w:eastAsia="Times New Roman" w:hAnsi="Times New Roman" w:cs="Times New Roman"/>
          <w:sz w:val="24"/>
          <w:szCs w:val="24"/>
          <w:lang w:val="es-ES_tradnl"/>
        </w:rPr>
        <w:t>have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repercussions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issues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such</w:t>
      </w:r>
      <w:proofErr w:type="spellEnd"/>
      <w:r w:rsidRPr="00132082">
        <w:rPr>
          <w:rFonts w:ascii="Times New Roman" w:eastAsia="Times New Roman" w:hAnsi="Times New Roman" w:cs="Times New Roman"/>
          <w:sz w:val="24"/>
          <w:szCs w:val="24"/>
          <w:lang w:val="es-ES_tradnl"/>
        </w:rPr>
        <w:t xml:space="preserve"> as </w:t>
      </w:r>
      <w:proofErr w:type="spellStart"/>
      <w:r w:rsidRPr="00132082">
        <w:rPr>
          <w:rFonts w:ascii="Times New Roman" w:eastAsia="Times New Roman" w:hAnsi="Times New Roman" w:cs="Times New Roman"/>
          <w:sz w:val="24"/>
          <w:szCs w:val="24"/>
          <w:lang w:val="es-ES_tradnl"/>
        </w:rPr>
        <w:t>travel</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mobility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which</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turn</w:t>
      </w:r>
      <w:proofErr w:type="spellEnd"/>
      <w:r w:rsidRPr="00132082">
        <w:rPr>
          <w:rFonts w:ascii="Times New Roman" w:eastAsia="Times New Roman" w:hAnsi="Times New Roman" w:cs="Times New Roman"/>
          <w:sz w:val="24"/>
          <w:szCs w:val="24"/>
          <w:lang w:val="es-ES_tradnl"/>
        </w:rPr>
        <w:t xml:space="preserve">, can </w:t>
      </w:r>
      <w:proofErr w:type="spellStart"/>
      <w:r w:rsidRPr="00132082">
        <w:rPr>
          <w:rFonts w:ascii="Times New Roman" w:eastAsia="Times New Roman" w:hAnsi="Times New Roman" w:cs="Times New Roman"/>
          <w:sz w:val="24"/>
          <w:szCs w:val="24"/>
          <w:lang w:val="es-ES_tradnl"/>
        </w:rPr>
        <w:t>influence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resignification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areas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use </w:t>
      </w:r>
      <w:proofErr w:type="spellStart"/>
      <w:r w:rsidRPr="00132082">
        <w:rPr>
          <w:rFonts w:ascii="Times New Roman" w:eastAsia="Times New Roman" w:hAnsi="Times New Roman" w:cs="Times New Roman"/>
          <w:sz w:val="24"/>
          <w:szCs w:val="24"/>
          <w:lang w:val="es-ES_tradnl"/>
        </w:rPr>
        <w:t>that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given</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them</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sense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worth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asking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if</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choice</w:t>
      </w:r>
      <w:proofErr w:type="spellEnd"/>
      <w:r w:rsidRPr="00132082">
        <w:rPr>
          <w:rFonts w:ascii="Times New Roman" w:eastAsia="Times New Roman" w:hAnsi="Times New Roman" w:cs="Times New Roman"/>
          <w:sz w:val="24"/>
          <w:szCs w:val="24"/>
          <w:lang w:val="es-ES_tradnl"/>
        </w:rPr>
        <w:t xml:space="preserve"> of places in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city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determined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questions</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conditions</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environment</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which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these</w:t>
      </w:r>
      <w:proofErr w:type="spellEnd"/>
      <w:r w:rsidRPr="00132082">
        <w:rPr>
          <w:rFonts w:ascii="Times New Roman" w:eastAsia="Times New Roman" w:hAnsi="Times New Roman" w:cs="Times New Roman"/>
          <w:sz w:val="24"/>
          <w:szCs w:val="24"/>
          <w:lang w:val="es-ES_tradnl"/>
        </w:rPr>
        <w:t xml:space="preserve"> places are </w:t>
      </w:r>
      <w:proofErr w:type="spellStart"/>
      <w:r w:rsidRPr="00132082">
        <w:rPr>
          <w:rFonts w:ascii="Times New Roman" w:eastAsia="Times New Roman" w:hAnsi="Times New Roman" w:cs="Times New Roman"/>
          <w:sz w:val="24"/>
          <w:szCs w:val="24"/>
          <w:lang w:val="es-ES_tradnl"/>
        </w:rPr>
        <w:t>located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conditions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reflect</w:t>
      </w:r>
      <w:proofErr w:type="spellEnd"/>
      <w:r w:rsidRPr="00132082">
        <w:rPr>
          <w:rFonts w:ascii="Times New Roman" w:eastAsia="Times New Roman" w:hAnsi="Times New Roman" w:cs="Times New Roman"/>
          <w:sz w:val="24"/>
          <w:szCs w:val="24"/>
          <w:lang w:val="es-ES_tradnl"/>
        </w:rPr>
        <w:t xml:space="preserve"> in a virtual </w:t>
      </w:r>
      <w:proofErr w:type="spellStart"/>
      <w:r w:rsidRPr="00132082">
        <w:rPr>
          <w:rFonts w:ascii="Times New Roman" w:eastAsia="Times New Roman" w:hAnsi="Times New Roman" w:cs="Times New Roman"/>
          <w:sz w:val="24"/>
          <w:szCs w:val="24"/>
          <w:lang w:val="es-ES_tradnl"/>
        </w:rPr>
        <w:t>environment</w:t>
      </w:r>
      <w:proofErr w:type="spellEnd"/>
      <w:r w:rsidRPr="00132082">
        <w:rPr>
          <w:rFonts w:ascii="Times New Roman" w:eastAsia="Times New Roman" w:hAnsi="Times New Roman" w:cs="Times New Roman"/>
          <w:sz w:val="24"/>
          <w:szCs w:val="24"/>
          <w:lang w:val="es-ES_tradnl"/>
        </w:rPr>
        <w:t>.</w:t>
      </w:r>
    </w:p>
    <w:p w14:paraId="1F773C18" w14:textId="722D2C3D" w:rsidR="00F61E7A" w:rsidRPr="00132082" w:rsidRDefault="60B169DF" w:rsidP="00F61E7A">
      <w:pPr>
        <w:spacing w:after="0" w:line="360" w:lineRule="auto"/>
        <w:textAlignment w:val="baseline"/>
        <w:rPr>
          <w:lang w:val="es-ES_tradnl"/>
        </w:rPr>
      </w:pPr>
      <w:r w:rsidRPr="00132082">
        <w:rPr>
          <w:rFonts w:ascii="Calibri" w:eastAsia="Calibri" w:hAnsi="Calibri" w:cs="Calibri"/>
          <w:lang w:val="es-ES_tradnl"/>
        </w:rPr>
        <w:t xml:space="preserve"> </w:t>
      </w:r>
    </w:p>
    <w:p w14:paraId="319A779E" w14:textId="63D54825"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new </w:t>
      </w:r>
      <w:proofErr w:type="spellStart"/>
      <w:r w:rsidRPr="00132082">
        <w:rPr>
          <w:rFonts w:ascii="Times New Roman" w:eastAsia="Times New Roman" w:hAnsi="Times New Roman" w:cs="Times New Roman"/>
          <w:sz w:val="24"/>
          <w:szCs w:val="24"/>
          <w:lang w:val="es-ES_tradnl"/>
        </w:rPr>
        <w:t>modality</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redefining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imaginary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practices</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configuration</w:t>
      </w:r>
      <w:proofErr w:type="spellEnd"/>
      <w:r w:rsidRPr="00132082">
        <w:rPr>
          <w:rFonts w:ascii="Times New Roman" w:eastAsia="Times New Roman" w:hAnsi="Times New Roman" w:cs="Times New Roman"/>
          <w:sz w:val="24"/>
          <w:szCs w:val="24"/>
          <w:lang w:val="es-ES_tradnl"/>
        </w:rPr>
        <w:t xml:space="preserve"> of a </w:t>
      </w:r>
      <w:proofErr w:type="spellStart"/>
      <w:r w:rsidRPr="00132082">
        <w:rPr>
          <w:rFonts w:ascii="Times New Roman" w:eastAsia="Times New Roman" w:hAnsi="Times New Roman" w:cs="Times New Roman"/>
          <w:sz w:val="24"/>
          <w:szCs w:val="24"/>
          <w:lang w:val="es-ES_tradnl"/>
        </w:rPr>
        <w:t>space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within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image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mediated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between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physical</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virtual, can lead to a crisis of </w:t>
      </w:r>
      <w:proofErr w:type="spellStart"/>
      <w:r w:rsidRPr="00132082">
        <w:rPr>
          <w:rFonts w:ascii="Times New Roman" w:eastAsia="Times New Roman" w:hAnsi="Times New Roman" w:cs="Times New Roman"/>
          <w:sz w:val="24"/>
          <w:szCs w:val="24"/>
          <w:lang w:val="es-ES_tradnl"/>
        </w:rPr>
        <w:t>representation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facing</w:t>
      </w:r>
      <w:proofErr w:type="spellEnd"/>
      <w:r w:rsidRPr="00132082">
        <w:rPr>
          <w:rFonts w:ascii="Times New Roman" w:eastAsia="Times New Roman" w:hAnsi="Times New Roman" w:cs="Times New Roman"/>
          <w:sz w:val="24"/>
          <w:szCs w:val="24"/>
          <w:lang w:val="es-ES_tradnl"/>
        </w:rPr>
        <w:t xml:space="preserve"> a series of </w:t>
      </w:r>
      <w:proofErr w:type="spellStart"/>
      <w:r w:rsidRPr="00132082">
        <w:rPr>
          <w:rFonts w:ascii="Times New Roman" w:eastAsia="Times New Roman" w:hAnsi="Times New Roman" w:cs="Times New Roman"/>
          <w:sz w:val="24"/>
          <w:szCs w:val="24"/>
          <w:lang w:val="es-ES_tradnl"/>
        </w:rPr>
        <w:t>hidden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phenomena</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such</w:t>
      </w:r>
      <w:proofErr w:type="spellEnd"/>
      <w:r w:rsidRPr="00132082">
        <w:rPr>
          <w:rFonts w:ascii="Times New Roman" w:eastAsia="Times New Roman" w:hAnsi="Times New Roman" w:cs="Times New Roman"/>
          <w:sz w:val="24"/>
          <w:szCs w:val="24"/>
          <w:lang w:val="es-ES_tradnl"/>
        </w:rPr>
        <w:t xml:space="preserve"> as </w:t>
      </w:r>
      <w:proofErr w:type="spellStart"/>
      <w:r w:rsidRPr="00132082">
        <w:rPr>
          <w:rFonts w:ascii="Times New Roman" w:eastAsia="Times New Roman" w:hAnsi="Times New Roman" w:cs="Times New Roman"/>
          <w:sz w:val="24"/>
          <w:szCs w:val="24"/>
          <w:lang w:val="es-ES_tradnl"/>
        </w:rPr>
        <w:t>isolation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lack</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mobility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including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fragmented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vision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city</w:t>
      </w:r>
      <w:proofErr w:type="spellEnd"/>
      <w:r w:rsidRPr="00132082">
        <w:rPr>
          <w:rFonts w:ascii="Times New Roman" w:eastAsia="Times New Roman" w:hAnsi="Times New Roman" w:cs="Times New Roman"/>
          <w:sz w:val="24"/>
          <w:szCs w:val="24"/>
          <w:lang w:val="es-ES_tradnl"/>
        </w:rPr>
        <w:t>.</w:t>
      </w:r>
    </w:p>
    <w:p w14:paraId="5C11FCDE" w14:textId="73D1EB9E" w:rsidR="00F61E7A" w:rsidRPr="00132082" w:rsidRDefault="60B169DF" w:rsidP="00F61E7A">
      <w:pPr>
        <w:spacing w:after="0" w:line="360" w:lineRule="auto"/>
        <w:textAlignment w:val="baseline"/>
        <w:rPr>
          <w:lang w:val="es-ES_tradnl"/>
        </w:rPr>
      </w:pPr>
      <w:r w:rsidRPr="00132082">
        <w:rPr>
          <w:rFonts w:ascii="Calibri" w:eastAsia="Calibri" w:hAnsi="Calibri" w:cs="Calibri"/>
          <w:lang w:val="es-ES_tradnl"/>
        </w:rPr>
        <w:t xml:space="preserve"> </w:t>
      </w:r>
    </w:p>
    <w:p w14:paraId="01AC8E3D" w14:textId="35FD3717"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sz w:val="24"/>
          <w:szCs w:val="24"/>
          <w:lang w:val="es-ES_tradnl"/>
        </w:rPr>
        <w:t>Despite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loss</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lived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experience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virtual </w:t>
      </w:r>
      <w:proofErr w:type="spellStart"/>
      <w:r w:rsidRPr="00132082">
        <w:rPr>
          <w:rFonts w:ascii="Times New Roman" w:eastAsia="Times New Roman" w:hAnsi="Times New Roman" w:cs="Times New Roman"/>
          <w:sz w:val="24"/>
          <w:szCs w:val="24"/>
          <w:lang w:val="es-ES_tradnl"/>
        </w:rPr>
        <w:t>universe</w:t>
      </w:r>
      <w:proofErr w:type="spellEnd"/>
      <w:r w:rsidRPr="00132082">
        <w:rPr>
          <w:rFonts w:ascii="Times New Roman" w:eastAsia="Times New Roman" w:hAnsi="Times New Roman" w:cs="Times New Roman"/>
          <w:sz w:val="24"/>
          <w:szCs w:val="24"/>
          <w:lang w:val="es-ES_tradnl"/>
        </w:rPr>
        <w:t xml:space="preserve"> has </w:t>
      </w:r>
      <w:proofErr w:type="spellStart"/>
      <w:r w:rsidRPr="00132082">
        <w:rPr>
          <w:rFonts w:ascii="Times New Roman" w:eastAsia="Times New Roman" w:hAnsi="Times New Roman" w:cs="Times New Roman"/>
          <w:sz w:val="24"/>
          <w:szCs w:val="24"/>
          <w:lang w:val="es-ES_tradnl"/>
        </w:rPr>
        <w:t>become</w:t>
      </w:r>
      <w:proofErr w:type="spellEnd"/>
      <w:r w:rsidRPr="00132082">
        <w:rPr>
          <w:rFonts w:ascii="Times New Roman" w:eastAsia="Times New Roman" w:hAnsi="Times New Roman" w:cs="Times New Roman"/>
          <w:sz w:val="24"/>
          <w:szCs w:val="24"/>
          <w:lang w:val="es-ES_tradnl"/>
        </w:rPr>
        <w:t xml:space="preserve"> a vital </w:t>
      </w:r>
      <w:proofErr w:type="spellStart"/>
      <w:r w:rsidRPr="00132082">
        <w:rPr>
          <w:rFonts w:ascii="Times New Roman" w:eastAsia="Times New Roman" w:hAnsi="Times New Roman" w:cs="Times New Roman"/>
          <w:sz w:val="24"/>
          <w:szCs w:val="24"/>
          <w:lang w:val="es-ES_tradnl"/>
        </w:rPr>
        <w:t>part</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people</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world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sites</w:t>
      </w:r>
      <w:proofErr w:type="spellEnd"/>
      <w:r w:rsidRPr="00132082">
        <w:rPr>
          <w:rFonts w:ascii="Times New Roman" w:eastAsia="Times New Roman" w:hAnsi="Times New Roman" w:cs="Times New Roman"/>
          <w:sz w:val="24"/>
          <w:szCs w:val="24"/>
          <w:lang w:val="es-ES_tradnl"/>
        </w:rPr>
        <w:t xml:space="preserve"> are </w:t>
      </w:r>
      <w:proofErr w:type="spellStart"/>
      <w:r w:rsidRPr="00132082">
        <w:rPr>
          <w:rFonts w:ascii="Times New Roman" w:eastAsia="Times New Roman" w:hAnsi="Times New Roman" w:cs="Times New Roman"/>
          <w:sz w:val="24"/>
          <w:szCs w:val="24"/>
          <w:lang w:val="es-ES_tradnl"/>
        </w:rPr>
        <w:t>for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many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urban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users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option</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consider</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knowledge</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communication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within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their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sites</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interest</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context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several</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questions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arise</w:t>
      </w:r>
      <w:proofErr w:type="spellEnd"/>
      <w:r w:rsidRPr="00132082">
        <w:rPr>
          <w:rFonts w:ascii="Times New Roman" w:eastAsia="Times New Roman" w:hAnsi="Times New Roman" w:cs="Times New Roman"/>
          <w:sz w:val="24"/>
          <w:szCs w:val="24"/>
          <w:lang w:val="es-ES_tradnl"/>
        </w:rPr>
        <w:t xml:space="preserve">: </w:t>
      </w:r>
      <w:proofErr w:type="spellStart"/>
      <w:proofErr w:type="gramStart"/>
      <w:r w:rsidRPr="00132082">
        <w:rPr>
          <w:rFonts w:ascii="Times New Roman" w:eastAsia="Times New Roman" w:hAnsi="Times New Roman" w:cs="Times New Roman"/>
          <w:sz w:val="24"/>
          <w:szCs w:val="24"/>
          <w:lang w:val="es-ES_tradnl"/>
        </w:rPr>
        <w:t>What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types</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urban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imaginaries</w:t>
      </w:r>
      <w:proofErr w:type="spellEnd"/>
      <w:r w:rsidRPr="00132082">
        <w:rPr>
          <w:rFonts w:ascii="Times New Roman" w:eastAsia="Times New Roman" w:hAnsi="Times New Roman" w:cs="Times New Roman"/>
          <w:sz w:val="24"/>
          <w:szCs w:val="24"/>
          <w:lang w:val="es-ES_tradnl"/>
        </w:rPr>
        <w:t xml:space="preserve"> are </w:t>
      </w:r>
      <w:proofErr w:type="spellStart"/>
      <w:r w:rsidRPr="00132082">
        <w:rPr>
          <w:rFonts w:ascii="Times New Roman" w:eastAsia="Times New Roman" w:hAnsi="Times New Roman" w:cs="Times New Roman"/>
          <w:sz w:val="24"/>
          <w:szCs w:val="24"/>
          <w:lang w:val="es-ES_tradnl"/>
        </w:rPr>
        <w:t>being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created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derived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from</w:t>
      </w:r>
      <w:proofErr w:type="spellEnd"/>
      <w:r w:rsidRPr="00132082">
        <w:rPr>
          <w:rFonts w:ascii="Times New Roman" w:eastAsia="Times New Roman" w:hAnsi="Times New Roman" w:cs="Times New Roman"/>
          <w:sz w:val="24"/>
          <w:szCs w:val="24"/>
          <w:lang w:val="es-ES_tradnl"/>
        </w:rPr>
        <w:t xml:space="preserve"> virtual media?</w:t>
      </w:r>
      <w:proofErr w:type="gram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dilemma</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which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option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better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experience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virtual? </w:t>
      </w:r>
      <w:proofErr w:type="spellStart"/>
      <w:proofErr w:type="gramStart"/>
      <w:r w:rsidRPr="00132082">
        <w:rPr>
          <w:rFonts w:ascii="Times New Roman" w:eastAsia="Times New Roman" w:hAnsi="Times New Roman" w:cs="Times New Roman"/>
          <w:sz w:val="24"/>
          <w:szCs w:val="24"/>
          <w:lang w:val="es-ES_tradnl"/>
        </w:rPr>
        <w:t>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definitely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what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network</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a virtual </w:t>
      </w:r>
      <w:proofErr w:type="spellStart"/>
      <w:r w:rsidRPr="00132082">
        <w:rPr>
          <w:rFonts w:ascii="Times New Roman" w:eastAsia="Times New Roman" w:hAnsi="Times New Roman" w:cs="Times New Roman"/>
          <w:sz w:val="24"/>
          <w:szCs w:val="24"/>
          <w:lang w:val="es-ES_tradnl"/>
        </w:rPr>
        <w:t>site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better</w:t>
      </w:r>
      <w:proofErr w:type="spellEnd"/>
      <w:r w:rsidRPr="00132082">
        <w:rPr>
          <w:rFonts w:ascii="Times New Roman" w:eastAsia="Times New Roman" w:hAnsi="Times New Roman" w:cs="Times New Roman"/>
          <w:sz w:val="24"/>
          <w:szCs w:val="24"/>
          <w:lang w:val="es-ES_tradnl"/>
        </w:rPr>
        <w:t>?</w:t>
      </w:r>
      <w:proofErr w:type="gramEnd"/>
    </w:p>
    <w:p w14:paraId="74F01C3B" w14:textId="783900D6" w:rsidR="00F61E7A" w:rsidRPr="00132082" w:rsidRDefault="60B169DF" w:rsidP="00F61E7A">
      <w:pPr>
        <w:spacing w:after="0" w:line="360" w:lineRule="auto"/>
        <w:textAlignment w:val="baseline"/>
        <w:rPr>
          <w:lang w:val="es-ES_tradnl"/>
        </w:rPr>
      </w:pPr>
      <w:r w:rsidRPr="00132082">
        <w:rPr>
          <w:rFonts w:ascii="Calibri" w:eastAsia="Calibri" w:hAnsi="Calibri" w:cs="Calibri"/>
          <w:lang w:val="es-ES_tradnl"/>
        </w:rPr>
        <w:t xml:space="preserve"> </w:t>
      </w:r>
    </w:p>
    <w:p w14:paraId="0FC2FD14" w14:textId="12525B99" w:rsidR="00F61E7A" w:rsidRPr="00132082" w:rsidRDefault="60B169DF" w:rsidP="00F61E7A">
      <w:pPr>
        <w:spacing w:after="0" w:line="360" w:lineRule="auto"/>
        <w:textAlignment w:val="baseline"/>
        <w:rPr>
          <w:lang w:val="es-ES_tradnl"/>
        </w:rPr>
      </w:pPr>
      <w:proofErr w:type="spellStart"/>
      <w:r w:rsidRPr="00132082">
        <w:rPr>
          <w:rFonts w:ascii="Times New Roman" w:eastAsia="Times New Roman" w:hAnsi="Times New Roman" w:cs="Times New Roman"/>
          <w:sz w:val="24"/>
          <w:szCs w:val="24"/>
          <w:lang w:val="es-ES_tradnl"/>
        </w:rPr>
        <w:t>What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developed</w:t>
      </w:r>
      <w:proofErr w:type="spellEnd"/>
      <w:r w:rsidRPr="00132082">
        <w:rPr>
          <w:rFonts w:ascii="Times New Roman" w:eastAsia="Times New Roman" w:hAnsi="Times New Roman" w:cs="Times New Roman"/>
          <w:sz w:val="24"/>
          <w:szCs w:val="24"/>
          <w:lang w:val="es-ES_tradnl"/>
        </w:rPr>
        <w:t xml:space="preserve"> in </w:t>
      </w:r>
      <w:proofErr w:type="spellStart"/>
      <w:r w:rsidRPr="00132082">
        <w:rPr>
          <w:rFonts w:ascii="Times New Roman" w:eastAsia="Times New Roman" w:hAnsi="Times New Roman" w:cs="Times New Roman"/>
          <w:sz w:val="24"/>
          <w:szCs w:val="24"/>
          <w:lang w:val="es-ES_tradnl"/>
        </w:rPr>
        <w:t>this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text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approach</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close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gap </w:t>
      </w:r>
      <w:proofErr w:type="spellStart"/>
      <w:r w:rsidRPr="00132082">
        <w:rPr>
          <w:rFonts w:ascii="Times New Roman" w:eastAsia="Times New Roman" w:hAnsi="Times New Roman" w:cs="Times New Roman"/>
          <w:sz w:val="24"/>
          <w:szCs w:val="24"/>
          <w:lang w:val="es-ES_tradnl"/>
        </w:rPr>
        <w:t>between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virtuality</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physical</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that</w:t>
      </w:r>
      <w:proofErr w:type="spellEnd"/>
      <w:r w:rsidRPr="00132082">
        <w:rPr>
          <w:rFonts w:ascii="Times New Roman" w:eastAsia="Times New Roman" w:hAnsi="Times New Roman" w:cs="Times New Roman"/>
          <w:sz w:val="24"/>
          <w:szCs w:val="24"/>
          <w:lang w:val="es-ES_tradnl"/>
        </w:rPr>
        <w:t xml:space="preserve"> converges in </w:t>
      </w:r>
      <w:proofErr w:type="spellStart"/>
      <w:r w:rsidRPr="00132082">
        <w:rPr>
          <w:rFonts w:ascii="Times New Roman" w:eastAsia="Times New Roman" w:hAnsi="Times New Roman" w:cs="Times New Roman"/>
          <w:sz w:val="24"/>
          <w:szCs w:val="24"/>
          <w:lang w:val="es-ES_tradnl"/>
        </w:rPr>
        <w:t>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urban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environment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doing</w:t>
      </w:r>
      <w:proofErr w:type="spellEnd"/>
      <w:r w:rsidRPr="00132082">
        <w:rPr>
          <w:rFonts w:ascii="Times New Roman" w:eastAsia="Times New Roman" w:hAnsi="Times New Roman" w:cs="Times New Roman"/>
          <w:sz w:val="24"/>
          <w:szCs w:val="24"/>
          <w:lang w:val="es-ES_tradnl"/>
        </w:rPr>
        <w:t xml:space="preserve"> a </w:t>
      </w:r>
      <w:proofErr w:type="spellStart"/>
      <w:r w:rsidRPr="00132082">
        <w:rPr>
          <w:rFonts w:ascii="Times New Roman" w:eastAsia="Times New Roman" w:hAnsi="Times New Roman" w:cs="Times New Roman"/>
          <w:sz w:val="24"/>
          <w:szCs w:val="24"/>
          <w:lang w:val="es-ES_tradnl"/>
        </w:rPr>
        <w:t>qualitative</w:t>
      </w:r>
      <w:proofErr w:type="spellEnd"/>
      <w:r w:rsidRPr="00132082">
        <w:rPr>
          <w:rFonts w:ascii="Times New Roman" w:eastAsia="Times New Roman" w:hAnsi="Times New Roman" w:cs="Times New Roman"/>
          <w:sz w:val="24"/>
          <w:szCs w:val="24"/>
          <w:lang w:val="es-ES_tradnl"/>
        </w:rPr>
        <w:t xml:space="preserve"> case </w:t>
      </w:r>
      <w:proofErr w:type="spellStart"/>
      <w:r w:rsidRPr="00132082">
        <w:rPr>
          <w:rFonts w:ascii="Times New Roman" w:eastAsia="Times New Roman" w:hAnsi="Times New Roman" w:cs="Times New Roman"/>
          <w:sz w:val="24"/>
          <w:szCs w:val="24"/>
          <w:lang w:val="es-ES_tradnl"/>
        </w:rPr>
        <w:t>study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where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firstly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perception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imaginary</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area</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started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later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observed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qualities</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environment</w:t>
      </w:r>
      <w:proofErr w:type="spellEnd"/>
      <w:r w:rsidRPr="00132082">
        <w:rPr>
          <w:rFonts w:ascii="Times New Roman" w:eastAsia="Times New Roman" w:hAnsi="Times New Roman" w:cs="Times New Roman"/>
          <w:sz w:val="24"/>
          <w:szCs w:val="24"/>
          <w:lang w:val="es-ES_tradnl"/>
        </w:rPr>
        <w:t xml:space="preserve">, as </w:t>
      </w:r>
      <w:proofErr w:type="spellStart"/>
      <w:r w:rsidRPr="00132082">
        <w:rPr>
          <w:rFonts w:ascii="Times New Roman" w:eastAsia="Times New Roman" w:hAnsi="Times New Roman" w:cs="Times New Roman"/>
          <w:sz w:val="24"/>
          <w:szCs w:val="24"/>
          <w:lang w:val="es-ES_tradnl"/>
        </w:rPr>
        <w:t>well</w:t>
      </w:r>
      <w:proofErr w:type="spellEnd"/>
      <w:r w:rsidRPr="00132082">
        <w:rPr>
          <w:rFonts w:ascii="Times New Roman" w:eastAsia="Times New Roman" w:hAnsi="Times New Roman" w:cs="Times New Roman"/>
          <w:sz w:val="24"/>
          <w:szCs w:val="24"/>
          <w:lang w:val="es-ES_tradnl"/>
        </w:rPr>
        <w:t xml:space="preserve"> as a </w:t>
      </w:r>
      <w:proofErr w:type="spellStart"/>
      <w:r w:rsidRPr="00132082">
        <w:rPr>
          <w:rFonts w:ascii="Times New Roman" w:eastAsia="Times New Roman" w:hAnsi="Times New Roman" w:cs="Times New Roman"/>
          <w:sz w:val="24"/>
          <w:szCs w:val="24"/>
          <w:lang w:val="es-ES_tradnl"/>
        </w:rPr>
        <w:t>study</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virtual </w:t>
      </w:r>
      <w:proofErr w:type="spellStart"/>
      <w:r w:rsidRPr="00132082">
        <w:rPr>
          <w:rFonts w:ascii="Times New Roman" w:eastAsia="Times New Roman" w:hAnsi="Times New Roman" w:cs="Times New Roman"/>
          <w:sz w:val="24"/>
          <w:szCs w:val="24"/>
          <w:lang w:val="es-ES_tradnl"/>
        </w:rPr>
        <w:t>profile</w:t>
      </w:r>
      <w:proofErr w:type="spellEnd"/>
      <w:r w:rsidRPr="00132082">
        <w:rPr>
          <w:rFonts w:ascii="Times New Roman" w:eastAsia="Times New Roman" w:hAnsi="Times New Roman" w:cs="Times New Roman"/>
          <w:sz w:val="24"/>
          <w:szCs w:val="24"/>
          <w:lang w:val="es-ES_tradnl"/>
        </w:rPr>
        <w:t xml:space="preserve"> of places </w:t>
      </w:r>
      <w:proofErr w:type="spellStart"/>
      <w:r w:rsidRPr="00132082">
        <w:rPr>
          <w:rFonts w:ascii="Times New Roman" w:eastAsia="Times New Roman" w:hAnsi="Times New Roman" w:cs="Times New Roman"/>
          <w:sz w:val="24"/>
          <w:szCs w:val="24"/>
          <w:lang w:val="es-ES_tradnl"/>
        </w:rPr>
        <w:t>that</w:t>
      </w:r>
      <w:proofErr w:type="spellEnd"/>
      <w:r w:rsidRPr="00132082">
        <w:rPr>
          <w:rFonts w:ascii="Times New Roman" w:eastAsia="Times New Roman" w:hAnsi="Times New Roman" w:cs="Times New Roman"/>
          <w:sz w:val="24"/>
          <w:szCs w:val="24"/>
          <w:lang w:val="es-ES_tradnl"/>
        </w:rPr>
        <w:t xml:space="preserve"> are </w:t>
      </w:r>
      <w:proofErr w:type="spellStart"/>
      <w:r w:rsidRPr="00132082">
        <w:rPr>
          <w:rFonts w:ascii="Times New Roman" w:eastAsia="Times New Roman" w:hAnsi="Times New Roman" w:cs="Times New Roman"/>
          <w:sz w:val="24"/>
          <w:szCs w:val="24"/>
          <w:lang w:val="es-ES_tradnl"/>
        </w:rPr>
        <w:t>located</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there</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finally</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instrument</w:t>
      </w:r>
      <w:proofErr w:type="spellEnd"/>
      <w:r w:rsidRPr="00132082">
        <w:rPr>
          <w:rFonts w:ascii="Times New Roman" w:eastAsia="Times New Roman" w:hAnsi="Times New Roman" w:cs="Times New Roman"/>
          <w:sz w:val="24"/>
          <w:szCs w:val="24"/>
          <w:lang w:val="es-ES_tradnl"/>
        </w:rPr>
        <w:t xml:space="preserve"> to </w:t>
      </w:r>
      <w:proofErr w:type="spellStart"/>
      <w:r w:rsidRPr="00132082">
        <w:rPr>
          <w:rFonts w:ascii="Times New Roman" w:eastAsia="Times New Roman" w:hAnsi="Times New Roman" w:cs="Times New Roman"/>
          <w:sz w:val="24"/>
          <w:szCs w:val="24"/>
          <w:lang w:val="es-ES_tradnl"/>
        </w:rPr>
        <w:t>know</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how</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decisions</w:t>
      </w:r>
      <w:proofErr w:type="spellEnd"/>
      <w:r w:rsidRPr="00132082">
        <w:rPr>
          <w:rFonts w:ascii="Times New Roman" w:eastAsia="Times New Roman" w:hAnsi="Times New Roman" w:cs="Times New Roman"/>
          <w:sz w:val="24"/>
          <w:szCs w:val="24"/>
          <w:lang w:val="es-ES_tradnl"/>
        </w:rPr>
        <w:t xml:space="preserve"> are </w:t>
      </w:r>
      <w:proofErr w:type="spellStart"/>
      <w:r w:rsidRPr="00132082">
        <w:rPr>
          <w:rFonts w:ascii="Times New Roman" w:eastAsia="Times New Roman" w:hAnsi="Times New Roman" w:cs="Times New Roman"/>
          <w:sz w:val="24"/>
          <w:szCs w:val="24"/>
          <w:lang w:val="es-ES_tradnl"/>
        </w:rPr>
        <w:t>made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about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those</w:t>
      </w:r>
      <w:proofErr w:type="spellEnd"/>
      <w:r w:rsidRPr="00132082">
        <w:rPr>
          <w:rFonts w:ascii="Times New Roman" w:eastAsia="Times New Roman" w:hAnsi="Times New Roman" w:cs="Times New Roman"/>
          <w:sz w:val="24"/>
          <w:szCs w:val="24"/>
          <w:lang w:val="es-ES_tradnl"/>
        </w:rPr>
        <w:t xml:space="preserve"> places.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foregoing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with</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aim</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exposing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relevance</w:t>
      </w:r>
      <w:proofErr w:type="spellEnd"/>
      <w:r w:rsidRPr="00132082">
        <w:rPr>
          <w:rFonts w:ascii="Times New Roman" w:eastAsia="Times New Roman" w:hAnsi="Times New Roman" w:cs="Times New Roman"/>
          <w:sz w:val="24"/>
          <w:szCs w:val="24"/>
          <w:lang w:val="es-ES_tradnl"/>
        </w:rPr>
        <w:t xml:space="preserve"> of a </w:t>
      </w:r>
      <w:proofErr w:type="spellStart"/>
      <w:r w:rsidRPr="00132082">
        <w:rPr>
          <w:rFonts w:ascii="Times New Roman" w:eastAsia="Times New Roman" w:hAnsi="Times New Roman" w:cs="Times New Roman"/>
          <w:sz w:val="24"/>
          <w:szCs w:val="24"/>
          <w:lang w:val="es-ES_tradnl"/>
        </w:rPr>
        <w:t>comprehensive</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holistic</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vision</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for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the</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design</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cities</w:t>
      </w:r>
      <w:proofErr w:type="spellEnd"/>
      <w:r w:rsidRPr="00132082">
        <w:rPr>
          <w:rFonts w:ascii="Times New Roman" w:eastAsia="Times New Roman" w:hAnsi="Times New Roman" w:cs="Times New Roman"/>
          <w:sz w:val="24"/>
          <w:szCs w:val="24"/>
          <w:lang w:val="es-ES_tradnl"/>
        </w:rPr>
        <w:t xml:space="preserve"> and </w:t>
      </w:r>
      <w:proofErr w:type="spellStart"/>
      <w:r w:rsidRPr="00132082">
        <w:rPr>
          <w:rFonts w:ascii="Times New Roman" w:eastAsia="Times New Roman" w:hAnsi="Times New Roman" w:cs="Times New Roman"/>
          <w:sz w:val="24"/>
          <w:szCs w:val="24"/>
          <w:lang w:val="es-ES_tradnl"/>
        </w:rPr>
        <w:t>their</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objects</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taking</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into</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account</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both</w:t>
      </w:r>
      <w:proofErr w:type="spellEnd"/>
      <w:r w:rsidRPr="00132082">
        <w:rPr>
          <w:rFonts w:ascii="Times New Roman" w:eastAsia="Times New Roman" w:hAnsi="Times New Roman" w:cs="Times New Roman"/>
          <w:sz w:val="24"/>
          <w:szCs w:val="24"/>
          <w:lang w:val="es-ES_tradnl"/>
        </w:rPr>
        <w:t xml:space="preserve"> virtual and </w:t>
      </w:r>
      <w:proofErr w:type="spellStart"/>
      <w:r w:rsidRPr="00132082">
        <w:rPr>
          <w:rFonts w:ascii="Times New Roman" w:eastAsia="Times New Roman" w:hAnsi="Times New Roman" w:cs="Times New Roman"/>
          <w:sz w:val="24"/>
          <w:szCs w:val="24"/>
          <w:lang w:val="es-ES_tradnl"/>
        </w:rPr>
        <w:t>physical</w:t>
      </w:r>
      <w:proofErr w:type="spellEnd"/>
      <w:r w:rsidRPr="00132082">
        <w:rPr>
          <w:rFonts w:ascii="Times New Roman" w:eastAsia="Times New Roman" w:hAnsi="Times New Roman" w:cs="Times New Roman"/>
          <w:sz w:val="24"/>
          <w:szCs w:val="24"/>
          <w:lang w:val="es-ES_tradnl"/>
        </w:rPr>
        <w:t xml:space="preserve"> </w:t>
      </w:r>
      <w:proofErr w:type="spellStart"/>
      <w:r w:rsidRPr="00132082">
        <w:rPr>
          <w:rFonts w:ascii="Times New Roman" w:eastAsia="Times New Roman" w:hAnsi="Times New Roman" w:cs="Times New Roman"/>
          <w:sz w:val="24"/>
          <w:szCs w:val="24"/>
          <w:lang w:val="es-ES_tradnl"/>
        </w:rPr>
        <w:t>information</w:t>
      </w:r>
      <w:proofErr w:type="spellEnd"/>
      <w:r w:rsidRPr="00132082">
        <w:rPr>
          <w:rFonts w:ascii="Times New Roman" w:eastAsia="Times New Roman" w:hAnsi="Times New Roman" w:cs="Times New Roman"/>
          <w:sz w:val="24"/>
          <w:szCs w:val="24"/>
          <w:lang w:val="es-ES_tradnl"/>
        </w:rPr>
        <w:t>.</w:t>
      </w:r>
    </w:p>
    <w:p w14:paraId="6334951C" w14:textId="52519C82" w:rsidR="00F61E7A" w:rsidRPr="00132082" w:rsidRDefault="00F61E7A" w:rsidP="00F61E7A">
      <w:pPr>
        <w:spacing w:after="0" w:line="360" w:lineRule="auto"/>
        <w:textAlignment w:val="baseline"/>
        <w:rPr>
          <w:lang w:val="es-ES_tradnl"/>
        </w:rPr>
      </w:pPr>
      <w:r w:rsidRPr="00132082">
        <w:rPr>
          <w:lang w:val="es-ES_tradnl"/>
        </w:rPr>
        <w:br/>
      </w:r>
      <w:proofErr w:type="spellStart"/>
      <w:r w:rsidR="60B169DF" w:rsidRPr="00132082">
        <w:rPr>
          <w:rFonts w:ascii="Times New Roman" w:eastAsia="Times New Roman" w:hAnsi="Times New Roman" w:cs="Times New Roman"/>
          <w:sz w:val="24"/>
          <w:szCs w:val="24"/>
          <w:lang w:val="es-ES_tradnl"/>
        </w:rPr>
        <w:t>Keywords</w:t>
      </w:r>
      <w:proofErr w:type="spellEnd"/>
      <w:r w:rsidR="60B169DF" w:rsidRPr="00132082">
        <w:rPr>
          <w:rFonts w:ascii="Times New Roman" w:eastAsia="Times New Roman" w:hAnsi="Times New Roman" w:cs="Times New Roman"/>
          <w:sz w:val="24"/>
          <w:szCs w:val="24"/>
          <w:lang w:val="es-ES_tradnl"/>
        </w:rPr>
        <w:t xml:space="preserve">: </w:t>
      </w:r>
      <w:proofErr w:type="spellStart"/>
      <w:r w:rsidR="60B169DF" w:rsidRPr="00132082">
        <w:rPr>
          <w:rFonts w:ascii="Times New Roman" w:eastAsia="Times New Roman" w:hAnsi="Times New Roman" w:cs="Times New Roman"/>
          <w:sz w:val="24"/>
          <w:szCs w:val="24"/>
          <w:lang w:val="es-ES_tradnl"/>
        </w:rPr>
        <w:t>physical</w:t>
      </w:r>
      <w:proofErr w:type="spellEnd"/>
      <w:r w:rsidR="60B169DF" w:rsidRPr="00132082">
        <w:rPr>
          <w:rFonts w:ascii="Times New Roman" w:eastAsia="Times New Roman" w:hAnsi="Times New Roman" w:cs="Times New Roman"/>
          <w:sz w:val="24"/>
          <w:szCs w:val="24"/>
          <w:lang w:val="es-ES_tradnl"/>
        </w:rPr>
        <w:t xml:space="preserve"> </w:t>
      </w:r>
      <w:proofErr w:type="spellStart"/>
      <w:r w:rsidR="60B169DF" w:rsidRPr="00132082">
        <w:rPr>
          <w:rFonts w:ascii="Times New Roman" w:eastAsia="Times New Roman" w:hAnsi="Times New Roman" w:cs="Times New Roman"/>
          <w:sz w:val="24"/>
          <w:szCs w:val="24"/>
          <w:lang w:val="es-ES_tradnl"/>
        </w:rPr>
        <w:t>environments</w:t>
      </w:r>
      <w:proofErr w:type="spellEnd"/>
      <w:r w:rsidR="60B169DF" w:rsidRPr="00132082">
        <w:rPr>
          <w:rFonts w:ascii="Times New Roman" w:eastAsia="Times New Roman" w:hAnsi="Times New Roman" w:cs="Times New Roman"/>
          <w:sz w:val="24"/>
          <w:szCs w:val="24"/>
          <w:lang w:val="es-ES_tradnl"/>
        </w:rPr>
        <w:t xml:space="preserve"> virtual </w:t>
      </w:r>
      <w:proofErr w:type="spellStart"/>
      <w:r w:rsidR="60B169DF" w:rsidRPr="00132082">
        <w:rPr>
          <w:rFonts w:ascii="Times New Roman" w:eastAsia="Times New Roman" w:hAnsi="Times New Roman" w:cs="Times New Roman"/>
          <w:sz w:val="24"/>
          <w:szCs w:val="24"/>
          <w:lang w:val="es-ES_tradnl"/>
        </w:rPr>
        <w:t>environments</w:t>
      </w:r>
      <w:proofErr w:type="spellEnd"/>
      <w:r w:rsidR="60B169DF" w:rsidRPr="00132082">
        <w:rPr>
          <w:rFonts w:ascii="Times New Roman" w:eastAsia="Times New Roman" w:hAnsi="Times New Roman" w:cs="Times New Roman"/>
          <w:sz w:val="24"/>
          <w:szCs w:val="24"/>
          <w:lang w:val="es-ES_tradnl"/>
        </w:rPr>
        <w:t xml:space="preserve">, </w:t>
      </w:r>
      <w:proofErr w:type="spellStart"/>
      <w:r w:rsidR="60B169DF" w:rsidRPr="00132082">
        <w:rPr>
          <w:rFonts w:ascii="Times New Roman" w:eastAsia="Times New Roman" w:hAnsi="Times New Roman" w:cs="Times New Roman"/>
          <w:sz w:val="24"/>
          <w:szCs w:val="24"/>
          <w:lang w:val="es-ES_tradnl"/>
        </w:rPr>
        <w:t>city</w:t>
      </w:r>
      <w:proofErr w:type="spellEnd"/>
      <w:r w:rsidR="60B169DF" w:rsidRPr="00132082">
        <w:rPr>
          <w:rFonts w:ascii="Times New Roman" w:eastAsia="Times New Roman" w:hAnsi="Times New Roman" w:cs="Times New Roman"/>
          <w:sz w:val="24"/>
          <w:szCs w:val="24"/>
          <w:lang w:val="es-ES_tradnl"/>
        </w:rPr>
        <w:t xml:space="preserve"> </w:t>
      </w:r>
      <w:proofErr w:type="spellStart"/>
      <w:r w:rsidR="60B169DF" w:rsidRPr="00132082">
        <w:rPr>
          <w:rFonts w:ascii="Times New Roman" w:eastAsia="Times New Roman" w:hAnsi="Times New Roman" w:cs="Times New Roman"/>
          <w:sz w:val="24"/>
          <w:szCs w:val="24"/>
          <w:lang w:val="es-ES_tradnl"/>
        </w:rPr>
        <w:t>perception</w:t>
      </w:r>
      <w:proofErr w:type="spellEnd"/>
    </w:p>
    <w:p w14:paraId="6DFE5164" w14:textId="1E4584E0"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0"/>
          <w:szCs w:val="20"/>
          <w:lang w:val="es-ES_tradnl"/>
        </w:rPr>
        <w:lastRenderedPageBreak/>
        <w:t xml:space="preserve"> </w:t>
      </w:r>
    </w:p>
    <w:p w14:paraId="7D93888C" w14:textId="076CA3F4"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b/>
          <w:bCs/>
          <w:sz w:val="24"/>
          <w:szCs w:val="24"/>
          <w:lang w:val="es-ES_tradnl"/>
        </w:rPr>
        <w:t xml:space="preserve"> Introducción.</w:t>
      </w:r>
    </w:p>
    <w:p w14:paraId="50B256C3" w14:textId="721A2656"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La información del entorno es la clave para la comprensión de todo: la situación en la que algo existe o sucede; las condiciones interrelacionadas en las que algo se produce; las circunstancias que forman el escenario de un evento, o idea y los términos en los cuales puede ser plenamente comprendido y evaluado; circunstancias o entorno en el que se utiliza un objeto, y que se suman a su significado, además de a cualquier información que pueda ser utilizada  para  caracterizar  la  situación  de  una  entidad,  persona,  lugar  u  objeto,  correspondiente  a  la interacción con el usuario</w:t>
      </w:r>
      <w:r w:rsidRPr="0058014A">
        <w:rPr>
          <w:rFonts w:ascii="Times New Roman" w:eastAsia="Times New Roman" w:hAnsi="Times New Roman" w:cs="Times New Roman"/>
          <w:sz w:val="24"/>
          <w:szCs w:val="24"/>
          <w:highlight w:val="yellow"/>
          <w:lang w:val="es-ES_tradnl"/>
          <w:rPrChange w:id="7" w:author="Autor">
            <w:rPr>
              <w:rFonts w:ascii="Times New Roman" w:eastAsia="Times New Roman" w:hAnsi="Times New Roman" w:cs="Times New Roman"/>
              <w:sz w:val="24"/>
              <w:szCs w:val="24"/>
              <w:lang w:val="es-ES_tradnl"/>
            </w:rPr>
          </w:rPrChange>
        </w:rPr>
        <w:t>.  c</w:t>
      </w:r>
      <w:r w:rsidRPr="00132082">
        <w:rPr>
          <w:rFonts w:ascii="Times New Roman" w:eastAsia="Times New Roman" w:hAnsi="Times New Roman" w:cs="Times New Roman"/>
          <w:sz w:val="24"/>
          <w:szCs w:val="24"/>
          <w:lang w:val="es-ES_tradnl"/>
        </w:rPr>
        <w:t>ómo es posible ver la información puede ser tangible o intangible, física o virtual, no obstante, independiente de su naturaleza se puede percibir y por tanto incidir en la concepción del entorno y su uso.</w:t>
      </w:r>
    </w:p>
    <w:p w14:paraId="70C4EF07" w14:textId="28ED7DB4"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A continuación, se hablará sobre la percepción virtual, la percepción física y se reflexionará sobre cómo se pueden complementar estas dos visiones para una comprensión más integral de la realidad en las ciudades hoy en día.</w:t>
      </w:r>
    </w:p>
    <w:p w14:paraId="252396D7" w14:textId="13870F49"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4ED3FC18" w14:textId="008EB876" w:rsidR="00F61E7A" w:rsidRPr="00132082" w:rsidRDefault="60B169DF" w:rsidP="23CA1059">
      <w:pPr>
        <w:pStyle w:val="Prrafodelista"/>
        <w:numPr>
          <w:ilvl w:val="0"/>
          <w:numId w:val="2"/>
        </w:numPr>
        <w:spacing w:after="0" w:line="360" w:lineRule="auto"/>
        <w:textAlignment w:val="baseline"/>
        <w:rPr>
          <w:rFonts w:eastAsiaTheme="minorEastAsia"/>
          <w:b/>
          <w:bCs/>
          <w:i/>
          <w:iCs/>
          <w:sz w:val="24"/>
          <w:szCs w:val="24"/>
          <w:lang w:val="es-ES_tradnl"/>
        </w:rPr>
      </w:pPr>
      <w:r w:rsidRPr="00132082">
        <w:rPr>
          <w:rFonts w:ascii="Times New Roman" w:eastAsia="Times New Roman" w:hAnsi="Times New Roman" w:cs="Times New Roman"/>
          <w:b/>
          <w:bCs/>
          <w:i/>
          <w:iCs/>
          <w:sz w:val="24"/>
          <w:szCs w:val="24"/>
          <w:lang w:val="es-ES_tradnl"/>
        </w:rPr>
        <w:t>Percepción virtual</w:t>
      </w:r>
      <w:r w:rsidRPr="00132082">
        <w:rPr>
          <w:rFonts w:ascii="Times New Roman" w:eastAsia="Times New Roman" w:hAnsi="Times New Roman" w:cs="Times New Roman"/>
          <w:b/>
          <w:bCs/>
          <w:sz w:val="24"/>
          <w:szCs w:val="24"/>
          <w:lang w:val="es-ES_tradnl"/>
        </w:rPr>
        <w:t xml:space="preserve"> </w:t>
      </w:r>
    </w:p>
    <w:p w14:paraId="0798CFB0" w14:textId="252EE491" w:rsidR="00F61E7A" w:rsidRPr="00132082" w:rsidRDefault="60B169DF" w:rsidP="23CA1059">
      <w:pPr>
        <w:pStyle w:val="Prrafodelista"/>
        <w:numPr>
          <w:ilvl w:val="0"/>
          <w:numId w:val="1"/>
        </w:numPr>
        <w:spacing w:after="0" w:line="360" w:lineRule="auto"/>
        <w:textAlignment w:val="baseline"/>
        <w:rPr>
          <w:rFonts w:eastAsiaTheme="minorEastAsia"/>
          <w:sz w:val="24"/>
          <w:szCs w:val="24"/>
          <w:lang w:val="es-ES_tradnl"/>
        </w:rPr>
      </w:pPr>
      <w:r w:rsidRPr="00132082">
        <w:rPr>
          <w:rFonts w:ascii="Times New Roman" w:eastAsia="Times New Roman" w:hAnsi="Times New Roman" w:cs="Times New Roman"/>
          <w:sz w:val="24"/>
          <w:szCs w:val="24"/>
          <w:lang w:val="es-ES_tradnl"/>
        </w:rPr>
        <w:t xml:space="preserve">Conceptos </w:t>
      </w:r>
    </w:p>
    <w:p w14:paraId="3DCCAC17" w14:textId="11C0B5D6"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Para </w:t>
      </w:r>
      <w:r w:rsidR="00904879" w:rsidRPr="00132082">
        <w:rPr>
          <w:rFonts w:ascii="Times New Roman" w:eastAsia="Times New Roman" w:hAnsi="Times New Roman" w:cs="Times New Roman"/>
          <w:sz w:val="24"/>
          <w:szCs w:val="24"/>
          <w:lang w:val="es-ES_tradnl"/>
        </w:rPr>
        <w:t>este</w:t>
      </w:r>
      <w:r w:rsidRPr="00132082">
        <w:rPr>
          <w:rFonts w:ascii="Times New Roman" w:eastAsia="Times New Roman" w:hAnsi="Times New Roman" w:cs="Times New Roman"/>
          <w:sz w:val="24"/>
          <w:szCs w:val="24"/>
          <w:lang w:val="es-ES_tradnl"/>
        </w:rPr>
        <w:t xml:space="preserve"> proyecto se tomarán en cuenta los conceptos de la siguiente manera: </w:t>
      </w:r>
    </w:p>
    <w:p w14:paraId="4E8C238D" w14:textId="7276FB17" w:rsidR="00F61E7A" w:rsidRPr="00132082" w:rsidRDefault="00904879" w:rsidP="23CA1059">
      <w:pPr>
        <w:spacing w:after="0" w:line="360" w:lineRule="auto"/>
        <w:jc w:val="both"/>
        <w:textAlignment w:val="baseline"/>
        <w:rPr>
          <w:lang w:val="es-ES_tradnl"/>
        </w:rPr>
      </w:pPr>
      <w:r w:rsidRPr="00132082">
        <w:rPr>
          <w:rFonts w:ascii="Times New Roman" w:eastAsia="Times New Roman" w:hAnsi="Times New Roman" w:cs="Times New Roman"/>
          <w:sz w:val="24"/>
          <w:szCs w:val="24"/>
          <w:lang w:val="es-ES_tradnl"/>
        </w:rPr>
        <w:t>Por lo relacionado a percepción, se parte de lo referido</w:t>
      </w:r>
      <w:r w:rsidR="60B169DF" w:rsidRPr="00132082">
        <w:rPr>
          <w:rFonts w:ascii="Times New Roman" w:eastAsia="Times New Roman" w:hAnsi="Times New Roman" w:cs="Times New Roman"/>
          <w:sz w:val="24"/>
          <w:szCs w:val="24"/>
          <w:lang w:val="es-ES_tradnl"/>
        </w:rPr>
        <w:t xml:space="preserve"> </w:t>
      </w:r>
      <w:r w:rsidRPr="00132082">
        <w:rPr>
          <w:rFonts w:ascii="Times New Roman" w:eastAsia="Times New Roman" w:hAnsi="Times New Roman" w:cs="Times New Roman"/>
          <w:sz w:val="24"/>
          <w:szCs w:val="24"/>
          <w:lang w:val="es-ES_tradnl"/>
        </w:rPr>
        <w:t xml:space="preserve">por el psicólogo G. </w:t>
      </w:r>
      <w:proofErr w:type="spellStart"/>
      <w:proofErr w:type="gramStart"/>
      <w:r w:rsidRPr="00132082">
        <w:rPr>
          <w:rFonts w:ascii="Times New Roman" w:eastAsia="Times New Roman" w:hAnsi="Times New Roman" w:cs="Times New Roman"/>
          <w:sz w:val="24"/>
          <w:szCs w:val="24"/>
          <w:lang w:val="es-ES_tradnl"/>
        </w:rPr>
        <w:t>L.Oviedo</w:t>
      </w:r>
      <w:proofErr w:type="spellEnd"/>
      <w:proofErr w:type="gramEnd"/>
      <w:r w:rsidRPr="00132082">
        <w:rPr>
          <w:rFonts w:ascii="Times New Roman" w:eastAsia="Times New Roman" w:hAnsi="Times New Roman" w:cs="Times New Roman"/>
          <w:sz w:val="24"/>
          <w:szCs w:val="24"/>
          <w:lang w:val="es-ES_tradnl"/>
        </w:rPr>
        <w:t xml:space="preserve"> (2014) </w:t>
      </w:r>
      <w:r w:rsidR="60B169DF" w:rsidRPr="00132082">
        <w:rPr>
          <w:rFonts w:ascii="Times New Roman" w:eastAsia="Times New Roman" w:hAnsi="Times New Roman" w:cs="Times New Roman"/>
          <w:sz w:val="24"/>
          <w:szCs w:val="24"/>
          <w:lang w:val="es-ES_tradnl"/>
        </w:rPr>
        <w:t>“acción y efecto de capturar por medio de los sentidos las cosas, busca de manera directa interiorizar y organizar la información del ambiente dentro de una representación mental simple”</w:t>
      </w:r>
      <w:r w:rsidRPr="00132082">
        <w:rPr>
          <w:rFonts w:ascii="Times New Roman" w:eastAsia="Times New Roman" w:hAnsi="Times New Roman" w:cs="Times New Roman"/>
          <w:sz w:val="24"/>
          <w:szCs w:val="24"/>
          <w:lang w:val="es-ES_tradnl"/>
        </w:rPr>
        <w:t xml:space="preserve"> (p.10)</w:t>
      </w:r>
      <w:r w:rsidR="60B169DF" w:rsidRPr="00132082">
        <w:rPr>
          <w:rFonts w:ascii="Times New Roman" w:eastAsia="Times New Roman" w:hAnsi="Times New Roman" w:cs="Times New Roman"/>
          <w:sz w:val="24"/>
          <w:szCs w:val="24"/>
          <w:lang w:val="es-ES_tradnl"/>
        </w:rPr>
        <w:t>, este proceso involucra información, concept</w:t>
      </w:r>
      <w:r w:rsidRPr="00132082">
        <w:rPr>
          <w:rFonts w:ascii="Times New Roman" w:eastAsia="Times New Roman" w:hAnsi="Times New Roman" w:cs="Times New Roman"/>
          <w:sz w:val="24"/>
          <w:szCs w:val="24"/>
          <w:lang w:val="es-ES_tradnl"/>
        </w:rPr>
        <w:t>os, significados, y sensaciones.</w:t>
      </w:r>
      <w:r w:rsidR="60B169DF" w:rsidRPr="00132082">
        <w:rPr>
          <w:rFonts w:ascii="Times New Roman" w:eastAsia="Times New Roman" w:hAnsi="Times New Roman" w:cs="Times New Roman"/>
          <w:sz w:val="24"/>
          <w:szCs w:val="24"/>
          <w:lang w:val="es-ES_tradnl"/>
        </w:rPr>
        <w:t xml:space="preserve"> </w:t>
      </w:r>
    </w:p>
    <w:p w14:paraId="33A8E040" w14:textId="71C77B9F" w:rsidR="00F61E7A" w:rsidRPr="00132082" w:rsidRDefault="60B169DF" w:rsidP="23CA1059">
      <w:pPr>
        <w:spacing w:after="0" w:line="360" w:lineRule="auto"/>
        <w:jc w:val="both"/>
        <w:textAlignment w:val="baseline"/>
        <w:rPr>
          <w:lang w:val="es-ES_tradnl"/>
        </w:rPr>
      </w:pPr>
      <w:r w:rsidRPr="00132082">
        <w:rPr>
          <w:rFonts w:ascii="Times New Roman" w:eastAsia="Times New Roman" w:hAnsi="Times New Roman" w:cs="Times New Roman"/>
          <w:sz w:val="24"/>
          <w:szCs w:val="24"/>
          <w:lang w:val="es-ES_tradnl"/>
        </w:rPr>
        <w:t xml:space="preserve"> </w:t>
      </w:r>
    </w:p>
    <w:p w14:paraId="00C7880D" w14:textId="7A11F37B"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Virtual: realidad intangible construida, que tiene virtud para producir un efecto, como señala </w:t>
      </w:r>
      <w:r w:rsidR="00B118E0" w:rsidRPr="00132082">
        <w:rPr>
          <w:rFonts w:ascii="Times New Roman" w:eastAsia="Times New Roman" w:hAnsi="Times New Roman" w:cs="Times New Roman"/>
          <w:sz w:val="24"/>
          <w:szCs w:val="24"/>
          <w:lang w:val="es-ES_tradnl"/>
        </w:rPr>
        <w:t>la Real</w:t>
      </w:r>
      <w:r w:rsidRPr="00132082">
        <w:rPr>
          <w:rFonts w:ascii="Times New Roman" w:eastAsia="Times New Roman" w:hAnsi="Times New Roman" w:cs="Times New Roman"/>
          <w:sz w:val="24"/>
          <w:szCs w:val="24"/>
          <w:lang w:val="es-ES_tradnl"/>
        </w:rPr>
        <w:t xml:space="preserve"> Academia </w:t>
      </w:r>
      <w:r w:rsidR="00B118E0" w:rsidRPr="00132082">
        <w:rPr>
          <w:rFonts w:ascii="Times New Roman" w:eastAsia="Times New Roman" w:hAnsi="Times New Roman" w:cs="Times New Roman"/>
          <w:sz w:val="24"/>
          <w:szCs w:val="24"/>
          <w:lang w:val="es-ES_tradnl"/>
        </w:rPr>
        <w:t>Española (</w:t>
      </w:r>
      <w:r w:rsidRPr="00132082">
        <w:rPr>
          <w:rFonts w:ascii="Times New Roman" w:eastAsia="Times New Roman" w:hAnsi="Times New Roman" w:cs="Times New Roman"/>
          <w:sz w:val="24"/>
          <w:szCs w:val="24"/>
          <w:lang w:val="es-ES_tradnl"/>
        </w:rPr>
        <w:t>RAE,2020)</w:t>
      </w:r>
    </w:p>
    <w:p w14:paraId="1781C0A8" w14:textId="50BA58CF"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Entorno: “Es lo que rodea a una persona o a un objeto en específico, pero sin formar parte de él. En qué consiste el entorno depende del caso en particular”, por ejemplo, un entorno puede consistir en un grupo determinado de personas, en una zona geográfica, o una serie de objetos físicos, entre otros. (Diccionario Oxford, 2020)</w:t>
      </w:r>
    </w:p>
    <w:p w14:paraId="2CB88E40" w14:textId="15D25B57"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Realidad virtual: Es una tecnología virtualmente inversiva de carácter tridimensional que nos permite tener la sensación de encontramos realmente dentro de un entorno diferente al </w:t>
      </w:r>
      <w:r w:rsidRPr="00132082">
        <w:rPr>
          <w:rFonts w:ascii="Times New Roman" w:eastAsia="Times New Roman" w:hAnsi="Times New Roman" w:cs="Times New Roman"/>
          <w:sz w:val="24"/>
          <w:szCs w:val="24"/>
          <w:lang w:val="es-ES_tradnl"/>
        </w:rPr>
        <w:lastRenderedPageBreak/>
        <w:t>que nos encontramos. Utilizando softwares e interfaces con los últimos avances tecnológicos</w:t>
      </w:r>
      <w:r w:rsidR="005730F5" w:rsidRPr="00132082">
        <w:rPr>
          <w:rFonts w:ascii="Times New Roman" w:eastAsia="Times New Roman" w:hAnsi="Times New Roman" w:cs="Times New Roman"/>
          <w:sz w:val="24"/>
          <w:szCs w:val="24"/>
          <w:lang w:val="es-ES_tradnl"/>
        </w:rPr>
        <w:t xml:space="preserve"> (R</w:t>
      </w:r>
      <w:r w:rsidR="00BF17FC" w:rsidRPr="00132082">
        <w:rPr>
          <w:rFonts w:ascii="Times New Roman" w:eastAsia="Times New Roman" w:hAnsi="Times New Roman" w:cs="Times New Roman"/>
          <w:sz w:val="24"/>
          <w:szCs w:val="24"/>
          <w:lang w:val="es-ES_tradnl"/>
        </w:rPr>
        <w:t xml:space="preserve">evista de </w:t>
      </w:r>
      <w:proofErr w:type="spellStart"/>
      <w:r w:rsidR="00BF17FC" w:rsidRPr="00132082">
        <w:rPr>
          <w:rFonts w:ascii="Times New Roman" w:eastAsia="Times New Roman" w:hAnsi="Times New Roman" w:cs="Times New Roman"/>
          <w:sz w:val="24"/>
          <w:szCs w:val="24"/>
          <w:lang w:val="es-ES_tradnl"/>
        </w:rPr>
        <w:t>Roborts</w:t>
      </w:r>
      <w:proofErr w:type="spellEnd"/>
      <w:r w:rsidR="005730F5" w:rsidRPr="00132082">
        <w:rPr>
          <w:rFonts w:ascii="Times New Roman" w:eastAsia="Times New Roman" w:hAnsi="Times New Roman" w:cs="Times New Roman"/>
          <w:sz w:val="24"/>
          <w:szCs w:val="24"/>
          <w:lang w:val="es-ES_tradnl"/>
        </w:rPr>
        <w:t xml:space="preserve">, </w:t>
      </w:r>
      <w:r w:rsidR="00BF17FC" w:rsidRPr="00132082">
        <w:rPr>
          <w:rFonts w:ascii="Times New Roman" w:eastAsia="Times New Roman" w:hAnsi="Times New Roman" w:cs="Times New Roman"/>
          <w:sz w:val="24"/>
          <w:szCs w:val="24"/>
          <w:lang w:val="es-ES_tradnl"/>
        </w:rPr>
        <w:t>2020)</w:t>
      </w:r>
    </w:p>
    <w:p w14:paraId="728C514E" w14:textId="5D6F3221"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6301EA20" w14:textId="60C66093"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b/>
          <w:bCs/>
          <w:i/>
          <w:iCs/>
          <w:sz w:val="24"/>
          <w:szCs w:val="24"/>
          <w:lang w:val="es-ES_tradnl"/>
        </w:rPr>
        <w:t>La percepción virtual</w:t>
      </w:r>
      <w:r w:rsidRPr="00132082">
        <w:rPr>
          <w:rFonts w:ascii="Times New Roman" w:eastAsia="Times New Roman" w:hAnsi="Times New Roman" w:cs="Times New Roman"/>
          <w:b/>
          <w:bCs/>
          <w:sz w:val="24"/>
          <w:szCs w:val="24"/>
          <w:lang w:val="es-ES_tradnl"/>
        </w:rPr>
        <w:t xml:space="preserve"> </w:t>
      </w:r>
    </w:p>
    <w:p w14:paraId="594C8E65" w14:textId="43C5E2D7"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Existen nuevas maneras para apreciar el mundo, con la llegada de los nuevos diseños de interfaces, sistemas lógicos, lenguajes de símbolos y estructuras que hacen evolucionar la comunicación y experiencia de la interacción humana, dando lugar a lo que podríamos llamar percepción virtual. </w:t>
      </w:r>
    </w:p>
    <w:p w14:paraId="3EA7419B" w14:textId="71715A4D"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17EDA929" w14:textId="125736C2"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Comprender el funcionamiento de la percepción humana es conocer la forma como las personas reestructuran los datos de su entorno e implican a ello sus procesos mentales. Reconocer las formas de observar el mundo es profundizar en la manera como las personas se relacionan con los objetos que las rodean y la forma de comunicación entre estos y los sujetos. A partir de la percepción, se pueden reconocer y retener cosas adquiridas y nuevas informaciones, que pueden estar presentes en el entorno físico, pero también en las imágenes digitalmente. (Londoño, C. 2017). </w:t>
      </w:r>
    </w:p>
    <w:p w14:paraId="21CCB139" w14:textId="3806C152"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34D8A0B1" w14:textId="2875B3C2"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Partiendo de lo que señala el p</w:t>
      </w:r>
      <w:r w:rsidR="00BF17FC" w:rsidRPr="00132082">
        <w:rPr>
          <w:rFonts w:ascii="Times New Roman" w:eastAsia="Times New Roman" w:hAnsi="Times New Roman" w:cs="Times New Roman"/>
          <w:sz w:val="24"/>
          <w:szCs w:val="24"/>
          <w:lang w:val="es-ES_tradnl"/>
        </w:rPr>
        <w:t>ortal Revista de Robots</w:t>
      </w:r>
      <w:r w:rsidRPr="00132082">
        <w:rPr>
          <w:rFonts w:ascii="Times New Roman" w:eastAsia="Times New Roman" w:hAnsi="Times New Roman" w:cs="Times New Roman"/>
          <w:sz w:val="24"/>
          <w:szCs w:val="24"/>
          <w:lang w:val="es-ES_tradnl"/>
        </w:rPr>
        <w:t xml:space="preserve"> </w:t>
      </w:r>
      <w:r w:rsidR="00BF17FC" w:rsidRPr="00132082">
        <w:rPr>
          <w:rFonts w:ascii="Times New Roman" w:eastAsia="Times New Roman" w:hAnsi="Times New Roman" w:cs="Times New Roman"/>
          <w:sz w:val="24"/>
          <w:szCs w:val="24"/>
          <w:lang w:val="es-ES_tradnl"/>
        </w:rPr>
        <w:t xml:space="preserve">(2020) </w:t>
      </w:r>
      <w:r w:rsidRPr="00132082">
        <w:rPr>
          <w:rFonts w:ascii="Times New Roman" w:eastAsia="Times New Roman" w:hAnsi="Times New Roman" w:cs="Times New Roman"/>
          <w:sz w:val="24"/>
          <w:szCs w:val="24"/>
          <w:lang w:val="es-ES_tradnl"/>
        </w:rPr>
        <w:t>en uno de sus más recientes artículos publicad</w:t>
      </w:r>
      <w:r w:rsidR="00BF17FC" w:rsidRPr="00132082">
        <w:rPr>
          <w:rFonts w:ascii="Times New Roman" w:eastAsia="Times New Roman" w:hAnsi="Times New Roman" w:cs="Times New Roman"/>
          <w:sz w:val="24"/>
          <w:szCs w:val="24"/>
          <w:lang w:val="es-ES_tradnl"/>
        </w:rPr>
        <w:t xml:space="preserve">o, </w:t>
      </w:r>
      <w:r w:rsidRPr="00132082">
        <w:rPr>
          <w:rFonts w:ascii="Times New Roman" w:eastAsia="Times New Roman" w:hAnsi="Times New Roman" w:cs="Times New Roman"/>
          <w:sz w:val="24"/>
          <w:szCs w:val="24"/>
          <w:lang w:val="es-ES_tradnl"/>
        </w:rPr>
        <w:t xml:space="preserve">podemos decir que la percepción virtual como la realidad virtual permite el aprendizaje de actividades y conceptos de una forma más fácil y rápida al utilizar la vista y el oído, creando espacios para la interacción social pero también algunos efectos negativos de los cuales se podrían considerar por ejemplo la probabilidad de que con este tipo de entornos las personas se vuelvan menos sociales y se genera la inclinación por salir menos al exterior, lo que repercute ya que las experiencias no siempre son exactamente fieles a la realidad física del entorno, al momento de no incluir  la interacción social y factores externos. </w:t>
      </w:r>
    </w:p>
    <w:p w14:paraId="554B5896" w14:textId="3DB48050"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0B6EF0D7" w14:textId="2E860CF0" w:rsidR="00F61E7A" w:rsidRPr="00132082" w:rsidRDefault="60B169DF" w:rsidP="00F61E7A">
      <w:pPr>
        <w:spacing w:after="0" w:line="360" w:lineRule="auto"/>
        <w:textAlignment w:val="baseline"/>
        <w:rPr>
          <w:rFonts w:ascii="Times New Roman" w:eastAsia="Times New Roman" w:hAnsi="Times New Roman" w:cs="Times New Roman"/>
          <w:sz w:val="24"/>
          <w:szCs w:val="24"/>
          <w:lang w:val="es-ES_tradnl"/>
        </w:rPr>
      </w:pPr>
      <w:r w:rsidRPr="00132082">
        <w:rPr>
          <w:rFonts w:ascii="Times New Roman" w:eastAsia="Times New Roman" w:hAnsi="Times New Roman" w:cs="Times New Roman"/>
          <w:sz w:val="24"/>
          <w:szCs w:val="24"/>
          <w:lang w:val="es-ES_tradnl"/>
        </w:rPr>
        <w:t>El impacto de los ambientes virtuales se ha identificado recientemente con el concepto de "presencia", que se define como; "la experiencia subjetiva de estar en un lugar o ambiente, cuando se está físicamente situado en otro</w:t>
      </w:r>
      <w:del w:id="8" w:author="Autor">
        <w:r w:rsidRPr="00132082" w:rsidDel="00BE1278">
          <w:rPr>
            <w:rFonts w:ascii="Times New Roman" w:eastAsia="Times New Roman" w:hAnsi="Times New Roman" w:cs="Times New Roman"/>
            <w:sz w:val="24"/>
            <w:szCs w:val="24"/>
            <w:lang w:val="es-ES_tradnl"/>
          </w:rPr>
          <w:delText xml:space="preserve"> </w:delText>
        </w:r>
      </w:del>
      <w:r w:rsidR="007F7DCB" w:rsidRPr="00132082">
        <w:rPr>
          <w:rFonts w:ascii="Times New Roman" w:eastAsia="Times New Roman" w:hAnsi="Times New Roman" w:cs="Times New Roman"/>
          <w:sz w:val="24"/>
          <w:szCs w:val="24"/>
          <w:lang w:val="es-ES_tradnl"/>
        </w:rPr>
        <w:t>.</w:t>
      </w:r>
      <w:ins w:id="9" w:author="Autor">
        <w:r w:rsidR="00BE1278">
          <w:rPr>
            <w:rFonts w:ascii="Times New Roman" w:eastAsia="Times New Roman" w:hAnsi="Times New Roman" w:cs="Times New Roman"/>
            <w:sz w:val="24"/>
            <w:szCs w:val="24"/>
            <w:lang w:val="es-ES_tradnl"/>
          </w:rPr>
          <w:t xml:space="preserve"> </w:t>
        </w:r>
      </w:ins>
      <w:r w:rsidRPr="00132082">
        <w:rPr>
          <w:rFonts w:ascii="Times New Roman" w:eastAsia="Times New Roman" w:hAnsi="Times New Roman" w:cs="Times New Roman"/>
          <w:sz w:val="24"/>
          <w:szCs w:val="24"/>
          <w:lang w:val="es-ES_tradnl"/>
        </w:rPr>
        <w:t xml:space="preserve">Hay que notar que esta definición no hace referencia a ambientes generados por computadora, con lo cual podría abarcar efectos </w:t>
      </w:r>
      <w:r w:rsidRPr="00132082">
        <w:rPr>
          <w:rFonts w:ascii="Times New Roman" w:eastAsia="Times New Roman" w:hAnsi="Times New Roman" w:cs="Times New Roman"/>
          <w:sz w:val="24"/>
          <w:szCs w:val="24"/>
          <w:lang w:val="es-ES_tradnl"/>
        </w:rPr>
        <w:lastRenderedPageBreak/>
        <w:t xml:space="preserve">logrados con cualquier medio (drogas, libros, cine, etc.)”. </w:t>
      </w:r>
      <w:r w:rsidR="007F7DCB" w:rsidRPr="00132082">
        <w:rPr>
          <w:rFonts w:ascii="Times New Roman" w:eastAsia="Times New Roman" w:hAnsi="Times New Roman" w:cs="Times New Roman"/>
          <w:sz w:val="24"/>
          <w:szCs w:val="24"/>
          <w:lang w:val="es-ES_tradnl"/>
        </w:rPr>
        <w:t xml:space="preserve">(Winter y </w:t>
      </w:r>
      <w:proofErr w:type="gramStart"/>
      <w:r w:rsidR="007F7DCB" w:rsidRPr="00132082">
        <w:rPr>
          <w:rFonts w:ascii="Times New Roman" w:eastAsia="Times New Roman" w:hAnsi="Times New Roman" w:cs="Times New Roman"/>
          <w:sz w:val="24"/>
          <w:szCs w:val="24"/>
          <w:lang w:val="es-ES_tradnl"/>
        </w:rPr>
        <w:t>Singer,  1998</w:t>
      </w:r>
      <w:proofErr w:type="gramEnd"/>
      <w:r w:rsidR="007F7DCB" w:rsidRPr="00132082">
        <w:rPr>
          <w:rFonts w:ascii="Times New Roman" w:eastAsia="Times New Roman" w:hAnsi="Times New Roman" w:cs="Times New Roman"/>
          <w:sz w:val="24"/>
          <w:szCs w:val="24"/>
          <w:lang w:val="es-ES_tradnl"/>
        </w:rPr>
        <w:t xml:space="preserve">, p20). </w:t>
      </w:r>
      <w:r w:rsidRPr="00132082">
        <w:rPr>
          <w:rFonts w:ascii="Times New Roman" w:eastAsia="Times New Roman" w:hAnsi="Times New Roman" w:cs="Times New Roman"/>
          <w:sz w:val="24"/>
          <w:szCs w:val="24"/>
          <w:lang w:val="es-ES_tradnl"/>
        </w:rPr>
        <w:t>Sin embargo, los mismos autores precisan que la presencia “es un fenómeno consciente que requiere atención directa y está basado en la interacción entre estímulos sensoriales y factores ambientales”</w:t>
      </w:r>
      <w:r w:rsidR="007F7DCB" w:rsidRPr="00132082">
        <w:rPr>
          <w:rFonts w:ascii="Times New Roman" w:eastAsia="Times New Roman" w:hAnsi="Times New Roman" w:cs="Times New Roman"/>
          <w:sz w:val="24"/>
          <w:szCs w:val="24"/>
          <w:lang w:val="es-ES_tradnl"/>
        </w:rPr>
        <w:t xml:space="preserve"> (ídem)</w:t>
      </w:r>
      <w:r w:rsidRPr="00132082">
        <w:rPr>
          <w:rFonts w:ascii="Times New Roman" w:eastAsia="Times New Roman" w:hAnsi="Times New Roman" w:cs="Times New Roman"/>
          <w:sz w:val="24"/>
          <w:szCs w:val="24"/>
          <w:lang w:val="es-ES_tradnl"/>
        </w:rPr>
        <w:t xml:space="preserve">. </w:t>
      </w:r>
    </w:p>
    <w:p w14:paraId="6E04BE26" w14:textId="46A606F6"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5A3142B4" w14:textId="38B658A2"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En</w:t>
      </w:r>
      <w:r w:rsidR="002C222B" w:rsidRPr="00132082">
        <w:rPr>
          <w:rFonts w:ascii="Times New Roman" w:eastAsia="Times New Roman" w:hAnsi="Times New Roman" w:cs="Times New Roman"/>
          <w:sz w:val="24"/>
          <w:szCs w:val="24"/>
          <w:lang w:val="es-ES_tradnl"/>
        </w:rPr>
        <w:t xml:space="preserve"> el Centro Marshall de la NASA, </w:t>
      </w:r>
      <w:r w:rsidRPr="00132082">
        <w:rPr>
          <w:rFonts w:ascii="Times New Roman" w:eastAsia="Times New Roman" w:hAnsi="Times New Roman" w:cs="Times New Roman"/>
          <w:sz w:val="24"/>
          <w:szCs w:val="24"/>
          <w:lang w:val="es-ES_tradnl"/>
        </w:rPr>
        <w:t xml:space="preserve">Hale </w:t>
      </w:r>
      <w:proofErr w:type="gramStart"/>
      <w:r w:rsidRPr="00132082">
        <w:rPr>
          <w:rFonts w:ascii="Times New Roman" w:eastAsia="Times New Roman" w:hAnsi="Times New Roman" w:cs="Times New Roman"/>
          <w:sz w:val="24"/>
          <w:szCs w:val="24"/>
          <w:lang w:val="es-ES_tradnl"/>
        </w:rPr>
        <w:t xml:space="preserve">y  </w:t>
      </w:r>
      <w:proofErr w:type="spellStart"/>
      <w:r w:rsidRPr="00132082">
        <w:rPr>
          <w:rFonts w:ascii="Times New Roman" w:eastAsia="Times New Roman" w:hAnsi="Times New Roman" w:cs="Times New Roman"/>
          <w:sz w:val="24"/>
          <w:szCs w:val="24"/>
          <w:lang w:val="es-ES_tradnl"/>
        </w:rPr>
        <w:t>Ditamar</w:t>
      </w:r>
      <w:proofErr w:type="spellEnd"/>
      <w:proofErr w:type="gramEnd"/>
      <w:r w:rsidRPr="00132082">
        <w:rPr>
          <w:rFonts w:ascii="Times New Roman" w:eastAsia="Times New Roman" w:hAnsi="Times New Roman" w:cs="Times New Roman"/>
          <w:sz w:val="24"/>
          <w:szCs w:val="24"/>
          <w:lang w:val="es-ES_tradnl"/>
        </w:rPr>
        <w:t xml:space="preserve"> ,</w:t>
      </w:r>
      <w:r w:rsidR="002C222B" w:rsidRPr="00132082">
        <w:rPr>
          <w:rFonts w:ascii="Times New Roman" w:eastAsia="Times New Roman" w:hAnsi="Times New Roman" w:cs="Times New Roman"/>
          <w:sz w:val="24"/>
          <w:szCs w:val="24"/>
          <w:lang w:val="es-ES_tradnl"/>
        </w:rPr>
        <w:t>(</w:t>
      </w:r>
      <w:r w:rsidRPr="00132082">
        <w:rPr>
          <w:rFonts w:ascii="Times New Roman" w:eastAsia="Times New Roman" w:hAnsi="Times New Roman" w:cs="Times New Roman"/>
          <w:sz w:val="24"/>
          <w:szCs w:val="24"/>
          <w:lang w:val="es-ES_tradnl"/>
        </w:rPr>
        <w:t>1996</w:t>
      </w:r>
      <w:r w:rsidR="002C222B" w:rsidRPr="00132082">
        <w:rPr>
          <w:rFonts w:ascii="Times New Roman" w:eastAsia="Times New Roman" w:hAnsi="Times New Roman" w:cs="Times New Roman"/>
          <w:sz w:val="24"/>
          <w:szCs w:val="24"/>
          <w:lang w:val="es-ES_tradnl"/>
        </w:rPr>
        <w:t>) realizaron</w:t>
      </w:r>
      <w:r w:rsidRPr="00132082">
        <w:rPr>
          <w:rFonts w:ascii="Times New Roman" w:eastAsia="Times New Roman" w:hAnsi="Times New Roman" w:cs="Times New Roman"/>
          <w:sz w:val="24"/>
          <w:szCs w:val="24"/>
          <w:lang w:val="es-ES_tradnl"/>
        </w:rPr>
        <w:t xml:space="preserve"> una evaluación cruzada con 2 ambientes reales y 2 virtuales, involucrando 32 personas que  calcularon las distancia entre objetos dentro de los ambientes. Los resultados demostraron pocas diferencias, lo más significativo se presentó en la influencia del campo de vista en ambas situaciones, una reducción de las medidas y mayor tiempo en los ambientes virtuales y aunque no se han completado la totalidad de las experiencias y resultados, la formulación y pruebas iniciales les permitieron obtener las siguientes conclusiones específicas:</w:t>
      </w:r>
    </w:p>
    <w:p w14:paraId="6BF9CF0A" w14:textId="3126F1CC"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37A2CDE2" w14:textId="1CB0D547" w:rsidR="00F61E7A" w:rsidRPr="00132082" w:rsidRDefault="002C222B" w:rsidP="002C222B">
      <w:pPr>
        <w:spacing w:after="0" w:line="360" w:lineRule="auto"/>
        <w:ind w:left="2127"/>
        <w:textAlignment w:val="baseline"/>
        <w:rPr>
          <w:lang w:val="es-ES_tradnl"/>
        </w:rPr>
      </w:pPr>
      <w:r w:rsidRPr="00132082">
        <w:rPr>
          <w:rFonts w:ascii="Times New Roman" w:eastAsia="Times New Roman" w:hAnsi="Times New Roman" w:cs="Times New Roman"/>
          <w:sz w:val="24"/>
          <w:szCs w:val="24"/>
          <w:lang w:val="es-ES_tradnl"/>
        </w:rPr>
        <w:t xml:space="preserve"> “</w:t>
      </w:r>
      <w:r w:rsidR="60B169DF" w:rsidRPr="00132082">
        <w:rPr>
          <w:rFonts w:ascii="Times New Roman" w:eastAsia="Times New Roman" w:hAnsi="Times New Roman" w:cs="Times New Roman"/>
          <w:sz w:val="24"/>
          <w:szCs w:val="24"/>
          <w:lang w:val="es-ES_tradnl"/>
        </w:rPr>
        <w:t xml:space="preserve">1) Las evaluaciones de ambientes virtuales para arquitectura se han </w:t>
      </w:r>
      <w:r w:rsidRPr="00132082">
        <w:rPr>
          <w:rFonts w:ascii="Times New Roman" w:eastAsia="Times New Roman" w:hAnsi="Times New Roman" w:cs="Times New Roman"/>
          <w:sz w:val="24"/>
          <w:szCs w:val="24"/>
          <w:lang w:val="es-ES_tradnl"/>
        </w:rPr>
        <w:t xml:space="preserve">   </w:t>
      </w:r>
      <w:r w:rsidR="60B169DF" w:rsidRPr="00132082">
        <w:rPr>
          <w:rFonts w:ascii="Times New Roman" w:eastAsia="Times New Roman" w:hAnsi="Times New Roman" w:cs="Times New Roman"/>
          <w:sz w:val="24"/>
          <w:szCs w:val="24"/>
          <w:lang w:val="es-ES_tradnl"/>
        </w:rPr>
        <w:t xml:space="preserve">concentrado </w:t>
      </w:r>
      <w:del w:id="10" w:author="Autor">
        <w:r w:rsidR="60B169DF" w:rsidRPr="00132082" w:rsidDel="00BE1278">
          <w:rPr>
            <w:rFonts w:ascii="Times New Roman" w:eastAsia="Times New Roman" w:hAnsi="Times New Roman" w:cs="Times New Roman"/>
            <w:sz w:val="24"/>
            <w:szCs w:val="24"/>
            <w:lang w:val="es-ES_tradnl"/>
          </w:rPr>
          <w:delText xml:space="preserve">en         </w:delText>
        </w:r>
      </w:del>
      <w:ins w:id="11" w:author="Autor">
        <w:r w:rsidR="00BE1278" w:rsidRPr="00132082">
          <w:rPr>
            <w:rFonts w:ascii="Times New Roman" w:eastAsia="Times New Roman" w:hAnsi="Times New Roman" w:cs="Times New Roman"/>
            <w:sz w:val="24"/>
            <w:szCs w:val="24"/>
            <w:lang w:val="es-ES_tradnl"/>
          </w:rPr>
          <w:t>en</w:t>
        </w:r>
        <w:r w:rsidR="00BE1278">
          <w:rPr>
            <w:rFonts w:ascii="Times New Roman" w:eastAsia="Times New Roman" w:hAnsi="Times New Roman" w:cs="Times New Roman"/>
            <w:sz w:val="24"/>
            <w:szCs w:val="24"/>
            <w:lang w:val="es-ES_tradnl"/>
          </w:rPr>
          <w:t xml:space="preserve"> </w:t>
        </w:r>
      </w:ins>
      <w:r w:rsidR="60B169DF" w:rsidRPr="00132082">
        <w:rPr>
          <w:rFonts w:ascii="Times New Roman" w:eastAsia="Times New Roman" w:hAnsi="Times New Roman" w:cs="Times New Roman"/>
          <w:sz w:val="24"/>
          <w:szCs w:val="24"/>
          <w:lang w:val="es-ES_tradnl"/>
        </w:rPr>
        <w:t xml:space="preserve">las dimensiones de los espacios, cuando la </w:t>
      </w:r>
      <w:r w:rsidRPr="00132082">
        <w:rPr>
          <w:rFonts w:ascii="Times New Roman" w:eastAsia="Times New Roman" w:hAnsi="Times New Roman" w:cs="Times New Roman"/>
          <w:sz w:val="24"/>
          <w:szCs w:val="24"/>
          <w:lang w:val="es-ES_tradnl"/>
        </w:rPr>
        <w:t xml:space="preserve">  </w:t>
      </w:r>
      <w:r w:rsidR="60B169DF" w:rsidRPr="00132082">
        <w:rPr>
          <w:rFonts w:ascii="Times New Roman" w:eastAsia="Times New Roman" w:hAnsi="Times New Roman" w:cs="Times New Roman"/>
          <w:sz w:val="24"/>
          <w:szCs w:val="24"/>
          <w:lang w:val="es-ES_tradnl"/>
        </w:rPr>
        <w:t xml:space="preserve">experiencia arquitectónica involucra una mayor diversidad </w:t>
      </w:r>
      <w:proofErr w:type="gramStart"/>
      <w:r w:rsidR="60B169DF" w:rsidRPr="00132082">
        <w:rPr>
          <w:rFonts w:ascii="Times New Roman" w:eastAsia="Times New Roman" w:hAnsi="Times New Roman" w:cs="Times New Roman"/>
          <w:sz w:val="24"/>
          <w:szCs w:val="24"/>
          <w:lang w:val="es-ES_tradnl"/>
        </w:rPr>
        <w:t xml:space="preserve">de </w:t>
      </w:r>
      <w:r w:rsidRPr="00132082">
        <w:rPr>
          <w:rFonts w:ascii="Times New Roman" w:eastAsia="Times New Roman" w:hAnsi="Times New Roman" w:cs="Times New Roman"/>
          <w:sz w:val="24"/>
          <w:szCs w:val="24"/>
          <w:lang w:val="es-ES_tradnl"/>
        </w:rPr>
        <w:t xml:space="preserve"> </w:t>
      </w:r>
      <w:r w:rsidR="60B169DF" w:rsidRPr="00132082">
        <w:rPr>
          <w:rFonts w:ascii="Times New Roman" w:eastAsia="Times New Roman" w:hAnsi="Times New Roman" w:cs="Times New Roman"/>
          <w:sz w:val="24"/>
          <w:szCs w:val="24"/>
          <w:lang w:val="es-ES_tradnl"/>
        </w:rPr>
        <w:t>factores</w:t>
      </w:r>
      <w:proofErr w:type="gramEnd"/>
      <w:r w:rsidR="60B169DF" w:rsidRPr="00132082">
        <w:rPr>
          <w:rFonts w:ascii="Times New Roman" w:eastAsia="Times New Roman" w:hAnsi="Times New Roman" w:cs="Times New Roman"/>
          <w:sz w:val="24"/>
          <w:szCs w:val="24"/>
          <w:lang w:val="es-ES_tradnl"/>
        </w:rPr>
        <w:t xml:space="preserve">. </w:t>
      </w:r>
    </w:p>
    <w:p w14:paraId="641A2616" w14:textId="0B649F7A" w:rsidR="00F61E7A" w:rsidRPr="00132082" w:rsidRDefault="60B169DF" w:rsidP="23CA1059">
      <w:pPr>
        <w:spacing w:after="0" w:line="360" w:lineRule="auto"/>
        <w:ind w:left="2268" w:hanging="2268"/>
        <w:textAlignment w:val="baseline"/>
        <w:rPr>
          <w:lang w:val="es-ES_tradnl"/>
        </w:rPr>
      </w:pPr>
      <w:r w:rsidRPr="00132082">
        <w:rPr>
          <w:rFonts w:ascii="Times New Roman" w:eastAsia="Times New Roman" w:hAnsi="Times New Roman" w:cs="Times New Roman"/>
          <w:sz w:val="24"/>
          <w:szCs w:val="24"/>
          <w:lang w:val="es-ES_tradnl"/>
        </w:rPr>
        <w:t xml:space="preserve">                                     2) Las características de los ambientes virtuales dependen de la capacidad de </w:t>
      </w:r>
      <w:del w:id="12" w:author="Autor">
        <w:r w:rsidRPr="00132082" w:rsidDel="00BE1278">
          <w:rPr>
            <w:rFonts w:ascii="Times New Roman" w:eastAsia="Times New Roman" w:hAnsi="Times New Roman" w:cs="Times New Roman"/>
            <w:sz w:val="24"/>
            <w:szCs w:val="24"/>
            <w:lang w:val="es-ES_tradnl"/>
          </w:rPr>
          <w:delText xml:space="preserve">los       </w:delText>
        </w:r>
      </w:del>
      <w:ins w:id="13" w:author="Autor">
        <w:r w:rsidR="00BE1278" w:rsidRPr="00132082">
          <w:rPr>
            <w:rFonts w:ascii="Times New Roman" w:eastAsia="Times New Roman" w:hAnsi="Times New Roman" w:cs="Times New Roman"/>
            <w:sz w:val="24"/>
            <w:szCs w:val="24"/>
            <w:lang w:val="es-ES_tradnl"/>
          </w:rPr>
          <w:t>los</w:t>
        </w:r>
        <w:r w:rsidR="00BE1278">
          <w:rPr>
            <w:rFonts w:ascii="Times New Roman" w:eastAsia="Times New Roman" w:hAnsi="Times New Roman" w:cs="Times New Roman"/>
            <w:sz w:val="24"/>
            <w:szCs w:val="24"/>
            <w:lang w:val="es-ES_tradnl"/>
          </w:rPr>
          <w:t xml:space="preserve"> </w:t>
        </w:r>
      </w:ins>
      <w:r w:rsidRPr="00132082">
        <w:rPr>
          <w:rFonts w:ascii="Times New Roman" w:eastAsia="Times New Roman" w:hAnsi="Times New Roman" w:cs="Times New Roman"/>
          <w:sz w:val="24"/>
          <w:szCs w:val="24"/>
          <w:lang w:val="es-ES_tradnl"/>
        </w:rPr>
        <w:t xml:space="preserve">medios tecnológicos (en el nivel de detalle geométrico, apariencia, fluidez de navegación, etc.), por tanto, la evaluación de efectividad es relativa a cierto nivel técnico. </w:t>
      </w:r>
    </w:p>
    <w:p w14:paraId="7D6A4916" w14:textId="34F89201" w:rsidR="00F61E7A" w:rsidRPr="00132082" w:rsidRDefault="60B169DF" w:rsidP="23CA1059">
      <w:pPr>
        <w:spacing w:after="0" w:line="360" w:lineRule="auto"/>
        <w:ind w:left="2268" w:hanging="2268"/>
        <w:textAlignment w:val="baseline"/>
        <w:rPr>
          <w:lang w:val="es-ES_tradnl"/>
        </w:rPr>
      </w:pPr>
      <w:r w:rsidRPr="00132082">
        <w:rPr>
          <w:rFonts w:ascii="Times New Roman" w:eastAsia="Times New Roman" w:hAnsi="Times New Roman" w:cs="Times New Roman"/>
          <w:sz w:val="24"/>
          <w:szCs w:val="24"/>
          <w:lang w:val="es-ES_tradnl"/>
        </w:rPr>
        <w:t xml:space="preserve">                                    3) El dimensionamiento de espacios virtuales se concentra en referencias (amueblamiento, texturas, etc.) o en proporciones relativas entre el alto, ancho y profundidad, al contrario de los espacios reales que se dimensionan fundamentalmente por relación corporal y luego proporciones. </w:t>
      </w:r>
    </w:p>
    <w:p w14:paraId="126501B7" w14:textId="64EB963A" w:rsidR="00F61E7A" w:rsidRPr="00132082" w:rsidRDefault="60B169DF" w:rsidP="23CA1059">
      <w:pPr>
        <w:spacing w:after="0" w:line="360" w:lineRule="auto"/>
        <w:ind w:left="2268" w:hanging="2268"/>
        <w:textAlignment w:val="baseline"/>
        <w:rPr>
          <w:lang w:val="es-ES_tradnl"/>
        </w:rPr>
      </w:pPr>
      <w:r w:rsidRPr="00132082">
        <w:rPr>
          <w:rFonts w:ascii="Times New Roman" w:eastAsia="Times New Roman" w:hAnsi="Times New Roman" w:cs="Times New Roman"/>
          <w:sz w:val="24"/>
          <w:szCs w:val="24"/>
          <w:lang w:val="es-ES_tradnl"/>
        </w:rPr>
        <w:t xml:space="preserve">                                    4) La percepción y orientación de los espacios arquitectónicos virtuales y reales se guía en gran medida por esquemas mentales precedentes, por sobre la información directa recibida, </w:t>
      </w:r>
    </w:p>
    <w:p w14:paraId="76D0A3C9" w14:textId="3CC62AE5" w:rsidR="00F61E7A" w:rsidRPr="00132082" w:rsidRDefault="60B169DF" w:rsidP="23CA1059">
      <w:pPr>
        <w:spacing w:after="0" w:line="360" w:lineRule="auto"/>
        <w:ind w:left="2268" w:hanging="2268"/>
        <w:textAlignment w:val="baseline"/>
        <w:rPr>
          <w:lang w:val="es-ES_tradnl"/>
        </w:rPr>
      </w:pPr>
      <w:r w:rsidRPr="00132082">
        <w:rPr>
          <w:rFonts w:ascii="Times New Roman" w:eastAsia="Times New Roman" w:hAnsi="Times New Roman" w:cs="Times New Roman"/>
          <w:sz w:val="24"/>
          <w:szCs w:val="24"/>
          <w:lang w:val="es-ES_tradnl"/>
        </w:rPr>
        <w:lastRenderedPageBreak/>
        <w:t xml:space="preserve">                                   5) Los niveles de complejidad e información de los espacios inciden en la comprensión arquitectónica de l</w:t>
      </w:r>
      <w:r w:rsidR="002C222B" w:rsidRPr="00132082">
        <w:rPr>
          <w:rFonts w:ascii="Times New Roman" w:eastAsia="Times New Roman" w:hAnsi="Times New Roman" w:cs="Times New Roman"/>
          <w:sz w:val="24"/>
          <w:szCs w:val="24"/>
          <w:lang w:val="es-ES_tradnl"/>
        </w:rPr>
        <w:t xml:space="preserve">os ambientes reales y virtuales”. </w:t>
      </w:r>
      <w:r w:rsidRPr="00132082">
        <w:rPr>
          <w:rFonts w:ascii="Times New Roman" w:eastAsia="Times New Roman" w:hAnsi="Times New Roman" w:cs="Times New Roman"/>
          <w:sz w:val="24"/>
          <w:szCs w:val="24"/>
          <w:lang w:val="es-ES_tradnl"/>
        </w:rPr>
        <w:t>(Barría, H, 2011</w:t>
      </w:r>
      <w:r w:rsidR="002C222B" w:rsidRPr="00132082">
        <w:rPr>
          <w:rFonts w:ascii="Times New Roman" w:eastAsia="Times New Roman" w:hAnsi="Times New Roman" w:cs="Times New Roman"/>
          <w:sz w:val="24"/>
          <w:szCs w:val="24"/>
          <w:lang w:val="es-ES_tradnl"/>
        </w:rPr>
        <w:t>, p. 5</w:t>
      </w:r>
      <w:r w:rsidRPr="00132082">
        <w:rPr>
          <w:rFonts w:ascii="Times New Roman" w:eastAsia="Times New Roman" w:hAnsi="Times New Roman" w:cs="Times New Roman"/>
          <w:sz w:val="24"/>
          <w:szCs w:val="24"/>
          <w:lang w:val="es-ES_tradnl"/>
        </w:rPr>
        <w:t>)</w:t>
      </w:r>
      <w:r w:rsidR="002C222B" w:rsidRPr="00132082">
        <w:rPr>
          <w:rFonts w:ascii="Times New Roman" w:eastAsia="Times New Roman" w:hAnsi="Times New Roman" w:cs="Times New Roman"/>
          <w:sz w:val="24"/>
          <w:szCs w:val="24"/>
          <w:lang w:val="es-ES_tradnl"/>
        </w:rPr>
        <w:t>.</w:t>
      </w:r>
      <w:r w:rsidRPr="00132082">
        <w:rPr>
          <w:rFonts w:ascii="Times New Roman" w:eastAsia="Times New Roman" w:hAnsi="Times New Roman" w:cs="Times New Roman"/>
          <w:sz w:val="24"/>
          <w:szCs w:val="24"/>
          <w:lang w:val="es-ES_tradnl"/>
        </w:rPr>
        <w:t xml:space="preserve"> </w:t>
      </w:r>
    </w:p>
    <w:p w14:paraId="45D6D2F1" w14:textId="7833D5EA"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4"/>
          <w:szCs w:val="24"/>
          <w:lang w:val="es-ES_tradnl"/>
        </w:rPr>
        <w:t xml:space="preserve"> </w:t>
      </w:r>
    </w:p>
    <w:p w14:paraId="7224600E" w14:textId="67042E20"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i/>
          <w:iCs/>
          <w:sz w:val="24"/>
          <w:szCs w:val="24"/>
          <w:lang w:val="es-ES_tradnl"/>
        </w:rPr>
        <w:t xml:space="preserve">   Percepción de imágenes</w:t>
      </w:r>
      <w:r w:rsidRPr="00132082">
        <w:rPr>
          <w:rFonts w:ascii="Times New Roman" w:eastAsia="Times New Roman" w:hAnsi="Times New Roman" w:cs="Times New Roman"/>
          <w:sz w:val="24"/>
          <w:szCs w:val="24"/>
          <w:lang w:val="es-ES_tradnl"/>
        </w:rPr>
        <w:t xml:space="preserve"> </w:t>
      </w:r>
    </w:p>
    <w:p w14:paraId="6124C18D" w14:textId="7FF776FD"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Suponemos que en mucho menos de un segundo </w:t>
      </w:r>
      <w:del w:id="14" w:author="Autor">
        <w:r w:rsidRPr="00132082" w:rsidDel="00BE1278">
          <w:rPr>
            <w:rFonts w:ascii="Times New Roman" w:eastAsia="Times New Roman" w:hAnsi="Times New Roman" w:cs="Times New Roman"/>
            <w:sz w:val="24"/>
            <w:szCs w:val="24"/>
            <w:lang w:val="es-ES_tradnl"/>
          </w:rPr>
          <w:delText xml:space="preserve">nuestro </w:delText>
        </w:r>
      </w:del>
      <w:ins w:id="15" w:author="Autor">
        <w:r w:rsidR="00BE1278">
          <w:rPr>
            <w:rFonts w:ascii="Times New Roman" w:eastAsia="Times New Roman" w:hAnsi="Times New Roman" w:cs="Times New Roman"/>
            <w:sz w:val="24"/>
            <w:szCs w:val="24"/>
            <w:lang w:val="es-ES_tradnl"/>
          </w:rPr>
          <w:t>el</w:t>
        </w:r>
        <w:r w:rsidR="00BE1278" w:rsidRPr="00132082">
          <w:rPr>
            <w:rFonts w:ascii="Times New Roman" w:eastAsia="Times New Roman" w:hAnsi="Times New Roman" w:cs="Times New Roman"/>
            <w:sz w:val="24"/>
            <w:szCs w:val="24"/>
            <w:lang w:val="es-ES_tradnl"/>
          </w:rPr>
          <w:t xml:space="preserve"> </w:t>
        </w:r>
      </w:ins>
      <w:r w:rsidRPr="00132082">
        <w:rPr>
          <w:rFonts w:ascii="Times New Roman" w:eastAsia="Times New Roman" w:hAnsi="Times New Roman" w:cs="Times New Roman"/>
          <w:sz w:val="24"/>
          <w:szCs w:val="24"/>
          <w:lang w:val="es-ES_tradnl"/>
        </w:rPr>
        <w:t xml:space="preserve">cerebro es capaz de procesar las imágenes para comprobar lo </w:t>
      </w:r>
      <w:proofErr w:type="gramStart"/>
      <w:r w:rsidRPr="00132082">
        <w:rPr>
          <w:rFonts w:ascii="Times New Roman" w:eastAsia="Times New Roman" w:hAnsi="Times New Roman" w:cs="Times New Roman"/>
          <w:sz w:val="24"/>
          <w:szCs w:val="24"/>
          <w:lang w:val="es-ES_tradnl"/>
        </w:rPr>
        <w:t>anterior,  un</w:t>
      </w:r>
      <w:proofErr w:type="gramEnd"/>
      <w:r w:rsidRPr="00132082">
        <w:rPr>
          <w:rFonts w:ascii="Times New Roman" w:eastAsia="Times New Roman" w:hAnsi="Times New Roman" w:cs="Times New Roman"/>
          <w:sz w:val="24"/>
          <w:szCs w:val="24"/>
          <w:lang w:val="es-ES_tradnl"/>
        </w:rPr>
        <w:t xml:space="preserve"> estudio reciente llevado a cabo por científicos   del Massachusetts </w:t>
      </w:r>
      <w:proofErr w:type="spellStart"/>
      <w:r w:rsidRPr="00132082">
        <w:rPr>
          <w:rFonts w:ascii="Times New Roman" w:eastAsia="Times New Roman" w:hAnsi="Times New Roman" w:cs="Times New Roman"/>
          <w:sz w:val="24"/>
          <w:szCs w:val="24"/>
          <w:lang w:val="es-ES_tradnl"/>
        </w:rPr>
        <w:t>Institute</w:t>
      </w:r>
      <w:proofErr w:type="spellEnd"/>
      <w:r w:rsidRPr="00132082">
        <w:rPr>
          <w:rFonts w:ascii="Times New Roman" w:eastAsia="Times New Roman" w:hAnsi="Times New Roman" w:cs="Times New Roman"/>
          <w:sz w:val="24"/>
          <w:szCs w:val="24"/>
          <w:lang w:val="es-ES_tradnl"/>
        </w:rPr>
        <w:t xml:space="preserve"> of </w:t>
      </w:r>
      <w:proofErr w:type="spellStart"/>
      <w:r w:rsidRPr="00132082">
        <w:rPr>
          <w:rFonts w:ascii="Times New Roman" w:eastAsia="Times New Roman" w:hAnsi="Times New Roman" w:cs="Times New Roman"/>
          <w:sz w:val="24"/>
          <w:szCs w:val="24"/>
          <w:lang w:val="es-ES_tradnl"/>
        </w:rPr>
        <w:t>Technology</w:t>
      </w:r>
      <w:proofErr w:type="spellEnd"/>
      <w:r w:rsidRPr="00132082">
        <w:rPr>
          <w:rFonts w:ascii="Times New Roman" w:eastAsia="Times New Roman" w:hAnsi="Times New Roman" w:cs="Times New Roman"/>
          <w:sz w:val="24"/>
          <w:szCs w:val="24"/>
          <w:lang w:val="es-ES_tradnl"/>
        </w:rPr>
        <w:t xml:space="preserve"> (MIT), ha confirmado que el cerebro humano es capaz de procesar imágenes completas en tan solo 13 milésimas de segundo. Anteriores estudios sugerían que la capacidad de procesamiento era de un</w:t>
      </w:r>
      <w:r w:rsidR="00976141" w:rsidRPr="00132082">
        <w:rPr>
          <w:rFonts w:ascii="Times New Roman" w:eastAsia="Times New Roman" w:hAnsi="Times New Roman" w:cs="Times New Roman"/>
          <w:sz w:val="24"/>
          <w:szCs w:val="24"/>
          <w:lang w:val="es-ES_tradnl"/>
        </w:rPr>
        <w:t>os 100 milisegundos. (Flores,</w:t>
      </w:r>
      <w:r w:rsidRPr="00132082">
        <w:rPr>
          <w:rFonts w:ascii="Times New Roman" w:eastAsia="Times New Roman" w:hAnsi="Times New Roman" w:cs="Times New Roman"/>
          <w:sz w:val="24"/>
          <w:szCs w:val="24"/>
          <w:lang w:val="es-ES_tradnl"/>
        </w:rPr>
        <w:t xml:space="preserve"> 2018) </w:t>
      </w:r>
    </w:p>
    <w:p w14:paraId="7F91CB7B" w14:textId="7D1FDD7F"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1A618251" w14:textId="539CC650"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Como explica Mary Potter, profesora de ciencias cognitivas y cerebrales del MIT y autora principal del estudio, “el hecho de que podamos puede hacer eso tan rápido nos indica que lo que la visión hace es encontrar conceptos. Eso es lo que el cerebro está haciendo todo el día, tratando de entender lo que estamos viendo”.</w:t>
      </w:r>
      <w:ins w:id="16" w:author="Autor">
        <w:r w:rsidR="00BE1278">
          <w:rPr>
            <w:rFonts w:ascii="Times New Roman" w:eastAsia="Times New Roman" w:hAnsi="Times New Roman" w:cs="Times New Roman"/>
            <w:sz w:val="24"/>
            <w:szCs w:val="24"/>
            <w:lang w:val="es-ES_tradnl"/>
          </w:rPr>
          <w:t xml:space="preserve"> </w:t>
        </w:r>
      </w:ins>
      <w:r w:rsidR="00976141" w:rsidRPr="00132082">
        <w:rPr>
          <w:rFonts w:ascii="Times New Roman" w:eastAsia="Times New Roman" w:hAnsi="Times New Roman" w:cs="Times New Roman"/>
          <w:sz w:val="24"/>
          <w:szCs w:val="24"/>
          <w:lang w:val="es-ES_tradnl"/>
        </w:rPr>
        <w:t>(Flores, 2018, p.10)</w:t>
      </w:r>
    </w:p>
    <w:p w14:paraId="313F8DEE" w14:textId="49FA7CE9"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595A24EF" w14:textId="3FB6B0B3"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El valor y peso emocional de las imágenes no se encuentra </w:t>
      </w:r>
      <w:proofErr w:type="gramStart"/>
      <w:r w:rsidRPr="00132082">
        <w:rPr>
          <w:rFonts w:ascii="Times New Roman" w:eastAsia="Times New Roman" w:hAnsi="Times New Roman" w:cs="Times New Roman"/>
          <w:sz w:val="24"/>
          <w:szCs w:val="24"/>
          <w:lang w:val="es-ES_tradnl"/>
        </w:rPr>
        <w:t>en  duda</w:t>
      </w:r>
      <w:proofErr w:type="gramEnd"/>
      <w:r w:rsidRPr="00132082">
        <w:rPr>
          <w:rFonts w:ascii="Times New Roman" w:eastAsia="Times New Roman" w:hAnsi="Times New Roman" w:cs="Times New Roman"/>
          <w:sz w:val="24"/>
          <w:szCs w:val="24"/>
          <w:lang w:val="es-ES_tradnl"/>
        </w:rPr>
        <w:t xml:space="preserve">. El cerebro humano es un laboratorio en permanente borboteo de imágenes. Si pensamos, sentimos, y nos comunicamos con y a través de imágenes, es muy sencillo entender que nuestras </w:t>
      </w:r>
      <w:r w:rsidR="00EF4B6A" w:rsidRPr="00132082">
        <w:rPr>
          <w:rFonts w:ascii="Times New Roman" w:eastAsia="Times New Roman" w:hAnsi="Times New Roman" w:cs="Times New Roman"/>
          <w:sz w:val="24"/>
          <w:szCs w:val="24"/>
          <w:lang w:val="es-ES_tradnl"/>
        </w:rPr>
        <w:t>tácticas de</w:t>
      </w:r>
      <w:r w:rsidRPr="00132082">
        <w:rPr>
          <w:rFonts w:ascii="Times New Roman" w:eastAsia="Times New Roman" w:hAnsi="Times New Roman" w:cs="Times New Roman"/>
          <w:sz w:val="24"/>
          <w:szCs w:val="24"/>
          <w:lang w:val="es-ES_tradnl"/>
        </w:rPr>
        <w:t xml:space="preserve"> comunicación en diferentes escenarios de </w:t>
      </w:r>
      <w:r w:rsidR="00753F32" w:rsidRPr="00132082">
        <w:rPr>
          <w:rFonts w:ascii="Times New Roman" w:eastAsia="Times New Roman" w:hAnsi="Times New Roman" w:cs="Times New Roman"/>
          <w:sz w:val="24"/>
          <w:szCs w:val="24"/>
          <w:lang w:val="es-ES_tradnl"/>
        </w:rPr>
        <w:t>participación</w:t>
      </w:r>
      <w:r w:rsidRPr="00132082">
        <w:rPr>
          <w:rFonts w:ascii="Times New Roman" w:eastAsia="Times New Roman" w:hAnsi="Times New Roman" w:cs="Times New Roman"/>
          <w:sz w:val="24"/>
          <w:szCs w:val="24"/>
          <w:lang w:val="es-ES_tradnl"/>
        </w:rPr>
        <w:t xml:space="preserve"> educativa y social son más perdurables con imágenes.  </w:t>
      </w:r>
    </w:p>
    <w:p w14:paraId="54B17192" w14:textId="2839E217"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 xml:space="preserve"> </w:t>
      </w:r>
    </w:p>
    <w:p w14:paraId="6B7D1F60" w14:textId="01BAED14" w:rsidR="00F61E7A" w:rsidRPr="00132082" w:rsidRDefault="60B169DF" w:rsidP="00F61E7A">
      <w:pPr>
        <w:spacing w:after="0" w:line="360" w:lineRule="auto"/>
        <w:textAlignment w:val="baseline"/>
        <w:rPr>
          <w:lang w:val="es-ES_tradnl"/>
        </w:rPr>
      </w:pPr>
      <w:r w:rsidRPr="00132082">
        <w:rPr>
          <w:rFonts w:ascii="Times New Roman" w:eastAsia="Times New Roman" w:hAnsi="Times New Roman" w:cs="Times New Roman"/>
          <w:sz w:val="24"/>
          <w:szCs w:val="24"/>
          <w:lang w:val="es-ES_tradnl"/>
        </w:rPr>
        <w:t>La imagen recurre directamente a la emoción y facilita la expresión. Su potencial simbólico, abre y facilita una interpretación diversa. “En lo denotativo, la imagen muestra, y “leemos” lo que muestra. Es una mirada objetiva, enumerativa, resultado de la descripción. En lo connotativo es una mirada subjetiva, producto de la interpretación y la valoración, del contexto y la experiencia del espectador” (Barroso, J. A., 2017</w:t>
      </w:r>
      <w:r w:rsidR="00677E64" w:rsidRPr="00132082">
        <w:rPr>
          <w:rFonts w:ascii="Times New Roman" w:eastAsia="Times New Roman" w:hAnsi="Times New Roman" w:cs="Times New Roman"/>
          <w:sz w:val="24"/>
          <w:szCs w:val="24"/>
          <w:lang w:val="es-ES_tradnl"/>
        </w:rPr>
        <w:t>, p.8</w:t>
      </w:r>
      <w:r w:rsidRPr="00132082">
        <w:rPr>
          <w:rFonts w:ascii="Times New Roman" w:eastAsia="Times New Roman" w:hAnsi="Times New Roman" w:cs="Times New Roman"/>
          <w:sz w:val="24"/>
          <w:szCs w:val="24"/>
          <w:lang w:val="es-ES_tradnl"/>
        </w:rPr>
        <w:t xml:space="preserve">).  </w:t>
      </w:r>
    </w:p>
    <w:p w14:paraId="4B94D5A5" w14:textId="27AF0678" w:rsidR="00F61E7A" w:rsidRPr="00132082" w:rsidRDefault="00F61E7A" w:rsidP="23CA1059">
      <w:pPr>
        <w:spacing w:after="0" w:line="360" w:lineRule="auto"/>
        <w:textAlignment w:val="baseline"/>
        <w:rPr>
          <w:rFonts w:ascii="Times New Roman" w:eastAsia="Times New Roman" w:hAnsi="Times New Roman" w:cs="Times New Roman"/>
          <w:sz w:val="24"/>
          <w:szCs w:val="24"/>
          <w:lang w:val="es-ES_tradnl" w:eastAsia="es-MX"/>
        </w:rPr>
      </w:pPr>
    </w:p>
    <w:p w14:paraId="01233E6F" w14:textId="77777777" w:rsidR="00935CC3" w:rsidRPr="00132082" w:rsidRDefault="00F61E7A" w:rsidP="1D876056">
      <w:pPr>
        <w:spacing w:after="0" w:line="360" w:lineRule="auto"/>
        <w:ind w:firstLine="708"/>
        <w:rPr>
          <w:rFonts w:ascii="Times New Roman" w:hAnsi="Times New Roman" w:cs="Times New Roman"/>
          <w:b/>
          <w:bCs/>
          <w:sz w:val="24"/>
          <w:szCs w:val="24"/>
          <w:lang w:val="es-ES_tradnl"/>
        </w:rPr>
      </w:pPr>
      <w:r w:rsidRPr="00132082">
        <w:rPr>
          <w:rFonts w:ascii="Times New Roman" w:hAnsi="Times New Roman" w:cs="Times New Roman"/>
          <w:b/>
          <w:bCs/>
          <w:sz w:val="24"/>
          <w:szCs w:val="24"/>
          <w:lang w:val="es-ES_tradnl"/>
        </w:rPr>
        <w:t>La percepción de los entornos físicos</w:t>
      </w:r>
    </w:p>
    <w:p w14:paraId="3DEEC669" w14:textId="77777777" w:rsidR="00F61E7A" w:rsidRPr="00132082" w:rsidRDefault="00F61E7A" w:rsidP="00F61E7A">
      <w:pPr>
        <w:spacing w:after="0" w:line="360" w:lineRule="auto"/>
        <w:rPr>
          <w:rFonts w:ascii="Times New Roman" w:hAnsi="Times New Roman" w:cs="Times New Roman"/>
          <w:sz w:val="24"/>
          <w:szCs w:val="24"/>
          <w:lang w:val="es-ES_tradnl"/>
        </w:rPr>
      </w:pPr>
    </w:p>
    <w:p w14:paraId="532A7CBB" w14:textId="77777777" w:rsidR="00B27184" w:rsidRPr="00132082" w:rsidRDefault="007D743D" w:rsidP="00F61E7A">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lastRenderedPageBreak/>
        <w:t>Es un hecho que en últimos tiempos</w:t>
      </w:r>
      <w:r w:rsidR="00F0063D" w:rsidRPr="00132082">
        <w:rPr>
          <w:rFonts w:ascii="Times New Roman" w:hAnsi="Times New Roman" w:cs="Times New Roman"/>
          <w:sz w:val="24"/>
          <w:szCs w:val="24"/>
          <w:lang w:val="es-ES_tradnl"/>
        </w:rPr>
        <w:t xml:space="preserve"> el uso de las nuevas tecnologías de comunicación digital (TIC) </w:t>
      </w:r>
      <w:r w:rsidR="00F61E7A" w:rsidRPr="00132082">
        <w:rPr>
          <w:rFonts w:ascii="Times New Roman" w:hAnsi="Times New Roman" w:cs="Times New Roman"/>
          <w:sz w:val="24"/>
          <w:szCs w:val="24"/>
          <w:lang w:val="es-ES_tradnl"/>
        </w:rPr>
        <w:t>ha</w:t>
      </w:r>
      <w:r w:rsidR="00F0063D" w:rsidRPr="00132082">
        <w:rPr>
          <w:rFonts w:ascii="Times New Roman" w:hAnsi="Times New Roman" w:cs="Times New Roman"/>
          <w:sz w:val="24"/>
          <w:szCs w:val="24"/>
          <w:lang w:val="es-ES_tradnl"/>
        </w:rPr>
        <w:t xml:space="preserve"> aumentado en gran medida, </w:t>
      </w:r>
      <w:r w:rsidR="00B27184" w:rsidRPr="00132082">
        <w:rPr>
          <w:rFonts w:ascii="Times New Roman" w:hAnsi="Times New Roman" w:cs="Times New Roman"/>
          <w:sz w:val="24"/>
          <w:szCs w:val="24"/>
          <w:lang w:val="es-ES_tradnl"/>
        </w:rPr>
        <w:t>probablemente por su capacidad innovadora y la rapidez en la obtención de la información, cambiando el concepto de vida de las personas.</w:t>
      </w:r>
    </w:p>
    <w:p w14:paraId="34B395DF" w14:textId="3D095F7F" w:rsidR="1D876056" w:rsidRPr="00132082" w:rsidRDefault="1D876056" w:rsidP="1D876056">
      <w:pPr>
        <w:spacing w:after="0" w:line="360" w:lineRule="auto"/>
        <w:rPr>
          <w:rFonts w:ascii="Times New Roman" w:hAnsi="Times New Roman" w:cs="Times New Roman"/>
          <w:sz w:val="24"/>
          <w:szCs w:val="24"/>
          <w:lang w:val="es-ES_tradnl"/>
        </w:rPr>
      </w:pPr>
    </w:p>
    <w:p w14:paraId="3E2210F9" w14:textId="0EF3587E" w:rsidR="007D743D" w:rsidRPr="00132082" w:rsidRDefault="00B27184" w:rsidP="00F61E7A">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Es así </w:t>
      </w:r>
      <w:proofErr w:type="gramStart"/>
      <w:r w:rsidRPr="00132082">
        <w:rPr>
          <w:rFonts w:ascii="Times New Roman" w:hAnsi="Times New Roman" w:cs="Times New Roman"/>
          <w:sz w:val="24"/>
          <w:szCs w:val="24"/>
          <w:lang w:val="es-ES_tradnl"/>
        </w:rPr>
        <w:t>que</w:t>
      </w:r>
      <w:proofErr w:type="gramEnd"/>
      <w:r w:rsidRPr="00132082">
        <w:rPr>
          <w:rFonts w:ascii="Times New Roman" w:hAnsi="Times New Roman" w:cs="Times New Roman"/>
          <w:sz w:val="24"/>
          <w:szCs w:val="24"/>
          <w:lang w:val="es-ES_tradnl"/>
        </w:rPr>
        <w:t xml:space="preserve"> se vuelve posible conocer un espacio urbano sin tener la necesidad de recorrer la ciudad, con el simple hecho de recurrir a los sitios digitales correctos</w:t>
      </w:r>
      <w:r w:rsidR="007D743D" w:rsidRPr="00132082">
        <w:rPr>
          <w:rFonts w:ascii="Times New Roman" w:hAnsi="Times New Roman" w:cs="Times New Roman"/>
          <w:sz w:val="24"/>
          <w:szCs w:val="24"/>
          <w:lang w:val="es-ES_tradnl"/>
        </w:rPr>
        <w:t xml:space="preserve"> se pueden obtener imágenes, información e inclusive interacción y recorridos virtuales</w:t>
      </w:r>
      <w:r w:rsidR="007E2F63" w:rsidRPr="00132082">
        <w:rPr>
          <w:rFonts w:ascii="Times New Roman" w:hAnsi="Times New Roman" w:cs="Times New Roman"/>
          <w:sz w:val="24"/>
          <w:szCs w:val="24"/>
          <w:lang w:val="es-ES_tradnl"/>
        </w:rPr>
        <w:t>.</w:t>
      </w:r>
      <w:r w:rsidR="53C4B956" w:rsidRPr="00132082">
        <w:rPr>
          <w:rFonts w:ascii="Times New Roman" w:hAnsi="Times New Roman" w:cs="Times New Roman"/>
          <w:sz w:val="24"/>
          <w:szCs w:val="24"/>
          <w:lang w:val="es-ES_tradnl"/>
        </w:rPr>
        <w:t xml:space="preserve"> </w:t>
      </w:r>
      <w:r w:rsidR="007D743D" w:rsidRPr="00132082">
        <w:rPr>
          <w:rFonts w:ascii="Times New Roman" w:hAnsi="Times New Roman" w:cs="Times New Roman"/>
          <w:sz w:val="24"/>
          <w:szCs w:val="24"/>
          <w:lang w:val="es-ES_tradnl"/>
        </w:rPr>
        <w:t xml:space="preserve">Este hecho obliga a reflexionar en la </w:t>
      </w:r>
      <w:r w:rsidR="545F28C0" w:rsidRPr="00132082">
        <w:rPr>
          <w:rFonts w:ascii="Times New Roman" w:hAnsi="Times New Roman" w:cs="Times New Roman"/>
          <w:sz w:val="24"/>
          <w:szCs w:val="24"/>
          <w:lang w:val="es-ES_tradnl"/>
        </w:rPr>
        <w:t>fidelidad</w:t>
      </w:r>
      <w:r w:rsidR="007D743D" w:rsidRPr="00132082">
        <w:rPr>
          <w:rFonts w:ascii="Times New Roman" w:hAnsi="Times New Roman" w:cs="Times New Roman"/>
          <w:sz w:val="24"/>
          <w:szCs w:val="24"/>
          <w:lang w:val="es-ES_tradnl"/>
        </w:rPr>
        <w:t xml:space="preserve"> de </w:t>
      </w:r>
      <w:r w:rsidR="007E2F63" w:rsidRPr="00132082">
        <w:rPr>
          <w:rFonts w:ascii="Times New Roman" w:hAnsi="Times New Roman" w:cs="Times New Roman"/>
          <w:sz w:val="24"/>
          <w:szCs w:val="24"/>
          <w:lang w:val="es-ES_tradnl"/>
        </w:rPr>
        <w:t>la</w:t>
      </w:r>
      <w:r w:rsidR="007D743D" w:rsidRPr="00132082">
        <w:rPr>
          <w:rFonts w:ascii="Times New Roman" w:hAnsi="Times New Roman" w:cs="Times New Roman"/>
          <w:sz w:val="24"/>
          <w:szCs w:val="24"/>
          <w:lang w:val="es-ES_tradnl"/>
        </w:rPr>
        <w:t xml:space="preserve"> información</w:t>
      </w:r>
      <w:r w:rsidR="007E2F63" w:rsidRPr="00132082">
        <w:rPr>
          <w:rFonts w:ascii="Times New Roman" w:hAnsi="Times New Roman" w:cs="Times New Roman"/>
          <w:sz w:val="24"/>
          <w:szCs w:val="24"/>
          <w:lang w:val="es-ES_tradnl"/>
        </w:rPr>
        <w:t xml:space="preserve"> intangible que brindan, debido a que pueden influir en</w:t>
      </w:r>
      <w:r w:rsidR="007D743D" w:rsidRPr="00132082">
        <w:rPr>
          <w:rFonts w:ascii="Times New Roman" w:hAnsi="Times New Roman" w:cs="Times New Roman"/>
          <w:sz w:val="24"/>
          <w:szCs w:val="24"/>
          <w:lang w:val="es-ES_tradnl"/>
        </w:rPr>
        <w:t xml:space="preserve"> la percepción </w:t>
      </w:r>
      <w:r w:rsidR="007E2F63" w:rsidRPr="00132082">
        <w:rPr>
          <w:rFonts w:ascii="Times New Roman" w:hAnsi="Times New Roman" w:cs="Times New Roman"/>
          <w:sz w:val="24"/>
          <w:szCs w:val="24"/>
          <w:lang w:val="es-ES_tradnl"/>
        </w:rPr>
        <w:t>urbana de las personas, y en su decisión de acudir o no a algún sitio, convirtiéndose en un concepto de trascendencia de espacio y tiempo.</w:t>
      </w:r>
    </w:p>
    <w:p w14:paraId="45FB0818" w14:textId="77777777" w:rsidR="00A26689" w:rsidRPr="00132082" w:rsidRDefault="00A26689" w:rsidP="00F61E7A">
      <w:pPr>
        <w:spacing w:after="0" w:line="360" w:lineRule="auto"/>
        <w:rPr>
          <w:rFonts w:ascii="Times New Roman" w:hAnsi="Times New Roman" w:cs="Times New Roman"/>
          <w:sz w:val="24"/>
          <w:szCs w:val="24"/>
          <w:lang w:val="es-ES_tradnl"/>
        </w:rPr>
      </w:pPr>
    </w:p>
    <w:p w14:paraId="0C4A541D" w14:textId="251A55C8" w:rsidR="001B65A4" w:rsidRPr="00132082" w:rsidRDefault="006B5573" w:rsidP="34EB6161">
      <w:pPr>
        <w:spacing w:after="0" w:line="360" w:lineRule="auto"/>
        <w:rPr>
          <w:rFonts w:ascii="Times New Roman" w:eastAsia="Times New Roman" w:hAnsi="Times New Roman" w:cs="Times New Roman"/>
          <w:sz w:val="24"/>
          <w:szCs w:val="24"/>
          <w:shd w:val="clear" w:color="auto" w:fill="FFFFFF"/>
          <w:lang w:val="es-ES_tradnl"/>
        </w:rPr>
      </w:pPr>
      <w:r w:rsidRPr="00132082">
        <w:rPr>
          <w:rFonts w:ascii="Times New Roman" w:hAnsi="Times New Roman" w:cs="Times New Roman"/>
          <w:sz w:val="24"/>
          <w:szCs w:val="24"/>
          <w:lang w:val="es-ES_tradnl"/>
        </w:rPr>
        <w:t xml:space="preserve">Por otra </w:t>
      </w:r>
      <w:r w:rsidR="02BB5ECC" w:rsidRPr="00132082">
        <w:rPr>
          <w:rFonts w:ascii="Times New Roman" w:hAnsi="Times New Roman" w:cs="Times New Roman"/>
          <w:sz w:val="24"/>
          <w:szCs w:val="24"/>
          <w:lang w:val="es-ES_tradnl"/>
        </w:rPr>
        <w:t>parte,</w:t>
      </w:r>
      <w:r w:rsidRPr="00132082">
        <w:rPr>
          <w:rFonts w:ascii="Times New Roman" w:hAnsi="Times New Roman" w:cs="Times New Roman"/>
          <w:sz w:val="24"/>
          <w:szCs w:val="24"/>
          <w:lang w:val="es-ES_tradnl"/>
        </w:rPr>
        <w:t xml:space="preserve"> está la </w:t>
      </w:r>
      <w:r w:rsidR="00AD42BB" w:rsidRPr="00132082">
        <w:rPr>
          <w:rFonts w:ascii="Times New Roman" w:hAnsi="Times New Roman" w:cs="Times New Roman"/>
          <w:sz w:val="24"/>
          <w:szCs w:val="24"/>
          <w:lang w:val="es-ES_tradnl"/>
        </w:rPr>
        <w:t xml:space="preserve">importancia de la </w:t>
      </w:r>
      <w:r w:rsidRPr="00132082">
        <w:rPr>
          <w:rFonts w:ascii="Times New Roman" w:hAnsi="Times New Roman" w:cs="Times New Roman"/>
          <w:sz w:val="24"/>
          <w:szCs w:val="24"/>
          <w:lang w:val="es-ES_tradnl"/>
        </w:rPr>
        <w:t>vida urbana, en donde el tema experiencial</w:t>
      </w:r>
      <w:r w:rsidR="00AE60A1" w:rsidRPr="00132082">
        <w:rPr>
          <w:rFonts w:ascii="Times New Roman" w:hAnsi="Times New Roman" w:cs="Times New Roman"/>
          <w:sz w:val="24"/>
          <w:szCs w:val="24"/>
          <w:lang w:val="es-ES_tradnl"/>
        </w:rPr>
        <w:t xml:space="preserve"> es irremplazable </w:t>
      </w:r>
      <w:r w:rsidRPr="00132082">
        <w:rPr>
          <w:rFonts w:ascii="Times New Roman" w:hAnsi="Times New Roman" w:cs="Times New Roman"/>
          <w:sz w:val="24"/>
          <w:szCs w:val="24"/>
          <w:lang w:val="es-ES_tradnl"/>
        </w:rPr>
        <w:t>como</w:t>
      </w:r>
      <w:r w:rsidR="00AE60A1" w:rsidRPr="00132082">
        <w:rPr>
          <w:rFonts w:ascii="Times New Roman" w:hAnsi="Times New Roman" w:cs="Times New Roman"/>
          <w:sz w:val="24"/>
          <w:szCs w:val="24"/>
          <w:lang w:val="es-ES_tradnl"/>
        </w:rPr>
        <w:t xml:space="preserve"> proceso cognoscitivo entre hombre </w:t>
      </w:r>
      <w:r w:rsidRPr="00132082">
        <w:rPr>
          <w:rFonts w:ascii="Times New Roman" w:hAnsi="Times New Roman" w:cs="Times New Roman"/>
          <w:sz w:val="24"/>
          <w:szCs w:val="24"/>
          <w:lang w:val="es-ES_tradnl"/>
        </w:rPr>
        <w:t>y</w:t>
      </w:r>
      <w:r w:rsidR="00AE60A1" w:rsidRPr="00132082">
        <w:rPr>
          <w:rFonts w:ascii="Times New Roman" w:hAnsi="Times New Roman" w:cs="Times New Roman"/>
          <w:sz w:val="24"/>
          <w:szCs w:val="24"/>
          <w:lang w:val="es-ES_tradnl"/>
        </w:rPr>
        <w:t xml:space="preserve"> ob</w:t>
      </w:r>
      <w:r w:rsidRPr="00132082">
        <w:rPr>
          <w:rFonts w:ascii="Times New Roman" w:hAnsi="Times New Roman" w:cs="Times New Roman"/>
          <w:sz w:val="24"/>
          <w:szCs w:val="24"/>
          <w:lang w:val="es-ES_tradnl"/>
        </w:rPr>
        <w:t>jeto.</w:t>
      </w:r>
      <w:r w:rsidR="02831CCD" w:rsidRPr="00132082">
        <w:rPr>
          <w:rFonts w:ascii="Times New Roman" w:hAnsi="Times New Roman" w:cs="Times New Roman"/>
          <w:sz w:val="24"/>
          <w:szCs w:val="24"/>
          <w:lang w:val="es-ES_tradnl"/>
        </w:rPr>
        <w:t xml:space="preserve"> </w:t>
      </w:r>
      <w:r w:rsidR="02831CCD" w:rsidRPr="00132082">
        <w:rPr>
          <w:rFonts w:ascii="Times New Roman" w:eastAsia="Times New Roman" w:hAnsi="Times New Roman" w:cs="Times New Roman"/>
          <w:sz w:val="24"/>
          <w:szCs w:val="24"/>
          <w:lang w:val="es-ES_tradnl"/>
        </w:rPr>
        <w:t>A consideración de K</w:t>
      </w:r>
      <w:r w:rsidR="7F48CF21" w:rsidRPr="00132082">
        <w:rPr>
          <w:rFonts w:ascii="Times New Roman" w:eastAsia="Times New Roman" w:hAnsi="Times New Roman" w:cs="Times New Roman"/>
          <w:sz w:val="24"/>
          <w:szCs w:val="24"/>
          <w:lang w:val="es-ES_tradnl"/>
        </w:rPr>
        <w:t>evin</w:t>
      </w:r>
      <w:r w:rsidR="02831CCD" w:rsidRPr="00132082">
        <w:rPr>
          <w:rFonts w:ascii="Times New Roman" w:eastAsia="Times New Roman" w:hAnsi="Times New Roman" w:cs="Times New Roman"/>
          <w:sz w:val="24"/>
          <w:szCs w:val="24"/>
          <w:lang w:val="es-ES_tradnl"/>
        </w:rPr>
        <w:t xml:space="preserve"> Lynch conocedor y estudioso de lo urbano, del cual hace referencia López Padilla en su </w:t>
      </w:r>
      <w:r w:rsidR="368D94B7" w:rsidRPr="00132082">
        <w:rPr>
          <w:rFonts w:ascii="Times New Roman" w:eastAsia="Times New Roman" w:hAnsi="Times New Roman" w:cs="Times New Roman"/>
          <w:sz w:val="24"/>
          <w:szCs w:val="24"/>
          <w:lang w:val="es-ES_tradnl"/>
        </w:rPr>
        <w:t xml:space="preserve">trabajo, </w:t>
      </w:r>
      <w:r w:rsidR="00DF16CB" w:rsidRPr="00132082">
        <w:rPr>
          <w:rFonts w:ascii="Times New Roman" w:eastAsia="Times New Roman" w:hAnsi="Times New Roman" w:cs="Times New Roman"/>
          <w:sz w:val="24"/>
          <w:szCs w:val="24"/>
          <w:lang w:val="es-ES_tradnl"/>
        </w:rPr>
        <w:t>parafraseando sobre l</w:t>
      </w:r>
      <w:r w:rsidR="368D94B7" w:rsidRPr="00132082">
        <w:rPr>
          <w:rFonts w:ascii="Times New Roman" w:eastAsia="Times New Roman" w:hAnsi="Times New Roman" w:cs="Times New Roman"/>
          <w:sz w:val="24"/>
          <w:szCs w:val="24"/>
          <w:lang w:val="es-ES_tradnl"/>
        </w:rPr>
        <w:t>a</w:t>
      </w:r>
      <w:r w:rsidR="02831CCD" w:rsidRPr="00132082">
        <w:rPr>
          <w:rFonts w:ascii="Times New Roman" w:eastAsia="Times New Roman" w:hAnsi="Times New Roman" w:cs="Times New Roman"/>
          <w:sz w:val="24"/>
          <w:szCs w:val="24"/>
          <w:lang w:val="es-ES_tradnl"/>
        </w:rPr>
        <w:t xml:space="preserve"> importancia de la percepción física de la ciudad</w:t>
      </w:r>
      <w:r w:rsidR="55F1BFB0" w:rsidRPr="00132082">
        <w:rPr>
          <w:rFonts w:ascii="Times New Roman" w:eastAsia="Times New Roman" w:hAnsi="Times New Roman" w:cs="Times New Roman"/>
          <w:sz w:val="24"/>
          <w:szCs w:val="24"/>
          <w:lang w:val="es-ES_tradnl"/>
        </w:rPr>
        <w:t xml:space="preserve">, </w:t>
      </w:r>
      <w:r w:rsidR="007D0374" w:rsidRPr="00132082">
        <w:rPr>
          <w:rFonts w:ascii="Times New Roman" w:eastAsia="Times New Roman" w:hAnsi="Times New Roman" w:cs="Times New Roman"/>
          <w:sz w:val="24"/>
          <w:szCs w:val="24"/>
          <w:lang w:val="es-ES_tradnl"/>
        </w:rPr>
        <w:t xml:space="preserve">además de mencionar como repercute en la vida y la sensibilidad </w:t>
      </w:r>
      <w:r w:rsidR="02831CCD" w:rsidRPr="00132082">
        <w:rPr>
          <w:rFonts w:ascii="Times New Roman" w:eastAsia="Times New Roman" w:hAnsi="Times New Roman" w:cs="Times New Roman"/>
          <w:sz w:val="24"/>
          <w:szCs w:val="24"/>
          <w:lang w:val="es-ES_tradnl"/>
        </w:rPr>
        <w:t>de la gente,</w:t>
      </w:r>
      <w:r w:rsidR="007D0374" w:rsidRPr="00132082">
        <w:rPr>
          <w:rFonts w:ascii="Times New Roman" w:eastAsia="Times New Roman" w:hAnsi="Times New Roman" w:cs="Times New Roman"/>
          <w:sz w:val="24"/>
          <w:szCs w:val="24"/>
          <w:lang w:val="es-ES_tradnl"/>
        </w:rPr>
        <w:t xml:space="preserve"> y del valor de relacionarse</w:t>
      </w:r>
      <w:r w:rsidR="02831CCD" w:rsidRPr="00132082">
        <w:rPr>
          <w:rFonts w:ascii="Times New Roman" w:eastAsia="Times New Roman" w:hAnsi="Times New Roman" w:cs="Times New Roman"/>
          <w:sz w:val="24"/>
          <w:szCs w:val="24"/>
          <w:lang w:val="es-ES_tradnl"/>
        </w:rPr>
        <w:t xml:space="preserve"> con los espacios urbanos </w:t>
      </w:r>
      <w:r w:rsidR="007D0374" w:rsidRPr="00132082">
        <w:rPr>
          <w:rFonts w:ascii="Times New Roman" w:eastAsia="Times New Roman" w:hAnsi="Times New Roman" w:cs="Times New Roman"/>
          <w:sz w:val="24"/>
          <w:szCs w:val="24"/>
          <w:lang w:val="es-ES_tradnl"/>
        </w:rPr>
        <w:t>que frecuenta cotidianamente</w:t>
      </w:r>
      <w:r w:rsidR="02831CCD" w:rsidRPr="00132082">
        <w:rPr>
          <w:rFonts w:ascii="Times New Roman" w:eastAsia="Times New Roman" w:hAnsi="Times New Roman" w:cs="Times New Roman"/>
          <w:sz w:val="24"/>
          <w:szCs w:val="24"/>
          <w:lang w:val="es-ES_tradnl"/>
        </w:rPr>
        <w:t>”. (López Padilla, 2019).</w:t>
      </w:r>
      <w:r w:rsidR="2226D415" w:rsidRPr="00132082">
        <w:rPr>
          <w:rFonts w:ascii="Times New Roman" w:eastAsia="Times New Roman" w:hAnsi="Times New Roman" w:cs="Times New Roman"/>
          <w:sz w:val="24"/>
          <w:szCs w:val="24"/>
          <w:lang w:val="es-ES_tradnl"/>
        </w:rPr>
        <w:t xml:space="preserve"> </w:t>
      </w:r>
    </w:p>
    <w:p w14:paraId="049F31CB" w14:textId="77777777" w:rsidR="008E3388" w:rsidRPr="00132082" w:rsidRDefault="008E3388" w:rsidP="00F61E7A">
      <w:pPr>
        <w:spacing w:after="0" w:line="360" w:lineRule="auto"/>
        <w:rPr>
          <w:rFonts w:ascii="Times New Roman" w:hAnsi="Times New Roman" w:cs="Times New Roman"/>
          <w:sz w:val="24"/>
          <w:szCs w:val="24"/>
          <w:shd w:val="clear" w:color="auto" w:fill="FFFFFF"/>
          <w:lang w:val="es-ES_tradnl"/>
        </w:rPr>
      </w:pPr>
    </w:p>
    <w:p w14:paraId="77265A2A" w14:textId="77777777" w:rsidR="008E3388" w:rsidRPr="00132082" w:rsidRDefault="008E3388" w:rsidP="00F61E7A">
      <w:pPr>
        <w:spacing w:after="0" w:line="360" w:lineRule="auto"/>
        <w:rPr>
          <w:rFonts w:ascii="Times New Roman" w:hAnsi="Times New Roman" w:cs="Times New Roman"/>
          <w:sz w:val="24"/>
          <w:szCs w:val="24"/>
          <w:shd w:val="clear" w:color="auto" w:fill="FFFFFF"/>
          <w:lang w:val="es-ES_tradnl"/>
        </w:rPr>
      </w:pPr>
      <w:r w:rsidRPr="00132082">
        <w:rPr>
          <w:rFonts w:ascii="Times New Roman" w:hAnsi="Times New Roman" w:cs="Times New Roman"/>
          <w:sz w:val="24"/>
          <w:szCs w:val="24"/>
          <w:shd w:val="clear" w:color="auto" w:fill="FFFFFF"/>
          <w:lang w:val="es-ES_tradnl"/>
        </w:rPr>
        <w:t xml:space="preserve">Esta puntualización hecha por el autor </w:t>
      </w:r>
      <w:r w:rsidRPr="00132082">
        <w:rPr>
          <w:rFonts w:ascii="Times New Roman" w:hAnsi="Times New Roman" w:cs="Times New Roman"/>
          <w:sz w:val="24"/>
          <w:szCs w:val="24"/>
          <w:lang w:val="es-ES_tradnl"/>
        </w:rPr>
        <w:t xml:space="preserve">muestra una identificación sobre el enfoque experiencial y la </w:t>
      </w:r>
      <w:r w:rsidR="00A26689" w:rsidRPr="00132082">
        <w:rPr>
          <w:rFonts w:ascii="Times New Roman" w:hAnsi="Times New Roman" w:cs="Times New Roman"/>
          <w:sz w:val="24"/>
          <w:szCs w:val="24"/>
          <w:lang w:val="es-ES_tradnl"/>
        </w:rPr>
        <w:t xml:space="preserve">revalorización de la vivencia de los escenarios urbanos, en el entendido que solo se conoce un espacio si de vive con todos los sentidos, los significados y sus preexistencias. </w:t>
      </w:r>
    </w:p>
    <w:p w14:paraId="7AEFA055" w14:textId="0A3F6248" w:rsidR="006806C9" w:rsidRPr="00132082" w:rsidRDefault="00BE1278" w:rsidP="008E1E72">
      <w:pPr>
        <w:spacing w:after="0" w:line="360" w:lineRule="auto"/>
        <w:ind w:left="964"/>
        <w:rPr>
          <w:rFonts w:ascii="Times New Roman" w:hAnsi="Times New Roman" w:cs="Times New Roman"/>
          <w:sz w:val="24"/>
          <w:szCs w:val="24"/>
          <w:shd w:val="clear" w:color="auto" w:fill="FFFFFF"/>
          <w:lang w:val="es-ES_tradnl"/>
        </w:rPr>
      </w:pPr>
      <w:ins w:id="17" w:author="Autor">
        <w:r>
          <w:rPr>
            <w:rFonts w:ascii="Times New Roman" w:hAnsi="Times New Roman" w:cs="Times New Roman"/>
            <w:sz w:val="24"/>
            <w:szCs w:val="24"/>
            <w:shd w:val="clear" w:color="auto" w:fill="FFFFFF"/>
            <w:lang w:val="es-ES_tradnl"/>
          </w:rPr>
          <w:t>“</w:t>
        </w:r>
      </w:ins>
      <w:r w:rsidR="006806C9" w:rsidRPr="00132082">
        <w:rPr>
          <w:rFonts w:ascii="Times New Roman" w:hAnsi="Times New Roman" w:cs="Times New Roman"/>
          <w:sz w:val="24"/>
          <w:szCs w:val="24"/>
          <w:shd w:val="clear" w:color="auto" w:fill="FFFFFF"/>
          <w:lang w:val="es-ES_tradnl"/>
        </w:rPr>
        <w:t>En la ciudad nada se experimenta por sí mismo, sino que va relacionado con el contorno, acontecimientos y experiencias anteriores, esto hace que el observador cree vínculo con parcial o total con su ciudad. Tanto las partes móviles como las fijas son igual de importantes.</w:t>
      </w:r>
      <w:ins w:id="18" w:author="Autor">
        <w:r>
          <w:rPr>
            <w:rFonts w:ascii="Times New Roman" w:hAnsi="Times New Roman" w:cs="Times New Roman"/>
            <w:sz w:val="24"/>
            <w:szCs w:val="24"/>
            <w:shd w:val="clear" w:color="auto" w:fill="FFFFFF"/>
            <w:lang w:val="es-ES_tradnl"/>
          </w:rPr>
          <w:t>”</w:t>
        </w:r>
      </w:ins>
      <w:r w:rsidR="006806C9" w:rsidRPr="00132082">
        <w:rPr>
          <w:rFonts w:ascii="Times New Roman" w:hAnsi="Times New Roman" w:cs="Times New Roman"/>
          <w:sz w:val="24"/>
          <w:szCs w:val="24"/>
          <w:shd w:val="clear" w:color="auto" w:fill="FFFFFF"/>
          <w:lang w:val="es-ES_tradnl"/>
        </w:rPr>
        <w:t xml:space="preserve"> </w:t>
      </w:r>
      <w:r w:rsidR="00EF4B6A" w:rsidRPr="00132082">
        <w:rPr>
          <w:rFonts w:ascii="Times New Roman" w:hAnsi="Times New Roman" w:cs="Times New Roman"/>
          <w:noProof/>
          <w:sz w:val="24"/>
          <w:szCs w:val="24"/>
          <w:shd w:val="clear" w:color="auto" w:fill="FFFFFF"/>
          <w:lang w:val="es-ES_tradnl"/>
        </w:rPr>
        <w:t>(Lynch, 1960, p. 9)</w:t>
      </w:r>
      <w:r w:rsidR="00A26689" w:rsidRPr="00132082">
        <w:rPr>
          <w:rFonts w:ascii="Times New Roman" w:hAnsi="Times New Roman" w:cs="Times New Roman"/>
          <w:sz w:val="24"/>
          <w:szCs w:val="24"/>
          <w:shd w:val="clear" w:color="auto" w:fill="FFFFFF"/>
          <w:lang w:val="es-ES_tradnl"/>
        </w:rPr>
        <w:t>.</w:t>
      </w:r>
      <w:r w:rsidR="2A8769FE" w:rsidRPr="00132082">
        <w:rPr>
          <w:rFonts w:ascii="Times New Roman" w:hAnsi="Times New Roman" w:cs="Times New Roman"/>
          <w:sz w:val="24"/>
          <w:szCs w:val="24"/>
          <w:shd w:val="clear" w:color="auto" w:fill="FFFFFF"/>
          <w:lang w:val="es-ES_tradnl"/>
        </w:rPr>
        <w:t xml:space="preserve"> </w:t>
      </w:r>
    </w:p>
    <w:p w14:paraId="2233DFDC" w14:textId="06E87999" w:rsidR="00176294" w:rsidRPr="00132082" w:rsidRDefault="00176294" w:rsidP="006806C9">
      <w:pPr>
        <w:spacing w:after="0" w:line="360" w:lineRule="auto"/>
        <w:rPr>
          <w:rFonts w:ascii="Times New Roman" w:hAnsi="Times New Roman" w:cs="Times New Roman"/>
          <w:sz w:val="24"/>
          <w:szCs w:val="24"/>
          <w:shd w:val="clear" w:color="auto" w:fill="FFFFFF"/>
          <w:lang w:val="es-ES_tradnl"/>
        </w:rPr>
      </w:pPr>
      <w:r w:rsidRPr="00132082">
        <w:rPr>
          <w:rFonts w:ascii="Times New Roman" w:hAnsi="Times New Roman" w:cs="Times New Roman"/>
          <w:sz w:val="24"/>
          <w:szCs w:val="24"/>
          <w:shd w:val="clear" w:color="auto" w:fill="FFFFFF"/>
          <w:lang w:val="es-ES_tradnl"/>
        </w:rPr>
        <w:t>Pareciera que el autor cifra el conocimiento de un sitio en específico con</w:t>
      </w:r>
      <w:r w:rsidR="00AD42BB" w:rsidRPr="00132082">
        <w:rPr>
          <w:rFonts w:ascii="Times New Roman" w:hAnsi="Times New Roman" w:cs="Times New Roman"/>
          <w:sz w:val="24"/>
          <w:szCs w:val="24"/>
          <w:shd w:val="clear" w:color="auto" w:fill="FFFFFF"/>
          <w:lang w:val="es-ES_tradnl"/>
        </w:rPr>
        <w:t xml:space="preserve"> el entorno que lo rodea y</w:t>
      </w:r>
      <w:r w:rsidR="00360F96" w:rsidRPr="00132082">
        <w:rPr>
          <w:rFonts w:ascii="Times New Roman" w:hAnsi="Times New Roman" w:cs="Times New Roman"/>
          <w:sz w:val="24"/>
          <w:szCs w:val="24"/>
          <w:shd w:val="clear" w:color="auto" w:fill="FFFFFF"/>
          <w:lang w:val="es-ES_tradnl"/>
        </w:rPr>
        <w:t xml:space="preserve"> </w:t>
      </w:r>
      <w:r w:rsidR="6C718530" w:rsidRPr="00132082">
        <w:rPr>
          <w:rFonts w:ascii="Times New Roman" w:hAnsi="Times New Roman" w:cs="Times New Roman"/>
          <w:sz w:val="24"/>
          <w:szCs w:val="24"/>
          <w:shd w:val="clear" w:color="auto" w:fill="FFFFFF"/>
          <w:lang w:val="es-ES_tradnl"/>
        </w:rPr>
        <w:t>con la</w:t>
      </w:r>
      <w:r w:rsidR="00360F96" w:rsidRPr="00132082">
        <w:rPr>
          <w:rFonts w:ascii="Times New Roman" w:hAnsi="Times New Roman" w:cs="Times New Roman"/>
          <w:sz w:val="24"/>
          <w:szCs w:val="24"/>
          <w:shd w:val="clear" w:color="auto" w:fill="FFFFFF"/>
          <w:lang w:val="es-ES_tradnl"/>
        </w:rPr>
        <w:t xml:space="preserve"> persona que lo observa</w:t>
      </w:r>
      <w:r w:rsidR="00AD42BB" w:rsidRPr="00132082">
        <w:rPr>
          <w:rFonts w:ascii="Times New Roman" w:hAnsi="Times New Roman" w:cs="Times New Roman"/>
          <w:sz w:val="24"/>
          <w:szCs w:val="24"/>
          <w:shd w:val="clear" w:color="auto" w:fill="FFFFFF"/>
          <w:lang w:val="es-ES_tradnl"/>
        </w:rPr>
        <w:t>…</w:t>
      </w:r>
      <w:r w:rsidRPr="00132082">
        <w:rPr>
          <w:rFonts w:ascii="Times New Roman" w:hAnsi="Times New Roman" w:cs="Times New Roman"/>
          <w:sz w:val="24"/>
          <w:szCs w:val="24"/>
          <w:shd w:val="clear" w:color="auto" w:fill="FFFFFF"/>
          <w:lang w:val="es-ES_tradnl"/>
        </w:rPr>
        <w:t>lo huele, lo</w:t>
      </w:r>
      <w:r w:rsidR="00AD42BB" w:rsidRPr="00132082">
        <w:rPr>
          <w:rFonts w:ascii="Times New Roman" w:hAnsi="Times New Roman" w:cs="Times New Roman"/>
          <w:sz w:val="24"/>
          <w:szCs w:val="24"/>
          <w:shd w:val="clear" w:color="auto" w:fill="FFFFFF"/>
          <w:lang w:val="es-ES_tradnl"/>
        </w:rPr>
        <w:t xml:space="preserve"> escucha o lo</w:t>
      </w:r>
      <w:r w:rsidRPr="00132082">
        <w:rPr>
          <w:rFonts w:ascii="Times New Roman" w:hAnsi="Times New Roman" w:cs="Times New Roman"/>
          <w:sz w:val="24"/>
          <w:szCs w:val="24"/>
          <w:shd w:val="clear" w:color="auto" w:fill="FFFFFF"/>
          <w:lang w:val="es-ES_tradnl"/>
        </w:rPr>
        <w:t xml:space="preserve"> toca… y no solo con imágenes fragmentadas o sin contexto</w:t>
      </w:r>
      <w:r w:rsidR="18C3A3D8" w:rsidRPr="00132082">
        <w:rPr>
          <w:rFonts w:ascii="Times New Roman" w:hAnsi="Times New Roman" w:cs="Times New Roman"/>
          <w:sz w:val="24"/>
          <w:szCs w:val="24"/>
          <w:shd w:val="clear" w:color="auto" w:fill="FFFFFF"/>
          <w:lang w:val="es-ES_tradnl"/>
        </w:rPr>
        <w:t>, a diferencia de los ambientes virtuales.</w:t>
      </w:r>
      <w:r w:rsidRPr="00132082">
        <w:rPr>
          <w:rFonts w:ascii="Times New Roman" w:hAnsi="Times New Roman" w:cs="Times New Roman"/>
          <w:sz w:val="24"/>
          <w:szCs w:val="24"/>
          <w:shd w:val="clear" w:color="auto" w:fill="FFFFFF"/>
          <w:lang w:val="es-ES_tradnl"/>
        </w:rPr>
        <w:t xml:space="preserve"> </w:t>
      </w:r>
    </w:p>
    <w:p w14:paraId="62486C05" w14:textId="77777777" w:rsidR="002D2014" w:rsidRPr="00132082" w:rsidRDefault="002D2014" w:rsidP="006806C9">
      <w:pPr>
        <w:spacing w:after="0" w:line="360" w:lineRule="auto"/>
        <w:rPr>
          <w:rFonts w:ascii="Times New Roman" w:hAnsi="Times New Roman" w:cs="Times New Roman"/>
          <w:sz w:val="24"/>
          <w:szCs w:val="24"/>
          <w:shd w:val="clear" w:color="auto" w:fill="FFFFFF"/>
          <w:lang w:val="es-ES_tradnl"/>
        </w:rPr>
      </w:pPr>
    </w:p>
    <w:p w14:paraId="692C0F59" w14:textId="4A3C76C6" w:rsidR="003578DE" w:rsidRPr="00132082" w:rsidRDefault="008E3388" w:rsidP="00176294">
      <w:pPr>
        <w:spacing w:after="0" w:line="360" w:lineRule="auto"/>
        <w:rPr>
          <w:rFonts w:ascii="Times New Roman" w:eastAsia="Times New Roman" w:hAnsi="Times New Roman" w:cs="Times New Roman"/>
          <w:sz w:val="24"/>
          <w:szCs w:val="24"/>
          <w:lang w:val="es-ES_tradnl" w:eastAsia="es-MX"/>
        </w:rPr>
      </w:pPr>
      <w:r w:rsidRPr="00132082">
        <w:rPr>
          <w:rFonts w:ascii="Times New Roman" w:hAnsi="Times New Roman" w:cs="Times New Roman"/>
          <w:sz w:val="24"/>
          <w:szCs w:val="24"/>
          <w:lang w:val="es-ES_tradnl"/>
        </w:rPr>
        <w:t>Equiparablemente</w:t>
      </w:r>
      <w:r w:rsidR="00A26689" w:rsidRPr="00132082">
        <w:rPr>
          <w:rFonts w:ascii="Times New Roman" w:hAnsi="Times New Roman" w:cs="Times New Roman"/>
          <w:sz w:val="24"/>
          <w:szCs w:val="24"/>
          <w:lang w:val="es-ES_tradnl"/>
        </w:rPr>
        <w:t xml:space="preserve"> a este pensamiento</w:t>
      </w:r>
      <w:r w:rsidRPr="00132082">
        <w:rPr>
          <w:rFonts w:ascii="Times New Roman" w:hAnsi="Times New Roman" w:cs="Times New Roman"/>
          <w:sz w:val="24"/>
          <w:szCs w:val="24"/>
          <w:lang w:val="es-ES_tradnl"/>
        </w:rPr>
        <w:t xml:space="preserve"> se presenta el texto</w:t>
      </w:r>
      <w:r w:rsidRPr="00132082">
        <w:rPr>
          <w:rFonts w:ascii="Times New Roman" w:hAnsi="Times New Roman" w:cs="Times New Roman"/>
          <w:sz w:val="24"/>
          <w:szCs w:val="24"/>
          <w:shd w:val="clear" w:color="auto" w:fill="FFFFFF"/>
          <w:lang w:val="es-ES_tradnl"/>
        </w:rPr>
        <w:t xml:space="preserve"> de </w:t>
      </w:r>
      <w:proofErr w:type="spellStart"/>
      <w:r w:rsidR="00F2109A" w:rsidRPr="00132082">
        <w:rPr>
          <w:rFonts w:ascii="Times New Roman" w:hAnsi="Times New Roman" w:cs="Times New Roman"/>
          <w:sz w:val="24"/>
          <w:szCs w:val="24"/>
          <w:shd w:val="clear" w:color="auto" w:fill="FFFFFF"/>
          <w:lang w:val="es-ES_tradnl"/>
        </w:rPr>
        <w:t>Jacobs</w:t>
      </w:r>
      <w:proofErr w:type="spellEnd"/>
      <w:r w:rsidRPr="00132082">
        <w:rPr>
          <w:rFonts w:ascii="Times New Roman" w:hAnsi="Times New Roman" w:cs="Times New Roman"/>
          <w:sz w:val="24"/>
          <w:szCs w:val="24"/>
          <w:shd w:val="clear" w:color="auto" w:fill="FFFFFF"/>
          <w:lang w:val="es-ES_tradnl"/>
        </w:rPr>
        <w:t xml:space="preserve"> en el cual </w:t>
      </w:r>
      <w:r w:rsidR="00F2109A" w:rsidRPr="00132082">
        <w:rPr>
          <w:rFonts w:ascii="Times New Roman" w:hAnsi="Times New Roman" w:cs="Times New Roman"/>
          <w:sz w:val="24"/>
          <w:szCs w:val="24"/>
          <w:shd w:val="clear" w:color="auto" w:fill="FFFFFF"/>
          <w:lang w:val="es-ES_tradnl"/>
        </w:rPr>
        <w:t xml:space="preserve">muestra a la percepción de los espacios de la mano a </w:t>
      </w:r>
      <w:r w:rsidR="00F2109A" w:rsidRPr="00132082">
        <w:rPr>
          <w:rFonts w:ascii="Times New Roman" w:eastAsia="Times New Roman" w:hAnsi="Times New Roman" w:cs="Times New Roman"/>
          <w:sz w:val="24"/>
          <w:szCs w:val="24"/>
          <w:lang w:val="es-ES_tradnl" w:eastAsia="es-MX"/>
        </w:rPr>
        <w:t xml:space="preserve">la convivencia y </w:t>
      </w:r>
      <w:r w:rsidR="003578DE" w:rsidRPr="00132082">
        <w:rPr>
          <w:rFonts w:ascii="Times New Roman" w:eastAsia="Times New Roman" w:hAnsi="Times New Roman" w:cs="Times New Roman"/>
          <w:sz w:val="24"/>
          <w:szCs w:val="24"/>
          <w:lang w:val="es-ES_tradnl" w:eastAsia="es-MX"/>
        </w:rPr>
        <w:t>el intercambio de experiencias de vida</w:t>
      </w:r>
      <w:r w:rsidR="00F2109A" w:rsidRPr="00132082">
        <w:rPr>
          <w:rFonts w:ascii="Times New Roman" w:eastAsia="Times New Roman" w:hAnsi="Times New Roman" w:cs="Times New Roman"/>
          <w:sz w:val="24"/>
          <w:szCs w:val="24"/>
          <w:lang w:val="es-ES_tradnl" w:eastAsia="es-MX"/>
        </w:rPr>
        <w:t xml:space="preserve">. </w:t>
      </w:r>
      <w:r w:rsidR="00F2109A" w:rsidRPr="00132082">
        <w:rPr>
          <w:rFonts w:ascii="Times New Roman" w:hAnsi="Times New Roman" w:cs="Times New Roman"/>
          <w:sz w:val="24"/>
          <w:szCs w:val="24"/>
          <w:lang w:val="es-ES_tradnl"/>
        </w:rPr>
        <w:t>“</w:t>
      </w:r>
      <w:r w:rsidR="0029186B" w:rsidRPr="00132082">
        <w:rPr>
          <w:rFonts w:ascii="Times New Roman" w:hAnsi="Times New Roman" w:cs="Times New Roman"/>
          <w:sz w:val="24"/>
          <w:szCs w:val="24"/>
          <w:lang w:val="es-ES_tradnl"/>
        </w:rPr>
        <w:t>la existencia de espacios de socialización y encuentro ayudan a la creación de vínculos entre las personas</w:t>
      </w:r>
      <w:r w:rsidR="00F2109A" w:rsidRPr="00132082">
        <w:rPr>
          <w:rFonts w:ascii="Times New Roman" w:hAnsi="Times New Roman" w:cs="Times New Roman"/>
          <w:sz w:val="24"/>
          <w:szCs w:val="24"/>
          <w:lang w:val="es-ES_tradnl"/>
        </w:rPr>
        <w:t>”</w:t>
      </w:r>
      <w:r w:rsidR="00A26689" w:rsidRPr="00132082">
        <w:rPr>
          <w:rFonts w:ascii="Times New Roman" w:eastAsia="Times New Roman" w:hAnsi="Times New Roman" w:cs="Times New Roman"/>
          <w:sz w:val="24"/>
          <w:szCs w:val="24"/>
          <w:lang w:val="es-ES_tradnl" w:eastAsia="es-MX"/>
        </w:rPr>
        <w:t>.</w:t>
      </w:r>
      <w:sdt>
        <w:sdtPr>
          <w:rPr>
            <w:rFonts w:ascii="Times New Roman" w:eastAsia="Times New Roman" w:hAnsi="Times New Roman" w:cs="Times New Roman"/>
            <w:sz w:val="24"/>
            <w:szCs w:val="24"/>
            <w:lang w:val="es-ES_tradnl" w:eastAsia="es-MX"/>
          </w:rPr>
          <w:id w:val="1155953801"/>
          <w:citation/>
        </w:sdtPr>
        <w:sdtEndPr/>
        <w:sdtContent>
          <w:r w:rsidR="00F2109A" w:rsidRPr="00132082">
            <w:rPr>
              <w:rFonts w:ascii="Times New Roman" w:eastAsia="Times New Roman" w:hAnsi="Times New Roman" w:cs="Times New Roman"/>
              <w:sz w:val="24"/>
              <w:szCs w:val="24"/>
              <w:lang w:val="es-ES_tradnl" w:eastAsia="es-MX"/>
            </w:rPr>
            <w:fldChar w:fldCharType="begin"/>
          </w:r>
          <w:r w:rsidR="0029186B" w:rsidRPr="00132082">
            <w:rPr>
              <w:rFonts w:ascii="Times New Roman" w:eastAsia="Times New Roman" w:hAnsi="Times New Roman" w:cs="Times New Roman"/>
              <w:sz w:val="24"/>
              <w:szCs w:val="24"/>
              <w:lang w:val="es-ES_tradnl" w:eastAsia="es-MX"/>
            </w:rPr>
            <w:instrText xml:space="preserve">CITATION Jac62 \l 2058 </w:instrText>
          </w:r>
          <w:r w:rsidR="00F2109A" w:rsidRPr="00132082">
            <w:rPr>
              <w:rFonts w:ascii="Times New Roman" w:eastAsia="Times New Roman" w:hAnsi="Times New Roman" w:cs="Times New Roman"/>
              <w:sz w:val="24"/>
              <w:szCs w:val="24"/>
              <w:lang w:val="es-ES_tradnl" w:eastAsia="es-MX"/>
            </w:rPr>
            <w:fldChar w:fldCharType="separate"/>
          </w:r>
          <w:r w:rsidR="0029186B" w:rsidRPr="00132082">
            <w:rPr>
              <w:rFonts w:ascii="Times New Roman" w:eastAsia="Times New Roman" w:hAnsi="Times New Roman" w:cs="Times New Roman"/>
              <w:noProof/>
              <w:sz w:val="24"/>
              <w:szCs w:val="24"/>
              <w:lang w:val="es-ES_tradnl" w:eastAsia="es-MX"/>
            </w:rPr>
            <w:t xml:space="preserve"> (Jacobs, 1961, p.9)</w:t>
          </w:r>
          <w:r w:rsidR="00F2109A" w:rsidRPr="00132082">
            <w:rPr>
              <w:rFonts w:ascii="Times New Roman" w:eastAsia="Times New Roman" w:hAnsi="Times New Roman" w:cs="Times New Roman"/>
              <w:sz w:val="24"/>
              <w:szCs w:val="24"/>
              <w:lang w:val="es-ES_tradnl" w:eastAsia="es-MX"/>
            </w:rPr>
            <w:fldChar w:fldCharType="end"/>
          </w:r>
        </w:sdtContent>
      </w:sdt>
      <w:r w:rsidR="61FED577" w:rsidRPr="00132082">
        <w:rPr>
          <w:rFonts w:ascii="Times New Roman" w:eastAsia="Times New Roman" w:hAnsi="Times New Roman" w:cs="Times New Roman"/>
          <w:sz w:val="24"/>
          <w:szCs w:val="24"/>
          <w:lang w:val="es-ES_tradnl" w:eastAsia="es-MX"/>
        </w:rPr>
        <w:t xml:space="preserve">. </w:t>
      </w:r>
      <w:r w:rsidR="438A8534" w:rsidRPr="00132082">
        <w:rPr>
          <w:rFonts w:ascii="Times New Roman" w:eastAsia="Times New Roman" w:hAnsi="Times New Roman" w:cs="Times New Roman"/>
          <w:sz w:val="24"/>
          <w:szCs w:val="24"/>
          <w:lang w:val="es-ES_tradnl" w:eastAsia="es-MX"/>
        </w:rPr>
        <w:t xml:space="preserve">Cabría preguntarse entonces si estas ideas son compatibles con la virtualidad </w:t>
      </w:r>
      <w:r w:rsidR="7B339E34" w:rsidRPr="00132082">
        <w:rPr>
          <w:rFonts w:ascii="Times New Roman" w:eastAsia="Times New Roman" w:hAnsi="Times New Roman" w:cs="Times New Roman"/>
          <w:sz w:val="24"/>
          <w:szCs w:val="24"/>
          <w:lang w:val="es-ES_tradnl" w:eastAsia="es-MX"/>
        </w:rPr>
        <w:t>de la ciudad.</w:t>
      </w:r>
    </w:p>
    <w:p w14:paraId="46821234" w14:textId="4FB4639C" w:rsidR="1D876056" w:rsidRPr="00132082" w:rsidRDefault="1D876056" w:rsidP="1D876056">
      <w:pPr>
        <w:spacing w:after="0" w:line="360" w:lineRule="auto"/>
        <w:rPr>
          <w:rFonts w:ascii="Times New Roman" w:eastAsia="Times New Roman" w:hAnsi="Times New Roman" w:cs="Times New Roman"/>
          <w:sz w:val="24"/>
          <w:szCs w:val="24"/>
          <w:lang w:val="es-ES_tradnl" w:eastAsia="es-MX"/>
        </w:rPr>
      </w:pPr>
    </w:p>
    <w:p w14:paraId="3CEB0988" w14:textId="7606E9EF" w:rsidR="004B5126" w:rsidRPr="00132082" w:rsidRDefault="004B5126" w:rsidP="1FA1AF91">
      <w:pPr>
        <w:spacing w:after="0" w:line="360" w:lineRule="auto"/>
        <w:jc w:val="both"/>
        <w:rPr>
          <w:rStyle w:val="apple-converted-space"/>
          <w:rFonts w:ascii="Times New Roman" w:hAnsi="Times New Roman" w:cs="Times New Roman"/>
          <w:sz w:val="24"/>
          <w:szCs w:val="24"/>
          <w:lang w:val="es-ES_tradnl"/>
        </w:rPr>
      </w:pPr>
      <w:r w:rsidRPr="00132082">
        <w:rPr>
          <w:rFonts w:ascii="Times New Roman" w:hAnsi="Times New Roman" w:cs="Times New Roman"/>
          <w:sz w:val="24"/>
          <w:szCs w:val="24"/>
          <w:lang w:val="es-ES_tradnl"/>
        </w:rPr>
        <w:t>Continuando con la revisión de argumentaciones</w:t>
      </w:r>
      <w:r w:rsidR="00F2109A" w:rsidRPr="00132082">
        <w:rPr>
          <w:rFonts w:ascii="Times New Roman" w:hAnsi="Times New Roman" w:cs="Times New Roman"/>
          <w:sz w:val="24"/>
          <w:szCs w:val="24"/>
          <w:lang w:val="es-ES_tradnl"/>
        </w:rPr>
        <w:t xml:space="preserve"> </w:t>
      </w:r>
      <w:r w:rsidR="19A09798" w:rsidRPr="00132082">
        <w:rPr>
          <w:rFonts w:ascii="Times New Roman" w:hAnsi="Times New Roman" w:cs="Times New Roman"/>
          <w:sz w:val="24"/>
          <w:szCs w:val="24"/>
          <w:lang w:val="es-ES_tradnl"/>
        </w:rPr>
        <w:t>d</w:t>
      </w:r>
      <w:r w:rsidRPr="00132082">
        <w:rPr>
          <w:rFonts w:ascii="Times New Roman" w:hAnsi="Times New Roman" w:cs="Times New Roman"/>
          <w:sz w:val="24"/>
          <w:szCs w:val="24"/>
          <w:lang w:val="es-ES_tradnl"/>
        </w:rPr>
        <w:t xml:space="preserve">e factores </w:t>
      </w:r>
      <w:r w:rsidR="270860EF" w:rsidRPr="00132082">
        <w:rPr>
          <w:rFonts w:ascii="Times New Roman" w:hAnsi="Times New Roman" w:cs="Times New Roman"/>
          <w:sz w:val="24"/>
          <w:szCs w:val="24"/>
          <w:lang w:val="es-ES_tradnl"/>
        </w:rPr>
        <w:t xml:space="preserve">que </w:t>
      </w:r>
      <w:r w:rsidRPr="00132082">
        <w:rPr>
          <w:rFonts w:ascii="Times New Roman" w:hAnsi="Times New Roman" w:cs="Times New Roman"/>
          <w:sz w:val="24"/>
          <w:szCs w:val="24"/>
          <w:lang w:val="es-ES_tradnl"/>
        </w:rPr>
        <w:t>intervienen en la percepción de</w:t>
      </w:r>
      <w:r w:rsidR="00F2109A" w:rsidRPr="00132082">
        <w:rPr>
          <w:rFonts w:ascii="Times New Roman" w:hAnsi="Times New Roman" w:cs="Times New Roman"/>
          <w:sz w:val="24"/>
          <w:szCs w:val="24"/>
          <w:lang w:val="es-ES_tradnl"/>
        </w:rPr>
        <w:t xml:space="preserve"> un espacio físico</w:t>
      </w:r>
      <w:r w:rsidRPr="00132082">
        <w:rPr>
          <w:rFonts w:ascii="Times New Roman" w:hAnsi="Times New Roman" w:cs="Times New Roman"/>
          <w:sz w:val="24"/>
          <w:szCs w:val="24"/>
          <w:lang w:val="es-ES_tradnl"/>
        </w:rPr>
        <w:t xml:space="preserve">, esta lo mencionado por </w:t>
      </w:r>
      <w:proofErr w:type="spellStart"/>
      <w:r w:rsidRPr="00132082">
        <w:rPr>
          <w:rFonts w:ascii="Times New Roman" w:hAnsi="Times New Roman" w:cs="Times New Roman"/>
          <w:sz w:val="24"/>
          <w:szCs w:val="24"/>
          <w:lang w:val="es-ES_tradnl"/>
        </w:rPr>
        <w:t>Rasmussen</w:t>
      </w:r>
      <w:proofErr w:type="spellEnd"/>
      <w:r w:rsidRPr="00132082">
        <w:rPr>
          <w:rFonts w:ascii="Times New Roman" w:hAnsi="Times New Roman" w:cs="Times New Roman"/>
          <w:sz w:val="24"/>
          <w:szCs w:val="24"/>
          <w:lang w:val="es-ES_tradnl"/>
        </w:rPr>
        <w:t xml:space="preserve"> </w:t>
      </w:r>
      <w:r w:rsidRPr="00132082">
        <w:rPr>
          <w:rFonts w:ascii="Times New Roman" w:hAnsi="Times New Roman" w:cs="Times New Roman"/>
          <w:i/>
          <w:iCs/>
          <w:sz w:val="24"/>
          <w:szCs w:val="24"/>
          <w:shd w:val="clear" w:color="auto" w:fill="FFFFFF"/>
          <w:lang w:val="es-ES_tradnl"/>
        </w:rPr>
        <w:t>“</w:t>
      </w:r>
      <w:r w:rsidRPr="00132082">
        <w:rPr>
          <w:rStyle w:val="nfasis"/>
          <w:rFonts w:ascii="Times New Roman" w:hAnsi="Times New Roman" w:cs="Times New Roman"/>
          <w:i w:val="0"/>
          <w:iCs w:val="0"/>
          <w:sz w:val="24"/>
          <w:szCs w:val="24"/>
          <w:bdr w:val="none" w:sz="0" w:space="0" w:color="auto" w:frame="1"/>
          <w:shd w:val="clear" w:color="auto" w:fill="FFFFFF"/>
          <w:lang w:val="es-ES_tradnl"/>
        </w:rPr>
        <w:t xml:space="preserve">Normalmente es más fácil percibir una cosa cuando sabemos algo de ella por anticipado. Vemos lo que nos resulta familiar y nos olvidamos </w:t>
      </w:r>
      <w:r w:rsidR="397194D4" w:rsidRPr="00132082">
        <w:rPr>
          <w:rStyle w:val="nfasis"/>
          <w:rFonts w:ascii="Times New Roman" w:hAnsi="Times New Roman" w:cs="Times New Roman"/>
          <w:i w:val="0"/>
          <w:iCs w:val="0"/>
          <w:sz w:val="24"/>
          <w:szCs w:val="24"/>
          <w:bdr w:val="none" w:sz="0" w:space="0" w:color="auto" w:frame="1"/>
          <w:shd w:val="clear" w:color="auto" w:fill="FFFFFF"/>
          <w:lang w:val="es-ES_tradnl"/>
        </w:rPr>
        <w:t>del resto”</w:t>
      </w:r>
      <w:r w:rsidR="00EF4B6A" w:rsidRPr="00132082">
        <w:rPr>
          <w:rStyle w:val="apple-converted-space"/>
          <w:rFonts w:ascii="Times New Roman" w:hAnsi="Times New Roman" w:cs="Times New Roman"/>
          <w:noProof/>
          <w:sz w:val="24"/>
          <w:szCs w:val="24"/>
          <w:shd w:val="clear" w:color="auto" w:fill="FFFFFF"/>
          <w:lang w:val="es-ES_tradnl"/>
        </w:rPr>
        <w:t xml:space="preserve"> </w:t>
      </w:r>
      <w:r w:rsidR="00EF4B6A" w:rsidRPr="00132082">
        <w:rPr>
          <w:rFonts w:ascii="Times New Roman" w:hAnsi="Times New Roman" w:cs="Times New Roman"/>
          <w:noProof/>
          <w:sz w:val="24"/>
          <w:szCs w:val="24"/>
          <w:shd w:val="clear" w:color="auto" w:fill="FFFFFF"/>
          <w:lang w:val="es-ES_tradnl"/>
        </w:rPr>
        <w:t>(Rasmussen, 2004, p. 34)</w:t>
      </w:r>
      <w:r w:rsidR="00A466B4" w:rsidRPr="00132082">
        <w:rPr>
          <w:rStyle w:val="apple-converted-space"/>
          <w:rFonts w:ascii="Times New Roman" w:hAnsi="Times New Roman" w:cs="Times New Roman"/>
          <w:sz w:val="24"/>
          <w:szCs w:val="24"/>
          <w:shd w:val="clear" w:color="auto" w:fill="FFFFFF"/>
          <w:lang w:val="es-ES_tradnl"/>
        </w:rPr>
        <w:t xml:space="preserve">. </w:t>
      </w:r>
    </w:p>
    <w:p w14:paraId="4101652C" w14:textId="77777777" w:rsidR="004B5126" w:rsidRPr="00132082" w:rsidRDefault="004B5126" w:rsidP="00176294">
      <w:pPr>
        <w:spacing w:after="0" w:line="360" w:lineRule="auto"/>
        <w:rPr>
          <w:rFonts w:ascii="Times New Roman" w:hAnsi="Times New Roman" w:cs="Times New Roman"/>
          <w:sz w:val="24"/>
          <w:szCs w:val="24"/>
          <w:lang w:val="es-ES_tradnl"/>
        </w:rPr>
      </w:pPr>
    </w:p>
    <w:p w14:paraId="4241708A" w14:textId="5899F922" w:rsidR="00AB4CC3" w:rsidRPr="00132082" w:rsidRDefault="007C58B3" w:rsidP="34EB6161">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Aun y que vivir un espacio físicamente favorece a </w:t>
      </w:r>
      <w:r w:rsidR="002308FE" w:rsidRPr="00132082">
        <w:rPr>
          <w:rFonts w:ascii="Times New Roman" w:hAnsi="Times New Roman" w:cs="Times New Roman"/>
          <w:sz w:val="24"/>
          <w:szCs w:val="24"/>
          <w:lang w:val="es-ES_tradnl"/>
        </w:rPr>
        <w:t>una percepción más clara</w:t>
      </w:r>
      <w:r w:rsidRPr="00132082">
        <w:rPr>
          <w:rFonts w:ascii="Times New Roman" w:hAnsi="Times New Roman" w:cs="Times New Roman"/>
          <w:sz w:val="24"/>
          <w:szCs w:val="24"/>
          <w:lang w:val="es-ES_tradnl"/>
        </w:rPr>
        <w:t>, es normal que dos personas no perciben de la misma manera la misma realidad. En este sentido Zenteno Torres menciona</w:t>
      </w:r>
      <w:r w:rsidR="002308FE" w:rsidRPr="00132082">
        <w:rPr>
          <w:rFonts w:ascii="Times New Roman" w:hAnsi="Times New Roman" w:cs="Times New Roman"/>
          <w:sz w:val="24"/>
          <w:szCs w:val="24"/>
          <w:lang w:val="es-ES_tradnl"/>
        </w:rPr>
        <w:t xml:space="preserve"> en su texto</w:t>
      </w:r>
      <w:r w:rsidRPr="00132082">
        <w:rPr>
          <w:rFonts w:ascii="Times New Roman" w:hAnsi="Times New Roman" w:cs="Times New Roman"/>
          <w:sz w:val="24"/>
          <w:szCs w:val="24"/>
          <w:lang w:val="es-ES_tradnl"/>
        </w:rPr>
        <w:t xml:space="preserve"> </w:t>
      </w:r>
      <w:r w:rsidR="1216F0C1" w:rsidRPr="00132082">
        <w:rPr>
          <w:rFonts w:ascii="Times New Roman" w:hAnsi="Times New Roman" w:cs="Times New Roman"/>
          <w:sz w:val="24"/>
          <w:szCs w:val="24"/>
          <w:lang w:val="es-ES_tradnl"/>
        </w:rPr>
        <w:t>a Caravedo</w:t>
      </w:r>
      <w:r w:rsidRPr="00132082">
        <w:rPr>
          <w:rFonts w:ascii="Times New Roman" w:hAnsi="Times New Roman" w:cs="Times New Roman"/>
          <w:sz w:val="24"/>
          <w:szCs w:val="24"/>
          <w:lang w:val="es-ES_tradnl"/>
        </w:rPr>
        <w:t xml:space="preserve"> (2012) </w:t>
      </w:r>
      <w:proofErr w:type="gramStart"/>
      <w:r w:rsidR="0029186B" w:rsidRPr="00132082">
        <w:rPr>
          <w:rFonts w:ascii="Times New Roman" w:hAnsi="Times New Roman" w:cs="Times New Roman"/>
          <w:sz w:val="24"/>
          <w:szCs w:val="24"/>
          <w:lang w:val="es-ES_tradnl"/>
        </w:rPr>
        <w:t>haciendo mención de</w:t>
      </w:r>
      <w:proofErr w:type="gramEnd"/>
      <w:r w:rsidR="0029186B" w:rsidRPr="00132082">
        <w:rPr>
          <w:rFonts w:ascii="Times New Roman" w:hAnsi="Times New Roman" w:cs="Times New Roman"/>
          <w:sz w:val="24"/>
          <w:szCs w:val="24"/>
          <w:lang w:val="es-ES_tradnl"/>
        </w:rPr>
        <w:t xml:space="preserve"> la importancia del espacio simbólico que van creando los que lo habitan, por encima del espacio material.</w:t>
      </w:r>
      <w:sdt>
        <w:sdtPr>
          <w:rPr>
            <w:rFonts w:ascii="Times New Roman" w:hAnsi="Times New Roman" w:cs="Times New Roman"/>
            <w:sz w:val="24"/>
            <w:szCs w:val="24"/>
            <w:lang w:val="es-ES_tradnl"/>
          </w:rPr>
          <w:id w:val="-499884406"/>
          <w:citation/>
        </w:sdtPr>
        <w:sdtEndPr/>
        <w:sdtContent>
          <w:r w:rsidR="002308FE" w:rsidRPr="00132082">
            <w:rPr>
              <w:rFonts w:ascii="Times New Roman" w:hAnsi="Times New Roman" w:cs="Times New Roman"/>
              <w:sz w:val="24"/>
              <w:szCs w:val="24"/>
              <w:lang w:val="es-ES_tradnl"/>
            </w:rPr>
            <w:fldChar w:fldCharType="begin"/>
          </w:r>
          <w:r w:rsidR="002308FE" w:rsidRPr="00132082">
            <w:rPr>
              <w:rFonts w:ascii="Times New Roman" w:hAnsi="Times New Roman" w:cs="Times New Roman"/>
              <w:sz w:val="24"/>
              <w:szCs w:val="24"/>
              <w:lang w:val="es-ES_tradnl"/>
            </w:rPr>
            <w:instrText xml:space="preserve"> CITATION Zen18 \l 2058 </w:instrText>
          </w:r>
          <w:r w:rsidR="002308FE" w:rsidRPr="00132082">
            <w:rPr>
              <w:rFonts w:ascii="Times New Roman" w:hAnsi="Times New Roman" w:cs="Times New Roman"/>
              <w:sz w:val="24"/>
              <w:szCs w:val="24"/>
              <w:lang w:val="es-ES_tradnl"/>
            </w:rPr>
            <w:fldChar w:fldCharType="separate"/>
          </w:r>
          <w:r w:rsidR="006B1712" w:rsidRPr="00132082">
            <w:rPr>
              <w:rFonts w:ascii="Times New Roman" w:hAnsi="Times New Roman" w:cs="Times New Roman"/>
              <w:noProof/>
              <w:sz w:val="24"/>
              <w:szCs w:val="24"/>
              <w:lang w:val="es-ES_tradnl"/>
            </w:rPr>
            <w:t xml:space="preserve"> (Zenteno Torres, 2018)</w:t>
          </w:r>
          <w:r w:rsidR="002308FE" w:rsidRPr="00132082">
            <w:rPr>
              <w:rFonts w:ascii="Times New Roman" w:hAnsi="Times New Roman" w:cs="Times New Roman"/>
              <w:sz w:val="24"/>
              <w:szCs w:val="24"/>
              <w:lang w:val="es-ES_tradnl"/>
            </w:rPr>
            <w:fldChar w:fldCharType="end"/>
          </w:r>
        </w:sdtContent>
      </w:sdt>
      <w:r w:rsidR="002308FE" w:rsidRPr="00132082">
        <w:rPr>
          <w:rFonts w:ascii="Times New Roman" w:hAnsi="Times New Roman" w:cs="Times New Roman"/>
          <w:sz w:val="24"/>
          <w:szCs w:val="24"/>
          <w:lang w:val="es-ES_tradnl"/>
        </w:rPr>
        <w:t>.</w:t>
      </w:r>
    </w:p>
    <w:p w14:paraId="3CF2D8B6" w14:textId="77777777" w:rsidR="00AE60A1" w:rsidRPr="00132082" w:rsidRDefault="00AE60A1" w:rsidP="00AB4CC3">
      <w:pPr>
        <w:spacing w:after="0" w:line="360" w:lineRule="auto"/>
        <w:rPr>
          <w:rFonts w:ascii="Times New Roman" w:hAnsi="Times New Roman" w:cs="Times New Roman"/>
          <w:sz w:val="24"/>
          <w:szCs w:val="24"/>
          <w:lang w:val="es-ES_tradnl"/>
        </w:rPr>
      </w:pPr>
    </w:p>
    <w:p w14:paraId="7219C52B" w14:textId="0B0EBD98" w:rsidR="1A5484C6" w:rsidRPr="00132082" w:rsidRDefault="1A5484C6" w:rsidP="0015023D">
      <w:pPr>
        <w:spacing w:after="0" w:line="240" w:lineRule="auto"/>
        <w:textAlignment w:val="baseline"/>
        <w:rPr>
          <w:rFonts w:ascii="Times New Roman" w:eastAsia="Times New Roman" w:hAnsi="Times New Roman" w:cs="Times New Roman"/>
          <w:b/>
          <w:bCs/>
          <w:sz w:val="26"/>
          <w:szCs w:val="26"/>
          <w:lang w:val="es-ES_tradnl" w:eastAsia="es-MX"/>
        </w:rPr>
      </w:pPr>
      <w:r w:rsidRPr="00132082">
        <w:rPr>
          <w:rFonts w:ascii="Times New Roman" w:eastAsia="Times New Roman" w:hAnsi="Times New Roman" w:cs="Times New Roman"/>
          <w:b/>
          <w:bCs/>
          <w:sz w:val="26"/>
          <w:szCs w:val="26"/>
          <w:lang w:val="es-ES_tradnl" w:eastAsia="es-MX"/>
        </w:rPr>
        <w:t xml:space="preserve">Cerrando brechas entre lo virtual y lo físico   </w:t>
      </w:r>
    </w:p>
    <w:p w14:paraId="684F89F7" w14:textId="44A26D2E" w:rsidR="0D3B75BB" w:rsidRPr="00132082" w:rsidRDefault="0D3B75BB" w:rsidP="0D3B75BB">
      <w:pPr>
        <w:spacing w:after="0" w:line="240" w:lineRule="auto"/>
        <w:rPr>
          <w:rFonts w:ascii="Times New Roman" w:eastAsia="Times New Roman" w:hAnsi="Times New Roman" w:cs="Times New Roman"/>
          <w:b/>
          <w:bCs/>
          <w:sz w:val="26"/>
          <w:szCs w:val="26"/>
          <w:lang w:val="es-ES_tradnl" w:eastAsia="es-MX"/>
        </w:rPr>
      </w:pPr>
    </w:p>
    <w:p w14:paraId="09C7B6BD" w14:textId="5F7711E4" w:rsidR="1A5484C6" w:rsidRPr="00132082" w:rsidRDefault="1A5484C6" w:rsidP="1D876056">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Una aproximación para cerrar la brecha entre lo virtual y lo físico puede ser que se considere todo el contexto en el que estamos inmersos como un sistema del cual también formamos parte</w:t>
      </w:r>
      <w:r w:rsidR="6EF1F183" w:rsidRPr="00132082">
        <w:rPr>
          <w:rFonts w:ascii="Times New Roman" w:hAnsi="Times New Roman" w:cs="Times New Roman"/>
          <w:sz w:val="24"/>
          <w:szCs w:val="24"/>
          <w:lang w:val="es-ES_tradnl"/>
        </w:rPr>
        <w:t xml:space="preserve"> y cuyas interacciones también son relevantes</w:t>
      </w:r>
      <w:r w:rsidRPr="00132082">
        <w:rPr>
          <w:rFonts w:ascii="Times New Roman" w:hAnsi="Times New Roman" w:cs="Times New Roman"/>
          <w:sz w:val="24"/>
          <w:szCs w:val="24"/>
          <w:lang w:val="es-ES_tradnl"/>
        </w:rPr>
        <w:t xml:space="preserve">, es decir con un enfoque de pensamiento sistémico. Más o menos a mediados del siglo </w:t>
      </w:r>
      <w:del w:id="19" w:author="Autor">
        <w:r w:rsidRPr="00132082" w:rsidDel="00BE1278">
          <w:rPr>
            <w:rFonts w:ascii="Times New Roman" w:hAnsi="Times New Roman" w:cs="Times New Roman"/>
            <w:sz w:val="24"/>
            <w:szCs w:val="24"/>
            <w:lang w:val="es-ES_tradnl"/>
          </w:rPr>
          <w:delText xml:space="preserve">20 </w:delText>
        </w:r>
      </w:del>
      <w:ins w:id="20" w:author="Autor">
        <w:r w:rsidR="00BE1278">
          <w:rPr>
            <w:rFonts w:ascii="Times New Roman" w:hAnsi="Times New Roman" w:cs="Times New Roman"/>
            <w:sz w:val="24"/>
            <w:szCs w:val="24"/>
            <w:lang w:val="es-ES_tradnl"/>
          </w:rPr>
          <w:t>XX</w:t>
        </w:r>
        <w:r w:rsidR="00BE1278" w:rsidRPr="00132082">
          <w:rPr>
            <w:rFonts w:ascii="Times New Roman" w:hAnsi="Times New Roman" w:cs="Times New Roman"/>
            <w:sz w:val="24"/>
            <w:szCs w:val="24"/>
            <w:lang w:val="es-ES_tradnl"/>
          </w:rPr>
          <w:t xml:space="preserve"> </w:t>
        </w:r>
      </w:ins>
      <w:r w:rsidRPr="00132082">
        <w:rPr>
          <w:rFonts w:ascii="Times New Roman" w:hAnsi="Times New Roman" w:cs="Times New Roman"/>
          <w:sz w:val="24"/>
          <w:szCs w:val="24"/>
          <w:lang w:val="es-ES_tradnl"/>
        </w:rPr>
        <w:t xml:space="preserve">es que se desarrolla la teoría general de sistemas propuestas por </w:t>
      </w:r>
      <w:r w:rsidR="15BBE3D6" w:rsidRPr="00132082">
        <w:rPr>
          <w:rFonts w:ascii="Times New Roman" w:hAnsi="Times New Roman" w:cs="Times New Roman"/>
          <w:sz w:val="24"/>
          <w:szCs w:val="24"/>
          <w:lang w:val="es-ES_tradnl"/>
        </w:rPr>
        <w:t>Bertalanffy,</w:t>
      </w:r>
      <w:r w:rsidRPr="00132082">
        <w:rPr>
          <w:rFonts w:ascii="Times New Roman" w:hAnsi="Times New Roman" w:cs="Times New Roman"/>
          <w:sz w:val="24"/>
          <w:szCs w:val="24"/>
          <w:lang w:val="es-ES_tradnl"/>
        </w:rPr>
        <w:t xml:space="preserve"> que proponen estudiar los fenómenos no por los términos de sus componentes sino por su tipo de organización, estructura, funciones y propiedades. (</w:t>
      </w:r>
      <w:proofErr w:type="spellStart"/>
      <w:r w:rsidRPr="00132082">
        <w:rPr>
          <w:rFonts w:ascii="Times New Roman" w:hAnsi="Times New Roman" w:cs="Times New Roman"/>
          <w:sz w:val="24"/>
          <w:szCs w:val="24"/>
          <w:lang w:val="es-ES_tradnl"/>
        </w:rPr>
        <w:t>Gershenson</w:t>
      </w:r>
      <w:proofErr w:type="spellEnd"/>
      <w:r w:rsidRPr="00132082">
        <w:rPr>
          <w:rFonts w:ascii="Times New Roman" w:hAnsi="Times New Roman" w:cs="Times New Roman"/>
          <w:sz w:val="24"/>
          <w:szCs w:val="24"/>
          <w:lang w:val="es-ES_tradnl"/>
        </w:rPr>
        <w:t xml:space="preserve">, Interacciones) (Maturana, 2003). </w:t>
      </w:r>
    </w:p>
    <w:p w14:paraId="061503F4" w14:textId="3B24F23E" w:rsidR="1A5484C6" w:rsidRPr="00132082" w:rsidRDefault="1A5484C6" w:rsidP="1D876056">
      <w:pPr>
        <w:spacing w:after="0" w:line="360" w:lineRule="auto"/>
        <w:rPr>
          <w:rFonts w:ascii="Times New Roman" w:hAnsi="Times New Roman" w:cs="Times New Roman"/>
          <w:sz w:val="24"/>
          <w:szCs w:val="24"/>
          <w:lang w:val="es-ES_tradnl"/>
        </w:rPr>
      </w:pPr>
    </w:p>
    <w:p w14:paraId="6136B803" w14:textId="77777777" w:rsidR="00D56326" w:rsidRPr="00132082" w:rsidRDefault="1A5484C6" w:rsidP="0D3B75BB">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En este mismo sentido, Bruno </w:t>
      </w:r>
      <w:proofErr w:type="spellStart"/>
      <w:r w:rsidRPr="00132082">
        <w:rPr>
          <w:rFonts w:ascii="Times New Roman" w:hAnsi="Times New Roman" w:cs="Times New Roman"/>
          <w:sz w:val="24"/>
          <w:szCs w:val="24"/>
          <w:lang w:val="es-ES_tradnl"/>
        </w:rPr>
        <w:t>Latour</w:t>
      </w:r>
      <w:proofErr w:type="spellEnd"/>
      <w:r w:rsidRPr="00132082">
        <w:rPr>
          <w:rFonts w:ascii="Times New Roman" w:hAnsi="Times New Roman" w:cs="Times New Roman"/>
          <w:sz w:val="24"/>
          <w:szCs w:val="24"/>
          <w:lang w:val="es-ES_tradnl"/>
        </w:rPr>
        <w:t xml:space="preserve"> en su libro “</w:t>
      </w:r>
      <w:proofErr w:type="spellStart"/>
      <w:r w:rsidRPr="00132082">
        <w:rPr>
          <w:rFonts w:ascii="Times New Roman" w:hAnsi="Times New Roman" w:cs="Times New Roman"/>
          <w:sz w:val="24"/>
          <w:szCs w:val="24"/>
          <w:lang w:val="es-ES_tradnl"/>
        </w:rPr>
        <w:t>Reensamblar</w:t>
      </w:r>
      <w:proofErr w:type="spellEnd"/>
      <w:r w:rsidRPr="00132082">
        <w:rPr>
          <w:rFonts w:ascii="Times New Roman" w:hAnsi="Times New Roman" w:cs="Times New Roman"/>
          <w:sz w:val="24"/>
          <w:szCs w:val="24"/>
          <w:lang w:val="es-ES_tradnl"/>
        </w:rPr>
        <w:t xml:space="preserve"> lo social” habla de la teoría del actor red (TAR) en donde sostiene que</w:t>
      </w:r>
    </w:p>
    <w:p w14:paraId="6D406BEB" w14:textId="26D9E32B" w:rsidR="00D56326" w:rsidRPr="00132082" w:rsidRDefault="1A5484C6" w:rsidP="00D63686">
      <w:pPr>
        <w:spacing w:after="0" w:line="360" w:lineRule="auto"/>
        <w:ind w:left="964" w:right="-91"/>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 “Además de "determinar” y servir como "telón de fondo de la acción humana", las cosas podrían autorizar, permitir, dar los recursos, alentar, sugerir, influir, </w:t>
      </w:r>
      <w:r w:rsidRPr="00132082">
        <w:rPr>
          <w:rFonts w:ascii="Times New Roman" w:hAnsi="Times New Roman" w:cs="Times New Roman"/>
          <w:sz w:val="24"/>
          <w:szCs w:val="24"/>
          <w:lang w:val="es-ES_tradnl"/>
        </w:rPr>
        <w:lastRenderedPageBreak/>
        <w:t>bloquear, hacer posible, prohibir etc. La TAR no es la afirmación vacía de que son los objetos los que hacen las Cosas "en lugar de" los actores humanos: dice simplemente que ninguna ciencia de lo social puede iniciarse siquiera si no se explora primero la cuestión de quién y qué participa en la acción, aunque signifique permitir que se incorporen elementos que, a falta de mejor término, podríamos llamar no-humanos” (</w:t>
      </w:r>
      <w:proofErr w:type="spellStart"/>
      <w:r w:rsidRPr="00132082">
        <w:rPr>
          <w:rFonts w:ascii="Times New Roman" w:hAnsi="Times New Roman" w:cs="Times New Roman"/>
          <w:sz w:val="24"/>
          <w:szCs w:val="24"/>
          <w:lang w:val="es-ES_tradnl"/>
        </w:rPr>
        <w:t>Latour</w:t>
      </w:r>
      <w:proofErr w:type="spellEnd"/>
      <w:r w:rsidRPr="00132082">
        <w:rPr>
          <w:rFonts w:ascii="Times New Roman" w:hAnsi="Times New Roman" w:cs="Times New Roman"/>
          <w:sz w:val="24"/>
          <w:szCs w:val="24"/>
          <w:lang w:val="es-ES_tradnl"/>
        </w:rPr>
        <w:t>, 2008</w:t>
      </w:r>
      <w:r w:rsidR="00D56326" w:rsidRPr="00132082">
        <w:rPr>
          <w:rFonts w:ascii="Times New Roman" w:hAnsi="Times New Roman" w:cs="Times New Roman"/>
          <w:sz w:val="24"/>
          <w:szCs w:val="24"/>
          <w:lang w:val="es-ES_tradnl"/>
        </w:rPr>
        <w:t>, p</w:t>
      </w:r>
      <w:r w:rsidR="00EF4B6A" w:rsidRPr="00132082">
        <w:rPr>
          <w:rFonts w:ascii="Times New Roman" w:hAnsi="Times New Roman" w:cs="Times New Roman"/>
          <w:sz w:val="24"/>
          <w:szCs w:val="24"/>
          <w:lang w:val="es-ES_tradnl"/>
        </w:rPr>
        <w:t>.</w:t>
      </w:r>
      <w:r w:rsidR="00D56326" w:rsidRPr="00132082">
        <w:rPr>
          <w:rFonts w:ascii="Times New Roman" w:hAnsi="Times New Roman" w:cs="Times New Roman"/>
          <w:sz w:val="24"/>
          <w:szCs w:val="24"/>
          <w:lang w:val="es-ES_tradnl"/>
        </w:rPr>
        <w:t xml:space="preserve"> 107</w:t>
      </w:r>
      <w:r w:rsidRPr="00132082">
        <w:rPr>
          <w:rFonts w:ascii="Times New Roman" w:hAnsi="Times New Roman" w:cs="Times New Roman"/>
          <w:sz w:val="24"/>
          <w:szCs w:val="24"/>
          <w:lang w:val="es-ES_tradnl"/>
        </w:rPr>
        <w:t>).</w:t>
      </w:r>
    </w:p>
    <w:p w14:paraId="4F4AC503" w14:textId="3DB662CE" w:rsidR="00B729B5" w:rsidRPr="00132082" w:rsidRDefault="1A5484C6" w:rsidP="0D3B75BB">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 </w:t>
      </w:r>
      <w:r w:rsidR="4EAB10F1" w:rsidRPr="00132082">
        <w:rPr>
          <w:rFonts w:ascii="Times New Roman" w:hAnsi="Times New Roman" w:cs="Times New Roman"/>
          <w:sz w:val="24"/>
          <w:szCs w:val="24"/>
          <w:lang w:val="es-ES_tradnl"/>
        </w:rPr>
        <w:t>S</w:t>
      </w:r>
      <w:r w:rsidRPr="00132082">
        <w:rPr>
          <w:rFonts w:ascii="Times New Roman" w:hAnsi="Times New Roman" w:cs="Times New Roman"/>
          <w:sz w:val="24"/>
          <w:szCs w:val="24"/>
          <w:lang w:val="es-ES_tradnl"/>
        </w:rPr>
        <w:t xml:space="preserve">iguiendo las ideas de Maturana y Varela (2003), en los sistemas del tipo </w:t>
      </w:r>
      <w:proofErr w:type="spellStart"/>
      <w:r w:rsidRPr="00132082">
        <w:rPr>
          <w:rFonts w:ascii="Times New Roman" w:hAnsi="Times New Roman" w:cs="Times New Roman"/>
          <w:sz w:val="24"/>
          <w:szCs w:val="24"/>
          <w:lang w:val="es-ES_tradnl"/>
        </w:rPr>
        <w:t>autopoiético</w:t>
      </w:r>
      <w:proofErr w:type="spellEnd"/>
      <w:r w:rsidRPr="00132082">
        <w:rPr>
          <w:rFonts w:ascii="Times New Roman" w:hAnsi="Times New Roman" w:cs="Times New Roman"/>
          <w:sz w:val="24"/>
          <w:szCs w:val="24"/>
          <w:lang w:val="es-ES_tradnl"/>
        </w:rPr>
        <w:t xml:space="preserve"> como una ciudad, por ejemplo, no basta considerar </w:t>
      </w:r>
      <w:r w:rsidR="34CC7328" w:rsidRPr="00132082">
        <w:rPr>
          <w:rFonts w:ascii="Times New Roman" w:hAnsi="Times New Roman" w:cs="Times New Roman"/>
          <w:sz w:val="24"/>
          <w:szCs w:val="24"/>
          <w:lang w:val="es-ES_tradnl"/>
        </w:rPr>
        <w:t xml:space="preserve">sólo </w:t>
      </w:r>
      <w:r w:rsidRPr="00132082">
        <w:rPr>
          <w:rFonts w:ascii="Times New Roman" w:hAnsi="Times New Roman" w:cs="Times New Roman"/>
          <w:sz w:val="24"/>
          <w:szCs w:val="24"/>
          <w:lang w:val="es-ES_tradnl"/>
        </w:rPr>
        <w:t>a los componentes, sino su organización homeostática, que está basada en las interacciones</w:t>
      </w:r>
      <w:r w:rsidR="43ECD7A9" w:rsidRPr="00132082">
        <w:rPr>
          <w:rFonts w:ascii="Times New Roman" w:hAnsi="Times New Roman" w:cs="Times New Roman"/>
          <w:sz w:val="24"/>
          <w:szCs w:val="24"/>
          <w:lang w:val="es-ES_tradnl"/>
        </w:rPr>
        <w:t>,</w:t>
      </w:r>
      <w:r w:rsidRPr="00132082">
        <w:rPr>
          <w:rFonts w:ascii="Times New Roman" w:hAnsi="Times New Roman" w:cs="Times New Roman"/>
          <w:sz w:val="24"/>
          <w:szCs w:val="24"/>
          <w:lang w:val="es-ES_tradnl"/>
        </w:rPr>
        <w:t xml:space="preserve"> las cuales son detonadas por información.</w:t>
      </w:r>
    </w:p>
    <w:p w14:paraId="60A470A8" w14:textId="174C0947" w:rsidR="1A5484C6" w:rsidRPr="00132082" w:rsidRDefault="1A5484C6" w:rsidP="1D876056">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w:t>
      </w:r>
      <w:r w:rsidR="234AA77F" w:rsidRPr="00132082">
        <w:rPr>
          <w:rFonts w:ascii="Times New Roman" w:hAnsi="Times New Roman" w:cs="Times New Roman"/>
          <w:sz w:val="24"/>
          <w:szCs w:val="24"/>
          <w:lang w:val="es-ES_tradnl"/>
        </w:rPr>
        <w:t>P</w:t>
      </w:r>
      <w:r w:rsidRPr="00132082">
        <w:rPr>
          <w:rFonts w:ascii="Times New Roman" w:hAnsi="Times New Roman" w:cs="Times New Roman"/>
          <w:sz w:val="24"/>
          <w:szCs w:val="24"/>
          <w:lang w:val="es-ES_tradnl"/>
        </w:rPr>
        <w:t xml:space="preserve">or qué es importante considerar la información tanto física como virtual para hacer propuestas de diseño que planteen </w:t>
      </w:r>
      <w:r w:rsidR="7F5FF0DB" w:rsidRPr="00132082">
        <w:rPr>
          <w:rFonts w:ascii="Times New Roman" w:hAnsi="Times New Roman" w:cs="Times New Roman"/>
          <w:sz w:val="24"/>
          <w:szCs w:val="24"/>
          <w:lang w:val="es-ES_tradnl"/>
        </w:rPr>
        <w:t>intervenir comportamientos</w:t>
      </w:r>
      <w:r w:rsidRPr="00132082">
        <w:rPr>
          <w:rFonts w:ascii="Times New Roman" w:hAnsi="Times New Roman" w:cs="Times New Roman"/>
          <w:sz w:val="24"/>
          <w:szCs w:val="24"/>
          <w:lang w:val="es-ES_tradnl"/>
        </w:rPr>
        <w:t xml:space="preserve"> sociales?  En los sistemas complejos adaptativos, la información que se genera por las interacciones retroalimenta al mismo sistema y se vuelve relevante cuando determina, aunque sea parcialmente el estado futuro de un componente. (</w:t>
      </w:r>
      <w:proofErr w:type="spellStart"/>
      <w:r w:rsidRPr="00132082">
        <w:rPr>
          <w:rFonts w:ascii="Times New Roman" w:hAnsi="Times New Roman" w:cs="Times New Roman"/>
          <w:sz w:val="24"/>
          <w:szCs w:val="24"/>
          <w:lang w:val="es-ES_tradnl"/>
        </w:rPr>
        <w:t>Gershenson</w:t>
      </w:r>
      <w:proofErr w:type="spellEnd"/>
      <w:r w:rsidRPr="00132082">
        <w:rPr>
          <w:rFonts w:ascii="Times New Roman" w:hAnsi="Times New Roman" w:cs="Times New Roman"/>
          <w:sz w:val="24"/>
          <w:szCs w:val="24"/>
          <w:lang w:val="es-ES_tradnl"/>
        </w:rPr>
        <w:t>, Interacciones).</w:t>
      </w:r>
      <w:r w:rsidR="159ACB72" w:rsidRPr="00132082">
        <w:rPr>
          <w:rFonts w:ascii="Times New Roman" w:hAnsi="Times New Roman" w:cs="Times New Roman"/>
          <w:sz w:val="24"/>
          <w:szCs w:val="24"/>
          <w:lang w:val="es-ES_tradnl"/>
        </w:rPr>
        <w:t xml:space="preserve">  Pero</w:t>
      </w:r>
      <w:r w:rsidRPr="00132082">
        <w:rPr>
          <w:rFonts w:ascii="Times New Roman" w:hAnsi="Times New Roman" w:cs="Times New Roman"/>
          <w:sz w:val="24"/>
          <w:szCs w:val="24"/>
          <w:lang w:val="es-ES_tradnl"/>
        </w:rPr>
        <w:t xml:space="preserve"> ¿qué es información? la información es algo inherente en los sistemas complejos, la RAE </w:t>
      </w:r>
      <w:r w:rsidR="0970F351" w:rsidRPr="00132082">
        <w:rPr>
          <w:rFonts w:ascii="Times New Roman" w:hAnsi="Times New Roman" w:cs="Times New Roman"/>
          <w:sz w:val="24"/>
          <w:szCs w:val="24"/>
          <w:lang w:val="es-ES_tradnl"/>
        </w:rPr>
        <w:t xml:space="preserve">por ejemplo </w:t>
      </w:r>
      <w:r w:rsidRPr="00132082">
        <w:rPr>
          <w:rFonts w:ascii="Times New Roman" w:hAnsi="Times New Roman" w:cs="Times New Roman"/>
          <w:sz w:val="24"/>
          <w:szCs w:val="24"/>
          <w:lang w:val="es-ES_tradnl"/>
        </w:rPr>
        <w:t xml:space="preserve">define información genética como un “Conjunto de mensajes codificados en los ácidos nucleicos que origina la expresión de </w:t>
      </w:r>
      <w:r w:rsidR="3265CE55" w:rsidRPr="00132082">
        <w:rPr>
          <w:rFonts w:ascii="Times New Roman" w:hAnsi="Times New Roman" w:cs="Times New Roman"/>
          <w:sz w:val="24"/>
          <w:szCs w:val="24"/>
          <w:lang w:val="es-ES_tradnl"/>
        </w:rPr>
        <w:t>los caracteres</w:t>
      </w:r>
      <w:r w:rsidRPr="00132082">
        <w:rPr>
          <w:rFonts w:ascii="Times New Roman" w:hAnsi="Times New Roman" w:cs="Times New Roman"/>
          <w:sz w:val="24"/>
          <w:szCs w:val="24"/>
          <w:lang w:val="es-ES_tradnl"/>
        </w:rPr>
        <w:t xml:space="preserve"> hereditarios propios de los seres vivos mediante reacciones bioquímicas” haciendo una analogía cabría preguntarse qué equivale a la información genética si el ser vivo fuese una ciudad. Dependerá obviamente desde qué </w:t>
      </w:r>
      <w:r w:rsidR="031DA7B3" w:rsidRPr="00132082">
        <w:rPr>
          <w:rFonts w:ascii="Times New Roman" w:hAnsi="Times New Roman" w:cs="Times New Roman"/>
          <w:sz w:val="24"/>
          <w:szCs w:val="24"/>
          <w:lang w:val="es-ES_tradnl"/>
        </w:rPr>
        <w:t>perspectiva</w:t>
      </w:r>
      <w:r w:rsidRPr="00132082">
        <w:rPr>
          <w:rFonts w:ascii="Times New Roman" w:hAnsi="Times New Roman" w:cs="Times New Roman"/>
          <w:sz w:val="24"/>
          <w:szCs w:val="24"/>
          <w:lang w:val="es-ES_tradnl"/>
        </w:rPr>
        <w:t xml:space="preserve"> o enfoque se </w:t>
      </w:r>
      <w:r w:rsidR="07E509EA" w:rsidRPr="00132082">
        <w:rPr>
          <w:rFonts w:ascii="Times New Roman" w:hAnsi="Times New Roman" w:cs="Times New Roman"/>
          <w:sz w:val="24"/>
          <w:szCs w:val="24"/>
          <w:lang w:val="es-ES_tradnl"/>
        </w:rPr>
        <w:t>esté</w:t>
      </w:r>
      <w:r w:rsidRPr="00132082">
        <w:rPr>
          <w:rFonts w:ascii="Times New Roman" w:hAnsi="Times New Roman" w:cs="Times New Roman"/>
          <w:sz w:val="24"/>
          <w:szCs w:val="24"/>
          <w:lang w:val="es-ES_tradnl"/>
        </w:rPr>
        <w:t xml:space="preserve"> describiendo para determinar que unidades o elementos representan mensajes codificados. </w:t>
      </w:r>
    </w:p>
    <w:p w14:paraId="0274DCF5" w14:textId="77777777" w:rsidR="00B729B5" w:rsidRPr="00132082" w:rsidRDefault="00B729B5" w:rsidP="0D3B75BB">
      <w:pPr>
        <w:spacing w:after="0" w:line="360" w:lineRule="auto"/>
        <w:rPr>
          <w:rFonts w:ascii="Times New Roman" w:hAnsi="Times New Roman" w:cs="Times New Roman"/>
          <w:sz w:val="24"/>
          <w:szCs w:val="24"/>
          <w:lang w:val="es-ES_tradnl"/>
        </w:rPr>
      </w:pPr>
    </w:p>
    <w:p w14:paraId="18C9C5AB" w14:textId="4E4273F7" w:rsidR="1D876056" w:rsidRPr="00132082" w:rsidRDefault="1A5484C6" w:rsidP="1D876056">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Sin duda </w:t>
      </w:r>
      <w:r w:rsidR="1A2FED15" w:rsidRPr="00132082">
        <w:rPr>
          <w:rFonts w:ascii="Times New Roman" w:hAnsi="Times New Roman" w:cs="Times New Roman"/>
          <w:sz w:val="24"/>
          <w:szCs w:val="24"/>
          <w:lang w:val="es-ES_tradnl"/>
        </w:rPr>
        <w:t>la interacción con los objetos presentes en los sistemas sociales pudiese</w:t>
      </w:r>
      <w:r w:rsidRPr="00132082">
        <w:rPr>
          <w:rFonts w:ascii="Times New Roman" w:hAnsi="Times New Roman" w:cs="Times New Roman"/>
          <w:sz w:val="24"/>
          <w:szCs w:val="24"/>
          <w:lang w:val="es-ES_tradnl"/>
        </w:rPr>
        <w:t xml:space="preserve"> considerarse que portan un mensaje. De cualquier </w:t>
      </w:r>
      <w:r w:rsidR="24B7DAD7" w:rsidRPr="00132082">
        <w:rPr>
          <w:rFonts w:ascii="Times New Roman" w:hAnsi="Times New Roman" w:cs="Times New Roman"/>
          <w:sz w:val="24"/>
          <w:szCs w:val="24"/>
          <w:lang w:val="es-ES_tradnl"/>
        </w:rPr>
        <w:t>manera,</w:t>
      </w:r>
      <w:r w:rsidRPr="00132082">
        <w:rPr>
          <w:rFonts w:ascii="Times New Roman" w:hAnsi="Times New Roman" w:cs="Times New Roman"/>
          <w:sz w:val="24"/>
          <w:szCs w:val="24"/>
          <w:lang w:val="es-ES_tradnl"/>
        </w:rPr>
        <w:t xml:space="preserve"> la información en el pensamiento sistémico juega un rol fundamental, Wright (2005) define </w:t>
      </w:r>
      <w:r w:rsidR="1FA66887" w:rsidRPr="00132082">
        <w:rPr>
          <w:rFonts w:ascii="Times New Roman" w:hAnsi="Times New Roman" w:cs="Times New Roman"/>
          <w:sz w:val="24"/>
          <w:szCs w:val="24"/>
          <w:lang w:val="es-ES_tradnl"/>
        </w:rPr>
        <w:t>que “</w:t>
      </w:r>
      <w:r w:rsidRPr="00132082">
        <w:rPr>
          <w:rFonts w:ascii="Times New Roman" w:hAnsi="Times New Roman" w:cs="Times New Roman"/>
          <w:sz w:val="24"/>
          <w:szCs w:val="24"/>
          <w:lang w:val="es-ES_tradnl"/>
        </w:rPr>
        <w:t>En las sociedades, en los organismos, en las células, el pegament</w:t>
      </w:r>
      <w:r w:rsidR="00BF11A6" w:rsidRPr="00132082">
        <w:rPr>
          <w:rFonts w:ascii="Times New Roman" w:hAnsi="Times New Roman" w:cs="Times New Roman"/>
          <w:sz w:val="24"/>
          <w:szCs w:val="24"/>
          <w:lang w:val="es-ES_tradnl"/>
        </w:rPr>
        <w:t>o mágico es la información…</w:t>
      </w:r>
      <w:r w:rsidRPr="00132082">
        <w:rPr>
          <w:rFonts w:ascii="Times New Roman" w:hAnsi="Times New Roman" w:cs="Times New Roman"/>
          <w:sz w:val="24"/>
          <w:szCs w:val="24"/>
          <w:lang w:val="es-ES_tradnl"/>
        </w:rPr>
        <w:t xml:space="preserve"> información no es una </w:t>
      </w:r>
      <w:r w:rsidRPr="00132082">
        <w:rPr>
          <w:rFonts w:ascii="Times New Roman" w:hAnsi="Times New Roman" w:cs="Times New Roman"/>
          <w:i/>
          <w:iCs/>
          <w:sz w:val="24"/>
          <w:szCs w:val="24"/>
          <w:lang w:val="es-ES_tradnl"/>
        </w:rPr>
        <w:t>fuerza</w:t>
      </w:r>
      <w:r w:rsidRPr="00132082">
        <w:rPr>
          <w:rFonts w:ascii="Times New Roman" w:hAnsi="Times New Roman" w:cs="Times New Roman"/>
          <w:sz w:val="24"/>
          <w:szCs w:val="24"/>
          <w:lang w:val="es-ES_tradnl"/>
        </w:rPr>
        <w:t xml:space="preserve"> misteriosa, sino algo físico… es una forma estructurada de materia o energía cuya función general es conservar y proteger estructuras.” (</w:t>
      </w:r>
      <w:r w:rsidR="00EF4B6A" w:rsidRPr="00132082">
        <w:rPr>
          <w:rFonts w:ascii="Times New Roman" w:hAnsi="Times New Roman" w:cs="Times New Roman"/>
          <w:sz w:val="24"/>
          <w:szCs w:val="24"/>
          <w:lang w:val="es-ES_tradnl"/>
        </w:rPr>
        <w:t xml:space="preserve">p. </w:t>
      </w:r>
      <w:r w:rsidRPr="00132082">
        <w:rPr>
          <w:rFonts w:ascii="Times New Roman" w:hAnsi="Times New Roman" w:cs="Times New Roman"/>
          <w:sz w:val="24"/>
          <w:szCs w:val="24"/>
          <w:lang w:val="es-ES_tradnl"/>
        </w:rPr>
        <w:t>266</w:t>
      </w:r>
      <w:r w:rsidR="00EF4B6A" w:rsidRPr="00132082">
        <w:rPr>
          <w:rFonts w:ascii="Times New Roman" w:hAnsi="Times New Roman" w:cs="Times New Roman"/>
          <w:sz w:val="24"/>
          <w:szCs w:val="24"/>
          <w:lang w:val="es-ES_tradnl"/>
        </w:rPr>
        <w:t>)</w:t>
      </w:r>
      <w:r w:rsidR="62CAE89B" w:rsidRPr="00132082">
        <w:rPr>
          <w:rFonts w:ascii="Times New Roman" w:hAnsi="Times New Roman" w:cs="Times New Roman"/>
          <w:sz w:val="24"/>
          <w:szCs w:val="24"/>
          <w:lang w:val="es-ES_tradnl"/>
        </w:rPr>
        <w:t>.</w:t>
      </w:r>
    </w:p>
    <w:p w14:paraId="1165DB0F" w14:textId="2ACDE5F3" w:rsidR="1A5484C6" w:rsidRPr="00132082" w:rsidRDefault="1A5484C6" w:rsidP="0D3B75BB">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Parcializar la información puede que nos lleve a proponer soluciones </w:t>
      </w:r>
      <w:r w:rsidR="6B44E0B5" w:rsidRPr="00132082">
        <w:rPr>
          <w:rFonts w:ascii="Times New Roman" w:hAnsi="Times New Roman" w:cs="Times New Roman"/>
          <w:sz w:val="24"/>
          <w:szCs w:val="24"/>
          <w:lang w:val="es-ES_tradnl"/>
        </w:rPr>
        <w:t>fragmentadas</w:t>
      </w:r>
      <w:r w:rsidRPr="00132082">
        <w:rPr>
          <w:rFonts w:ascii="Times New Roman" w:hAnsi="Times New Roman" w:cs="Times New Roman"/>
          <w:sz w:val="24"/>
          <w:szCs w:val="24"/>
          <w:lang w:val="es-ES_tradnl"/>
        </w:rPr>
        <w:t xml:space="preserve">, </w:t>
      </w:r>
      <w:r w:rsidR="7E6B0D7F" w:rsidRPr="00132082">
        <w:rPr>
          <w:rFonts w:ascii="Times New Roman" w:hAnsi="Times New Roman" w:cs="Times New Roman"/>
          <w:sz w:val="24"/>
          <w:szCs w:val="24"/>
          <w:lang w:val="es-ES_tradnl"/>
        </w:rPr>
        <w:t xml:space="preserve">lo que podría traer </w:t>
      </w:r>
      <w:r w:rsidRPr="00132082">
        <w:rPr>
          <w:rFonts w:ascii="Times New Roman" w:hAnsi="Times New Roman" w:cs="Times New Roman"/>
          <w:sz w:val="24"/>
          <w:szCs w:val="24"/>
          <w:lang w:val="es-ES_tradnl"/>
        </w:rPr>
        <w:t xml:space="preserve">consecuencias </w:t>
      </w:r>
      <w:r w:rsidR="62118E33" w:rsidRPr="00132082">
        <w:rPr>
          <w:rFonts w:ascii="Times New Roman" w:hAnsi="Times New Roman" w:cs="Times New Roman"/>
          <w:sz w:val="24"/>
          <w:szCs w:val="24"/>
          <w:lang w:val="es-ES_tradnl"/>
        </w:rPr>
        <w:t xml:space="preserve">que repercutan de una mena </w:t>
      </w:r>
      <w:r w:rsidR="7B21785D" w:rsidRPr="00132082">
        <w:rPr>
          <w:rFonts w:ascii="Times New Roman" w:hAnsi="Times New Roman" w:cs="Times New Roman"/>
          <w:sz w:val="24"/>
          <w:szCs w:val="24"/>
          <w:lang w:val="es-ES_tradnl"/>
        </w:rPr>
        <w:t>negativa al sistema global</w:t>
      </w:r>
      <w:r w:rsidRPr="00132082">
        <w:rPr>
          <w:rFonts w:ascii="Times New Roman" w:hAnsi="Times New Roman" w:cs="Times New Roman"/>
          <w:sz w:val="24"/>
          <w:szCs w:val="24"/>
          <w:lang w:val="es-ES_tradnl"/>
        </w:rPr>
        <w:t xml:space="preserve">. En este </w:t>
      </w:r>
      <w:r w:rsidRPr="00132082">
        <w:rPr>
          <w:rFonts w:ascii="Times New Roman" w:hAnsi="Times New Roman" w:cs="Times New Roman"/>
          <w:sz w:val="24"/>
          <w:szCs w:val="24"/>
          <w:lang w:val="es-ES_tradnl"/>
        </w:rPr>
        <w:lastRenderedPageBreak/>
        <w:t>sentido debiera considerarse como relevante toda la información independientemente si se dio con base en una interacción con algo físico, o con algo virtual.</w:t>
      </w:r>
    </w:p>
    <w:p w14:paraId="19E3FC55" w14:textId="2C27992F" w:rsidR="1D876056" w:rsidRPr="00132082" w:rsidRDefault="1D876056" w:rsidP="1D876056">
      <w:pPr>
        <w:spacing w:after="0" w:line="360" w:lineRule="auto"/>
        <w:rPr>
          <w:rFonts w:ascii="Times New Roman" w:hAnsi="Times New Roman" w:cs="Times New Roman"/>
          <w:sz w:val="24"/>
          <w:szCs w:val="24"/>
          <w:lang w:val="es-ES_tradnl"/>
        </w:rPr>
      </w:pPr>
    </w:p>
    <w:p w14:paraId="003F7D5A" w14:textId="584D66D0" w:rsidR="1A5484C6" w:rsidRPr="00132082" w:rsidRDefault="1A5484C6" w:rsidP="1D876056">
      <w:pPr>
        <w:spacing w:after="0" w:line="360" w:lineRule="auto"/>
        <w:rPr>
          <w:rFonts w:ascii="Times New Roman" w:hAnsi="Times New Roman" w:cs="Times New Roman"/>
          <w:b/>
          <w:bCs/>
          <w:sz w:val="24"/>
          <w:szCs w:val="24"/>
          <w:lang w:val="es-ES_tradnl"/>
        </w:rPr>
      </w:pPr>
      <w:r w:rsidRPr="00132082">
        <w:rPr>
          <w:rFonts w:ascii="Times New Roman" w:hAnsi="Times New Roman" w:cs="Times New Roman"/>
          <w:sz w:val="24"/>
          <w:szCs w:val="24"/>
          <w:lang w:val="es-ES_tradnl"/>
        </w:rPr>
        <w:t xml:space="preserve"> </w:t>
      </w:r>
      <w:r w:rsidRPr="00132082">
        <w:rPr>
          <w:rFonts w:ascii="Times New Roman" w:hAnsi="Times New Roman" w:cs="Times New Roman"/>
          <w:b/>
          <w:bCs/>
          <w:sz w:val="24"/>
          <w:szCs w:val="24"/>
          <w:lang w:val="es-ES_tradnl"/>
        </w:rPr>
        <w:t xml:space="preserve">Perfiles de los espacios físicos y perfiles de los espacios virtuales  </w:t>
      </w:r>
    </w:p>
    <w:p w14:paraId="076F3368" w14:textId="05708739" w:rsidR="0D3B75BB" w:rsidRPr="00132082" w:rsidRDefault="0D3B75BB" w:rsidP="0D3B75BB">
      <w:pPr>
        <w:spacing w:after="0" w:line="360" w:lineRule="auto"/>
        <w:rPr>
          <w:rFonts w:ascii="Times New Roman" w:hAnsi="Times New Roman" w:cs="Times New Roman"/>
          <w:sz w:val="24"/>
          <w:szCs w:val="24"/>
          <w:lang w:val="es-ES_tradnl"/>
        </w:rPr>
      </w:pPr>
    </w:p>
    <w:p w14:paraId="2C6E222B" w14:textId="77777777" w:rsidR="00B729B5" w:rsidRPr="00132082" w:rsidRDefault="463FA492" w:rsidP="1D876056">
      <w:pPr>
        <w:spacing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Para caracterizar perfiles </w:t>
      </w:r>
      <w:r w:rsidR="21EA37C4" w:rsidRPr="00132082">
        <w:rPr>
          <w:rFonts w:ascii="Times New Roman" w:hAnsi="Times New Roman" w:cs="Times New Roman"/>
          <w:sz w:val="24"/>
          <w:szCs w:val="24"/>
          <w:lang w:val="es-ES_tradnl"/>
        </w:rPr>
        <w:t>de</w:t>
      </w:r>
      <w:r w:rsidRPr="00132082">
        <w:rPr>
          <w:rFonts w:ascii="Times New Roman" w:hAnsi="Times New Roman" w:cs="Times New Roman"/>
          <w:sz w:val="24"/>
          <w:szCs w:val="24"/>
          <w:lang w:val="es-ES_tradnl"/>
        </w:rPr>
        <w:t xml:space="preserve"> comunidades urbanas considerando el enfoque sistémico, se podrían integrar los estudios que describan los distintos dominios del sistema conformado por las personas, los objetos y el espacio en donde se encuentran. De los estudios que se hacen comúnmente están los levantamientos urbanísticos en donde se detallan atributos físicos con los que cuenta ciertas zonas de la ciudad; otro tipo de levantamiento que se propone es sobre cuestiones más simbólicas, como los estilos arquitectónicos de las casas, los estados de mantenimiento, los tipos de objetos. </w:t>
      </w:r>
    </w:p>
    <w:p w14:paraId="62E61483" w14:textId="615AE0EF" w:rsidR="463FA492" w:rsidRPr="00132082" w:rsidRDefault="463FA492" w:rsidP="1D876056">
      <w:pPr>
        <w:spacing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Otro tipo de levantamientos que es relevante son la percepción y los imaginarios urbanos en donde se describen las zonas </w:t>
      </w:r>
      <w:proofErr w:type="gramStart"/>
      <w:r w:rsidRPr="00132082">
        <w:rPr>
          <w:rFonts w:ascii="Times New Roman" w:hAnsi="Times New Roman" w:cs="Times New Roman"/>
          <w:sz w:val="24"/>
          <w:szCs w:val="24"/>
          <w:lang w:val="es-ES_tradnl"/>
        </w:rPr>
        <w:t>de acuerdo a</w:t>
      </w:r>
      <w:proofErr w:type="gramEnd"/>
      <w:r w:rsidRPr="00132082">
        <w:rPr>
          <w:rFonts w:ascii="Times New Roman" w:hAnsi="Times New Roman" w:cs="Times New Roman"/>
          <w:sz w:val="24"/>
          <w:szCs w:val="24"/>
          <w:lang w:val="es-ES_tradnl"/>
        </w:rPr>
        <w:t xml:space="preserve"> lo que piensan sobre la identidad. El tipo de estudio que se pretende introducir también y resaltar, radica en esta parte digital qué ciertas zonas pueden tener a partir de los perfiles digitales que tienen lugares específicos que están </w:t>
      </w:r>
      <w:proofErr w:type="spellStart"/>
      <w:r w:rsidRPr="00132082">
        <w:rPr>
          <w:rFonts w:ascii="Times New Roman" w:hAnsi="Times New Roman" w:cs="Times New Roman"/>
          <w:sz w:val="24"/>
          <w:szCs w:val="24"/>
          <w:lang w:val="es-ES_tradnl"/>
        </w:rPr>
        <w:t>geolocalizados</w:t>
      </w:r>
      <w:proofErr w:type="spellEnd"/>
      <w:r w:rsidRPr="00132082">
        <w:rPr>
          <w:rFonts w:ascii="Times New Roman" w:hAnsi="Times New Roman" w:cs="Times New Roman"/>
          <w:sz w:val="24"/>
          <w:szCs w:val="24"/>
          <w:lang w:val="es-ES_tradnl"/>
        </w:rPr>
        <w:t xml:space="preserve"> en los espacios y que puede reflejarse y determinarse por los atributos de sus perfiles públicos en el ciberespacio;  por ejemplo los perfiles de los restaurantes que están en redes sociales podría observarse, cuáles imágenes que colores manejan, qué tipo de información se </w:t>
      </w:r>
      <w:r w:rsidR="7148A69C" w:rsidRPr="00132082">
        <w:rPr>
          <w:rFonts w:ascii="Times New Roman" w:hAnsi="Times New Roman" w:cs="Times New Roman"/>
          <w:sz w:val="24"/>
          <w:szCs w:val="24"/>
          <w:lang w:val="es-ES_tradnl"/>
        </w:rPr>
        <w:t>las</w:t>
      </w:r>
      <w:r w:rsidRPr="00132082">
        <w:rPr>
          <w:rFonts w:ascii="Times New Roman" w:hAnsi="Times New Roman" w:cs="Times New Roman"/>
          <w:sz w:val="24"/>
          <w:szCs w:val="24"/>
          <w:lang w:val="es-ES_tradnl"/>
        </w:rPr>
        <w:t xml:space="preserve"> reseñas por eje</w:t>
      </w:r>
      <w:r w:rsidR="00BF11A6" w:rsidRPr="00132082">
        <w:rPr>
          <w:rFonts w:ascii="Times New Roman" w:hAnsi="Times New Roman" w:cs="Times New Roman"/>
          <w:sz w:val="24"/>
          <w:szCs w:val="24"/>
          <w:lang w:val="es-ES_tradnl"/>
        </w:rPr>
        <w:t>mplo ,qué tipo de opiniones, entre otros.</w:t>
      </w:r>
    </w:p>
    <w:p w14:paraId="5C71FBFE" w14:textId="5097A65F" w:rsidR="1D876056" w:rsidRPr="00132082" w:rsidRDefault="750D71C9" w:rsidP="34EB6161">
      <w:pPr>
        <w:spacing w:line="360" w:lineRule="auto"/>
        <w:rPr>
          <w:lang w:val="es-ES_tradnl"/>
        </w:rPr>
      </w:pPr>
      <w:r w:rsidRPr="00132082">
        <w:rPr>
          <w:noProof/>
          <w:lang w:val="es-ES_tradnl" w:eastAsia="es-MX"/>
        </w:rPr>
        <w:lastRenderedPageBreak/>
        <w:drawing>
          <wp:inline distT="0" distB="0" distL="0" distR="0" wp14:anchorId="2C1E6071" wp14:editId="440BD731">
            <wp:extent cx="5438774" cy="3762375"/>
            <wp:effectExtent l="0" t="0" r="0" b="0"/>
            <wp:docPr id="255236389" name="Imagen 25523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5236389"/>
                    <pic:cNvPicPr/>
                  </pic:nvPicPr>
                  <pic:blipFill>
                    <a:blip r:embed="rId11">
                      <a:extLst>
                        <a:ext uri="{28A0092B-C50C-407E-A947-70E740481C1C}">
                          <a14:useLocalDpi xmlns:a14="http://schemas.microsoft.com/office/drawing/2010/main" val="0"/>
                        </a:ext>
                      </a:extLst>
                    </a:blip>
                    <a:stretch>
                      <a:fillRect/>
                    </a:stretch>
                  </pic:blipFill>
                  <pic:spPr>
                    <a:xfrm>
                      <a:off x="0" y="0"/>
                      <a:ext cx="5438774" cy="3762375"/>
                    </a:xfrm>
                    <a:prstGeom prst="rect">
                      <a:avLst/>
                    </a:prstGeom>
                  </pic:spPr>
                </pic:pic>
              </a:graphicData>
            </a:graphic>
          </wp:inline>
        </w:drawing>
      </w:r>
    </w:p>
    <w:p w14:paraId="61E1163F" w14:textId="43072E06" w:rsidR="0B38309C" w:rsidRPr="00132082" w:rsidRDefault="00EC0DD1" w:rsidP="00EC0DD1">
      <w:pPr>
        <w:pStyle w:val="Descripcin"/>
        <w:rPr>
          <w:color w:val="auto"/>
          <w:lang w:val="es-ES_tradnl"/>
        </w:rPr>
      </w:pPr>
      <w:r w:rsidRPr="00132082">
        <w:rPr>
          <w:color w:val="auto"/>
          <w:lang w:val="es-ES_tradnl"/>
        </w:rPr>
        <w:t xml:space="preserve">Ilustración </w:t>
      </w:r>
      <w:r w:rsidR="00D63686" w:rsidRPr="00132082">
        <w:rPr>
          <w:color w:val="auto"/>
          <w:lang w:val="es-ES_tradnl"/>
        </w:rPr>
        <w:t>l</w:t>
      </w:r>
      <w:ins w:id="21" w:author="Autor">
        <w:r w:rsidR="00BE1278">
          <w:rPr>
            <w:color w:val="auto"/>
            <w:lang w:val="es-ES_tradnl"/>
          </w:rPr>
          <w:t>.</w:t>
        </w:r>
      </w:ins>
      <w:r w:rsidR="00D63686" w:rsidRPr="00132082">
        <w:rPr>
          <w:color w:val="auto"/>
          <w:lang w:val="es-ES_tradnl"/>
        </w:rPr>
        <w:t xml:space="preserve"> </w:t>
      </w:r>
      <w:r w:rsidR="00104471" w:rsidRPr="00132082">
        <w:rPr>
          <w:color w:val="auto"/>
          <w:lang w:val="es-ES_tradnl"/>
        </w:rPr>
        <w:t xml:space="preserve">Tabla de atributos y características que se pueden considerar cono atores interactuantes en las distintas dimensiones dadas según las gradientes de </w:t>
      </w:r>
      <w:r w:rsidR="006B1712" w:rsidRPr="00132082">
        <w:rPr>
          <w:color w:val="auto"/>
          <w:lang w:val="es-ES_tradnl"/>
        </w:rPr>
        <w:t xml:space="preserve">la </w:t>
      </w:r>
      <w:proofErr w:type="spellStart"/>
      <w:r w:rsidR="006B1712" w:rsidRPr="00132082">
        <w:rPr>
          <w:color w:val="auto"/>
          <w:lang w:val="es-ES_tradnl"/>
        </w:rPr>
        <w:t>tangibilidad</w:t>
      </w:r>
      <w:proofErr w:type="spellEnd"/>
      <w:r w:rsidR="00104471" w:rsidRPr="00132082">
        <w:rPr>
          <w:color w:val="auto"/>
          <w:lang w:val="es-ES_tradnl"/>
        </w:rPr>
        <w:t xml:space="preserve"> de la información que caracterizan a dichas dimensiones o componentes. Elaboración propia.</w:t>
      </w:r>
    </w:p>
    <w:p w14:paraId="18C474D0" w14:textId="09FB065C" w:rsidR="34EB6161" w:rsidRPr="00132082" w:rsidRDefault="34EB6161" w:rsidP="34EB6161">
      <w:pPr>
        <w:rPr>
          <w:lang w:val="es-ES_tradnl"/>
        </w:rPr>
      </w:pPr>
    </w:p>
    <w:p w14:paraId="1C972226" w14:textId="0AD1648F" w:rsidR="04EDAEA0" w:rsidRPr="00132082" w:rsidRDefault="04EDAEA0" w:rsidP="1D876056">
      <w:pPr>
        <w:spacing w:after="0" w:line="360" w:lineRule="auto"/>
        <w:ind w:firstLine="708"/>
        <w:rPr>
          <w:rFonts w:ascii="Times New Roman" w:hAnsi="Times New Roman" w:cs="Times New Roman"/>
          <w:b/>
          <w:bCs/>
          <w:sz w:val="24"/>
          <w:szCs w:val="24"/>
          <w:lang w:val="es-ES_tradnl"/>
        </w:rPr>
      </w:pPr>
      <w:r w:rsidRPr="00132082">
        <w:rPr>
          <w:rFonts w:ascii="Times New Roman" w:hAnsi="Times New Roman" w:cs="Times New Roman"/>
          <w:b/>
          <w:bCs/>
          <w:sz w:val="24"/>
          <w:szCs w:val="24"/>
          <w:lang w:val="es-ES_tradnl"/>
        </w:rPr>
        <w:t xml:space="preserve">Ejercicio de observación de un perfil virtual vs entorno físico </w:t>
      </w:r>
    </w:p>
    <w:p w14:paraId="20EE1274" w14:textId="7B767A89" w:rsidR="04EDAEA0" w:rsidRPr="00132082" w:rsidRDefault="04EDAEA0" w:rsidP="1D876056">
      <w:pPr>
        <w:spacing w:line="360" w:lineRule="auto"/>
        <w:rPr>
          <w:lang w:val="es-ES_tradnl"/>
        </w:rPr>
      </w:pPr>
      <w:r w:rsidRPr="00132082">
        <w:rPr>
          <w:rFonts w:ascii="Times New Roman" w:eastAsia="Times New Roman" w:hAnsi="Times New Roman" w:cs="Times New Roman"/>
          <w:sz w:val="24"/>
          <w:szCs w:val="24"/>
          <w:lang w:val="es-ES_tradnl"/>
        </w:rPr>
        <w:t xml:space="preserve">El sitio de estudio seleccionado es la </w:t>
      </w:r>
      <w:r w:rsidR="02B689C1" w:rsidRPr="00132082">
        <w:rPr>
          <w:rFonts w:ascii="Times New Roman" w:eastAsia="Times New Roman" w:hAnsi="Times New Roman" w:cs="Times New Roman"/>
          <w:sz w:val="24"/>
          <w:szCs w:val="24"/>
          <w:lang w:val="es-ES_tradnl"/>
        </w:rPr>
        <w:t xml:space="preserve">zona de la </w:t>
      </w:r>
      <w:r w:rsidRPr="00132082">
        <w:rPr>
          <w:rFonts w:ascii="Times New Roman" w:eastAsia="Times New Roman" w:hAnsi="Times New Roman" w:cs="Times New Roman"/>
          <w:sz w:val="24"/>
          <w:szCs w:val="24"/>
          <w:lang w:val="es-ES_tradnl"/>
        </w:rPr>
        <w:t>colonia independencia, por sus innumerables peculiaridades y la percepción que tienen los habitantes del área metropolitana de Monterrey  sobre esta colonia; donde entran en juego una gran cantidad de actores, como los son sus propios habitantes y su sentido de apropiación o pertenencia con el barrio, donde además destacan sus viviendas precarias y deterioradas en su mayoría, al igual que la variedad de usos de espacios y actividades urbanas, dejando ver su historia entre sus calles</w:t>
      </w:r>
      <w:r w:rsidRPr="00132082">
        <w:rPr>
          <w:rFonts w:ascii="Calibri" w:eastAsia="Calibri" w:hAnsi="Calibri" w:cs="Calibri"/>
          <w:lang w:val="es-ES_tradnl"/>
        </w:rPr>
        <w:t>.</w:t>
      </w:r>
    </w:p>
    <w:p w14:paraId="7F63A98C" w14:textId="7B2FC873" w:rsidR="1D876056" w:rsidRPr="00132082" w:rsidRDefault="167D9764" w:rsidP="34EB6161">
      <w:pPr>
        <w:spacing w:after="0" w:line="360" w:lineRule="auto"/>
        <w:rPr>
          <w:rFonts w:ascii="Times New Roman" w:eastAsia="Times New Roman" w:hAnsi="Times New Roman" w:cs="Times New Roman"/>
          <w:sz w:val="24"/>
          <w:szCs w:val="24"/>
          <w:lang w:val="es-ES_tradnl"/>
        </w:rPr>
      </w:pPr>
      <w:r w:rsidRPr="00132082">
        <w:rPr>
          <w:rFonts w:ascii="Times New Roman" w:eastAsia="Times New Roman" w:hAnsi="Times New Roman" w:cs="Times New Roman"/>
          <w:sz w:val="24"/>
          <w:szCs w:val="24"/>
          <w:lang w:val="es-ES_tradnl"/>
        </w:rPr>
        <w:t>La</w:t>
      </w:r>
      <w:r w:rsidR="4A364DD5" w:rsidRPr="00132082">
        <w:rPr>
          <w:rFonts w:ascii="Times New Roman" w:eastAsia="Times New Roman" w:hAnsi="Times New Roman" w:cs="Times New Roman"/>
          <w:sz w:val="24"/>
          <w:szCs w:val="24"/>
          <w:lang w:val="es-ES_tradnl"/>
        </w:rPr>
        <w:t xml:space="preserve"> </w:t>
      </w:r>
      <w:r w:rsidRPr="00132082">
        <w:rPr>
          <w:rFonts w:ascii="Times New Roman" w:eastAsia="Times New Roman" w:hAnsi="Times New Roman" w:cs="Times New Roman"/>
          <w:sz w:val="24"/>
          <w:szCs w:val="24"/>
          <w:lang w:val="es-ES_tradnl"/>
        </w:rPr>
        <w:t xml:space="preserve">zona </w:t>
      </w:r>
      <w:r w:rsidR="4A364DD5" w:rsidRPr="00132082">
        <w:rPr>
          <w:rFonts w:ascii="Times New Roman" w:eastAsia="Times New Roman" w:hAnsi="Times New Roman" w:cs="Times New Roman"/>
          <w:sz w:val="24"/>
          <w:szCs w:val="24"/>
          <w:lang w:val="es-ES_tradnl"/>
        </w:rPr>
        <w:t xml:space="preserve">tiene la </w:t>
      </w:r>
      <w:r w:rsidR="00B729B5" w:rsidRPr="00132082">
        <w:rPr>
          <w:rFonts w:ascii="Times New Roman" w:eastAsia="Times New Roman" w:hAnsi="Times New Roman" w:cs="Times New Roman"/>
          <w:sz w:val="24"/>
          <w:szCs w:val="24"/>
          <w:lang w:val="es-ES_tradnl"/>
        </w:rPr>
        <w:t>singularidad</w:t>
      </w:r>
      <w:r w:rsidR="4A364DD5" w:rsidRPr="00132082">
        <w:rPr>
          <w:rFonts w:ascii="Times New Roman" w:eastAsia="Times New Roman" w:hAnsi="Times New Roman" w:cs="Times New Roman"/>
          <w:sz w:val="24"/>
          <w:szCs w:val="24"/>
          <w:lang w:val="es-ES_tradnl"/>
        </w:rPr>
        <w:t xml:space="preserve"> de constituirse por colonias diferenciadas por cuestiones multifactoriales</w:t>
      </w:r>
      <w:r w:rsidR="162564C9" w:rsidRPr="00132082">
        <w:rPr>
          <w:rFonts w:ascii="Times New Roman" w:eastAsia="Times New Roman" w:hAnsi="Times New Roman" w:cs="Times New Roman"/>
          <w:sz w:val="24"/>
          <w:szCs w:val="24"/>
          <w:lang w:val="es-ES_tradnl"/>
        </w:rPr>
        <w:t xml:space="preserve"> (ver ilustración </w:t>
      </w:r>
      <w:r w:rsidR="00EC0DD1" w:rsidRPr="00132082">
        <w:rPr>
          <w:rFonts w:ascii="Times New Roman" w:eastAsia="Times New Roman" w:hAnsi="Times New Roman" w:cs="Times New Roman"/>
          <w:sz w:val="24"/>
          <w:szCs w:val="24"/>
          <w:lang w:val="es-ES_tradnl"/>
        </w:rPr>
        <w:t>2</w:t>
      </w:r>
      <w:r w:rsidR="162564C9" w:rsidRPr="00132082">
        <w:rPr>
          <w:rFonts w:ascii="Times New Roman" w:eastAsia="Times New Roman" w:hAnsi="Times New Roman" w:cs="Times New Roman"/>
          <w:sz w:val="24"/>
          <w:szCs w:val="24"/>
          <w:lang w:val="es-ES_tradnl"/>
        </w:rPr>
        <w:t xml:space="preserve">) </w:t>
      </w:r>
    </w:p>
    <w:p w14:paraId="39B6BB80" w14:textId="0CF9E587" w:rsidR="1D876056" w:rsidRPr="00132082" w:rsidRDefault="15DDA2C6" w:rsidP="34EB6161">
      <w:pPr>
        <w:spacing w:after="0" w:line="360" w:lineRule="auto"/>
        <w:rPr>
          <w:lang w:val="es-ES_tradnl"/>
        </w:rPr>
      </w:pPr>
      <w:r w:rsidRPr="00132082">
        <w:rPr>
          <w:noProof/>
          <w:lang w:val="es-ES_tradnl" w:eastAsia="es-MX"/>
        </w:rPr>
        <w:lastRenderedPageBreak/>
        <w:drawing>
          <wp:inline distT="0" distB="0" distL="0" distR="0" wp14:anchorId="5D52701B" wp14:editId="3A61CD14">
            <wp:extent cx="5449079" cy="2781300"/>
            <wp:effectExtent l="0" t="0" r="0" b="0"/>
            <wp:docPr id="749675290" name="Imagen 74967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49675290"/>
                    <pic:cNvPicPr/>
                  </pic:nvPicPr>
                  <pic:blipFill>
                    <a:blip r:embed="rId12">
                      <a:extLst>
                        <a:ext uri="{28A0092B-C50C-407E-A947-70E740481C1C}">
                          <a14:useLocalDpi xmlns:a14="http://schemas.microsoft.com/office/drawing/2010/main" val="0"/>
                        </a:ext>
                      </a:extLst>
                    </a:blip>
                    <a:stretch>
                      <a:fillRect/>
                    </a:stretch>
                  </pic:blipFill>
                  <pic:spPr>
                    <a:xfrm>
                      <a:off x="0" y="0"/>
                      <a:ext cx="5449079" cy="2781300"/>
                    </a:xfrm>
                    <a:prstGeom prst="rect">
                      <a:avLst/>
                    </a:prstGeom>
                  </pic:spPr>
                </pic:pic>
              </a:graphicData>
            </a:graphic>
          </wp:inline>
        </w:drawing>
      </w:r>
    </w:p>
    <w:p w14:paraId="0960648E" w14:textId="1551CDA3" w:rsidR="15DDA2C6" w:rsidRPr="00132082" w:rsidRDefault="15DDA2C6" w:rsidP="34EB6161">
      <w:pPr>
        <w:rPr>
          <w:rFonts w:ascii="Calibri" w:eastAsia="Calibri" w:hAnsi="Calibri" w:cs="Calibri"/>
          <w:i/>
          <w:iCs/>
          <w:sz w:val="18"/>
          <w:szCs w:val="18"/>
          <w:lang w:val="es-ES_tradnl"/>
        </w:rPr>
      </w:pPr>
      <w:r w:rsidRPr="00132082">
        <w:rPr>
          <w:rFonts w:ascii="Calibri" w:eastAsia="Calibri" w:hAnsi="Calibri" w:cs="Calibri"/>
          <w:i/>
          <w:iCs/>
          <w:sz w:val="18"/>
          <w:szCs w:val="18"/>
          <w:lang w:val="es-ES_tradnl"/>
        </w:rPr>
        <w:t xml:space="preserve">Ilustración </w:t>
      </w:r>
      <w:r w:rsidR="00EC0DD1" w:rsidRPr="00132082">
        <w:rPr>
          <w:rFonts w:ascii="Calibri" w:eastAsia="Calibri" w:hAnsi="Calibri" w:cs="Calibri"/>
          <w:i/>
          <w:iCs/>
          <w:sz w:val="18"/>
          <w:szCs w:val="18"/>
          <w:lang w:val="es-ES_tradnl"/>
        </w:rPr>
        <w:t>2</w:t>
      </w:r>
      <w:ins w:id="22" w:author="Autor">
        <w:r w:rsidR="0058014A">
          <w:rPr>
            <w:rFonts w:ascii="Calibri" w:eastAsia="Calibri" w:hAnsi="Calibri" w:cs="Calibri"/>
            <w:i/>
            <w:iCs/>
            <w:sz w:val="18"/>
            <w:szCs w:val="18"/>
            <w:lang w:val="es-ES_tradnl"/>
          </w:rPr>
          <w:t>.</w:t>
        </w:r>
      </w:ins>
      <w:r w:rsidRPr="00132082">
        <w:rPr>
          <w:rFonts w:ascii="Calibri" w:eastAsia="Calibri" w:hAnsi="Calibri" w:cs="Calibri"/>
          <w:i/>
          <w:iCs/>
          <w:sz w:val="18"/>
          <w:szCs w:val="18"/>
          <w:lang w:val="es-ES_tradnl"/>
        </w:rPr>
        <w:t xml:space="preserve"> Vista de la colonia independencia. </w:t>
      </w:r>
      <w:hyperlink r:id="rId13">
        <w:r w:rsidRPr="00132082">
          <w:rPr>
            <w:rStyle w:val="Hipervnculo"/>
            <w:rFonts w:ascii="Calibri" w:eastAsia="Calibri" w:hAnsi="Calibri" w:cs="Calibri"/>
            <w:i/>
            <w:iCs/>
            <w:color w:val="auto"/>
            <w:sz w:val="18"/>
            <w:szCs w:val="18"/>
            <w:lang w:val="es-ES_tradnl"/>
          </w:rPr>
          <w:t>https://lasillarota.com/estados/el-rostro-amable-de-la-temida-indepe-de-monterrey-nuevo-leon-monterrey-independencia/256894</w:t>
        </w:r>
      </w:hyperlink>
    </w:p>
    <w:p w14:paraId="6035EC37" w14:textId="12DA9B82" w:rsidR="04EDAEA0" w:rsidRPr="00132082" w:rsidRDefault="04EDAEA0" w:rsidP="1D876056">
      <w:pPr>
        <w:spacing w:after="0" w:line="360" w:lineRule="auto"/>
        <w:rPr>
          <w:lang w:val="es-ES_tradnl"/>
        </w:rPr>
      </w:pPr>
      <w:proofErr w:type="gramStart"/>
      <w:r w:rsidRPr="00132082">
        <w:rPr>
          <w:rFonts w:ascii="Times New Roman" w:eastAsia="Times New Roman" w:hAnsi="Times New Roman" w:cs="Times New Roman"/>
          <w:sz w:val="24"/>
          <w:szCs w:val="24"/>
          <w:lang w:val="es-ES_tradnl"/>
        </w:rPr>
        <w:t>Otro factor a considerarse</w:t>
      </w:r>
      <w:proofErr w:type="gramEnd"/>
      <w:r w:rsidRPr="00132082">
        <w:rPr>
          <w:rFonts w:ascii="Times New Roman" w:eastAsia="Times New Roman" w:hAnsi="Times New Roman" w:cs="Times New Roman"/>
          <w:sz w:val="24"/>
          <w:szCs w:val="24"/>
          <w:lang w:val="es-ES_tradnl"/>
        </w:rPr>
        <w:t xml:space="preserve"> y que los señala irremediablemente son las especificaciones geográficas del sitio, ubicándolo en un contexto de marginalidad y populismo con todo lo que esto conlleva, en especial en la percepción de su accionar cotidiano, estigmas sociales, mitos y desigualdades.</w:t>
      </w:r>
    </w:p>
    <w:p w14:paraId="5CE8204B" w14:textId="57557C64" w:rsidR="04EDAEA0" w:rsidRPr="00132082" w:rsidRDefault="0058014A" w:rsidP="00D63686">
      <w:pPr>
        <w:spacing w:after="0" w:line="360" w:lineRule="auto"/>
        <w:ind w:left="964"/>
        <w:rPr>
          <w:rFonts w:ascii="Times New Roman" w:hAnsi="Times New Roman" w:cs="Times New Roman"/>
          <w:sz w:val="24"/>
          <w:szCs w:val="24"/>
          <w:lang w:val="es-ES_tradnl"/>
        </w:rPr>
      </w:pPr>
      <w:ins w:id="23" w:author="Autor">
        <w:r>
          <w:rPr>
            <w:rFonts w:ascii="Times New Roman" w:hAnsi="Times New Roman" w:cs="Times New Roman"/>
            <w:sz w:val="24"/>
            <w:szCs w:val="24"/>
            <w:lang w:val="es-ES_tradnl"/>
          </w:rPr>
          <w:t>“</w:t>
        </w:r>
      </w:ins>
      <w:r w:rsidR="04EDAEA0" w:rsidRPr="00132082">
        <w:rPr>
          <w:rFonts w:ascii="Times New Roman" w:hAnsi="Times New Roman" w:cs="Times New Roman"/>
          <w:sz w:val="24"/>
          <w:szCs w:val="24"/>
          <w:lang w:val="es-ES_tradnl"/>
        </w:rPr>
        <w:t>En la colonia se baja al trabajo y se sube a la casa, arriba es descanso, apoyo, el abajo es discriminación, explotación. Hay generalmente un esfuerzo físico al subir, mayor o menor, compensado por el sonido producido por el abrir de la puerta de la casa, del nuevo contacto con el centro personal, punto de partida y retorno.</w:t>
      </w:r>
      <w:ins w:id="24" w:author="Autor">
        <w:r>
          <w:rPr>
            <w:rFonts w:ascii="Times New Roman" w:hAnsi="Times New Roman" w:cs="Times New Roman"/>
            <w:sz w:val="24"/>
            <w:szCs w:val="24"/>
            <w:lang w:val="es-ES_tradnl"/>
          </w:rPr>
          <w:t>”</w:t>
        </w:r>
      </w:ins>
      <w:sdt>
        <w:sdtPr>
          <w:rPr>
            <w:rFonts w:ascii="Times New Roman" w:hAnsi="Times New Roman" w:cs="Times New Roman"/>
            <w:noProof/>
            <w:sz w:val="24"/>
            <w:szCs w:val="24"/>
            <w:lang w:val="es-ES_tradnl"/>
          </w:rPr>
          <w:id w:val="732051771"/>
          <w:citation/>
        </w:sdtPr>
        <w:sdtEndPr/>
        <w:sdtContent>
          <w:r w:rsidR="00904098" w:rsidRPr="00132082">
            <w:rPr>
              <w:rFonts w:ascii="Times New Roman" w:hAnsi="Times New Roman" w:cs="Times New Roman"/>
              <w:noProof/>
              <w:sz w:val="24"/>
              <w:szCs w:val="24"/>
              <w:lang w:val="es-ES_tradnl"/>
            </w:rPr>
            <w:fldChar w:fldCharType="begin"/>
          </w:r>
          <w:r w:rsidR="008F4318" w:rsidRPr="00132082">
            <w:rPr>
              <w:rFonts w:ascii="Times New Roman" w:hAnsi="Times New Roman" w:cs="Times New Roman"/>
              <w:sz w:val="24"/>
              <w:szCs w:val="24"/>
              <w:lang w:val="es-ES_tradnl"/>
            </w:rPr>
            <w:instrText xml:space="preserve">CITATION Col10 \l 2058 </w:instrText>
          </w:r>
          <w:r w:rsidR="00904098" w:rsidRPr="00132082">
            <w:rPr>
              <w:rFonts w:ascii="Times New Roman" w:hAnsi="Times New Roman" w:cs="Times New Roman"/>
              <w:noProof/>
              <w:sz w:val="24"/>
              <w:szCs w:val="24"/>
              <w:lang w:val="es-ES_tradnl"/>
            </w:rPr>
            <w:fldChar w:fldCharType="separate"/>
          </w:r>
          <w:r w:rsidR="008F4318" w:rsidRPr="00132082">
            <w:rPr>
              <w:rFonts w:ascii="Times New Roman" w:hAnsi="Times New Roman" w:cs="Times New Roman"/>
              <w:noProof/>
              <w:sz w:val="24"/>
              <w:szCs w:val="24"/>
              <w:lang w:val="es-ES_tradnl"/>
            </w:rPr>
            <w:t xml:space="preserve"> (Casas García, 2010, p.32)</w:t>
          </w:r>
          <w:r w:rsidR="00904098" w:rsidRPr="00132082">
            <w:rPr>
              <w:rFonts w:ascii="Times New Roman" w:hAnsi="Times New Roman" w:cs="Times New Roman"/>
              <w:noProof/>
              <w:sz w:val="24"/>
              <w:szCs w:val="24"/>
              <w:lang w:val="es-ES_tradnl"/>
            </w:rPr>
            <w:fldChar w:fldCharType="end"/>
          </w:r>
        </w:sdtContent>
      </w:sdt>
      <w:r w:rsidR="00904098" w:rsidRPr="00132082">
        <w:rPr>
          <w:rFonts w:ascii="Times New Roman" w:hAnsi="Times New Roman" w:cs="Times New Roman"/>
          <w:noProof/>
          <w:sz w:val="24"/>
          <w:szCs w:val="24"/>
          <w:lang w:val="es-ES_tradnl"/>
        </w:rPr>
        <w:t>.</w:t>
      </w:r>
    </w:p>
    <w:p w14:paraId="200B40EF" w14:textId="78905E3A" w:rsidR="34EB6161" w:rsidRPr="00132082" w:rsidRDefault="34EB6161" w:rsidP="34EB6161">
      <w:pPr>
        <w:spacing w:after="0" w:line="360" w:lineRule="auto"/>
        <w:ind w:left="2124"/>
        <w:rPr>
          <w:rFonts w:ascii="Times New Roman" w:hAnsi="Times New Roman" w:cs="Times New Roman"/>
          <w:sz w:val="24"/>
          <w:szCs w:val="24"/>
          <w:lang w:val="es-ES_tradnl"/>
        </w:rPr>
      </w:pPr>
    </w:p>
    <w:p w14:paraId="79099F5E" w14:textId="07A5D3C8" w:rsidR="34EB6161" w:rsidRPr="00132082" w:rsidRDefault="4D8D5C51" w:rsidP="34EB6161">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La observación realizada fue desarrollada sobre los perfiles de la tabla 1, </w:t>
      </w:r>
      <w:r w:rsidR="7CB5DCC7" w:rsidRPr="00132082">
        <w:rPr>
          <w:rFonts w:ascii="Times New Roman" w:hAnsi="Times New Roman" w:cs="Times New Roman"/>
          <w:sz w:val="24"/>
          <w:szCs w:val="24"/>
          <w:lang w:val="es-ES_tradnl"/>
        </w:rPr>
        <w:t>(entorno físico y virtual)</w:t>
      </w:r>
      <w:r w:rsidR="6E682537" w:rsidRPr="00132082">
        <w:rPr>
          <w:rFonts w:ascii="Times New Roman" w:hAnsi="Times New Roman" w:cs="Times New Roman"/>
          <w:sz w:val="24"/>
          <w:szCs w:val="24"/>
          <w:lang w:val="es-ES_tradnl"/>
        </w:rPr>
        <w:t>. Sobre el entorno físico</w:t>
      </w:r>
      <w:r w:rsidR="5C477DC3" w:rsidRPr="00132082">
        <w:rPr>
          <w:rFonts w:ascii="Times New Roman" w:hAnsi="Times New Roman" w:cs="Times New Roman"/>
          <w:sz w:val="24"/>
          <w:szCs w:val="24"/>
          <w:lang w:val="es-ES_tradnl"/>
        </w:rPr>
        <w:t xml:space="preserve">, realizado con base en datos recopilados del INEGI </w:t>
      </w:r>
      <w:r w:rsidR="51D22B02" w:rsidRPr="00132082">
        <w:rPr>
          <w:rFonts w:ascii="Times New Roman" w:hAnsi="Times New Roman" w:cs="Times New Roman"/>
          <w:sz w:val="24"/>
          <w:szCs w:val="24"/>
          <w:lang w:val="es-ES_tradnl"/>
        </w:rPr>
        <w:t>(2016)</w:t>
      </w:r>
      <w:r w:rsidR="007C29DE" w:rsidRPr="00132082">
        <w:rPr>
          <w:rFonts w:ascii="Times New Roman" w:hAnsi="Times New Roman" w:cs="Times New Roman"/>
          <w:sz w:val="24"/>
          <w:szCs w:val="24"/>
          <w:lang w:val="es-ES_tradnl"/>
        </w:rPr>
        <w:t xml:space="preserve"> </w:t>
      </w:r>
      <w:r w:rsidR="5C477DC3" w:rsidRPr="00132082">
        <w:rPr>
          <w:rFonts w:ascii="Times New Roman" w:hAnsi="Times New Roman" w:cs="Times New Roman"/>
          <w:sz w:val="24"/>
          <w:szCs w:val="24"/>
          <w:lang w:val="es-ES_tradnl"/>
        </w:rPr>
        <w:t xml:space="preserve">y de </w:t>
      </w:r>
      <w:r w:rsidR="0C77C847" w:rsidRPr="00132082">
        <w:rPr>
          <w:rFonts w:ascii="Times New Roman" w:hAnsi="Times New Roman" w:cs="Times New Roman"/>
          <w:sz w:val="24"/>
          <w:szCs w:val="24"/>
          <w:lang w:val="es-ES_tradnl"/>
        </w:rPr>
        <w:t>observación</w:t>
      </w:r>
      <w:r w:rsidR="5C477DC3" w:rsidRPr="00132082">
        <w:rPr>
          <w:rFonts w:ascii="Times New Roman" w:hAnsi="Times New Roman" w:cs="Times New Roman"/>
          <w:sz w:val="24"/>
          <w:szCs w:val="24"/>
          <w:lang w:val="es-ES_tradnl"/>
        </w:rPr>
        <w:t xml:space="preserve"> in situ.</w:t>
      </w:r>
      <w:r w:rsidR="6E682537" w:rsidRPr="00132082">
        <w:rPr>
          <w:rFonts w:ascii="Times New Roman" w:hAnsi="Times New Roman" w:cs="Times New Roman"/>
          <w:sz w:val="24"/>
          <w:szCs w:val="24"/>
          <w:lang w:val="es-ES_tradnl"/>
        </w:rPr>
        <w:t xml:space="preserve"> </w:t>
      </w:r>
      <w:r w:rsidR="341442F1" w:rsidRPr="00132082">
        <w:rPr>
          <w:rFonts w:ascii="Times New Roman" w:hAnsi="Times New Roman" w:cs="Times New Roman"/>
          <w:sz w:val="24"/>
          <w:szCs w:val="24"/>
          <w:lang w:val="es-ES_tradnl"/>
        </w:rPr>
        <w:t>En donde destaca el siguiente perfil</w:t>
      </w:r>
      <w:r w:rsidR="4863C106" w:rsidRPr="00132082">
        <w:rPr>
          <w:rFonts w:ascii="Times New Roman" w:hAnsi="Times New Roman" w:cs="Times New Roman"/>
          <w:sz w:val="24"/>
          <w:szCs w:val="24"/>
          <w:lang w:val="es-ES_tradnl"/>
        </w:rPr>
        <w:t>:</w:t>
      </w:r>
    </w:p>
    <w:p w14:paraId="71902548" w14:textId="3EA3FC99" w:rsidR="5705D438" w:rsidRPr="00132082" w:rsidRDefault="00406A0D" w:rsidP="34EB6161">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shd w:val="clear" w:color="auto" w:fill="FFFFFF"/>
          <w:lang w:val="es-ES_tradnl"/>
        </w:rPr>
        <w:t>La colonia Independencia adoptó su nombre actual en el contexto de los festejos por el centenario de la Independencia, en 1910, pero desde mucho tiempo atrás había sido conocida como el barrio de San Luisito, aludiendo al origen de la mayoría de sus pobladores.</w:t>
      </w:r>
      <w:sdt>
        <w:sdtPr>
          <w:rPr>
            <w:rFonts w:ascii="Times New Roman" w:hAnsi="Times New Roman" w:cs="Times New Roman"/>
            <w:sz w:val="24"/>
            <w:szCs w:val="24"/>
            <w:shd w:val="clear" w:color="auto" w:fill="FFFFFF"/>
            <w:lang w:val="es-ES_tradnl"/>
          </w:rPr>
          <w:id w:val="393553847"/>
          <w:citation/>
        </w:sdtPr>
        <w:sdtEndPr/>
        <w:sdtContent>
          <w:r w:rsidRPr="00132082">
            <w:rPr>
              <w:rFonts w:ascii="Times New Roman" w:hAnsi="Times New Roman" w:cs="Times New Roman"/>
              <w:sz w:val="24"/>
              <w:szCs w:val="24"/>
              <w:shd w:val="clear" w:color="auto" w:fill="FFFFFF"/>
              <w:lang w:val="es-ES_tradnl"/>
            </w:rPr>
            <w:fldChar w:fldCharType="begin"/>
          </w:r>
          <w:r w:rsidRPr="00132082">
            <w:rPr>
              <w:rFonts w:ascii="Times New Roman" w:hAnsi="Times New Roman" w:cs="Times New Roman"/>
              <w:sz w:val="24"/>
              <w:szCs w:val="24"/>
              <w:shd w:val="clear" w:color="auto" w:fill="FFFFFF"/>
              <w:lang w:val="es-ES_tradnl"/>
            </w:rPr>
            <w:instrText xml:space="preserve"> CITATION San10 \l 2058 </w:instrText>
          </w:r>
          <w:r w:rsidRPr="00132082">
            <w:rPr>
              <w:rFonts w:ascii="Times New Roman" w:hAnsi="Times New Roman" w:cs="Times New Roman"/>
              <w:sz w:val="24"/>
              <w:szCs w:val="24"/>
              <w:shd w:val="clear" w:color="auto" w:fill="FFFFFF"/>
              <w:lang w:val="es-ES_tradnl"/>
            </w:rPr>
            <w:fldChar w:fldCharType="separate"/>
          </w:r>
          <w:r w:rsidR="006B1712" w:rsidRPr="00132082">
            <w:rPr>
              <w:rFonts w:ascii="Times New Roman" w:hAnsi="Times New Roman" w:cs="Times New Roman"/>
              <w:noProof/>
              <w:sz w:val="24"/>
              <w:szCs w:val="24"/>
              <w:shd w:val="clear" w:color="auto" w:fill="FFFFFF"/>
              <w:lang w:val="es-ES_tradnl"/>
            </w:rPr>
            <w:t xml:space="preserve"> (Sandoval Hernández, 2010)</w:t>
          </w:r>
          <w:r w:rsidRPr="00132082">
            <w:rPr>
              <w:rFonts w:ascii="Times New Roman" w:hAnsi="Times New Roman" w:cs="Times New Roman"/>
              <w:sz w:val="24"/>
              <w:szCs w:val="24"/>
              <w:shd w:val="clear" w:color="auto" w:fill="FFFFFF"/>
              <w:lang w:val="es-ES_tradnl"/>
            </w:rPr>
            <w:fldChar w:fldCharType="end"/>
          </w:r>
        </w:sdtContent>
      </w:sdt>
      <w:r w:rsidRPr="00132082" w:rsidDel="00406A0D">
        <w:rPr>
          <w:rFonts w:ascii="Times New Roman" w:hAnsi="Times New Roman" w:cs="Times New Roman"/>
          <w:sz w:val="24"/>
          <w:szCs w:val="24"/>
          <w:lang w:val="es-ES_tradnl"/>
        </w:rPr>
        <w:t xml:space="preserve"> </w:t>
      </w:r>
      <w:r w:rsidR="55C3F530" w:rsidRPr="00132082">
        <w:rPr>
          <w:rFonts w:ascii="Times New Roman" w:hAnsi="Times New Roman" w:cs="Times New Roman"/>
          <w:sz w:val="24"/>
          <w:szCs w:val="24"/>
          <w:lang w:val="es-ES_tradnl"/>
        </w:rPr>
        <w:t xml:space="preserve">. </w:t>
      </w:r>
    </w:p>
    <w:p w14:paraId="067E6FAC" w14:textId="226B6126" w:rsidR="34EB6161" w:rsidRPr="00132082" w:rsidRDefault="34EB6161" w:rsidP="34EB6161">
      <w:pPr>
        <w:spacing w:after="0" w:line="360" w:lineRule="auto"/>
        <w:rPr>
          <w:rFonts w:ascii="Times New Roman" w:hAnsi="Times New Roman" w:cs="Times New Roman"/>
          <w:sz w:val="24"/>
          <w:szCs w:val="24"/>
          <w:lang w:val="es-ES_tradnl"/>
        </w:rPr>
      </w:pPr>
    </w:p>
    <w:p w14:paraId="0CD5C07A" w14:textId="0B5DB519" w:rsidR="04A1F996" w:rsidRPr="00132082" w:rsidRDefault="04A1F996" w:rsidP="34EB6161">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lastRenderedPageBreak/>
        <w:t>La información recolectada a través de l</w:t>
      </w:r>
      <w:r w:rsidR="1E194E79" w:rsidRPr="00132082">
        <w:rPr>
          <w:rFonts w:ascii="Times New Roman" w:hAnsi="Times New Roman" w:cs="Times New Roman"/>
          <w:sz w:val="24"/>
          <w:szCs w:val="24"/>
          <w:lang w:val="es-ES_tradnl"/>
        </w:rPr>
        <w:t>a observación</w:t>
      </w:r>
      <w:r w:rsidRPr="00132082">
        <w:rPr>
          <w:rFonts w:ascii="Times New Roman" w:hAnsi="Times New Roman" w:cs="Times New Roman"/>
          <w:sz w:val="24"/>
          <w:szCs w:val="24"/>
          <w:lang w:val="es-ES_tradnl"/>
        </w:rPr>
        <w:t xml:space="preserve">  sobre las condiciones de Casas, Autos y entorno</w:t>
      </w:r>
      <w:r w:rsidR="22C661BE" w:rsidRPr="00132082">
        <w:rPr>
          <w:rFonts w:ascii="Times New Roman" w:hAnsi="Times New Roman" w:cs="Times New Roman"/>
          <w:sz w:val="24"/>
          <w:szCs w:val="24"/>
          <w:lang w:val="es-ES_tradnl"/>
        </w:rPr>
        <w:t xml:space="preserve"> </w:t>
      </w:r>
      <w:r w:rsidRPr="00132082">
        <w:rPr>
          <w:rFonts w:ascii="Times New Roman" w:hAnsi="Times New Roman" w:cs="Times New Roman"/>
          <w:sz w:val="24"/>
          <w:szCs w:val="24"/>
          <w:lang w:val="es-ES_tradnl"/>
        </w:rPr>
        <w:t>i</w:t>
      </w:r>
      <w:r w:rsidR="042B7B30" w:rsidRPr="00132082">
        <w:rPr>
          <w:rFonts w:ascii="Times New Roman" w:hAnsi="Times New Roman" w:cs="Times New Roman"/>
          <w:sz w:val="24"/>
          <w:szCs w:val="24"/>
          <w:lang w:val="es-ES_tradnl"/>
        </w:rPr>
        <w:t xml:space="preserve">ndica </w:t>
      </w:r>
      <w:r w:rsidRPr="00132082">
        <w:rPr>
          <w:rFonts w:ascii="Times New Roman" w:hAnsi="Times New Roman" w:cs="Times New Roman"/>
          <w:sz w:val="24"/>
          <w:szCs w:val="24"/>
          <w:lang w:val="es-ES_tradnl"/>
        </w:rPr>
        <w:t xml:space="preserve"> que las casas en su mayoría presentan </w:t>
      </w:r>
      <w:r w:rsidR="39CAC938" w:rsidRPr="00132082">
        <w:rPr>
          <w:rFonts w:ascii="Times New Roman" w:hAnsi="Times New Roman" w:cs="Times New Roman"/>
          <w:sz w:val="24"/>
          <w:szCs w:val="24"/>
          <w:lang w:val="es-ES_tradnl"/>
        </w:rPr>
        <w:t>una arquitectura “espontanea”</w:t>
      </w:r>
      <w:r w:rsidRPr="00132082">
        <w:rPr>
          <w:rFonts w:ascii="Times New Roman" w:hAnsi="Times New Roman" w:cs="Times New Roman"/>
          <w:sz w:val="24"/>
          <w:szCs w:val="24"/>
          <w:lang w:val="es-ES_tradnl"/>
        </w:rPr>
        <w:t>, ya que predominan los elementos agregados a la construcción original, sin concluir y alguno que otro tejaban; otro factor que se repite al recorrer la zona son las calles y banquetas irregulares y en mal estado, generalmente con basura, las esquinas de las manzanas afectadas por grafiti, y escaso mantenimiento, los árboles son viejos en su mayoría y es común encontrar animales como parte del entorno, además de una mezcla de usos urbanos destacándose el habitacional y de negocios. En los datos proporcionados por el INEGI los rangos de edades que predominan es el de 30 a 59 años con un nivel de escolaridad promedio de alrededor de 9.0.</w:t>
      </w:r>
    </w:p>
    <w:p w14:paraId="61678B4B" w14:textId="3CD69102" w:rsidR="7C6BCC02" w:rsidRPr="00132082" w:rsidRDefault="008B5E6C" w:rsidP="34EB6161">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En el caso de</w:t>
      </w:r>
      <w:r w:rsidR="7C6BCC02" w:rsidRPr="00132082">
        <w:rPr>
          <w:rFonts w:ascii="Times New Roman" w:hAnsi="Times New Roman" w:cs="Times New Roman"/>
          <w:sz w:val="24"/>
          <w:szCs w:val="24"/>
          <w:lang w:val="es-ES_tradnl"/>
        </w:rPr>
        <w:t xml:space="preserve">l </w:t>
      </w:r>
      <w:r w:rsidR="270C5BAC" w:rsidRPr="00132082">
        <w:rPr>
          <w:rFonts w:ascii="Times New Roman" w:hAnsi="Times New Roman" w:cs="Times New Roman"/>
          <w:sz w:val="24"/>
          <w:szCs w:val="24"/>
          <w:lang w:val="es-ES_tradnl"/>
        </w:rPr>
        <w:t>perfil</w:t>
      </w:r>
      <w:r w:rsidR="7C6BCC02" w:rsidRPr="00132082">
        <w:rPr>
          <w:rFonts w:ascii="Times New Roman" w:hAnsi="Times New Roman" w:cs="Times New Roman"/>
          <w:sz w:val="24"/>
          <w:szCs w:val="24"/>
          <w:lang w:val="es-ES_tradnl"/>
        </w:rPr>
        <w:t xml:space="preserve"> virtual, </w:t>
      </w:r>
      <w:r w:rsidRPr="00132082">
        <w:rPr>
          <w:rFonts w:ascii="Times New Roman" w:hAnsi="Times New Roman" w:cs="Times New Roman"/>
          <w:sz w:val="24"/>
          <w:szCs w:val="24"/>
          <w:lang w:val="es-ES_tradnl"/>
        </w:rPr>
        <w:t xml:space="preserve">la recaudación de datos se </w:t>
      </w:r>
      <w:r w:rsidR="64EFEC94" w:rsidRPr="00132082">
        <w:rPr>
          <w:rFonts w:ascii="Times New Roman" w:hAnsi="Times New Roman" w:cs="Times New Roman"/>
          <w:sz w:val="24"/>
          <w:szCs w:val="24"/>
          <w:lang w:val="es-ES_tradnl"/>
        </w:rPr>
        <w:t>llevó a</w:t>
      </w:r>
      <w:r w:rsidRPr="00132082">
        <w:rPr>
          <w:rFonts w:ascii="Times New Roman" w:hAnsi="Times New Roman" w:cs="Times New Roman"/>
          <w:sz w:val="24"/>
          <w:szCs w:val="24"/>
          <w:lang w:val="es-ES_tradnl"/>
        </w:rPr>
        <w:t xml:space="preserve"> cabo</w:t>
      </w:r>
      <w:r w:rsidR="7C6BCC02" w:rsidRPr="00132082">
        <w:rPr>
          <w:rFonts w:ascii="Times New Roman" w:hAnsi="Times New Roman" w:cs="Times New Roman"/>
          <w:sz w:val="24"/>
          <w:szCs w:val="24"/>
          <w:lang w:val="es-ES_tradnl"/>
        </w:rPr>
        <w:t xml:space="preserve"> </w:t>
      </w:r>
      <w:r w:rsidRPr="00132082">
        <w:rPr>
          <w:rFonts w:ascii="Times New Roman" w:hAnsi="Times New Roman" w:cs="Times New Roman"/>
          <w:sz w:val="24"/>
          <w:szCs w:val="24"/>
          <w:lang w:val="es-ES_tradnl"/>
        </w:rPr>
        <w:t>mediante visitas a</w:t>
      </w:r>
      <w:r w:rsidR="7C6BCC02" w:rsidRPr="00132082">
        <w:rPr>
          <w:rFonts w:ascii="Times New Roman" w:hAnsi="Times New Roman" w:cs="Times New Roman"/>
          <w:sz w:val="24"/>
          <w:szCs w:val="24"/>
          <w:lang w:val="es-ES_tradnl"/>
        </w:rPr>
        <w:t xml:space="preserve"> sitios web de comercios localizados en la zona</w:t>
      </w:r>
      <w:r w:rsidR="568277B5" w:rsidRPr="00132082">
        <w:rPr>
          <w:rFonts w:ascii="Times New Roman" w:hAnsi="Times New Roman" w:cs="Times New Roman"/>
          <w:sz w:val="24"/>
          <w:szCs w:val="24"/>
          <w:lang w:val="es-ES_tradnl"/>
        </w:rPr>
        <w:t>, asimismo el imaginario se obtuvo de entrevistas a ciudadanos.</w:t>
      </w:r>
      <w:r w:rsidR="6E0DBE5F" w:rsidRPr="00132082">
        <w:rPr>
          <w:rFonts w:ascii="Times New Roman" w:hAnsi="Times New Roman" w:cs="Times New Roman"/>
          <w:sz w:val="24"/>
          <w:szCs w:val="24"/>
          <w:lang w:val="es-ES_tradnl"/>
        </w:rPr>
        <w:t xml:space="preserve"> </w:t>
      </w:r>
      <w:r w:rsidRPr="00132082">
        <w:rPr>
          <w:rFonts w:ascii="Times New Roman" w:hAnsi="Times New Roman" w:cs="Times New Roman"/>
          <w:sz w:val="24"/>
          <w:szCs w:val="24"/>
          <w:lang w:val="es-ES_tradnl"/>
        </w:rPr>
        <w:t>Obteniendo l</w:t>
      </w:r>
      <w:r w:rsidR="7BBDECAD" w:rsidRPr="00132082">
        <w:rPr>
          <w:rFonts w:ascii="Times New Roman" w:hAnsi="Times New Roman" w:cs="Times New Roman"/>
          <w:sz w:val="24"/>
          <w:szCs w:val="24"/>
          <w:lang w:val="es-ES_tradnl"/>
        </w:rPr>
        <w:t>a</w:t>
      </w:r>
      <w:r w:rsidRPr="00132082">
        <w:rPr>
          <w:rFonts w:ascii="Times New Roman" w:hAnsi="Times New Roman" w:cs="Times New Roman"/>
          <w:sz w:val="24"/>
          <w:szCs w:val="24"/>
          <w:lang w:val="es-ES_tradnl"/>
        </w:rPr>
        <w:t xml:space="preserve">s siguientes </w:t>
      </w:r>
      <w:r w:rsidR="6FB72E78" w:rsidRPr="00132082">
        <w:rPr>
          <w:rFonts w:ascii="Times New Roman" w:hAnsi="Times New Roman" w:cs="Times New Roman"/>
          <w:sz w:val="24"/>
          <w:szCs w:val="24"/>
          <w:lang w:val="es-ES_tradnl"/>
        </w:rPr>
        <w:t>observaciones</w:t>
      </w:r>
      <w:r w:rsidR="6E0DBE5F" w:rsidRPr="00132082">
        <w:rPr>
          <w:rFonts w:ascii="Times New Roman" w:hAnsi="Times New Roman" w:cs="Times New Roman"/>
          <w:sz w:val="24"/>
          <w:szCs w:val="24"/>
          <w:lang w:val="es-ES_tradnl"/>
        </w:rPr>
        <w:t xml:space="preserve">: </w:t>
      </w:r>
    </w:p>
    <w:p w14:paraId="5F058DBB" w14:textId="4F14F55C" w:rsidR="00654C08" w:rsidRPr="00132082" w:rsidRDefault="44E27EED" w:rsidP="7CF2162F">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De los sitios web</w:t>
      </w:r>
      <w:r w:rsidR="13FA1F5D" w:rsidRPr="00132082">
        <w:rPr>
          <w:rFonts w:ascii="Times New Roman" w:hAnsi="Times New Roman" w:cs="Times New Roman"/>
          <w:sz w:val="24"/>
          <w:szCs w:val="24"/>
          <w:lang w:val="es-ES_tradnl"/>
        </w:rPr>
        <w:t xml:space="preserve"> se eligió</w:t>
      </w:r>
      <w:r w:rsidR="40E8B497" w:rsidRPr="00132082">
        <w:rPr>
          <w:rFonts w:ascii="Times New Roman" w:hAnsi="Times New Roman" w:cs="Times New Roman"/>
          <w:sz w:val="24"/>
          <w:szCs w:val="24"/>
          <w:lang w:val="es-ES_tradnl"/>
        </w:rPr>
        <w:t xml:space="preserve"> visitar los perfiles de</w:t>
      </w:r>
      <w:r w:rsidR="13FA1F5D" w:rsidRPr="00132082">
        <w:rPr>
          <w:rFonts w:ascii="Times New Roman" w:hAnsi="Times New Roman" w:cs="Times New Roman"/>
          <w:sz w:val="24"/>
          <w:szCs w:val="24"/>
          <w:lang w:val="es-ES_tradnl"/>
        </w:rPr>
        <w:t xml:space="preserve"> los </w:t>
      </w:r>
      <w:r w:rsidR="48E8F451" w:rsidRPr="00132082">
        <w:rPr>
          <w:rFonts w:ascii="Times New Roman" w:hAnsi="Times New Roman" w:cs="Times New Roman"/>
          <w:sz w:val="24"/>
          <w:szCs w:val="24"/>
          <w:lang w:val="es-ES_tradnl"/>
        </w:rPr>
        <w:t>restaurantes,</w:t>
      </w:r>
      <w:r w:rsidR="0EA15B71" w:rsidRPr="00132082">
        <w:rPr>
          <w:rFonts w:ascii="Times New Roman" w:hAnsi="Times New Roman" w:cs="Times New Roman"/>
          <w:sz w:val="24"/>
          <w:szCs w:val="24"/>
          <w:lang w:val="es-ES_tradnl"/>
        </w:rPr>
        <w:t xml:space="preserve"> por ser un giro </w:t>
      </w:r>
      <w:r w:rsidR="79F8B70A" w:rsidRPr="00132082">
        <w:rPr>
          <w:rFonts w:ascii="Times New Roman" w:hAnsi="Times New Roman" w:cs="Times New Roman"/>
          <w:sz w:val="24"/>
          <w:szCs w:val="24"/>
          <w:lang w:val="es-ES_tradnl"/>
        </w:rPr>
        <w:t>de los más concurridos y con mucha presencia para toda la ciudadanía</w:t>
      </w:r>
      <w:r w:rsidR="0EA15B71" w:rsidRPr="00132082">
        <w:rPr>
          <w:rFonts w:ascii="Times New Roman" w:hAnsi="Times New Roman" w:cs="Times New Roman"/>
          <w:sz w:val="24"/>
          <w:szCs w:val="24"/>
          <w:lang w:val="es-ES_tradnl"/>
        </w:rPr>
        <w:t>.</w:t>
      </w:r>
      <w:r w:rsidR="51344783" w:rsidRPr="00132082">
        <w:rPr>
          <w:rFonts w:ascii="Times New Roman" w:hAnsi="Times New Roman" w:cs="Times New Roman"/>
          <w:sz w:val="24"/>
          <w:szCs w:val="24"/>
          <w:lang w:val="es-ES_tradnl"/>
        </w:rPr>
        <w:t xml:space="preserve"> Fueron solamente siete, seleccionando los de mayor </w:t>
      </w:r>
      <w:r w:rsidR="4DF77193" w:rsidRPr="00132082">
        <w:rPr>
          <w:rFonts w:ascii="Times New Roman" w:hAnsi="Times New Roman" w:cs="Times New Roman"/>
          <w:sz w:val="24"/>
          <w:szCs w:val="24"/>
          <w:lang w:val="es-ES_tradnl"/>
        </w:rPr>
        <w:t>p</w:t>
      </w:r>
      <w:r w:rsidR="22E54CF2" w:rsidRPr="00132082">
        <w:rPr>
          <w:rFonts w:ascii="Times New Roman" w:hAnsi="Times New Roman" w:cs="Times New Roman"/>
          <w:sz w:val="24"/>
          <w:szCs w:val="24"/>
          <w:lang w:val="es-ES_tradnl"/>
        </w:rPr>
        <w:t>resencia en la web</w:t>
      </w:r>
      <w:r w:rsidR="4DF77193" w:rsidRPr="00132082">
        <w:rPr>
          <w:rFonts w:ascii="Times New Roman" w:hAnsi="Times New Roman" w:cs="Times New Roman"/>
          <w:sz w:val="24"/>
          <w:szCs w:val="24"/>
          <w:lang w:val="es-ES_tradnl"/>
        </w:rPr>
        <w:t xml:space="preserve">, ya que se </w:t>
      </w:r>
      <w:r w:rsidR="0D90E4D8" w:rsidRPr="00132082">
        <w:rPr>
          <w:rFonts w:ascii="Times New Roman" w:hAnsi="Times New Roman" w:cs="Times New Roman"/>
          <w:sz w:val="24"/>
          <w:szCs w:val="24"/>
          <w:lang w:val="es-ES_tradnl"/>
        </w:rPr>
        <w:t>pretendía simplemente</w:t>
      </w:r>
      <w:r w:rsidR="4DF77193" w:rsidRPr="00132082">
        <w:rPr>
          <w:rFonts w:ascii="Times New Roman" w:hAnsi="Times New Roman" w:cs="Times New Roman"/>
          <w:sz w:val="24"/>
          <w:szCs w:val="24"/>
          <w:lang w:val="es-ES_tradnl"/>
        </w:rPr>
        <w:t xml:space="preserve"> el</w:t>
      </w:r>
      <w:r w:rsidR="2BE4AD36" w:rsidRPr="00132082">
        <w:rPr>
          <w:rFonts w:ascii="Times New Roman" w:hAnsi="Times New Roman" w:cs="Times New Roman"/>
          <w:sz w:val="24"/>
          <w:szCs w:val="24"/>
          <w:lang w:val="es-ES_tradnl"/>
        </w:rPr>
        <w:t xml:space="preserve"> ejercicio de exploración</w:t>
      </w:r>
      <w:r w:rsidR="626CA6FB" w:rsidRPr="00132082">
        <w:rPr>
          <w:rFonts w:ascii="Times New Roman" w:hAnsi="Times New Roman" w:cs="Times New Roman"/>
          <w:sz w:val="24"/>
          <w:szCs w:val="24"/>
          <w:lang w:val="es-ES_tradnl"/>
        </w:rPr>
        <w:t>.</w:t>
      </w:r>
      <w:r w:rsidR="0EA15B71" w:rsidRPr="00132082">
        <w:rPr>
          <w:rFonts w:ascii="Times New Roman" w:hAnsi="Times New Roman" w:cs="Times New Roman"/>
          <w:sz w:val="24"/>
          <w:szCs w:val="24"/>
          <w:lang w:val="es-ES_tradnl"/>
        </w:rPr>
        <w:t xml:space="preserve"> </w:t>
      </w:r>
      <w:r w:rsidR="3FDD407E" w:rsidRPr="00132082">
        <w:rPr>
          <w:rFonts w:ascii="Times New Roman" w:hAnsi="Times New Roman" w:cs="Times New Roman"/>
          <w:sz w:val="24"/>
          <w:szCs w:val="24"/>
          <w:lang w:val="es-ES_tradnl"/>
        </w:rPr>
        <w:t xml:space="preserve"> A partir de l</w:t>
      </w:r>
      <w:r w:rsidR="008B5E6C" w:rsidRPr="00132082">
        <w:rPr>
          <w:rFonts w:ascii="Times New Roman" w:hAnsi="Times New Roman" w:cs="Times New Roman"/>
          <w:sz w:val="24"/>
          <w:szCs w:val="24"/>
          <w:lang w:val="es-ES_tradnl"/>
        </w:rPr>
        <w:t xml:space="preserve">a información </w:t>
      </w:r>
      <w:r w:rsidR="71550D37" w:rsidRPr="00132082">
        <w:rPr>
          <w:rFonts w:ascii="Times New Roman" w:hAnsi="Times New Roman" w:cs="Times New Roman"/>
          <w:sz w:val="24"/>
          <w:szCs w:val="24"/>
          <w:lang w:val="es-ES_tradnl"/>
        </w:rPr>
        <w:t>disponible presente</w:t>
      </w:r>
      <w:r w:rsidR="0EA15B71" w:rsidRPr="00132082">
        <w:rPr>
          <w:rFonts w:ascii="Times New Roman" w:hAnsi="Times New Roman" w:cs="Times New Roman"/>
          <w:sz w:val="24"/>
          <w:szCs w:val="24"/>
          <w:lang w:val="es-ES_tradnl"/>
        </w:rPr>
        <w:t xml:space="preserve"> en la internet </w:t>
      </w:r>
      <w:r w:rsidR="3E7D32BD" w:rsidRPr="00132082">
        <w:rPr>
          <w:rFonts w:ascii="Times New Roman" w:hAnsi="Times New Roman" w:cs="Times New Roman"/>
          <w:sz w:val="24"/>
          <w:szCs w:val="24"/>
          <w:lang w:val="es-ES_tradnl"/>
        </w:rPr>
        <w:t>sobre</w:t>
      </w:r>
      <w:r w:rsidR="0EA15B71" w:rsidRPr="00132082">
        <w:rPr>
          <w:rFonts w:ascii="Times New Roman" w:hAnsi="Times New Roman" w:cs="Times New Roman"/>
          <w:sz w:val="24"/>
          <w:szCs w:val="24"/>
          <w:lang w:val="es-ES_tradnl"/>
        </w:rPr>
        <w:t xml:space="preserve"> ellos</w:t>
      </w:r>
      <w:r w:rsidR="24ED1DC4" w:rsidRPr="00132082">
        <w:rPr>
          <w:rFonts w:ascii="Times New Roman" w:hAnsi="Times New Roman" w:cs="Times New Roman"/>
          <w:sz w:val="24"/>
          <w:szCs w:val="24"/>
          <w:lang w:val="es-ES_tradnl"/>
        </w:rPr>
        <w:t xml:space="preserve"> (</w:t>
      </w:r>
      <w:r w:rsidR="00B118E0" w:rsidRPr="00132082">
        <w:rPr>
          <w:rFonts w:ascii="Times New Roman" w:hAnsi="Times New Roman" w:cs="Times New Roman"/>
          <w:sz w:val="24"/>
          <w:szCs w:val="24"/>
          <w:lang w:val="es-ES_tradnl"/>
        </w:rPr>
        <w:t>particularmente</w:t>
      </w:r>
      <w:r w:rsidR="24ED1DC4" w:rsidRPr="00132082">
        <w:rPr>
          <w:rFonts w:ascii="Times New Roman" w:hAnsi="Times New Roman" w:cs="Times New Roman"/>
          <w:sz w:val="24"/>
          <w:szCs w:val="24"/>
          <w:lang w:val="es-ES_tradnl"/>
        </w:rPr>
        <w:t xml:space="preserve"> en </w:t>
      </w:r>
      <w:r w:rsidR="00B118E0" w:rsidRPr="00132082">
        <w:rPr>
          <w:rFonts w:ascii="Times New Roman" w:hAnsi="Times New Roman" w:cs="Times New Roman"/>
          <w:sz w:val="24"/>
          <w:szCs w:val="24"/>
          <w:lang w:val="es-ES_tradnl"/>
        </w:rPr>
        <w:t>Facebook</w:t>
      </w:r>
      <w:r w:rsidR="24ED1DC4" w:rsidRPr="00132082">
        <w:rPr>
          <w:rFonts w:ascii="Times New Roman" w:hAnsi="Times New Roman" w:cs="Times New Roman"/>
          <w:sz w:val="24"/>
          <w:szCs w:val="24"/>
          <w:lang w:val="es-ES_tradnl"/>
        </w:rPr>
        <w:t xml:space="preserve">, </w:t>
      </w:r>
      <w:r w:rsidR="00B118E0" w:rsidRPr="00132082">
        <w:rPr>
          <w:rFonts w:ascii="Times New Roman" w:hAnsi="Times New Roman" w:cs="Times New Roman"/>
          <w:sz w:val="24"/>
          <w:szCs w:val="24"/>
          <w:lang w:val="es-ES_tradnl"/>
        </w:rPr>
        <w:t>Instagram</w:t>
      </w:r>
      <w:r w:rsidR="24ED1DC4" w:rsidRPr="00132082">
        <w:rPr>
          <w:rFonts w:ascii="Times New Roman" w:hAnsi="Times New Roman" w:cs="Times New Roman"/>
          <w:sz w:val="24"/>
          <w:szCs w:val="24"/>
          <w:lang w:val="es-ES_tradnl"/>
        </w:rPr>
        <w:t xml:space="preserve"> y </w:t>
      </w:r>
      <w:proofErr w:type="spellStart"/>
      <w:r w:rsidR="24ED1DC4" w:rsidRPr="00132082">
        <w:rPr>
          <w:rFonts w:ascii="Times New Roman" w:hAnsi="Times New Roman" w:cs="Times New Roman"/>
          <w:sz w:val="24"/>
          <w:szCs w:val="24"/>
          <w:lang w:val="es-ES_tradnl"/>
        </w:rPr>
        <w:t>foursquare</w:t>
      </w:r>
      <w:proofErr w:type="spellEnd"/>
      <w:r w:rsidR="24ED1DC4" w:rsidRPr="00132082">
        <w:rPr>
          <w:rFonts w:ascii="Times New Roman" w:hAnsi="Times New Roman" w:cs="Times New Roman"/>
          <w:sz w:val="24"/>
          <w:szCs w:val="24"/>
          <w:lang w:val="es-ES_tradnl"/>
        </w:rPr>
        <w:t>)</w:t>
      </w:r>
      <w:r w:rsidR="0EA15B71" w:rsidRPr="00132082">
        <w:rPr>
          <w:rFonts w:ascii="Times New Roman" w:hAnsi="Times New Roman" w:cs="Times New Roman"/>
          <w:sz w:val="24"/>
          <w:szCs w:val="24"/>
          <w:lang w:val="es-ES_tradnl"/>
        </w:rPr>
        <w:t>,</w:t>
      </w:r>
      <w:r w:rsidRPr="00132082">
        <w:rPr>
          <w:rFonts w:ascii="Times New Roman" w:hAnsi="Times New Roman" w:cs="Times New Roman"/>
          <w:sz w:val="24"/>
          <w:szCs w:val="24"/>
          <w:lang w:val="es-ES_tradnl"/>
        </w:rPr>
        <w:t xml:space="preserve"> </w:t>
      </w:r>
      <w:r w:rsidR="008B5E6C" w:rsidRPr="00132082">
        <w:rPr>
          <w:rFonts w:ascii="Times New Roman" w:hAnsi="Times New Roman" w:cs="Times New Roman"/>
          <w:sz w:val="24"/>
          <w:szCs w:val="24"/>
          <w:lang w:val="es-ES_tradnl"/>
        </w:rPr>
        <w:t>puede decirse</w:t>
      </w:r>
      <w:r w:rsidRPr="00132082">
        <w:rPr>
          <w:rFonts w:ascii="Times New Roman" w:hAnsi="Times New Roman" w:cs="Times New Roman"/>
          <w:sz w:val="24"/>
          <w:szCs w:val="24"/>
          <w:lang w:val="es-ES_tradnl"/>
        </w:rPr>
        <w:t xml:space="preserve"> que la mayoría son de comida</w:t>
      </w:r>
      <w:r w:rsidR="106103A2" w:rsidRPr="00132082">
        <w:rPr>
          <w:rFonts w:ascii="Times New Roman" w:hAnsi="Times New Roman" w:cs="Times New Roman"/>
          <w:sz w:val="24"/>
          <w:szCs w:val="24"/>
          <w:lang w:val="es-ES_tradnl"/>
        </w:rPr>
        <w:t xml:space="preserve"> “informal” es decir, comida como antojitos, hamburguesas,</w:t>
      </w:r>
      <w:r w:rsidR="752E4131" w:rsidRPr="00132082">
        <w:rPr>
          <w:rFonts w:ascii="Times New Roman" w:hAnsi="Times New Roman" w:cs="Times New Roman"/>
          <w:sz w:val="24"/>
          <w:szCs w:val="24"/>
          <w:lang w:val="es-ES_tradnl"/>
        </w:rPr>
        <w:t xml:space="preserve"> tacos entre otros de este tipo. De</w:t>
      </w:r>
      <w:r w:rsidR="037E6509" w:rsidRPr="00132082">
        <w:rPr>
          <w:rFonts w:ascii="Times New Roman" w:hAnsi="Times New Roman" w:cs="Times New Roman"/>
          <w:sz w:val="24"/>
          <w:szCs w:val="24"/>
          <w:lang w:val="es-ES_tradnl"/>
        </w:rPr>
        <w:t xml:space="preserve"> </w:t>
      </w:r>
      <w:r w:rsidR="3EE0D0B0" w:rsidRPr="00132082">
        <w:rPr>
          <w:rFonts w:ascii="Times New Roman" w:hAnsi="Times New Roman" w:cs="Times New Roman"/>
          <w:sz w:val="24"/>
          <w:szCs w:val="24"/>
          <w:lang w:val="es-ES_tradnl"/>
        </w:rPr>
        <w:t>l</w:t>
      </w:r>
      <w:r w:rsidR="037E6509" w:rsidRPr="00132082">
        <w:rPr>
          <w:rFonts w:ascii="Times New Roman" w:hAnsi="Times New Roman" w:cs="Times New Roman"/>
          <w:sz w:val="24"/>
          <w:szCs w:val="24"/>
          <w:lang w:val="es-ES_tradnl"/>
        </w:rPr>
        <w:t>a popularidad</w:t>
      </w:r>
      <w:r w:rsidR="6EA3E314" w:rsidRPr="00132082">
        <w:rPr>
          <w:rFonts w:ascii="Times New Roman" w:hAnsi="Times New Roman" w:cs="Times New Roman"/>
          <w:sz w:val="24"/>
          <w:szCs w:val="24"/>
          <w:lang w:val="es-ES_tradnl"/>
        </w:rPr>
        <w:t xml:space="preserve"> </w:t>
      </w:r>
      <w:r w:rsidR="008B5E6C" w:rsidRPr="00132082">
        <w:rPr>
          <w:rFonts w:ascii="Times New Roman" w:hAnsi="Times New Roman" w:cs="Times New Roman"/>
          <w:sz w:val="24"/>
          <w:szCs w:val="24"/>
          <w:lang w:val="es-ES_tradnl"/>
        </w:rPr>
        <w:t>lo que destaca es</w:t>
      </w:r>
      <w:r w:rsidR="6EA3E314" w:rsidRPr="00132082">
        <w:rPr>
          <w:rFonts w:ascii="Times New Roman" w:hAnsi="Times New Roman" w:cs="Times New Roman"/>
          <w:sz w:val="24"/>
          <w:szCs w:val="24"/>
          <w:lang w:val="es-ES_tradnl"/>
        </w:rPr>
        <w:t xml:space="preserve"> su n</w:t>
      </w:r>
      <w:r w:rsidR="008B5E6C" w:rsidRPr="00132082">
        <w:rPr>
          <w:rFonts w:ascii="Times New Roman" w:hAnsi="Times New Roman" w:cs="Times New Roman"/>
          <w:sz w:val="24"/>
          <w:szCs w:val="24"/>
          <w:lang w:val="es-ES_tradnl"/>
        </w:rPr>
        <w:t>úmero de “</w:t>
      </w:r>
      <w:r w:rsidR="2AD3B139" w:rsidRPr="00132082">
        <w:rPr>
          <w:rFonts w:ascii="Times New Roman" w:hAnsi="Times New Roman" w:cs="Times New Roman"/>
          <w:sz w:val="24"/>
          <w:szCs w:val="24"/>
          <w:lang w:val="es-ES_tradnl"/>
        </w:rPr>
        <w:t>seguidores” moderadamente</w:t>
      </w:r>
      <w:r w:rsidR="3248616A" w:rsidRPr="00132082">
        <w:rPr>
          <w:rFonts w:ascii="Times New Roman" w:hAnsi="Times New Roman" w:cs="Times New Roman"/>
          <w:sz w:val="24"/>
          <w:szCs w:val="24"/>
          <w:lang w:val="es-ES_tradnl"/>
        </w:rPr>
        <w:t xml:space="preserve"> alto, ya que sobrepasan los miles</w:t>
      </w:r>
      <w:r w:rsidR="037E6509" w:rsidRPr="00132082">
        <w:rPr>
          <w:rFonts w:ascii="Times New Roman" w:hAnsi="Times New Roman" w:cs="Times New Roman"/>
          <w:sz w:val="24"/>
          <w:szCs w:val="24"/>
          <w:lang w:val="es-ES_tradnl"/>
        </w:rPr>
        <w:t xml:space="preserve">. Las imágenes </w:t>
      </w:r>
      <w:r w:rsidR="008B5E6C" w:rsidRPr="00132082">
        <w:rPr>
          <w:rFonts w:ascii="Times New Roman" w:hAnsi="Times New Roman" w:cs="Times New Roman"/>
          <w:sz w:val="24"/>
          <w:szCs w:val="24"/>
          <w:lang w:val="es-ES_tradnl"/>
        </w:rPr>
        <w:t xml:space="preserve">que se muestran </w:t>
      </w:r>
      <w:r w:rsidR="037E6509" w:rsidRPr="00132082">
        <w:rPr>
          <w:rFonts w:ascii="Times New Roman" w:hAnsi="Times New Roman" w:cs="Times New Roman"/>
          <w:sz w:val="24"/>
          <w:szCs w:val="24"/>
          <w:lang w:val="es-ES_tradnl"/>
        </w:rPr>
        <w:t xml:space="preserve">son </w:t>
      </w:r>
      <w:r w:rsidR="008B5E6C" w:rsidRPr="00132082">
        <w:rPr>
          <w:rFonts w:ascii="Times New Roman" w:hAnsi="Times New Roman" w:cs="Times New Roman"/>
          <w:sz w:val="24"/>
          <w:szCs w:val="24"/>
          <w:lang w:val="es-ES_tradnl"/>
        </w:rPr>
        <w:t xml:space="preserve">de tipo </w:t>
      </w:r>
      <w:proofErr w:type="gramStart"/>
      <w:r w:rsidR="2DF229E7" w:rsidRPr="00132082">
        <w:rPr>
          <w:rFonts w:ascii="Times New Roman" w:hAnsi="Times New Roman" w:cs="Times New Roman"/>
          <w:sz w:val="24"/>
          <w:szCs w:val="24"/>
          <w:lang w:val="es-ES_tradnl"/>
        </w:rPr>
        <w:t>amateur</w:t>
      </w:r>
      <w:proofErr w:type="gramEnd"/>
      <w:r w:rsidR="2DF229E7" w:rsidRPr="00132082">
        <w:rPr>
          <w:rFonts w:ascii="Times New Roman" w:hAnsi="Times New Roman" w:cs="Times New Roman"/>
          <w:sz w:val="24"/>
          <w:szCs w:val="24"/>
          <w:lang w:val="es-ES_tradnl"/>
        </w:rPr>
        <w:t xml:space="preserve"> obtenidas a </w:t>
      </w:r>
      <w:r w:rsidR="008B5E6C" w:rsidRPr="00132082">
        <w:rPr>
          <w:rFonts w:ascii="Times New Roman" w:hAnsi="Times New Roman" w:cs="Times New Roman"/>
          <w:sz w:val="24"/>
          <w:szCs w:val="24"/>
          <w:lang w:val="es-ES_tradnl"/>
        </w:rPr>
        <w:t>través</w:t>
      </w:r>
      <w:r w:rsidR="2DF229E7" w:rsidRPr="00132082">
        <w:rPr>
          <w:rFonts w:ascii="Times New Roman" w:hAnsi="Times New Roman" w:cs="Times New Roman"/>
          <w:sz w:val="24"/>
          <w:szCs w:val="24"/>
          <w:lang w:val="es-ES_tradnl"/>
        </w:rPr>
        <w:t xml:space="preserve"> de equipo no profesional</w:t>
      </w:r>
      <w:r w:rsidR="037E6509" w:rsidRPr="00132082">
        <w:rPr>
          <w:rFonts w:ascii="Times New Roman" w:hAnsi="Times New Roman" w:cs="Times New Roman"/>
          <w:sz w:val="24"/>
          <w:szCs w:val="24"/>
          <w:lang w:val="es-ES_tradnl"/>
        </w:rPr>
        <w:t>. la</w:t>
      </w:r>
      <w:r w:rsidRPr="00132082">
        <w:rPr>
          <w:rFonts w:ascii="Times New Roman" w:hAnsi="Times New Roman" w:cs="Times New Roman"/>
          <w:sz w:val="24"/>
          <w:szCs w:val="24"/>
          <w:lang w:val="es-ES_tradnl"/>
        </w:rPr>
        <w:t xml:space="preserve"> </w:t>
      </w:r>
      <w:r w:rsidR="4559DEB8" w:rsidRPr="00132082">
        <w:rPr>
          <w:rFonts w:ascii="Times New Roman" w:hAnsi="Times New Roman" w:cs="Times New Roman"/>
          <w:sz w:val="24"/>
          <w:szCs w:val="24"/>
          <w:lang w:val="es-ES_tradnl"/>
        </w:rPr>
        <w:t>opinión pública acerca de estos lugares ronda en un promedio de</w:t>
      </w:r>
      <w:r w:rsidR="40C25BAE" w:rsidRPr="00132082">
        <w:rPr>
          <w:rFonts w:ascii="Times New Roman" w:hAnsi="Times New Roman" w:cs="Times New Roman"/>
          <w:sz w:val="24"/>
          <w:szCs w:val="24"/>
          <w:lang w:val="es-ES_tradnl"/>
        </w:rPr>
        <w:t xml:space="preserve"> 4,5</w:t>
      </w:r>
      <w:r w:rsidR="4559DEB8" w:rsidRPr="00132082">
        <w:rPr>
          <w:rFonts w:ascii="Times New Roman" w:hAnsi="Times New Roman" w:cs="Times New Roman"/>
          <w:sz w:val="24"/>
          <w:szCs w:val="24"/>
          <w:lang w:val="es-ES_tradnl"/>
        </w:rPr>
        <w:t xml:space="preserve"> estrellas lo que se podría considerar como</w:t>
      </w:r>
      <w:r w:rsidR="33A2CDC6" w:rsidRPr="00132082">
        <w:rPr>
          <w:rFonts w:ascii="Times New Roman" w:hAnsi="Times New Roman" w:cs="Times New Roman"/>
          <w:sz w:val="24"/>
          <w:szCs w:val="24"/>
          <w:lang w:val="es-ES_tradnl"/>
        </w:rPr>
        <w:t xml:space="preserve"> </w:t>
      </w:r>
      <w:r w:rsidR="4559DEB8" w:rsidRPr="00132082">
        <w:rPr>
          <w:rFonts w:ascii="Times New Roman" w:hAnsi="Times New Roman" w:cs="Times New Roman"/>
          <w:sz w:val="24"/>
          <w:szCs w:val="24"/>
          <w:lang w:val="es-ES_tradnl"/>
        </w:rPr>
        <w:t>buena</w:t>
      </w:r>
      <w:r w:rsidR="6C48E7A0" w:rsidRPr="00132082">
        <w:rPr>
          <w:rFonts w:ascii="Times New Roman" w:hAnsi="Times New Roman" w:cs="Times New Roman"/>
          <w:sz w:val="24"/>
          <w:szCs w:val="24"/>
          <w:lang w:val="es-ES_tradnl"/>
        </w:rPr>
        <w:t xml:space="preserve">. </w:t>
      </w:r>
    </w:p>
    <w:p w14:paraId="69BF3683" w14:textId="7C32512B" w:rsidR="00654C08" w:rsidRPr="00132082" w:rsidRDefault="4559DEB8" w:rsidP="7CF2162F">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Sobre cómo es percibida la zona por los </w:t>
      </w:r>
      <w:r w:rsidR="13EB6028" w:rsidRPr="00132082">
        <w:rPr>
          <w:rFonts w:ascii="Times New Roman" w:hAnsi="Times New Roman" w:cs="Times New Roman"/>
          <w:sz w:val="24"/>
          <w:szCs w:val="24"/>
          <w:lang w:val="es-ES_tradnl"/>
        </w:rPr>
        <w:t>imaginarios,</w:t>
      </w:r>
      <w:r w:rsidRPr="00132082">
        <w:rPr>
          <w:rFonts w:ascii="Times New Roman" w:hAnsi="Times New Roman" w:cs="Times New Roman"/>
          <w:sz w:val="24"/>
          <w:szCs w:val="24"/>
          <w:lang w:val="es-ES_tradnl"/>
        </w:rPr>
        <w:t xml:space="preserve"> </w:t>
      </w:r>
      <w:r w:rsidR="6BC33305" w:rsidRPr="00132082">
        <w:rPr>
          <w:rFonts w:ascii="Times New Roman" w:hAnsi="Times New Roman" w:cs="Times New Roman"/>
          <w:sz w:val="24"/>
          <w:szCs w:val="24"/>
          <w:lang w:val="es-ES_tradnl"/>
        </w:rPr>
        <w:t xml:space="preserve">se entrevistó para el ejercicio a 46 ciudadanos y se obtuvo que </w:t>
      </w:r>
      <w:r w:rsidRPr="00132082">
        <w:rPr>
          <w:rFonts w:ascii="Times New Roman" w:hAnsi="Times New Roman" w:cs="Times New Roman"/>
          <w:sz w:val="24"/>
          <w:szCs w:val="24"/>
          <w:lang w:val="es-ES_tradnl"/>
        </w:rPr>
        <w:t xml:space="preserve">las personas que </w:t>
      </w:r>
      <w:r w:rsidR="16C99805" w:rsidRPr="00132082">
        <w:rPr>
          <w:rFonts w:ascii="Times New Roman" w:hAnsi="Times New Roman" w:cs="Times New Roman"/>
          <w:sz w:val="24"/>
          <w:szCs w:val="24"/>
          <w:lang w:val="es-ES_tradnl"/>
        </w:rPr>
        <w:t>describen</w:t>
      </w:r>
      <w:r w:rsidR="1A9E139B" w:rsidRPr="00132082">
        <w:rPr>
          <w:rFonts w:ascii="Times New Roman" w:hAnsi="Times New Roman" w:cs="Times New Roman"/>
          <w:sz w:val="24"/>
          <w:szCs w:val="24"/>
          <w:lang w:val="es-ES_tradnl"/>
        </w:rPr>
        <w:t xml:space="preserve"> </w:t>
      </w:r>
      <w:r w:rsidRPr="00132082">
        <w:rPr>
          <w:rFonts w:ascii="Times New Roman" w:hAnsi="Times New Roman" w:cs="Times New Roman"/>
          <w:sz w:val="24"/>
          <w:szCs w:val="24"/>
          <w:lang w:val="es-ES_tradnl"/>
        </w:rPr>
        <w:t>la zona se refirier</w:t>
      </w:r>
      <w:r w:rsidR="673DF9E8" w:rsidRPr="00132082">
        <w:rPr>
          <w:rFonts w:ascii="Times New Roman" w:hAnsi="Times New Roman" w:cs="Times New Roman"/>
          <w:sz w:val="24"/>
          <w:szCs w:val="24"/>
          <w:lang w:val="es-ES_tradnl"/>
        </w:rPr>
        <w:t xml:space="preserve">en </w:t>
      </w:r>
      <w:r w:rsidR="117EFC98" w:rsidRPr="00132082">
        <w:rPr>
          <w:rFonts w:ascii="Times New Roman" w:hAnsi="Times New Roman" w:cs="Times New Roman"/>
          <w:sz w:val="24"/>
          <w:szCs w:val="24"/>
          <w:lang w:val="es-ES_tradnl"/>
        </w:rPr>
        <w:t>de ella que se</w:t>
      </w:r>
      <w:r w:rsidR="673DF9E8" w:rsidRPr="00132082">
        <w:rPr>
          <w:rFonts w:ascii="Times New Roman" w:hAnsi="Times New Roman" w:cs="Times New Roman"/>
          <w:sz w:val="24"/>
          <w:szCs w:val="24"/>
          <w:lang w:val="es-ES_tradnl"/>
        </w:rPr>
        <w:t xml:space="preserve"> </w:t>
      </w:r>
      <w:r w:rsidR="27EF43A1" w:rsidRPr="00132082">
        <w:rPr>
          <w:rFonts w:ascii="Times New Roman" w:hAnsi="Times New Roman" w:cs="Times New Roman"/>
          <w:sz w:val="24"/>
          <w:szCs w:val="24"/>
          <w:lang w:val="es-ES_tradnl"/>
        </w:rPr>
        <w:t>trata de una comunidad con una mala imagen urbana</w:t>
      </w:r>
      <w:r w:rsidR="57B2A9A4" w:rsidRPr="00132082">
        <w:rPr>
          <w:rFonts w:ascii="Times New Roman" w:hAnsi="Times New Roman" w:cs="Times New Roman"/>
          <w:sz w:val="24"/>
          <w:szCs w:val="24"/>
          <w:lang w:val="es-ES_tradnl"/>
        </w:rPr>
        <w:t>,</w:t>
      </w:r>
      <w:r w:rsidR="27EF43A1" w:rsidRPr="00132082">
        <w:rPr>
          <w:rFonts w:ascii="Times New Roman" w:hAnsi="Times New Roman" w:cs="Times New Roman"/>
          <w:sz w:val="24"/>
          <w:szCs w:val="24"/>
          <w:lang w:val="es-ES_tradnl"/>
        </w:rPr>
        <w:t xml:space="preserve"> compuesta por su difícil acceso, problemas graves de seguridad y </w:t>
      </w:r>
      <w:r w:rsidR="2AAE96E6" w:rsidRPr="00132082">
        <w:rPr>
          <w:rFonts w:ascii="Times New Roman" w:hAnsi="Times New Roman" w:cs="Times New Roman"/>
          <w:sz w:val="24"/>
          <w:szCs w:val="24"/>
          <w:lang w:val="es-ES_tradnl"/>
        </w:rPr>
        <w:t>transitada</w:t>
      </w:r>
      <w:r w:rsidR="27EF43A1" w:rsidRPr="00132082">
        <w:rPr>
          <w:rFonts w:ascii="Times New Roman" w:hAnsi="Times New Roman" w:cs="Times New Roman"/>
          <w:sz w:val="24"/>
          <w:szCs w:val="24"/>
          <w:lang w:val="es-ES_tradnl"/>
        </w:rPr>
        <w:t xml:space="preserve">. Su población </w:t>
      </w:r>
      <w:r w:rsidR="379758EB" w:rsidRPr="00132082">
        <w:rPr>
          <w:rFonts w:ascii="Times New Roman" w:hAnsi="Times New Roman" w:cs="Times New Roman"/>
          <w:sz w:val="24"/>
          <w:szCs w:val="24"/>
          <w:lang w:val="es-ES_tradnl"/>
        </w:rPr>
        <w:t>se percibe</w:t>
      </w:r>
      <w:r w:rsidR="27EF43A1" w:rsidRPr="00132082">
        <w:rPr>
          <w:rFonts w:ascii="Times New Roman" w:hAnsi="Times New Roman" w:cs="Times New Roman"/>
          <w:sz w:val="24"/>
          <w:szCs w:val="24"/>
          <w:lang w:val="es-ES_tradnl"/>
        </w:rPr>
        <w:t xml:space="preserve"> principalmente </w:t>
      </w:r>
      <w:r w:rsidR="7B330D6E" w:rsidRPr="00132082">
        <w:rPr>
          <w:rFonts w:ascii="Times New Roman" w:hAnsi="Times New Roman" w:cs="Times New Roman"/>
          <w:sz w:val="24"/>
          <w:szCs w:val="24"/>
          <w:lang w:val="es-ES_tradnl"/>
        </w:rPr>
        <w:t xml:space="preserve">como de </w:t>
      </w:r>
      <w:r w:rsidR="27EF43A1" w:rsidRPr="00132082">
        <w:rPr>
          <w:rFonts w:ascii="Times New Roman" w:hAnsi="Times New Roman" w:cs="Times New Roman"/>
          <w:sz w:val="24"/>
          <w:szCs w:val="24"/>
          <w:lang w:val="es-ES_tradnl"/>
        </w:rPr>
        <w:t>jóvenes y adultos mayores</w:t>
      </w:r>
      <w:r w:rsidR="7C3EE59C" w:rsidRPr="00132082">
        <w:rPr>
          <w:rFonts w:ascii="Times New Roman" w:hAnsi="Times New Roman" w:cs="Times New Roman"/>
          <w:sz w:val="24"/>
          <w:szCs w:val="24"/>
          <w:lang w:val="es-ES_tradnl"/>
        </w:rPr>
        <w:t xml:space="preserve">, </w:t>
      </w:r>
      <w:r w:rsidR="27EF43A1" w:rsidRPr="00132082">
        <w:rPr>
          <w:rFonts w:ascii="Times New Roman" w:hAnsi="Times New Roman" w:cs="Times New Roman"/>
          <w:sz w:val="24"/>
          <w:szCs w:val="24"/>
          <w:lang w:val="es-ES_tradnl"/>
        </w:rPr>
        <w:t>de clase trabajadora (proletariado) y cuyas actividades y espacios</w:t>
      </w:r>
      <w:r w:rsidR="3CE18300" w:rsidRPr="00132082">
        <w:rPr>
          <w:rFonts w:ascii="Times New Roman" w:hAnsi="Times New Roman" w:cs="Times New Roman"/>
          <w:sz w:val="24"/>
          <w:szCs w:val="24"/>
          <w:lang w:val="es-ES_tradnl"/>
        </w:rPr>
        <w:t xml:space="preserve"> públicos</w:t>
      </w:r>
      <w:r w:rsidR="27EF43A1" w:rsidRPr="00132082">
        <w:rPr>
          <w:rFonts w:ascii="Times New Roman" w:hAnsi="Times New Roman" w:cs="Times New Roman"/>
          <w:sz w:val="24"/>
          <w:szCs w:val="24"/>
          <w:lang w:val="es-ES_tradnl"/>
        </w:rPr>
        <w:t xml:space="preserve"> están dedicados a la religión, el comercio y la educación. </w:t>
      </w:r>
    </w:p>
    <w:p w14:paraId="636B41B4" w14:textId="7A3E9FCC" w:rsidR="00654C08" w:rsidRPr="00132082" w:rsidRDefault="461A55BD" w:rsidP="7CF2162F">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 xml:space="preserve">Como se puede observar los diferentes tipos de perfiles ofrecen información que no se puede deducir a partir </w:t>
      </w:r>
      <w:r w:rsidR="4346EB8A" w:rsidRPr="00132082">
        <w:rPr>
          <w:rFonts w:ascii="Times New Roman" w:hAnsi="Times New Roman" w:cs="Times New Roman"/>
          <w:sz w:val="24"/>
          <w:szCs w:val="24"/>
          <w:lang w:val="es-ES_tradnl"/>
        </w:rPr>
        <w:t>de la observación de uno sólo de ellos, se tendría pues que pensar en</w:t>
      </w:r>
      <w:r w:rsidR="448C249E" w:rsidRPr="00132082">
        <w:rPr>
          <w:rFonts w:ascii="Times New Roman" w:hAnsi="Times New Roman" w:cs="Times New Roman"/>
          <w:sz w:val="24"/>
          <w:szCs w:val="24"/>
          <w:lang w:val="es-ES_tradnl"/>
        </w:rPr>
        <w:t xml:space="preserve"> </w:t>
      </w:r>
      <w:r w:rsidR="448C249E" w:rsidRPr="00132082">
        <w:rPr>
          <w:rFonts w:ascii="Times New Roman" w:hAnsi="Times New Roman" w:cs="Times New Roman"/>
          <w:sz w:val="24"/>
          <w:szCs w:val="24"/>
          <w:lang w:val="es-ES_tradnl"/>
        </w:rPr>
        <w:lastRenderedPageBreak/>
        <w:t>la integración de estos datos y su interrelación para intervenir o implemen</w:t>
      </w:r>
      <w:r w:rsidR="31A8AC8A" w:rsidRPr="00132082">
        <w:rPr>
          <w:rFonts w:ascii="Times New Roman" w:hAnsi="Times New Roman" w:cs="Times New Roman"/>
          <w:sz w:val="24"/>
          <w:szCs w:val="24"/>
          <w:lang w:val="es-ES_tradnl"/>
        </w:rPr>
        <w:t>tar algún proyecto de diseño, arquitectónico o urbano.</w:t>
      </w:r>
    </w:p>
    <w:p w14:paraId="2EA62E82" w14:textId="5A3FC534" w:rsidR="00654C08" w:rsidRPr="00132082" w:rsidRDefault="00654C08" w:rsidP="7CF2162F">
      <w:pPr>
        <w:spacing w:after="0" w:line="360" w:lineRule="auto"/>
        <w:rPr>
          <w:rFonts w:ascii="Times New Roman" w:hAnsi="Times New Roman" w:cs="Times New Roman"/>
          <w:sz w:val="24"/>
          <w:szCs w:val="24"/>
          <w:lang w:val="es-ES_tradnl"/>
        </w:rPr>
      </w:pPr>
      <w:r w:rsidRPr="00132082">
        <w:rPr>
          <w:lang w:val="es-ES_tradnl"/>
        </w:rPr>
        <w:br/>
      </w:r>
    </w:p>
    <w:p w14:paraId="15B9F2AA" w14:textId="013ACAFD" w:rsidR="7634D8AF" w:rsidRPr="00132082" w:rsidRDefault="7634D8AF" w:rsidP="1D876056">
      <w:pPr>
        <w:spacing w:line="360" w:lineRule="auto"/>
        <w:rPr>
          <w:rFonts w:ascii="Times New Roman" w:hAnsi="Times New Roman" w:cs="Times New Roman"/>
          <w:b/>
          <w:bCs/>
          <w:sz w:val="24"/>
          <w:szCs w:val="24"/>
          <w:lang w:val="es-ES_tradnl"/>
        </w:rPr>
      </w:pPr>
      <w:commentRangeStart w:id="25"/>
      <w:r w:rsidRPr="00132082">
        <w:rPr>
          <w:rFonts w:ascii="Times New Roman" w:hAnsi="Times New Roman" w:cs="Times New Roman"/>
          <w:b/>
          <w:bCs/>
          <w:sz w:val="24"/>
          <w:szCs w:val="24"/>
          <w:lang w:val="es-ES_tradnl"/>
        </w:rPr>
        <w:t>Conclusiones</w:t>
      </w:r>
      <w:commentRangeEnd w:id="25"/>
      <w:r w:rsidR="0058014A">
        <w:rPr>
          <w:rStyle w:val="Refdecomentario"/>
        </w:rPr>
        <w:commentReference w:id="25"/>
      </w:r>
    </w:p>
    <w:p w14:paraId="1D6BA85A" w14:textId="24889B85" w:rsidR="1D876056" w:rsidRPr="00132082" w:rsidRDefault="484C3EEA" w:rsidP="7CF2162F">
      <w:pPr>
        <w:spacing w:after="0" w:line="360" w:lineRule="auto"/>
        <w:rPr>
          <w:rFonts w:ascii="Times New Roman" w:hAnsi="Times New Roman" w:cs="Times New Roman"/>
          <w:sz w:val="24"/>
          <w:szCs w:val="24"/>
          <w:lang w:val="es-ES_tradnl"/>
        </w:rPr>
      </w:pPr>
      <w:r w:rsidRPr="00132082">
        <w:rPr>
          <w:rFonts w:ascii="Times New Roman" w:hAnsi="Times New Roman" w:cs="Times New Roman"/>
          <w:sz w:val="24"/>
          <w:szCs w:val="24"/>
          <w:lang w:val="es-ES_tradnl"/>
        </w:rPr>
        <w:t>Estas ideas replantean el entendimiento de cómo la percepción de los entornos se origina desde los ojos que lo ven y los cerebros que lo piensan, y de cómo van creando sus propias imágenes que se conforman con una gran cantidad de elementos y a la cercanía física del observador, que camina por calles y plazas, y que hace uso de la variedad de usos de los espacios del contexto que igualmente son parte fundamental en una percepción integral.</w:t>
      </w:r>
    </w:p>
    <w:p w14:paraId="15D29081" w14:textId="160767CD" w:rsidR="484C3EEA" w:rsidRPr="00132082" w:rsidRDefault="484C3EEA" w:rsidP="7CF2162F">
      <w:pPr>
        <w:spacing w:after="0" w:line="360" w:lineRule="auto"/>
        <w:rPr>
          <w:rFonts w:ascii="Times New Roman" w:eastAsia="Times New Roman" w:hAnsi="Times New Roman" w:cs="Times New Roman"/>
          <w:sz w:val="24"/>
          <w:szCs w:val="24"/>
          <w:lang w:val="es-ES_tradnl"/>
        </w:rPr>
      </w:pPr>
      <w:r w:rsidRPr="00132082">
        <w:rPr>
          <w:rFonts w:ascii="Times New Roman" w:hAnsi="Times New Roman" w:cs="Times New Roman"/>
          <w:sz w:val="24"/>
          <w:szCs w:val="24"/>
          <w:lang w:val="es-ES_tradnl"/>
        </w:rPr>
        <w:t xml:space="preserve">Para tal efecto, una de las formas que se pueden realizar para caracterizar y estudiar </w:t>
      </w:r>
      <w:r w:rsidR="53854C15" w:rsidRPr="00132082">
        <w:rPr>
          <w:rFonts w:ascii="Times New Roman" w:hAnsi="Times New Roman" w:cs="Times New Roman"/>
          <w:sz w:val="24"/>
          <w:szCs w:val="24"/>
          <w:lang w:val="es-ES_tradnl"/>
        </w:rPr>
        <w:t>l</w:t>
      </w:r>
      <w:r w:rsidR="148FC540" w:rsidRPr="00132082">
        <w:rPr>
          <w:rFonts w:ascii="Times New Roman" w:hAnsi="Times New Roman" w:cs="Times New Roman"/>
          <w:sz w:val="24"/>
          <w:szCs w:val="24"/>
          <w:lang w:val="es-ES_tradnl"/>
        </w:rPr>
        <w:t>os espacios</w:t>
      </w:r>
      <w:r w:rsidRPr="00132082">
        <w:rPr>
          <w:rFonts w:ascii="Times New Roman" w:hAnsi="Times New Roman" w:cs="Times New Roman"/>
          <w:sz w:val="24"/>
          <w:szCs w:val="24"/>
          <w:lang w:val="es-ES_tradnl"/>
        </w:rPr>
        <w:t xml:space="preserve"> de la ciudad, es la creación de perfiles que describan los atributos con los que cuentan las comunidades urbanas</w:t>
      </w:r>
      <w:r w:rsidR="03D600D7" w:rsidRPr="00132082">
        <w:rPr>
          <w:rFonts w:ascii="Times New Roman" w:hAnsi="Times New Roman" w:cs="Times New Roman"/>
          <w:sz w:val="24"/>
          <w:szCs w:val="24"/>
          <w:lang w:val="es-ES_tradnl"/>
        </w:rPr>
        <w:t xml:space="preserve"> y establecer la interrelaciones entre los atributos de cada uno de ellos</w:t>
      </w:r>
      <w:r w:rsidR="3DD9A9CF" w:rsidRPr="00132082">
        <w:rPr>
          <w:rFonts w:ascii="Times New Roman" w:hAnsi="Times New Roman" w:cs="Times New Roman"/>
          <w:sz w:val="24"/>
          <w:szCs w:val="24"/>
          <w:lang w:val="es-ES_tradnl"/>
        </w:rPr>
        <w:t xml:space="preserve">; </w:t>
      </w:r>
      <w:r w:rsidR="3DD9A9CF" w:rsidRPr="00132082">
        <w:rPr>
          <w:rFonts w:ascii="Times New Roman" w:eastAsia="Times New Roman" w:hAnsi="Times New Roman" w:cs="Times New Roman"/>
          <w:sz w:val="24"/>
          <w:szCs w:val="24"/>
          <w:lang w:val="es-ES_tradnl"/>
        </w:rPr>
        <w:t>para posteriormente</w:t>
      </w:r>
      <w:r w:rsidR="180F4DDE" w:rsidRPr="00132082">
        <w:rPr>
          <w:rFonts w:ascii="Times New Roman" w:eastAsia="Times New Roman" w:hAnsi="Times New Roman" w:cs="Times New Roman"/>
          <w:sz w:val="24"/>
          <w:szCs w:val="24"/>
          <w:lang w:val="es-ES_tradnl"/>
        </w:rPr>
        <w:t>, con esta información más integral, hacer</w:t>
      </w:r>
      <w:r w:rsidR="3DD9A9CF" w:rsidRPr="00132082">
        <w:rPr>
          <w:rFonts w:ascii="Times New Roman" w:eastAsia="Times New Roman" w:hAnsi="Times New Roman" w:cs="Times New Roman"/>
          <w:sz w:val="24"/>
          <w:szCs w:val="24"/>
          <w:lang w:val="es-ES_tradnl"/>
        </w:rPr>
        <w:t xml:space="preserve"> análisis o correlaciones y determinar zonas estratégicas o políticas públicas.</w:t>
      </w:r>
    </w:p>
    <w:p w14:paraId="7E95C7F7" w14:textId="77777777" w:rsidR="00EC0DD1" w:rsidRPr="00132082" w:rsidRDefault="00EC0DD1" w:rsidP="00EC0DD1">
      <w:pPr>
        <w:keepNext/>
        <w:keepLines/>
        <w:spacing w:before="240" w:after="0"/>
        <w:outlineLvl w:val="0"/>
        <w:rPr>
          <w:rFonts w:ascii="Times New Roman" w:eastAsiaTheme="majorEastAsia" w:hAnsi="Times New Roman" w:cs="Times New Roman"/>
          <w:sz w:val="32"/>
          <w:szCs w:val="32"/>
          <w:lang w:val="es-ES_tradnl" w:eastAsia="es-MX"/>
        </w:rPr>
      </w:pPr>
      <w:r w:rsidRPr="00132082">
        <w:rPr>
          <w:rFonts w:ascii="Times New Roman" w:eastAsiaTheme="majorEastAsia" w:hAnsi="Times New Roman" w:cs="Times New Roman"/>
          <w:sz w:val="32"/>
          <w:szCs w:val="32"/>
          <w:lang w:val="es-ES_tradnl" w:eastAsia="es-MX"/>
        </w:rPr>
        <w:t>Referencias</w:t>
      </w:r>
    </w:p>
    <w:p w14:paraId="53253A1A" w14:textId="77777777" w:rsidR="00EC0DD1" w:rsidRPr="00132082" w:rsidRDefault="00EC0DD1" w:rsidP="00EC0DD1">
      <w:pPr>
        <w:ind w:left="720" w:hanging="720"/>
        <w:rPr>
          <w:rFonts w:ascii="Times New Roman" w:hAnsi="Times New Roman" w:cs="Times New Roman"/>
          <w:noProof/>
          <w:sz w:val="24"/>
          <w:szCs w:val="24"/>
          <w:lang w:val="es-ES_tradnl"/>
        </w:rPr>
      </w:pPr>
      <w:r w:rsidRPr="00132082">
        <w:rPr>
          <w:rFonts w:ascii="Times New Roman" w:hAnsi="Times New Roman" w:cs="Times New Roman"/>
          <w:noProof/>
          <w:lang w:val="es-ES_tradnl"/>
        </w:rPr>
        <w:t xml:space="preserve">Asale, R. (2019). Diccionario de la lengua española. </w:t>
      </w:r>
      <w:r w:rsidRPr="00132082">
        <w:rPr>
          <w:rFonts w:ascii="Times New Roman" w:hAnsi="Times New Roman" w:cs="Times New Roman"/>
          <w:i/>
          <w:iCs/>
          <w:noProof/>
          <w:lang w:val="es-ES_tradnl"/>
        </w:rPr>
        <w:t>Diccionario de la lengua española</w:t>
      </w:r>
      <w:r w:rsidRPr="00132082">
        <w:rPr>
          <w:rFonts w:ascii="Times New Roman" w:hAnsi="Times New Roman" w:cs="Times New Roman"/>
          <w:noProof/>
          <w:lang w:val="es-ES_tradnl"/>
        </w:rPr>
        <w:t>. Obtenido de https://dle.rae.es/virtual</w:t>
      </w:r>
    </w:p>
    <w:p w14:paraId="5632DC86"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Barría, H. (2011). Evaluación de la percepción espacial en ambientes virtuales. 1-5. Universidad del Bío-Bío. Obtenido de http://cumincad.scix.net/data/works/att/504a.content.pdf </w:t>
      </w:r>
    </w:p>
    <w:p w14:paraId="7842DBCA" w14:textId="0CEA5732" w:rsidR="00EC0DD1" w:rsidRPr="00132082" w:rsidRDefault="00677E64"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Barroso, J. A. (</w:t>
      </w:r>
      <w:r w:rsidR="00EC0DD1" w:rsidRPr="00132082">
        <w:rPr>
          <w:rFonts w:ascii="Times New Roman" w:hAnsi="Times New Roman" w:cs="Times New Roman"/>
          <w:noProof/>
          <w:lang w:val="es-ES_tradnl"/>
        </w:rPr>
        <w:t xml:space="preserve">2017). Imágenes y emociones. </w:t>
      </w:r>
      <w:r w:rsidR="00EC0DD1" w:rsidRPr="00132082">
        <w:rPr>
          <w:rFonts w:ascii="Times New Roman" w:hAnsi="Times New Roman" w:cs="Times New Roman"/>
          <w:i/>
          <w:iCs/>
          <w:noProof/>
          <w:lang w:val="es-ES_tradnl"/>
        </w:rPr>
        <w:t>Habitaciones de cristal</w:t>
      </w:r>
      <w:r w:rsidR="00EC0DD1" w:rsidRPr="00132082">
        <w:rPr>
          <w:rFonts w:ascii="Times New Roman" w:hAnsi="Times New Roman" w:cs="Times New Roman"/>
          <w:noProof/>
          <w:lang w:val="es-ES_tradnl"/>
        </w:rPr>
        <w:t>. Obtenido de http://educarencomunicacion.com/2017/03/imagenes-y-emociones/</w:t>
      </w:r>
    </w:p>
    <w:p w14:paraId="37F6CFCA"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Casas García, J. y. (2010). </w:t>
      </w:r>
      <w:r w:rsidRPr="00132082">
        <w:rPr>
          <w:rFonts w:ascii="Times New Roman" w:hAnsi="Times New Roman" w:cs="Times New Roman"/>
          <w:i/>
          <w:iCs/>
          <w:noProof/>
          <w:lang w:val="es-ES_tradnl"/>
        </w:rPr>
        <w:t>Colores y ecos de la colonia Independencia.</w:t>
      </w:r>
      <w:r w:rsidRPr="00132082">
        <w:rPr>
          <w:rFonts w:ascii="Times New Roman" w:hAnsi="Times New Roman" w:cs="Times New Roman"/>
          <w:noProof/>
          <w:lang w:val="es-ES_tradnl"/>
        </w:rPr>
        <w:t xml:space="preserve"> Monterrey, Mexico, Nuevo León, México: Consejo para la Cultura y las Artes de Nuevo León. Obtenido de file:///C:/Users/Sonia/Downloads/Colores_y_ecos_de_la_colonia_Independencia.pdf</w:t>
      </w:r>
    </w:p>
    <w:p w14:paraId="128E5885"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Eduardo, L. G. (1 de noviembre de 2013). El imaginario urbano del barrio San Luisito: Imagen y memoria del espacio vivido en los tejabanes. Tesis de Maestría en ciencias con orientación en Trabajo Social. San Nicolas de los Garza, Nuevo León.</w:t>
      </w:r>
    </w:p>
    <w:p w14:paraId="79E69B83"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Facultad Informática de Barcelona. (2015). </w:t>
      </w:r>
      <w:r w:rsidRPr="00132082">
        <w:rPr>
          <w:rFonts w:ascii="Times New Roman" w:hAnsi="Times New Roman" w:cs="Times New Roman"/>
          <w:i/>
          <w:iCs/>
          <w:noProof/>
          <w:lang w:val="es-ES_tradnl"/>
        </w:rPr>
        <w:t>Realidad virtual.</w:t>
      </w:r>
      <w:r w:rsidRPr="00132082">
        <w:rPr>
          <w:rFonts w:ascii="Times New Roman" w:hAnsi="Times New Roman" w:cs="Times New Roman"/>
          <w:noProof/>
          <w:lang w:val="es-ES_tradnl"/>
        </w:rPr>
        <w:t xml:space="preserve">, 1. Obtenido de Retro Informática: https://www.fib.upc.edu/retro-informatica/avui/realitatvirtual.html </w:t>
      </w:r>
    </w:p>
    <w:p w14:paraId="1EE8EF72"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Flores, J. (2018). El cerebro humano procesa las imágenes en solo 13 milésimas de segundo. </w:t>
      </w:r>
      <w:r w:rsidRPr="00132082">
        <w:rPr>
          <w:rFonts w:ascii="Times New Roman" w:hAnsi="Times New Roman" w:cs="Times New Roman"/>
          <w:i/>
          <w:iCs/>
          <w:noProof/>
          <w:lang w:val="es-ES_tradnl"/>
        </w:rPr>
        <w:t>Muy interesante</w:t>
      </w:r>
      <w:r w:rsidRPr="00132082">
        <w:rPr>
          <w:rFonts w:ascii="Times New Roman" w:hAnsi="Times New Roman" w:cs="Times New Roman"/>
          <w:noProof/>
          <w:lang w:val="es-ES_tradnl"/>
        </w:rPr>
        <w:t xml:space="preserve">. Obtenido de https://www.muyinteresante.es/salud/articulo/el-cerebro-humano-procesa-las-imagenes-en-solo-13-milesimas-de-segundo-101389808233 </w:t>
      </w:r>
    </w:p>
    <w:p w14:paraId="6936AFD2"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lastRenderedPageBreak/>
        <w:t xml:space="preserve">Gehl, J. (2006). </w:t>
      </w:r>
      <w:r w:rsidRPr="00132082">
        <w:rPr>
          <w:rFonts w:ascii="Times New Roman" w:hAnsi="Times New Roman" w:cs="Times New Roman"/>
          <w:i/>
          <w:iCs/>
          <w:noProof/>
          <w:lang w:val="es-ES_tradnl"/>
        </w:rPr>
        <w:t>La humanización del espacio urbano: La vida social entre los edificios.</w:t>
      </w:r>
      <w:r w:rsidRPr="00132082">
        <w:rPr>
          <w:rFonts w:ascii="Times New Roman" w:hAnsi="Times New Roman" w:cs="Times New Roman"/>
          <w:noProof/>
          <w:lang w:val="es-ES_tradnl"/>
        </w:rPr>
        <w:t xml:space="preserve"> Barcelona: Reverte.</w:t>
      </w:r>
    </w:p>
    <w:p w14:paraId="7203E919"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Gershenson, C. (s.f.). Interacciones. </w:t>
      </w:r>
      <w:r w:rsidRPr="00132082">
        <w:rPr>
          <w:rFonts w:ascii="Times New Roman" w:hAnsi="Times New Roman" w:cs="Times New Roman"/>
          <w:i/>
          <w:iCs/>
          <w:noProof/>
          <w:lang w:val="es-ES_tradnl"/>
        </w:rPr>
        <w:t>Curso de pensamiento sistémico, Curso pensamiento sistémico</w:t>
      </w:r>
      <w:r w:rsidRPr="00132082">
        <w:rPr>
          <w:rFonts w:ascii="Times New Roman" w:hAnsi="Times New Roman" w:cs="Times New Roman"/>
          <w:noProof/>
          <w:lang w:val="es-ES_tradnl"/>
        </w:rPr>
        <w:t>. (UNAM, Ed.) Cd. de México.</w:t>
      </w:r>
    </w:p>
    <w:p w14:paraId="1B124DCF"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Hale, J. &amp;., Factors, V. R., Design Analysis Tool for Architectural Spaces, R. N., &amp; Alabama. (1996).</w:t>
      </w:r>
    </w:p>
    <w:p w14:paraId="283FBD11"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INEGI. (2016). Inventario Nacional de Viviendas 2016.junio 03, 2019, de INEGI Sitio web:https://www.inegi.org.mx/app/mapa/inv/. Obtenido de https://www.inegi.org.mx/app/mapa/inv/</w:t>
      </w:r>
    </w:p>
    <w:p w14:paraId="3044F7DD" w14:textId="533FC002"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Jacobs, J. (1961). </w:t>
      </w:r>
      <w:r w:rsidRPr="00132082">
        <w:rPr>
          <w:rFonts w:ascii="Times New Roman" w:hAnsi="Times New Roman" w:cs="Times New Roman"/>
          <w:i/>
          <w:iCs/>
          <w:noProof/>
          <w:lang w:val="es-ES_tradnl"/>
        </w:rPr>
        <w:t>Muerte y vida de las grandes ciudades americanas.</w:t>
      </w:r>
      <w:r w:rsidRPr="00132082">
        <w:rPr>
          <w:rFonts w:ascii="Times New Roman" w:hAnsi="Times New Roman" w:cs="Times New Roman"/>
          <w:noProof/>
          <w:lang w:val="es-ES_tradnl"/>
        </w:rPr>
        <w:t xml:space="preserve"> Madrid: Peninsula.</w:t>
      </w:r>
    </w:p>
    <w:p w14:paraId="4FB5F03B" w14:textId="767A536C" w:rsidR="006B1712" w:rsidRPr="00132082" w:rsidRDefault="006B1712" w:rsidP="006B1712">
      <w:pPr>
        <w:pStyle w:val="Bibliografa"/>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Latour, B. (2008). </w:t>
      </w:r>
      <w:r w:rsidRPr="00132082">
        <w:rPr>
          <w:rFonts w:ascii="Times New Roman" w:hAnsi="Times New Roman" w:cs="Times New Roman"/>
          <w:i/>
          <w:iCs/>
          <w:noProof/>
          <w:lang w:val="es-ES_tradnl"/>
        </w:rPr>
        <w:t>Reensamblar lo social: una introducción a la teoría del actor red.</w:t>
      </w:r>
      <w:r w:rsidRPr="00132082">
        <w:rPr>
          <w:rFonts w:ascii="Times New Roman" w:hAnsi="Times New Roman" w:cs="Times New Roman"/>
          <w:noProof/>
          <w:lang w:val="es-ES_tradnl"/>
        </w:rPr>
        <w:t xml:space="preserve"> Buenos Aires: Ediciones Manantial.</w:t>
      </w:r>
    </w:p>
    <w:p w14:paraId="60E5A616"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Lodoño, C. ((S/F)). </w:t>
      </w:r>
      <w:r w:rsidRPr="00132082">
        <w:rPr>
          <w:rFonts w:ascii="Times New Roman" w:hAnsi="Times New Roman" w:cs="Times New Roman"/>
          <w:i/>
          <w:iCs/>
          <w:noProof/>
          <w:lang w:val="es-ES_tradnl"/>
        </w:rPr>
        <w:t>Interfaces de las comunidades virtuales.</w:t>
      </w:r>
      <w:r w:rsidRPr="00132082">
        <w:rPr>
          <w:rFonts w:ascii="Times New Roman" w:hAnsi="Times New Roman" w:cs="Times New Roman"/>
          <w:noProof/>
          <w:lang w:val="es-ES_tradnl"/>
        </w:rPr>
        <w:t xml:space="preserve"> [Libro electrónico]. En La percepción visual de las interfaces. Obtenido de https://upcommons.upc.edu/bitstream/handle/2117/93855/05CAPITULO03.pdf </w:t>
      </w:r>
    </w:p>
    <w:p w14:paraId="65217ACC"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López Padilla, G. (8 de octubre de 2019). </w:t>
      </w:r>
      <w:r w:rsidRPr="00132082">
        <w:rPr>
          <w:rFonts w:ascii="Times New Roman" w:hAnsi="Times New Roman" w:cs="Times New Roman"/>
          <w:i/>
          <w:iCs/>
          <w:noProof/>
          <w:lang w:val="es-ES_tradnl"/>
        </w:rPr>
        <w:t>Navegando la Arquitectura.</w:t>
      </w:r>
      <w:r w:rsidRPr="00132082">
        <w:rPr>
          <w:rFonts w:ascii="Times New Roman" w:hAnsi="Times New Roman" w:cs="Times New Roman"/>
          <w:noProof/>
          <w:lang w:val="es-ES_tradnl"/>
        </w:rPr>
        <w:t xml:space="preserve"> Obtenido de Pensar las ciudades modernas a partir de Lynch, Jacobs y Gehl.: https://navegandolaarquitectura.wordpress.com/2019/10/08/pensar-las-ciudades-modernas-a-partir-de-lynch-jacobs-y-gehl/</w:t>
      </w:r>
    </w:p>
    <w:p w14:paraId="5070D806"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Lynch, K. (1960). </w:t>
      </w:r>
      <w:r w:rsidRPr="00132082">
        <w:rPr>
          <w:rFonts w:ascii="Times New Roman" w:hAnsi="Times New Roman" w:cs="Times New Roman"/>
          <w:i/>
          <w:iCs/>
          <w:noProof/>
          <w:lang w:val="es-ES_tradnl"/>
        </w:rPr>
        <w:t>Imagen de la ciudad.</w:t>
      </w:r>
      <w:r w:rsidRPr="00132082">
        <w:rPr>
          <w:rFonts w:ascii="Times New Roman" w:hAnsi="Times New Roman" w:cs="Times New Roman"/>
          <w:noProof/>
          <w:lang w:val="es-ES_tradnl"/>
        </w:rPr>
        <w:t xml:space="preserve"> Barcelona: Gustavo Gili.</w:t>
      </w:r>
    </w:p>
    <w:p w14:paraId="141C37F2"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Oviedo, G. (2014). La definición del concepto de percepción en psicología. </w:t>
      </w:r>
      <w:r w:rsidRPr="00132082">
        <w:rPr>
          <w:rFonts w:ascii="Times New Roman" w:hAnsi="Times New Roman" w:cs="Times New Roman"/>
          <w:i/>
          <w:iCs/>
          <w:noProof/>
          <w:lang w:val="es-ES_tradnl"/>
        </w:rPr>
        <w:t>Revista de Estudios Sociales</w:t>
      </w:r>
      <w:r w:rsidRPr="00132082">
        <w:rPr>
          <w:rFonts w:ascii="Times New Roman" w:hAnsi="Times New Roman" w:cs="Times New Roman"/>
          <w:noProof/>
          <w:lang w:val="es-ES_tradnl"/>
        </w:rPr>
        <w:t>, 2. Obtenido de http://www.scielo.org.co/scielo.php?script=sci_arttext&amp;pid=S0123-885X2004000200010</w:t>
      </w:r>
    </w:p>
    <w:p w14:paraId="199B099F"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Oxford University Press (OUP). (2020). </w:t>
      </w:r>
      <w:r w:rsidRPr="00132082">
        <w:rPr>
          <w:rFonts w:ascii="Times New Roman" w:hAnsi="Times New Roman" w:cs="Times New Roman"/>
          <w:i/>
          <w:iCs/>
          <w:noProof/>
          <w:lang w:val="es-ES_tradnl"/>
        </w:rPr>
        <w:t>Lexico.com</w:t>
      </w:r>
      <w:r w:rsidRPr="00132082">
        <w:rPr>
          <w:rFonts w:ascii="Times New Roman" w:hAnsi="Times New Roman" w:cs="Times New Roman"/>
          <w:noProof/>
          <w:lang w:val="es-ES_tradnl"/>
        </w:rPr>
        <w:t>. Obtenido de https://www.lexico.com/es/definicion/entorno</w:t>
      </w:r>
    </w:p>
    <w:p w14:paraId="6BCCCFE8" w14:textId="7C3BE806" w:rsidR="00EC0DD1" w:rsidRPr="00132082" w:rsidRDefault="00904879"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Revista de Robots </w:t>
      </w:r>
      <w:r w:rsidR="00EC0DD1" w:rsidRPr="00132082">
        <w:rPr>
          <w:rFonts w:ascii="Times New Roman" w:hAnsi="Times New Roman" w:cs="Times New Roman"/>
          <w:noProof/>
          <w:lang w:val="es-ES_tradnl"/>
        </w:rPr>
        <w:t xml:space="preserve">(2020). </w:t>
      </w:r>
      <w:r w:rsidR="00EC0DD1" w:rsidRPr="00132082">
        <w:rPr>
          <w:rFonts w:ascii="Times New Roman" w:hAnsi="Times New Roman" w:cs="Times New Roman"/>
          <w:i/>
          <w:noProof/>
          <w:lang w:val="es-ES_tradnl"/>
        </w:rPr>
        <w:t>Definición</w:t>
      </w:r>
      <w:r w:rsidR="005730F5" w:rsidRPr="00132082">
        <w:rPr>
          <w:rFonts w:ascii="Times New Roman" w:hAnsi="Times New Roman" w:cs="Times New Roman"/>
          <w:i/>
          <w:noProof/>
          <w:lang w:val="es-ES_tradnl"/>
        </w:rPr>
        <w:t xml:space="preserve"> de que es la realidad virtual, </w:t>
      </w:r>
      <w:r w:rsidR="00BF17FC" w:rsidRPr="00132082">
        <w:rPr>
          <w:rFonts w:ascii="Times New Roman" w:hAnsi="Times New Roman" w:cs="Times New Roman"/>
          <w:i/>
          <w:noProof/>
          <w:lang w:val="es-ES_tradnl"/>
        </w:rPr>
        <w:t>(3</w:t>
      </w:r>
      <w:r w:rsidR="005730F5" w:rsidRPr="00132082">
        <w:rPr>
          <w:rFonts w:ascii="Times New Roman" w:hAnsi="Times New Roman" w:cs="Times New Roman"/>
          <w:i/>
          <w:noProof/>
          <w:lang w:val="es-ES_tradnl"/>
        </w:rPr>
        <w:t xml:space="preserve">) </w:t>
      </w:r>
      <w:r w:rsidR="005730F5" w:rsidRPr="00132082">
        <w:rPr>
          <w:rFonts w:ascii="Times New Roman" w:hAnsi="Times New Roman" w:cs="Times New Roman"/>
          <w:noProof/>
          <w:lang w:val="es-ES_tradnl"/>
        </w:rPr>
        <w:t>p.12</w:t>
      </w:r>
      <w:r w:rsidR="005730F5" w:rsidRPr="00132082">
        <w:rPr>
          <w:rFonts w:ascii="Times New Roman" w:hAnsi="Times New Roman" w:cs="Times New Roman"/>
          <w:i/>
          <w:noProof/>
          <w:lang w:val="es-ES_tradnl"/>
        </w:rPr>
        <w:t>.</w:t>
      </w:r>
      <w:r w:rsidR="005730F5" w:rsidRPr="00132082">
        <w:rPr>
          <w:rFonts w:ascii="Times New Roman" w:hAnsi="Times New Roman" w:cs="Times New Roman"/>
          <w:noProof/>
          <w:lang w:val="es-ES_tradnl"/>
        </w:rPr>
        <w:t xml:space="preserve"> </w:t>
      </w:r>
      <w:r w:rsidR="00EC0DD1" w:rsidRPr="00132082">
        <w:rPr>
          <w:rFonts w:ascii="Times New Roman" w:hAnsi="Times New Roman" w:cs="Times New Roman"/>
          <w:noProof/>
          <w:lang w:val="es-ES_tradnl"/>
        </w:rPr>
        <w:t xml:space="preserve"> </w:t>
      </w:r>
      <w:r w:rsidR="005730F5" w:rsidRPr="00132082">
        <w:rPr>
          <w:rFonts w:ascii="Times New Roman" w:hAnsi="Times New Roman" w:cs="Times New Roman"/>
          <w:noProof/>
          <w:lang w:val="es-ES_tradnl"/>
        </w:rPr>
        <w:t xml:space="preserve">Recuperado </w:t>
      </w:r>
      <w:r w:rsidR="00EC0DD1" w:rsidRPr="00132082">
        <w:rPr>
          <w:rFonts w:ascii="Times New Roman" w:hAnsi="Times New Roman" w:cs="Times New Roman"/>
          <w:noProof/>
          <w:lang w:val="es-ES_tradnl"/>
        </w:rPr>
        <w:t>e</w:t>
      </w:r>
      <w:r w:rsidR="005730F5" w:rsidRPr="00132082">
        <w:rPr>
          <w:rFonts w:ascii="Times New Roman" w:hAnsi="Times New Roman" w:cs="Times New Roman"/>
          <w:noProof/>
          <w:lang w:val="es-ES_tradnl"/>
        </w:rPr>
        <w:t>l 1 de diciembre 2020, de:</w:t>
      </w:r>
      <w:r w:rsidR="00EC0DD1" w:rsidRPr="00132082">
        <w:rPr>
          <w:rFonts w:ascii="Times New Roman" w:hAnsi="Times New Roman" w:cs="Times New Roman"/>
          <w:noProof/>
          <w:lang w:val="es-ES_tradnl"/>
        </w:rPr>
        <w:t xml:space="preserve"> https://revistaderobots.com/rv/definicion-de-que-es-la-realidad-virtual/ </w:t>
      </w:r>
    </w:p>
    <w:p w14:paraId="2B50EB7F"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Rasmussen, S. E. (2004). </w:t>
      </w:r>
      <w:r w:rsidRPr="00132082">
        <w:rPr>
          <w:rFonts w:ascii="Times New Roman" w:hAnsi="Times New Roman" w:cs="Times New Roman"/>
          <w:i/>
          <w:iCs/>
          <w:noProof/>
          <w:lang w:val="es-ES_tradnl"/>
        </w:rPr>
        <w:t>La experiencia en la Arquitectura: sobre la percepción de nuestro entorno.</w:t>
      </w:r>
      <w:r w:rsidRPr="00132082">
        <w:rPr>
          <w:rFonts w:ascii="Times New Roman" w:hAnsi="Times New Roman" w:cs="Times New Roman"/>
          <w:noProof/>
          <w:lang w:val="es-ES_tradnl"/>
        </w:rPr>
        <w:t xml:space="preserve"> Barcelona: Reverté.</w:t>
      </w:r>
    </w:p>
    <w:p w14:paraId="5A67367C"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Sandoval Hernández, E. &amp;. (2010). La historia de una colonia, un puente y un mercado: La Pulga del Puente del Papa en Monterrey. </w:t>
      </w:r>
      <w:r w:rsidRPr="00132082">
        <w:rPr>
          <w:rFonts w:ascii="Times New Roman" w:hAnsi="Times New Roman" w:cs="Times New Roman"/>
          <w:i/>
          <w:iCs/>
          <w:noProof/>
          <w:lang w:val="es-ES_tradnl"/>
        </w:rPr>
        <w:t>11</w:t>
      </w:r>
      <w:r w:rsidRPr="00132082">
        <w:rPr>
          <w:rFonts w:ascii="Times New Roman" w:hAnsi="Times New Roman" w:cs="Times New Roman"/>
          <w:noProof/>
          <w:lang w:val="es-ES_tradnl"/>
        </w:rPr>
        <w:t>(22), 157-184. Recuperado el 2020 de octubre de 18, de http://www.scielo.org.mx/scielo.php?script=sci_arttext&amp;pid=S0187-69612010000200006&amp;lng=es&amp;tlng=es</w:t>
      </w:r>
    </w:p>
    <w:p w14:paraId="44A21A99"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Sin Embargo. (18 de mayo de 2014). Colonia Independencia, emblema de la ciudad de Monterrey, Sin Embargo.mx, . Obtenido de https://www.sinembargo.mx/18-05-2014/996332</w:t>
      </w:r>
    </w:p>
    <w:p w14:paraId="19E33A79" w14:textId="77777777" w:rsidR="00EC0DD1"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Sinembargo.mx : periodismo digital con rigor. (18 de mayo de 2014). </w:t>
      </w:r>
      <w:r w:rsidRPr="00132082">
        <w:rPr>
          <w:rFonts w:ascii="Times New Roman" w:hAnsi="Times New Roman" w:cs="Times New Roman"/>
          <w:i/>
          <w:iCs/>
          <w:noProof/>
          <w:lang w:val="es-ES_tradnl"/>
        </w:rPr>
        <w:t>Sin embargo.mx</w:t>
      </w:r>
      <w:r w:rsidRPr="00132082">
        <w:rPr>
          <w:rFonts w:ascii="Times New Roman" w:hAnsi="Times New Roman" w:cs="Times New Roman"/>
          <w:noProof/>
          <w:lang w:val="es-ES_tradnl"/>
        </w:rPr>
        <w:t>. Obtenido de Colonia Independencia, emblema de la ciudad de Monterrey: https://www.sinembargo.mx/18-05-2014/996332</w:t>
      </w:r>
    </w:p>
    <w:p w14:paraId="3D46F419" w14:textId="08C45B31" w:rsidR="00EC0DD1" w:rsidRPr="00132082" w:rsidRDefault="00B118E0"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lastRenderedPageBreak/>
        <w:t xml:space="preserve">Witmer. Bob &amp; Singer, M. </w:t>
      </w:r>
      <w:r w:rsidR="00EC0DD1" w:rsidRPr="00132082">
        <w:rPr>
          <w:rFonts w:ascii="Times New Roman" w:hAnsi="Times New Roman" w:cs="Times New Roman"/>
          <w:noProof/>
          <w:lang w:val="es-ES_tradnl"/>
        </w:rPr>
        <w:t xml:space="preserve"> (s.f.). "Measuring Presence in Virtual Environments"Presence. </w:t>
      </w:r>
      <w:r w:rsidR="00EC0DD1" w:rsidRPr="00132082">
        <w:rPr>
          <w:rFonts w:ascii="Times New Roman" w:hAnsi="Times New Roman" w:cs="Times New Roman"/>
          <w:i/>
          <w:iCs/>
          <w:noProof/>
          <w:lang w:val="es-ES_tradnl"/>
        </w:rPr>
        <w:t>vol. 17</w:t>
      </w:r>
      <w:r w:rsidR="00EC0DD1" w:rsidRPr="00132082">
        <w:rPr>
          <w:rFonts w:ascii="Times New Roman" w:hAnsi="Times New Roman" w:cs="Times New Roman"/>
          <w:noProof/>
          <w:lang w:val="es-ES_tradnl"/>
        </w:rPr>
        <w:t>(num. 3).</w:t>
      </w:r>
    </w:p>
    <w:p w14:paraId="0FF879DB" w14:textId="27326454" w:rsidR="006B1712" w:rsidRPr="00132082" w:rsidRDefault="006B1712" w:rsidP="006B1712">
      <w:pPr>
        <w:pStyle w:val="Bibliografa"/>
        <w:ind w:left="720" w:hanging="720"/>
        <w:rPr>
          <w:rFonts w:ascii="Times New Roman" w:hAnsi="Times New Roman" w:cs="Times New Roman"/>
          <w:noProof/>
          <w:lang w:val="es-ES_tradnl"/>
        </w:rPr>
      </w:pPr>
      <w:r w:rsidRPr="00132082">
        <w:rPr>
          <w:rFonts w:ascii="Times New Roman" w:hAnsi="Times New Roman" w:cs="Times New Roman"/>
          <w:noProof/>
          <w:lang w:val="es-ES_tradnl"/>
        </w:rPr>
        <w:t xml:space="preserve">Wright, R. (2005). </w:t>
      </w:r>
      <w:r w:rsidRPr="00132082">
        <w:rPr>
          <w:rFonts w:ascii="Times New Roman" w:hAnsi="Times New Roman" w:cs="Times New Roman"/>
          <w:i/>
          <w:iCs/>
          <w:noProof/>
          <w:lang w:val="es-ES_tradnl"/>
        </w:rPr>
        <w:t>Nadie pierde.</w:t>
      </w:r>
      <w:r w:rsidRPr="00132082">
        <w:rPr>
          <w:rFonts w:ascii="Times New Roman" w:hAnsi="Times New Roman" w:cs="Times New Roman"/>
          <w:noProof/>
          <w:lang w:val="es-ES_tradnl"/>
        </w:rPr>
        <w:t xml:space="preserve"> Barcelona: Tusquets editores.</w:t>
      </w:r>
    </w:p>
    <w:p w14:paraId="530BF03A" w14:textId="660F2923" w:rsidR="0D3B75BB" w:rsidRPr="00132082" w:rsidRDefault="00EC0DD1" w:rsidP="00EC0DD1">
      <w:pPr>
        <w:ind w:left="720" w:hanging="720"/>
        <w:rPr>
          <w:rFonts w:ascii="Times New Roman" w:hAnsi="Times New Roman" w:cs="Times New Roman"/>
          <w:noProof/>
          <w:lang w:val="es-ES_tradnl"/>
        </w:rPr>
      </w:pPr>
      <w:r w:rsidRPr="00132082">
        <w:rPr>
          <w:rFonts w:ascii="Times New Roman" w:hAnsi="Times New Roman" w:cs="Times New Roman"/>
          <w:noProof/>
          <w:lang w:val="es-ES_tradnl"/>
        </w:rPr>
        <w:t>Zenteno Torres, E. (agosto de 2018). La percepción del espacio urbano. el aporte de los mapas perceptivos al análisis del barrio Zen de Palermo (Italia). INVI, 105. Obtenido de https://scielo.conicyt.cl/pdf/invi/v33n93/0718-8358-invi-33-93-99.pdf</w:t>
      </w:r>
    </w:p>
    <w:p w14:paraId="62EBF3C5" w14:textId="5D909EC5" w:rsidR="00AE60A1" w:rsidRDefault="00AE60A1" w:rsidP="1D876056">
      <w:pPr>
        <w:rPr>
          <w:ins w:id="26" w:author="Autor"/>
          <w:lang w:val="es-ES_tradnl"/>
        </w:rPr>
      </w:pPr>
    </w:p>
    <w:p w14:paraId="1027DC56" w14:textId="643C90E1" w:rsidR="00132082" w:rsidRDefault="00132082" w:rsidP="1D876056">
      <w:pPr>
        <w:rPr>
          <w:ins w:id="27" w:author="Autor"/>
          <w:lang w:val="es-ES_tradnl"/>
        </w:rPr>
      </w:pPr>
    </w:p>
    <w:p w14:paraId="028EE614" w14:textId="3F1D34AE" w:rsidR="00132082" w:rsidRDefault="00132082" w:rsidP="1D876056">
      <w:pPr>
        <w:rPr>
          <w:ins w:id="28" w:author="Autor"/>
          <w:lang w:val="es-ES_tradnl"/>
        </w:rPr>
      </w:pPr>
    </w:p>
    <w:p w14:paraId="5E7ABF84" w14:textId="261226A9" w:rsidR="00132082" w:rsidRDefault="00132082" w:rsidP="1D876056">
      <w:pPr>
        <w:rPr>
          <w:ins w:id="29" w:author="Autor"/>
          <w:lang w:val="es-ES_tradnl"/>
        </w:rPr>
      </w:pPr>
    </w:p>
    <w:p w14:paraId="2161F6F7" w14:textId="464C25D7" w:rsidR="00132082" w:rsidRDefault="00132082" w:rsidP="1D876056">
      <w:pPr>
        <w:rPr>
          <w:ins w:id="30" w:author="Autor"/>
          <w:lang w:val="es-ES_tradnl"/>
        </w:rPr>
      </w:pPr>
    </w:p>
    <w:p w14:paraId="72548736" w14:textId="1EADD120" w:rsidR="00132082" w:rsidRPr="00132082" w:rsidRDefault="00132082" w:rsidP="1D876056">
      <w:pPr>
        <w:rPr>
          <w:lang w:val="es-ES_tradnl"/>
        </w:rPr>
      </w:pPr>
      <w:ins w:id="31" w:author="Autor">
        <w:r>
          <w:rPr>
            <w:lang w:val="es-ES_tradnl"/>
          </w:rPr>
          <w:t>Nota: El texto contiene muchos dobles o triples espacios, buscar dobles espacios y ree</w:t>
        </w:r>
        <w:r w:rsidR="00B52E46">
          <w:rPr>
            <w:lang w:val="es-ES_tradnl"/>
          </w:rPr>
          <w:t>m</w:t>
        </w:r>
        <w:r>
          <w:rPr>
            <w:lang w:val="es-ES_tradnl"/>
          </w:rPr>
          <w:t>plazarlos por espacios sencillos</w:t>
        </w:r>
      </w:ins>
    </w:p>
    <w:sectPr w:rsidR="00132082" w:rsidRPr="0013208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5" w:author="Autor" w:initials="A">
    <w:p w14:paraId="4842616E" w14:textId="2FF9DC3E" w:rsidR="0058014A" w:rsidRDefault="0058014A">
      <w:pPr>
        <w:pStyle w:val="Textocomentario"/>
      </w:pPr>
      <w:r>
        <w:rPr>
          <w:rStyle w:val="Refdecomentario"/>
        </w:rPr>
        <w:annotationRef/>
      </w:r>
      <w:r>
        <w:t>Se recomienda extender un poco más las conclusiones en función del marco teórico antes mencionado.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84261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842616E" w16cid:durableId="23BEF3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9A9CA2" w14:textId="77777777" w:rsidR="00D37000" w:rsidRDefault="00D37000" w:rsidP="002F71CD">
      <w:pPr>
        <w:spacing w:after="0" w:line="240" w:lineRule="auto"/>
      </w:pPr>
      <w:r>
        <w:separator/>
      </w:r>
    </w:p>
  </w:endnote>
  <w:endnote w:type="continuationSeparator" w:id="0">
    <w:p w14:paraId="5EB89938" w14:textId="77777777" w:rsidR="00D37000" w:rsidRDefault="00D37000" w:rsidP="002F7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365EEA" w14:textId="77777777" w:rsidR="00D37000" w:rsidRDefault="00D37000" w:rsidP="002F71CD">
      <w:pPr>
        <w:spacing w:after="0" w:line="240" w:lineRule="auto"/>
      </w:pPr>
      <w:r>
        <w:separator/>
      </w:r>
    </w:p>
  </w:footnote>
  <w:footnote w:type="continuationSeparator" w:id="0">
    <w:p w14:paraId="5F1FCC44" w14:textId="77777777" w:rsidR="00D37000" w:rsidRDefault="00D37000" w:rsidP="002F7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3112C"/>
    <w:multiLevelType w:val="multilevel"/>
    <w:tmpl w:val="F64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A19CB"/>
    <w:multiLevelType w:val="hybridMultilevel"/>
    <w:tmpl w:val="626C4A36"/>
    <w:lvl w:ilvl="0" w:tplc="87B81C60">
      <w:start w:val="1"/>
      <w:numFmt w:val="decimal"/>
      <w:lvlText w:val="%1."/>
      <w:lvlJc w:val="left"/>
      <w:pPr>
        <w:ind w:left="720" w:hanging="360"/>
      </w:pPr>
    </w:lvl>
    <w:lvl w:ilvl="1" w:tplc="D7F0BA1A">
      <w:start w:val="1"/>
      <w:numFmt w:val="lowerLetter"/>
      <w:lvlText w:val="%2."/>
      <w:lvlJc w:val="left"/>
      <w:pPr>
        <w:ind w:left="1440" w:hanging="360"/>
      </w:pPr>
    </w:lvl>
    <w:lvl w:ilvl="2" w:tplc="2EF4D522">
      <w:start w:val="1"/>
      <w:numFmt w:val="lowerRoman"/>
      <w:lvlText w:val="%3."/>
      <w:lvlJc w:val="right"/>
      <w:pPr>
        <w:ind w:left="2160" w:hanging="180"/>
      </w:pPr>
    </w:lvl>
    <w:lvl w:ilvl="3" w:tplc="219A9472">
      <w:start w:val="1"/>
      <w:numFmt w:val="decimal"/>
      <w:lvlText w:val="%4."/>
      <w:lvlJc w:val="left"/>
      <w:pPr>
        <w:ind w:left="2880" w:hanging="360"/>
      </w:pPr>
    </w:lvl>
    <w:lvl w:ilvl="4" w:tplc="7764DDDA">
      <w:start w:val="1"/>
      <w:numFmt w:val="lowerLetter"/>
      <w:lvlText w:val="%5."/>
      <w:lvlJc w:val="left"/>
      <w:pPr>
        <w:ind w:left="3600" w:hanging="360"/>
      </w:pPr>
    </w:lvl>
    <w:lvl w:ilvl="5" w:tplc="770465CC">
      <w:start w:val="1"/>
      <w:numFmt w:val="lowerRoman"/>
      <w:lvlText w:val="%6."/>
      <w:lvlJc w:val="right"/>
      <w:pPr>
        <w:ind w:left="4320" w:hanging="180"/>
      </w:pPr>
    </w:lvl>
    <w:lvl w:ilvl="6" w:tplc="B58C5A00">
      <w:start w:val="1"/>
      <w:numFmt w:val="decimal"/>
      <w:lvlText w:val="%7."/>
      <w:lvlJc w:val="left"/>
      <w:pPr>
        <w:ind w:left="5040" w:hanging="360"/>
      </w:pPr>
    </w:lvl>
    <w:lvl w:ilvl="7" w:tplc="378C5204">
      <w:start w:val="1"/>
      <w:numFmt w:val="lowerLetter"/>
      <w:lvlText w:val="%8."/>
      <w:lvlJc w:val="left"/>
      <w:pPr>
        <w:ind w:left="5760" w:hanging="360"/>
      </w:pPr>
    </w:lvl>
    <w:lvl w:ilvl="8" w:tplc="BECACA84">
      <w:start w:val="1"/>
      <w:numFmt w:val="lowerRoman"/>
      <w:lvlText w:val="%9."/>
      <w:lvlJc w:val="right"/>
      <w:pPr>
        <w:ind w:left="6480" w:hanging="180"/>
      </w:pPr>
    </w:lvl>
  </w:abstractNum>
  <w:abstractNum w:abstractNumId="2" w15:restartNumberingAfterBreak="0">
    <w:nsid w:val="0DF76314"/>
    <w:multiLevelType w:val="hybridMultilevel"/>
    <w:tmpl w:val="8686485A"/>
    <w:lvl w:ilvl="0" w:tplc="DC2046E2">
      <w:start w:val="1"/>
      <w:numFmt w:val="decimal"/>
      <w:lvlText w:val="%1."/>
      <w:lvlJc w:val="left"/>
      <w:pPr>
        <w:tabs>
          <w:tab w:val="num" w:pos="720"/>
        </w:tabs>
        <w:ind w:left="720" w:hanging="360"/>
      </w:pPr>
    </w:lvl>
    <w:lvl w:ilvl="1" w:tplc="ADE82F30" w:tentative="1">
      <w:start w:val="1"/>
      <w:numFmt w:val="decimal"/>
      <w:lvlText w:val="%2."/>
      <w:lvlJc w:val="left"/>
      <w:pPr>
        <w:tabs>
          <w:tab w:val="num" w:pos="1440"/>
        </w:tabs>
        <w:ind w:left="1440" w:hanging="360"/>
      </w:pPr>
    </w:lvl>
    <w:lvl w:ilvl="2" w:tplc="BA329D52" w:tentative="1">
      <w:start w:val="1"/>
      <w:numFmt w:val="decimal"/>
      <w:lvlText w:val="%3."/>
      <w:lvlJc w:val="left"/>
      <w:pPr>
        <w:tabs>
          <w:tab w:val="num" w:pos="2160"/>
        </w:tabs>
        <w:ind w:left="2160" w:hanging="360"/>
      </w:pPr>
    </w:lvl>
    <w:lvl w:ilvl="3" w:tplc="FB8CB7A0" w:tentative="1">
      <w:start w:val="1"/>
      <w:numFmt w:val="decimal"/>
      <w:lvlText w:val="%4."/>
      <w:lvlJc w:val="left"/>
      <w:pPr>
        <w:tabs>
          <w:tab w:val="num" w:pos="2880"/>
        </w:tabs>
        <w:ind w:left="2880" w:hanging="360"/>
      </w:pPr>
    </w:lvl>
    <w:lvl w:ilvl="4" w:tplc="F2D69082" w:tentative="1">
      <w:start w:val="1"/>
      <w:numFmt w:val="decimal"/>
      <w:lvlText w:val="%5."/>
      <w:lvlJc w:val="left"/>
      <w:pPr>
        <w:tabs>
          <w:tab w:val="num" w:pos="3600"/>
        </w:tabs>
        <w:ind w:left="3600" w:hanging="360"/>
      </w:pPr>
    </w:lvl>
    <w:lvl w:ilvl="5" w:tplc="752EFB78" w:tentative="1">
      <w:start w:val="1"/>
      <w:numFmt w:val="decimal"/>
      <w:lvlText w:val="%6."/>
      <w:lvlJc w:val="left"/>
      <w:pPr>
        <w:tabs>
          <w:tab w:val="num" w:pos="4320"/>
        </w:tabs>
        <w:ind w:left="4320" w:hanging="360"/>
      </w:pPr>
    </w:lvl>
    <w:lvl w:ilvl="6" w:tplc="E14CB73A" w:tentative="1">
      <w:start w:val="1"/>
      <w:numFmt w:val="decimal"/>
      <w:lvlText w:val="%7."/>
      <w:lvlJc w:val="left"/>
      <w:pPr>
        <w:tabs>
          <w:tab w:val="num" w:pos="5040"/>
        </w:tabs>
        <w:ind w:left="5040" w:hanging="360"/>
      </w:pPr>
    </w:lvl>
    <w:lvl w:ilvl="7" w:tplc="DB9C80B0" w:tentative="1">
      <w:start w:val="1"/>
      <w:numFmt w:val="decimal"/>
      <w:lvlText w:val="%8."/>
      <w:lvlJc w:val="left"/>
      <w:pPr>
        <w:tabs>
          <w:tab w:val="num" w:pos="5760"/>
        </w:tabs>
        <w:ind w:left="5760" w:hanging="360"/>
      </w:pPr>
    </w:lvl>
    <w:lvl w:ilvl="8" w:tplc="8500DA46" w:tentative="1">
      <w:start w:val="1"/>
      <w:numFmt w:val="decimal"/>
      <w:lvlText w:val="%9."/>
      <w:lvlJc w:val="left"/>
      <w:pPr>
        <w:tabs>
          <w:tab w:val="num" w:pos="6480"/>
        </w:tabs>
        <w:ind w:left="6480" w:hanging="360"/>
      </w:pPr>
    </w:lvl>
  </w:abstractNum>
  <w:abstractNum w:abstractNumId="3" w15:restartNumberingAfterBreak="0">
    <w:nsid w:val="0F683884"/>
    <w:multiLevelType w:val="multilevel"/>
    <w:tmpl w:val="D514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37B4C"/>
    <w:multiLevelType w:val="hybridMultilevel"/>
    <w:tmpl w:val="D802820A"/>
    <w:lvl w:ilvl="0" w:tplc="24600382">
      <w:start w:val="1"/>
      <w:numFmt w:val="bullet"/>
      <w:lvlText w:val=""/>
      <w:lvlJc w:val="left"/>
      <w:pPr>
        <w:ind w:left="720" w:hanging="360"/>
      </w:pPr>
      <w:rPr>
        <w:rFonts w:ascii="Symbol" w:hAnsi="Symbol" w:hint="default"/>
      </w:rPr>
    </w:lvl>
    <w:lvl w:ilvl="1" w:tplc="0E20416E">
      <w:start w:val="1"/>
      <w:numFmt w:val="bullet"/>
      <w:lvlText w:val="o"/>
      <w:lvlJc w:val="left"/>
      <w:pPr>
        <w:ind w:left="1440" w:hanging="360"/>
      </w:pPr>
      <w:rPr>
        <w:rFonts w:ascii="Courier New" w:hAnsi="Courier New" w:hint="default"/>
      </w:rPr>
    </w:lvl>
    <w:lvl w:ilvl="2" w:tplc="6C6858C8">
      <w:start w:val="1"/>
      <w:numFmt w:val="bullet"/>
      <w:lvlText w:val=""/>
      <w:lvlJc w:val="left"/>
      <w:pPr>
        <w:ind w:left="2160" w:hanging="360"/>
      </w:pPr>
      <w:rPr>
        <w:rFonts w:ascii="Wingdings" w:hAnsi="Wingdings" w:hint="default"/>
      </w:rPr>
    </w:lvl>
    <w:lvl w:ilvl="3" w:tplc="5E02EC02">
      <w:start w:val="1"/>
      <w:numFmt w:val="bullet"/>
      <w:lvlText w:val=""/>
      <w:lvlJc w:val="left"/>
      <w:pPr>
        <w:ind w:left="2880" w:hanging="360"/>
      </w:pPr>
      <w:rPr>
        <w:rFonts w:ascii="Symbol" w:hAnsi="Symbol" w:hint="default"/>
      </w:rPr>
    </w:lvl>
    <w:lvl w:ilvl="4" w:tplc="B0F40086">
      <w:start w:val="1"/>
      <w:numFmt w:val="bullet"/>
      <w:lvlText w:val="o"/>
      <w:lvlJc w:val="left"/>
      <w:pPr>
        <w:ind w:left="3600" w:hanging="360"/>
      </w:pPr>
      <w:rPr>
        <w:rFonts w:ascii="Courier New" w:hAnsi="Courier New" w:hint="default"/>
      </w:rPr>
    </w:lvl>
    <w:lvl w:ilvl="5" w:tplc="969C69B6">
      <w:start w:val="1"/>
      <w:numFmt w:val="bullet"/>
      <w:lvlText w:val=""/>
      <w:lvlJc w:val="left"/>
      <w:pPr>
        <w:ind w:left="4320" w:hanging="360"/>
      </w:pPr>
      <w:rPr>
        <w:rFonts w:ascii="Wingdings" w:hAnsi="Wingdings" w:hint="default"/>
      </w:rPr>
    </w:lvl>
    <w:lvl w:ilvl="6" w:tplc="0638F874">
      <w:start w:val="1"/>
      <w:numFmt w:val="bullet"/>
      <w:lvlText w:val=""/>
      <w:lvlJc w:val="left"/>
      <w:pPr>
        <w:ind w:left="5040" w:hanging="360"/>
      </w:pPr>
      <w:rPr>
        <w:rFonts w:ascii="Symbol" w:hAnsi="Symbol" w:hint="default"/>
      </w:rPr>
    </w:lvl>
    <w:lvl w:ilvl="7" w:tplc="35C2A5D0">
      <w:start w:val="1"/>
      <w:numFmt w:val="bullet"/>
      <w:lvlText w:val="o"/>
      <w:lvlJc w:val="left"/>
      <w:pPr>
        <w:ind w:left="5760" w:hanging="360"/>
      </w:pPr>
      <w:rPr>
        <w:rFonts w:ascii="Courier New" w:hAnsi="Courier New" w:hint="default"/>
      </w:rPr>
    </w:lvl>
    <w:lvl w:ilvl="8" w:tplc="C094A1EA">
      <w:start w:val="1"/>
      <w:numFmt w:val="bullet"/>
      <w:lvlText w:val=""/>
      <w:lvlJc w:val="left"/>
      <w:pPr>
        <w:ind w:left="6480" w:hanging="360"/>
      </w:pPr>
      <w:rPr>
        <w:rFonts w:ascii="Wingdings" w:hAnsi="Wingdings" w:hint="default"/>
      </w:rPr>
    </w:lvl>
  </w:abstractNum>
  <w:abstractNum w:abstractNumId="5" w15:restartNumberingAfterBreak="0">
    <w:nsid w:val="33AA367C"/>
    <w:multiLevelType w:val="multilevel"/>
    <w:tmpl w:val="CDCA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0C43EA"/>
    <w:multiLevelType w:val="multilevel"/>
    <w:tmpl w:val="7A9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6E0FBB"/>
    <w:multiLevelType w:val="hybridMultilevel"/>
    <w:tmpl w:val="54EE864C"/>
    <w:lvl w:ilvl="0" w:tplc="B142BE96">
      <w:start w:val="1"/>
      <w:numFmt w:val="decimal"/>
      <w:lvlText w:val="%1."/>
      <w:lvlJc w:val="left"/>
      <w:pPr>
        <w:ind w:left="720" w:hanging="360"/>
      </w:pPr>
    </w:lvl>
    <w:lvl w:ilvl="1" w:tplc="F5B022A8">
      <w:start w:val="1"/>
      <w:numFmt w:val="lowerLetter"/>
      <w:lvlText w:val="%2."/>
      <w:lvlJc w:val="left"/>
      <w:pPr>
        <w:ind w:left="1440" w:hanging="360"/>
      </w:pPr>
    </w:lvl>
    <w:lvl w:ilvl="2" w:tplc="E054B764">
      <w:start w:val="1"/>
      <w:numFmt w:val="lowerRoman"/>
      <w:lvlText w:val="%3."/>
      <w:lvlJc w:val="right"/>
      <w:pPr>
        <w:ind w:left="2160" w:hanging="180"/>
      </w:pPr>
    </w:lvl>
    <w:lvl w:ilvl="3" w:tplc="2AA423F2">
      <w:start w:val="1"/>
      <w:numFmt w:val="decimal"/>
      <w:lvlText w:val="%4."/>
      <w:lvlJc w:val="left"/>
      <w:pPr>
        <w:ind w:left="2880" w:hanging="360"/>
      </w:pPr>
    </w:lvl>
    <w:lvl w:ilvl="4" w:tplc="80CC950C">
      <w:start w:val="1"/>
      <w:numFmt w:val="lowerLetter"/>
      <w:lvlText w:val="%5."/>
      <w:lvlJc w:val="left"/>
      <w:pPr>
        <w:ind w:left="3600" w:hanging="360"/>
      </w:pPr>
    </w:lvl>
    <w:lvl w:ilvl="5" w:tplc="84E6F87E">
      <w:start w:val="1"/>
      <w:numFmt w:val="lowerRoman"/>
      <w:lvlText w:val="%6."/>
      <w:lvlJc w:val="right"/>
      <w:pPr>
        <w:ind w:left="4320" w:hanging="180"/>
      </w:pPr>
    </w:lvl>
    <w:lvl w:ilvl="6" w:tplc="801AE7E2">
      <w:start w:val="1"/>
      <w:numFmt w:val="decimal"/>
      <w:lvlText w:val="%7."/>
      <w:lvlJc w:val="left"/>
      <w:pPr>
        <w:ind w:left="5040" w:hanging="360"/>
      </w:pPr>
    </w:lvl>
    <w:lvl w:ilvl="7" w:tplc="6A9A0552">
      <w:start w:val="1"/>
      <w:numFmt w:val="lowerLetter"/>
      <w:lvlText w:val="%8."/>
      <w:lvlJc w:val="left"/>
      <w:pPr>
        <w:ind w:left="5760" w:hanging="360"/>
      </w:pPr>
    </w:lvl>
    <w:lvl w:ilvl="8" w:tplc="99246718">
      <w:start w:val="1"/>
      <w:numFmt w:val="lowerRoman"/>
      <w:lvlText w:val="%9."/>
      <w:lvlJc w:val="right"/>
      <w:pPr>
        <w:ind w:left="6480" w:hanging="180"/>
      </w:pPr>
    </w:lvl>
  </w:abstractNum>
  <w:abstractNum w:abstractNumId="8" w15:restartNumberingAfterBreak="0">
    <w:nsid w:val="67015633"/>
    <w:multiLevelType w:val="multilevel"/>
    <w:tmpl w:val="4B4CF2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DE012E"/>
    <w:multiLevelType w:val="multilevel"/>
    <w:tmpl w:val="D05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4F38DA"/>
    <w:multiLevelType w:val="multilevel"/>
    <w:tmpl w:val="6BA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0240F9"/>
    <w:multiLevelType w:val="multilevel"/>
    <w:tmpl w:val="8DE4DE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4"/>
  </w:num>
  <w:num w:numId="4">
    <w:abstractNumId w:val="5"/>
  </w:num>
  <w:num w:numId="5">
    <w:abstractNumId w:val="2"/>
  </w:num>
  <w:num w:numId="6">
    <w:abstractNumId w:val="11"/>
  </w:num>
  <w:num w:numId="7">
    <w:abstractNumId w:val="8"/>
  </w:num>
  <w:num w:numId="8">
    <w:abstractNumId w:val="3"/>
  </w:num>
  <w:num w:numId="9">
    <w:abstractNumId w:val="0"/>
  </w:num>
  <w:num w:numId="10">
    <w:abstractNumId w:val="6"/>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4"/>
  <w:removePersonalInformation/>
  <w:removeDateAndTime/>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1CD"/>
    <w:rsid w:val="00085A9F"/>
    <w:rsid w:val="000E4FB9"/>
    <w:rsid w:val="000E5ED5"/>
    <w:rsid w:val="000F31B9"/>
    <w:rsid w:val="00104471"/>
    <w:rsid w:val="00132082"/>
    <w:rsid w:val="001440F6"/>
    <w:rsid w:val="0015023D"/>
    <w:rsid w:val="001632A7"/>
    <w:rsid w:val="00176294"/>
    <w:rsid w:val="001B65A4"/>
    <w:rsid w:val="00201663"/>
    <w:rsid w:val="00212DD9"/>
    <w:rsid w:val="002308FE"/>
    <w:rsid w:val="00237357"/>
    <w:rsid w:val="002430F7"/>
    <w:rsid w:val="00257876"/>
    <w:rsid w:val="0029186B"/>
    <w:rsid w:val="002B6538"/>
    <w:rsid w:val="002B7C59"/>
    <w:rsid w:val="002C222B"/>
    <w:rsid w:val="002C22DD"/>
    <w:rsid w:val="002C532F"/>
    <w:rsid w:val="002CD7BE"/>
    <w:rsid w:val="002D2014"/>
    <w:rsid w:val="002F71CD"/>
    <w:rsid w:val="00310363"/>
    <w:rsid w:val="0032078C"/>
    <w:rsid w:val="00323ACB"/>
    <w:rsid w:val="00343E1C"/>
    <w:rsid w:val="00352085"/>
    <w:rsid w:val="003578DE"/>
    <w:rsid w:val="00360F96"/>
    <w:rsid w:val="00386970"/>
    <w:rsid w:val="00390062"/>
    <w:rsid w:val="0039154B"/>
    <w:rsid w:val="003A7DBD"/>
    <w:rsid w:val="003E9184"/>
    <w:rsid w:val="00406A0D"/>
    <w:rsid w:val="0042417A"/>
    <w:rsid w:val="00450510"/>
    <w:rsid w:val="004526CC"/>
    <w:rsid w:val="00460A9D"/>
    <w:rsid w:val="00497834"/>
    <w:rsid w:val="004B5126"/>
    <w:rsid w:val="004E021F"/>
    <w:rsid w:val="00511391"/>
    <w:rsid w:val="00525AC7"/>
    <w:rsid w:val="00557B56"/>
    <w:rsid w:val="005730F5"/>
    <w:rsid w:val="0058014A"/>
    <w:rsid w:val="0059046C"/>
    <w:rsid w:val="005A1533"/>
    <w:rsid w:val="00603FCE"/>
    <w:rsid w:val="00624BB2"/>
    <w:rsid w:val="006342BF"/>
    <w:rsid w:val="006441F8"/>
    <w:rsid w:val="00654C08"/>
    <w:rsid w:val="00677E64"/>
    <w:rsid w:val="006806C9"/>
    <w:rsid w:val="00691EA0"/>
    <w:rsid w:val="006B1712"/>
    <w:rsid w:val="006B5573"/>
    <w:rsid w:val="00753F32"/>
    <w:rsid w:val="00756EAC"/>
    <w:rsid w:val="00787C16"/>
    <w:rsid w:val="007C21FE"/>
    <w:rsid w:val="007C29DE"/>
    <w:rsid w:val="007C58B3"/>
    <w:rsid w:val="007D0374"/>
    <w:rsid w:val="007D743D"/>
    <w:rsid w:val="007DF66F"/>
    <w:rsid w:val="007E2F63"/>
    <w:rsid w:val="007E43B7"/>
    <w:rsid w:val="007E6643"/>
    <w:rsid w:val="007F7DCB"/>
    <w:rsid w:val="00814A22"/>
    <w:rsid w:val="00820E98"/>
    <w:rsid w:val="0087682B"/>
    <w:rsid w:val="0088EDE7"/>
    <w:rsid w:val="008B5E6C"/>
    <w:rsid w:val="008E1E72"/>
    <w:rsid w:val="008E3388"/>
    <w:rsid w:val="008F4318"/>
    <w:rsid w:val="00901454"/>
    <w:rsid w:val="00904098"/>
    <w:rsid w:val="00904879"/>
    <w:rsid w:val="00912842"/>
    <w:rsid w:val="00931B5E"/>
    <w:rsid w:val="00935CC3"/>
    <w:rsid w:val="009454E9"/>
    <w:rsid w:val="00961887"/>
    <w:rsid w:val="0096241A"/>
    <w:rsid w:val="00976141"/>
    <w:rsid w:val="009A6500"/>
    <w:rsid w:val="009B193E"/>
    <w:rsid w:val="009F305C"/>
    <w:rsid w:val="00A26689"/>
    <w:rsid w:val="00A466B4"/>
    <w:rsid w:val="00A9080F"/>
    <w:rsid w:val="00A9758E"/>
    <w:rsid w:val="00AB013B"/>
    <w:rsid w:val="00AB4CC3"/>
    <w:rsid w:val="00AD42BB"/>
    <w:rsid w:val="00AE60A1"/>
    <w:rsid w:val="00AF1C88"/>
    <w:rsid w:val="00B0262D"/>
    <w:rsid w:val="00B118E0"/>
    <w:rsid w:val="00B26F59"/>
    <w:rsid w:val="00B27184"/>
    <w:rsid w:val="00B430A4"/>
    <w:rsid w:val="00B52E46"/>
    <w:rsid w:val="00B729B5"/>
    <w:rsid w:val="00B815D3"/>
    <w:rsid w:val="00BE1278"/>
    <w:rsid w:val="00BE7612"/>
    <w:rsid w:val="00BF11A6"/>
    <w:rsid w:val="00BF17FC"/>
    <w:rsid w:val="00BF4241"/>
    <w:rsid w:val="00CB3D82"/>
    <w:rsid w:val="00CC031C"/>
    <w:rsid w:val="00CC4E0B"/>
    <w:rsid w:val="00CE10EB"/>
    <w:rsid w:val="00CE117F"/>
    <w:rsid w:val="00CF0898"/>
    <w:rsid w:val="00CF7120"/>
    <w:rsid w:val="00D11DB8"/>
    <w:rsid w:val="00D37000"/>
    <w:rsid w:val="00D447EC"/>
    <w:rsid w:val="00D56326"/>
    <w:rsid w:val="00D63686"/>
    <w:rsid w:val="00D813D0"/>
    <w:rsid w:val="00D87756"/>
    <w:rsid w:val="00DA50AF"/>
    <w:rsid w:val="00DC7C6B"/>
    <w:rsid w:val="00DF16CB"/>
    <w:rsid w:val="00E3DFEE"/>
    <w:rsid w:val="00E73E97"/>
    <w:rsid w:val="00EC0DD1"/>
    <w:rsid w:val="00EC6EE9"/>
    <w:rsid w:val="00ED1610"/>
    <w:rsid w:val="00EF4B6A"/>
    <w:rsid w:val="00F0063D"/>
    <w:rsid w:val="00F01F7F"/>
    <w:rsid w:val="00F2109A"/>
    <w:rsid w:val="00F26F15"/>
    <w:rsid w:val="00F61E7A"/>
    <w:rsid w:val="00F9031B"/>
    <w:rsid w:val="00FE5F86"/>
    <w:rsid w:val="00FE7095"/>
    <w:rsid w:val="01E12816"/>
    <w:rsid w:val="02157353"/>
    <w:rsid w:val="02553C08"/>
    <w:rsid w:val="02670958"/>
    <w:rsid w:val="02681DA4"/>
    <w:rsid w:val="02831CCD"/>
    <w:rsid w:val="029539A4"/>
    <w:rsid w:val="02B689C1"/>
    <w:rsid w:val="02BB5ECC"/>
    <w:rsid w:val="031DA7B3"/>
    <w:rsid w:val="03740B6D"/>
    <w:rsid w:val="037E6509"/>
    <w:rsid w:val="03A42772"/>
    <w:rsid w:val="03D600D7"/>
    <w:rsid w:val="03FE74CD"/>
    <w:rsid w:val="042B7B30"/>
    <w:rsid w:val="0446D220"/>
    <w:rsid w:val="0469C066"/>
    <w:rsid w:val="0483EB1A"/>
    <w:rsid w:val="04A1F996"/>
    <w:rsid w:val="04EDAEA0"/>
    <w:rsid w:val="05287371"/>
    <w:rsid w:val="0677EA00"/>
    <w:rsid w:val="0691C961"/>
    <w:rsid w:val="06F8853B"/>
    <w:rsid w:val="0752D390"/>
    <w:rsid w:val="076D1F8D"/>
    <w:rsid w:val="07E509EA"/>
    <w:rsid w:val="07FED52F"/>
    <w:rsid w:val="084E21A7"/>
    <w:rsid w:val="08A4CC0B"/>
    <w:rsid w:val="08E2B2C1"/>
    <w:rsid w:val="08F64AAB"/>
    <w:rsid w:val="090116D4"/>
    <w:rsid w:val="091AA0BD"/>
    <w:rsid w:val="0938CD9F"/>
    <w:rsid w:val="0970F351"/>
    <w:rsid w:val="09863C6F"/>
    <w:rsid w:val="09EED2E6"/>
    <w:rsid w:val="0AA1DF20"/>
    <w:rsid w:val="0AA572AE"/>
    <w:rsid w:val="0B27DDFE"/>
    <w:rsid w:val="0B38309C"/>
    <w:rsid w:val="0B7DFC4A"/>
    <w:rsid w:val="0B7F86F8"/>
    <w:rsid w:val="0B903373"/>
    <w:rsid w:val="0BA472B3"/>
    <w:rsid w:val="0BC2208D"/>
    <w:rsid w:val="0BF8B053"/>
    <w:rsid w:val="0C32E66A"/>
    <w:rsid w:val="0C363C33"/>
    <w:rsid w:val="0C647749"/>
    <w:rsid w:val="0C77C847"/>
    <w:rsid w:val="0CC6A2F7"/>
    <w:rsid w:val="0CD78D9B"/>
    <w:rsid w:val="0CEFAE89"/>
    <w:rsid w:val="0CF775AE"/>
    <w:rsid w:val="0CFC7D17"/>
    <w:rsid w:val="0D3B75BB"/>
    <w:rsid w:val="0D746D32"/>
    <w:rsid w:val="0D90E4D8"/>
    <w:rsid w:val="0DD635DD"/>
    <w:rsid w:val="0DE7FF65"/>
    <w:rsid w:val="0E0981CD"/>
    <w:rsid w:val="0E0EDEFE"/>
    <w:rsid w:val="0E54E348"/>
    <w:rsid w:val="0E77141C"/>
    <w:rsid w:val="0EA15B71"/>
    <w:rsid w:val="0EB440A0"/>
    <w:rsid w:val="0ED68911"/>
    <w:rsid w:val="0F14AE3C"/>
    <w:rsid w:val="0F5F2C90"/>
    <w:rsid w:val="0F8F99FB"/>
    <w:rsid w:val="0FA01EBA"/>
    <w:rsid w:val="0FA7359A"/>
    <w:rsid w:val="1039AAE9"/>
    <w:rsid w:val="106103A2"/>
    <w:rsid w:val="113C3162"/>
    <w:rsid w:val="114220F3"/>
    <w:rsid w:val="117EFC98"/>
    <w:rsid w:val="11816141"/>
    <w:rsid w:val="11A41CC4"/>
    <w:rsid w:val="11A43E8F"/>
    <w:rsid w:val="11A82EFE"/>
    <w:rsid w:val="11D41269"/>
    <w:rsid w:val="1216F0C1"/>
    <w:rsid w:val="1229647C"/>
    <w:rsid w:val="1230EAC8"/>
    <w:rsid w:val="1233F640"/>
    <w:rsid w:val="123B59E3"/>
    <w:rsid w:val="1251A866"/>
    <w:rsid w:val="1263470A"/>
    <w:rsid w:val="1295BFD3"/>
    <w:rsid w:val="12983DA1"/>
    <w:rsid w:val="12D27E4A"/>
    <w:rsid w:val="132039EA"/>
    <w:rsid w:val="13A0466F"/>
    <w:rsid w:val="13B296C0"/>
    <w:rsid w:val="13EB6028"/>
    <w:rsid w:val="13FA1F5D"/>
    <w:rsid w:val="144116FD"/>
    <w:rsid w:val="146DB5B7"/>
    <w:rsid w:val="148FC540"/>
    <w:rsid w:val="14A6E0B2"/>
    <w:rsid w:val="14CE3E07"/>
    <w:rsid w:val="1508F762"/>
    <w:rsid w:val="155E57B4"/>
    <w:rsid w:val="159ACB72"/>
    <w:rsid w:val="15BBE3D6"/>
    <w:rsid w:val="15DDA2C6"/>
    <w:rsid w:val="15E24124"/>
    <w:rsid w:val="162564C9"/>
    <w:rsid w:val="167D9764"/>
    <w:rsid w:val="16B2CA61"/>
    <w:rsid w:val="16C99805"/>
    <w:rsid w:val="1742AC2B"/>
    <w:rsid w:val="175FF40C"/>
    <w:rsid w:val="1781AA5E"/>
    <w:rsid w:val="178FFF2C"/>
    <w:rsid w:val="17C021A8"/>
    <w:rsid w:val="17FE1A53"/>
    <w:rsid w:val="180F4DDE"/>
    <w:rsid w:val="1810D593"/>
    <w:rsid w:val="186BF554"/>
    <w:rsid w:val="18C3A3D8"/>
    <w:rsid w:val="1965604C"/>
    <w:rsid w:val="19A09798"/>
    <w:rsid w:val="19D1F62C"/>
    <w:rsid w:val="19FCBAEE"/>
    <w:rsid w:val="1A2FED15"/>
    <w:rsid w:val="1A5484C6"/>
    <w:rsid w:val="1A9E139B"/>
    <w:rsid w:val="1AAD8200"/>
    <w:rsid w:val="1ADBF8D7"/>
    <w:rsid w:val="1ADDAACA"/>
    <w:rsid w:val="1B0FFFD4"/>
    <w:rsid w:val="1B155331"/>
    <w:rsid w:val="1B450274"/>
    <w:rsid w:val="1B786430"/>
    <w:rsid w:val="1B8776D1"/>
    <w:rsid w:val="1BD56AA2"/>
    <w:rsid w:val="1CB7466D"/>
    <w:rsid w:val="1CFC9B33"/>
    <w:rsid w:val="1D114D2A"/>
    <w:rsid w:val="1D651F21"/>
    <w:rsid w:val="1D80F5B0"/>
    <w:rsid w:val="1D876056"/>
    <w:rsid w:val="1DA7701C"/>
    <w:rsid w:val="1E194E79"/>
    <w:rsid w:val="1E981CDB"/>
    <w:rsid w:val="1EEF7285"/>
    <w:rsid w:val="1EF3FE25"/>
    <w:rsid w:val="1EF8DC2F"/>
    <w:rsid w:val="1EFC87E2"/>
    <w:rsid w:val="1F28F03D"/>
    <w:rsid w:val="1F79F988"/>
    <w:rsid w:val="1F8982A6"/>
    <w:rsid w:val="1F9F0ACF"/>
    <w:rsid w:val="1FA1AF91"/>
    <w:rsid w:val="1FA66887"/>
    <w:rsid w:val="1FBFBE68"/>
    <w:rsid w:val="1FC5E95A"/>
    <w:rsid w:val="1FE0E2BD"/>
    <w:rsid w:val="20A26050"/>
    <w:rsid w:val="20C84AC7"/>
    <w:rsid w:val="2109FFF7"/>
    <w:rsid w:val="2119EBBA"/>
    <w:rsid w:val="21EA37C4"/>
    <w:rsid w:val="2226D415"/>
    <w:rsid w:val="2292F505"/>
    <w:rsid w:val="2297DAFB"/>
    <w:rsid w:val="22C661BE"/>
    <w:rsid w:val="22E54CF2"/>
    <w:rsid w:val="234AA77F"/>
    <w:rsid w:val="238D4337"/>
    <w:rsid w:val="23B12736"/>
    <w:rsid w:val="23CA1059"/>
    <w:rsid w:val="24001FB7"/>
    <w:rsid w:val="2457F064"/>
    <w:rsid w:val="24AD2CC9"/>
    <w:rsid w:val="24B3679F"/>
    <w:rsid w:val="24B7DAD7"/>
    <w:rsid w:val="24C8C2C4"/>
    <w:rsid w:val="24D067A8"/>
    <w:rsid w:val="24D68914"/>
    <w:rsid w:val="24ED1DC4"/>
    <w:rsid w:val="26406B22"/>
    <w:rsid w:val="26477FA5"/>
    <w:rsid w:val="2668C500"/>
    <w:rsid w:val="26847FCE"/>
    <w:rsid w:val="26F62A8A"/>
    <w:rsid w:val="270860EF"/>
    <w:rsid w:val="270C5BAC"/>
    <w:rsid w:val="278436CF"/>
    <w:rsid w:val="27A46B9F"/>
    <w:rsid w:val="27B185B9"/>
    <w:rsid w:val="27BA765F"/>
    <w:rsid w:val="27EF43A1"/>
    <w:rsid w:val="2832FC59"/>
    <w:rsid w:val="28862947"/>
    <w:rsid w:val="28AD86C1"/>
    <w:rsid w:val="28F502B2"/>
    <w:rsid w:val="28FACB08"/>
    <w:rsid w:val="2940E43C"/>
    <w:rsid w:val="294E8624"/>
    <w:rsid w:val="2A0A33BD"/>
    <w:rsid w:val="2A1ED393"/>
    <w:rsid w:val="2A391EE5"/>
    <w:rsid w:val="2A3E6830"/>
    <w:rsid w:val="2A8769FE"/>
    <w:rsid w:val="2A92B643"/>
    <w:rsid w:val="2AAE96E6"/>
    <w:rsid w:val="2AD05F15"/>
    <w:rsid w:val="2AD3B139"/>
    <w:rsid w:val="2AF73055"/>
    <w:rsid w:val="2B669535"/>
    <w:rsid w:val="2B77BEAA"/>
    <w:rsid w:val="2BCF9145"/>
    <w:rsid w:val="2BE4AD36"/>
    <w:rsid w:val="2C3BDEF6"/>
    <w:rsid w:val="2C8626E6"/>
    <w:rsid w:val="2D22A881"/>
    <w:rsid w:val="2D5550D3"/>
    <w:rsid w:val="2D55E769"/>
    <w:rsid w:val="2DF229E7"/>
    <w:rsid w:val="2DFED35A"/>
    <w:rsid w:val="2E06BA25"/>
    <w:rsid w:val="2E4B88D5"/>
    <w:rsid w:val="2EB151EF"/>
    <w:rsid w:val="2EDB4C18"/>
    <w:rsid w:val="2EDCA859"/>
    <w:rsid w:val="2F1CB478"/>
    <w:rsid w:val="2F3608C0"/>
    <w:rsid w:val="2FB02695"/>
    <w:rsid w:val="2FC192BE"/>
    <w:rsid w:val="2FCAE489"/>
    <w:rsid w:val="300B9CE5"/>
    <w:rsid w:val="30539184"/>
    <w:rsid w:val="31611F5A"/>
    <w:rsid w:val="31A53819"/>
    <w:rsid w:val="31A8AC8A"/>
    <w:rsid w:val="32102DA6"/>
    <w:rsid w:val="32137584"/>
    <w:rsid w:val="32242637"/>
    <w:rsid w:val="3248616A"/>
    <w:rsid w:val="325D70B5"/>
    <w:rsid w:val="3265CE55"/>
    <w:rsid w:val="32FE04B6"/>
    <w:rsid w:val="330E59F2"/>
    <w:rsid w:val="335EF595"/>
    <w:rsid w:val="336CA100"/>
    <w:rsid w:val="3379B88A"/>
    <w:rsid w:val="33A2CDC6"/>
    <w:rsid w:val="33F96805"/>
    <w:rsid w:val="340499AE"/>
    <w:rsid w:val="341442F1"/>
    <w:rsid w:val="348E8016"/>
    <w:rsid w:val="34CC7328"/>
    <w:rsid w:val="34EB6161"/>
    <w:rsid w:val="3536307D"/>
    <w:rsid w:val="35793109"/>
    <w:rsid w:val="363D0BD0"/>
    <w:rsid w:val="365D0023"/>
    <w:rsid w:val="3660ED51"/>
    <w:rsid w:val="366D2F9E"/>
    <w:rsid w:val="367B11F7"/>
    <w:rsid w:val="36820FDC"/>
    <w:rsid w:val="368D94B7"/>
    <w:rsid w:val="36E727A8"/>
    <w:rsid w:val="370DEF3D"/>
    <w:rsid w:val="371FC26B"/>
    <w:rsid w:val="374BA99D"/>
    <w:rsid w:val="37749CE4"/>
    <w:rsid w:val="379758EB"/>
    <w:rsid w:val="388E4DE6"/>
    <w:rsid w:val="38A61A43"/>
    <w:rsid w:val="39551C30"/>
    <w:rsid w:val="397194D4"/>
    <w:rsid w:val="399CF43F"/>
    <w:rsid w:val="39CAC938"/>
    <w:rsid w:val="39FEEDD0"/>
    <w:rsid w:val="3AB7CDE1"/>
    <w:rsid w:val="3ABA4B14"/>
    <w:rsid w:val="3B082EC2"/>
    <w:rsid w:val="3BDB1C9C"/>
    <w:rsid w:val="3BE13EFE"/>
    <w:rsid w:val="3C45A998"/>
    <w:rsid w:val="3CB7FAA0"/>
    <w:rsid w:val="3CC6EA52"/>
    <w:rsid w:val="3CD248C9"/>
    <w:rsid w:val="3CE18300"/>
    <w:rsid w:val="3D64A72D"/>
    <w:rsid w:val="3DAF2D8B"/>
    <w:rsid w:val="3DD9A9CF"/>
    <w:rsid w:val="3E1D479D"/>
    <w:rsid w:val="3E7D32BD"/>
    <w:rsid w:val="3EBDB12E"/>
    <w:rsid w:val="3EE0D0B0"/>
    <w:rsid w:val="3EE69283"/>
    <w:rsid w:val="3F2C6D40"/>
    <w:rsid w:val="3F6A13BF"/>
    <w:rsid w:val="3FD3C2B4"/>
    <w:rsid w:val="3FDD407E"/>
    <w:rsid w:val="40202515"/>
    <w:rsid w:val="404FD555"/>
    <w:rsid w:val="405FD1F6"/>
    <w:rsid w:val="408A6EEE"/>
    <w:rsid w:val="409182FB"/>
    <w:rsid w:val="40AC1E38"/>
    <w:rsid w:val="40C25BAE"/>
    <w:rsid w:val="40E8B497"/>
    <w:rsid w:val="41214464"/>
    <w:rsid w:val="4129E9FB"/>
    <w:rsid w:val="416ABC64"/>
    <w:rsid w:val="4188518B"/>
    <w:rsid w:val="41CE4499"/>
    <w:rsid w:val="4202EDE9"/>
    <w:rsid w:val="4241D311"/>
    <w:rsid w:val="42612692"/>
    <w:rsid w:val="42665D14"/>
    <w:rsid w:val="42C5A0F6"/>
    <w:rsid w:val="42C83F7E"/>
    <w:rsid w:val="42E12EB5"/>
    <w:rsid w:val="42FCFF4B"/>
    <w:rsid w:val="4346EB8A"/>
    <w:rsid w:val="4371CEEA"/>
    <w:rsid w:val="438A8534"/>
    <w:rsid w:val="43B93216"/>
    <w:rsid w:val="43ECD7A9"/>
    <w:rsid w:val="444F28AA"/>
    <w:rsid w:val="4475E5FE"/>
    <w:rsid w:val="448C249E"/>
    <w:rsid w:val="44E27EED"/>
    <w:rsid w:val="453B101B"/>
    <w:rsid w:val="4544E1BB"/>
    <w:rsid w:val="454A615F"/>
    <w:rsid w:val="45561BBA"/>
    <w:rsid w:val="4559DEB8"/>
    <w:rsid w:val="456FCB9C"/>
    <w:rsid w:val="45B67DE6"/>
    <w:rsid w:val="461A55BD"/>
    <w:rsid w:val="4626F8C5"/>
    <w:rsid w:val="463B773D"/>
    <w:rsid w:val="463FA492"/>
    <w:rsid w:val="464B2AB1"/>
    <w:rsid w:val="46A7AEC5"/>
    <w:rsid w:val="46B6E128"/>
    <w:rsid w:val="46FEC421"/>
    <w:rsid w:val="477BAF88"/>
    <w:rsid w:val="47CFEC6D"/>
    <w:rsid w:val="48251A74"/>
    <w:rsid w:val="484C3EEA"/>
    <w:rsid w:val="4863C106"/>
    <w:rsid w:val="48AAA783"/>
    <w:rsid w:val="48B17960"/>
    <w:rsid w:val="48B433D7"/>
    <w:rsid w:val="48E8F451"/>
    <w:rsid w:val="48F63D7E"/>
    <w:rsid w:val="4A364DD5"/>
    <w:rsid w:val="4A38556D"/>
    <w:rsid w:val="4A49E80E"/>
    <w:rsid w:val="4A677D78"/>
    <w:rsid w:val="4A96C50D"/>
    <w:rsid w:val="4B81D530"/>
    <w:rsid w:val="4BEFC9B8"/>
    <w:rsid w:val="4C39A458"/>
    <w:rsid w:val="4C81F5B3"/>
    <w:rsid w:val="4D8D5C51"/>
    <w:rsid w:val="4DDE2668"/>
    <w:rsid w:val="4DF77193"/>
    <w:rsid w:val="4E196B10"/>
    <w:rsid w:val="4EAB10F1"/>
    <w:rsid w:val="4EB5870B"/>
    <w:rsid w:val="4EE258BD"/>
    <w:rsid w:val="4F154C50"/>
    <w:rsid w:val="500E73CC"/>
    <w:rsid w:val="501739B1"/>
    <w:rsid w:val="5095BB23"/>
    <w:rsid w:val="50F3C055"/>
    <w:rsid w:val="510F07C4"/>
    <w:rsid w:val="51344783"/>
    <w:rsid w:val="515D8B45"/>
    <w:rsid w:val="517D55D5"/>
    <w:rsid w:val="51A2445B"/>
    <w:rsid w:val="51CA3291"/>
    <w:rsid w:val="51D22B02"/>
    <w:rsid w:val="51DF24B9"/>
    <w:rsid w:val="52161B1A"/>
    <w:rsid w:val="522C8AE9"/>
    <w:rsid w:val="5266413A"/>
    <w:rsid w:val="526ECF3B"/>
    <w:rsid w:val="52D9D18F"/>
    <w:rsid w:val="52FC6D8B"/>
    <w:rsid w:val="530B1E95"/>
    <w:rsid w:val="5340B7FC"/>
    <w:rsid w:val="53854C15"/>
    <w:rsid w:val="53B557BF"/>
    <w:rsid w:val="53B6C85F"/>
    <w:rsid w:val="53C4B956"/>
    <w:rsid w:val="53DF39CD"/>
    <w:rsid w:val="5408DD0E"/>
    <w:rsid w:val="545F28C0"/>
    <w:rsid w:val="54B48BDE"/>
    <w:rsid w:val="54CD6726"/>
    <w:rsid w:val="55624A6C"/>
    <w:rsid w:val="55C3F530"/>
    <w:rsid w:val="55EC4DE9"/>
    <w:rsid w:val="55F1BFB0"/>
    <w:rsid w:val="55F4B0BF"/>
    <w:rsid w:val="568277B5"/>
    <w:rsid w:val="56C1ED89"/>
    <w:rsid w:val="56D091A9"/>
    <w:rsid w:val="5705D438"/>
    <w:rsid w:val="57A48D4C"/>
    <w:rsid w:val="57B2A9A4"/>
    <w:rsid w:val="57E5A125"/>
    <w:rsid w:val="5836A69A"/>
    <w:rsid w:val="584A9E2C"/>
    <w:rsid w:val="587A4559"/>
    <w:rsid w:val="58B2C754"/>
    <w:rsid w:val="5968B5C3"/>
    <w:rsid w:val="59795CFB"/>
    <w:rsid w:val="5A1734E1"/>
    <w:rsid w:val="5A42E810"/>
    <w:rsid w:val="5A535AB4"/>
    <w:rsid w:val="5A8EFBE3"/>
    <w:rsid w:val="5B297E82"/>
    <w:rsid w:val="5B4C6116"/>
    <w:rsid w:val="5B6234F6"/>
    <w:rsid w:val="5BDBF886"/>
    <w:rsid w:val="5BDC3DE6"/>
    <w:rsid w:val="5BDFDBC9"/>
    <w:rsid w:val="5BFAE66A"/>
    <w:rsid w:val="5BFC409D"/>
    <w:rsid w:val="5C2707D9"/>
    <w:rsid w:val="5C477DC3"/>
    <w:rsid w:val="5CADD2BC"/>
    <w:rsid w:val="5CCB43CF"/>
    <w:rsid w:val="5CDCC1CF"/>
    <w:rsid w:val="5D3AA699"/>
    <w:rsid w:val="5D7355E0"/>
    <w:rsid w:val="5DB135CE"/>
    <w:rsid w:val="5DF5E331"/>
    <w:rsid w:val="5E18B2EE"/>
    <w:rsid w:val="5E1C793D"/>
    <w:rsid w:val="5E584BD8"/>
    <w:rsid w:val="5E8E1B07"/>
    <w:rsid w:val="5EDAE4D8"/>
    <w:rsid w:val="5EF1BBEF"/>
    <w:rsid w:val="5F7C5FED"/>
    <w:rsid w:val="5F8261A5"/>
    <w:rsid w:val="5F90EA6E"/>
    <w:rsid w:val="5FB6DE32"/>
    <w:rsid w:val="60B169DF"/>
    <w:rsid w:val="60BB62E0"/>
    <w:rsid w:val="60CBEAE0"/>
    <w:rsid w:val="60E1D859"/>
    <w:rsid w:val="60EC09F2"/>
    <w:rsid w:val="60FE598A"/>
    <w:rsid w:val="6119FD31"/>
    <w:rsid w:val="61D9C445"/>
    <w:rsid w:val="61FED577"/>
    <w:rsid w:val="62118E33"/>
    <w:rsid w:val="626CA6FB"/>
    <w:rsid w:val="62BC672F"/>
    <w:rsid w:val="62CAE89B"/>
    <w:rsid w:val="62EBCF01"/>
    <w:rsid w:val="636E365E"/>
    <w:rsid w:val="6458465E"/>
    <w:rsid w:val="6491A468"/>
    <w:rsid w:val="64EFEC94"/>
    <w:rsid w:val="652E3824"/>
    <w:rsid w:val="6633FFA1"/>
    <w:rsid w:val="66AE623D"/>
    <w:rsid w:val="66D8A8CB"/>
    <w:rsid w:val="6722250C"/>
    <w:rsid w:val="67309781"/>
    <w:rsid w:val="67334D57"/>
    <w:rsid w:val="673DF9E8"/>
    <w:rsid w:val="6761267A"/>
    <w:rsid w:val="67A5EFA7"/>
    <w:rsid w:val="682008B6"/>
    <w:rsid w:val="6866A56C"/>
    <w:rsid w:val="6881246F"/>
    <w:rsid w:val="68972A28"/>
    <w:rsid w:val="689E19CB"/>
    <w:rsid w:val="6928F9B6"/>
    <w:rsid w:val="695B61BA"/>
    <w:rsid w:val="69F9C6EE"/>
    <w:rsid w:val="6A216FCE"/>
    <w:rsid w:val="6A64DF67"/>
    <w:rsid w:val="6A99A1A5"/>
    <w:rsid w:val="6B00FADE"/>
    <w:rsid w:val="6B2098BC"/>
    <w:rsid w:val="6B44E0B5"/>
    <w:rsid w:val="6B4CA4FA"/>
    <w:rsid w:val="6BA65BF0"/>
    <w:rsid w:val="6BC30A81"/>
    <w:rsid w:val="6BC33305"/>
    <w:rsid w:val="6BDFE00E"/>
    <w:rsid w:val="6BEC5644"/>
    <w:rsid w:val="6C3CDD74"/>
    <w:rsid w:val="6C48E7A0"/>
    <w:rsid w:val="6C525632"/>
    <w:rsid w:val="6C718530"/>
    <w:rsid w:val="6C7D9DFD"/>
    <w:rsid w:val="6C964385"/>
    <w:rsid w:val="6DBF0262"/>
    <w:rsid w:val="6E0DBE5F"/>
    <w:rsid w:val="6E0FF13F"/>
    <w:rsid w:val="6E682537"/>
    <w:rsid w:val="6E9BD8C0"/>
    <w:rsid w:val="6EA3E314"/>
    <w:rsid w:val="6EA8B202"/>
    <w:rsid w:val="6EBC6B28"/>
    <w:rsid w:val="6EF1F183"/>
    <w:rsid w:val="6F1D4F35"/>
    <w:rsid w:val="6F37AD57"/>
    <w:rsid w:val="6FB3A135"/>
    <w:rsid w:val="6FB72E78"/>
    <w:rsid w:val="7030768E"/>
    <w:rsid w:val="70D33776"/>
    <w:rsid w:val="70F7FB11"/>
    <w:rsid w:val="7148A69C"/>
    <w:rsid w:val="71550D37"/>
    <w:rsid w:val="72102614"/>
    <w:rsid w:val="724F3550"/>
    <w:rsid w:val="72A10E81"/>
    <w:rsid w:val="72E82C89"/>
    <w:rsid w:val="730A13DE"/>
    <w:rsid w:val="73401E79"/>
    <w:rsid w:val="734936B5"/>
    <w:rsid w:val="7383E27E"/>
    <w:rsid w:val="73900FDF"/>
    <w:rsid w:val="73974ABD"/>
    <w:rsid w:val="73B9440B"/>
    <w:rsid w:val="74356F1A"/>
    <w:rsid w:val="746196DC"/>
    <w:rsid w:val="7476D31A"/>
    <w:rsid w:val="747C2CB4"/>
    <w:rsid w:val="74A852B4"/>
    <w:rsid w:val="750D71C9"/>
    <w:rsid w:val="752E4131"/>
    <w:rsid w:val="75AA91BD"/>
    <w:rsid w:val="75C99A3C"/>
    <w:rsid w:val="75D1E322"/>
    <w:rsid w:val="75ECC7C5"/>
    <w:rsid w:val="7613E4A3"/>
    <w:rsid w:val="7634D392"/>
    <w:rsid w:val="7634D8AF"/>
    <w:rsid w:val="76B8BD55"/>
    <w:rsid w:val="76D1899A"/>
    <w:rsid w:val="76D882B7"/>
    <w:rsid w:val="775382D6"/>
    <w:rsid w:val="77629776"/>
    <w:rsid w:val="783F90B4"/>
    <w:rsid w:val="7857A1AF"/>
    <w:rsid w:val="785A6C32"/>
    <w:rsid w:val="78FA82E5"/>
    <w:rsid w:val="79A502FA"/>
    <w:rsid w:val="79D20994"/>
    <w:rsid w:val="79F8B70A"/>
    <w:rsid w:val="7A1FBBD0"/>
    <w:rsid w:val="7A47BAA9"/>
    <w:rsid w:val="7A710F6A"/>
    <w:rsid w:val="7ADA988E"/>
    <w:rsid w:val="7B1D4FD8"/>
    <w:rsid w:val="7B21785D"/>
    <w:rsid w:val="7B330D6E"/>
    <w:rsid w:val="7B339E34"/>
    <w:rsid w:val="7B390A4C"/>
    <w:rsid w:val="7B936A5B"/>
    <w:rsid w:val="7BBDECAD"/>
    <w:rsid w:val="7BF4B65A"/>
    <w:rsid w:val="7C3EE59C"/>
    <w:rsid w:val="7C6BCC02"/>
    <w:rsid w:val="7C792A51"/>
    <w:rsid w:val="7CA978C7"/>
    <w:rsid w:val="7CB5DCC7"/>
    <w:rsid w:val="7CDF4956"/>
    <w:rsid w:val="7CF04A47"/>
    <w:rsid w:val="7CF2162F"/>
    <w:rsid w:val="7D01B90F"/>
    <w:rsid w:val="7D80E276"/>
    <w:rsid w:val="7DBE83B6"/>
    <w:rsid w:val="7E421F72"/>
    <w:rsid w:val="7E6B0D7F"/>
    <w:rsid w:val="7E7D5986"/>
    <w:rsid w:val="7E8A0FD6"/>
    <w:rsid w:val="7E938AA2"/>
    <w:rsid w:val="7EBEEE33"/>
    <w:rsid w:val="7F2824EF"/>
    <w:rsid w:val="7F3F9411"/>
    <w:rsid w:val="7F48CF21"/>
    <w:rsid w:val="7F5FF0DB"/>
    <w:rsid w:val="7F7BDC8D"/>
    <w:rsid w:val="7F8E8B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54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1CD"/>
  </w:style>
  <w:style w:type="paragraph" w:styleId="Ttulo1">
    <w:name w:val="heading 1"/>
    <w:basedOn w:val="Normal"/>
    <w:next w:val="Normal"/>
    <w:link w:val="Ttulo1Car"/>
    <w:uiPriority w:val="9"/>
    <w:qFormat/>
    <w:rsid w:val="00935CC3"/>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F71CD"/>
    <w:pPr>
      <w:spacing w:after="0" w:line="240" w:lineRule="auto"/>
    </w:pPr>
  </w:style>
  <w:style w:type="paragraph" w:styleId="Textonotapie">
    <w:name w:val="footnote text"/>
    <w:basedOn w:val="Normal"/>
    <w:link w:val="TextonotapieCar"/>
    <w:uiPriority w:val="99"/>
    <w:semiHidden/>
    <w:unhideWhenUsed/>
    <w:rsid w:val="002F71CD"/>
    <w:pPr>
      <w:widowControl w:val="0"/>
      <w:autoSpaceDE w:val="0"/>
      <w:autoSpaceDN w:val="0"/>
      <w:spacing w:after="0" w:line="240" w:lineRule="auto"/>
    </w:pPr>
    <w:rPr>
      <w:rFonts w:ascii="Arial" w:eastAsia="Arial" w:hAnsi="Arial" w:cs="Arial"/>
      <w:sz w:val="20"/>
      <w:szCs w:val="20"/>
      <w:lang w:val="es-ES" w:eastAsia="es-ES" w:bidi="es-ES"/>
    </w:rPr>
  </w:style>
  <w:style w:type="character" w:customStyle="1" w:styleId="TextonotapieCar">
    <w:name w:val="Texto nota pie Car"/>
    <w:basedOn w:val="Fuentedeprrafopredeter"/>
    <w:link w:val="Textonotapie"/>
    <w:uiPriority w:val="99"/>
    <w:semiHidden/>
    <w:rsid w:val="002F71CD"/>
    <w:rPr>
      <w:rFonts w:ascii="Arial" w:eastAsia="Arial" w:hAnsi="Arial" w:cs="Arial"/>
      <w:sz w:val="20"/>
      <w:szCs w:val="20"/>
      <w:lang w:val="es-ES" w:eastAsia="es-ES" w:bidi="es-ES"/>
    </w:rPr>
  </w:style>
  <w:style w:type="character" w:styleId="Refdenotaalpie">
    <w:name w:val="footnote reference"/>
    <w:basedOn w:val="Fuentedeprrafopredeter"/>
    <w:uiPriority w:val="99"/>
    <w:semiHidden/>
    <w:unhideWhenUsed/>
    <w:rsid w:val="002F71CD"/>
    <w:rPr>
      <w:vertAlign w:val="superscript"/>
    </w:rPr>
  </w:style>
  <w:style w:type="character" w:styleId="Hipervnculo">
    <w:name w:val="Hyperlink"/>
    <w:basedOn w:val="Fuentedeprrafopredeter"/>
    <w:uiPriority w:val="99"/>
    <w:unhideWhenUsed/>
    <w:rsid w:val="002F71CD"/>
    <w:rPr>
      <w:color w:val="0563C1" w:themeColor="hyperlink"/>
      <w:u w:val="single"/>
    </w:rPr>
  </w:style>
  <w:style w:type="paragraph" w:styleId="Textonotaalfinal">
    <w:name w:val="endnote text"/>
    <w:basedOn w:val="Normal"/>
    <w:link w:val="TextonotaalfinalCar"/>
    <w:uiPriority w:val="99"/>
    <w:semiHidden/>
    <w:unhideWhenUsed/>
    <w:rsid w:val="00624BB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24BB2"/>
    <w:rPr>
      <w:sz w:val="20"/>
      <w:szCs w:val="20"/>
    </w:rPr>
  </w:style>
  <w:style w:type="character" w:styleId="Refdenotaalfinal">
    <w:name w:val="endnote reference"/>
    <w:basedOn w:val="Fuentedeprrafopredeter"/>
    <w:uiPriority w:val="99"/>
    <w:semiHidden/>
    <w:unhideWhenUsed/>
    <w:rsid w:val="00624BB2"/>
    <w:rPr>
      <w:vertAlign w:val="superscript"/>
    </w:rPr>
  </w:style>
  <w:style w:type="character" w:customStyle="1" w:styleId="Ttulo1Car">
    <w:name w:val="Título 1 Car"/>
    <w:basedOn w:val="Fuentedeprrafopredeter"/>
    <w:link w:val="Ttulo1"/>
    <w:uiPriority w:val="9"/>
    <w:rsid w:val="00935CC3"/>
    <w:rPr>
      <w:rFonts w:asciiTheme="majorHAnsi" w:eastAsiaTheme="majorEastAsia" w:hAnsiTheme="majorHAnsi" w:cstheme="majorBidi"/>
      <w:color w:val="2E74B5" w:themeColor="accent1" w:themeShade="BF"/>
      <w:sz w:val="32"/>
      <w:szCs w:val="32"/>
      <w:lang w:eastAsia="es-MX"/>
    </w:rPr>
  </w:style>
  <w:style w:type="paragraph" w:styleId="Bibliografa">
    <w:name w:val="Bibliography"/>
    <w:basedOn w:val="Normal"/>
    <w:next w:val="Normal"/>
    <w:uiPriority w:val="37"/>
    <w:unhideWhenUsed/>
    <w:rsid w:val="00935CC3"/>
  </w:style>
  <w:style w:type="paragraph" w:customStyle="1" w:styleId="paragraph">
    <w:name w:val="paragraph"/>
    <w:basedOn w:val="Normal"/>
    <w:rsid w:val="00F61E7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F61E7A"/>
  </w:style>
  <w:style w:type="character" w:customStyle="1" w:styleId="eop">
    <w:name w:val="eop"/>
    <w:basedOn w:val="Fuentedeprrafopredeter"/>
    <w:rsid w:val="00F61E7A"/>
  </w:style>
  <w:style w:type="character" w:styleId="nfasis">
    <w:name w:val="Emphasis"/>
    <w:uiPriority w:val="20"/>
    <w:qFormat/>
    <w:rsid w:val="004B5126"/>
    <w:rPr>
      <w:i/>
      <w:iCs/>
    </w:rPr>
  </w:style>
  <w:style w:type="character" w:customStyle="1" w:styleId="apple-converted-space">
    <w:name w:val="apple-converted-space"/>
    <w:basedOn w:val="Fuentedeprrafopredeter"/>
    <w:rsid w:val="004B5126"/>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F9031B"/>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F9031B"/>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6441F8"/>
    <w:rPr>
      <w:sz w:val="16"/>
      <w:szCs w:val="16"/>
    </w:rPr>
  </w:style>
  <w:style w:type="paragraph" w:styleId="Textocomentario">
    <w:name w:val="annotation text"/>
    <w:basedOn w:val="Normal"/>
    <w:link w:val="TextocomentarioCar"/>
    <w:uiPriority w:val="99"/>
    <w:semiHidden/>
    <w:unhideWhenUsed/>
    <w:rsid w:val="006441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441F8"/>
    <w:rPr>
      <w:sz w:val="20"/>
      <w:szCs w:val="20"/>
    </w:rPr>
  </w:style>
  <w:style w:type="paragraph" w:styleId="Asuntodelcomentario">
    <w:name w:val="annotation subject"/>
    <w:basedOn w:val="Textocomentario"/>
    <w:next w:val="Textocomentario"/>
    <w:link w:val="AsuntodelcomentarioCar"/>
    <w:uiPriority w:val="99"/>
    <w:semiHidden/>
    <w:unhideWhenUsed/>
    <w:rsid w:val="006441F8"/>
    <w:rPr>
      <w:b/>
      <w:bCs/>
    </w:rPr>
  </w:style>
  <w:style w:type="character" w:customStyle="1" w:styleId="AsuntodelcomentarioCar">
    <w:name w:val="Asunto del comentario Car"/>
    <w:basedOn w:val="TextocomentarioCar"/>
    <w:link w:val="Asuntodelcomentario"/>
    <w:uiPriority w:val="99"/>
    <w:semiHidden/>
    <w:rsid w:val="006441F8"/>
    <w:rPr>
      <w:b/>
      <w:bCs/>
      <w:sz w:val="20"/>
      <w:szCs w:val="20"/>
    </w:rPr>
  </w:style>
  <w:style w:type="paragraph" w:styleId="Prrafodelista">
    <w:name w:val="List Paragraph"/>
    <w:basedOn w:val="Normal"/>
    <w:uiPriority w:val="34"/>
    <w:qFormat/>
    <w:pPr>
      <w:ind w:left="720"/>
      <w:contextualSpacing/>
    </w:pPr>
  </w:style>
  <w:style w:type="paragraph" w:styleId="Descripcin">
    <w:name w:val="caption"/>
    <w:basedOn w:val="Normal"/>
    <w:next w:val="Normal"/>
    <w:uiPriority w:val="35"/>
    <w:unhideWhenUsed/>
    <w:qFormat/>
    <w:rsid w:val="00EC0DD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42435">
      <w:bodyDiv w:val="1"/>
      <w:marLeft w:val="0"/>
      <w:marRight w:val="0"/>
      <w:marTop w:val="0"/>
      <w:marBottom w:val="0"/>
      <w:divBdr>
        <w:top w:val="none" w:sz="0" w:space="0" w:color="auto"/>
        <w:left w:val="none" w:sz="0" w:space="0" w:color="auto"/>
        <w:bottom w:val="none" w:sz="0" w:space="0" w:color="auto"/>
        <w:right w:val="none" w:sz="0" w:space="0" w:color="auto"/>
      </w:divBdr>
    </w:div>
    <w:div w:id="40131322">
      <w:bodyDiv w:val="1"/>
      <w:marLeft w:val="0"/>
      <w:marRight w:val="0"/>
      <w:marTop w:val="0"/>
      <w:marBottom w:val="0"/>
      <w:divBdr>
        <w:top w:val="none" w:sz="0" w:space="0" w:color="auto"/>
        <w:left w:val="none" w:sz="0" w:space="0" w:color="auto"/>
        <w:bottom w:val="none" w:sz="0" w:space="0" w:color="auto"/>
        <w:right w:val="none" w:sz="0" w:space="0" w:color="auto"/>
      </w:divBdr>
    </w:div>
    <w:div w:id="97529720">
      <w:bodyDiv w:val="1"/>
      <w:marLeft w:val="0"/>
      <w:marRight w:val="0"/>
      <w:marTop w:val="0"/>
      <w:marBottom w:val="0"/>
      <w:divBdr>
        <w:top w:val="none" w:sz="0" w:space="0" w:color="auto"/>
        <w:left w:val="none" w:sz="0" w:space="0" w:color="auto"/>
        <w:bottom w:val="none" w:sz="0" w:space="0" w:color="auto"/>
        <w:right w:val="none" w:sz="0" w:space="0" w:color="auto"/>
      </w:divBdr>
      <w:divsChild>
        <w:div w:id="272902696">
          <w:marLeft w:val="0"/>
          <w:marRight w:val="0"/>
          <w:marTop w:val="0"/>
          <w:marBottom w:val="0"/>
          <w:divBdr>
            <w:top w:val="none" w:sz="0" w:space="0" w:color="auto"/>
            <w:left w:val="none" w:sz="0" w:space="0" w:color="auto"/>
            <w:bottom w:val="none" w:sz="0" w:space="0" w:color="auto"/>
            <w:right w:val="none" w:sz="0" w:space="0" w:color="auto"/>
          </w:divBdr>
        </w:div>
        <w:div w:id="1489395797">
          <w:marLeft w:val="0"/>
          <w:marRight w:val="0"/>
          <w:marTop w:val="0"/>
          <w:marBottom w:val="0"/>
          <w:divBdr>
            <w:top w:val="none" w:sz="0" w:space="0" w:color="auto"/>
            <w:left w:val="none" w:sz="0" w:space="0" w:color="auto"/>
            <w:bottom w:val="none" w:sz="0" w:space="0" w:color="auto"/>
            <w:right w:val="none" w:sz="0" w:space="0" w:color="auto"/>
          </w:divBdr>
        </w:div>
        <w:div w:id="1004623215">
          <w:marLeft w:val="0"/>
          <w:marRight w:val="0"/>
          <w:marTop w:val="0"/>
          <w:marBottom w:val="0"/>
          <w:divBdr>
            <w:top w:val="none" w:sz="0" w:space="0" w:color="auto"/>
            <w:left w:val="none" w:sz="0" w:space="0" w:color="auto"/>
            <w:bottom w:val="none" w:sz="0" w:space="0" w:color="auto"/>
            <w:right w:val="none" w:sz="0" w:space="0" w:color="auto"/>
          </w:divBdr>
        </w:div>
        <w:div w:id="829908843">
          <w:marLeft w:val="0"/>
          <w:marRight w:val="0"/>
          <w:marTop w:val="0"/>
          <w:marBottom w:val="0"/>
          <w:divBdr>
            <w:top w:val="none" w:sz="0" w:space="0" w:color="auto"/>
            <w:left w:val="none" w:sz="0" w:space="0" w:color="auto"/>
            <w:bottom w:val="none" w:sz="0" w:space="0" w:color="auto"/>
            <w:right w:val="none" w:sz="0" w:space="0" w:color="auto"/>
          </w:divBdr>
        </w:div>
        <w:div w:id="429205631">
          <w:marLeft w:val="0"/>
          <w:marRight w:val="0"/>
          <w:marTop w:val="0"/>
          <w:marBottom w:val="0"/>
          <w:divBdr>
            <w:top w:val="none" w:sz="0" w:space="0" w:color="auto"/>
            <w:left w:val="none" w:sz="0" w:space="0" w:color="auto"/>
            <w:bottom w:val="none" w:sz="0" w:space="0" w:color="auto"/>
            <w:right w:val="none" w:sz="0" w:space="0" w:color="auto"/>
          </w:divBdr>
        </w:div>
        <w:div w:id="716664122">
          <w:marLeft w:val="0"/>
          <w:marRight w:val="0"/>
          <w:marTop w:val="0"/>
          <w:marBottom w:val="0"/>
          <w:divBdr>
            <w:top w:val="none" w:sz="0" w:space="0" w:color="auto"/>
            <w:left w:val="none" w:sz="0" w:space="0" w:color="auto"/>
            <w:bottom w:val="none" w:sz="0" w:space="0" w:color="auto"/>
            <w:right w:val="none" w:sz="0" w:space="0" w:color="auto"/>
          </w:divBdr>
        </w:div>
      </w:divsChild>
    </w:div>
    <w:div w:id="136387116">
      <w:bodyDiv w:val="1"/>
      <w:marLeft w:val="0"/>
      <w:marRight w:val="0"/>
      <w:marTop w:val="0"/>
      <w:marBottom w:val="0"/>
      <w:divBdr>
        <w:top w:val="none" w:sz="0" w:space="0" w:color="auto"/>
        <w:left w:val="none" w:sz="0" w:space="0" w:color="auto"/>
        <w:bottom w:val="none" w:sz="0" w:space="0" w:color="auto"/>
        <w:right w:val="none" w:sz="0" w:space="0" w:color="auto"/>
      </w:divBdr>
    </w:div>
    <w:div w:id="163594854">
      <w:bodyDiv w:val="1"/>
      <w:marLeft w:val="0"/>
      <w:marRight w:val="0"/>
      <w:marTop w:val="0"/>
      <w:marBottom w:val="0"/>
      <w:divBdr>
        <w:top w:val="none" w:sz="0" w:space="0" w:color="auto"/>
        <w:left w:val="none" w:sz="0" w:space="0" w:color="auto"/>
        <w:bottom w:val="none" w:sz="0" w:space="0" w:color="auto"/>
        <w:right w:val="none" w:sz="0" w:space="0" w:color="auto"/>
      </w:divBdr>
      <w:divsChild>
        <w:div w:id="1282569595">
          <w:marLeft w:val="0"/>
          <w:marRight w:val="0"/>
          <w:marTop w:val="0"/>
          <w:marBottom w:val="0"/>
          <w:divBdr>
            <w:top w:val="none" w:sz="0" w:space="0" w:color="auto"/>
            <w:left w:val="none" w:sz="0" w:space="0" w:color="auto"/>
            <w:bottom w:val="none" w:sz="0" w:space="0" w:color="auto"/>
            <w:right w:val="none" w:sz="0" w:space="0" w:color="auto"/>
          </w:divBdr>
        </w:div>
        <w:div w:id="141049813">
          <w:marLeft w:val="0"/>
          <w:marRight w:val="0"/>
          <w:marTop w:val="0"/>
          <w:marBottom w:val="0"/>
          <w:divBdr>
            <w:top w:val="none" w:sz="0" w:space="0" w:color="auto"/>
            <w:left w:val="none" w:sz="0" w:space="0" w:color="auto"/>
            <w:bottom w:val="none" w:sz="0" w:space="0" w:color="auto"/>
            <w:right w:val="none" w:sz="0" w:space="0" w:color="auto"/>
          </w:divBdr>
        </w:div>
        <w:div w:id="2043167687">
          <w:marLeft w:val="0"/>
          <w:marRight w:val="0"/>
          <w:marTop w:val="0"/>
          <w:marBottom w:val="0"/>
          <w:divBdr>
            <w:top w:val="none" w:sz="0" w:space="0" w:color="auto"/>
            <w:left w:val="none" w:sz="0" w:space="0" w:color="auto"/>
            <w:bottom w:val="none" w:sz="0" w:space="0" w:color="auto"/>
            <w:right w:val="none" w:sz="0" w:space="0" w:color="auto"/>
          </w:divBdr>
        </w:div>
        <w:div w:id="865943722">
          <w:marLeft w:val="0"/>
          <w:marRight w:val="0"/>
          <w:marTop w:val="0"/>
          <w:marBottom w:val="0"/>
          <w:divBdr>
            <w:top w:val="none" w:sz="0" w:space="0" w:color="auto"/>
            <w:left w:val="none" w:sz="0" w:space="0" w:color="auto"/>
            <w:bottom w:val="none" w:sz="0" w:space="0" w:color="auto"/>
            <w:right w:val="none" w:sz="0" w:space="0" w:color="auto"/>
          </w:divBdr>
        </w:div>
        <w:div w:id="1577277746">
          <w:marLeft w:val="0"/>
          <w:marRight w:val="0"/>
          <w:marTop w:val="0"/>
          <w:marBottom w:val="0"/>
          <w:divBdr>
            <w:top w:val="none" w:sz="0" w:space="0" w:color="auto"/>
            <w:left w:val="none" w:sz="0" w:space="0" w:color="auto"/>
            <w:bottom w:val="none" w:sz="0" w:space="0" w:color="auto"/>
            <w:right w:val="none" w:sz="0" w:space="0" w:color="auto"/>
          </w:divBdr>
        </w:div>
        <w:div w:id="23870878">
          <w:marLeft w:val="0"/>
          <w:marRight w:val="0"/>
          <w:marTop w:val="0"/>
          <w:marBottom w:val="0"/>
          <w:divBdr>
            <w:top w:val="none" w:sz="0" w:space="0" w:color="auto"/>
            <w:left w:val="none" w:sz="0" w:space="0" w:color="auto"/>
            <w:bottom w:val="none" w:sz="0" w:space="0" w:color="auto"/>
            <w:right w:val="none" w:sz="0" w:space="0" w:color="auto"/>
          </w:divBdr>
        </w:div>
        <w:div w:id="1671132769">
          <w:marLeft w:val="0"/>
          <w:marRight w:val="0"/>
          <w:marTop w:val="0"/>
          <w:marBottom w:val="0"/>
          <w:divBdr>
            <w:top w:val="none" w:sz="0" w:space="0" w:color="auto"/>
            <w:left w:val="none" w:sz="0" w:space="0" w:color="auto"/>
            <w:bottom w:val="none" w:sz="0" w:space="0" w:color="auto"/>
            <w:right w:val="none" w:sz="0" w:space="0" w:color="auto"/>
          </w:divBdr>
        </w:div>
      </w:divsChild>
    </w:div>
    <w:div w:id="163596192">
      <w:bodyDiv w:val="1"/>
      <w:marLeft w:val="0"/>
      <w:marRight w:val="0"/>
      <w:marTop w:val="0"/>
      <w:marBottom w:val="0"/>
      <w:divBdr>
        <w:top w:val="none" w:sz="0" w:space="0" w:color="auto"/>
        <w:left w:val="none" w:sz="0" w:space="0" w:color="auto"/>
        <w:bottom w:val="none" w:sz="0" w:space="0" w:color="auto"/>
        <w:right w:val="none" w:sz="0" w:space="0" w:color="auto"/>
      </w:divBdr>
    </w:div>
    <w:div w:id="183592163">
      <w:bodyDiv w:val="1"/>
      <w:marLeft w:val="0"/>
      <w:marRight w:val="0"/>
      <w:marTop w:val="0"/>
      <w:marBottom w:val="0"/>
      <w:divBdr>
        <w:top w:val="none" w:sz="0" w:space="0" w:color="auto"/>
        <w:left w:val="none" w:sz="0" w:space="0" w:color="auto"/>
        <w:bottom w:val="none" w:sz="0" w:space="0" w:color="auto"/>
        <w:right w:val="none" w:sz="0" w:space="0" w:color="auto"/>
      </w:divBdr>
    </w:div>
    <w:div w:id="184639477">
      <w:bodyDiv w:val="1"/>
      <w:marLeft w:val="0"/>
      <w:marRight w:val="0"/>
      <w:marTop w:val="0"/>
      <w:marBottom w:val="0"/>
      <w:divBdr>
        <w:top w:val="none" w:sz="0" w:space="0" w:color="auto"/>
        <w:left w:val="none" w:sz="0" w:space="0" w:color="auto"/>
        <w:bottom w:val="none" w:sz="0" w:space="0" w:color="auto"/>
        <w:right w:val="none" w:sz="0" w:space="0" w:color="auto"/>
      </w:divBdr>
    </w:div>
    <w:div w:id="204149131">
      <w:bodyDiv w:val="1"/>
      <w:marLeft w:val="0"/>
      <w:marRight w:val="0"/>
      <w:marTop w:val="0"/>
      <w:marBottom w:val="0"/>
      <w:divBdr>
        <w:top w:val="none" w:sz="0" w:space="0" w:color="auto"/>
        <w:left w:val="none" w:sz="0" w:space="0" w:color="auto"/>
        <w:bottom w:val="none" w:sz="0" w:space="0" w:color="auto"/>
        <w:right w:val="none" w:sz="0" w:space="0" w:color="auto"/>
      </w:divBdr>
    </w:div>
    <w:div w:id="259679359">
      <w:bodyDiv w:val="1"/>
      <w:marLeft w:val="0"/>
      <w:marRight w:val="0"/>
      <w:marTop w:val="0"/>
      <w:marBottom w:val="0"/>
      <w:divBdr>
        <w:top w:val="none" w:sz="0" w:space="0" w:color="auto"/>
        <w:left w:val="none" w:sz="0" w:space="0" w:color="auto"/>
        <w:bottom w:val="none" w:sz="0" w:space="0" w:color="auto"/>
        <w:right w:val="none" w:sz="0" w:space="0" w:color="auto"/>
      </w:divBdr>
    </w:div>
    <w:div w:id="264922241">
      <w:bodyDiv w:val="1"/>
      <w:marLeft w:val="0"/>
      <w:marRight w:val="0"/>
      <w:marTop w:val="0"/>
      <w:marBottom w:val="0"/>
      <w:divBdr>
        <w:top w:val="none" w:sz="0" w:space="0" w:color="auto"/>
        <w:left w:val="none" w:sz="0" w:space="0" w:color="auto"/>
        <w:bottom w:val="none" w:sz="0" w:space="0" w:color="auto"/>
        <w:right w:val="none" w:sz="0" w:space="0" w:color="auto"/>
      </w:divBdr>
    </w:div>
    <w:div w:id="272984016">
      <w:bodyDiv w:val="1"/>
      <w:marLeft w:val="0"/>
      <w:marRight w:val="0"/>
      <w:marTop w:val="0"/>
      <w:marBottom w:val="0"/>
      <w:divBdr>
        <w:top w:val="none" w:sz="0" w:space="0" w:color="auto"/>
        <w:left w:val="none" w:sz="0" w:space="0" w:color="auto"/>
        <w:bottom w:val="none" w:sz="0" w:space="0" w:color="auto"/>
        <w:right w:val="none" w:sz="0" w:space="0" w:color="auto"/>
      </w:divBdr>
    </w:div>
    <w:div w:id="308096617">
      <w:bodyDiv w:val="1"/>
      <w:marLeft w:val="0"/>
      <w:marRight w:val="0"/>
      <w:marTop w:val="0"/>
      <w:marBottom w:val="0"/>
      <w:divBdr>
        <w:top w:val="none" w:sz="0" w:space="0" w:color="auto"/>
        <w:left w:val="none" w:sz="0" w:space="0" w:color="auto"/>
        <w:bottom w:val="none" w:sz="0" w:space="0" w:color="auto"/>
        <w:right w:val="none" w:sz="0" w:space="0" w:color="auto"/>
      </w:divBdr>
    </w:div>
    <w:div w:id="317225437">
      <w:bodyDiv w:val="1"/>
      <w:marLeft w:val="0"/>
      <w:marRight w:val="0"/>
      <w:marTop w:val="0"/>
      <w:marBottom w:val="0"/>
      <w:divBdr>
        <w:top w:val="none" w:sz="0" w:space="0" w:color="auto"/>
        <w:left w:val="none" w:sz="0" w:space="0" w:color="auto"/>
        <w:bottom w:val="none" w:sz="0" w:space="0" w:color="auto"/>
        <w:right w:val="none" w:sz="0" w:space="0" w:color="auto"/>
      </w:divBdr>
    </w:div>
    <w:div w:id="335032950">
      <w:bodyDiv w:val="1"/>
      <w:marLeft w:val="0"/>
      <w:marRight w:val="0"/>
      <w:marTop w:val="0"/>
      <w:marBottom w:val="0"/>
      <w:divBdr>
        <w:top w:val="none" w:sz="0" w:space="0" w:color="auto"/>
        <w:left w:val="none" w:sz="0" w:space="0" w:color="auto"/>
        <w:bottom w:val="none" w:sz="0" w:space="0" w:color="auto"/>
        <w:right w:val="none" w:sz="0" w:space="0" w:color="auto"/>
      </w:divBdr>
    </w:div>
    <w:div w:id="371999952">
      <w:bodyDiv w:val="1"/>
      <w:marLeft w:val="0"/>
      <w:marRight w:val="0"/>
      <w:marTop w:val="0"/>
      <w:marBottom w:val="0"/>
      <w:divBdr>
        <w:top w:val="none" w:sz="0" w:space="0" w:color="auto"/>
        <w:left w:val="none" w:sz="0" w:space="0" w:color="auto"/>
        <w:bottom w:val="none" w:sz="0" w:space="0" w:color="auto"/>
        <w:right w:val="none" w:sz="0" w:space="0" w:color="auto"/>
      </w:divBdr>
    </w:div>
    <w:div w:id="379208111">
      <w:bodyDiv w:val="1"/>
      <w:marLeft w:val="0"/>
      <w:marRight w:val="0"/>
      <w:marTop w:val="0"/>
      <w:marBottom w:val="0"/>
      <w:divBdr>
        <w:top w:val="none" w:sz="0" w:space="0" w:color="auto"/>
        <w:left w:val="none" w:sz="0" w:space="0" w:color="auto"/>
        <w:bottom w:val="none" w:sz="0" w:space="0" w:color="auto"/>
        <w:right w:val="none" w:sz="0" w:space="0" w:color="auto"/>
      </w:divBdr>
    </w:div>
    <w:div w:id="379399930">
      <w:bodyDiv w:val="1"/>
      <w:marLeft w:val="0"/>
      <w:marRight w:val="0"/>
      <w:marTop w:val="0"/>
      <w:marBottom w:val="0"/>
      <w:divBdr>
        <w:top w:val="none" w:sz="0" w:space="0" w:color="auto"/>
        <w:left w:val="none" w:sz="0" w:space="0" w:color="auto"/>
        <w:bottom w:val="none" w:sz="0" w:space="0" w:color="auto"/>
        <w:right w:val="none" w:sz="0" w:space="0" w:color="auto"/>
      </w:divBdr>
    </w:div>
    <w:div w:id="420415649">
      <w:bodyDiv w:val="1"/>
      <w:marLeft w:val="0"/>
      <w:marRight w:val="0"/>
      <w:marTop w:val="0"/>
      <w:marBottom w:val="0"/>
      <w:divBdr>
        <w:top w:val="none" w:sz="0" w:space="0" w:color="auto"/>
        <w:left w:val="none" w:sz="0" w:space="0" w:color="auto"/>
        <w:bottom w:val="none" w:sz="0" w:space="0" w:color="auto"/>
        <w:right w:val="none" w:sz="0" w:space="0" w:color="auto"/>
      </w:divBdr>
    </w:div>
    <w:div w:id="436827418">
      <w:bodyDiv w:val="1"/>
      <w:marLeft w:val="0"/>
      <w:marRight w:val="0"/>
      <w:marTop w:val="0"/>
      <w:marBottom w:val="0"/>
      <w:divBdr>
        <w:top w:val="none" w:sz="0" w:space="0" w:color="auto"/>
        <w:left w:val="none" w:sz="0" w:space="0" w:color="auto"/>
        <w:bottom w:val="none" w:sz="0" w:space="0" w:color="auto"/>
        <w:right w:val="none" w:sz="0" w:space="0" w:color="auto"/>
      </w:divBdr>
    </w:div>
    <w:div w:id="437526523">
      <w:bodyDiv w:val="1"/>
      <w:marLeft w:val="0"/>
      <w:marRight w:val="0"/>
      <w:marTop w:val="0"/>
      <w:marBottom w:val="0"/>
      <w:divBdr>
        <w:top w:val="none" w:sz="0" w:space="0" w:color="auto"/>
        <w:left w:val="none" w:sz="0" w:space="0" w:color="auto"/>
        <w:bottom w:val="none" w:sz="0" w:space="0" w:color="auto"/>
        <w:right w:val="none" w:sz="0" w:space="0" w:color="auto"/>
      </w:divBdr>
    </w:div>
    <w:div w:id="441657216">
      <w:bodyDiv w:val="1"/>
      <w:marLeft w:val="0"/>
      <w:marRight w:val="0"/>
      <w:marTop w:val="0"/>
      <w:marBottom w:val="0"/>
      <w:divBdr>
        <w:top w:val="none" w:sz="0" w:space="0" w:color="auto"/>
        <w:left w:val="none" w:sz="0" w:space="0" w:color="auto"/>
        <w:bottom w:val="none" w:sz="0" w:space="0" w:color="auto"/>
        <w:right w:val="none" w:sz="0" w:space="0" w:color="auto"/>
      </w:divBdr>
    </w:div>
    <w:div w:id="471674719">
      <w:bodyDiv w:val="1"/>
      <w:marLeft w:val="0"/>
      <w:marRight w:val="0"/>
      <w:marTop w:val="0"/>
      <w:marBottom w:val="0"/>
      <w:divBdr>
        <w:top w:val="none" w:sz="0" w:space="0" w:color="auto"/>
        <w:left w:val="none" w:sz="0" w:space="0" w:color="auto"/>
        <w:bottom w:val="none" w:sz="0" w:space="0" w:color="auto"/>
        <w:right w:val="none" w:sz="0" w:space="0" w:color="auto"/>
      </w:divBdr>
    </w:div>
    <w:div w:id="511267175">
      <w:bodyDiv w:val="1"/>
      <w:marLeft w:val="0"/>
      <w:marRight w:val="0"/>
      <w:marTop w:val="0"/>
      <w:marBottom w:val="0"/>
      <w:divBdr>
        <w:top w:val="none" w:sz="0" w:space="0" w:color="auto"/>
        <w:left w:val="none" w:sz="0" w:space="0" w:color="auto"/>
        <w:bottom w:val="none" w:sz="0" w:space="0" w:color="auto"/>
        <w:right w:val="none" w:sz="0" w:space="0" w:color="auto"/>
      </w:divBdr>
    </w:div>
    <w:div w:id="544100233">
      <w:bodyDiv w:val="1"/>
      <w:marLeft w:val="0"/>
      <w:marRight w:val="0"/>
      <w:marTop w:val="0"/>
      <w:marBottom w:val="0"/>
      <w:divBdr>
        <w:top w:val="none" w:sz="0" w:space="0" w:color="auto"/>
        <w:left w:val="none" w:sz="0" w:space="0" w:color="auto"/>
        <w:bottom w:val="none" w:sz="0" w:space="0" w:color="auto"/>
        <w:right w:val="none" w:sz="0" w:space="0" w:color="auto"/>
      </w:divBdr>
    </w:div>
    <w:div w:id="597755491">
      <w:bodyDiv w:val="1"/>
      <w:marLeft w:val="0"/>
      <w:marRight w:val="0"/>
      <w:marTop w:val="0"/>
      <w:marBottom w:val="0"/>
      <w:divBdr>
        <w:top w:val="none" w:sz="0" w:space="0" w:color="auto"/>
        <w:left w:val="none" w:sz="0" w:space="0" w:color="auto"/>
        <w:bottom w:val="none" w:sz="0" w:space="0" w:color="auto"/>
        <w:right w:val="none" w:sz="0" w:space="0" w:color="auto"/>
      </w:divBdr>
    </w:div>
    <w:div w:id="619726829">
      <w:bodyDiv w:val="1"/>
      <w:marLeft w:val="0"/>
      <w:marRight w:val="0"/>
      <w:marTop w:val="0"/>
      <w:marBottom w:val="0"/>
      <w:divBdr>
        <w:top w:val="none" w:sz="0" w:space="0" w:color="auto"/>
        <w:left w:val="none" w:sz="0" w:space="0" w:color="auto"/>
        <w:bottom w:val="none" w:sz="0" w:space="0" w:color="auto"/>
        <w:right w:val="none" w:sz="0" w:space="0" w:color="auto"/>
      </w:divBdr>
    </w:div>
    <w:div w:id="630549658">
      <w:bodyDiv w:val="1"/>
      <w:marLeft w:val="0"/>
      <w:marRight w:val="0"/>
      <w:marTop w:val="0"/>
      <w:marBottom w:val="0"/>
      <w:divBdr>
        <w:top w:val="none" w:sz="0" w:space="0" w:color="auto"/>
        <w:left w:val="none" w:sz="0" w:space="0" w:color="auto"/>
        <w:bottom w:val="none" w:sz="0" w:space="0" w:color="auto"/>
        <w:right w:val="none" w:sz="0" w:space="0" w:color="auto"/>
      </w:divBdr>
    </w:div>
    <w:div w:id="654336711">
      <w:bodyDiv w:val="1"/>
      <w:marLeft w:val="0"/>
      <w:marRight w:val="0"/>
      <w:marTop w:val="0"/>
      <w:marBottom w:val="0"/>
      <w:divBdr>
        <w:top w:val="none" w:sz="0" w:space="0" w:color="auto"/>
        <w:left w:val="none" w:sz="0" w:space="0" w:color="auto"/>
        <w:bottom w:val="none" w:sz="0" w:space="0" w:color="auto"/>
        <w:right w:val="none" w:sz="0" w:space="0" w:color="auto"/>
      </w:divBdr>
    </w:div>
    <w:div w:id="659040873">
      <w:bodyDiv w:val="1"/>
      <w:marLeft w:val="0"/>
      <w:marRight w:val="0"/>
      <w:marTop w:val="0"/>
      <w:marBottom w:val="0"/>
      <w:divBdr>
        <w:top w:val="none" w:sz="0" w:space="0" w:color="auto"/>
        <w:left w:val="none" w:sz="0" w:space="0" w:color="auto"/>
        <w:bottom w:val="none" w:sz="0" w:space="0" w:color="auto"/>
        <w:right w:val="none" w:sz="0" w:space="0" w:color="auto"/>
      </w:divBdr>
    </w:div>
    <w:div w:id="666594682">
      <w:bodyDiv w:val="1"/>
      <w:marLeft w:val="0"/>
      <w:marRight w:val="0"/>
      <w:marTop w:val="0"/>
      <w:marBottom w:val="0"/>
      <w:divBdr>
        <w:top w:val="none" w:sz="0" w:space="0" w:color="auto"/>
        <w:left w:val="none" w:sz="0" w:space="0" w:color="auto"/>
        <w:bottom w:val="none" w:sz="0" w:space="0" w:color="auto"/>
        <w:right w:val="none" w:sz="0" w:space="0" w:color="auto"/>
      </w:divBdr>
    </w:div>
    <w:div w:id="678049331">
      <w:bodyDiv w:val="1"/>
      <w:marLeft w:val="0"/>
      <w:marRight w:val="0"/>
      <w:marTop w:val="0"/>
      <w:marBottom w:val="0"/>
      <w:divBdr>
        <w:top w:val="none" w:sz="0" w:space="0" w:color="auto"/>
        <w:left w:val="none" w:sz="0" w:space="0" w:color="auto"/>
        <w:bottom w:val="none" w:sz="0" w:space="0" w:color="auto"/>
        <w:right w:val="none" w:sz="0" w:space="0" w:color="auto"/>
      </w:divBdr>
      <w:divsChild>
        <w:div w:id="649410623">
          <w:marLeft w:val="0"/>
          <w:marRight w:val="0"/>
          <w:marTop w:val="0"/>
          <w:marBottom w:val="0"/>
          <w:divBdr>
            <w:top w:val="none" w:sz="0" w:space="0" w:color="auto"/>
            <w:left w:val="none" w:sz="0" w:space="0" w:color="auto"/>
            <w:bottom w:val="none" w:sz="0" w:space="0" w:color="auto"/>
            <w:right w:val="none" w:sz="0" w:space="0" w:color="auto"/>
          </w:divBdr>
          <w:divsChild>
            <w:div w:id="148791058">
              <w:marLeft w:val="0"/>
              <w:marRight w:val="0"/>
              <w:marTop w:val="0"/>
              <w:marBottom w:val="0"/>
              <w:divBdr>
                <w:top w:val="none" w:sz="0" w:space="0" w:color="auto"/>
                <w:left w:val="none" w:sz="0" w:space="0" w:color="auto"/>
                <w:bottom w:val="none" w:sz="0" w:space="0" w:color="auto"/>
                <w:right w:val="none" w:sz="0" w:space="0" w:color="auto"/>
              </w:divBdr>
            </w:div>
            <w:div w:id="1694070470">
              <w:marLeft w:val="0"/>
              <w:marRight w:val="0"/>
              <w:marTop w:val="0"/>
              <w:marBottom w:val="0"/>
              <w:divBdr>
                <w:top w:val="none" w:sz="0" w:space="0" w:color="auto"/>
                <w:left w:val="none" w:sz="0" w:space="0" w:color="auto"/>
                <w:bottom w:val="none" w:sz="0" w:space="0" w:color="auto"/>
                <w:right w:val="none" w:sz="0" w:space="0" w:color="auto"/>
              </w:divBdr>
            </w:div>
            <w:div w:id="1916695690">
              <w:marLeft w:val="0"/>
              <w:marRight w:val="0"/>
              <w:marTop w:val="0"/>
              <w:marBottom w:val="0"/>
              <w:divBdr>
                <w:top w:val="none" w:sz="0" w:space="0" w:color="auto"/>
                <w:left w:val="none" w:sz="0" w:space="0" w:color="auto"/>
                <w:bottom w:val="none" w:sz="0" w:space="0" w:color="auto"/>
                <w:right w:val="none" w:sz="0" w:space="0" w:color="auto"/>
              </w:divBdr>
            </w:div>
            <w:div w:id="409811087">
              <w:marLeft w:val="0"/>
              <w:marRight w:val="0"/>
              <w:marTop w:val="0"/>
              <w:marBottom w:val="0"/>
              <w:divBdr>
                <w:top w:val="none" w:sz="0" w:space="0" w:color="auto"/>
                <w:left w:val="none" w:sz="0" w:space="0" w:color="auto"/>
                <w:bottom w:val="none" w:sz="0" w:space="0" w:color="auto"/>
                <w:right w:val="none" w:sz="0" w:space="0" w:color="auto"/>
              </w:divBdr>
            </w:div>
            <w:div w:id="1423794434">
              <w:marLeft w:val="0"/>
              <w:marRight w:val="0"/>
              <w:marTop w:val="0"/>
              <w:marBottom w:val="0"/>
              <w:divBdr>
                <w:top w:val="none" w:sz="0" w:space="0" w:color="auto"/>
                <w:left w:val="none" w:sz="0" w:space="0" w:color="auto"/>
                <w:bottom w:val="none" w:sz="0" w:space="0" w:color="auto"/>
                <w:right w:val="none" w:sz="0" w:space="0" w:color="auto"/>
              </w:divBdr>
            </w:div>
          </w:divsChild>
        </w:div>
        <w:div w:id="2125126">
          <w:marLeft w:val="0"/>
          <w:marRight w:val="0"/>
          <w:marTop w:val="0"/>
          <w:marBottom w:val="0"/>
          <w:divBdr>
            <w:top w:val="none" w:sz="0" w:space="0" w:color="auto"/>
            <w:left w:val="none" w:sz="0" w:space="0" w:color="auto"/>
            <w:bottom w:val="none" w:sz="0" w:space="0" w:color="auto"/>
            <w:right w:val="none" w:sz="0" w:space="0" w:color="auto"/>
          </w:divBdr>
          <w:divsChild>
            <w:div w:id="1651985434">
              <w:marLeft w:val="0"/>
              <w:marRight w:val="0"/>
              <w:marTop w:val="0"/>
              <w:marBottom w:val="0"/>
              <w:divBdr>
                <w:top w:val="none" w:sz="0" w:space="0" w:color="auto"/>
                <w:left w:val="none" w:sz="0" w:space="0" w:color="auto"/>
                <w:bottom w:val="none" w:sz="0" w:space="0" w:color="auto"/>
                <w:right w:val="none" w:sz="0" w:space="0" w:color="auto"/>
              </w:divBdr>
            </w:div>
            <w:div w:id="623972839">
              <w:marLeft w:val="0"/>
              <w:marRight w:val="0"/>
              <w:marTop w:val="0"/>
              <w:marBottom w:val="0"/>
              <w:divBdr>
                <w:top w:val="none" w:sz="0" w:space="0" w:color="auto"/>
                <w:left w:val="none" w:sz="0" w:space="0" w:color="auto"/>
                <w:bottom w:val="none" w:sz="0" w:space="0" w:color="auto"/>
                <w:right w:val="none" w:sz="0" w:space="0" w:color="auto"/>
              </w:divBdr>
            </w:div>
            <w:div w:id="1775323357">
              <w:marLeft w:val="0"/>
              <w:marRight w:val="0"/>
              <w:marTop w:val="0"/>
              <w:marBottom w:val="0"/>
              <w:divBdr>
                <w:top w:val="none" w:sz="0" w:space="0" w:color="auto"/>
                <w:left w:val="none" w:sz="0" w:space="0" w:color="auto"/>
                <w:bottom w:val="none" w:sz="0" w:space="0" w:color="auto"/>
                <w:right w:val="none" w:sz="0" w:space="0" w:color="auto"/>
              </w:divBdr>
            </w:div>
            <w:div w:id="1898782115">
              <w:marLeft w:val="0"/>
              <w:marRight w:val="0"/>
              <w:marTop w:val="0"/>
              <w:marBottom w:val="0"/>
              <w:divBdr>
                <w:top w:val="none" w:sz="0" w:space="0" w:color="auto"/>
                <w:left w:val="none" w:sz="0" w:space="0" w:color="auto"/>
                <w:bottom w:val="none" w:sz="0" w:space="0" w:color="auto"/>
                <w:right w:val="none" w:sz="0" w:space="0" w:color="auto"/>
              </w:divBdr>
            </w:div>
            <w:div w:id="1079256243">
              <w:marLeft w:val="0"/>
              <w:marRight w:val="0"/>
              <w:marTop w:val="0"/>
              <w:marBottom w:val="0"/>
              <w:divBdr>
                <w:top w:val="none" w:sz="0" w:space="0" w:color="auto"/>
                <w:left w:val="none" w:sz="0" w:space="0" w:color="auto"/>
                <w:bottom w:val="none" w:sz="0" w:space="0" w:color="auto"/>
                <w:right w:val="none" w:sz="0" w:space="0" w:color="auto"/>
              </w:divBdr>
            </w:div>
          </w:divsChild>
        </w:div>
        <w:div w:id="1273317068">
          <w:marLeft w:val="0"/>
          <w:marRight w:val="0"/>
          <w:marTop w:val="0"/>
          <w:marBottom w:val="0"/>
          <w:divBdr>
            <w:top w:val="none" w:sz="0" w:space="0" w:color="auto"/>
            <w:left w:val="none" w:sz="0" w:space="0" w:color="auto"/>
            <w:bottom w:val="none" w:sz="0" w:space="0" w:color="auto"/>
            <w:right w:val="none" w:sz="0" w:space="0" w:color="auto"/>
          </w:divBdr>
        </w:div>
        <w:div w:id="696352014">
          <w:marLeft w:val="0"/>
          <w:marRight w:val="0"/>
          <w:marTop w:val="0"/>
          <w:marBottom w:val="0"/>
          <w:divBdr>
            <w:top w:val="none" w:sz="0" w:space="0" w:color="auto"/>
            <w:left w:val="none" w:sz="0" w:space="0" w:color="auto"/>
            <w:bottom w:val="none" w:sz="0" w:space="0" w:color="auto"/>
            <w:right w:val="none" w:sz="0" w:space="0" w:color="auto"/>
          </w:divBdr>
        </w:div>
        <w:div w:id="1021083615">
          <w:marLeft w:val="0"/>
          <w:marRight w:val="0"/>
          <w:marTop w:val="0"/>
          <w:marBottom w:val="0"/>
          <w:divBdr>
            <w:top w:val="none" w:sz="0" w:space="0" w:color="auto"/>
            <w:left w:val="none" w:sz="0" w:space="0" w:color="auto"/>
            <w:bottom w:val="none" w:sz="0" w:space="0" w:color="auto"/>
            <w:right w:val="none" w:sz="0" w:space="0" w:color="auto"/>
          </w:divBdr>
        </w:div>
        <w:div w:id="1300455778">
          <w:marLeft w:val="0"/>
          <w:marRight w:val="0"/>
          <w:marTop w:val="0"/>
          <w:marBottom w:val="0"/>
          <w:divBdr>
            <w:top w:val="none" w:sz="0" w:space="0" w:color="auto"/>
            <w:left w:val="none" w:sz="0" w:space="0" w:color="auto"/>
            <w:bottom w:val="none" w:sz="0" w:space="0" w:color="auto"/>
            <w:right w:val="none" w:sz="0" w:space="0" w:color="auto"/>
          </w:divBdr>
        </w:div>
        <w:div w:id="455374602">
          <w:marLeft w:val="0"/>
          <w:marRight w:val="0"/>
          <w:marTop w:val="0"/>
          <w:marBottom w:val="0"/>
          <w:divBdr>
            <w:top w:val="none" w:sz="0" w:space="0" w:color="auto"/>
            <w:left w:val="none" w:sz="0" w:space="0" w:color="auto"/>
            <w:bottom w:val="none" w:sz="0" w:space="0" w:color="auto"/>
            <w:right w:val="none" w:sz="0" w:space="0" w:color="auto"/>
          </w:divBdr>
        </w:div>
        <w:div w:id="764151456">
          <w:marLeft w:val="0"/>
          <w:marRight w:val="0"/>
          <w:marTop w:val="0"/>
          <w:marBottom w:val="0"/>
          <w:divBdr>
            <w:top w:val="none" w:sz="0" w:space="0" w:color="auto"/>
            <w:left w:val="none" w:sz="0" w:space="0" w:color="auto"/>
            <w:bottom w:val="none" w:sz="0" w:space="0" w:color="auto"/>
            <w:right w:val="none" w:sz="0" w:space="0" w:color="auto"/>
          </w:divBdr>
          <w:divsChild>
            <w:div w:id="578950966">
              <w:marLeft w:val="0"/>
              <w:marRight w:val="0"/>
              <w:marTop w:val="0"/>
              <w:marBottom w:val="0"/>
              <w:divBdr>
                <w:top w:val="none" w:sz="0" w:space="0" w:color="auto"/>
                <w:left w:val="none" w:sz="0" w:space="0" w:color="auto"/>
                <w:bottom w:val="none" w:sz="0" w:space="0" w:color="auto"/>
                <w:right w:val="none" w:sz="0" w:space="0" w:color="auto"/>
              </w:divBdr>
            </w:div>
            <w:div w:id="852888203">
              <w:marLeft w:val="0"/>
              <w:marRight w:val="0"/>
              <w:marTop w:val="0"/>
              <w:marBottom w:val="0"/>
              <w:divBdr>
                <w:top w:val="none" w:sz="0" w:space="0" w:color="auto"/>
                <w:left w:val="none" w:sz="0" w:space="0" w:color="auto"/>
                <w:bottom w:val="none" w:sz="0" w:space="0" w:color="auto"/>
                <w:right w:val="none" w:sz="0" w:space="0" w:color="auto"/>
              </w:divBdr>
            </w:div>
            <w:div w:id="2029064989">
              <w:marLeft w:val="0"/>
              <w:marRight w:val="0"/>
              <w:marTop w:val="0"/>
              <w:marBottom w:val="0"/>
              <w:divBdr>
                <w:top w:val="none" w:sz="0" w:space="0" w:color="auto"/>
                <w:left w:val="none" w:sz="0" w:space="0" w:color="auto"/>
                <w:bottom w:val="none" w:sz="0" w:space="0" w:color="auto"/>
                <w:right w:val="none" w:sz="0" w:space="0" w:color="auto"/>
              </w:divBdr>
            </w:div>
            <w:div w:id="1062829385">
              <w:marLeft w:val="0"/>
              <w:marRight w:val="0"/>
              <w:marTop w:val="0"/>
              <w:marBottom w:val="0"/>
              <w:divBdr>
                <w:top w:val="none" w:sz="0" w:space="0" w:color="auto"/>
                <w:left w:val="none" w:sz="0" w:space="0" w:color="auto"/>
                <w:bottom w:val="none" w:sz="0" w:space="0" w:color="auto"/>
                <w:right w:val="none" w:sz="0" w:space="0" w:color="auto"/>
              </w:divBdr>
            </w:div>
            <w:div w:id="1085496117">
              <w:marLeft w:val="0"/>
              <w:marRight w:val="0"/>
              <w:marTop w:val="0"/>
              <w:marBottom w:val="0"/>
              <w:divBdr>
                <w:top w:val="none" w:sz="0" w:space="0" w:color="auto"/>
                <w:left w:val="none" w:sz="0" w:space="0" w:color="auto"/>
                <w:bottom w:val="none" w:sz="0" w:space="0" w:color="auto"/>
                <w:right w:val="none" w:sz="0" w:space="0" w:color="auto"/>
              </w:divBdr>
            </w:div>
          </w:divsChild>
        </w:div>
        <w:div w:id="1071730373">
          <w:marLeft w:val="0"/>
          <w:marRight w:val="0"/>
          <w:marTop w:val="0"/>
          <w:marBottom w:val="0"/>
          <w:divBdr>
            <w:top w:val="none" w:sz="0" w:space="0" w:color="auto"/>
            <w:left w:val="none" w:sz="0" w:space="0" w:color="auto"/>
            <w:bottom w:val="none" w:sz="0" w:space="0" w:color="auto"/>
            <w:right w:val="none" w:sz="0" w:space="0" w:color="auto"/>
          </w:divBdr>
          <w:divsChild>
            <w:div w:id="1664042425">
              <w:marLeft w:val="0"/>
              <w:marRight w:val="0"/>
              <w:marTop w:val="0"/>
              <w:marBottom w:val="0"/>
              <w:divBdr>
                <w:top w:val="none" w:sz="0" w:space="0" w:color="auto"/>
                <w:left w:val="none" w:sz="0" w:space="0" w:color="auto"/>
                <w:bottom w:val="none" w:sz="0" w:space="0" w:color="auto"/>
                <w:right w:val="none" w:sz="0" w:space="0" w:color="auto"/>
              </w:divBdr>
            </w:div>
            <w:div w:id="1763797115">
              <w:marLeft w:val="0"/>
              <w:marRight w:val="0"/>
              <w:marTop w:val="0"/>
              <w:marBottom w:val="0"/>
              <w:divBdr>
                <w:top w:val="none" w:sz="0" w:space="0" w:color="auto"/>
                <w:left w:val="none" w:sz="0" w:space="0" w:color="auto"/>
                <w:bottom w:val="none" w:sz="0" w:space="0" w:color="auto"/>
                <w:right w:val="none" w:sz="0" w:space="0" w:color="auto"/>
              </w:divBdr>
            </w:div>
            <w:div w:id="1163083128">
              <w:marLeft w:val="0"/>
              <w:marRight w:val="0"/>
              <w:marTop w:val="0"/>
              <w:marBottom w:val="0"/>
              <w:divBdr>
                <w:top w:val="none" w:sz="0" w:space="0" w:color="auto"/>
                <w:left w:val="none" w:sz="0" w:space="0" w:color="auto"/>
                <w:bottom w:val="none" w:sz="0" w:space="0" w:color="auto"/>
                <w:right w:val="none" w:sz="0" w:space="0" w:color="auto"/>
              </w:divBdr>
            </w:div>
          </w:divsChild>
        </w:div>
        <w:div w:id="444926049">
          <w:marLeft w:val="0"/>
          <w:marRight w:val="0"/>
          <w:marTop w:val="0"/>
          <w:marBottom w:val="0"/>
          <w:divBdr>
            <w:top w:val="none" w:sz="0" w:space="0" w:color="auto"/>
            <w:left w:val="none" w:sz="0" w:space="0" w:color="auto"/>
            <w:bottom w:val="none" w:sz="0" w:space="0" w:color="auto"/>
            <w:right w:val="none" w:sz="0" w:space="0" w:color="auto"/>
          </w:divBdr>
          <w:divsChild>
            <w:div w:id="1620599291">
              <w:marLeft w:val="0"/>
              <w:marRight w:val="0"/>
              <w:marTop w:val="0"/>
              <w:marBottom w:val="0"/>
              <w:divBdr>
                <w:top w:val="none" w:sz="0" w:space="0" w:color="auto"/>
                <w:left w:val="none" w:sz="0" w:space="0" w:color="auto"/>
                <w:bottom w:val="none" w:sz="0" w:space="0" w:color="auto"/>
                <w:right w:val="none" w:sz="0" w:space="0" w:color="auto"/>
              </w:divBdr>
            </w:div>
            <w:div w:id="1990133784">
              <w:marLeft w:val="0"/>
              <w:marRight w:val="0"/>
              <w:marTop w:val="0"/>
              <w:marBottom w:val="0"/>
              <w:divBdr>
                <w:top w:val="none" w:sz="0" w:space="0" w:color="auto"/>
                <w:left w:val="none" w:sz="0" w:space="0" w:color="auto"/>
                <w:bottom w:val="none" w:sz="0" w:space="0" w:color="auto"/>
                <w:right w:val="none" w:sz="0" w:space="0" w:color="auto"/>
              </w:divBdr>
            </w:div>
          </w:divsChild>
        </w:div>
        <w:div w:id="107048359">
          <w:marLeft w:val="0"/>
          <w:marRight w:val="0"/>
          <w:marTop w:val="0"/>
          <w:marBottom w:val="0"/>
          <w:divBdr>
            <w:top w:val="none" w:sz="0" w:space="0" w:color="auto"/>
            <w:left w:val="none" w:sz="0" w:space="0" w:color="auto"/>
            <w:bottom w:val="none" w:sz="0" w:space="0" w:color="auto"/>
            <w:right w:val="none" w:sz="0" w:space="0" w:color="auto"/>
          </w:divBdr>
        </w:div>
        <w:div w:id="1025443669">
          <w:marLeft w:val="0"/>
          <w:marRight w:val="0"/>
          <w:marTop w:val="0"/>
          <w:marBottom w:val="0"/>
          <w:divBdr>
            <w:top w:val="none" w:sz="0" w:space="0" w:color="auto"/>
            <w:left w:val="none" w:sz="0" w:space="0" w:color="auto"/>
            <w:bottom w:val="none" w:sz="0" w:space="0" w:color="auto"/>
            <w:right w:val="none" w:sz="0" w:space="0" w:color="auto"/>
          </w:divBdr>
        </w:div>
        <w:div w:id="1515223337">
          <w:marLeft w:val="0"/>
          <w:marRight w:val="0"/>
          <w:marTop w:val="0"/>
          <w:marBottom w:val="0"/>
          <w:divBdr>
            <w:top w:val="none" w:sz="0" w:space="0" w:color="auto"/>
            <w:left w:val="none" w:sz="0" w:space="0" w:color="auto"/>
            <w:bottom w:val="none" w:sz="0" w:space="0" w:color="auto"/>
            <w:right w:val="none" w:sz="0" w:space="0" w:color="auto"/>
          </w:divBdr>
        </w:div>
        <w:div w:id="995644515">
          <w:marLeft w:val="0"/>
          <w:marRight w:val="0"/>
          <w:marTop w:val="0"/>
          <w:marBottom w:val="0"/>
          <w:divBdr>
            <w:top w:val="none" w:sz="0" w:space="0" w:color="auto"/>
            <w:left w:val="none" w:sz="0" w:space="0" w:color="auto"/>
            <w:bottom w:val="none" w:sz="0" w:space="0" w:color="auto"/>
            <w:right w:val="none" w:sz="0" w:space="0" w:color="auto"/>
          </w:divBdr>
        </w:div>
        <w:div w:id="2041130416">
          <w:marLeft w:val="0"/>
          <w:marRight w:val="0"/>
          <w:marTop w:val="0"/>
          <w:marBottom w:val="0"/>
          <w:divBdr>
            <w:top w:val="none" w:sz="0" w:space="0" w:color="auto"/>
            <w:left w:val="none" w:sz="0" w:space="0" w:color="auto"/>
            <w:bottom w:val="none" w:sz="0" w:space="0" w:color="auto"/>
            <w:right w:val="none" w:sz="0" w:space="0" w:color="auto"/>
          </w:divBdr>
        </w:div>
        <w:div w:id="1209100157">
          <w:marLeft w:val="0"/>
          <w:marRight w:val="0"/>
          <w:marTop w:val="0"/>
          <w:marBottom w:val="0"/>
          <w:divBdr>
            <w:top w:val="none" w:sz="0" w:space="0" w:color="auto"/>
            <w:left w:val="none" w:sz="0" w:space="0" w:color="auto"/>
            <w:bottom w:val="none" w:sz="0" w:space="0" w:color="auto"/>
            <w:right w:val="none" w:sz="0" w:space="0" w:color="auto"/>
          </w:divBdr>
        </w:div>
        <w:div w:id="1425765365">
          <w:marLeft w:val="0"/>
          <w:marRight w:val="0"/>
          <w:marTop w:val="0"/>
          <w:marBottom w:val="0"/>
          <w:divBdr>
            <w:top w:val="none" w:sz="0" w:space="0" w:color="auto"/>
            <w:left w:val="none" w:sz="0" w:space="0" w:color="auto"/>
            <w:bottom w:val="none" w:sz="0" w:space="0" w:color="auto"/>
            <w:right w:val="none" w:sz="0" w:space="0" w:color="auto"/>
          </w:divBdr>
        </w:div>
        <w:div w:id="618100199">
          <w:marLeft w:val="0"/>
          <w:marRight w:val="0"/>
          <w:marTop w:val="0"/>
          <w:marBottom w:val="0"/>
          <w:divBdr>
            <w:top w:val="none" w:sz="0" w:space="0" w:color="auto"/>
            <w:left w:val="none" w:sz="0" w:space="0" w:color="auto"/>
            <w:bottom w:val="none" w:sz="0" w:space="0" w:color="auto"/>
            <w:right w:val="none" w:sz="0" w:space="0" w:color="auto"/>
          </w:divBdr>
        </w:div>
        <w:div w:id="1211838739">
          <w:marLeft w:val="0"/>
          <w:marRight w:val="0"/>
          <w:marTop w:val="0"/>
          <w:marBottom w:val="0"/>
          <w:divBdr>
            <w:top w:val="none" w:sz="0" w:space="0" w:color="auto"/>
            <w:left w:val="none" w:sz="0" w:space="0" w:color="auto"/>
            <w:bottom w:val="none" w:sz="0" w:space="0" w:color="auto"/>
            <w:right w:val="none" w:sz="0" w:space="0" w:color="auto"/>
          </w:divBdr>
        </w:div>
        <w:div w:id="1001280435">
          <w:marLeft w:val="0"/>
          <w:marRight w:val="0"/>
          <w:marTop w:val="0"/>
          <w:marBottom w:val="0"/>
          <w:divBdr>
            <w:top w:val="none" w:sz="0" w:space="0" w:color="auto"/>
            <w:left w:val="none" w:sz="0" w:space="0" w:color="auto"/>
            <w:bottom w:val="none" w:sz="0" w:space="0" w:color="auto"/>
            <w:right w:val="none" w:sz="0" w:space="0" w:color="auto"/>
          </w:divBdr>
        </w:div>
        <w:div w:id="277883233">
          <w:marLeft w:val="0"/>
          <w:marRight w:val="0"/>
          <w:marTop w:val="0"/>
          <w:marBottom w:val="0"/>
          <w:divBdr>
            <w:top w:val="none" w:sz="0" w:space="0" w:color="auto"/>
            <w:left w:val="none" w:sz="0" w:space="0" w:color="auto"/>
            <w:bottom w:val="none" w:sz="0" w:space="0" w:color="auto"/>
            <w:right w:val="none" w:sz="0" w:space="0" w:color="auto"/>
          </w:divBdr>
        </w:div>
        <w:div w:id="1883786278">
          <w:marLeft w:val="0"/>
          <w:marRight w:val="0"/>
          <w:marTop w:val="0"/>
          <w:marBottom w:val="0"/>
          <w:divBdr>
            <w:top w:val="none" w:sz="0" w:space="0" w:color="auto"/>
            <w:left w:val="none" w:sz="0" w:space="0" w:color="auto"/>
            <w:bottom w:val="none" w:sz="0" w:space="0" w:color="auto"/>
            <w:right w:val="none" w:sz="0" w:space="0" w:color="auto"/>
          </w:divBdr>
        </w:div>
        <w:div w:id="1815758082">
          <w:marLeft w:val="0"/>
          <w:marRight w:val="0"/>
          <w:marTop w:val="0"/>
          <w:marBottom w:val="0"/>
          <w:divBdr>
            <w:top w:val="none" w:sz="0" w:space="0" w:color="auto"/>
            <w:left w:val="none" w:sz="0" w:space="0" w:color="auto"/>
            <w:bottom w:val="none" w:sz="0" w:space="0" w:color="auto"/>
            <w:right w:val="none" w:sz="0" w:space="0" w:color="auto"/>
          </w:divBdr>
        </w:div>
        <w:div w:id="2083871544">
          <w:marLeft w:val="0"/>
          <w:marRight w:val="0"/>
          <w:marTop w:val="0"/>
          <w:marBottom w:val="0"/>
          <w:divBdr>
            <w:top w:val="none" w:sz="0" w:space="0" w:color="auto"/>
            <w:left w:val="none" w:sz="0" w:space="0" w:color="auto"/>
            <w:bottom w:val="none" w:sz="0" w:space="0" w:color="auto"/>
            <w:right w:val="none" w:sz="0" w:space="0" w:color="auto"/>
          </w:divBdr>
        </w:div>
      </w:divsChild>
    </w:div>
    <w:div w:id="735513116">
      <w:bodyDiv w:val="1"/>
      <w:marLeft w:val="0"/>
      <w:marRight w:val="0"/>
      <w:marTop w:val="0"/>
      <w:marBottom w:val="0"/>
      <w:divBdr>
        <w:top w:val="none" w:sz="0" w:space="0" w:color="auto"/>
        <w:left w:val="none" w:sz="0" w:space="0" w:color="auto"/>
        <w:bottom w:val="none" w:sz="0" w:space="0" w:color="auto"/>
        <w:right w:val="none" w:sz="0" w:space="0" w:color="auto"/>
      </w:divBdr>
    </w:div>
    <w:div w:id="778379210">
      <w:bodyDiv w:val="1"/>
      <w:marLeft w:val="0"/>
      <w:marRight w:val="0"/>
      <w:marTop w:val="0"/>
      <w:marBottom w:val="0"/>
      <w:divBdr>
        <w:top w:val="none" w:sz="0" w:space="0" w:color="auto"/>
        <w:left w:val="none" w:sz="0" w:space="0" w:color="auto"/>
        <w:bottom w:val="none" w:sz="0" w:space="0" w:color="auto"/>
        <w:right w:val="none" w:sz="0" w:space="0" w:color="auto"/>
      </w:divBdr>
    </w:div>
    <w:div w:id="832263751">
      <w:bodyDiv w:val="1"/>
      <w:marLeft w:val="0"/>
      <w:marRight w:val="0"/>
      <w:marTop w:val="0"/>
      <w:marBottom w:val="0"/>
      <w:divBdr>
        <w:top w:val="none" w:sz="0" w:space="0" w:color="auto"/>
        <w:left w:val="none" w:sz="0" w:space="0" w:color="auto"/>
        <w:bottom w:val="none" w:sz="0" w:space="0" w:color="auto"/>
        <w:right w:val="none" w:sz="0" w:space="0" w:color="auto"/>
      </w:divBdr>
    </w:div>
    <w:div w:id="841698985">
      <w:bodyDiv w:val="1"/>
      <w:marLeft w:val="0"/>
      <w:marRight w:val="0"/>
      <w:marTop w:val="0"/>
      <w:marBottom w:val="0"/>
      <w:divBdr>
        <w:top w:val="none" w:sz="0" w:space="0" w:color="auto"/>
        <w:left w:val="none" w:sz="0" w:space="0" w:color="auto"/>
        <w:bottom w:val="none" w:sz="0" w:space="0" w:color="auto"/>
        <w:right w:val="none" w:sz="0" w:space="0" w:color="auto"/>
      </w:divBdr>
    </w:div>
    <w:div w:id="874653739">
      <w:bodyDiv w:val="1"/>
      <w:marLeft w:val="0"/>
      <w:marRight w:val="0"/>
      <w:marTop w:val="0"/>
      <w:marBottom w:val="0"/>
      <w:divBdr>
        <w:top w:val="none" w:sz="0" w:space="0" w:color="auto"/>
        <w:left w:val="none" w:sz="0" w:space="0" w:color="auto"/>
        <w:bottom w:val="none" w:sz="0" w:space="0" w:color="auto"/>
        <w:right w:val="none" w:sz="0" w:space="0" w:color="auto"/>
      </w:divBdr>
    </w:div>
    <w:div w:id="881360417">
      <w:bodyDiv w:val="1"/>
      <w:marLeft w:val="0"/>
      <w:marRight w:val="0"/>
      <w:marTop w:val="0"/>
      <w:marBottom w:val="0"/>
      <w:divBdr>
        <w:top w:val="none" w:sz="0" w:space="0" w:color="auto"/>
        <w:left w:val="none" w:sz="0" w:space="0" w:color="auto"/>
        <w:bottom w:val="none" w:sz="0" w:space="0" w:color="auto"/>
        <w:right w:val="none" w:sz="0" w:space="0" w:color="auto"/>
      </w:divBdr>
    </w:div>
    <w:div w:id="884215880">
      <w:bodyDiv w:val="1"/>
      <w:marLeft w:val="0"/>
      <w:marRight w:val="0"/>
      <w:marTop w:val="0"/>
      <w:marBottom w:val="0"/>
      <w:divBdr>
        <w:top w:val="none" w:sz="0" w:space="0" w:color="auto"/>
        <w:left w:val="none" w:sz="0" w:space="0" w:color="auto"/>
        <w:bottom w:val="none" w:sz="0" w:space="0" w:color="auto"/>
        <w:right w:val="none" w:sz="0" w:space="0" w:color="auto"/>
      </w:divBdr>
    </w:div>
    <w:div w:id="938098493">
      <w:bodyDiv w:val="1"/>
      <w:marLeft w:val="0"/>
      <w:marRight w:val="0"/>
      <w:marTop w:val="0"/>
      <w:marBottom w:val="0"/>
      <w:divBdr>
        <w:top w:val="none" w:sz="0" w:space="0" w:color="auto"/>
        <w:left w:val="none" w:sz="0" w:space="0" w:color="auto"/>
        <w:bottom w:val="none" w:sz="0" w:space="0" w:color="auto"/>
        <w:right w:val="none" w:sz="0" w:space="0" w:color="auto"/>
      </w:divBdr>
    </w:div>
    <w:div w:id="938828010">
      <w:bodyDiv w:val="1"/>
      <w:marLeft w:val="0"/>
      <w:marRight w:val="0"/>
      <w:marTop w:val="0"/>
      <w:marBottom w:val="0"/>
      <w:divBdr>
        <w:top w:val="none" w:sz="0" w:space="0" w:color="auto"/>
        <w:left w:val="none" w:sz="0" w:space="0" w:color="auto"/>
        <w:bottom w:val="none" w:sz="0" w:space="0" w:color="auto"/>
        <w:right w:val="none" w:sz="0" w:space="0" w:color="auto"/>
      </w:divBdr>
    </w:div>
    <w:div w:id="951743560">
      <w:bodyDiv w:val="1"/>
      <w:marLeft w:val="0"/>
      <w:marRight w:val="0"/>
      <w:marTop w:val="0"/>
      <w:marBottom w:val="0"/>
      <w:divBdr>
        <w:top w:val="none" w:sz="0" w:space="0" w:color="auto"/>
        <w:left w:val="none" w:sz="0" w:space="0" w:color="auto"/>
        <w:bottom w:val="none" w:sz="0" w:space="0" w:color="auto"/>
        <w:right w:val="none" w:sz="0" w:space="0" w:color="auto"/>
      </w:divBdr>
    </w:div>
    <w:div w:id="954285026">
      <w:bodyDiv w:val="1"/>
      <w:marLeft w:val="0"/>
      <w:marRight w:val="0"/>
      <w:marTop w:val="0"/>
      <w:marBottom w:val="0"/>
      <w:divBdr>
        <w:top w:val="none" w:sz="0" w:space="0" w:color="auto"/>
        <w:left w:val="none" w:sz="0" w:space="0" w:color="auto"/>
        <w:bottom w:val="none" w:sz="0" w:space="0" w:color="auto"/>
        <w:right w:val="none" w:sz="0" w:space="0" w:color="auto"/>
      </w:divBdr>
    </w:div>
    <w:div w:id="1011954421">
      <w:bodyDiv w:val="1"/>
      <w:marLeft w:val="0"/>
      <w:marRight w:val="0"/>
      <w:marTop w:val="0"/>
      <w:marBottom w:val="0"/>
      <w:divBdr>
        <w:top w:val="none" w:sz="0" w:space="0" w:color="auto"/>
        <w:left w:val="none" w:sz="0" w:space="0" w:color="auto"/>
        <w:bottom w:val="none" w:sz="0" w:space="0" w:color="auto"/>
        <w:right w:val="none" w:sz="0" w:space="0" w:color="auto"/>
      </w:divBdr>
    </w:div>
    <w:div w:id="1014843454">
      <w:bodyDiv w:val="1"/>
      <w:marLeft w:val="0"/>
      <w:marRight w:val="0"/>
      <w:marTop w:val="0"/>
      <w:marBottom w:val="0"/>
      <w:divBdr>
        <w:top w:val="none" w:sz="0" w:space="0" w:color="auto"/>
        <w:left w:val="none" w:sz="0" w:space="0" w:color="auto"/>
        <w:bottom w:val="none" w:sz="0" w:space="0" w:color="auto"/>
        <w:right w:val="none" w:sz="0" w:space="0" w:color="auto"/>
      </w:divBdr>
    </w:div>
    <w:div w:id="1085808833">
      <w:bodyDiv w:val="1"/>
      <w:marLeft w:val="0"/>
      <w:marRight w:val="0"/>
      <w:marTop w:val="0"/>
      <w:marBottom w:val="0"/>
      <w:divBdr>
        <w:top w:val="none" w:sz="0" w:space="0" w:color="auto"/>
        <w:left w:val="none" w:sz="0" w:space="0" w:color="auto"/>
        <w:bottom w:val="none" w:sz="0" w:space="0" w:color="auto"/>
        <w:right w:val="none" w:sz="0" w:space="0" w:color="auto"/>
      </w:divBdr>
    </w:div>
    <w:div w:id="1100417400">
      <w:bodyDiv w:val="1"/>
      <w:marLeft w:val="0"/>
      <w:marRight w:val="0"/>
      <w:marTop w:val="0"/>
      <w:marBottom w:val="0"/>
      <w:divBdr>
        <w:top w:val="none" w:sz="0" w:space="0" w:color="auto"/>
        <w:left w:val="none" w:sz="0" w:space="0" w:color="auto"/>
        <w:bottom w:val="none" w:sz="0" w:space="0" w:color="auto"/>
        <w:right w:val="none" w:sz="0" w:space="0" w:color="auto"/>
      </w:divBdr>
    </w:div>
    <w:div w:id="1120027942">
      <w:bodyDiv w:val="1"/>
      <w:marLeft w:val="0"/>
      <w:marRight w:val="0"/>
      <w:marTop w:val="0"/>
      <w:marBottom w:val="0"/>
      <w:divBdr>
        <w:top w:val="none" w:sz="0" w:space="0" w:color="auto"/>
        <w:left w:val="none" w:sz="0" w:space="0" w:color="auto"/>
        <w:bottom w:val="none" w:sz="0" w:space="0" w:color="auto"/>
        <w:right w:val="none" w:sz="0" w:space="0" w:color="auto"/>
      </w:divBdr>
      <w:divsChild>
        <w:div w:id="672610501">
          <w:marLeft w:val="0"/>
          <w:marRight w:val="0"/>
          <w:marTop w:val="0"/>
          <w:marBottom w:val="0"/>
          <w:divBdr>
            <w:top w:val="none" w:sz="0" w:space="0" w:color="auto"/>
            <w:left w:val="none" w:sz="0" w:space="0" w:color="auto"/>
            <w:bottom w:val="none" w:sz="0" w:space="0" w:color="auto"/>
            <w:right w:val="none" w:sz="0" w:space="0" w:color="auto"/>
          </w:divBdr>
        </w:div>
        <w:div w:id="2018193713">
          <w:marLeft w:val="0"/>
          <w:marRight w:val="0"/>
          <w:marTop w:val="0"/>
          <w:marBottom w:val="0"/>
          <w:divBdr>
            <w:top w:val="none" w:sz="0" w:space="0" w:color="auto"/>
            <w:left w:val="none" w:sz="0" w:space="0" w:color="auto"/>
            <w:bottom w:val="none" w:sz="0" w:space="0" w:color="auto"/>
            <w:right w:val="none" w:sz="0" w:space="0" w:color="auto"/>
          </w:divBdr>
        </w:div>
      </w:divsChild>
    </w:div>
    <w:div w:id="1120225270">
      <w:bodyDiv w:val="1"/>
      <w:marLeft w:val="0"/>
      <w:marRight w:val="0"/>
      <w:marTop w:val="0"/>
      <w:marBottom w:val="0"/>
      <w:divBdr>
        <w:top w:val="none" w:sz="0" w:space="0" w:color="auto"/>
        <w:left w:val="none" w:sz="0" w:space="0" w:color="auto"/>
        <w:bottom w:val="none" w:sz="0" w:space="0" w:color="auto"/>
        <w:right w:val="none" w:sz="0" w:space="0" w:color="auto"/>
      </w:divBdr>
    </w:div>
    <w:div w:id="1133672321">
      <w:bodyDiv w:val="1"/>
      <w:marLeft w:val="0"/>
      <w:marRight w:val="0"/>
      <w:marTop w:val="0"/>
      <w:marBottom w:val="0"/>
      <w:divBdr>
        <w:top w:val="none" w:sz="0" w:space="0" w:color="auto"/>
        <w:left w:val="none" w:sz="0" w:space="0" w:color="auto"/>
        <w:bottom w:val="none" w:sz="0" w:space="0" w:color="auto"/>
        <w:right w:val="none" w:sz="0" w:space="0" w:color="auto"/>
      </w:divBdr>
    </w:div>
    <w:div w:id="1205600916">
      <w:bodyDiv w:val="1"/>
      <w:marLeft w:val="0"/>
      <w:marRight w:val="0"/>
      <w:marTop w:val="0"/>
      <w:marBottom w:val="0"/>
      <w:divBdr>
        <w:top w:val="none" w:sz="0" w:space="0" w:color="auto"/>
        <w:left w:val="none" w:sz="0" w:space="0" w:color="auto"/>
        <w:bottom w:val="none" w:sz="0" w:space="0" w:color="auto"/>
        <w:right w:val="none" w:sz="0" w:space="0" w:color="auto"/>
      </w:divBdr>
    </w:div>
    <w:div w:id="1219897553">
      <w:bodyDiv w:val="1"/>
      <w:marLeft w:val="0"/>
      <w:marRight w:val="0"/>
      <w:marTop w:val="0"/>
      <w:marBottom w:val="0"/>
      <w:divBdr>
        <w:top w:val="none" w:sz="0" w:space="0" w:color="auto"/>
        <w:left w:val="none" w:sz="0" w:space="0" w:color="auto"/>
        <w:bottom w:val="none" w:sz="0" w:space="0" w:color="auto"/>
        <w:right w:val="none" w:sz="0" w:space="0" w:color="auto"/>
      </w:divBdr>
    </w:div>
    <w:div w:id="1224751022">
      <w:bodyDiv w:val="1"/>
      <w:marLeft w:val="0"/>
      <w:marRight w:val="0"/>
      <w:marTop w:val="0"/>
      <w:marBottom w:val="0"/>
      <w:divBdr>
        <w:top w:val="none" w:sz="0" w:space="0" w:color="auto"/>
        <w:left w:val="none" w:sz="0" w:space="0" w:color="auto"/>
        <w:bottom w:val="none" w:sz="0" w:space="0" w:color="auto"/>
        <w:right w:val="none" w:sz="0" w:space="0" w:color="auto"/>
      </w:divBdr>
    </w:div>
    <w:div w:id="1267422623">
      <w:bodyDiv w:val="1"/>
      <w:marLeft w:val="0"/>
      <w:marRight w:val="0"/>
      <w:marTop w:val="0"/>
      <w:marBottom w:val="0"/>
      <w:divBdr>
        <w:top w:val="none" w:sz="0" w:space="0" w:color="auto"/>
        <w:left w:val="none" w:sz="0" w:space="0" w:color="auto"/>
        <w:bottom w:val="none" w:sz="0" w:space="0" w:color="auto"/>
        <w:right w:val="none" w:sz="0" w:space="0" w:color="auto"/>
      </w:divBdr>
    </w:div>
    <w:div w:id="1310934839">
      <w:bodyDiv w:val="1"/>
      <w:marLeft w:val="0"/>
      <w:marRight w:val="0"/>
      <w:marTop w:val="0"/>
      <w:marBottom w:val="0"/>
      <w:divBdr>
        <w:top w:val="none" w:sz="0" w:space="0" w:color="auto"/>
        <w:left w:val="none" w:sz="0" w:space="0" w:color="auto"/>
        <w:bottom w:val="none" w:sz="0" w:space="0" w:color="auto"/>
        <w:right w:val="none" w:sz="0" w:space="0" w:color="auto"/>
      </w:divBdr>
    </w:div>
    <w:div w:id="1339162631">
      <w:bodyDiv w:val="1"/>
      <w:marLeft w:val="0"/>
      <w:marRight w:val="0"/>
      <w:marTop w:val="0"/>
      <w:marBottom w:val="0"/>
      <w:divBdr>
        <w:top w:val="none" w:sz="0" w:space="0" w:color="auto"/>
        <w:left w:val="none" w:sz="0" w:space="0" w:color="auto"/>
        <w:bottom w:val="none" w:sz="0" w:space="0" w:color="auto"/>
        <w:right w:val="none" w:sz="0" w:space="0" w:color="auto"/>
      </w:divBdr>
    </w:div>
    <w:div w:id="1365599905">
      <w:bodyDiv w:val="1"/>
      <w:marLeft w:val="0"/>
      <w:marRight w:val="0"/>
      <w:marTop w:val="0"/>
      <w:marBottom w:val="0"/>
      <w:divBdr>
        <w:top w:val="none" w:sz="0" w:space="0" w:color="auto"/>
        <w:left w:val="none" w:sz="0" w:space="0" w:color="auto"/>
        <w:bottom w:val="none" w:sz="0" w:space="0" w:color="auto"/>
        <w:right w:val="none" w:sz="0" w:space="0" w:color="auto"/>
      </w:divBdr>
    </w:div>
    <w:div w:id="1374697616">
      <w:bodyDiv w:val="1"/>
      <w:marLeft w:val="0"/>
      <w:marRight w:val="0"/>
      <w:marTop w:val="0"/>
      <w:marBottom w:val="0"/>
      <w:divBdr>
        <w:top w:val="none" w:sz="0" w:space="0" w:color="auto"/>
        <w:left w:val="none" w:sz="0" w:space="0" w:color="auto"/>
        <w:bottom w:val="none" w:sz="0" w:space="0" w:color="auto"/>
        <w:right w:val="none" w:sz="0" w:space="0" w:color="auto"/>
      </w:divBdr>
    </w:div>
    <w:div w:id="1433042434">
      <w:bodyDiv w:val="1"/>
      <w:marLeft w:val="0"/>
      <w:marRight w:val="0"/>
      <w:marTop w:val="0"/>
      <w:marBottom w:val="0"/>
      <w:divBdr>
        <w:top w:val="none" w:sz="0" w:space="0" w:color="auto"/>
        <w:left w:val="none" w:sz="0" w:space="0" w:color="auto"/>
        <w:bottom w:val="none" w:sz="0" w:space="0" w:color="auto"/>
        <w:right w:val="none" w:sz="0" w:space="0" w:color="auto"/>
      </w:divBdr>
    </w:div>
    <w:div w:id="1449398902">
      <w:bodyDiv w:val="1"/>
      <w:marLeft w:val="0"/>
      <w:marRight w:val="0"/>
      <w:marTop w:val="0"/>
      <w:marBottom w:val="0"/>
      <w:divBdr>
        <w:top w:val="none" w:sz="0" w:space="0" w:color="auto"/>
        <w:left w:val="none" w:sz="0" w:space="0" w:color="auto"/>
        <w:bottom w:val="none" w:sz="0" w:space="0" w:color="auto"/>
        <w:right w:val="none" w:sz="0" w:space="0" w:color="auto"/>
      </w:divBdr>
    </w:div>
    <w:div w:id="1471367500">
      <w:bodyDiv w:val="1"/>
      <w:marLeft w:val="0"/>
      <w:marRight w:val="0"/>
      <w:marTop w:val="0"/>
      <w:marBottom w:val="0"/>
      <w:divBdr>
        <w:top w:val="none" w:sz="0" w:space="0" w:color="auto"/>
        <w:left w:val="none" w:sz="0" w:space="0" w:color="auto"/>
        <w:bottom w:val="none" w:sz="0" w:space="0" w:color="auto"/>
        <w:right w:val="none" w:sz="0" w:space="0" w:color="auto"/>
      </w:divBdr>
    </w:div>
    <w:div w:id="1586063342">
      <w:bodyDiv w:val="1"/>
      <w:marLeft w:val="0"/>
      <w:marRight w:val="0"/>
      <w:marTop w:val="0"/>
      <w:marBottom w:val="0"/>
      <w:divBdr>
        <w:top w:val="none" w:sz="0" w:space="0" w:color="auto"/>
        <w:left w:val="none" w:sz="0" w:space="0" w:color="auto"/>
        <w:bottom w:val="none" w:sz="0" w:space="0" w:color="auto"/>
        <w:right w:val="none" w:sz="0" w:space="0" w:color="auto"/>
      </w:divBdr>
    </w:div>
    <w:div w:id="1593277846">
      <w:bodyDiv w:val="1"/>
      <w:marLeft w:val="0"/>
      <w:marRight w:val="0"/>
      <w:marTop w:val="0"/>
      <w:marBottom w:val="0"/>
      <w:divBdr>
        <w:top w:val="none" w:sz="0" w:space="0" w:color="auto"/>
        <w:left w:val="none" w:sz="0" w:space="0" w:color="auto"/>
        <w:bottom w:val="none" w:sz="0" w:space="0" w:color="auto"/>
        <w:right w:val="none" w:sz="0" w:space="0" w:color="auto"/>
      </w:divBdr>
    </w:div>
    <w:div w:id="1601060762">
      <w:bodyDiv w:val="1"/>
      <w:marLeft w:val="0"/>
      <w:marRight w:val="0"/>
      <w:marTop w:val="0"/>
      <w:marBottom w:val="0"/>
      <w:divBdr>
        <w:top w:val="none" w:sz="0" w:space="0" w:color="auto"/>
        <w:left w:val="none" w:sz="0" w:space="0" w:color="auto"/>
        <w:bottom w:val="none" w:sz="0" w:space="0" w:color="auto"/>
        <w:right w:val="none" w:sz="0" w:space="0" w:color="auto"/>
      </w:divBdr>
    </w:div>
    <w:div w:id="1680229978">
      <w:bodyDiv w:val="1"/>
      <w:marLeft w:val="0"/>
      <w:marRight w:val="0"/>
      <w:marTop w:val="0"/>
      <w:marBottom w:val="0"/>
      <w:divBdr>
        <w:top w:val="none" w:sz="0" w:space="0" w:color="auto"/>
        <w:left w:val="none" w:sz="0" w:space="0" w:color="auto"/>
        <w:bottom w:val="none" w:sz="0" w:space="0" w:color="auto"/>
        <w:right w:val="none" w:sz="0" w:space="0" w:color="auto"/>
      </w:divBdr>
    </w:div>
    <w:div w:id="1755199250">
      <w:bodyDiv w:val="1"/>
      <w:marLeft w:val="0"/>
      <w:marRight w:val="0"/>
      <w:marTop w:val="0"/>
      <w:marBottom w:val="0"/>
      <w:divBdr>
        <w:top w:val="none" w:sz="0" w:space="0" w:color="auto"/>
        <w:left w:val="none" w:sz="0" w:space="0" w:color="auto"/>
        <w:bottom w:val="none" w:sz="0" w:space="0" w:color="auto"/>
        <w:right w:val="none" w:sz="0" w:space="0" w:color="auto"/>
      </w:divBdr>
    </w:div>
    <w:div w:id="1766148861">
      <w:bodyDiv w:val="1"/>
      <w:marLeft w:val="0"/>
      <w:marRight w:val="0"/>
      <w:marTop w:val="0"/>
      <w:marBottom w:val="0"/>
      <w:divBdr>
        <w:top w:val="none" w:sz="0" w:space="0" w:color="auto"/>
        <w:left w:val="none" w:sz="0" w:space="0" w:color="auto"/>
        <w:bottom w:val="none" w:sz="0" w:space="0" w:color="auto"/>
        <w:right w:val="none" w:sz="0" w:space="0" w:color="auto"/>
      </w:divBdr>
    </w:div>
    <w:div w:id="1842813716">
      <w:bodyDiv w:val="1"/>
      <w:marLeft w:val="0"/>
      <w:marRight w:val="0"/>
      <w:marTop w:val="0"/>
      <w:marBottom w:val="0"/>
      <w:divBdr>
        <w:top w:val="none" w:sz="0" w:space="0" w:color="auto"/>
        <w:left w:val="none" w:sz="0" w:space="0" w:color="auto"/>
        <w:bottom w:val="none" w:sz="0" w:space="0" w:color="auto"/>
        <w:right w:val="none" w:sz="0" w:space="0" w:color="auto"/>
      </w:divBdr>
    </w:div>
    <w:div w:id="1911113767">
      <w:bodyDiv w:val="1"/>
      <w:marLeft w:val="0"/>
      <w:marRight w:val="0"/>
      <w:marTop w:val="0"/>
      <w:marBottom w:val="0"/>
      <w:divBdr>
        <w:top w:val="none" w:sz="0" w:space="0" w:color="auto"/>
        <w:left w:val="none" w:sz="0" w:space="0" w:color="auto"/>
        <w:bottom w:val="none" w:sz="0" w:space="0" w:color="auto"/>
        <w:right w:val="none" w:sz="0" w:space="0" w:color="auto"/>
      </w:divBdr>
    </w:div>
    <w:div w:id="2045399362">
      <w:bodyDiv w:val="1"/>
      <w:marLeft w:val="0"/>
      <w:marRight w:val="0"/>
      <w:marTop w:val="0"/>
      <w:marBottom w:val="0"/>
      <w:divBdr>
        <w:top w:val="none" w:sz="0" w:space="0" w:color="auto"/>
        <w:left w:val="none" w:sz="0" w:space="0" w:color="auto"/>
        <w:bottom w:val="none" w:sz="0" w:space="0" w:color="auto"/>
        <w:right w:val="none" w:sz="0" w:space="0" w:color="auto"/>
      </w:divBdr>
    </w:div>
    <w:div w:id="2110660586">
      <w:bodyDiv w:val="1"/>
      <w:marLeft w:val="0"/>
      <w:marRight w:val="0"/>
      <w:marTop w:val="0"/>
      <w:marBottom w:val="0"/>
      <w:divBdr>
        <w:top w:val="none" w:sz="0" w:space="0" w:color="auto"/>
        <w:left w:val="none" w:sz="0" w:space="0" w:color="auto"/>
        <w:bottom w:val="none" w:sz="0" w:space="0" w:color="auto"/>
        <w:right w:val="none" w:sz="0" w:space="0" w:color="auto"/>
      </w:divBdr>
    </w:div>
    <w:div w:id="2111076920">
      <w:bodyDiv w:val="1"/>
      <w:marLeft w:val="0"/>
      <w:marRight w:val="0"/>
      <w:marTop w:val="0"/>
      <w:marBottom w:val="0"/>
      <w:divBdr>
        <w:top w:val="none" w:sz="0" w:space="0" w:color="auto"/>
        <w:left w:val="none" w:sz="0" w:space="0" w:color="auto"/>
        <w:bottom w:val="none" w:sz="0" w:space="0" w:color="auto"/>
        <w:right w:val="none" w:sz="0" w:space="0" w:color="auto"/>
      </w:divBdr>
    </w:div>
    <w:div w:id="2137288132">
      <w:bodyDiv w:val="1"/>
      <w:marLeft w:val="0"/>
      <w:marRight w:val="0"/>
      <w:marTop w:val="0"/>
      <w:marBottom w:val="0"/>
      <w:divBdr>
        <w:top w:val="none" w:sz="0" w:space="0" w:color="auto"/>
        <w:left w:val="none" w:sz="0" w:space="0" w:color="auto"/>
        <w:bottom w:val="none" w:sz="0" w:space="0" w:color="auto"/>
        <w:right w:val="none" w:sz="0" w:space="0" w:color="auto"/>
      </w:divBdr>
    </w:div>
    <w:div w:id="214449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asillarota.com/estados/el-rostro-amable-de-la-temida-indepe-de-monterrey-nuevo-leon-monterrey-independencia/25689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Geh061</b:Tag>
    <b:SourceType>Book</b:SourceType>
    <b:Guid>{01EFF7B8-61AD-4F3E-88EF-9B5B9D943AA0}</b:Guid>
    <b:Author>
      <b:Author>
        <b:NameList>
          <b:Person>
            <b:Last>Gehl</b:Last>
            <b:First>Jan</b:First>
          </b:Person>
        </b:NameList>
      </b:Author>
    </b:Author>
    <b:Title>La humanización del espacio urbano: La vida social entre los edificios</b:Title>
    <b:Year>2006</b:Year>
    <b:City>Barcelona</b:City>
    <b:Publisher>Reverte</b:Publisher>
    <b:RefOrder>5</b:RefOrder>
  </b:Source>
  <b:Source>
    <b:Tag>Lor13</b:Tag>
    <b:SourceType>Misc</b:SourceType>
    <b:Guid>{E7CFB56C-9E7F-49C5-9A58-3E381BCB6C25}</b:Guid>
    <b:Title>El imaginario urbano del barrio San Luisito: Imagen y memoria del espacio vivido en los tejabanes. Tesis de Maestría en ciencias con orientación en Trabajo Social.</b:Title>
    <b:Year>2013</b:Year>
    <b:Month>noviembre</b:Month>
    <b:Day>1</b:Day>
    <b:Author>
      <b:Author>
        <b:NameList>
          <b:Person>
            <b:Last>Eduardo</b:Last>
            <b:First>Loredo</b:First>
            <b:Middle>Guzman</b:Middle>
          </b:Person>
        </b:NameList>
      </b:Author>
    </b:Author>
    <b:City>San Nicolas de los Garza</b:City>
    <b:StateProvince>Nuevo León</b:StateProvince>
    <b:RefOrder>6</b:RefOrder>
  </b:Source>
  <b:Source>
    <b:Tag>Lyn151</b:Tag>
    <b:SourceType>Book</b:SourceType>
    <b:Guid>{5D33698F-CA5F-4779-80BB-26F65A5D9A64}</b:Guid>
    <b:Author>
      <b:Author>
        <b:NameList>
          <b:Person>
            <b:Last>Lynch</b:Last>
            <b:First>Kevin</b:First>
          </b:Person>
        </b:NameList>
      </b:Author>
    </b:Author>
    <b:Title>Imagen de la ciudad</b:Title>
    <b:Year>1960</b:Year>
    <b:City>Barcelona</b:City>
    <b:Publisher>Gustavo Gili</b:Publisher>
    <b:RefOrder>7</b:RefOrder>
  </b:Source>
  <b:Source>
    <b:Tag>Bar11</b:Tag>
    <b:SourceType>Misc</b:SourceType>
    <b:Guid>{2DDBF1B1-3E2E-4234-A28C-9062378A2EFA}</b:Guid>
    <b:Author>
      <b:Author>
        <b:NameList>
          <b:Person>
            <b:Last>Barría</b:Last>
            <b:First>H.</b:First>
          </b:Person>
        </b:NameList>
      </b:Author>
    </b:Author>
    <b:Title>Evaluación de la percepción espacial en ambientes virtuales.</b:Title>
    <b:Year>2011</b:Year>
    <b:Publisher>Universidad del Bío-Bío</b:Publisher>
    <b:Pages>1-5</b:Pages>
    <b:URL>http://cumincad.scix.net/data/works/att/504a.content.pdf </b:URL>
    <b:RefOrder>8</b:RefOrder>
  </b:Source>
  <b:Source>
    <b:Tag>R20</b:Tag>
    <b:SourceType>JournalArticle</b:SourceType>
    <b:Guid>{A9C9FC19-FCD9-4CA6-9398-EE9EFBE6B5DD}</b:Guid>
    <b:Author>
      <b:Author>
        <b:NameList>
          <b:Person>
            <b:Last>R.</b:Last>
          </b:Person>
        </b:NameList>
      </b:Author>
    </b:Author>
    <b:Title>Definición de que es la realidad virtual</b:Title>
    <b:PublicationTitle>Revis</b:PublicationTitle>
    <b:Year>2020</b:Year>
    <b:Month>Septiembre</b:Month>
    <b:Day>1</b:Day>
    <b:JournalName>Revista de Robots</b:JournalName>
    <b:URL>https://revistaderobots.com/rv/definicion-de-que-es-la-realidad-virtual/ </b:URL>
    <b:RefOrder>9</b:RefOrder>
  </b:Source>
  <b:Source>
    <b:Tag>Bar17</b:Tag>
    <b:SourceType>JournalArticle</b:SourceType>
    <b:Guid>{973809BD-B52B-4132-8277-1533FDED10AD}</b:Guid>
    <b:Title>Imágenes y emociones</b:Title>
    <b:JournalName>Habitaciones de cristal</b:JournalName>
    <b:Year>2017</b:Year>
    <b:Author>
      <b:Author>
        <b:NameList>
          <b:Person>
            <b:Last>Barroso</b:Last>
            <b:First>J.</b:First>
            <b:Middle>A.</b:Middle>
          </b:Person>
        </b:NameList>
      </b:Author>
    </b:Author>
    <b:Month>marzo</b:Month>
    <b:Day>2</b:Day>
    <b:URL>http://educarencomunicacion.com/2017/03/imagenes-y-emociones/</b:URL>
    <b:RefOrder>10</b:RefOrder>
  </b:Source>
  <b:Source>
    <b:Tag>LodSF</b:Tag>
    <b:SourceType>Book</b:SourceType>
    <b:Guid>{A24FBC44-8B09-4543-A7F4-F0F5E57D4666}</b:Guid>
    <b:Author>
      <b:Author>
        <b:NameList>
          <b:Person>
            <b:Last>Lodoño</b:Last>
            <b:First>C.</b:First>
          </b:Person>
        </b:NameList>
      </b:Author>
    </b:Author>
    <b:Title>Interfaces de las comunidades virtuales</b:Title>
    <b:Year>(S/F)</b:Year>
    <b:Publisher>[Libro electrónico]. En La  percepción visual de las interfaces</b:Publisher>
    <b:Pages>26-27</b:Pages>
    <b:URL>https://upcommons.upc.edu/bitstream/handle/2117/93855/05CAPITULO03.pdf </b:URL>
    <b:RefOrder>11</b:RefOrder>
  </b:Source>
  <b:Source>
    <b:Tag>Flo18</b:Tag>
    <b:SourceType>JournalArticle</b:SourceType>
    <b:Guid>{78D36E41-E240-4A47-9EC5-0DFA18A063B3}</b:Guid>
    <b:Title>El cerebro humano procesa las imágenes en solo 13 milésimas de segundo.</b:Title>
    <b:Year>2018</b:Year>
    <b:Author>
      <b:Author>
        <b:NameList>
          <b:Person>
            <b:Last>Flores</b:Last>
            <b:First>J.</b:First>
          </b:Person>
        </b:NameList>
      </b:Author>
    </b:Author>
    <b:JournalName>Muy interesante</b:JournalName>
    <b:URL>https://www.muyinteresante.es/salud/articulo/el-cerebro-humano-procesa-las-imagenes-en-solo-13-milesimas-de-segundo-101389808233 </b:URL>
    <b:RefOrder>12</b:RefOrder>
  </b:Source>
  <b:Source>
    <b:Tag>Zen18</b:Tag>
    <b:SourceType>JournalArticle</b:SourceType>
    <b:Guid>{409C2C30-DDD4-4883-B9AC-6C395AB54325}</b:Guid>
    <b:Title>La percepción del espacio urbano. el aporte de los mapas perceptivos al análisis del barrio Zen de Palermo (Italia)</b:Title>
    <b:Year>2018</b:Year>
    <b:Author>
      <b:Author>
        <b:NameList>
          <b:Person>
            <b:Last>Zenteno Torres</b:Last>
            <b:First>Elizabeth</b:First>
          </b:Person>
        </b:NameList>
      </b:Author>
    </b:Author>
    <b:Month>agosto</b:Month>
    <b:Pages>105</b:Pages>
    <b:JournalName>INVI</b:JournalName>
    <b:URL>https://scielo.conicyt.cl/pdf/invi/v33n93/0718-8358-invi-33-93-99.pdf</b:URL>
    <b:RefOrder>2</b:RefOrder>
  </b:Source>
  <b:Source>
    <b:Tag>Lóp19</b:Tag>
    <b:SourceType>InternetSite</b:SourceType>
    <b:Guid>{E9001388-F7A5-4B22-8C3A-38AE43A7B779}</b:Guid>
    <b:Title>Navegando la Arquitectura.</b:Title>
    <b:Year>2019</b:Year>
    <b:Author>
      <b:Author>
        <b:NameList>
          <b:Person>
            <b:Last>López Padilla</b:Last>
            <b:First>Gustavo</b:First>
          </b:Person>
        </b:NameList>
      </b:Author>
    </b:Author>
    <b:InternetSiteTitle>Pensar las ciudades modernas a partir de Lynch, Jacobs y Gehl.</b:InternetSiteTitle>
    <b:Month>octubre</b:Month>
    <b:Day>8</b:Day>
    <b:URL>https://navegandolaarquitectura.wordpress.com/2019/10/08/pensar-las-ciudades-modernas-a-partir-de-lynch-jacobs-y-gehl/</b:URL>
    <b:RefOrder>13</b:RefOrder>
  </b:Source>
  <b:Source>
    <b:Tag>Fac15</b:Tag>
    <b:SourceType>InternetSite</b:SourceType>
    <b:Guid>{95C0F197-A910-499C-8260-575F99ECCB2B}</b:Guid>
    <b:Author>
      <b:Author>
        <b:Corporate>Facultad Informática de Barcelona</b:Corporate>
      </b:Author>
    </b:Author>
    <b:Title>Realidad virtual.</b:Title>
    <b:InternetSiteTitle>Retro Informática</b:InternetSiteTitle>
    <b:Year>2015</b:Year>
    <b:Version>1</b:Version>
    <b:URL>https://www.fib.upc.edu/retro-informatica/avui/realitatvirtual.html </b:URL>
    <b:RefOrder>14</b:RefOrder>
  </b:Source>
  <b:Source>
    <b:Tag>Hal96</b:Tag>
    <b:SourceType>InternetSite</b:SourceType>
    <b:Guid>{F9AC2CE6-2B53-4147-8729-1BD27325DBC4}</b:Guid>
    <b:Author>
      <b:Author>
        <b:NameList>
          <b:Person>
            <b:Last>Hale</b:Last>
            <b:First>J</b:First>
            <b:Middle>&amp; Dittamar, M</b:Middle>
          </b:Person>
          <b:Person>
            <b:Last>Factors</b:Last>
            <b:First>Virtual</b:First>
            <b:Middle>Reality as Human</b:Middle>
          </b:Person>
          <b:Person>
            <b:Last>Design Analysis Tool for Architectural Spaces</b:Last>
            <b:First>Report</b:First>
            <b:Middle>NASA/Marshall Space Flight Center</b:Middle>
          </b:Person>
          <b:Person>
            <b:Last>Alabama</b:Last>
          </b:Person>
        </b:NameList>
      </b:Author>
    </b:Author>
    <b:Year>1996</b:Year>
    <b:RefOrder>15</b:RefOrder>
  </b:Source>
  <b:Source>
    <b:Tag>Ovi14</b:Tag>
    <b:SourceType>JournalArticle</b:SourceType>
    <b:Guid>{82C3ABB7-F5F7-413D-85A7-24DFE3FF8868}</b:Guid>
    <b:Author>
      <b:Author>
        <b:NameList>
          <b:Person>
            <b:Last>Oviedo</b:Last>
            <b:First>G.</b:First>
          </b:Person>
        </b:NameList>
      </b:Author>
    </b:Author>
    <b:Title>La definición del concepto de percepción en psicología.</b:Title>
    <b:Year>2014</b:Year>
    <b:JournalName>Revista de Estudios Sociales</b:JournalName>
    <b:Pages>2</b:Pages>
    <b:URL> http://www.scielo.org.co/scielo.php?script=sci_arttext&amp;pid=S0123-885X2004000200010</b:URL>
    <b:RefOrder>16</b:RefOrder>
  </b:Source>
  <b:Source>
    <b:Tag>Oxf20</b:Tag>
    <b:SourceType>JournalArticle</b:SourceType>
    <b:Guid>{43ABF1BD-9214-4A0B-B125-7EDF8AE6FCDC}</b:Guid>
    <b:JournalName>Lexico.com</b:JournalName>
    <b:Year>2020</b:Year>
    <b:Author>
      <b:Author>
        <b:Corporate>Oxford University Press (OUP)</b:Corporate>
      </b:Author>
    </b:Author>
    <b:URL>https://www.lexico.com/es/definicion/entorno</b:URL>
    <b:RefOrder>17</b:RefOrder>
  </b:Source>
  <b:Source>
    <b:Tag>Asa19</b:Tag>
    <b:SourceType>JournalArticle</b:SourceType>
    <b:Guid>{82707988-D3B3-4BDA-95AA-B0CCED4B438B}</b:Guid>
    <b:Author>
      <b:Author>
        <b:NameList>
          <b:Person>
            <b:Last>Asale</b:Last>
            <b:First>R.</b:First>
          </b:Person>
        </b:NameList>
      </b:Author>
    </b:Author>
    <b:Title>Diccionario de la lengua española</b:Title>
    <b:JournalName>Diccionario de la lengua española</b:JournalName>
    <b:Year>2019</b:Year>
    <b:Publisher>Edición del Tricentenario</b:Publisher>
    <b:URL>https://dle.rae.es/virtual</b:URL>
    <b:RefOrder>18</b:RefOrder>
  </b:Source>
  <b:Source>
    <b:Tag>INE16</b:Tag>
    <b:SourceType>JournalArticle</b:SourceType>
    <b:Guid>{8A5FC62B-182A-40F0-8DED-C8A4038A97F9}</b:Guid>
    <b:Title>Inventario Nacional de Viviendas 2016.junio 03, 2019, de INEGI Sitio web:https://www.inegi.org.mx/app/mapa/inv/</b:Title>
    <b:Year>2016</b:Year>
    <b:Author>
      <b:Author>
        <b:Corporate>INEGI</b:Corporate>
      </b:Author>
    </b:Author>
    <b:URL>https://www.inegi.org.mx/app/mapa/inv/</b:URL>
    <b:RefOrder>19</b:RefOrder>
  </b:Source>
  <b:Source>
    <b:Tag>Sin141</b:Tag>
    <b:SourceType>JournalArticle</b:SourceType>
    <b:Guid>{37E787EA-065C-454D-9425-050C89027A40}</b:Guid>
    <b:Author>
      <b:Author>
        <b:Corporate>Sin Embargo</b:Corporate>
      </b:Author>
    </b:Author>
    <b:Title>Colonia Independencia, emblema de la ciudad de Monterrey, Sin Embargo.mx, </b:Title>
    <b:Year>2014</b:Year>
    <b:Month>mayo</b:Month>
    <b:Day>18</b:Day>
    <b:URL>https://www.sinembargo.mx/18-05-2014/996332</b:URL>
    <b:RefOrder>20</b:RefOrder>
  </b:Source>
  <b:Source>
    <b:Tag>Ras04</b:Tag>
    <b:SourceType>Book</b:SourceType>
    <b:Guid>{DB73A4DC-0991-CE47-B385-EB633718E878}</b:Guid>
    <b:Title>La experiencia en la Arquitectura: sobre la percepción de nuestro entorno.</b:Title>
    <b:Year>2004</b:Year>
    <b:Publisher>Reverté</b:Publisher>
    <b:City>Barcelona</b:City>
    <b:Author>
      <b:Author>
        <b:NameList>
          <b:Person>
            <b:Last>Rasmussen</b:Last>
            <b:First>Steen</b:First>
            <b:Middle>Eiler</b:Middle>
          </b:Person>
        </b:NameList>
      </b:Author>
    </b:Author>
    <b:RefOrder>21</b:RefOrder>
  </b:Source>
  <b:Source>
    <b:Tag>Sin14</b:Tag>
    <b:SourceType>InternetSite</b:SourceType>
    <b:Guid>{7A447053-6E61-46AE-8B97-62F7782DD8AB}</b:Guid>
    <b:Author>
      <b:Author>
        <b:Corporate>Sinembargo.mx : periodismo digital con rigor.</b:Corporate>
      </b:Author>
    </b:Author>
    <b:Title>Sin embargo.mx</b:Title>
    <b:Year>2014</b:Year>
    <b:Month>mayo</b:Month>
    <b:Day>18</b:Day>
    <b:URL>https://www.sinembargo.mx/18-05-2014/996332</b:URL>
    <b:InternetSiteTitle>Colonia Independencia, emblema de la ciudad de Monterrey</b:InternetSiteTitle>
    <b:RefOrder>22</b:RefOrder>
  </b:Source>
  <b:Source>
    <b:Tag>San10</b:Tag>
    <b:SourceType>JournalArticle</b:SourceType>
    <b:Guid>{EE1CEB30-AE46-4868-B0D6-9533EC71328F}</b:Guid>
    <b:Title>La historia de una colonia, un puente y un mercado: La Pulga del Puente del Papa en Monterrey.</b:Title>
    <b:Year>2010</b:Year>
    <b:Author>
      <b:Author>
        <b:NameList>
          <b:Person>
            <b:Last>Sandoval Hernández</b:Last>
            <b:First>Efrén,</b:First>
            <b:Middle>&amp; Escamilla, Rodrigo</b:Middle>
          </b:Person>
        </b:NameList>
      </b:Author>
    </b:Author>
    <b:URL>http://www.scielo.org.mx/scielo.php?script=sci_arttext&amp;pid=S0187-69612010000200006&amp;lng=es&amp;tlng=es</b:URL>
    <b:PublicationTitle>Estudios fronterizos</b:PublicationTitle>
    <b:Pages>157-184</b:Pages>
    <b:Volume>11</b:Volume>
    <b:Issue>22</b:Issue>
    <b:YearAccessed>18</b:YearAccessed>
    <b:MonthAccessed>octubre</b:MonthAccessed>
    <b:DayAccessed>2020</b:DayAccessed>
    <b:RefOrder>4</b:RefOrder>
  </b:Source>
  <b:Source>
    <b:Tag>WIT</b:Tag>
    <b:SourceType>JournalArticle</b:SourceType>
    <b:Guid>{42B33D49-C961-42A6-8785-D1C78AB3D92A}</b:Guid>
    <b:Author>
      <b:Author>
        <b:NameList>
          <b:Person>
            <b:Last>Witmer. Bob &amp; Singer</b:Last>
            <b:First>Michael</b:First>
            <b:Middle>.</b:Middle>
          </b:Person>
        </b:NameList>
      </b:Author>
    </b:Author>
    <b:Title>"Measuring Presence in Virtual Environments"Presence</b:Title>
    <b:Volume>vol. 17</b:Volume>
    <b:Issue>num. 3</b:Issue>
    <b:StandardNumber>MIT-Press, 1998</b:StandardNumber>
    <b:RefOrder>23</b:RefOrder>
  </b:Source>
  <b:Source>
    <b:Tag>Ger</b:Tag>
    <b:SourceType>ElectronicSource</b:SourceType>
    <b:Guid>{F561BB49-B097-47D3-98EF-D905CEB49CD1}</b:Guid>
    <b:Title>Interacciones</b:Title>
    <b:Author>
      <b:Author>
        <b:NameList>
          <b:Person>
            <b:Last>Gershenson</b:Last>
            <b:First>Carlos</b:First>
          </b:Person>
        </b:NameList>
      </b:Author>
      <b:Editor>
        <b:NameList>
          <b:Person>
            <b:Last>UNAM</b:Last>
          </b:Person>
        </b:NameList>
      </b:Editor>
      <b:ProducerName>
        <b:NameList>
          <b:Person>
            <b:Last>Coursera</b:Last>
          </b:Person>
        </b:NameList>
      </b:ProducerName>
    </b:Author>
    <b:City>Cd. de México</b:City>
    <b:PublicationTitle>Curso de pensamiento sistémico</b:PublicationTitle>
    <b:Volume>Curso pensamiento sistémico</b:Volume>
    <b:RefOrder>24</b:RefOrder>
  </b:Source>
  <b:Source>
    <b:Tag>Wri05</b:Tag>
    <b:SourceType>Book</b:SourceType>
    <b:Guid>{FBE3B679-23F8-4404-8242-F6C08230B54C}</b:Guid>
    <b:Author>
      <b:Author>
        <b:NameList>
          <b:Person>
            <b:Last>Wright</b:Last>
            <b:First>Robert</b:First>
          </b:Person>
        </b:NameList>
      </b:Author>
    </b:Author>
    <b:Title>Nadie pierde</b:Title>
    <b:Year>2005</b:Year>
    <b:City>Barcelona</b:City>
    <b:Publisher>Tusquets editores</b:Publisher>
    <b:RefOrder>25</b:RefOrder>
  </b:Source>
  <b:Source>
    <b:Tag>Lat08</b:Tag>
    <b:SourceType>Book</b:SourceType>
    <b:Guid>{C34C7C02-D8D1-4F51-AC67-AAF8E8D77AA8}</b:Guid>
    <b:Author>
      <b:Author>
        <b:NameList>
          <b:Person>
            <b:Last>Latour</b:Last>
            <b:First>Bruno</b:First>
          </b:Person>
        </b:NameList>
      </b:Author>
    </b:Author>
    <b:Title>Reensamblar lo social: una introducción a la teoría del actor red</b:Title>
    <b:Year>2008</b:Year>
    <b:City>Buenos Aires</b:City>
    <b:Publisher>Ediciones Manantial</b:Publisher>
    <b:RefOrder>26</b:RefOrder>
  </b:Source>
  <b:Source>
    <b:Tag>Jac62</b:Tag>
    <b:SourceType>Book</b:SourceType>
    <b:Guid>{62CBB1B6-9067-4CAB-9ED1-E5D763543272}</b:Guid>
    <b:Author>
      <b:Author>
        <b:NameList>
          <b:Person>
            <b:Last>Jacobs</b:Last>
            <b:First>Jane</b:First>
          </b:Person>
        </b:NameList>
      </b:Author>
    </b:Author>
    <b:Title>Muerte y vida de las grandes ciudades americanas</b:Title>
    <b:Year>1961, p.9</b:Year>
    <b:City>Madrid</b:City>
    <b:Publisher>Peninsula</b:Publisher>
    <b:Pages>p.9</b:Pages>
    <b:RefOrder>1</b:RefOrder>
  </b:Source>
  <b:Source>
    <b:Tag>Col10</b:Tag>
    <b:SourceType>Book</b:SourceType>
    <b:Guid>{95A2C34C-07D4-465C-8860-BE73AC9FFE50}</b:Guid>
    <b:Title>Colores y ecos de la colonia Independencia</b:Title>
    <b:Year>2010, p.32</b:Year>
    <b:Author>
      <b:Author>
        <b:NameList>
          <b:Person>
            <b:Last>Casas García</b:Last>
            <b:First>J.</b:First>
            <b:Middle>y Farfán, O.</b:Middle>
          </b:Person>
        </b:NameList>
      </b:Author>
    </b:Author>
    <b:City>Monterrey, Mexico</b:City>
    <b:StateProvince>Nuevo León</b:StateProvince>
    <b:CountryRegion>México</b:CountryRegion>
    <b:URL>file:///C:/Users/Sonia/Downloads/Colores_y_ecos_de_la_colonia_Independencia.pdf</b:URL>
    <b:Publisher>Consejo para la Cultura y las Artes de Nuevo León</b:Publisher>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3F3058-30AA-4FDD-9B70-0397EF165D39}">
  <ds:schemaRefs>
    <ds:schemaRef ds:uri="http://schemas.openxmlformats.org/officeDocument/2006/bibliography"/>
  </ds:schemaRefs>
</ds:datastoreItem>
</file>

<file path=customXml/itemProps2.xml><?xml version="1.0" encoding="utf-8"?>
<ds:datastoreItem xmlns:ds="http://schemas.openxmlformats.org/officeDocument/2006/customXml" ds:itemID="{55C1B1B0-4FBA-4F17-8692-17DCBA5C3E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1AA155-5CD1-406E-86EC-B9D7B33E8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B7F5F5-A1A0-41D7-92B6-568DE27761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5139</Words>
  <Characters>28265</Characters>
  <Application>Microsoft Office Word</Application>
  <DocSecurity>0</DocSecurity>
  <Lines>235</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2021-01-30T02:26:00Z</dcterms:created>
  <dcterms:modified xsi:type="dcterms:W3CDTF">2021-01-30T02:53:00Z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