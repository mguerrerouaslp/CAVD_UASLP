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324B2A5F" w14:textId="77777777" w:rsidR="00A166E2" w:rsidRPr="00C8224A" w:rsidRDefault="00C767A0" w:rsidP="00171884">
      <w:pPr>
        <w:pStyle w:val="Cuerpo"/>
        <w:spacing w:line="360" w:lineRule="auto"/>
        <w:rPr>
          <w:rStyle w:val="Ninguno"/>
          <w:rFonts w:ascii="Times New Roman" w:eastAsia="Times New Roman" w:hAnsi="Times New Roman" w:cs="Times New Roman"/>
          <w:b/>
          <w:bCs/>
          <w:sz w:val="26"/>
          <w:szCs w:val="26"/>
          <w:lang w:val="es-ES"/>
        </w:rPr>
      </w:pPr>
      <w:r w:rsidRPr="00C8224A">
        <w:rPr>
          <w:rStyle w:val="Ninguno"/>
          <w:rFonts w:ascii="Times New Roman" w:hAnsi="Times New Roman"/>
          <w:b/>
          <w:bCs/>
          <w:sz w:val="26"/>
          <w:szCs w:val="26"/>
          <w:lang w:val="es-ES"/>
        </w:rPr>
        <w:t>La relación del diseño para la comunicación gráfica en la construcción de interfaces visuales para optimizar la experiencia de usuario en desarrollos de software: Su uso práctico en nuevos proyectos</w:t>
      </w:r>
    </w:p>
    <w:p w14:paraId="08A54612" w14:textId="77777777" w:rsidR="00A166E2" w:rsidRPr="00C8224A" w:rsidRDefault="00C767A0" w:rsidP="00171884">
      <w:pPr>
        <w:pStyle w:val="Cuerpo"/>
        <w:spacing w:line="360" w:lineRule="auto"/>
        <w:rPr>
          <w:rStyle w:val="Ninguno"/>
          <w:rFonts w:ascii="Times New Roman" w:eastAsia="Times New Roman" w:hAnsi="Times New Roman" w:cs="Times New Roman"/>
          <w:b/>
          <w:bCs/>
          <w:sz w:val="26"/>
          <w:szCs w:val="26"/>
          <w:lang w:val="es-ES"/>
        </w:rPr>
      </w:pPr>
      <w:r w:rsidRPr="00C8224A">
        <w:rPr>
          <w:rStyle w:val="Ninguno"/>
          <w:rFonts w:ascii="Times New Roman" w:hAnsi="Times New Roman"/>
          <w:b/>
          <w:bCs/>
          <w:sz w:val="26"/>
          <w:szCs w:val="26"/>
          <w:lang w:val="es-ES"/>
        </w:rPr>
        <w:t>(</w:t>
      </w:r>
      <w:proofErr w:type="spellStart"/>
      <w:r w:rsidRPr="00C8224A">
        <w:rPr>
          <w:rStyle w:val="Ninguno"/>
          <w:rFonts w:ascii="Times New Roman" w:hAnsi="Times New Roman"/>
          <w:b/>
          <w:bCs/>
          <w:sz w:val="26"/>
          <w:szCs w:val="26"/>
          <w:lang w:val="es-ES"/>
        </w:rPr>
        <w:t>The</w:t>
      </w:r>
      <w:proofErr w:type="spellEnd"/>
      <w:r w:rsidRPr="00C8224A">
        <w:rPr>
          <w:rStyle w:val="Ninguno"/>
          <w:rFonts w:ascii="Times New Roman" w:hAnsi="Times New Roman"/>
          <w:b/>
          <w:bCs/>
          <w:sz w:val="26"/>
          <w:szCs w:val="26"/>
          <w:lang w:val="es-ES"/>
        </w:rPr>
        <w:t xml:space="preserve"> </w:t>
      </w:r>
      <w:proofErr w:type="spellStart"/>
      <w:r w:rsidRPr="00C8224A">
        <w:rPr>
          <w:rStyle w:val="Ninguno"/>
          <w:rFonts w:ascii="Times New Roman" w:hAnsi="Times New Roman"/>
          <w:b/>
          <w:bCs/>
          <w:sz w:val="26"/>
          <w:szCs w:val="26"/>
          <w:lang w:val="es-ES"/>
        </w:rPr>
        <w:t>relevance</w:t>
      </w:r>
      <w:proofErr w:type="spellEnd"/>
      <w:r w:rsidRPr="00C8224A">
        <w:rPr>
          <w:rStyle w:val="Ninguno"/>
          <w:rFonts w:ascii="Times New Roman" w:hAnsi="Times New Roman"/>
          <w:b/>
          <w:bCs/>
          <w:sz w:val="26"/>
          <w:szCs w:val="26"/>
          <w:lang w:val="es-ES"/>
        </w:rPr>
        <w:t xml:space="preserve"> of </w:t>
      </w:r>
      <w:proofErr w:type="spellStart"/>
      <w:r w:rsidRPr="00C8224A">
        <w:rPr>
          <w:rStyle w:val="Ninguno"/>
          <w:rFonts w:ascii="Times New Roman" w:hAnsi="Times New Roman"/>
          <w:b/>
          <w:bCs/>
          <w:sz w:val="26"/>
          <w:szCs w:val="26"/>
          <w:lang w:val="es-ES"/>
        </w:rPr>
        <w:t>design</w:t>
      </w:r>
      <w:proofErr w:type="spellEnd"/>
      <w:r w:rsidRPr="00C8224A">
        <w:rPr>
          <w:rStyle w:val="Ninguno"/>
          <w:rFonts w:ascii="Times New Roman" w:hAnsi="Times New Roman"/>
          <w:b/>
          <w:bCs/>
          <w:sz w:val="26"/>
          <w:szCs w:val="26"/>
          <w:lang w:val="es-ES"/>
        </w:rPr>
        <w:t xml:space="preserve"> </w:t>
      </w:r>
      <w:proofErr w:type="spellStart"/>
      <w:r w:rsidRPr="00C8224A">
        <w:rPr>
          <w:rStyle w:val="Ninguno"/>
          <w:rFonts w:ascii="Times New Roman" w:hAnsi="Times New Roman"/>
          <w:b/>
          <w:bCs/>
          <w:sz w:val="26"/>
          <w:szCs w:val="26"/>
          <w:lang w:val="es-ES"/>
        </w:rPr>
        <w:t>for</w:t>
      </w:r>
      <w:proofErr w:type="spellEnd"/>
      <w:r w:rsidRPr="00C8224A">
        <w:rPr>
          <w:rStyle w:val="Ninguno"/>
          <w:rFonts w:ascii="Times New Roman" w:hAnsi="Times New Roman"/>
          <w:b/>
          <w:bCs/>
          <w:sz w:val="26"/>
          <w:szCs w:val="26"/>
          <w:lang w:val="es-ES"/>
        </w:rPr>
        <w:t xml:space="preserve"> </w:t>
      </w:r>
      <w:proofErr w:type="spellStart"/>
      <w:r w:rsidRPr="00C8224A">
        <w:rPr>
          <w:rStyle w:val="Ninguno"/>
          <w:rFonts w:ascii="Times New Roman" w:hAnsi="Times New Roman"/>
          <w:b/>
          <w:bCs/>
          <w:sz w:val="26"/>
          <w:szCs w:val="26"/>
          <w:lang w:val="es-ES"/>
        </w:rPr>
        <w:t>graphic</w:t>
      </w:r>
      <w:proofErr w:type="spellEnd"/>
      <w:r w:rsidRPr="00C8224A">
        <w:rPr>
          <w:rStyle w:val="Ninguno"/>
          <w:rFonts w:ascii="Times New Roman" w:hAnsi="Times New Roman"/>
          <w:b/>
          <w:bCs/>
          <w:sz w:val="26"/>
          <w:szCs w:val="26"/>
          <w:lang w:val="es-ES"/>
        </w:rPr>
        <w:t xml:space="preserve"> </w:t>
      </w:r>
      <w:proofErr w:type="spellStart"/>
      <w:r w:rsidRPr="00C8224A">
        <w:rPr>
          <w:rStyle w:val="Ninguno"/>
          <w:rFonts w:ascii="Times New Roman" w:hAnsi="Times New Roman"/>
          <w:b/>
          <w:bCs/>
          <w:sz w:val="26"/>
          <w:szCs w:val="26"/>
          <w:lang w:val="es-ES"/>
        </w:rPr>
        <w:t>communication</w:t>
      </w:r>
      <w:proofErr w:type="spellEnd"/>
      <w:r w:rsidRPr="00C8224A">
        <w:rPr>
          <w:rStyle w:val="Ninguno"/>
          <w:rFonts w:ascii="Times New Roman" w:hAnsi="Times New Roman"/>
          <w:b/>
          <w:bCs/>
          <w:sz w:val="26"/>
          <w:szCs w:val="26"/>
          <w:lang w:val="es-ES"/>
        </w:rPr>
        <w:t xml:space="preserve"> at </w:t>
      </w:r>
      <w:proofErr w:type="spellStart"/>
      <w:r w:rsidRPr="00C8224A">
        <w:rPr>
          <w:rStyle w:val="Ninguno"/>
          <w:rFonts w:ascii="Times New Roman" w:hAnsi="Times New Roman"/>
          <w:b/>
          <w:bCs/>
          <w:sz w:val="26"/>
          <w:szCs w:val="26"/>
          <w:lang w:val="es-ES"/>
        </w:rPr>
        <w:t>construction</w:t>
      </w:r>
      <w:proofErr w:type="spellEnd"/>
      <w:r w:rsidRPr="00C8224A">
        <w:rPr>
          <w:rStyle w:val="Ninguno"/>
          <w:rFonts w:ascii="Times New Roman" w:hAnsi="Times New Roman"/>
          <w:b/>
          <w:bCs/>
          <w:sz w:val="26"/>
          <w:szCs w:val="26"/>
          <w:lang w:val="es-ES"/>
        </w:rPr>
        <w:t xml:space="preserve"> of visual interfaces to </w:t>
      </w:r>
      <w:proofErr w:type="spellStart"/>
      <w:r w:rsidRPr="00C8224A">
        <w:rPr>
          <w:rStyle w:val="Ninguno"/>
          <w:rFonts w:ascii="Times New Roman" w:hAnsi="Times New Roman"/>
          <w:b/>
          <w:bCs/>
          <w:sz w:val="26"/>
          <w:szCs w:val="26"/>
          <w:lang w:val="es-ES"/>
        </w:rPr>
        <w:t>optimize</w:t>
      </w:r>
      <w:proofErr w:type="spellEnd"/>
      <w:r w:rsidRPr="00C8224A">
        <w:rPr>
          <w:rStyle w:val="Ninguno"/>
          <w:rFonts w:ascii="Times New Roman" w:hAnsi="Times New Roman"/>
          <w:b/>
          <w:bCs/>
          <w:sz w:val="26"/>
          <w:szCs w:val="26"/>
          <w:lang w:val="es-ES"/>
        </w:rPr>
        <w:t xml:space="preserve"> </w:t>
      </w:r>
      <w:proofErr w:type="spellStart"/>
      <w:r w:rsidRPr="00C8224A">
        <w:rPr>
          <w:rStyle w:val="Ninguno"/>
          <w:rFonts w:ascii="Times New Roman" w:hAnsi="Times New Roman"/>
          <w:b/>
          <w:bCs/>
          <w:sz w:val="26"/>
          <w:szCs w:val="26"/>
          <w:lang w:val="es-ES"/>
        </w:rPr>
        <w:t>the</w:t>
      </w:r>
      <w:proofErr w:type="spellEnd"/>
      <w:r w:rsidRPr="00C8224A">
        <w:rPr>
          <w:rStyle w:val="Ninguno"/>
          <w:rFonts w:ascii="Times New Roman" w:hAnsi="Times New Roman"/>
          <w:b/>
          <w:bCs/>
          <w:sz w:val="26"/>
          <w:szCs w:val="26"/>
          <w:lang w:val="es-ES"/>
        </w:rPr>
        <w:t xml:space="preserve"> </w:t>
      </w:r>
      <w:proofErr w:type="spellStart"/>
      <w:r w:rsidRPr="00C8224A">
        <w:rPr>
          <w:rStyle w:val="Ninguno"/>
          <w:rFonts w:ascii="Times New Roman" w:hAnsi="Times New Roman"/>
          <w:b/>
          <w:bCs/>
          <w:sz w:val="26"/>
          <w:szCs w:val="26"/>
          <w:lang w:val="es-ES"/>
        </w:rPr>
        <w:t>user</w:t>
      </w:r>
      <w:proofErr w:type="spellEnd"/>
      <w:r w:rsidRPr="00C8224A">
        <w:rPr>
          <w:rStyle w:val="Ninguno"/>
          <w:rFonts w:ascii="Times New Roman" w:hAnsi="Times New Roman"/>
          <w:b/>
          <w:bCs/>
          <w:sz w:val="26"/>
          <w:szCs w:val="26"/>
          <w:lang w:val="es-ES"/>
        </w:rPr>
        <w:t xml:space="preserve"> </w:t>
      </w:r>
      <w:proofErr w:type="spellStart"/>
      <w:r w:rsidRPr="00C8224A">
        <w:rPr>
          <w:rStyle w:val="Ninguno"/>
          <w:rFonts w:ascii="Times New Roman" w:hAnsi="Times New Roman"/>
          <w:b/>
          <w:bCs/>
          <w:sz w:val="26"/>
          <w:szCs w:val="26"/>
          <w:lang w:val="es-ES"/>
        </w:rPr>
        <w:t>experience</w:t>
      </w:r>
      <w:proofErr w:type="spellEnd"/>
      <w:r w:rsidRPr="00C8224A">
        <w:rPr>
          <w:rStyle w:val="Ninguno"/>
          <w:rFonts w:ascii="Times New Roman" w:hAnsi="Times New Roman"/>
          <w:b/>
          <w:bCs/>
          <w:sz w:val="26"/>
          <w:szCs w:val="26"/>
          <w:lang w:val="es-ES"/>
        </w:rPr>
        <w:t xml:space="preserve"> in software </w:t>
      </w:r>
      <w:proofErr w:type="spellStart"/>
      <w:r w:rsidRPr="00C8224A">
        <w:rPr>
          <w:rStyle w:val="Ninguno"/>
          <w:rFonts w:ascii="Times New Roman" w:hAnsi="Times New Roman"/>
          <w:b/>
          <w:bCs/>
          <w:sz w:val="26"/>
          <w:szCs w:val="26"/>
          <w:lang w:val="es-ES"/>
        </w:rPr>
        <w:t>development</w:t>
      </w:r>
      <w:proofErr w:type="spellEnd"/>
      <w:r w:rsidRPr="00C8224A">
        <w:rPr>
          <w:rStyle w:val="Ninguno"/>
          <w:rFonts w:ascii="Times New Roman" w:hAnsi="Times New Roman"/>
          <w:b/>
          <w:bCs/>
          <w:sz w:val="26"/>
          <w:szCs w:val="26"/>
          <w:lang w:val="es-ES"/>
        </w:rPr>
        <w:t xml:space="preserve">: </w:t>
      </w:r>
      <w:proofErr w:type="spellStart"/>
      <w:r w:rsidRPr="00C8224A">
        <w:rPr>
          <w:rStyle w:val="Ninguno"/>
          <w:rFonts w:ascii="Times New Roman" w:hAnsi="Times New Roman"/>
          <w:b/>
          <w:bCs/>
          <w:sz w:val="26"/>
          <w:szCs w:val="26"/>
          <w:lang w:val="es-ES"/>
        </w:rPr>
        <w:t>Its</w:t>
      </w:r>
      <w:proofErr w:type="spellEnd"/>
      <w:r w:rsidRPr="00C8224A">
        <w:rPr>
          <w:rStyle w:val="Ninguno"/>
          <w:rFonts w:ascii="Times New Roman" w:hAnsi="Times New Roman"/>
          <w:b/>
          <w:bCs/>
          <w:sz w:val="26"/>
          <w:szCs w:val="26"/>
          <w:lang w:val="es-ES"/>
        </w:rPr>
        <w:t xml:space="preserve"> </w:t>
      </w:r>
      <w:proofErr w:type="spellStart"/>
      <w:r w:rsidRPr="00C8224A">
        <w:rPr>
          <w:rStyle w:val="Ninguno"/>
          <w:rFonts w:ascii="Times New Roman" w:hAnsi="Times New Roman"/>
          <w:b/>
          <w:bCs/>
          <w:sz w:val="26"/>
          <w:szCs w:val="26"/>
          <w:lang w:val="es-ES"/>
        </w:rPr>
        <w:t>practical</w:t>
      </w:r>
      <w:proofErr w:type="spellEnd"/>
      <w:r w:rsidRPr="00C8224A">
        <w:rPr>
          <w:rStyle w:val="Ninguno"/>
          <w:rFonts w:ascii="Times New Roman" w:hAnsi="Times New Roman"/>
          <w:b/>
          <w:bCs/>
          <w:sz w:val="26"/>
          <w:szCs w:val="26"/>
          <w:lang w:val="es-ES"/>
        </w:rPr>
        <w:t xml:space="preserve"> use in new </w:t>
      </w:r>
      <w:proofErr w:type="spellStart"/>
      <w:r w:rsidRPr="00C8224A">
        <w:rPr>
          <w:rStyle w:val="Ninguno"/>
          <w:rFonts w:ascii="Times New Roman" w:hAnsi="Times New Roman"/>
          <w:b/>
          <w:bCs/>
          <w:sz w:val="26"/>
          <w:szCs w:val="26"/>
          <w:lang w:val="es-ES"/>
        </w:rPr>
        <w:t>projects</w:t>
      </w:r>
      <w:proofErr w:type="spellEnd"/>
      <w:r w:rsidRPr="00C8224A">
        <w:rPr>
          <w:rStyle w:val="Ninguno"/>
          <w:rFonts w:ascii="Times New Roman" w:hAnsi="Times New Roman"/>
          <w:b/>
          <w:bCs/>
          <w:sz w:val="26"/>
          <w:szCs w:val="26"/>
          <w:lang w:val="es-ES"/>
        </w:rPr>
        <w:t>)</w:t>
      </w:r>
    </w:p>
    <w:p w14:paraId="43EA7037" w14:textId="7C734770" w:rsidR="00A166E2" w:rsidRPr="00C8224A" w:rsidRDefault="00A166E2" w:rsidP="00171884">
      <w:pPr>
        <w:pStyle w:val="Cuerpo"/>
        <w:spacing w:line="360" w:lineRule="auto"/>
        <w:rPr>
          <w:rStyle w:val="Ninguno"/>
          <w:rFonts w:ascii="Times New Roman" w:eastAsia="Times New Roman" w:hAnsi="Times New Roman" w:cs="Times New Roman"/>
          <w:sz w:val="22"/>
          <w:szCs w:val="22"/>
          <w:lang w:val="es-ES"/>
        </w:rPr>
      </w:pPr>
    </w:p>
    <w:p w14:paraId="13DFD3E3" w14:textId="77777777" w:rsidR="00A166E2" w:rsidRPr="00C8224A" w:rsidRDefault="00A166E2" w:rsidP="00171884">
      <w:pPr>
        <w:pStyle w:val="Cuerpo"/>
        <w:spacing w:line="360" w:lineRule="auto"/>
        <w:rPr>
          <w:rStyle w:val="Ninguno"/>
          <w:rFonts w:ascii="Times New Roman" w:eastAsia="Times New Roman" w:hAnsi="Times New Roman" w:cs="Times New Roman"/>
          <w:i/>
          <w:iCs/>
          <w:sz w:val="20"/>
          <w:szCs w:val="20"/>
          <w:lang w:val="es-ES"/>
        </w:rPr>
      </w:pPr>
    </w:p>
    <w:p w14:paraId="0CD06025"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hAnsi="Times New Roman"/>
          <w:i/>
          <w:iCs/>
          <w:sz w:val="20"/>
          <w:szCs w:val="20"/>
          <w:lang w:val="es-ES"/>
        </w:rPr>
        <w:t>Resumen:</w:t>
      </w:r>
    </w:p>
    <w:p w14:paraId="31051328"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hAnsi="Times New Roman"/>
          <w:i/>
          <w:iCs/>
          <w:sz w:val="20"/>
          <w:szCs w:val="20"/>
          <w:lang w:val="es-ES"/>
        </w:rPr>
        <w:t>El proyecto pretende analizar, graficar y mostrar la relevancia de la presencia y uso adecuado del diseño para la comunicación gráfica en el desarrollo de ambientes y así mejorar la experiencia del usuario y su interacción con el software.</w:t>
      </w:r>
    </w:p>
    <w:p w14:paraId="2ABCA359" w14:textId="77777777" w:rsidR="00A166E2" w:rsidRPr="00C8224A" w:rsidRDefault="00A166E2" w:rsidP="00171884">
      <w:pPr>
        <w:pStyle w:val="Cuerpo"/>
        <w:rPr>
          <w:rStyle w:val="Ninguno"/>
          <w:rFonts w:ascii="Times New Roman" w:eastAsia="Times New Roman" w:hAnsi="Times New Roman" w:cs="Times New Roman"/>
          <w:i/>
          <w:iCs/>
          <w:sz w:val="20"/>
          <w:szCs w:val="20"/>
          <w:lang w:val="es-ES"/>
        </w:rPr>
      </w:pPr>
    </w:p>
    <w:p w14:paraId="21D3618E"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hAnsi="Times New Roman"/>
          <w:i/>
          <w:iCs/>
          <w:sz w:val="20"/>
          <w:szCs w:val="20"/>
          <w:lang w:val="es-ES"/>
        </w:rPr>
        <w:t xml:space="preserve">El uso de las tecnologías de la información y la comunicación tienen el objetivo de aumentar los patrones del día a día y la forma en que la mayoría de las personas tienen contacto y distribuyen la información, además de ser herramientas que sirven para transmitir conocimiento y contenido de manera rápida y eficaz (Morales, 2020) junto a las TIC se ha ido apostando al desarrollo de sistemas o software diseñados para facilitar la resolución de tareas específicas, en su mayoría suelen estar centrados en </w:t>
      </w:r>
      <w:proofErr w:type="spellStart"/>
      <w:r w:rsidRPr="00C8224A">
        <w:rPr>
          <w:rStyle w:val="Ninguno"/>
          <w:rFonts w:ascii="Times New Roman" w:hAnsi="Times New Roman"/>
          <w:i/>
          <w:iCs/>
          <w:sz w:val="20"/>
          <w:szCs w:val="20"/>
          <w:lang w:val="es-ES"/>
        </w:rPr>
        <w:t>en</w:t>
      </w:r>
      <w:proofErr w:type="spellEnd"/>
      <w:r w:rsidRPr="00C8224A">
        <w:rPr>
          <w:rStyle w:val="Ninguno"/>
          <w:rFonts w:ascii="Times New Roman" w:hAnsi="Times New Roman"/>
          <w:i/>
          <w:iCs/>
          <w:sz w:val="20"/>
          <w:szCs w:val="20"/>
          <w:lang w:val="es-ES"/>
        </w:rPr>
        <w:t xml:space="preserve"> campos especializados y además se pueden utilizar en distintos dispositivos por ejemplo: los procesadores de texto, las hojas de cálculo, bases de datos, edición de multimedia, creación de contenidos, entre otros.</w:t>
      </w:r>
    </w:p>
    <w:p w14:paraId="45523E5B" w14:textId="77777777" w:rsidR="00A166E2" w:rsidRPr="00C8224A" w:rsidRDefault="00A166E2" w:rsidP="00171884">
      <w:pPr>
        <w:pStyle w:val="Cuerpo"/>
        <w:rPr>
          <w:rStyle w:val="Ninguno"/>
          <w:rFonts w:ascii="Times New Roman" w:eastAsia="Times New Roman" w:hAnsi="Times New Roman" w:cs="Times New Roman"/>
          <w:i/>
          <w:iCs/>
          <w:sz w:val="20"/>
          <w:szCs w:val="20"/>
          <w:lang w:val="es-ES"/>
        </w:rPr>
      </w:pPr>
    </w:p>
    <w:p w14:paraId="7F2F049E"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hAnsi="Times New Roman"/>
          <w:i/>
          <w:iCs/>
          <w:sz w:val="20"/>
          <w:szCs w:val="20"/>
          <w:lang w:val="es-ES"/>
        </w:rPr>
        <w:t>Existen aspectos básicos a considerar en el desarrollo de software, buenas prácticas que se sugieren para obtener un resultado óptimo y de calidad:</w:t>
      </w:r>
    </w:p>
    <w:p w14:paraId="49D12040"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hAnsi="Times New Roman"/>
          <w:i/>
          <w:iCs/>
          <w:sz w:val="20"/>
          <w:szCs w:val="20"/>
          <w:lang w:val="es-ES"/>
        </w:rPr>
        <w:t xml:space="preserve">Flexibilidad y escalabilidad para agregar, modificar o quitar funcionalidades sin efectos dañinos al sistema actual; Mantenibilidad para dar soporte y modificaciones menores por ello la práctica de la documentación dentro del mismo ha sido bien valorada por los desarrolladores, Rendimiento y Eficiencia por la búsqueda de tiempos de respuesta adecuados, Disponibilidad para seguir funcionando aún con fallas, Compatibilidad para ofrecer funcionamiento aún en distintos </w:t>
      </w:r>
      <w:proofErr w:type="spellStart"/>
      <w:r w:rsidRPr="00C8224A">
        <w:rPr>
          <w:rStyle w:val="Ninguno"/>
          <w:rFonts w:ascii="Times New Roman" w:hAnsi="Times New Roman"/>
          <w:i/>
          <w:iCs/>
          <w:sz w:val="20"/>
          <w:szCs w:val="20"/>
          <w:lang w:val="es-ES"/>
        </w:rPr>
        <w:t>dispostivos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Testabilidad</w:t>
      </w:r>
      <w:proofErr w:type="spellEnd"/>
      <w:r w:rsidRPr="00C8224A">
        <w:rPr>
          <w:rStyle w:val="Ninguno"/>
          <w:rFonts w:ascii="Times New Roman" w:hAnsi="Times New Roman"/>
          <w:i/>
          <w:iCs/>
          <w:sz w:val="20"/>
          <w:szCs w:val="20"/>
          <w:lang w:val="es-ES"/>
        </w:rPr>
        <w:t xml:space="preserve"> y Gestión para permanecer en constante pruebas de calidad, Seguridad para minimizar las vulnerabilidades, Funcionalidad para ofrecer solucionar las necesidades de los usuarios y por último Usabilidad y accesibilidad pues será lo único visible en el software para el usuario para ellos deberá ser simple, de aprendizaje rápido para el usuario y accesibilidad a distintos perfiles de usuario; que desde la trinchera del diseño para la comunicación gráfica será lo competente.</w:t>
      </w:r>
    </w:p>
    <w:p w14:paraId="76CF2504" w14:textId="77777777" w:rsidR="00A166E2" w:rsidRPr="00C8224A" w:rsidRDefault="00A166E2" w:rsidP="00171884">
      <w:pPr>
        <w:pStyle w:val="Cuerpo"/>
        <w:rPr>
          <w:rStyle w:val="Ninguno"/>
          <w:rFonts w:ascii="Times New Roman" w:eastAsia="Times New Roman" w:hAnsi="Times New Roman" w:cs="Times New Roman"/>
          <w:i/>
          <w:iCs/>
          <w:sz w:val="20"/>
          <w:szCs w:val="20"/>
          <w:lang w:val="es-ES"/>
        </w:rPr>
      </w:pPr>
    </w:p>
    <w:p w14:paraId="03CC0EA1"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hAnsi="Times New Roman"/>
          <w:i/>
          <w:iCs/>
          <w:sz w:val="20"/>
          <w:szCs w:val="20"/>
          <w:lang w:val="es-ES"/>
        </w:rPr>
        <w:t xml:space="preserve">Se pretende mostrar los pasos básicos para conceptualizar los elementos rectores </w:t>
      </w:r>
      <w:proofErr w:type="gramStart"/>
      <w:r w:rsidRPr="00C8224A">
        <w:rPr>
          <w:rStyle w:val="Ninguno"/>
          <w:rFonts w:ascii="Times New Roman" w:hAnsi="Times New Roman"/>
          <w:i/>
          <w:iCs/>
          <w:sz w:val="20"/>
          <w:szCs w:val="20"/>
          <w:lang w:val="es-ES"/>
        </w:rPr>
        <w:t>de la interfaz directamente relacionado</w:t>
      </w:r>
      <w:proofErr w:type="gramEnd"/>
      <w:r w:rsidRPr="00C8224A">
        <w:rPr>
          <w:rStyle w:val="Ninguno"/>
          <w:rFonts w:ascii="Times New Roman" w:hAnsi="Times New Roman"/>
          <w:i/>
          <w:iCs/>
          <w:sz w:val="20"/>
          <w:szCs w:val="20"/>
          <w:lang w:val="es-ES"/>
        </w:rPr>
        <w:t xml:space="preserve"> con la usabilidad; que apoyen una experiencia fluida, fácil de entender y navegar, partiendo de las preguntas bases:</w:t>
      </w:r>
    </w:p>
    <w:p w14:paraId="4659F9D9"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eastAsia="Times New Roman" w:hAnsi="Times New Roman" w:cs="Times New Roman"/>
          <w:i/>
          <w:iCs/>
          <w:sz w:val="20"/>
          <w:szCs w:val="20"/>
          <w:lang w:val="es-ES"/>
        </w:rPr>
        <w:tab/>
        <w:t xml:space="preserve">- </w:t>
      </w:r>
      <w:r w:rsidRPr="00C8224A">
        <w:rPr>
          <w:rStyle w:val="Ninguno"/>
          <w:rFonts w:ascii="Times New Roman" w:hAnsi="Times New Roman"/>
          <w:i/>
          <w:iCs/>
          <w:sz w:val="20"/>
          <w:szCs w:val="20"/>
          <w:lang w:val="es-ES"/>
        </w:rPr>
        <w:t>¿Quién usará este software?</w:t>
      </w:r>
    </w:p>
    <w:p w14:paraId="04D2DEFD"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eastAsia="Times New Roman" w:hAnsi="Times New Roman" w:cs="Times New Roman"/>
          <w:i/>
          <w:iCs/>
          <w:sz w:val="20"/>
          <w:szCs w:val="20"/>
          <w:lang w:val="es-ES"/>
        </w:rPr>
        <w:tab/>
        <w:t xml:space="preserve">- </w:t>
      </w:r>
      <w:r w:rsidRPr="00C8224A">
        <w:rPr>
          <w:rStyle w:val="Ninguno"/>
          <w:rFonts w:ascii="Times New Roman" w:hAnsi="Times New Roman"/>
          <w:i/>
          <w:iCs/>
          <w:sz w:val="20"/>
          <w:szCs w:val="20"/>
          <w:lang w:val="es-ES"/>
        </w:rPr>
        <w:t>¿Cómo lo usará</w:t>
      </w:r>
      <w:r w:rsidRPr="00C8224A">
        <w:rPr>
          <w:rStyle w:val="Ninguno"/>
          <w:rFonts w:ascii="Times New Roman" w:hAnsi="Times New Roman"/>
          <w:i/>
          <w:iCs/>
          <w:sz w:val="20"/>
          <w:szCs w:val="20"/>
          <w:lang w:val="es-ES" w:eastAsia="zh-TW"/>
        </w:rPr>
        <w:t>n?</w:t>
      </w:r>
    </w:p>
    <w:p w14:paraId="28C14BA1"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eastAsia="Times New Roman" w:hAnsi="Times New Roman" w:cs="Times New Roman"/>
          <w:i/>
          <w:iCs/>
          <w:sz w:val="20"/>
          <w:szCs w:val="20"/>
          <w:lang w:val="es-ES"/>
        </w:rPr>
        <w:tab/>
        <w:t xml:space="preserve">- </w:t>
      </w:r>
      <w:r w:rsidRPr="00C8224A">
        <w:rPr>
          <w:rStyle w:val="Ninguno"/>
          <w:rFonts w:ascii="Times New Roman" w:hAnsi="Times New Roman"/>
          <w:i/>
          <w:iCs/>
          <w:sz w:val="20"/>
          <w:szCs w:val="20"/>
          <w:lang w:val="es-ES"/>
        </w:rPr>
        <w:t>¿Para qué sirve este software?</w:t>
      </w:r>
    </w:p>
    <w:p w14:paraId="1A7F306A"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eastAsia="Times New Roman" w:hAnsi="Times New Roman" w:cs="Times New Roman"/>
          <w:i/>
          <w:iCs/>
          <w:sz w:val="20"/>
          <w:szCs w:val="20"/>
          <w:lang w:val="es-ES"/>
        </w:rPr>
        <w:tab/>
        <w:t xml:space="preserve">- </w:t>
      </w:r>
      <w:r w:rsidRPr="00C8224A">
        <w:rPr>
          <w:rStyle w:val="Ninguno"/>
          <w:rFonts w:ascii="Times New Roman" w:hAnsi="Times New Roman"/>
          <w:i/>
          <w:iCs/>
          <w:sz w:val="20"/>
          <w:szCs w:val="20"/>
          <w:lang w:val="es-ES"/>
        </w:rPr>
        <w:t xml:space="preserve">¿Cuándo se </w:t>
      </w:r>
      <w:proofErr w:type="spellStart"/>
      <w:r w:rsidRPr="00C8224A">
        <w:rPr>
          <w:rStyle w:val="Ninguno"/>
          <w:rFonts w:ascii="Times New Roman" w:hAnsi="Times New Roman"/>
          <w:i/>
          <w:iCs/>
          <w:sz w:val="20"/>
          <w:szCs w:val="20"/>
          <w:lang w:val="es-ES"/>
        </w:rPr>
        <w:t>usurá</w:t>
      </w:r>
      <w:proofErr w:type="spellEnd"/>
      <w:r w:rsidRPr="00C8224A">
        <w:rPr>
          <w:rStyle w:val="Ninguno"/>
          <w:rFonts w:ascii="Times New Roman" w:hAnsi="Times New Roman"/>
          <w:i/>
          <w:iCs/>
          <w:sz w:val="20"/>
          <w:szCs w:val="20"/>
          <w:lang w:val="es-ES" w:eastAsia="zh-TW"/>
        </w:rPr>
        <w:t>?</w:t>
      </w:r>
    </w:p>
    <w:p w14:paraId="1C710C94"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eastAsia="Times New Roman" w:hAnsi="Times New Roman" w:cs="Times New Roman"/>
          <w:i/>
          <w:iCs/>
          <w:sz w:val="20"/>
          <w:szCs w:val="20"/>
          <w:lang w:val="es-ES"/>
        </w:rPr>
        <w:tab/>
        <w:t xml:space="preserve">- </w:t>
      </w:r>
      <w:r w:rsidRPr="00C8224A">
        <w:rPr>
          <w:rStyle w:val="Ninguno"/>
          <w:rFonts w:ascii="Times New Roman" w:hAnsi="Times New Roman"/>
          <w:i/>
          <w:iCs/>
          <w:sz w:val="20"/>
          <w:szCs w:val="20"/>
          <w:lang w:val="es-ES"/>
        </w:rPr>
        <w:t>¿Donde se usará</w:t>
      </w:r>
      <w:r w:rsidRPr="00C8224A">
        <w:rPr>
          <w:rStyle w:val="Ninguno"/>
          <w:rFonts w:ascii="Times New Roman" w:hAnsi="Times New Roman"/>
          <w:i/>
          <w:iCs/>
          <w:sz w:val="20"/>
          <w:szCs w:val="20"/>
          <w:lang w:val="es-ES" w:eastAsia="zh-TW"/>
        </w:rPr>
        <w:t>?</w:t>
      </w:r>
    </w:p>
    <w:p w14:paraId="37FC5AD7" w14:textId="77777777" w:rsidR="00A166E2" w:rsidRPr="00C8224A" w:rsidRDefault="00A166E2" w:rsidP="00171884">
      <w:pPr>
        <w:pStyle w:val="Cuerpo"/>
        <w:rPr>
          <w:rStyle w:val="Ninguno"/>
          <w:rFonts w:ascii="Times New Roman" w:eastAsia="Times New Roman" w:hAnsi="Times New Roman" w:cs="Times New Roman"/>
          <w:i/>
          <w:iCs/>
          <w:sz w:val="20"/>
          <w:szCs w:val="20"/>
          <w:lang w:val="es-ES"/>
        </w:rPr>
      </w:pPr>
    </w:p>
    <w:p w14:paraId="6735B21C"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hAnsi="Times New Roman"/>
          <w:i/>
          <w:iCs/>
          <w:sz w:val="20"/>
          <w:szCs w:val="20"/>
          <w:lang w:val="es-ES"/>
        </w:rPr>
        <w:t>La resolución de estas preguntas nos ayudarán a implantar elementos clave para el diseño de la interfaz, para establecer desde las formas básicas a utilizar con frecuencia, paleta de colores, tipografías adecuadas, figuras representacionales, abstractas o simbólicas de apoyo; proporciones, llamados a la acción (CTA por sus siglas en inglés “</w:t>
      </w:r>
      <w:proofErr w:type="spellStart"/>
      <w:r w:rsidRPr="00C8224A">
        <w:rPr>
          <w:rStyle w:val="Ninguno"/>
          <w:rFonts w:ascii="Times New Roman" w:hAnsi="Times New Roman"/>
          <w:i/>
          <w:iCs/>
          <w:sz w:val="20"/>
          <w:szCs w:val="20"/>
          <w:lang w:val="es-ES"/>
        </w:rPr>
        <w:t>Call</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Action</w:t>
      </w:r>
      <w:proofErr w:type="spellEnd"/>
      <w:r w:rsidRPr="00C8224A">
        <w:rPr>
          <w:rStyle w:val="Ninguno"/>
          <w:rFonts w:ascii="Times New Roman" w:hAnsi="Times New Roman"/>
          <w:i/>
          <w:iCs/>
          <w:sz w:val="20"/>
          <w:szCs w:val="20"/>
          <w:lang w:val="es-ES"/>
        </w:rPr>
        <w:t>”), y el trazado virtual de la experiencia que se pretende que el usuario navegue y evidentemente, ordenar qué elementos clave se deben comunicar, y con los mencionados al inicio resolver el ¿cómo comunicarlos?</w:t>
      </w:r>
    </w:p>
    <w:p w14:paraId="11FECB5E" w14:textId="77777777" w:rsidR="00A166E2" w:rsidRPr="00C8224A" w:rsidRDefault="00A166E2" w:rsidP="00171884">
      <w:pPr>
        <w:pStyle w:val="Cuerpo"/>
        <w:rPr>
          <w:rStyle w:val="Ninguno"/>
          <w:rFonts w:ascii="Times New Roman" w:eastAsia="Times New Roman" w:hAnsi="Times New Roman" w:cs="Times New Roman"/>
          <w:i/>
          <w:iCs/>
          <w:sz w:val="20"/>
          <w:szCs w:val="20"/>
          <w:lang w:val="es-ES"/>
        </w:rPr>
      </w:pPr>
    </w:p>
    <w:p w14:paraId="76CC9DE7"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hAnsi="Times New Roman"/>
          <w:i/>
          <w:iCs/>
          <w:sz w:val="20"/>
          <w:szCs w:val="20"/>
          <w:lang w:val="es-ES"/>
        </w:rPr>
        <w:t xml:space="preserve">El uso adecuado de todos los elementos que comprenden una </w:t>
      </w:r>
      <w:proofErr w:type="gramStart"/>
      <w:r w:rsidRPr="00C8224A">
        <w:rPr>
          <w:rStyle w:val="Ninguno"/>
          <w:rFonts w:ascii="Times New Roman" w:hAnsi="Times New Roman"/>
          <w:i/>
          <w:iCs/>
          <w:sz w:val="20"/>
          <w:szCs w:val="20"/>
          <w:lang w:val="es-ES"/>
        </w:rPr>
        <w:t>interfaz,</w:t>
      </w:r>
      <w:proofErr w:type="gramEnd"/>
      <w:r w:rsidRPr="00C8224A">
        <w:rPr>
          <w:rStyle w:val="Ninguno"/>
          <w:rFonts w:ascii="Times New Roman" w:hAnsi="Times New Roman"/>
          <w:i/>
          <w:iCs/>
          <w:sz w:val="20"/>
          <w:szCs w:val="20"/>
          <w:lang w:val="es-ES"/>
        </w:rPr>
        <w:t xml:space="preserve"> sea digital o no, son capaces de generar una experiencia de usuario agradable y memorable; capaz de ser compartida y recordada; con ella a su vez también es recordado el producto o mensaje plasmado en él. Apoyándose de conceptos como el descrito por </w:t>
      </w:r>
      <w:proofErr w:type="spellStart"/>
      <w:r w:rsidRPr="00C8224A">
        <w:rPr>
          <w:rStyle w:val="Ninguno"/>
          <w:rFonts w:ascii="Times New Roman" w:hAnsi="Times New Roman"/>
          <w:i/>
          <w:iCs/>
          <w:sz w:val="20"/>
          <w:szCs w:val="20"/>
          <w:lang w:val="es-ES"/>
        </w:rPr>
        <w:t>Workana</w:t>
      </w:r>
      <w:proofErr w:type="spellEnd"/>
      <w:r w:rsidRPr="00C8224A">
        <w:rPr>
          <w:rStyle w:val="Ninguno"/>
          <w:rFonts w:ascii="Times New Roman" w:hAnsi="Times New Roman"/>
          <w:i/>
          <w:iCs/>
          <w:sz w:val="20"/>
          <w:szCs w:val="20"/>
          <w:lang w:val="es-ES"/>
        </w:rPr>
        <w:t xml:space="preserve"> que define a la experiencia de usuario como el “proceso de creación de productos, páginas webs y aplicaciones que ofrezcan experiencias personalizadas y relevantes a los usuarios, con la finalidad de eliminar al máximo posible todas las barreras o puntos de fricción que obstaculicen la conversión.” </w:t>
      </w:r>
    </w:p>
    <w:p w14:paraId="22D28F12" w14:textId="77777777" w:rsidR="00A166E2" w:rsidRPr="00C8224A" w:rsidRDefault="00A166E2" w:rsidP="00171884">
      <w:pPr>
        <w:pStyle w:val="Cuerpo"/>
        <w:rPr>
          <w:rStyle w:val="Ninguno"/>
          <w:rFonts w:ascii="Times New Roman" w:eastAsia="Times New Roman" w:hAnsi="Times New Roman" w:cs="Times New Roman"/>
          <w:i/>
          <w:iCs/>
          <w:sz w:val="20"/>
          <w:szCs w:val="20"/>
          <w:lang w:val="es-ES"/>
        </w:rPr>
      </w:pPr>
    </w:p>
    <w:p w14:paraId="02C76B9A"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hAnsi="Times New Roman"/>
          <w:i/>
          <w:iCs/>
          <w:sz w:val="20"/>
          <w:szCs w:val="20"/>
          <w:lang w:val="es-ES"/>
        </w:rPr>
        <w:t xml:space="preserve">Durante la ponencia se pretende mostrar a los visores el proceso básico que ha funcionado a su servidora a lo largo de más de 5 años de experiencia en el ramo. Comprender el proceso ha sido funcional y adecuado para su </w:t>
      </w:r>
      <w:proofErr w:type="spellStart"/>
      <w:r w:rsidRPr="00C8224A">
        <w:rPr>
          <w:rStyle w:val="Ninguno"/>
          <w:rFonts w:ascii="Times New Roman" w:hAnsi="Times New Roman"/>
          <w:i/>
          <w:iCs/>
          <w:sz w:val="20"/>
          <w:szCs w:val="20"/>
          <w:lang w:val="es-ES"/>
        </w:rPr>
        <w:t>semi</w:t>
      </w:r>
      <w:proofErr w:type="spellEnd"/>
      <w:r w:rsidRPr="00C8224A">
        <w:rPr>
          <w:rStyle w:val="Ninguno"/>
          <w:rFonts w:ascii="Times New Roman" w:hAnsi="Times New Roman"/>
          <w:i/>
          <w:iCs/>
          <w:sz w:val="20"/>
          <w:szCs w:val="20"/>
          <w:lang w:val="es-ES"/>
        </w:rPr>
        <w:t>-automatización y para el caso de compartir el conocimiento a otras personas.</w:t>
      </w:r>
    </w:p>
    <w:p w14:paraId="3777A00E" w14:textId="77777777" w:rsidR="00A166E2" w:rsidRPr="00C8224A" w:rsidRDefault="00A166E2" w:rsidP="00171884">
      <w:pPr>
        <w:pStyle w:val="Cuerpo"/>
        <w:rPr>
          <w:rStyle w:val="Ninguno"/>
          <w:rFonts w:ascii="Times New Roman" w:eastAsia="Times New Roman" w:hAnsi="Times New Roman" w:cs="Times New Roman"/>
          <w:i/>
          <w:iCs/>
          <w:sz w:val="20"/>
          <w:szCs w:val="20"/>
          <w:lang w:val="es-ES"/>
        </w:rPr>
      </w:pPr>
    </w:p>
    <w:p w14:paraId="0343F9E8"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hAnsi="Times New Roman"/>
          <w:i/>
          <w:iCs/>
          <w:sz w:val="20"/>
          <w:szCs w:val="20"/>
          <w:lang w:val="es-ES"/>
        </w:rPr>
        <w:t>.</w:t>
      </w:r>
    </w:p>
    <w:p w14:paraId="61D6E1F7" w14:textId="77777777" w:rsidR="00A166E2" w:rsidRPr="00C8224A" w:rsidRDefault="00A166E2" w:rsidP="00171884">
      <w:pPr>
        <w:pStyle w:val="Cuerpo"/>
        <w:rPr>
          <w:rStyle w:val="Ninguno"/>
          <w:rFonts w:ascii="Times New Roman" w:eastAsia="Times New Roman" w:hAnsi="Times New Roman" w:cs="Times New Roman"/>
          <w:i/>
          <w:iCs/>
          <w:sz w:val="20"/>
          <w:szCs w:val="20"/>
          <w:lang w:val="es-ES"/>
        </w:rPr>
      </w:pPr>
    </w:p>
    <w:p w14:paraId="0BA7B2C7"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hAnsi="Times New Roman"/>
          <w:i/>
          <w:iCs/>
          <w:sz w:val="20"/>
          <w:szCs w:val="20"/>
          <w:lang w:val="es-ES"/>
        </w:rPr>
        <w:t>Palabras clave: Diseño, experiencia, interfaz, prototipo</w:t>
      </w:r>
    </w:p>
    <w:p w14:paraId="3B8231F1" w14:textId="77777777" w:rsidR="00A166E2" w:rsidRPr="00C8224A" w:rsidRDefault="00A166E2" w:rsidP="00171884">
      <w:pPr>
        <w:pStyle w:val="Cuerpo"/>
        <w:rPr>
          <w:rStyle w:val="Ninguno"/>
          <w:rFonts w:ascii="Times New Roman" w:eastAsia="Times New Roman" w:hAnsi="Times New Roman" w:cs="Times New Roman"/>
          <w:i/>
          <w:iCs/>
          <w:sz w:val="20"/>
          <w:szCs w:val="20"/>
          <w:lang w:val="es-ES"/>
        </w:rPr>
      </w:pPr>
    </w:p>
    <w:p w14:paraId="0CC2C67E"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proofErr w:type="spellStart"/>
      <w:r w:rsidRPr="00C8224A">
        <w:rPr>
          <w:rStyle w:val="Ninguno"/>
          <w:rFonts w:ascii="Times New Roman" w:hAnsi="Times New Roman"/>
          <w:i/>
          <w:iCs/>
          <w:sz w:val="20"/>
          <w:szCs w:val="20"/>
          <w:lang w:val="es-ES"/>
        </w:rPr>
        <w:lastRenderedPageBreak/>
        <w:t>Abstract</w:t>
      </w:r>
      <w:proofErr w:type="spellEnd"/>
      <w:r w:rsidRPr="00C8224A">
        <w:rPr>
          <w:rStyle w:val="Ninguno"/>
          <w:rFonts w:ascii="Times New Roman" w:hAnsi="Times New Roman"/>
          <w:i/>
          <w:iCs/>
          <w:sz w:val="20"/>
          <w:szCs w:val="20"/>
          <w:lang w:val="es-ES"/>
        </w:rPr>
        <w:t>:</w:t>
      </w:r>
      <w:r w:rsidRPr="00C8224A">
        <w:rPr>
          <w:rStyle w:val="Ninguno"/>
          <w:rFonts w:ascii="Times New Roman" w:eastAsia="Times New Roman" w:hAnsi="Times New Roman" w:cs="Times New Roman"/>
          <w:i/>
          <w:iCs/>
          <w:sz w:val="20"/>
          <w:szCs w:val="20"/>
          <w:lang w:val="es-ES"/>
        </w:rPr>
        <w:br/>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project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aims</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analyze</w:t>
      </w:r>
      <w:proofErr w:type="spellEnd"/>
      <w:r w:rsidRPr="00C8224A">
        <w:rPr>
          <w:rStyle w:val="Ninguno"/>
          <w:rFonts w:ascii="Times New Roman" w:hAnsi="Times New Roman"/>
          <w:i/>
          <w:iCs/>
          <w:sz w:val="20"/>
          <w:szCs w:val="20"/>
          <w:lang w:val="es-ES"/>
        </w:rPr>
        <w:t xml:space="preserve">, chart, and </w:t>
      </w:r>
      <w:proofErr w:type="gramStart"/>
      <w:r w:rsidRPr="00C8224A">
        <w:rPr>
          <w:rStyle w:val="Ninguno"/>
          <w:rFonts w:ascii="Times New Roman" w:hAnsi="Times New Roman"/>
          <w:i/>
          <w:iCs/>
          <w:sz w:val="20"/>
          <w:szCs w:val="20"/>
          <w:lang w:val="es-ES"/>
        </w:rPr>
        <w:t>show</w:t>
      </w:r>
      <w:proofErr w:type="gram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relevance</w:t>
      </w:r>
      <w:proofErr w:type="spellEnd"/>
      <w:r w:rsidRPr="00C8224A">
        <w:rPr>
          <w:rStyle w:val="Ninguno"/>
          <w:rFonts w:ascii="Times New Roman" w:hAnsi="Times New Roman"/>
          <w:i/>
          <w:iCs/>
          <w:sz w:val="20"/>
          <w:szCs w:val="20"/>
          <w:lang w:val="es-ES"/>
        </w:rPr>
        <w:t xml:space="preserve"> of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presence</w:t>
      </w:r>
      <w:proofErr w:type="spellEnd"/>
      <w:r w:rsidRPr="00C8224A">
        <w:rPr>
          <w:rStyle w:val="Ninguno"/>
          <w:rFonts w:ascii="Times New Roman" w:hAnsi="Times New Roman"/>
          <w:i/>
          <w:iCs/>
          <w:sz w:val="20"/>
          <w:szCs w:val="20"/>
          <w:lang w:val="es-ES"/>
        </w:rPr>
        <w:t xml:space="preserve"> and </w:t>
      </w:r>
      <w:proofErr w:type="spellStart"/>
      <w:r w:rsidRPr="00C8224A">
        <w:rPr>
          <w:rStyle w:val="Ninguno"/>
          <w:rFonts w:ascii="Times New Roman" w:hAnsi="Times New Roman"/>
          <w:i/>
          <w:iCs/>
          <w:sz w:val="20"/>
          <w:szCs w:val="20"/>
          <w:lang w:val="es-ES"/>
        </w:rPr>
        <w:t>proper</w:t>
      </w:r>
      <w:proofErr w:type="spellEnd"/>
      <w:r w:rsidRPr="00C8224A">
        <w:rPr>
          <w:rStyle w:val="Ninguno"/>
          <w:rFonts w:ascii="Times New Roman" w:hAnsi="Times New Roman"/>
          <w:i/>
          <w:iCs/>
          <w:sz w:val="20"/>
          <w:szCs w:val="20"/>
          <w:lang w:val="es-ES"/>
        </w:rPr>
        <w:t xml:space="preserve"> use of </w:t>
      </w:r>
      <w:proofErr w:type="spellStart"/>
      <w:r w:rsidRPr="00C8224A">
        <w:rPr>
          <w:rStyle w:val="Ninguno"/>
          <w:rFonts w:ascii="Times New Roman" w:hAnsi="Times New Roman"/>
          <w:i/>
          <w:iCs/>
          <w:sz w:val="20"/>
          <w:szCs w:val="20"/>
          <w:lang w:val="es-ES"/>
        </w:rPr>
        <w:t>design</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for</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graphic</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communication</w:t>
      </w:r>
      <w:proofErr w:type="spellEnd"/>
      <w:r w:rsidRPr="00C8224A">
        <w:rPr>
          <w:rStyle w:val="Ninguno"/>
          <w:rFonts w:ascii="Times New Roman" w:hAnsi="Times New Roman"/>
          <w:i/>
          <w:iCs/>
          <w:sz w:val="20"/>
          <w:szCs w:val="20"/>
          <w:lang w:val="es-ES"/>
        </w:rPr>
        <w:t xml:space="preserve"> in </w:t>
      </w:r>
      <w:proofErr w:type="spellStart"/>
      <w:r w:rsidRPr="00C8224A">
        <w:rPr>
          <w:rStyle w:val="Ninguno"/>
          <w:rFonts w:ascii="Times New Roman" w:hAnsi="Times New Roman"/>
          <w:i/>
          <w:iCs/>
          <w:sz w:val="20"/>
          <w:szCs w:val="20"/>
          <w:lang w:val="es-ES"/>
        </w:rPr>
        <w:t>development</w:t>
      </w:r>
      <w:proofErr w:type="spellEnd"/>
      <w:r w:rsidRPr="00C8224A">
        <w:rPr>
          <w:rStyle w:val="Ninguno"/>
          <w:rFonts w:ascii="Times New Roman" w:hAnsi="Times New Roman"/>
          <w:i/>
          <w:iCs/>
          <w:sz w:val="20"/>
          <w:szCs w:val="20"/>
          <w:lang w:val="es-ES"/>
        </w:rPr>
        <w:t xml:space="preserve"> of </w:t>
      </w:r>
      <w:proofErr w:type="spellStart"/>
      <w:r w:rsidRPr="00C8224A">
        <w:rPr>
          <w:rStyle w:val="Ninguno"/>
          <w:rFonts w:ascii="Times New Roman" w:hAnsi="Times New Roman"/>
          <w:i/>
          <w:iCs/>
          <w:sz w:val="20"/>
          <w:szCs w:val="20"/>
          <w:lang w:val="es-ES"/>
        </w:rPr>
        <w:t>environments</w:t>
      </w:r>
      <w:proofErr w:type="spellEnd"/>
      <w:r w:rsidRPr="00C8224A">
        <w:rPr>
          <w:rStyle w:val="Ninguno"/>
          <w:rFonts w:ascii="Times New Roman" w:hAnsi="Times New Roman"/>
          <w:i/>
          <w:iCs/>
          <w:sz w:val="20"/>
          <w:szCs w:val="20"/>
          <w:lang w:val="es-ES"/>
        </w:rPr>
        <w:t xml:space="preserve"> and in </w:t>
      </w:r>
      <w:proofErr w:type="spellStart"/>
      <w:r w:rsidRPr="00C8224A">
        <w:rPr>
          <w:rStyle w:val="Ninguno"/>
          <w:rFonts w:ascii="Times New Roman" w:hAnsi="Times New Roman"/>
          <w:i/>
          <w:iCs/>
          <w:sz w:val="20"/>
          <w:szCs w:val="20"/>
          <w:lang w:val="es-ES"/>
        </w:rPr>
        <w:t>that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way</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improve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user</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experience</w:t>
      </w:r>
      <w:proofErr w:type="spellEnd"/>
      <w:r w:rsidRPr="00C8224A">
        <w:rPr>
          <w:rStyle w:val="Ninguno"/>
          <w:rFonts w:ascii="Times New Roman" w:hAnsi="Times New Roman"/>
          <w:i/>
          <w:iCs/>
          <w:sz w:val="20"/>
          <w:szCs w:val="20"/>
          <w:lang w:val="es-ES"/>
        </w:rPr>
        <w:t xml:space="preserve"> and </w:t>
      </w:r>
      <w:proofErr w:type="spellStart"/>
      <w:r w:rsidRPr="00C8224A">
        <w:rPr>
          <w:rStyle w:val="Ninguno"/>
          <w:rFonts w:ascii="Times New Roman" w:hAnsi="Times New Roman"/>
          <w:i/>
          <w:iCs/>
          <w:sz w:val="20"/>
          <w:szCs w:val="20"/>
          <w:lang w:val="es-ES"/>
        </w:rPr>
        <w:t>their</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interaction</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with</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software.</w:t>
      </w:r>
    </w:p>
    <w:p w14:paraId="27457E61" w14:textId="77777777" w:rsidR="00A166E2" w:rsidRPr="00C8224A" w:rsidRDefault="00A166E2" w:rsidP="00171884">
      <w:pPr>
        <w:pStyle w:val="Cuerpo"/>
        <w:rPr>
          <w:rStyle w:val="Ninguno"/>
          <w:rFonts w:ascii="Times New Roman" w:eastAsia="Times New Roman" w:hAnsi="Times New Roman" w:cs="Times New Roman"/>
          <w:i/>
          <w:iCs/>
          <w:sz w:val="20"/>
          <w:szCs w:val="20"/>
          <w:lang w:val="es-ES"/>
        </w:rPr>
      </w:pPr>
    </w:p>
    <w:p w14:paraId="300E2854"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use of </w:t>
      </w:r>
      <w:proofErr w:type="spellStart"/>
      <w:r w:rsidRPr="00C8224A">
        <w:rPr>
          <w:rStyle w:val="Ninguno"/>
          <w:rFonts w:ascii="Times New Roman" w:hAnsi="Times New Roman"/>
          <w:i/>
          <w:iCs/>
          <w:sz w:val="20"/>
          <w:szCs w:val="20"/>
          <w:lang w:val="es-ES"/>
        </w:rPr>
        <w:t>information</w:t>
      </w:r>
      <w:proofErr w:type="spellEnd"/>
      <w:r w:rsidRPr="00C8224A">
        <w:rPr>
          <w:rStyle w:val="Ninguno"/>
          <w:rFonts w:ascii="Times New Roman" w:hAnsi="Times New Roman"/>
          <w:i/>
          <w:iCs/>
          <w:sz w:val="20"/>
          <w:szCs w:val="20"/>
          <w:lang w:val="es-ES"/>
        </w:rPr>
        <w:t xml:space="preserve"> and </w:t>
      </w:r>
      <w:proofErr w:type="spellStart"/>
      <w:r w:rsidRPr="00C8224A">
        <w:rPr>
          <w:rStyle w:val="Ninguno"/>
          <w:rFonts w:ascii="Times New Roman" w:hAnsi="Times New Roman"/>
          <w:i/>
          <w:iCs/>
          <w:sz w:val="20"/>
          <w:szCs w:val="20"/>
          <w:lang w:val="es-ES"/>
        </w:rPr>
        <w:t>communication</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technologies</w:t>
      </w:r>
      <w:proofErr w:type="spellEnd"/>
      <w:r w:rsidRPr="00C8224A">
        <w:rPr>
          <w:rStyle w:val="Ninguno"/>
          <w:rFonts w:ascii="Times New Roman" w:hAnsi="Times New Roman"/>
          <w:i/>
          <w:iCs/>
          <w:sz w:val="20"/>
          <w:szCs w:val="20"/>
          <w:lang w:val="es-ES"/>
        </w:rPr>
        <w:t xml:space="preserve"> are </w:t>
      </w:r>
      <w:proofErr w:type="spellStart"/>
      <w:r w:rsidRPr="00C8224A">
        <w:rPr>
          <w:rStyle w:val="Ninguno"/>
          <w:rFonts w:ascii="Times New Roman" w:hAnsi="Times New Roman"/>
          <w:i/>
          <w:iCs/>
          <w:sz w:val="20"/>
          <w:szCs w:val="20"/>
          <w:lang w:val="es-ES"/>
        </w:rPr>
        <w:t>intended</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improve</w:t>
      </w:r>
      <w:proofErr w:type="spellEnd"/>
      <w:r w:rsidRPr="00C8224A">
        <w:rPr>
          <w:rStyle w:val="Ninguno"/>
          <w:rFonts w:ascii="Times New Roman" w:hAnsi="Times New Roman"/>
          <w:i/>
          <w:iCs/>
          <w:sz w:val="20"/>
          <w:szCs w:val="20"/>
          <w:lang w:val="es-ES"/>
        </w:rPr>
        <w:t xml:space="preserve"> living </w:t>
      </w:r>
      <w:proofErr w:type="spellStart"/>
      <w:r w:rsidRPr="00C8224A">
        <w:rPr>
          <w:rStyle w:val="Ninguno"/>
          <w:rFonts w:ascii="Times New Roman" w:hAnsi="Times New Roman"/>
          <w:i/>
          <w:iCs/>
          <w:sz w:val="20"/>
          <w:szCs w:val="20"/>
          <w:lang w:val="es-ES"/>
        </w:rPr>
        <w:t>standards</w:t>
      </w:r>
      <w:proofErr w:type="spellEnd"/>
      <w:r w:rsidRPr="00C8224A">
        <w:rPr>
          <w:rStyle w:val="Ninguno"/>
          <w:rFonts w:ascii="Times New Roman" w:hAnsi="Times New Roman"/>
          <w:i/>
          <w:iCs/>
          <w:sz w:val="20"/>
          <w:szCs w:val="20"/>
          <w:lang w:val="es-ES"/>
        </w:rPr>
        <w:t xml:space="preserve"> and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way</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we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communicate</w:t>
      </w:r>
      <w:proofErr w:type="spellEnd"/>
      <w:r w:rsidRPr="00C8224A">
        <w:rPr>
          <w:rStyle w:val="Ninguno"/>
          <w:rFonts w:ascii="Times New Roman" w:hAnsi="Times New Roman"/>
          <w:i/>
          <w:iCs/>
          <w:sz w:val="20"/>
          <w:szCs w:val="20"/>
          <w:lang w:val="es-ES"/>
        </w:rPr>
        <w:t xml:space="preserve"> and share </w:t>
      </w:r>
      <w:proofErr w:type="spellStart"/>
      <w:r w:rsidRPr="00C8224A">
        <w:rPr>
          <w:rStyle w:val="Ninguno"/>
          <w:rFonts w:ascii="Times New Roman" w:hAnsi="Times New Roman"/>
          <w:i/>
          <w:iCs/>
          <w:sz w:val="20"/>
          <w:szCs w:val="20"/>
          <w:lang w:val="es-ES"/>
        </w:rPr>
        <w:t>information</w:t>
      </w:r>
      <w:proofErr w:type="spellEnd"/>
      <w:r w:rsidRPr="00C8224A">
        <w:rPr>
          <w:rStyle w:val="Ninguno"/>
          <w:rFonts w:ascii="Times New Roman" w:hAnsi="Times New Roman"/>
          <w:i/>
          <w:iCs/>
          <w:sz w:val="20"/>
          <w:szCs w:val="20"/>
          <w:lang w:val="es-ES"/>
        </w:rPr>
        <w:t xml:space="preserve">, in </w:t>
      </w:r>
      <w:proofErr w:type="spellStart"/>
      <w:r w:rsidRPr="00C8224A">
        <w:rPr>
          <w:rStyle w:val="Ninguno"/>
          <w:rFonts w:ascii="Times New Roman" w:hAnsi="Times New Roman"/>
          <w:i/>
          <w:iCs/>
          <w:sz w:val="20"/>
          <w:szCs w:val="20"/>
          <w:lang w:val="es-ES"/>
        </w:rPr>
        <w:t>addition</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being</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tools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that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serve</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transmit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knowledge</w:t>
      </w:r>
      <w:proofErr w:type="spellEnd"/>
      <w:r w:rsidRPr="00C8224A">
        <w:rPr>
          <w:rStyle w:val="Ninguno"/>
          <w:rFonts w:ascii="Times New Roman" w:hAnsi="Times New Roman"/>
          <w:i/>
          <w:iCs/>
          <w:sz w:val="20"/>
          <w:szCs w:val="20"/>
          <w:lang w:val="es-ES"/>
        </w:rPr>
        <w:t xml:space="preserve"> and </w:t>
      </w:r>
      <w:proofErr w:type="spellStart"/>
      <w:r w:rsidRPr="00C8224A">
        <w:rPr>
          <w:rStyle w:val="Ninguno"/>
          <w:rFonts w:ascii="Times New Roman" w:hAnsi="Times New Roman"/>
          <w:i/>
          <w:iCs/>
          <w:sz w:val="20"/>
          <w:szCs w:val="20"/>
          <w:lang w:val="es-ES"/>
        </w:rPr>
        <w:t>content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quickly</w:t>
      </w:r>
      <w:proofErr w:type="spellEnd"/>
      <w:r w:rsidRPr="00C8224A">
        <w:rPr>
          <w:rStyle w:val="Ninguno"/>
          <w:rFonts w:ascii="Times New Roman" w:hAnsi="Times New Roman"/>
          <w:i/>
          <w:iCs/>
          <w:sz w:val="20"/>
          <w:szCs w:val="20"/>
          <w:lang w:val="es-ES"/>
        </w:rPr>
        <w:t xml:space="preserve"> and </w:t>
      </w:r>
      <w:proofErr w:type="spellStart"/>
      <w:r w:rsidRPr="00C8224A">
        <w:rPr>
          <w:rStyle w:val="Ninguno"/>
          <w:rFonts w:ascii="Times New Roman" w:hAnsi="Times New Roman"/>
          <w:i/>
          <w:iCs/>
          <w:sz w:val="20"/>
          <w:szCs w:val="20"/>
          <w:lang w:val="es-ES"/>
        </w:rPr>
        <w:t>efficiently</w:t>
      </w:r>
      <w:proofErr w:type="spellEnd"/>
      <w:r w:rsidRPr="00C8224A">
        <w:rPr>
          <w:rStyle w:val="Ninguno"/>
          <w:rFonts w:ascii="Times New Roman" w:hAnsi="Times New Roman"/>
          <w:i/>
          <w:iCs/>
          <w:sz w:val="20"/>
          <w:szCs w:val="20"/>
          <w:lang w:val="es-ES"/>
        </w:rPr>
        <w:t xml:space="preserve"> (Morales, 2020) </w:t>
      </w:r>
      <w:proofErr w:type="spellStart"/>
      <w:r w:rsidRPr="00C8224A">
        <w:rPr>
          <w:rStyle w:val="Ninguno"/>
          <w:rFonts w:ascii="Times New Roman" w:hAnsi="Times New Roman"/>
          <w:i/>
          <w:iCs/>
          <w:sz w:val="20"/>
          <w:szCs w:val="20"/>
          <w:lang w:val="es-ES"/>
        </w:rPr>
        <w:t>with</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ITCs</w:t>
      </w:r>
      <w:proofErr w:type="spellEnd"/>
      <w:r w:rsidRPr="00C8224A">
        <w:rPr>
          <w:rStyle w:val="Ninguno"/>
          <w:rFonts w:ascii="Times New Roman" w:hAnsi="Times New Roman"/>
          <w:i/>
          <w:iCs/>
          <w:sz w:val="20"/>
          <w:szCs w:val="20"/>
          <w:lang w:val="es-ES"/>
        </w:rPr>
        <w:t xml:space="preserve"> has </w:t>
      </w:r>
      <w:proofErr w:type="spellStart"/>
      <w:r w:rsidRPr="00C8224A">
        <w:rPr>
          <w:rStyle w:val="Ninguno"/>
          <w:rFonts w:ascii="Times New Roman" w:hAnsi="Times New Roman"/>
          <w:i/>
          <w:iCs/>
          <w:sz w:val="20"/>
          <w:szCs w:val="20"/>
          <w:lang w:val="es-ES"/>
        </w:rPr>
        <w:t>been</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betting</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on</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development</w:t>
      </w:r>
      <w:proofErr w:type="spellEnd"/>
      <w:r w:rsidRPr="00C8224A">
        <w:rPr>
          <w:rStyle w:val="Ninguno"/>
          <w:rFonts w:ascii="Times New Roman" w:hAnsi="Times New Roman"/>
          <w:i/>
          <w:iCs/>
          <w:sz w:val="20"/>
          <w:szCs w:val="20"/>
          <w:lang w:val="es-ES"/>
        </w:rPr>
        <w:t xml:space="preserve"> of </w:t>
      </w:r>
      <w:proofErr w:type="spellStart"/>
      <w:r w:rsidRPr="00C8224A">
        <w:rPr>
          <w:rStyle w:val="Ninguno"/>
          <w:rFonts w:ascii="Times New Roman" w:hAnsi="Times New Roman"/>
          <w:i/>
          <w:iCs/>
          <w:sz w:val="20"/>
          <w:szCs w:val="20"/>
          <w:lang w:val="es-ES"/>
        </w:rPr>
        <w:t>systems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or</w:t>
      </w:r>
      <w:proofErr w:type="spellEnd"/>
      <w:r w:rsidRPr="00C8224A">
        <w:rPr>
          <w:rStyle w:val="Ninguno"/>
          <w:rFonts w:ascii="Times New Roman" w:hAnsi="Times New Roman"/>
          <w:i/>
          <w:iCs/>
          <w:sz w:val="20"/>
          <w:szCs w:val="20"/>
          <w:lang w:val="es-ES"/>
        </w:rPr>
        <w:t xml:space="preserve"> software </w:t>
      </w:r>
      <w:proofErr w:type="spellStart"/>
      <w:r w:rsidRPr="00C8224A">
        <w:rPr>
          <w:rStyle w:val="Ninguno"/>
          <w:rFonts w:ascii="Times New Roman" w:hAnsi="Times New Roman"/>
          <w:i/>
          <w:iCs/>
          <w:sz w:val="20"/>
          <w:szCs w:val="20"/>
          <w:lang w:val="es-ES"/>
        </w:rPr>
        <w:t>designed</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help</w:t>
      </w:r>
      <w:proofErr w:type="spellEnd"/>
      <w:r w:rsidRPr="00C8224A">
        <w:rPr>
          <w:rStyle w:val="Ninguno"/>
          <w:rFonts w:ascii="Times New Roman" w:hAnsi="Times New Roman"/>
          <w:i/>
          <w:iCs/>
          <w:sz w:val="20"/>
          <w:szCs w:val="20"/>
          <w:lang w:val="es-ES"/>
        </w:rPr>
        <w:t xml:space="preserve"> in </w:t>
      </w:r>
      <w:proofErr w:type="spellStart"/>
      <w:r w:rsidRPr="00C8224A">
        <w:rPr>
          <w:rStyle w:val="Ninguno"/>
          <w:rFonts w:ascii="Times New Roman" w:hAnsi="Times New Roman"/>
          <w:i/>
          <w:iCs/>
          <w:sz w:val="20"/>
          <w:szCs w:val="20"/>
          <w:lang w:val="es-ES"/>
        </w:rPr>
        <w:t>resolution</w:t>
      </w:r>
      <w:proofErr w:type="spellEnd"/>
      <w:r w:rsidRPr="00C8224A">
        <w:rPr>
          <w:rStyle w:val="Ninguno"/>
          <w:rFonts w:ascii="Times New Roman" w:hAnsi="Times New Roman"/>
          <w:i/>
          <w:iCs/>
          <w:sz w:val="20"/>
          <w:szCs w:val="20"/>
          <w:lang w:val="es-ES"/>
        </w:rPr>
        <w:t xml:space="preserve"> of </w:t>
      </w:r>
      <w:proofErr w:type="spellStart"/>
      <w:r w:rsidRPr="00C8224A">
        <w:rPr>
          <w:rStyle w:val="Ninguno"/>
          <w:rFonts w:ascii="Times New Roman" w:hAnsi="Times New Roman"/>
          <w:i/>
          <w:iCs/>
          <w:sz w:val="20"/>
          <w:szCs w:val="20"/>
          <w:lang w:val="es-ES"/>
        </w:rPr>
        <w:t>specific</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tasks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most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often</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focused</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on</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specialized</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fields</w:t>
      </w:r>
      <w:proofErr w:type="spellEnd"/>
      <w:r w:rsidRPr="00C8224A">
        <w:rPr>
          <w:rStyle w:val="Ninguno"/>
          <w:rFonts w:ascii="Times New Roman" w:hAnsi="Times New Roman"/>
          <w:i/>
          <w:iCs/>
          <w:sz w:val="20"/>
          <w:szCs w:val="20"/>
          <w:lang w:val="es-ES"/>
        </w:rPr>
        <w:t xml:space="preserve"> and </w:t>
      </w:r>
      <w:proofErr w:type="spellStart"/>
      <w:r w:rsidRPr="00C8224A">
        <w:rPr>
          <w:rStyle w:val="Ninguno"/>
          <w:rFonts w:ascii="Times New Roman" w:hAnsi="Times New Roman"/>
          <w:i/>
          <w:iCs/>
          <w:sz w:val="20"/>
          <w:szCs w:val="20"/>
          <w:lang w:val="es-ES"/>
        </w:rPr>
        <w:t>also</w:t>
      </w:r>
      <w:proofErr w:type="spellEnd"/>
      <w:r w:rsidRPr="00C8224A">
        <w:rPr>
          <w:rStyle w:val="Ninguno"/>
          <w:rFonts w:ascii="Times New Roman" w:hAnsi="Times New Roman"/>
          <w:i/>
          <w:iCs/>
          <w:sz w:val="20"/>
          <w:szCs w:val="20"/>
          <w:lang w:val="es-ES"/>
        </w:rPr>
        <w:t xml:space="preserve"> can be </w:t>
      </w:r>
      <w:proofErr w:type="spellStart"/>
      <w:r w:rsidRPr="00C8224A">
        <w:rPr>
          <w:rStyle w:val="Ninguno"/>
          <w:rFonts w:ascii="Times New Roman" w:hAnsi="Times New Roman"/>
          <w:i/>
          <w:iCs/>
          <w:sz w:val="20"/>
          <w:szCs w:val="20"/>
          <w:lang w:val="es-ES"/>
        </w:rPr>
        <w:t>used</w:t>
      </w:r>
      <w:proofErr w:type="spellEnd"/>
      <w:r w:rsidRPr="00C8224A">
        <w:rPr>
          <w:rStyle w:val="Ninguno"/>
          <w:rFonts w:ascii="Times New Roman" w:hAnsi="Times New Roman"/>
          <w:i/>
          <w:iCs/>
          <w:sz w:val="20"/>
          <w:szCs w:val="20"/>
          <w:lang w:val="es-ES"/>
        </w:rPr>
        <w:t xml:space="preserve"> in </w:t>
      </w:r>
      <w:proofErr w:type="spellStart"/>
      <w:r w:rsidRPr="00C8224A">
        <w:rPr>
          <w:rStyle w:val="Ninguno"/>
          <w:rFonts w:ascii="Times New Roman" w:hAnsi="Times New Roman"/>
          <w:i/>
          <w:iCs/>
          <w:sz w:val="20"/>
          <w:szCs w:val="20"/>
          <w:lang w:val="es-ES"/>
        </w:rPr>
        <w:t>different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devices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for</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example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text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processors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spreadsheets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databases</w:t>
      </w:r>
      <w:proofErr w:type="spellEnd"/>
      <w:r w:rsidRPr="00C8224A">
        <w:rPr>
          <w:rStyle w:val="Ninguno"/>
          <w:rFonts w:ascii="Times New Roman" w:hAnsi="Times New Roman"/>
          <w:i/>
          <w:iCs/>
          <w:sz w:val="20"/>
          <w:szCs w:val="20"/>
          <w:lang w:val="es-ES"/>
        </w:rPr>
        <w:t xml:space="preserve">, multimedia </w:t>
      </w:r>
      <w:proofErr w:type="spellStart"/>
      <w:r w:rsidRPr="00C8224A">
        <w:rPr>
          <w:rStyle w:val="Ninguno"/>
          <w:rFonts w:ascii="Times New Roman" w:hAnsi="Times New Roman"/>
          <w:i/>
          <w:iCs/>
          <w:sz w:val="20"/>
          <w:szCs w:val="20"/>
          <w:lang w:val="es-ES"/>
        </w:rPr>
        <w:t>editing</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content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creation</w:t>
      </w:r>
      <w:proofErr w:type="spellEnd"/>
      <w:r w:rsidRPr="00C8224A">
        <w:rPr>
          <w:rStyle w:val="Ninguno"/>
          <w:rFonts w:ascii="Times New Roman" w:hAnsi="Times New Roman"/>
          <w:i/>
          <w:iCs/>
          <w:sz w:val="20"/>
          <w:szCs w:val="20"/>
          <w:lang w:val="es-ES"/>
        </w:rPr>
        <w:t xml:space="preserve"> and </w:t>
      </w:r>
      <w:proofErr w:type="spellStart"/>
      <w:r w:rsidRPr="00C8224A">
        <w:rPr>
          <w:rStyle w:val="Ninguno"/>
          <w:rFonts w:ascii="Times New Roman" w:hAnsi="Times New Roman"/>
          <w:i/>
          <w:iCs/>
          <w:sz w:val="20"/>
          <w:szCs w:val="20"/>
          <w:lang w:val="es-ES"/>
        </w:rPr>
        <w:t>others</w:t>
      </w:r>
      <w:proofErr w:type="spellEnd"/>
      <w:r w:rsidRPr="00C8224A">
        <w:rPr>
          <w:rStyle w:val="Ninguno"/>
          <w:rFonts w:ascii="Times New Roman" w:hAnsi="Times New Roman"/>
          <w:i/>
          <w:iCs/>
          <w:sz w:val="20"/>
          <w:szCs w:val="20"/>
          <w:lang w:val="es-ES"/>
        </w:rPr>
        <w:t>.</w:t>
      </w:r>
    </w:p>
    <w:p w14:paraId="2A2DF73B"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proofErr w:type="spellStart"/>
      <w:r w:rsidRPr="00C8224A">
        <w:rPr>
          <w:rStyle w:val="Ninguno"/>
          <w:rFonts w:ascii="Times New Roman" w:hAnsi="Times New Roman"/>
          <w:i/>
          <w:iCs/>
          <w:sz w:val="20"/>
          <w:szCs w:val="20"/>
          <w:lang w:val="es-ES"/>
        </w:rPr>
        <w:t>There</w:t>
      </w:r>
      <w:proofErr w:type="spellEnd"/>
      <w:r w:rsidRPr="00C8224A">
        <w:rPr>
          <w:rStyle w:val="Ninguno"/>
          <w:rFonts w:ascii="Times New Roman" w:hAnsi="Times New Roman"/>
          <w:i/>
          <w:iCs/>
          <w:sz w:val="20"/>
          <w:szCs w:val="20"/>
          <w:lang w:val="es-ES"/>
        </w:rPr>
        <w:t xml:space="preserve"> are </w:t>
      </w:r>
      <w:proofErr w:type="spellStart"/>
      <w:r w:rsidRPr="00C8224A">
        <w:rPr>
          <w:rStyle w:val="Ninguno"/>
          <w:rFonts w:ascii="Times New Roman" w:hAnsi="Times New Roman"/>
          <w:i/>
          <w:iCs/>
          <w:sz w:val="20"/>
          <w:szCs w:val="20"/>
          <w:lang w:val="es-ES"/>
        </w:rPr>
        <w:t>basic</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aspects</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consider</w:t>
      </w:r>
      <w:proofErr w:type="spellEnd"/>
      <w:r w:rsidRPr="00C8224A">
        <w:rPr>
          <w:rStyle w:val="Ninguno"/>
          <w:rFonts w:ascii="Times New Roman" w:hAnsi="Times New Roman"/>
          <w:i/>
          <w:iCs/>
          <w:sz w:val="20"/>
          <w:szCs w:val="20"/>
          <w:lang w:val="es-ES"/>
        </w:rPr>
        <w:t xml:space="preserve"> in software </w:t>
      </w:r>
      <w:proofErr w:type="spellStart"/>
      <w:r w:rsidRPr="00C8224A">
        <w:rPr>
          <w:rStyle w:val="Ninguno"/>
          <w:rFonts w:ascii="Times New Roman" w:hAnsi="Times New Roman"/>
          <w:i/>
          <w:iCs/>
          <w:sz w:val="20"/>
          <w:szCs w:val="20"/>
          <w:lang w:val="es-ES"/>
        </w:rPr>
        <w:t>development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good</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practices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that</w:t>
      </w:r>
      <w:proofErr w:type="spellEnd"/>
      <w:r w:rsidRPr="00C8224A">
        <w:rPr>
          <w:rStyle w:val="Ninguno"/>
          <w:rFonts w:ascii="Times New Roman" w:hAnsi="Times New Roman"/>
          <w:i/>
          <w:iCs/>
          <w:sz w:val="20"/>
          <w:szCs w:val="20"/>
          <w:lang w:val="es-ES"/>
        </w:rPr>
        <w:t xml:space="preserve"> are </w:t>
      </w:r>
      <w:proofErr w:type="spellStart"/>
      <w:r w:rsidRPr="00C8224A">
        <w:rPr>
          <w:rStyle w:val="Ninguno"/>
          <w:rFonts w:ascii="Times New Roman" w:hAnsi="Times New Roman"/>
          <w:i/>
          <w:iCs/>
          <w:sz w:val="20"/>
          <w:szCs w:val="20"/>
          <w:lang w:val="es-ES"/>
        </w:rPr>
        <w:t>suggested</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obtain</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an</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optimal</w:t>
      </w:r>
      <w:proofErr w:type="spellEnd"/>
      <w:r w:rsidRPr="00C8224A">
        <w:rPr>
          <w:rStyle w:val="Ninguno"/>
          <w:rFonts w:ascii="Times New Roman" w:hAnsi="Times New Roman"/>
          <w:i/>
          <w:iCs/>
          <w:sz w:val="20"/>
          <w:szCs w:val="20"/>
          <w:lang w:val="es-ES"/>
        </w:rPr>
        <w:t xml:space="preserve"> and </w:t>
      </w:r>
      <w:proofErr w:type="spellStart"/>
      <w:r w:rsidRPr="00C8224A">
        <w:rPr>
          <w:rStyle w:val="Ninguno"/>
          <w:rFonts w:ascii="Times New Roman" w:hAnsi="Times New Roman"/>
          <w:i/>
          <w:iCs/>
          <w:sz w:val="20"/>
          <w:szCs w:val="20"/>
          <w:lang w:val="es-ES"/>
        </w:rPr>
        <w:t>quality</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result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Flexibility</w:t>
      </w:r>
      <w:proofErr w:type="spellEnd"/>
      <w:r w:rsidRPr="00C8224A">
        <w:rPr>
          <w:rStyle w:val="Ninguno"/>
          <w:rFonts w:ascii="Times New Roman" w:hAnsi="Times New Roman"/>
          <w:i/>
          <w:iCs/>
          <w:sz w:val="20"/>
          <w:szCs w:val="20"/>
          <w:lang w:val="es-ES"/>
        </w:rPr>
        <w:t xml:space="preserve"> and </w:t>
      </w:r>
      <w:proofErr w:type="spellStart"/>
      <w:r w:rsidRPr="00C8224A">
        <w:rPr>
          <w:rStyle w:val="Ninguno"/>
          <w:rFonts w:ascii="Times New Roman" w:hAnsi="Times New Roman"/>
          <w:i/>
          <w:iCs/>
          <w:sz w:val="20"/>
          <w:szCs w:val="20"/>
          <w:lang w:val="es-ES"/>
        </w:rPr>
        <w:t>scalability</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add</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modify</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or</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remove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functionality</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without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damaging</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effects</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current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system</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Maintainability</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provide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support</w:t>
      </w:r>
      <w:proofErr w:type="spellEnd"/>
      <w:r w:rsidRPr="00C8224A">
        <w:rPr>
          <w:rStyle w:val="Ninguno"/>
          <w:rFonts w:ascii="Times New Roman" w:hAnsi="Times New Roman"/>
          <w:i/>
          <w:iCs/>
          <w:sz w:val="20"/>
          <w:szCs w:val="20"/>
          <w:lang w:val="es-ES"/>
        </w:rPr>
        <w:t xml:space="preserve"> and </w:t>
      </w:r>
      <w:proofErr w:type="spellStart"/>
      <w:r w:rsidRPr="00C8224A">
        <w:rPr>
          <w:rStyle w:val="Ninguno"/>
          <w:rFonts w:ascii="Times New Roman" w:hAnsi="Times New Roman"/>
          <w:i/>
          <w:iCs/>
          <w:sz w:val="20"/>
          <w:szCs w:val="20"/>
          <w:lang w:val="es-ES"/>
        </w:rPr>
        <w:t>minor</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modifications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therefore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practice</w:t>
      </w:r>
      <w:proofErr w:type="spellEnd"/>
      <w:r w:rsidRPr="00C8224A">
        <w:rPr>
          <w:rStyle w:val="Ninguno"/>
          <w:rFonts w:ascii="Times New Roman" w:hAnsi="Times New Roman"/>
          <w:i/>
          <w:iCs/>
          <w:sz w:val="20"/>
          <w:szCs w:val="20"/>
          <w:lang w:val="es-ES"/>
        </w:rPr>
        <w:t xml:space="preserve"> of </w:t>
      </w:r>
      <w:proofErr w:type="spellStart"/>
      <w:r w:rsidRPr="00C8224A">
        <w:rPr>
          <w:rStyle w:val="Ninguno"/>
          <w:rFonts w:ascii="Times New Roman" w:hAnsi="Times New Roman"/>
          <w:i/>
          <w:iCs/>
          <w:sz w:val="20"/>
          <w:szCs w:val="20"/>
          <w:lang w:val="es-ES"/>
        </w:rPr>
        <w:t>documentation</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within</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It</w:t>
      </w:r>
      <w:proofErr w:type="spellEnd"/>
      <w:r w:rsidRPr="00C8224A">
        <w:rPr>
          <w:rStyle w:val="Ninguno"/>
          <w:rFonts w:ascii="Times New Roman" w:hAnsi="Times New Roman"/>
          <w:i/>
          <w:iCs/>
          <w:sz w:val="20"/>
          <w:szCs w:val="20"/>
          <w:lang w:val="es-ES"/>
        </w:rPr>
        <w:t xml:space="preserve"> has </w:t>
      </w:r>
      <w:proofErr w:type="spellStart"/>
      <w:r w:rsidRPr="00C8224A">
        <w:rPr>
          <w:rStyle w:val="Ninguno"/>
          <w:rFonts w:ascii="Times New Roman" w:hAnsi="Times New Roman"/>
          <w:i/>
          <w:iCs/>
          <w:sz w:val="20"/>
          <w:szCs w:val="20"/>
          <w:lang w:val="es-ES"/>
        </w:rPr>
        <w:t>been</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well</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valued</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by</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developers</w:t>
      </w:r>
      <w:proofErr w:type="spellEnd"/>
      <w:r w:rsidRPr="00C8224A">
        <w:rPr>
          <w:rStyle w:val="Ninguno"/>
          <w:rFonts w:ascii="Times New Roman" w:hAnsi="Times New Roman"/>
          <w:i/>
          <w:iCs/>
          <w:sz w:val="20"/>
          <w:szCs w:val="20"/>
          <w:lang w:val="es-ES"/>
        </w:rPr>
        <w:t xml:space="preserve">, performance and </w:t>
      </w:r>
      <w:proofErr w:type="spellStart"/>
      <w:r w:rsidRPr="00C8224A">
        <w:rPr>
          <w:rStyle w:val="Ninguno"/>
          <w:rFonts w:ascii="Times New Roman" w:hAnsi="Times New Roman"/>
          <w:i/>
          <w:iCs/>
          <w:sz w:val="20"/>
          <w:szCs w:val="20"/>
          <w:lang w:val="es-ES"/>
        </w:rPr>
        <w:t>efficiency</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for</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search</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for</w:t>
      </w:r>
      <w:proofErr w:type="spellEnd"/>
      <w:r w:rsidRPr="00C8224A">
        <w:rPr>
          <w:rStyle w:val="Ninguno"/>
          <w:rFonts w:ascii="Times New Roman" w:hAnsi="Times New Roman"/>
          <w:i/>
          <w:iCs/>
          <w:sz w:val="20"/>
          <w:szCs w:val="20"/>
          <w:lang w:val="es-ES"/>
        </w:rPr>
        <w:t xml:space="preserve"> times of </w:t>
      </w:r>
      <w:proofErr w:type="spellStart"/>
      <w:r w:rsidRPr="00C8224A">
        <w:rPr>
          <w:rStyle w:val="Ninguno"/>
          <w:rFonts w:ascii="Times New Roman" w:hAnsi="Times New Roman"/>
          <w:i/>
          <w:iCs/>
          <w:sz w:val="20"/>
          <w:szCs w:val="20"/>
          <w:lang w:val="es-ES"/>
        </w:rPr>
        <w:t>adequate</w:t>
      </w:r>
      <w:proofErr w:type="spellEnd"/>
      <w:r w:rsidRPr="00C8224A">
        <w:rPr>
          <w:rStyle w:val="Ninguno"/>
          <w:rFonts w:ascii="Times New Roman" w:hAnsi="Times New Roman"/>
          <w:i/>
          <w:iCs/>
          <w:sz w:val="20"/>
          <w:szCs w:val="20"/>
          <w:lang w:val="es-ES"/>
        </w:rPr>
        <w:t xml:space="preserve"> response, </w:t>
      </w:r>
      <w:proofErr w:type="spellStart"/>
      <w:r w:rsidRPr="00C8224A">
        <w:rPr>
          <w:rStyle w:val="Ninguno"/>
          <w:rFonts w:ascii="Times New Roman" w:hAnsi="Times New Roman"/>
          <w:i/>
          <w:iCs/>
          <w:sz w:val="20"/>
          <w:szCs w:val="20"/>
          <w:lang w:val="es-ES"/>
        </w:rPr>
        <w:t>availability</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continue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working</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even</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with</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failures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compatibility</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offer</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functional</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still</w:t>
      </w:r>
      <w:proofErr w:type="spellEnd"/>
      <w:r w:rsidRPr="00C8224A">
        <w:rPr>
          <w:rStyle w:val="Ninguno"/>
          <w:rFonts w:ascii="Times New Roman" w:hAnsi="Times New Roman"/>
          <w:i/>
          <w:iCs/>
          <w:sz w:val="20"/>
          <w:szCs w:val="20"/>
          <w:lang w:val="es-ES"/>
        </w:rPr>
        <w:t xml:space="preserve"> in </w:t>
      </w:r>
      <w:proofErr w:type="spellStart"/>
      <w:r w:rsidRPr="00C8224A">
        <w:rPr>
          <w:rStyle w:val="Ninguno"/>
          <w:rFonts w:ascii="Times New Roman" w:hAnsi="Times New Roman"/>
          <w:i/>
          <w:iCs/>
          <w:sz w:val="20"/>
          <w:szCs w:val="20"/>
          <w:lang w:val="es-ES"/>
        </w:rPr>
        <w:t>different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devices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testability</w:t>
      </w:r>
      <w:proofErr w:type="spellEnd"/>
      <w:r w:rsidRPr="00C8224A">
        <w:rPr>
          <w:rStyle w:val="Ninguno"/>
          <w:rFonts w:ascii="Times New Roman" w:hAnsi="Times New Roman"/>
          <w:i/>
          <w:iCs/>
          <w:sz w:val="20"/>
          <w:szCs w:val="20"/>
          <w:lang w:val="es-ES"/>
        </w:rPr>
        <w:t xml:space="preserve"> and </w:t>
      </w:r>
      <w:proofErr w:type="spellStart"/>
      <w:r w:rsidRPr="00C8224A">
        <w:rPr>
          <w:rStyle w:val="Ninguno"/>
          <w:rFonts w:ascii="Times New Roman" w:hAnsi="Times New Roman"/>
          <w:i/>
          <w:iCs/>
          <w:sz w:val="20"/>
          <w:szCs w:val="20"/>
          <w:lang w:val="es-ES"/>
        </w:rPr>
        <w:t>management</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remain</w:t>
      </w:r>
      <w:proofErr w:type="spellEnd"/>
      <w:r w:rsidRPr="00C8224A">
        <w:rPr>
          <w:rStyle w:val="Ninguno"/>
          <w:rFonts w:ascii="Times New Roman" w:hAnsi="Times New Roman"/>
          <w:i/>
          <w:iCs/>
          <w:sz w:val="20"/>
          <w:szCs w:val="20"/>
          <w:lang w:val="es-ES"/>
        </w:rPr>
        <w:t xml:space="preserve"> in </w:t>
      </w:r>
      <w:proofErr w:type="spellStart"/>
      <w:r w:rsidRPr="00C8224A">
        <w:rPr>
          <w:rStyle w:val="Ninguno"/>
          <w:rFonts w:ascii="Times New Roman" w:hAnsi="Times New Roman"/>
          <w:i/>
          <w:iCs/>
          <w:sz w:val="20"/>
          <w:szCs w:val="20"/>
          <w:lang w:val="es-ES"/>
        </w:rPr>
        <w:t>constant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quality</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tests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security</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minimize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vulnerabilities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functionality</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offer</w:t>
      </w:r>
      <w:proofErr w:type="spellEnd"/>
      <w:r w:rsidRPr="00C8224A">
        <w:rPr>
          <w:rStyle w:val="Ninguno"/>
          <w:rFonts w:ascii="Times New Roman" w:hAnsi="Times New Roman"/>
          <w:i/>
          <w:iCs/>
          <w:sz w:val="20"/>
          <w:szCs w:val="20"/>
          <w:lang w:val="es-ES"/>
        </w:rPr>
        <w:t xml:space="preserve"> a </w:t>
      </w:r>
      <w:proofErr w:type="spellStart"/>
      <w:r w:rsidRPr="00C8224A">
        <w:rPr>
          <w:rStyle w:val="Ninguno"/>
          <w:rFonts w:ascii="Times New Roman" w:hAnsi="Times New Roman"/>
          <w:i/>
          <w:iCs/>
          <w:sz w:val="20"/>
          <w:szCs w:val="20"/>
          <w:lang w:val="es-ES"/>
        </w:rPr>
        <w:t>solution</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needs</w:t>
      </w:r>
      <w:proofErr w:type="spellEnd"/>
      <w:r w:rsidRPr="00C8224A">
        <w:rPr>
          <w:rStyle w:val="Ninguno"/>
          <w:rFonts w:ascii="Times New Roman" w:hAnsi="Times New Roman"/>
          <w:i/>
          <w:iCs/>
          <w:sz w:val="20"/>
          <w:szCs w:val="20"/>
          <w:lang w:val="es-ES"/>
        </w:rPr>
        <w:t xml:space="preserve"> of </w:t>
      </w:r>
      <w:proofErr w:type="spellStart"/>
      <w:r w:rsidRPr="00C8224A">
        <w:rPr>
          <w:rStyle w:val="Ninguno"/>
          <w:rFonts w:ascii="Times New Roman" w:hAnsi="Times New Roman"/>
          <w:i/>
          <w:iCs/>
          <w:sz w:val="20"/>
          <w:szCs w:val="20"/>
          <w:lang w:val="es-ES"/>
        </w:rPr>
        <w:t>users</w:t>
      </w:r>
      <w:proofErr w:type="spellEnd"/>
    </w:p>
    <w:p w14:paraId="40726EAC"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hAnsi="Times New Roman"/>
          <w:i/>
          <w:iCs/>
          <w:sz w:val="20"/>
          <w:szCs w:val="20"/>
          <w:lang w:val="es-ES"/>
        </w:rPr>
        <w:t xml:space="preserve">and </w:t>
      </w:r>
      <w:proofErr w:type="spellStart"/>
      <w:r w:rsidRPr="00C8224A">
        <w:rPr>
          <w:rStyle w:val="Ninguno"/>
          <w:rFonts w:ascii="Times New Roman" w:hAnsi="Times New Roman"/>
          <w:i/>
          <w:iCs/>
          <w:sz w:val="20"/>
          <w:szCs w:val="20"/>
          <w:lang w:val="es-ES"/>
        </w:rPr>
        <w:t>finally</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usability</w:t>
      </w:r>
      <w:proofErr w:type="spellEnd"/>
      <w:r w:rsidRPr="00C8224A">
        <w:rPr>
          <w:rStyle w:val="Ninguno"/>
          <w:rFonts w:ascii="Times New Roman" w:hAnsi="Times New Roman"/>
          <w:i/>
          <w:iCs/>
          <w:sz w:val="20"/>
          <w:szCs w:val="20"/>
          <w:lang w:val="es-ES"/>
        </w:rPr>
        <w:t xml:space="preserve"> and </w:t>
      </w:r>
      <w:proofErr w:type="spellStart"/>
      <w:r w:rsidRPr="00C8224A">
        <w:rPr>
          <w:rStyle w:val="Ninguno"/>
          <w:rFonts w:ascii="Times New Roman" w:hAnsi="Times New Roman"/>
          <w:i/>
          <w:iCs/>
          <w:sz w:val="20"/>
          <w:szCs w:val="20"/>
          <w:lang w:val="es-ES"/>
        </w:rPr>
        <w:t>accessibility</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since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it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will</w:t>
      </w:r>
      <w:proofErr w:type="spellEnd"/>
      <w:r w:rsidRPr="00C8224A">
        <w:rPr>
          <w:rStyle w:val="Ninguno"/>
          <w:rFonts w:ascii="Times New Roman" w:hAnsi="Times New Roman"/>
          <w:i/>
          <w:iCs/>
          <w:sz w:val="20"/>
          <w:szCs w:val="20"/>
          <w:lang w:val="es-ES"/>
        </w:rPr>
        <w:t xml:space="preserve"> be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only</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thing</w:t>
      </w:r>
      <w:proofErr w:type="spellEnd"/>
      <w:r w:rsidRPr="00C8224A">
        <w:rPr>
          <w:rStyle w:val="Ninguno"/>
          <w:rFonts w:ascii="Times New Roman" w:hAnsi="Times New Roman"/>
          <w:i/>
          <w:iCs/>
          <w:sz w:val="20"/>
          <w:szCs w:val="20"/>
          <w:lang w:val="es-ES"/>
        </w:rPr>
        <w:t xml:space="preserve"> visible in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software </w:t>
      </w:r>
      <w:proofErr w:type="spellStart"/>
      <w:r w:rsidRPr="00C8224A">
        <w:rPr>
          <w:rStyle w:val="Ninguno"/>
          <w:rFonts w:ascii="Times New Roman" w:hAnsi="Times New Roman"/>
          <w:i/>
          <w:iCs/>
          <w:sz w:val="20"/>
          <w:szCs w:val="20"/>
          <w:lang w:val="es-ES"/>
        </w:rPr>
        <w:t>for</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user</w:t>
      </w:r>
      <w:proofErr w:type="spellEnd"/>
      <w:r w:rsidRPr="00C8224A">
        <w:rPr>
          <w:rStyle w:val="Ninguno"/>
          <w:rFonts w:ascii="Times New Roman" w:hAnsi="Times New Roman"/>
          <w:i/>
          <w:iCs/>
          <w:sz w:val="20"/>
          <w:szCs w:val="20"/>
          <w:lang w:val="es-ES"/>
        </w:rPr>
        <w:t xml:space="preserve"> and </w:t>
      </w:r>
      <w:proofErr w:type="spellStart"/>
      <w:r w:rsidRPr="00C8224A">
        <w:rPr>
          <w:rStyle w:val="Ninguno"/>
          <w:rFonts w:ascii="Times New Roman" w:hAnsi="Times New Roman"/>
          <w:i/>
          <w:iCs/>
          <w:sz w:val="20"/>
          <w:szCs w:val="20"/>
          <w:lang w:val="es-ES"/>
        </w:rPr>
        <w:t>therefore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it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must</w:t>
      </w:r>
      <w:proofErr w:type="spellEnd"/>
      <w:r w:rsidRPr="00C8224A">
        <w:rPr>
          <w:rStyle w:val="Ninguno"/>
          <w:rFonts w:ascii="Times New Roman" w:hAnsi="Times New Roman"/>
          <w:i/>
          <w:iCs/>
          <w:sz w:val="20"/>
          <w:szCs w:val="20"/>
          <w:lang w:val="es-ES"/>
        </w:rPr>
        <w:t xml:space="preserve"> be</w:t>
      </w:r>
    </w:p>
    <w:p w14:paraId="010C86F8"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hAnsi="Times New Roman"/>
          <w:i/>
          <w:iCs/>
          <w:sz w:val="20"/>
          <w:szCs w:val="20"/>
          <w:lang w:val="es-ES"/>
        </w:rPr>
        <w:t xml:space="preserve">simple, </w:t>
      </w:r>
      <w:proofErr w:type="spellStart"/>
      <w:r w:rsidRPr="00C8224A">
        <w:rPr>
          <w:rStyle w:val="Ninguno"/>
          <w:rFonts w:ascii="Times New Roman" w:hAnsi="Times New Roman"/>
          <w:i/>
          <w:iCs/>
          <w:sz w:val="20"/>
          <w:szCs w:val="20"/>
          <w:lang w:val="es-ES"/>
        </w:rPr>
        <w:t>fast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learning</w:t>
      </w:r>
      <w:proofErr w:type="spellEnd"/>
      <w:r w:rsidRPr="00C8224A">
        <w:rPr>
          <w:rStyle w:val="Ninguno"/>
          <w:rFonts w:ascii="Times New Roman" w:hAnsi="Times New Roman"/>
          <w:i/>
          <w:iCs/>
          <w:sz w:val="20"/>
          <w:szCs w:val="20"/>
          <w:lang w:val="es-ES"/>
        </w:rPr>
        <w:t xml:space="preserve"> and </w:t>
      </w:r>
      <w:proofErr w:type="spellStart"/>
      <w:r w:rsidRPr="00C8224A">
        <w:rPr>
          <w:rStyle w:val="Ninguno"/>
          <w:rFonts w:ascii="Times New Roman" w:hAnsi="Times New Roman"/>
          <w:i/>
          <w:iCs/>
          <w:sz w:val="20"/>
          <w:szCs w:val="20"/>
          <w:lang w:val="es-ES"/>
        </w:rPr>
        <w:t>accessibility</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different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user</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profiles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which</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from</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vision</w:t>
      </w:r>
      <w:proofErr w:type="spellEnd"/>
    </w:p>
    <w:p w14:paraId="58A27A56"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proofErr w:type="spellStart"/>
      <w:r w:rsidRPr="00C8224A">
        <w:rPr>
          <w:rStyle w:val="Ninguno"/>
          <w:rFonts w:ascii="Times New Roman" w:hAnsi="Times New Roman"/>
          <w:i/>
          <w:iCs/>
          <w:sz w:val="20"/>
          <w:szCs w:val="20"/>
          <w:lang w:val="es-ES"/>
        </w:rPr>
        <w:t>design</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for</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graphic</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communication</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will</w:t>
      </w:r>
      <w:proofErr w:type="spellEnd"/>
      <w:r w:rsidRPr="00C8224A">
        <w:rPr>
          <w:rStyle w:val="Ninguno"/>
          <w:rFonts w:ascii="Times New Roman" w:hAnsi="Times New Roman"/>
          <w:i/>
          <w:iCs/>
          <w:sz w:val="20"/>
          <w:szCs w:val="20"/>
          <w:lang w:val="es-ES"/>
        </w:rPr>
        <w:t xml:space="preserve"> be </w:t>
      </w:r>
      <w:proofErr w:type="spellStart"/>
      <w:r w:rsidRPr="00C8224A">
        <w:rPr>
          <w:rStyle w:val="Ninguno"/>
          <w:rFonts w:ascii="Times New Roman" w:hAnsi="Times New Roman"/>
          <w:i/>
          <w:iCs/>
          <w:sz w:val="20"/>
          <w:szCs w:val="20"/>
          <w:lang w:val="es-ES"/>
        </w:rPr>
        <w:t>competent</w:t>
      </w:r>
      <w:proofErr w:type="spellEnd"/>
      <w:r w:rsidRPr="00C8224A">
        <w:rPr>
          <w:rStyle w:val="Ninguno"/>
          <w:rFonts w:ascii="Times New Roman" w:hAnsi="Times New Roman"/>
          <w:i/>
          <w:iCs/>
          <w:sz w:val="20"/>
          <w:szCs w:val="20"/>
          <w:lang w:val="es-ES"/>
        </w:rPr>
        <w:t>.</w:t>
      </w:r>
    </w:p>
    <w:p w14:paraId="6C3C0F74"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proofErr w:type="spellStart"/>
      <w:r w:rsidRPr="00C8224A">
        <w:rPr>
          <w:rStyle w:val="Ninguno"/>
          <w:rFonts w:ascii="Times New Roman" w:hAnsi="Times New Roman"/>
          <w:i/>
          <w:iCs/>
          <w:sz w:val="20"/>
          <w:szCs w:val="20"/>
          <w:lang w:val="es-ES"/>
        </w:rPr>
        <w:t>It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is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intended</w:t>
      </w:r>
      <w:proofErr w:type="spellEnd"/>
      <w:r w:rsidRPr="00C8224A">
        <w:rPr>
          <w:rStyle w:val="Ninguno"/>
          <w:rFonts w:ascii="Times New Roman" w:hAnsi="Times New Roman"/>
          <w:i/>
          <w:iCs/>
          <w:sz w:val="20"/>
          <w:szCs w:val="20"/>
          <w:lang w:val="es-ES"/>
        </w:rPr>
        <w:t xml:space="preserve"> to </w:t>
      </w:r>
      <w:proofErr w:type="gramStart"/>
      <w:r w:rsidRPr="00C8224A">
        <w:rPr>
          <w:rStyle w:val="Ninguno"/>
          <w:rFonts w:ascii="Times New Roman" w:hAnsi="Times New Roman"/>
          <w:i/>
          <w:iCs/>
          <w:sz w:val="20"/>
          <w:szCs w:val="20"/>
          <w:lang w:val="es-ES"/>
        </w:rPr>
        <w:t>show</w:t>
      </w:r>
      <w:proofErr w:type="gram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basic</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steps</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conceptualize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guiding</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elements</w:t>
      </w:r>
      <w:proofErr w:type="spellEnd"/>
      <w:r w:rsidRPr="00C8224A">
        <w:rPr>
          <w:rStyle w:val="Ninguno"/>
          <w:rFonts w:ascii="Times New Roman" w:hAnsi="Times New Roman"/>
          <w:i/>
          <w:iCs/>
          <w:sz w:val="20"/>
          <w:szCs w:val="20"/>
          <w:lang w:val="es-ES"/>
        </w:rPr>
        <w:t xml:space="preserve"> of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interface </w:t>
      </w:r>
      <w:proofErr w:type="spellStart"/>
      <w:r w:rsidRPr="00C8224A">
        <w:rPr>
          <w:rStyle w:val="Ninguno"/>
          <w:rFonts w:ascii="Times New Roman" w:hAnsi="Times New Roman"/>
          <w:i/>
          <w:iCs/>
          <w:sz w:val="20"/>
          <w:szCs w:val="20"/>
          <w:lang w:val="es-ES"/>
        </w:rPr>
        <w:t>directly</w:t>
      </w:r>
      <w:proofErr w:type="spellEnd"/>
    </w:p>
    <w:p w14:paraId="5729D51E"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proofErr w:type="spellStart"/>
      <w:r w:rsidRPr="00C8224A">
        <w:rPr>
          <w:rStyle w:val="Ninguno"/>
          <w:rFonts w:ascii="Times New Roman" w:hAnsi="Times New Roman"/>
          <w:i/>
          <w:iCs/>
          <w:sz w:val="20"/>
          <w:szCs w:val="20"/>
          <w:lang w:val="es-ES"/>
        </w:rPr>
        <w:t>related</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usability</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that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support</w:t>
      </w:r>
      <w:proofErr w:type="spellEnd"/>
      <w:r w:rsidRPr="00C8224A">
        <w:rPr>
          <w:rStyle w:val="Ninguno"/>
          <w:rFonts w:ascii="Times New Roman" w:hAnsi="Times New Roman"/>
          <w:i/>
          <w:iCs/>
          <w:sz w:val="20"/>
          <w:szCs w:val="20"/>
          <w:lang w:val="es-ES"/>
        </w:rPr>
        <w:t xml:space="preserve"> a fluid </w:t>
      </w:r>
      <w:proofErr w:type="spellStart"/>
      <w:r w:rsidRPr="00C8224A">
        <w:rPr>
          <w:rStyle w:val="Ninguno"/>
          <w:rFonts w:ascii="Times New Roman" w:hAnsi="Times New Roman"/>
          <w:i/>
          <w:iCs/>
          <w:sz w:val="20"/>
          <w:szCs w:val="20"/>
          <w:lang w:val="es-ES"/>
        </w:rPr>
        <w:t>experience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easy</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understand</w:t>
      </w:r>
      <w:proofErr w:type="spellEnd"/>
      <w:r w:rsidRPr="00C8224A">
        <w:rPr>
          <w:rStyle w:val="Ninguno"/>
          <w:rFonts w:ascii="Times New Roman" w:hAnsi="Times New Roman"/>
          <w:i/>
          <w:iCs/>
          <w:sz w:val="20"/>
          <w:szCs w:val="20"/>
          <w:lang w:val="es-ES"/>
        </w:rPr>
        <w:t xml:space="preserve"> and </w:t>
      </w:r>
      <w:proofErr w:type="spellStart"/>
      <w:r w:rsidRPr="00C8224A">
        <w:rPr>
          <w:rStyle w:val="Ninguno"/>
          <w:rFonts w:ascii="Times New Roman" w:hAnsi="Times New Roman"/>
          <w:i/>
          <w:iCs/>
          <w:sz w:val="20"/>
          <w:szCs w:val="20"/>
          <w:lang w:val="es-ES"/>
        </w:rPr>
        <w:t>navigate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starting</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from</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basic</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questions</w:t>
      </w:r>
      <w:proofErr w:type="spellEnd"/>
      <w:r w:rsidRPr="00C8224A">
        <w:rPr>
          <w:rStyle w:val="Ninguno"/>
          <w:rFonts w:ascii="Times New Roman" w:hAnsi="Times New Roman"/>
          <w:i/>
          <w:iCs/>
          <w:sz w:val="20"/>
          <w:szCs w:val="20"/>
          <w:lang w:val="es-ES"/>
        </w:rPr>
        <w:t>:</w:t>
      </w:r>
    </w:p>
    <w:p w14:paraId="7AE1C306" w14:textId="77777777" w:rsidR="00A166E2" w:rsidRPr="00C8224A" w:rsidRDefault="00A166E2" w:rsidP="00171884">
      <w:pPr>
        <w:pStyle w:val="Cuerpo"/>
        <w:rPr>
          <w:rStyle w:val="Ninguno"/>
          <w:rFonts w:ascii="Times New Roman" w:eastAsia="Times New Roman" w:hAnsi="Times New Roman" w:cs="Times New Roman"/>
          <w:i/>
          <w:iCs/>
          <w:sz w:val="20"/>
          <w:szCs w:val="20"/>
          <w:lang w:val="es-ES"/>
        </w:rPr>
      </w:pPr>
    </w:p>
    <w:p w14:paraId="4203C94C"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proofErr w:type="spellStart"/>
      <w:r w:rsidRPr="00C8224A">
        <w:rPr>
          <w:rStyle w:val="Ninguno"/>
          <w:rFonts w:ascii="Times New Roman" w:hAnsi="Times New Roman"/>
          <w:i/>
          <w:iCs/>
          <w:sz w:val="20"/>
          <w:szCs w:val="20"/>
          <w:lang w:val="es-ES"/>
        </w:rPr>
        <w:t>Who</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will</w:t>
      </w:r>
      <w:proofErr w:type="spellEnd"/>
      <w:r w:rsidRPr="00C8224A">
        <w:rPr>
          <w:rStyle w:val="Ninguno"/>
          <w:rFonts w:ascii="Times New Roman" w:hAnsi="Times New Roman"/>
          <w:i/>
          <w:iCs/>
          <w:sz w:val="20"/>
          <w:szCs w:val="20"/>
          <w:lang w:val="es-ES"/>
        </w:rPr>
        <w:t xml:space="preserve"> use </w:t>
      </w:r>
      <w:proofErr w:type="spellStart"/>
      <w:r w:rsidRPr="00C8224A">
        <w:rPr>
          <w:rStyle w:val="Ninguno"/>
          <w:rFonts w:ascii="Times New Roman" w:hAnsi="Times New Roman"/>
          <w:i/>
          <w:iCs/>
          <w:sz w:val="20"/>
          <w:szCs w:val="20"/>
          <w:lang w:val="es-ES"/>
        </w:rPr>
        <w:t>this</w:t>
      </w:r>
      <w:proofErr w:type="spellEnd"/>
      <w:r w:rsidRPr="00C8224A">
        <w:rPr>
          <w:rStyle w:val="Ninguno"/>
          <w:rFonts w:ascii="Times New Roman" w:hAnsi="Times New Roman"/>
          <w:i/>
          <w:iCs/>
          <w:sz w:val="20"/>
          <w:szCs w:val="20"/>
          <w:lang w:val="es-ES"/>
        </w:rPr>
        <w:t xml:space="preserve"> software?</w:t>
      </w:r>
    </w:p>
    <w:p w14:paraId="264E35DD"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hAnsi="Times New Roman"/>
          <w:i/>
          <w:iCs/>
          <w:sz w:val="20"/>
          <w:szCs w:val="20"/>
          <w:lang w:val="es-ES"/>
        </w:rPr>
        <w:t xml:space="preserve"> - </w:t>
      </w:r>
      <w:proofErr w:type="spellStart"/>
      <w:r w:rsidRPr="00C8224A">
        <w:rPr>
          <w:rStyle w:val="Ninguno"/>
          <w:rFonts w:ascii="Times New Roman" w:hAnsi="Times New Roman"/>
          <w:i/>
          <w:iCs/>
          <w:sz w:val="20"/>
          <w:szCs w:val="20"/>
          <w:lang w:val="es-ES"/>
        </w:rPr>
        <w:t>How</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will</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they</w:t>
      </w:r>
      <w:proofErr w:type="spellEnd"/>
      <w:r w:rsidRPr="00C8224A">
        <w:rPr>
          <w:rStyle w:val="Ninguno"/>
          <w:rFonts w:ascii="Times New Roman" w:hAnsi="Times New Roman"/>
          <w:i/>
          <w:iCs/>
          <w:sz w:val="20"/>
          <w:szCs w:val="20"/>
          <w:lang w:val="es-ES"/>
        </w:rPr>
        <w:t xml:space="preserve"> use </w:t>
      </w:r>
      <w:proofErr w:type="spellStart"/>
      <w:r w:rsidRPr="00C8224A">
        <w:rPr>
          <w:rStyle w:val="Ninguno"/>
          <w:rFonts w:ascii="Times New Roman" w:hAnsi="Times New Roman"/>
          <w:i/>
          <w:iCs/>
          <w:sz w:val="20"/>
          <w:szCs w:val="20"/>
          <w:lang w:val="es-ES"/>
        </w:rPr>
        <w:t>it</w:t>
      </w:r>
      <w:proofErr w:type="spellEnd"/>
      <w:r w:rsidRPr="00C8224A">
        <w:rPr>
          <w:rStyle w:val="Ninguno"/>
          <w:rFonts w:ascii="Times New Roman" w:hAnsi="Times New Roman"/>
          <w:i/>
          <w:iCs/>
          <w:sz w:val="20"/>
          <w:szCs w:val="20"/>
          <w:lang w:val="es-ES"/>
        </w:rPr>
        <w:t>?</w:t>
      </w:r>
    </w:p>
    <w:p w14:paraId="21751D2E"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hAnsi="Times New Roman"/>
          <w:i/>
          <w:iCs/>
          <w:sz w:val="20"/>
          <w:szCs w:val="20"/>
          <w:lang w:val="es-ES"/>
        </w:rPr>
        <w:t xml:space="preserve"> - </w:t>
      </w:r>
      <w:proofErr w:type="spellStart"/>
      <w:r w:rsidRPr="00C8224A">
        <w:rPr>
          <w:rStyle w:val="Ninguno"/>
          <w:rFonts w:ascii="Times New Roman" w:hAnsi="Times New Roman"/>
          <w:i/>
          <w:iCs/>
          <w:sz w:val="20"/>
          <w:szCs w:val="20"/>
          <w:lang w:val="es-ES"/>
        </w:rPr>
        <w:t>What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is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this</w:t>
      </w:r>
      <w:proofErr w:type="spellEnd"/>
      <w:r w:rsidRPr="00C8224A">
        <w:rPr>
          <w:rStyle w:val="Ninguno"/>
          <w:rFonts w:ascii="Times New Roman" w:hAnsi="Times New Roman"/>
          <w:i/>
          <w:iCs/>
          <w:sz w:val="20"/>
          <w:szCs w:val="20"/>
          <w:lang w:val="es-ES"/>
        </w:rPr>
        <w:t xml:space="preserve"> software </w:t>
      </w:r>
      <w:proofErr w:type="spellStart"/>
      <w:r w:rsidRPr="00C8224A">
        <w:rPr>
          <w:rStyle w:val="Ninguno"/>
          <w:rFonts w:ascii="Times New Roman" w:hAnsi="Times New Roman"/>
          <w:i/>
          <w:iCs/>
          <w:sz w:val="20"/>
          <w:szCs w:val="20"/>
          <w:lang w:val="es-ES"/>
        </w:rPr>
        <w:t>for</w:t>
      </w:r>
      <w:proofErr w:type="spellEnd"/>
      <w:r w:rsidRPr="00C8224A">
        <w:rPr>
          <w:rStyle w:val="Ninguno"/>
          <w:rFonts w:ascii="Times New Roman" w:hAnsi="Times New Roman"/>
          <w:i/>
          <w:iCs/>
          <w:sz w:val="20"/>
          <w:szCs w:val="20"/>
          <w:lang w:val="es-ES"/>
        </w:rPr>
        <w:t>?</w:t>
      </w:r>
    </w:p>
    <w:p w14:paraId="24ED228A"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hAnsi="Times New Roman"/>
          <w:i/>
          <w:iCs/>
          <w:sz w:val="20"/>
          <w:szCs w:val="20"/>
          <w:lang w:val="es-ES"/>
        </w:rPr>
        <w:t xml:space="preserve"> - </w:t>
      </w:r>
      <w:proofErr w:type="spellStart"/>
      <w:r w:rsidRPr="00C8224A">
        <w:rPr>
          <w:rStyle w:val="Ninguno"/>
          <w:rFonts w:ascii="Times New Roman" w:hAnsi="Times New Roman"/>
          <w:i/>
          <w:iCs/>
          <w:sz w:val="20"/>
          <w:szCs w:val="20"/>
          <w:lang w:val="es-ES"/>
        </w:rPr>
        <w:t>When</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is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it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usurped</w:t>
      </w:r>
      <w:proofErr w:type="spellEnd"/>
      <w:r w:rsidRPr="00C8224A">
        <w:rPr>
          <w:rStyle w:val="Ninguno"/>
          <w:rFonts w:ascii="Times New Roman" w:hAnsi="Times New Roman"/>
          <w:i/>
          <w:iCs/>
          <w:sz w:val="20"/>
          <w:szCs w:val="20"/>
          <w:lang w:val="es-ES"/>
        </w:rPr>
        <w:t>?</w:t>
      </w:r>
    </w:p>
    <w:p w14:paraId="3852BDC8"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hAnsi="Times New Roman"/>
          <w:i/>
          <w:iCs/>
          <w:sz w:val="20"/>
          <w:szCs w:val="20"/>
          <w:lang w:val="es-ES"/>
        </w:rPr>
        <w:t xml:space="preserve"> - </w:t>
      </w:r>
      <w:proofErr w:type="spellStart"/>
      <w:r w:rsidRPr="00C8224A">
        <w:rPr>
          <w:rStyle w:val="Ninguno"/>
          <w:rFonts w:ascii="Times New Roman" w:hAnsi="Times New Roman"/>
          <w:i/>
          <w:iCs/>
          <w:sz w:val="20"/>
          <w:szCs w:val="20"/>
          <w:lang w:val="es-ES"/>
        </w:rPr>
        <w:t>Where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will</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it</w:t>
      </w:r>
      <w:proofErr w:type="spellEnd"/>
      <w:r w:rsidRPr="00C8224A">
        <w:rPr>
          <w:rStyle w:val="Ninguno"/>
          <w:rFonts w:ascii="Times New Roman" w:hAnsi="Times New Roman"/>
          <w:i/>
          <w:iCs/>
          <w:sz w:val="20"/>
          <w:szCs w:val="20"/>
          <w:lang w:val="es-ES"/>
        </w:rPr>
        <w:t xml:space="preserve"> be </w:t>
      </w:r>
      <w:proofErr w:type="spellStart"/>
      <w:r w:rsidRPr="00C8224A">
        <w:rPr>
          <w:rStyle w:val="Ninguno"/>
          <w:rFonts w:ascii="Times New Roman" w:hAnsi="Times New Roman"/>
          <w:i/>
          <w:iCs/>
          <w:sz w:val="20"/>
          <w:szCs w:val="20"/>
          <w:lang w:val="es-ES"/>
        </w:rPr>
        <w:t>used</w:t>
      </w:r>
      <w:proofErr w:type="spellEnd"/>
      <w:r w:rsidRPr="00C8224A">
        <w:rPr>
          <w:rStyle w:val="Ninguno"/>
          <w:rFonts w:ascii="Times New Roman" w:hAnsi="Times New Roman"/>
          <w:i/>
          <w:iCs/>
          <w:sz w:val="20"/>
          <w:szCs w:val="20"/>
          <w:lang w:val="es-ES"/>
        </w:rPr>
        <w:t xml:space="preserve">? </w:t>
      </w:r>
    </w:p>
    <w:p w14:paraId="59477D98" w14:textId="77777777" w:rsidR="00A166E2" w:rsidRPr="00C8224A" w:rsidRDefault="00A166E2" w:rsidP="00171884">
      <w:pPr>
        <w:pStyle w:val="Cuerpo"/>
        <w:rPr>
          <w:rStyle w:val="Ninguno"/>
          <w:rFonts w:ascii="Times New Roman" w:eastAsia="Times New Roman" w:hAnsi="Times New Roman" w:cs="Times New Roman"/>
          <w:i/>
          <w:iCs/>
          <w:sz w:val="20"/>
          <w:szCs w:val="20"/>
          <w:lang w:val="es-ES"/>
        </w:rPr>
      </w:pPr>
    </w:p>
    <w:p w14:paraId="26AA0530"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answers</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these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questions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will</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help</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us</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implement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key</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elements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for</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gramStart"/>
      <w:r w:rsidRPr="00C8224A">
        <w:rPr>
          <w:rStyle w:val="Ninguno"/>
          <w:rFonts w:ascii="Times New Roman" w:hAnsi="Times New Roman"/>
          <w:i/>
          <w:iCs/>
          <w:sz w:val="20"/>
          <w:szCs w:val="20"/>
          <w:lang w:val="es-ES"/>
        </w:rPr>
        <w:t>interface</w:t>
      </w:r>
      <w:proofErr w:type="gram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design</w:t>
      </w:r>
      <w:proofErr w:type="spellEnd"/>
      <w:r w:rsidRPr="00C8224A">
        <w:rPr>
          <w:rStyle w:val="Ninguno"/>
          <w:rFonts w:ascii="Times New Roman" w:hAnsi="Times New Roman"/>
          <w:i/>
          <w:iCs/>
          <w:sz w:val="20"/>
          <w:szCs w:val="20"/>
          <w:lang w:val="es-ES"/>
        </w:rPr>
        <w:t>, to</w:t>
      </w:r>
    </w:p>
    <w:p w14:paraId="6395DB87"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proofErr w:type="spellStart"/>
      <w:r w:rsidRPr="00C8224A">
        <w:rPr>
          <w:rStyle w:val="Ninguno"/>
          <w:rFonts w:ascii="Times New Roman" w:hAnsi="Times New Roman"/>
          <w:i/>
          <w:iCs/>
          <w:sz w:val="20"/>
          <w:szCs w:val="20"/>
          <w:lang w:val="es-ES"/>
        </w:rPr>
        <w:t>establish</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from</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basic</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shapes</w:t>
      </w:r>
      <w:proofErr w:type="spellEnd"/>
      <w:r w:rsidRPr="00C8224A">
        <w:rPr>
          <w:rStyle w:val="Ninguno"/>
          <w:rFonts w:ascii="Times New Roman" w:hAnsi="Times New Roman"/>
          <w:i/>
          <w:iCs/>
          <w:sz w:val="20"/>
          <w:szCs w:val="20"/>
          <w:lang w:val="es-ES"/>
        </w:rPr>
        <w:t xml:space="preserve"> to be </w:t>
      </w:r>
      <w:proofErr w:type="spellStart"/>
      <w:r w:rsidRPr="00C8224A">
        <w:rPr>
          <w:rStyle w:val="Ninguno"/>
          <w:rFonts w:ascii="Times New Roman" w:hAnsi="Times New Roman"/>
          <w:i/>
          <w:iCs/>
          <w:sz w:val="20"/>
          <w:szCs w:val="20"/>
          <w:lang w:val="es-ES"/>
        </w:rPr>
        <w:t>used</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frequently</w:t>
      </w:r>
      <w:proofErr w:type="spellEnd"/>
      <w:r w:rsidRPr="00C8224A">
        <w:rPr>
          <w:rStyle w:val="Ninguno"/>
          <w:rFonts w:ascii="Times New Roman" w:hAnsi="Times New Roman"/>
          <w:i/>
          <w:iCs/>
          <w:sz w:val="20"/>
          <w:szCs w:val="20"/>
          <w:lang w:val="es-ES"/>
        </w:rPr>
        <w:t xml:space="preserve">, color </w:t>
      </w:r>
      <w:proofErr w:type="spellStart"/>
      <w:r w:rsidRPr="00C8224A">
        <w:rPr>
          <w:rStyle w:val="Ninguno"/>
          <w:rFonts w:ascii="Times New Roman" w:hAnsi="Times New Roman"/>
          <w:i/>
          <w:iCs/>
          <w:sz w:val="20"/>
          <w:szCs w:val="20"/>
          <w:lang w:val="es-ES"/>
        </w:rPr>
        <w:t>palette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appropriate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fonts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representative</w:t>
      </w:r>
      <w:proofErr w:type="spellEnd"/>
      <w:r w:rsidRPr="00C8224A">
        <w:rPr>
          <w:rStyle w:val="Ninguno"/>
          <w:rFonts w:ascii="Times New Roman" w:hAnsi="Times New Roman"/>
          <w:i/>
          <w:iCs/>
          <w:sz w:val="20"/>
          <w:szCs w:val="20"/>
          <w:lang w:val="es-ES"/>
        </w:rPr>
        <w:t xml:space="preserve"> figures</w:t>
      </w:r>
    </w:p>
    <w:p w14:paraId="0713A2C3"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proofErr w:type="spellStart"/>
      <w:r w:rsidRPr="00C8224A">
        <w:rPr>
          <w:rStyle w:val="Ninguno"/>
          <w:rFonts w:ascii="Times New Roman" w:hAnsi="Times New Roman"/>
          <w:i/>
          <w:iCs/>
          <w:sz w:val="20"/>
          <w:szCs w:val="20"/>
          <w:lang w:val="es-ES"/>
        </w:rPr>
        <w:t>supportive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abstract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or</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symbolic</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representations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proportions</w:t>
      </w:r>
      <w:proofErr w:type="spellEnd"/>
      <w:r w:rsidRPr="00C8224A">
        <w:rPr>
          <w:rStyle w:val="Ninguno"/>
          <w:rFonts w:ascii="Times New Roman" w:hAnsi="Times New Roman"/>
          <w:i/>
          <w:iCs/>
          <w:sz w:val="20"/>
          <w:szCs w:val="20"/>
          <w:lang w:val="es-ES"/>
        </w:rPr>
        <w:t xml:space="preserve">, (CTA </w:t>
      </w:r>
      <w:proofErr w:type="spellStart"/>
      <w:r w:rsidRPr="00C8224A">
        <w:rPr>
          <w:rStyle w:val="Ninguno"/>
          <w:rFonts w:ascii="Times New Roman" w:hAnsi="Times New Roman"/>
          <w:i/>
          <w:iCs/>
          <w:sz w:val="20"/>
          <w:szCs w:val="20"/>
          <w:lang w:val="es-ES"/>
        </w:rPr>
        <w:t>for</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its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acronym</w:t>
      </w:r>
      <w:proofErr w:type="spellEnd"/>
      <w:r w:rsidRPr="00C8224A">
        <w:rPr>
          <w:rStyle w:val="Ninguno"/>
          <w:rFonts w:ascii="Times New Roman" w:hAnsi="Times New Roman"/>
          <w:i/>
          <w:iCs/>
          <w:sz w:val="20"/>
          <w:szCs w:val="20"/>
          <w:lang w:val="es-ES"/>
        </w:rPr>
        <w:t xml:space="preserve"> in English</w:t>
      </w:r>
    </w:p>
    <w:p w14:paraId="1757C8B7"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hAnsi="Times New Roman"/>
          <w:i/>
          <w:iCs/>
          <w:sz w:val="20"/>
          <w:szCs w:val="20"/>
          <w:lang w:val="es-ES"/>
        </w:rPr>
        <w:t>“</w:t>
      </w:r>
      <w:proofErr w:type="spellStart"/>
      <w:r w:rsidRPr="00C8224A">
        <w:rPr>
          <w:rStyle w:val="Ninguno"/>
          <w:rFonts w:ascii="Times New Roman" w:hAnsi="Times New Roman"/>
          <w:i/>
          <w:iCs/>
          <w:sz w:val="20"/>
          <w:szCs w:val="20"/>
          <w:lang w:val="es-ES"/>
        </w:rPr>
        <w:t>Call</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Action</w:t>
      </w:r>
      <w:proofErr w:type="spellEnd"/>
      <w:r w:rsidRPr="00C8224A">
        <w:rPr>
          <w:rStyle w:val="Ninguno"/>
          <w:rFonts w:ascii="Times New Roman" w:hAnsi="Times New Roman"/>
          <w:i/>
          <w:iCs/>
          <w:sz w:val="20"/>
          <w:szCs w:val="20"/>
          <w:lang w:val="es-ES"/>
        </w:rPr>
        <w:t xml:space="preserve">”), and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virtual </w:t>
      </w:r>
      <w:proofErr w:type="spellStart"/>
      <w:r w:rsidRPr="00C8224A">
        <w:rPr>
          <w:rStyle w:val="Ninguno"/>
          <w:rFonts w:ascii="Times New Roman" w:hAnsi="Times New Roman"/>
          <w:i/>
          <w:iCs/>
          <w:sz w:val="20"/>
          <w:szCs w:val="20"/>
          <w:lang w:val="es-ES"/>
        </w:rPr>
        <w:t>layout</w:t>
      </w:r>
      <w:proofErr w:type="spellEnd"/>
      <w:r w:rsidRPr="00C8224A">
        <w:rPr>
          <w:rStyle w:val="Ninguno"/>
          <w:rFonts w:ascii="Times New Roman" w:hAnsi="Times New Roman"/>
          <w:i/>
          <w:iCs/>
          <w:sz w:val="20"/>
          <w:szCs w:val="20"/>
          <w:lang w:val="es-ES"/>
        </w:rPr>
        <w:t xml:space="preserve"> of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experience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that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user</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is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intended</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navigate</w:t>
      </w:r>
      <w:proofErr w:type="spellEnd"/>
      <w:r w:rsidRPr="00C8224A">
        <w:rPr>
          <w:rStyle w:val="Ninguno"/>
          <w:rFonts w:ascii="Times New Roman" w:hAnsi="Times New Roman"/>
          <w:i/>
          <w:iCs/>
          <w:sz w:val="20"/>
          <w:szCs w:val="20"/>
          <w:lang w:val="es-ES"/>
        </w:rPr>
        <w:t xml:space="preserve"> and </w:t>
      </w:r>
      <w:proofErr w:type="spellStart"/>
      <w:r w:rsidRPr="00C8224A">
        <w:rPr>
          <w:rStyle w:val="Ninguno"/>
          <w:rFonts w:ascii="Times New Roman" w:hAnsi="Times New Roman"/>
          <w:i/>
          <w:iCs/>
          <w:sz w:val="20"/>
          <w:szCs w:val="20"/>
          <w:lang w:val="es-ES"/>
        </w:rPr>
        <w:t>obviously</w:t>
      </w:r>
      <w:proofErr w:type="spellEnd"/>
      <w:r w:rsidRPr="00C8224A">
        <w:rPr>
          <w:rStyle w:val="Ninguno"/>
          <w:rFonts w:ascii="Times New Roman" w:hAnsi="Times New Roman"/>
          <w:i/>
          <w:iCs/>
          <w:sz w:val="20"/>
          <w:szCs w:val="20"/>
          <w:lang w:val="es-ES"/>
        </w:rPr>
        <w:t>,</w:t>
      </w:r>
    </w:p>
    <w:p w14:paraId="1DBBDEF6"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proofErr w:type="spellStart"/>
      <w:r w:rsidRPr="00C8224A">
        <w:rPr>
          <w:rStyle w:val="Ninguno"/>
          <w:rFonts w:ascii="Times New Roman" w:hAnsi="Times New Roman"/>
          <w:i/>
          <w:iCs/>
          <w:sz w:val="20"/>
          <w:szCs w:val="20"/>
          <w:lang w:val="es-ES"/>
        </w:rPr>
        <w:t>organize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what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key</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elements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should</w:t>
      </w:r>
      <w:proofErr w:type="spellEnd"/>
      <w:r w:rsidRPr="00C8224A">
        <w:rPr>
          <w:rStyle w:val="Ninguno"/>
          <w:rFonts w:ascii="Times New Roman" w:hAnsi="Times New Roman"/>
          <w:i/>
          <w:iCs/>
          <w:sz w:val="20"/>
          <w:szCs w:val="20"/>
          <w:lang w:val="es-ES"/>
        </w:rPr>
        <w:t xml:space="preserve"> be </w:t>
      </w:r>
      <w:proofErr w:type="spellStart"/>
      <w:r w:rsidRPr="00C8224A">
        <w:rPr>
          <w:rStyle w:val="Ninguno"/>
          <w:rFonts w:ascii="Times New Roman" w:hAnsi="Times New Roman"/>
          <w:i/>
          <w:iCs/>
          <w:sz w:val="20"/>
          <w:szCs w:val="20"/>
          <w:lang w:val="es-ES"/>
        </w:rPr>
        <w:t>communicated</w:t>
      </w:r>
      <w:proofErr w:type="spellEnd"/>
      <w:r w:rsidRPr="00C8224A">
        <w:rPr>
          <w:rStyle w:val="Ninguno"/>
          <w:rFonts w:ascii="Times New Roman" w:hAnsi="Times New Roman"/>
          <w:i/>
          <w:iCs/>
          <w:sz w:val="20"/>
          <w:szCs w:val="20"/>
          <w:lang w:val="es-ES"/>
        </w:rPr>
        <w:t xml:space="preserve">, and </w:t>
      </w:r>
      <w:proofErr w:type="spellStart"/>
      <w:r w:rsidRPr="00C8224A">
        <w:rPr>
          <w:rStyle w:val="Ninguno"/>
          <w:rFonts w:ascii="Times New Roman" w:hAnsi="Times New Roman"/>
          <w:i/>
          <w:iCs/>
          <w:sz w:val="20"/>
          <w:szCs w:val="20"/>
          <w:lang w:val="es-ES"/>
        </w:rPr>
        <w:t>with</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those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mentioned</w:t>
      </w:r>
      <w:proofErr w:type="spellEnd"/>
      <w:r w:rsidRPr="00C8224A">
        <w:rPr>
          <w:rStyle w:val="Ninguno"/>
          <w:rFonts w:ascii="Times New Roman" w:hAnsi="Times New Roman"/>
          <w:i/>
          <w:iCs/>
          <w:sz w:val="20"/>
          <w:szCs w:val="20"/>
          <w:lang w:val="es-ES"/>
        </w:rPr>
        <w:t xml:space="preserve"> at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beginning</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solve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how</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communicate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them</w:t>
      </w:r>
      <w:proofErr w:type="spellEnd"/>
      <w:r w:rsidRPr="00C8224A">
        <w:rPr>
          <w:rStyle w:val="Ninguno"/>
          <w:rFonts w:ascii="Times New Roman" w:hAnsi="Times New Roman"/>
          <w:i/>
          <w:iCs/>
          <w:sz w:val="20"/>
          <w:szCs w:val="20"/>
          <w:lang w:val="es-ES"/>
        </w:rPr>
        <w:t>?</w:t>
      </w:r>
    </w:p>
    <w:p w14:paraId="4B654BF9"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proper</w:t>
      </w:r>
      <w:proofErr w:type="spellEnd"/>
      <w:r w:rsidRPr="00C8224A">
        <w:rPr>
          <w:rStyle w:val="Ninguno"/>
          <w:rFonts w:ascii="Times New Roman" w:hAnsi="Times New Roman"/>
          <w:i/>
          <w:iCs/>
          <w:sz w:val="20"/>
          <w:szCs w:val="20"/>
          <w:lang w:val="es-ES"/>
        </w:rPr>
        <w:t xml:space="preserve"> use of </w:t>
      </w:r>
      <w:proofErr w:type="spellStart"/>
      <w:r w:rsidRPr="00C8224A">
        <w:rPr>
          <w:rStyle w:val="Ninguno"/>
          <w:rFonts w:ascii="Times New Roman" w:hAnsi="Times New Roman"/>
          <w:i/>
          <w:iCs/>
          <w:sz w:val="20"/>
          <w:szCs w:val="20"/>
          <w:lang w:val="es-ES"/>
        </w:rPr>
        <w:t>all</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elements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that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comprise</w:t>
      </w:r>
      <w:proofErr w:type="spellEnd"/>
      <w:r w:rsidRPr="00C8224A">
        <w:rPr>
          <w:rStyle w:val="Ninguno"/>
          <w:rFonts w:ascii="Times New Roman" w:hAnsi="Times New Roman"/>
          <w:i/>
          <w:iCs/>
          <w:sz w:val="20"/>
          <w:szCs w:val="20"/>
          <w:lang w:val="es-ES"/>
        </w:rPr>
        <w:t xml:space="preserve"> </w:t>
      </w:r>
      <w:proofErr w:type="spellStart"/>
      <w:proofErr w:type="gramStart"/>
      <w:r w:rsidRPr="00C8224A">
        <w:rPr>
          <w:rStyle w:val="Ninguno"/>
          <w:rFonts w:ascii="Times New Roman" w:hAnsi="Times New Roman"/>
          <w:i/>
          <w:iCs/>
          <w:sz w:val="20"/>
          <w:szCs w:val="20"/>
          <w:lang w:val="es-ES"/>
        </w:rPr>
        <w:t>an</w:t>
      </w:r>
      <w:proofErr w:type="spellEnd"/>
      <w:r w:rsidRPr="00C8224A">
        <w:rPr>
          <w:rStyle w:val="Ninguno"/>
          <w:rFonts w:ascii="Times New Roman" w:hAnsi="Times New Roman"/>
          <w:i/>
          <w:iCs/>
          <w:sz w:val="20"/>
          <w:szCs w:val="20"/>
          <w:lang w:val="es-ES"/>
        </w:rPr>
        <w:t xml:space="preserve"> interface</w:t>
      </w:r>
      <w:proofErr w:type="gramEnd"/>
      <w:r w:rsidRPr="00C8224A">
        <w:rPr>
          <w:rStyle w:val="Ninguno"/>
          <w:rFonts w:ascii="Times New Roman" w:hAnsi="Times New Roman"/>
          <w:i/>
          <w:iCs/>
          <w:sz w:val="20"/>
          <w:szCs w:val="20"/>
          <w:lang w:val="es-ES"/>
        </w:rPr>
        <w:t xml:space="preserve">, digital </w:t>
      </w:r>
      <w:proofErr w:type="spellStart"/>
      <w:r w:rsidRPr="00C8224A">
        <w:rPr>
          <w:rStyle w:val="Ninguno"/>
          <w:rFonts w:ascii="Times New Roman" w:hAnsi="Times New Roman"/>
          <w:i/>
          <w:iCs/>
          <w:sz w:val="20"/>
          <w:szCs w:val="20"/>
          <w:lang w:val="es-ES"/>
        </w:rPr>
        <w:t>or</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not</w:t>
      </w:r>
      <w:proofErr w:type="spellEnd"/>
      <w:r w:rsidRPr="00C8224A">
        <w:rPr>
          <w:rStyle w:val="Ninguno"/>
          <w:rFonts w:ascii="Times New Roman" w:hAnsi="Times New Roman"/>
          <w:i/>
          <w:iCs/>
          <w:sz w:val="20"/>
          <w:szCs w:val="20"/>
          <w:lang w:val="es-ES"/>
        </w:rPr>
        <w:t xml:space="preserve">, are </w:t>
      </w:r>
      <w:proofErr w:type="spellStart"/>
      <w:r w:rsidRPr="00C8224A">
        <w:rPr>
          <w:rStyle w:val="Ninguno"/>
          <w:rFonts w:ascii="Times New Roman" w:hAnsi="Times New Roman"/>
          <w:i/>
          <w:iCs/>
          <w:sz w:val="20"/>
          <w:szCs w:val="20"/>
          <w:lang w:val="es-ES"/>
        </w:rPr>
        <w:t>capable</w:t>
      </w:r>
      <w:proofErr w:type="spellEnd"/>
      <w:r w:rsidRPr="00C8224A">
        <w:rPr>
          <w:rStyle w:val="Ninguno"/>
          <w:rFonts w:ascii="Times New Roman" w:hAnsi="Times New Roman"/>
          <w:i/>
          <w:iCs/>
          <w:sz w:val="20"/>
          <w:szCs w:val="20"/>
          <w:lang w:val="es-ES"/>
        </w:rPr>
        <w:t xml:space="preserve"> of </w:t>
      </w:r>
      <w:proofErr w:type="spellStart"/>
      <w:r w:rsidRPr="00C8224A">
        <w:rPr>
          <w:rStyle w:val="Ninguno"/>
          <w:rFonts w:ascii="Times New Roman" w:hAnsi="Times New Roman"/>
          <w:i/>
          <w:iCs/>
          <w:sz w:val="20"/>
          <w:szCs w:val="20"/>
          <w:lang w:val="es-ES"/>
        </w:rPr>
        <w:t>generating</w:t>
      </w:r>
      <w:proofErr w:type="spellEnd"/>
      <w:r w:rsidRPr="00C8224A">
        <w:rPr>
          <w:rStyle w:val="Ninguno"/>
          <w:rFonts w:ascii="Times New Roman" w:hAnsi="Times New Roman"/>
          <w:i/>
          <w:iCs/>
          <w:sz w:val="20"/>
          <w:szCs w:val="20"/>
          <w:lang w:val="es-ES"/>
        </w:rPr>
        <w:t xml:space="preserve"> a</w:t>
      </w:r>
    </w:p>
    <w:p w14:paraId="082069AD"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proofErr w:type="spellStart"/>
      <w:r w:rsidRPr="00C8224A">
        <w:rPr>
          <w:rStyle w:val="Ninguno"/>
          <w:rFonts w:ascii="Times New Roman" w:hAnsi="Times New Roman"/>
          <w:i/>
          <w:iCs/>
          <w:sz w:val="20"/>
          <w:szCs w:val="20"/>
          <w:lang w:val="es-ES"/>
        </w:rPr>
        <w:t>pleasant</w:t>
      </w:r>
      <w:proofErr w:type="spellEnd"/>
      <w:r w:rsidRPr="00C8224A">
        <w:rPr>
          <w:rStyle w:val="Ninguno"/>
          <w:rFonts w:ascii="Times New Roman" w:hAnsi="Times New Roman"/>
          <w:i/>
          <w:iCs/>
          <w:sz w:val="20"/>
          <w:szCs w:val="20"/>
          <w:lang w:val="es-ES"/>
        </w:rPr>
        <w:t xml:space="preserve"> and memorable </w:t>
      </w:r>
      <w:proofErr w:type="spellStart"/>
      <w:r w:rsidRPr="00C8224A">
        <w:rPr>
          <w:rStyle w:val="Ninguno"/>
          <w:rFonts w:ascii="Times New Roman" w:hAnsi="Times New Roman"/>
          <w:i/>
          <w:iCs/>
          <w:sz w:val="20"/>
          <w:szCs w:val="20"/>
          <w:lang w:val="es-ES"/>
        </w:rPr>
        <w:t>user</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experience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capable</w:t>
      </w:r>
      <w:proofErr w:type="spellEnd"/>
      <w:r w:rsidRPr="00C8224A">
        <w:rPr>
          <w:rStyle w:val="Ninguno"/>
          <w:rFonts w:ascii="Times New Roman" w:hAnsi="Times New Roman"/>
          <w:i/>
          <w:iCs/>
          <w:sz w:val="20"/>
          <w:szCs w:val="20"/>
          <w:lang w:val="es-ES"/>
        </w:rPr>
        <w:t xml:space="preserve"> of </w:t>
      </w:r>
      <w:proofErr w:type="spellStart"/>
      <w:r w:rsidRPr="00C8224A">
        <w:rPr>
          <w:rStyle w:val="Ninguno"/>
          <w:rFonts w:ascii="Times New Roman" w:hAnsi="Times New Roman"/>
          <w:i/>
          <w:iCs/>
          <w:sz w:val="20"/>
          <w:szCs w:val="20"/>
          <w:lang w:val="es-ES"/>
        </w:rPr>
        <w:t>being</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shared</w:t>
      </w:r>
      <w:proofErr w:type="spellEnd"/>
      <w:r w:rsidRPr="00C8224A">
        <w:rPr>
          <w:rStyle w:val="Ninguno"/>
          <w:rFonts w:ascii="Times New Roman" w:hAnsi="Times New Roman"/>
          <w:i/>
          <w:iCs/>
          <w:sz w:val="20"/>
          <w:szCs w:val="20"/>
          <w:lang w:val="es-ES"/>
        </w:rPr>
        <w:t xml:space="preserve"> and </w:t>
      </w:r>
      <w:proofErr w:type="spellStart"/>
      <w:r w:rsidRPr="00C8224A">
        <w:rPr>
          <w:rStyle w:val="Ninguno"/>
          <w:rFonts w:ascii="Times New Roman" w:hAnsi="Times New Roman"/>
          <w:i/>
          <w:iCs/>
          <w:sz w:val="20"/>
          <w:szCs w:val="20"/>
          <w:lang w:val="es-ES"/>
        </w:rPr>
        <w:t>remembered</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with</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it</w:t>
      </w:r>
      <w:proofErr w:type="spellEnd"/>
      <w:r w:rsidRPr="00C8224A">
        <w:rPr>
          <w:rStyle w:val="Ninguno"/>
          <w:rFonts w:ascii="Times New Roman" w:hAnsi="Times New Roman"/>
          <w:i/>
          <w:iCs/>
          <w:sz w:val="20"/>
          <w:szCs w:val="20"/>
          <w:lang w:val="es-ES"/>
        </w:rPr>
        <w:t xml:space="preserve"> at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same</w:t>
      </w:r>
      <w:proofErr w:type="spellEnd"/>
      <w:r w:rsidRPr="00C8224A">
        <w:rPr>
          <w:rStyle w:val="Ninguno"/>
          <w:rFonts w:ascii="Times New Roman" w:hAnsi="Times New Roman"/>
          <w:i/>
          <w:iCs/>
          <w:sz w:val="20"/>
          <w:szCs w:val="20"/>
          <w:lang w:val="es-ES"/>
        </w:rPr>
        <w:t xml:space="preserve"> time </w:t>
      </w:r>
      <w:proofErr w:type="spellStart"/>
      <w:r w:rsidRPr="00C8224A">
        <w:rPr>
          <w:rStyle w:val="Ninguno"/>
          <w:rFonts w:ascii="Times New Roman" w:hAnsi="Times New Roman"/>
          <w:i/>
          <w:iCs/>
          <w:sz w:val="20"/>
          <w:szCs w:val="20"/>
          <w:lang w:val="es-ES"/>
        </w:rPr>
        <w:t>is</w:t>
      </w:r>
      <w:proofErr w:type="spellEnd"/>
    </w:p>
    <w:p w14:paraId="5E82B9A2"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proofErr w:type="spellStart"/>
      <w:r w:rsidRPr="00C8224A">
        <w:rPr>
          <w:rStyle w:val="Ninguno"/>
          <w:rFonts w:ascii="Times New Roman" w:hAnsi="Times New Roman"/>
          <w:i/>
          <w:iCs/>
          <w:sz w:val="20"/>
          <w:szCs w:val="20"/>
          <w:lang w:val="es-ES"/>
        </w:rPr>
        <w:t>remembered</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product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or</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message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embodied</w:t>
      </w:r>
      <w:proofErr w:type="spellEnd"/>
      <w:r w:rsidRPr="00C8224A">
        <w:rPr>
          <w:rStyle w:val="Ninguno"/>
          <w:rFonts w:ascii="Times New Roman" w:hAnsi="Times New Roman"/>
          <w:i/>
          <w:iCs/>
          <w:sz w:val="20"/>
          <w:szCs w:val="20"/>
          <w:lang w:val="es-ES"/>
        </w:rPr>
        <w:t xml:space="preserve"> in </w:t>
      </w:r>
      <w:proofErr w:type="spellStart"/>
      <w:r w:rsidRPr="00C8224A">
        <w:rPr>
          <w:rStyle w:val="Ninguno"/>
          <w:rFonts w:ascii="Times New Roman" w:hAnsi="Times New Roman"/>
          <w:i/>
          <w:iCs/>
          <w:sz w:val="20"/>
          <w:szCs w:val="20"/>
          <w:lang w:val="es-ES"/>
        </w:rPr>
        <w:t>it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Relying</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on</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concepts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like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one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described</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by</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Workana</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that</w:t>
      </w:r>
      <w:proofErr w:type="spellEnd"/>
    </w:p>
    <w:p w14:paraId="581866FF"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hAnsi="Times New Roman"/>
          <w:i/>
          <w:iCs/>
          <w:sz w:val="20"/>
          <w:szCs w:val="20"/>
          <w:lang w:val="es-ES"/>
        </w:rPr>
        <w:t xml:space="preserve">defines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user</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experience</w:t>
      </w:r>
      <w:proofErr w:type="spellEnd"/>
      <w:r w:rsidRPr="00C8224A">
        <w:rPr>
          <w:rStyle w:val="Ninguno"/>
          <w:rFonts w:ascii="Times New Roman" w:hAnsi="Times New Roman"/>
          <w:i/>
          <w:iCs/>
          <w:sz w:val="20"/>
          <w:szCs w:val="20"/>
          <w:lang w:val="es-ES"/>
        </w:rPr>
        <w:t xml:space="preserve"> as </w:t>
      </w:r>
      <w:proofErr w:type="spellStart"/>
      <w:r w:rsidRPr="00C8224A">
        <w:rPr>
          <w:rStyle w:val="Ninguno"/>
          <w:rFonts w:ascii="Times New Roman" w:hAnsi="Times New Roman"/>
          <w:i/>
          <w:iCs/>
          <w:sz w:val="20"/>
          <w:szCs w:val="20"/>
          <w:lang w:val="es-ES"/>
        </w:rPr>
        <w:t>the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process</w:t>
      </w:r>
      <w:proofErr w:type="spellEnd"/>
      <w:r w:rsidRPr="00C8224A">
        <w:rPr>
          <w:rStyle w:val="Ninguno"/>
          <w:rFonts w:ascii="Times New Roman" w:hAnsi="Times New Roman"/>
          <w:i/>
          <w:iCs/>
          <w:sz w:val="20"/>
          <w:szCs w:val="20"/>
          <w:lang w:val="es-ES"/>
        </w:rPr>
        <w:t xml:space="preserve"> of </w:t>
      </w:r>
      <w:proofErr w:type="spellStart"/>
      <w:r w:rsidRPr="00C8224A">
        <w:rPr>
          <w:rStyle w:val="Ninguno"/>
          <w:rFonts w:ascii="Times New Roman" w:hAnsi="Times New Roman"/>
          <w:i/>
          <w:iCs/>
          <w:sz w:val="20"/>
          <w:szCs w:val="20"/>
          <w:lang w:val="es-ES"/>
        </w:rPr>
        <w:t>creating</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products</w:t>
      </w:r>
      <w:proofErr w:type="spellEnd"/>
      <w:r w:rsidRPr="00C8224A">
        <w:rPr>
          <w:rStyle w:val="Ninguno"/>
          <w:rFonts w:ascii="Times New Roman" w:hAnsi="Times New Roman"/>
          <w:i/>
          <w:iCs/>
          <w:sz w:val="20"/>
          <w:szCs w:val="20"/>
          <w:lang w:val="es-ES"/>
        </w:rPr>
        <w:t xml:space="preserve">, web </w:t>
      </w:r>
      <w:proofErr w:type="spellStart"/>
      <w:r w:rsidRPr="00C8224A">
        <w:rPr>
          <w:rStyle w:val="Ninguno"/>
          <w:rFonts w:ascii="Times New Roman" w:hAnsi="Times New Roman"/>
          <w:i/>
          <w:iCs/>
          <w:sz w:val="20"/>
          <w:szCs w:val="20"/>
          <w:lang w:val="es-ES"/>
        </w:rPr>
        <w:t>pages</w:t>
      </w:r>
      <w:proofErr w:type="spellEnd"/>
      <w:r w:rsidRPr="00C8224A">
        <w:rPr>
          <w:rStyle w:val="Ninguno"/>
          <w:rFonts w:ascii="Times New Roman" w:hAnsi="Times New Roman"/>
          <w:i/>
          <w:iCs/>
          <w:sz w:val="20"/>
          <w:szCs w:val="20"/>
          <w:lang w:val="es-ES"/>
        </w:rPr>
        <w:t xml:space="preserve"> and </w:t>
      </w:r>
      <w:proofErr w:type="spellStart"/>
      <w:r w:rsidRPr="00C8224A">
        <w:rPr>
          <w:rStyle w:val="Ninguno"/>
          <w:rFonts w:ascii="Times New Roman" w:hAnsi="Times New Roman"/>
          <w:i/>
          <w:iCs/>
          <w:sz w:val="20"/>
          <w:szCs w:val="20"/>
          <w:lang w:val="es-ES"/>
        </w:rPr>
        <w:t>applications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that</w:t>
      </w:r>
      <w:proofErr w:type="spellEnd"/>
    </w:p>
    <w:p w14:paraId="3B343B19"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proofErr w:type="spellStart"/>
      <w:r w:rsidRPr="00C8224A">
        <w:rPr>
          <w:rStyle w:val="Ninguno"/>
          <w:rFonts w:ascii="Times New Roman" w:hAnsi="Times New Roman"/>
          <w:i/>
          <w:iCs/>
          <w:sz w:val="20"/>
          <w:szCs w:val="20"/>
          <w:lang w:val="es-ES"/>
        </w:rPr>
        <w:t>offer</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personalized</w:t>
      </w:r>
      <w:proofErr w:type="spellEnd"/>
      <w:r w:rsidRPr="00C8224A">
        <w:rPr>
          <w:rStyle w:val="Ninguno"/>
          <w:rFonts w:ascii="Times New Roman" w:hAnsi="Times New Roman"/>
          <w:i/>
          <w:iCs/>
          <w:sz w:val="20"/>
          <w:szCs w:val="20"/>
          <w:lang w:val="es-ES"/>
        </w:rPr>
        <w:t xml:space="preserve"> and </w:t>
      </w:r>
      <w:proofErr w:type="spellStart"/>
      <w:r w:rsidRPr="00C8224A">
        <w:rPr>
          <w:rStyle w:val="Ninguno"/>
          <w:rFonts w:ascii="Times New Roman" w:hAnsi="Times New Roman"/>
          <w:i/>
          <w:iCs/>
          <w:sz w:val="20"/>
          <w:szCs w:val="20"/>
          <w:lang w:val="es-ES"/>
        </w:rPr>
        <w:t>relevant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experiences</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users</w:t>
      </w:r>
      <w:proofErr w:type="spellEnd"/>
      <w:r w:rsidRPr="00C8224A">
        <w:rPr>
          <w:rStyle w:val="Ninguno"/>
          <w:rFonts w:ascii="Times New Roman" w:hAnsi="Times New Roman"/>
          <w:i/>
          <w:iCs/>
          <w:sz w:val="20"/>
          <w:szCs w:val="20"/>
          <w:lang w:val="es-ES"/>
        </w:rPr>
        <w:t xml:space="preserve">, in </w:t>
      </w:r>
      <w:proofErr w:type="spellStart"/>
      <w:r w:rsidRPr="00C8224A">
        <w:rPr>
          <w:rStyle w:val="Ninguno"/>
          <w:rFonts w:ascii="Times New Roman" w:hAnsi="Times New Roman"/>
          <w:i/>
          <w:iCs/>
          <w:sz w:val="20"/>
          <w:szCs w:val="20"/>
          <w:lang w:val="es-ES"/>
        </w:rPr>
        <w:t>order</w:t>
      </w:r>
      <w:proofErr w:type="spellEnd"/>
      <w:r w:rsidRPr="00C8224A">
        <w:rPr>
          <w:rStyle w:val="Ninguno"/>
          <w:rFonts w:ascii="Times New Roman" w:hAnsi="Times New Roman"/>
          <w:i/>
          <w:iCs/>
          <w:sz w:val="20"/>
          <w:szCs w:val="20"/>
          <w:lang w:val="es-ES"/>
        </w:rPr>
        <w:t xml:space="preserve"> to </w:t>
      </w:r>
      <w:proofErr w:type="spellStart"/>
      <w:r w:rsidRPr="00C8224A">
        <w:rPr>
          <w:rStyle w:val="Ninguno"/>
          <w:rFonts w:ascii="Times New Roman" w:hAnsi="Times New Roman"/>
          <w:i/>
          <w:iCs/>
          <w:sz w:val="20"/>
          <w:szCs w:val="20"/>
          <w:lang w:val="es-ES"/>
        </w:rPr>
        <w:t>eliminate</w:t>
      </w:r>
      <w:proofErr w:type="spellEnd"/>
      <w:r w:rsidRPr="00C8224A">
        <w:rPr>
          <w:rStyle w:val="Ninguno"/>
          <w:rFonts w:ascii="Times New Roman" w:hAnsi="Times New Roman"/>
          <w:i/>
          <w:iCs/>
          <w:sz w:val="20"/>
          <w:szCs w:val="20"/>
          <w:lang w:val="es-ES"/>
        </w:rPr>
        <w:t xml:space="preserve"> as </w:t>
      </w:r>
      <w:proofErr w:type="spellStart"/>
      <w:r w:rsidRPr="00C8224A">
        <w:rPr>
          <w:rStyle w:val="Ninguno"/>
          <w:rFonts w:ascii="Times New Roman" w:hAnsi="Times New Roman"/>
          <w:i/>
          <w:iCs/>
          <w:sz w:val="20"/>
          <w:szCs w:val="20"/>
          <w:lang w:val="es-ES"/>
        </w:rPr>
        <w:t>much</w:t>
      </w:r>
      <w:proofErr w:type="spellEnd"/>
      <w:r w:rsidRPr="00C8224A">
        <w:rPr>
          <w:rStyle w:val="Ninguno"/>
          <w:rFonts w:ascii="Times New Roman" w:hAnsi="Times New Roman"/>
          <w:i/>
          <w:iCs/>
          <w:sz w:val="20"/>
          <w:szCs w:val="20"/>
          <w:lang w:val="es-ES"/>
        </w:rPr>
        <w:t xml:space="preserve"> as </w:t>
      </w:r>
      <w:proofErr w:type="spellStart"/>
      <w:r w:rsidRPr="00C8224A">
        <w:rPr>
          <w:rStyle w:val="Ninguno"/>
          <w:rFonts w:ascii="Times New Roman" w:hAnsi="Times New Roman"/>
          <w:i/>
          <w:iCs/>
          <w:sz w:val="20"/>
          <w:szCs w:val="20"/>
          <w:lang w:val="es-ES"/>
        </w:rPr>
        <w:t>possible</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all</w:t>
      </w:r>
      <w:proofErr w:type="spellEnd"/>
    </w:p>
    <w:p w14:paraId="5DCC0E97"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proofErr w:type="spellStart"/>
      <w:r w:rsidRPr="00C8224A">
        <w:rPr>
          <w:rStyle w:val="Ninguno"/>
          <w:rFonts w:ascii="Times New Roman" w:hAnsi="Times New Roman"/>
          <w:i/>
          <w:iCs/>
          <w:sz w:val="20"/>
          <w:szCs w:val="20"/>
          <w:lang w:val="es-ES"/>
        </w:rPr>
        <w:t>barriers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or</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friction</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points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that</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hinder</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conversion</w:t>
      </w:r>
      <w:proofErr w:type="spellEnd"/>
      <w:r w:rsidRPr="00C8224A">
        <w:rPr>
          <w:rStyle w:val="Ninguno"/>
          <w:rFonts w:ascii="Times New Roman" w:hAnsi="Times New Roman"/>
          <w:i/>
          <w:iCs/>
          <w:sz w:val="20"/>
          <w:szCs w:val="20"/>
          <w:lang w:val="es-ES"/>
        </w:rPr>
        <w:t>. "</w:t>
      </w:r>
    </w:p>
    <w:p w14:paraId="78588EE5"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r w:rsidRPr="00C8224A">
        <w:rPr>
          <w:rStyle w:val="Ninguno"/>
          <w:rFonts w:ascii="Times New Roman" w:hAnsi="Times New Roman"/>
          <w:i/>
          <w:iCs/>
          <w:sz w:val="20"/>
          <w:szCs w:val="20"/>
          <w:lang w:val="es-ES"/>
        </w:rPr>
        <w:t>.</w:t>
      </w:r>
    </w:p>
    <w:p w14:paraId="786ED170" w14:textId="77777777" w:rsidR="00A166E2" w:rsidRPr="00C8224A" w:rsidRDefault="00A166E2" w:rsidP="00171884">
      <w:pPr>
        <w:pStyle w:val="Cuerpo"/>
        <w:rPr>
          <w:rStyle w:val="Ninguno"/>
          <w:rFonts w:ascii="Times New Roman" w:eastAsia="Times New Roman" w:hAnsi="Times New Roman" w:cs="Times New Roman"/>
          <w:i/>
          <w:iCs/>
          <w:sz w:val="20"/>
          <w:szCs w:val="20"/>
          <w:lang w:val="es-ES"/>
        </w:rPr>
      </w:pPr>
    </w:p>
    <w:p w14:paraId="4E65A568" w14:textId="77777777" w:rsidR="00A166E2" w:rsidRPr="00C8224A" w:rsidRDefault="00C767A0" w:rsidP="00171884">
      <w:pPr>
        <w:pStyle w:val="Cuerpo"/>
        <w:rPr>
          <w:rStyle w:val="Ninguno"/>
          <w:rFonts w:ascii="Times New Roman" w:eastAsia="Times New Roman" w:hAnsi="Times New Roman" w:cs="Times New Roman"/>
          <w:i/>
          <w:iCs/>
          <w:sz w:val="20"/>
          <w:szCs w:val="20"/>
          <w:lang w:val="es-ES"/>
        </w:rPr>
      </w:pPr>
      <w:proofErr w:type="spellStart"/>
      <w:r w:rsidRPr="00C8224A">
        <w:rPr>
          <w:rStyle w:val="Ninguno"/>
          <w:rFonts w:ascii="Times New Roman" w:hAnsi="Times New Roman"/>
          <w:i/>
          <w:iCs/>
          <w:sz w:val="20"/>
          <w:szCs w:val="20"/>
          <w:lang w:val="es-ES"/>
        </w:rPr>
        <w:t>Keywords</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Design</w:t>
      </w:r>
      <w:proofErr w:type="spell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experience</w:t>
      </w:r>
      <w:proofErr w:type="spellEnd"/>
      <w:r w:rsidRPr="00C8224A">
        <w:rPr>
          <w:rStyle w:val="Ninguno"/>
          <w:rFonts w:ascii="Times New Roman" w:hAnsi="Times New Roman"/>
          <w:i/>
          <w:iCs/>
          <w:sz w:val="20"/>
          <w:szCs w:val="20"/>
          <w:lang w:val="es-ES"/>
        </w:rPr>
        <w:t xml:space="preserve">, </w:t>
      </w:r>
      <w:proofErr w:type="gramStart"/>
      <w:r w:rsidRPr="00C8224A">
        <w:rPr>
          <w:rStyle w:val="Ninguno"/>
          <w:rFonts w:ascii="Times New Roman" w:hAnsi="Times New Roman"/>
          <w:i/>
          <w:iCs/>
          <w:sz w:val="20"/>
          <w:szCs w:val="20"/>
          <w:lang w:val="es-ES"/>
        </w:rPr>
        <w:t>interface</w:t>
      </w:r>
      <w:proofErr w:type="gramEnd"/>
      <w:r w:rsidRPr="00C8224A">
        <w:rPr>
          <w:rStyle w:val="Ninguno"/>
          <w:rFonts w:ascii="Times New Roman" w:hAnsi="Times New Roman"/>
          <w:i/>
          <w:iCs/>
          <w:sz w:val="20"/>
          <w:szCs w:val="20"/>
          <w:lang w:val="es-ES"/>
        </w:rPr>
        <w:t xml:space="preserve">, </w:t>
      </w:r>
      <w:proofErr w:type="spellStart"/>
      <w:r w:rsidRPr="00C8224A">
        <w:rPr>
          <w:rStyle w:val="Ninguno"/>
          <w:rFonts w:ascii="Times New Roman" w:hAnsi="Times New Roman"/>
          <w:i/>
          <w:iCs/>
          <w:sz w:val="20"/>
          <w:szCs w:val="20"/>
          <w:lang w:val="es-ES"/>
        </w:rPr>
        <w:t>prototype</w:t>
      </w:r>
      <w:proofErr w:type="spellEnd"/>
    </w:p>
    <w:p w14:paraId="2C875A07" w14:textId="77777777" w:rsidR="00A166E2" w:rsidRPr="00C8224A" w:rsidRDefault="00A166E2" w:rsidP="00171884">
      <w:pPr>
        <w:pStyle w:val="Cuerpo"/>
        <w:rPr>
          <w:rStyle w:val="Ninguno"/>
          <w:rFonts w:ascii="Times New Roman" w:eastAsia="Times New Roman" w:hAnsi="Times New Roman" w:cs="Times New Roman"/>
          <w:i/>
          <w:iCs/>
          <w:sz w:val="20"/>
          <w:szCs w:val="20"/>
          <w:lang w:val="es-ES"/>
        </w:rPr>
      </w:pPr>
    </w:p>
    <w:p w14:paraId="5F9590D0" w14:textId="77777777" w:rsidR="00A166E2" w:rsidRPr="00C8224A" w:rsidRDefault="00A166E2" w:rsidP="00171884">
      <w:pPr>
        <w:pStyle w:val="Cuerpo"/>
        <w:spacing w:line="360" w:lineRule="auto"/>
        <w:rPr>
          <w:rStyle w:val="Ninguno"/>
          <w:rFonts w:ascii="Times New Roman" w:eastAsia="Times New Roman" w:hAnsi="Times New Roman" w:cs="Times New Roman"/>
          <w:b/>
          <w:bCs/>
          <w:i/>
          <w:iCs/>
          <w:sz w:val="20"/>
          <w:szCs w:val="20"/>
          <w:lang w:val="es-ES"/>
        </w:rPr>
      </w:pPr>
    </w:p>
    <w:p w14:paraId="07E16657" w14:textId="77777777" w:rsidR="00A166E2" w:rsidRPr="00C8224A" w:rsidRDefault="00C767A0" w:rsidP="00171884">
      <w:pPr>
        <w:pStyle w:val="Cuerpo"/>
        <w:spacing w:line="360" w:lineRule="auto"/>
        <w:rPr>
          <w:lang w:val="es-ES"/>
        </w:rPr>
      </w:pPr>
      <w:r w:rsidRPr="00C8224A">
        <w:rPr>
          <w:lang w:val="es-ES"/>
        </w:rPr>
        <w:br w:type="page"/>
      </w:r>
    </w:p>
    <w:p w14:paraId="6D1FC4DC" w14:textId="77777777" w:rsidR="00A166E2" w:rsidRPr="00C8224A" w:rsidRDefault="00C767A0" w:rsidP="00171884">
      <w:pPr>
        <w:pStyle w:val="Cuerpo"/>
        <w:spacing w:line="360" w:lineRule="auto"/>
        <w:rPr>
          <w:rStyle w:val="Ninguno"/>
          <w:rFonts w:ascii="Times New Roman" w:eastAsia="Times New Roman" w:hAnsi="Times New Roman" w:cs="Times New Roman"/>
          <w:b/>
          <w:bCs/>
          <w:lang w:val="es-ES"/>
        </w:rPr>
      </w:pPr>
      <w:r w:rsidRPr="00C8224A">
        <w:rPr>
          <w:rStyle w:val="Ninguno"/>
          <w:rFonts w:ascii="Times New Roman" w:hAnsi="Times New Roman"/>
          <w:b/>
          <w:bCs/>
          <w:lang w:val="es-ES"/>
        </w:rPr>
        <w:lastRenderedPageBreak/>
        <w:t>Una nueva forma de ver y conocer.</w:t>
      </w:r>
    </w:p>
    <w:p w14:paraId="76D02108" w14:textId="65921768" w:rsidR="00A166E2" w:rsidRPr="00C8224A" w:rsidRDefault="00C767A0" w:rsidP="00171884">
      <w:pPr>
        <w:pStyle w:val="Cuerpo"/>
        <w:spacing w:line="360" w:lineRule="auto"/>
        <w:rPr>
          <w:rStyle w:val="Ninguno"/>
          <w:rFonts w:ascii="Times New Roman" w:eastAsia="Times New Roman" w:hAnsi="Times New Roman" w:cs="Times New Roman"/>
          <w:lang w:val="es-ES"/>
        </w:rPr>
      </w:pPr>
      <w:r w:rsidRPr="00C8224A">
        <w:rPr>
          <w:rStyle w:val="Ninguno"/>
          <w:rFonts w:ascii="Times New Roman" w:hAnsi="Times New Roman"/>
          <w:lang w:val="es-ES"/>
        </w:rPr>
        <w:t xml:space="preserve">Es bien sabido que la llegada de internet revolucionó la manera en que vemos, compartimos, consumimos y nos comunicamos, de hecho en este año 2020 debido al COVID-19 pudimos comprobarlo ya que la tecnología se volvió parte de nuestras vidas, acercándonos a la distancia con casi cualquier actividad; desde tomar clases en línea, </w:t>
      </w:r>
      <w:proofErr w:type="spellStart"/>
      <w:r w:rsidRPr="00C8224A">
        <w:rPr>
          <w:rStyle w:val="Ninguno"/>
          <w:rFonts w:ascii="Times New Roman" w:hAnsi="Times New Roman"/>
          <w:lang w:val="es-ES"/>
        </w:rPr>
        <w:t>videollamar</w:t>
      </w:r>
      <w:proofErr w:type="spellEnd"/>
      <w:r w:rsidRPr="00C8224A">
        <w:rPr>
          <w:rStyle w:val="Ninguno"/>
          <w:rFonts w:ascii="Times New Roman" w:hAnsi="Times New Roman"/>
          <w:lang w:val="es-ES"/>
        </w:rPr>
        <w:t xml:space="preserve"> con una o más personas, aprender cosas nuevas con lecturas o </w:t>
      </w:r>
      <w:proofErr w:type="spellStart"/>
      <w:r w:rsidRPr="00C8224A">
        <w:rPr>
          <w:rStyle w:val="Ninguno"/>
          <w:rFonts w:ascii="Times New Roman" w:hAnsi="Times New Roman"/>
          <w:lang w:val="es-ES"/>
        </w:rPr>
        <w:t>videotutoriales</w:t>
      </w:r>
      <w:proofErr w:type="spellEnd"/>
      <w:r w:rsidRPr="00C8224A">
        <w:rPr>
          <w:rStyle w:val="Ninguno"/>
          <w:rFonts w:ascii="Times New Roman" w:hAnsi="Times New Roman"/>
          <w:lang w:val="es-ES"/>
        </w:rPr>
        <w:t>, consumir a distintos negocios, hasta trabajar desde nuestras casas; agregando un valor significativo a la manera en la que viviríamos sin internet durante la pandemia.</w:t>
      </w:r>
      <w:r w:rsidRPr="00C8224A">
        <w:rPr>
          <w:rStyle w:val="Ninguno"/>
          <w:rFonts w:ascii="Times New Roman" w:eastAsia="Times New Roman" w:hAnsi="Times New Roman" w:cs="Times New Roman"/>
          <w:lang w:val="es-ES"/>
        </w:rPr>
        <w:br/>
      </w:r>
      <w:r w:rsidRPr="00C8224A">
        <w:rPr>
          <w:rStyle w:val="Ninguno"/>
          <w:rFonts w:ascii="Times New Roman" w:hAnsi="Times New Roman"/>
          <w:lang w:val="es-ES"/>
        </w:rPr>
        <w:t xml:space="preserve">Además el uso de internet y todas sus herramientas ayudó a muchos negocios y empresas a evolucionar y vincularse </w:t>
      </w:r>
      <w:proofErr w:type="spellStart"/>
      <w:r w:rsidR="00171884" w:rsidRPr="00C8224A">
        <w:rPr>
          <w:rStyle w:val="Ninguno"/>
          <w:rFonts w:ascii="Times New Roman" w:hAnsi="Times New Roman"/>
          <w:lang w:val="es-ES"/>
        </w:rPr>
        <w:t>más</w:t>
      </w:r>
      <w:r w:rsidRPr="00C8224A">
        <w:rPr>
          <w:rStyle w:val="Ninguno"/>
          <w:rFonts w:ascii="Times New Roman" w:hAnsi="Times New Roman"/>
          <w:lang w:val="es-ES"/>
        </w:rPr>
        <w:t>s</w:t>
      </w:r>
      <w:proofErr w:type="spellEnd"/>
      <w:r w:rsidRPr="00C8224A">
        <w:rPr>
          <w:rStyle w:val="Ninguno"/>
          <w:rFonts w:ascii="Times New Roman" w:hAnsi="Times New Roman"/>
          <w:lang w:val="es-ES"/>
        </w:rPr>
        <w:t xml:space="preserve"> con la </w:t>
      </w:r>
      <w:del w:id="0" w:author="Autor">
        <w:r w:rsidRPr="00C8224A" w:rsidDel="00A11179">
          <w:rPr>
            <w:rStyle w:val="Ninguno"/>
            <w:rFonts w:ascii="Times New Roman" w:hAnsi="Times New Roman"/>
            <w:lang w:val="es-ES"/>
          </w:rPr>
          <w:delText>tecnolog</w:delText>
        </w:r>
        <w:r w:rsidR="00171884" w:rsidRPr="00C8224A" w:rsidDel="00A11179">
          <w:rPr>
            <w:rStyle w:val="Ninguno"/>
            <w:rFonts w:ascii="Times New Roman" w:hAnsi="Times New Roman"/>
            <w:lang w:val="es-ES"/>
          </w:rPr>
          <w:delText>ía</w:delText>
        </w:r>
      </w:del>
      <w:ins w:id="1" w:author="Autor">
        <w:r w:rsidR="00A11179" w:rsidRPr="00C8224A">
          <w:rPr>
            <w:rStyle w:val="Ninguno"/>
            <w:rFonts w:ascii="Times New Roman" w:hAnsi="Times New Roman"/>
            <w:lang w:val="es-ES"/>
          </w:rPr>
          <w:t>tecnología</w:t>
        </w:r>
      </w:ins>
      <w:r w:rsidRPr="00C8224A">
        <w:rPr>
          <w:rStyle w:val="Ninguno"/>
          <w:rFonts w:ascii="Times New Roman" w:hAnsi="Times New Roman"/>
          <w:lang w:val="es-ES"/>
        </w:rPr>
        <w:t xml:space="preserve">, recurriendo al </w:t>
      </w:r>
      <w:del w:id="2" w:author="Autor">
        <w:r w:rsidRPr="00C8224A" w:rsidDel="007714AB">
          <w:rPr>
            <w:rStyle w:val="Ninguno"/>
            <w:rFonts w:ascii="Times New Roman" w:hAnsi="Times New Roman"/>
            <w:lang w:val="es-ES"/>
          </w:rPr>
          <w:delText>“</w:delText>
        </w:r>
      </w:del>
      <w:proofErr w:type="spellStart"/>
      <w:r w:rsidRPr="00C8224A">
        <w:rPr>
          <w:rStyle w:val="Ninguno"/>
          <w:rFonts w:ascii="Times New Roman" w:hAnsi="Times New Roman"/>
          <w:i/>
          <w:iCs/>
          <w:lang w:val="es-ES"/>
          <w:rPrChange w:id="3" w:author="Autor">
            <w:rPr>
              <w:rStyle w:val="Ninguno"/>
              <w:rFonts w:ascii="Times New Roman" w:hAnsi="Times New Roman"/>
              <w:lang w:val="es-ES"/>
            </w:rPr>
          </w:rPrChange>
        </w:rPr>
        <w:t>homeoffice</w:t>
      </w:r>
      <w:proofErr w:type="spellEnd"/>
      <w:del w:id="4" w:author="Autor">
        <w:r w:rsidRPr="00C8224A" w:rsidDel="007714AB">
          <w:rPr>
            <w:rStyle w:val="Ninguno"/>
            <w:rFonts w:ascii="Times New Roman" w:hAnsi="Times New Roman"/>
            <w:lang w:val="es-ES"/>
          </w:rPr>
          <w:delText>”</w:delText>
        </w:r>
      </w:del>
      <w:r w:rsidRPr="00C8224A">
        <w:rPr>
          <w:rStyle w:val="Ninguno"/>
          <w:rFonts w:ascii="Times New Roman" w:hAnsi="Times New Roman"/>
          <w:lang w:val="es-ES"/>
        </w:rPr>
        <w:t xml:space="preserve">  Arias, A. &amp; Quintero, L. (2020) refieren que la tendencia a trabajar desde casa es posible que se extienda por lo menos hasta la segunda mitad de 2021  y sugieren que en algunas compañías se quedará establecido de forma definitiva, tomando el ejemplo de Facebook, Twitter, Amazon, Apple y Google; para seguir con el modelo de </w:t>
      </w:r>
      <w:commentRangeStart w:id="5"/>
      <w:proofErr w:type="spellStart"/>
      <w:r w:rsidRPr="00C8224A">
        <w:rPr>
          <w:rStyle w:val="Ninguno"/>
          <w:rFonts w:ascii="Times New Roman" w:hAnsi="Times New Roman"/>
          <w:i/>
          <w:iCs/>
          <w:highlight w:val="yellow"/>
          <w:lang w:val="es-ES"/>
          <w:rPrChange w:id="6" w:author="Autor">
            <w:rPr>
              <w:rStyle w:val="Ninguno"/>
              <w:rFonts w:ascii="Times New Roman" w:hAnsi="Times New Roman"/>
            </w:rPr>
          </w:rPrChange>
        </w:rPr>
        <w:t>homeoffice</w:t>
      </w:r>
      <w:proofErr w:type="spellEnd"/>
      <w:r w:rsidRPr="00C8224A">
        <w:rPr>
          <w:rStyle w:val="Ninguno"/>
          <w:rFonts w:ascii="Times New Roman" w:hAnsi="Times New Roman"/>
          <w:highlight w:val="yellow"/>
          <w:lang w:val="es-ES"/>
          <w:rPrChange w:id="7" w:author="Autor">
            <w:rPr>
              <w:rStyle w:val="Ninguno"/>
              <w:rFonts w:ascii="Times New Roman" w:hAnsi="Times New Roman"/>
            </w:rPr>
          </w:rPrChange>
        </w:rPr>
        <w:t xml:space="preserve"> </w:t>
      </w:r>
      <w:commentRangeEnd w:id="5"/>
      <w:r w:rsidR="007714AB" w:rsidRPr="00C8224A">
        <w:rPr>
          <w:rStyle w:val="Refdecomentario"/>
          <w:rFonts w:ascii="Times New Roman" w:eastAsia="Arial Unicode MS" w:hAnsi="Times New Roman" w:cs="Times New Roman"/>
          <w:color w:val="auto"/>
          <w:lang w:val="es-ES"/>
        </w:rPr>
        <w:commentReference w:id="5"/>
      </w:r>
      <w:r w:rsidRPr="00C8224A">
        <w:rPr>
          <w:rStyle w:val="Ninguno"/>
          <w:rFonts w:ascii="Times New Roman" w:hAnsi="Times New Roman"/>
          <w:lang w:val="es-ES"/>
        </w:rPr>
        <w:t xml:space="preserve">por un par de años más. Sin </w:t>
      </w:r>
      <w:del w:id="8" w:author="Autor">
        <w:r w:rsidRPr="00C8224A" w:rsidDel="00A11179">
          <w:rPr>
            <w:rStyle w:val="Ninguno"/>
            <w:rFonts w:ascii="Times New Roman" w:hAnsi="Times New Roman"/>
            <w:lang w:val="es-ES"/>
          </w:rPr>
          <w:delText>embargo</w:delText>
        </w:r>
      </w:del>
      <w:ins w:id="9" w:author="Autor">
        <w:r w:rsidR="00A11179" w:rsidRPr="00C8224A">
          <w:rPr>
            <w:rStyle w:val="Ninguno"/>
            <w:rFonts w:ascii="Times New Roman" w:hAnsi="Times New Roman"/>
            <w:lang w:val="es-ES"/>
          </w:rPr>
          <w:t>embargo,</w:t>
        </w:r>
      </w:ins>
      <w:r w:rsidRPr="00C8224A">
        <w:rPr>
          <w:rStyle w:val="Ninguno"/>
          <w:rFonts w:ascii="Times New Roman" w:hAnsi="Times New Roman"/>
          <w:lang w:val="es-ES"/>
        </w:rPr>
        <w:t xml:space="preserve"> estas “buenas noticias” no son para todos; según un estudio realizado por la Universidad de Chicago únicamente las personas con mejores salarios son quienes tienen la posibilidad del </w:t>
      </w:r>
      <w:proofErr w:type="spellStart"/>
      <w:r w:rsidRPr="00C8224A">
        <w:rPr>
          <w:rStyle w:val="Ninguno"/>
          <w:rFonts w:ascii="Times New Roman" w:hAnsi="Times New Roman"/>
          <w:i/>
          <w:iCs/>
          <w:highlight w:val="yellow"/>
          <w:lang w:val="es-ES"/>
          <w:rPrChange w:id="10" w:author="Autor">
            <w:rPr>
              <w:rStyle w:val="Ninguno"/>
              <w:rFonts w:ascii="Times New Roman" w:hAnsi="Times New Roman"/>
            </w:rPr>
          </w:rPrChange>
        </w:rPr>
        <w:t>homeoffice</w:t>
      </w:r>
      <w:proofErr w:type="spellEnd"/>
      <w:r w:rsidRPr="00C8224A">
        <w:rPr>
          <w:rStyle w:val="Ninguno"/>
          <w:rFonts w:ascii="Times New Roman" w:hAnsi="Times New Roman"/>
          <w:highlight w:val="yellow"/>
          <w:lang w:val="es-ES"/>
          <w:rPrChange w:id="11" w:author="Autor">
            <w:rPr>
              <w:rStyle w:val="Ninguno"/>
              <w:rFonts w:ascii="Times New Roman" w:hAnsi="Times New Roman"/>
            </w:rPr>
          </w:rPrChange>
        </w:rPr>
        <w:t xml:space="preserve"> </w:t>
      </w:r>
      <w:r w:rsidRPr="00C8224A">
        <w:rPr>
          <w:rStyle w:val="Ninguno"/>
          <w:rFonts w:ascii="Times New Roman" w:hAnsi="Times New Roman"/>
          <w:lang w:val="es-ES"/>
        </w:rPr>
        <w:t xml:space="preserve">en la pandemia, que en </w:t>
      </w:r>
      <w:del w:id="12" w:author="Autor">
        <w:r w:rsidRPr="00C8224A" w:rsidDel="00BB12B6">
          <w:rPr>
            <w:rStyle w:val="Ninguno"/>
            <w:rFonts w:ascii="Times New Roman" w:hAnsi="Times New Roman"/>
            <w:lang w:val="es-ES"/>
          </w:rPr>
          <w:delText>México</w:delText>
        </w:r>
      </w:del>
      <w:ins w:id="13" w:author="Autor">
        <w:r w:rsidR="00BB12B6" w:rsidRPr="00C8224A">
          <w:rPr>
            <w:rStyle w:val="Ninguno"/>
            <w:rFonts w:ascii="Times New Roman" w:hAnsi="Times New Roman"/>
            <w:lang w:val="es-ES"/>
          </w:rPr>
          <w:t>México</w:t>
        </w:r>
      </w:ins>
      <w:r w:rsidRPr="00C8224A">
        <w:rPr>
          <w:rStyle w:val="Ninguno"/>
          <w:rFonts w:ascii="Times New Roman" w:hAnsi="Times New Roman"/>
          <w:lang w:val="es-ES"/>
        </w:rPr>
        <w:t xml:space="preserve"> representa </w:t>
      </w:r>
      <w:ins w:id="14" w:author="Autor">
        <w:r w:rsidR="00BB12B6" w:rsidRPr="00C8224A">
          <w:rPr>
            <w:rStyle w:val="Ninguno"/>
            <w:rFonts w:ascii="Times New Roman" w:hAnsi="Times New Roman"/>
            <w:lang w:val="es-ES"/>
          </w:rPr>
          <w:t>solo</w:t>
        </w:r>
      </w:ins>
      <w:del w:id="15" w:author="Autor">
        <w:r w:rsidRPr="00C8224A" w:rsidDel="00BB12B6">
          <w:rPr>
            <w:rStyle w:val="Ninguno"/>
            <w:rFonts w:ascii="Times New Roman" w:hAnsi="Times New Roman"/>
            <w:lang w:val="es-ES"/>
          </w:rPr>
          <w:delText>sólo</w:delText>
        </w:r>
      </w:del>
      <w:r w:rsidRPr="00C8224A">
        <w:rPr>
          <w:rStyle w:val="Ninguno"/>
          <w:rFonts w:ascii="Times New Roman" w:hAnsi="Times New Roman"/>
          <w:lang w:val="es-ES"/>
        </w:rPr>
        <w:t xml:space="preserve"> 22% de los trabajos se pueden realizar a distancia</w:t>
      </w:r>
      <w:ins w:id="16" w:author="Autor">
        <w:r w:rsidR="00C8224A">
          <w:rPr>
            <w:rStyle w:val="Ninguno"/>
            <w:rFonts w:ascii="Times New Roman" w:hAnsi="Times New Roman"/>
            <w:lang w:val="es-ES"/>
          </w:rPr>
          <w:t>. C</w:t>
        </w:r>
      </w:ins>
      <w:del w:id="17" w:author="Autor">
        <w:r w:rsidRPr="00C8224A" w:rsidDel="00C8224A">
          <w:rPr>
            <w:rStyle w:val="Ninguno"/>
            <w:rFonts w:ascii="Times New Roman" w:hAnsi="Times New Roman"/>
            <w:lang w:val="es-ES"/>
          </w:rPr>
          <w:delText xml:space="preserve"> c</w:delText>
        </w:r>
      </w:del>
      <w:r w:rsidRPr="00C8224A">
        <w:rPr>
          <w:rStyle w:val="Ninguno"/>
          <w:rFonts w:ascii="Times New Roman" w:hAnsi="Times New Roman"/>
          <w:lang w:val="es-ES"/>
        </w:rPr>
        <w:t>omo son los sectores de servicios educativos, servicios profesionales, científicos y técnicos, gestión de empresas y emprendimientos,</w:t>
      </w:r>
      <w:r w:rsidR="00171884" w:rsidRPr="00C8224A">
        <w:rPr>
          <w:rStyle w:val="Ninguno"/>
          <w:rFonts w:ascii="Times New Roman" w:hAnsi="Times New Roman"/>
          <w:lang w:val="es-ES"/>
        </w:rPr>
        <w:t xml:space="preserve"> </w:t>
      </w:r>
      <w:r w:rsidRPr="00C8224A">
        <w:rPr>
          <w:rStyle w:val="Ninguno"/>
          <w:rFonts w:ascii="Times New Roman" w:hAnsi="Times New Roman"/>
          <w:lang w:val="es-ES"/>
        </w:rPr>
        <w:t>finanzas y el sector de seguros información.</w:t>
      </w:r>
      <w:r w:rsidRPr="00C8224A">
        <w:rPr>
          <w:rStyle w:val="Ninguno"/>
          <w:rFonts w:ascii="Times New Roman" w:eastAsia="Times New Roman" w:hAnsi="Times New Roman" w:cs="Times New Roman"/>
          <w:lang w:val="es-ES"/>
        </w:rPr>
        <w:br/>
      </w:r>
    </w:p>
    <w:p w14:paraId="29902C84" w14:textId="77777777" w:rsidR="00A166E2" w:rsidRPr="00C8224A" w:rsidRDefault="00A166E2" w:rsidP="00171884">
      <w:pPr>
        <w:pStyle w:val="Cuerpo"/>
        <w:spacing w:line="360" w:lineRule="auto"/>
        <w:rPr>
          <w:rStyle w:val="Ninguno"/>
          <w:rFonts w:ascii="Times New Roman" w:eastAsia="Times New Roman" w:hAnsi="Times New Roman" w:cs="Times New Roman"/>
          <w:b/>
          <w:bCs/>
          <w:lang w:val="es-ES"/>
        </w:rPr>
      </w:pPr>
    </w:p>
    <w:p w14:paraId="1B087A21" w14:textId="71909CB2" w:rsidR="00A166E2" w:rsidRPr="00C8224A" w:rsidRDefault="00C767A0" w:rsidP="00171884">
      <w:pPr>
        <w:pStyle w:val="Cuerpo"/>
        <w:spacing w:line="360" w:lineRule="auto"/>
        <w:rPr>
          <w:rStyle w:val="Ninguno"/>
          <w:rFonts w:ascii="Times New Roman" w:eastAsia="Times New Roman" w:hAnsi="Times New Roman" w:cs="Times New Roman"/>
          <w:b/>
          <w:bCs/>
          <w:i/>
          <w:iCs/>
          <w:sz w:val="22"/>
          <w:szCs w:val="22"/>
          <w:lang w:val="es-ES"/>
        </w:rPr>
      </w:pPr>
      <w:r w:rsidRPr="00C8224A">
        <w:rPr>
          <w:rStyle w:val="Ninguno"/>
          <w:rFonts w:ascii="Times New Roman" w:hAnsi="Times New Roman"/>
          <w:b/>
          <w:bCs/>
          <w:i/>
          <w:iCs/>
          <w:sz w:val="22"/>
          <w:szCs w:val="22"/>
          <w:lang w:val="es-ES"/>
        </w:rPr>
        <w:t>El internet en México.</w:t>
      </w:r>
    </w:p>
    <w:p w14:paraId="2F4203FA" w14:textId="2E406989" w:rsidR="00A166E2" w:rsidRPr="00C8224A" w:rsidRDefault="00C767A0" w:rsidP="00171884">
      <w:pPr>
        <w:pStyle w:val="Cuerpo"/>
        <w:spacing w:line="360" w:lineRule="auto"/>
        <w:rPr>
          <w:rStyle w:val="Ninguno"/>
          <w:rFonts w:ascii="Times New Roman" w:eastAsia="Times New Roman" w:hAnsi="Times New Roman" w:cs="Times New Roman"/>
          <w:lang w:val="es-ES"/>
        </w:rPr>
      </w:pPr>
      <w:r w:rsidRPr="00C8224A">
        <w:rPr>
          <w:rStyle w:val="Ninguno"/>
          <w:rFonts w:ascii="Times New Roman" w:hAnsi="Times New Roman"/>
          <w:lang w:val="es-ES"/>
        </w:rPr>
        <w:t xml:space="preserve">Los mexicanos estamos cada vez más inmersos en el mundo del internet, según el INEGI (2020, p.2) hay 80.6 millones de usuarios de Internet, que representan el 70.1% de la población de seis años o más de los cuales 51.6% son mujeres y 48.4% son hombres; además Ramos </w:t>
      </w:r>
      <w:proofErr w:type="spellStart"/>
      <w:r w:rsidRPr="00C8224A">
        <w:rPr>
          <w:rStyle w:val="Ninguno"/>
          <w:rFonts w:ascii="Times New Roman" w:hAnsi="Times New Roman"/>
          <w:lang w:val="es-ES"/>
        </w:rPr>
        <w:t>Minor</w:t>
      </w:r>
      <w:proofErr w:type="spellEnd"/>
      <w:r w:rsidRPr="00C8224A">
        <w:rPr>
          <w:rStyle w:val="Ninguno"/>
          <w:rFonts w:ascii="Times New Roman" w:hAnsi="Times New Roman"/>
          <w:lang w:val="es-ES"/>
        </w:rPr>
        <w:t xml:space="preserve"> (2020) comparte que los tres principales medios para la conexión de usuarios a Internet en 2019 fueron: celular inteligente (Smartphone) con 95.3%; computadora portátil con 33.2%, y computadora de escritorio con 28.9 por ciento; y estas son cifras que han incrementando año con año, para muestra el uso de internet desde el celular muestran que el 75.1% de las personas de seis años de edad o más simbolizan un crecimiento de 3.6 puntos porcentuales contra hace media década, en el 2015.</w:t>
      </w:r>
      <w:r w:rsidRPr="00C8224A">
        <w:rPr>
          <w:rStyle w:val="Ninguno"/>
          <w:rFonts w:ascii="Times New Roman" w:eastAsia="Times New Roman" w:hAnsi="Times New Roman" w:cs="Times New Roman"/>
          <w:lang w:val="es-ES"/>
        </w:rPr>
        <w:br/>
      </w:r>
      <w:r w:rsidRPr="00C8224A">
        <w:rPr>
          <w:rStyle w:val="Ninguno"/>
          <w:rFonts w:ascii="Times New Roman" w:hAnsi="Times New Roman"/>
          <w:lang w:val="es-ES"/>
        </w:rPr>
        <w:t>Internet se ha convertido en el día a día de los mexicanos acompañándonos en nuestras actividades (directa o indirectamente), siendo las principales</w:t>
      </w:r>
      <w:ins w:id="18" w:author="Autor">
        <w:r w:rsidR="00C8224A">
          <w:rPr>
            <w:rStyle w:val="Ninguno"/>
            <w:rFonts w:ascii="Times New Roman" w:hAnsi="Times New Roman"/>
            <w:lang w:val="es-ES"/>
          </w:rPr>
          <w:t>:</w:t>
        </w:r>
      </w:ins>
      <w:r w:rsidRPr="00C8224A">
        <w:rPr>
          <w:rStyle w:val="Ninguno"/>
          <w:rFonts w:ascii="Times New Roman" w:hAnsi="Times New Roman"/>
          <w:lang w:val="es-ES"/>
        </w:rPr>
        <w:t xml:space="preserve"> el entretenimiento (91.5%)</w:t>
      </w:r>
      <w:ins w:id="19" w:author="Autor">
        <w:r w:rsidR="00C8224A">
          <w:rPr>
            <w:rStyle w:val="Ninguno"/>
            <w:rFonts w:ascii="Times New Roman" w:hAnsi="Times New Roman"/>
            <w:lang w:val="es-ES"/>
          </w:rPr>
          <w:t>;</w:t>
        </w:r>
      </w:ins>
      <w:del w:id="20" w:author="Autor">
        <w:r w:rsidRPr="00C8224A" w:rsidDel="00C8224A">
          <w:rPr>
            <w:rStyle w:val="Ninguno"/>
            <w:rFonts w:ascii="Times New Roman" w:hAnsi="Times New Roman"/>
            <w:lang w:val="es-ES"/>
          </w:rPr>
          <w:delText>,</w:delText>
        </w:r>
      </w:del>
      <w:r w:rsidRPr="00C8224A">
        <w:rPr>
          <w:rStyle w:val="Ninguno"/>
          <w:rFonts w:ascii="Times New Roman" w:hAnsi="Times New Roman"/>
          <w:lang w:val="es-ES"/>
        </w:rPr>
        <w:t xml:space="preserve"> obtener información (90.7%) y para comunicarse (90.6%); otras como para acceder a redes sociales y para apoyar la educación/capacitación, registran porcentajes del 87.8% y el 83.8%, respectivamente INEGI (2020, p.4).</w:t>
      </w:r>
    </w:p>
    <w:p w14:paraId="129F6C4F" w14:textId="77777777" w:rsidR="00A166E2" w:rsidRPr="00C8224A" w:rsidRDefault="00C767A0" w:rsidP="00171884">
      <w:pPr>
        <w:pStyle w:val="Cuerpo"/>
        <w:spacing w:line="360" w:lineRule="auto"/>
        <w:rPr>
          <w:rStyle w:val="Ninguno"/>
          <w:rFonts w:ascii="Times New Roman" w:eastAsia="Times New Roman" w:hAnsi="Times New Roman" w:cs="Times New Roman"/>
          <w:lang w:val="es-ES"/>
        </w:rPr>
      </w:pPr>
      <w:r w:rsidRPr="00C8224A">
        <w:rPr>
          <w:rStyle w:val="Ninguno"/>
          <w:rFonts w:ascii="Times New Roman" w:eastAsia="Times New Roman" w:hAnsi="Times New Roman" w:cs="Times New Roman"/>
          <w:noProof/>
          <w:lang w:val="es-ES"/>
        </w:rPr>
        <w:lastRenderedPageBreak/>
        <w:drawing>
          <wp:inline distT="0" distB="0" distL="0" distR="0" wp14:anchorId="35252255" wp14:editId="6CA2D7B1">
            <wp:extent cx="6642100" cy="3435241"/>
            <wp:effectExtent l="0" t="0" r="0" b="0"/>
            <wp:docPr id="1073741825" name="officeArt object" descr="image5.png"/>
            <wp:cNvGraphicFramePr/>
            <a:graphic xmlns:a="http://schemas.openxmlformats.org/drawingml/2006/main">
              <a:graphicData uri="http://schemas.openxmlformats.org/drawingml/2006/picture">
                <pic:pic xmlns:pic="http://schemas.openxmlformats.org/drawingml/2006/picture">
                  <pic:nvPicPr>
                    <pic:cNvPr id="1073741825" name="image5.png" descr="image5.png"/>
                    <pic:cNvPicPr>
                      <a:picLocks noChangeAspect="1"/>
                    </pic:cNvPicPr>
                  </pic:nvPicPr>
                  <pic:blipFill>
                    <a:blip r:embed="rId10"/>
                    <a:srcRect t="9523"/>
                    <a:stretch>
                      <a:fillRect/>
                    </a:stretch>
                  </pic:blipFill>
                  <pic:spPr>
                    <a:xfrm>
                      <a:off x="0" y="0"/>
                      <a:ext cx="6642100" cy="3435241"/>
                    </a:xfrm>
                    <a:prstGeom prst="rect">
                      <a:avLst/>
                    </a:prstGeom>
                    <a:ln w="12700" cap="flat">
                      <a:noFill/>
                      <a:miter lim="400000"/>
                    </a:ln>
                    <a:effectLst/>
                  </pic:spPr>
                </pic:pic>
              </a:graphicData>
            </a:graphic>
          </wp:inline>
        </w:drawing>
      </w:r>
    </w:p>
    <w:p w14:paraId="090AC80D" w14:textId="77777777" w:rsidR="00A166E2" w:rsidRPr="00C8224A" w:rsidRDefault="00C767A0" w:rsidP="00171884">
      <w:pPr>
        <w:pStyle w:val="Cuerpo"/>
        <w:spacing w:line="360" w:lineRule="auto"/>
        <w:rPr>
          <w:rStyle w:val="Ninguno"/>
          <w:rFonts w:ascii="Times New Roman" w:eastAsia="Times New Roman" w:hAnsi="Times New Roman" w:cs="Times New Roman"/>
          <w:sz w:val="18"/>
          <w:szCs w:val="18"/>
          <w:lang w:val="es-ES"/>
        </w:rPr>
      </w:pPr>
      <w:commentRangeStart w:id="21"/>
      <w:r w:rsidRPr="00C8224A">
        <w:rPr>
          <w:rStyle w:val="Ninguno"/>
          <w:rFonts w:ascii="Times New Roman" w:hAnsi="Times New Roman"/>
          <w:sz w:val="18"/>
          <w:szCs w:val="18"/>
          <w:lang w:val="es-ES"/>
        </w:rPr>
        <w:t>Figura 1. Usuarios de internet por tipo de uso. INEGI (2020, p.4)</w:t>
      </w:r>
      <w:commentRangeEnd w:id="21"/>
      <w:r w:rsidR="00C8224A">
        <w:rPr>
          <w:rStyle w:val="Refdecomentario"/>
          <w:rFonts w:ascii="Times New Roman" w:eastAsia="Arial Unicode MS" w:hAnsi="Times New Roman" w:cs="Times New Roman"/>
          <w:color w:val="auto"/>
          <w:lang w:val="en-US"/>
        </w:rPr>
        <w:commentReference w:id="21"/>
      </w:r>
    </w:p>
    <w:p w14:paraId="7DA95AC8" w14:textId="77777777" w:rsidR="00A166E2" w:rsidRPr="00C8224A" w:rsidRDefault="00A166E2" w:rsidP="00171884">
      <w:pPr>
        <w:pStyle w:val="Cuerpo"/>
        <w:spacing w:line="360" w:lineRule="auto"/>
        <w:rPr>
          <w:rStyle w:val="Ninguno"/>
          <w:rFonts w:ascii="Times New Roman" w:eastAsia="Times New Roman" w:hAnsi="Times New Roman" w:cs="Times New Roman"/>
          <w:lang w:val="es-ES"/>
        </w:rPr>
      </w:pPr>
    </w:p>
    <w:p w14:paraId="650CB678" w14:textId="03E13681" w:rsidR="00A166E2" w:rsidRPr="00C8224A" w:rsidRDefault="00C767A0" w:rsidP="00171884">
      <w:pPr>
        <w:pStyle w:val="Cuerpo"/>
        <w:spacing w:line="360" w:lineRule="auto"/>
        <w:rPr>
          <w:rStyle w:val="Ninguno"/>
          <w:rFonts w:ascii="Times New Roman" w:eastAsia="Times New Roman" w:hAnsi="Times New Roman" w:cs="Times New Roman"/>
          <w:lang w:val="es-ES"/>
        </w:rPr>
      </w:pPr>
      <w:r w:rsidRPr="00C8224A">
        <w:rPr>
          <w:rStyle w:val="Ninguno"/>
          <w:rFonts w:ascii="Times New Roman" w:hAnsi="Times New Roman"/>
          <w:lang w:val="es-ES"/>
        </w:rPr>
        <w:t xml:space="preserve">Desafortunadamente </w:t>
      </w:r>
      <w:r w:rsidRPr="001E7BA3">
        <w:rPr>
          <w:rStyle w:val="Ninguno"/>
          <w:rFonts w:ascii="Times New Roman" w:hAnsi="Times New Roman"/>
          <w:highlight w:val="yellow"/>
          <w:lang w:val="es-ES"/>
          <w:rPrChange w:id="22" w:author="Autor">
            <w:rPr>
              <w:rStyle w:val="Ninguno"/>
              <w:rFonts w:ascii="Times New Roman" w:hAnsi="Times New Roman"/>
              <w:lang w:val="es-ES"/>
            </w:rPr>
          </w:rPrChange>
        </w:rPr>
        <w:t>las actividades</w:t>
      </w:r>
      <w:r w:rsidRPr="00C8224A">
        <w:rPr>
          <w:rStyle w:val="Ninguno"/>
          <w:rFonts w:ascii="Times New Roman" w:hAnsi="Times New Roman"/>
          <w:lang w:val="es-ES"/>
        </w:rPr>
        <w:t xml:space="preserve"> relacionadas a las transacciones sigue</w:t>
      </w:r>
      <w:ins w:id="23" w:author="Autor">
        <w:r w:rsidR="001E7BA3">
          <w:rPr>
            <w:rStyle w:val="Ninguno"/>
            <w:rFonts w:ascii="Times New Roman" w:hAnsi="Times New Roman"/>
            <w:lang w:val="es-ES"/>
          </w:rPr>
          <w:t>n</w:t>
        </w:r>
      </w:ins>
      <w:r w:rsidRPr="00C8224A">
        <w:rPr>
          <w:rStyle w:val="Ninguno"/>
          <w:rFonts w:ascii="Times New Roman" w:hAnsi="Times New Roman"/>
          <w:lang w:val="es-ES"/>
        </w:rPr>
        <w:t xml:space="preserve"> siendo una actividad poco común, sin embargo ha ido en aumento debido a que en 2018 la participación fue de 23.7% mientras que en 2019 incrementó a 27.2%, además de los números un tanto bajos de las ventas por internet </w:t>
      </w:r>
      <w:commentRangeStart w:id="24"/>
      <w:r w:rsidRPr="00C8224A">
        <w:rPr>
          <w:rStyle w:val="Ninguno"/>
          <w:rFonts w:ascii="Times New Roman" w:hAnsi="Times New Roman"/>
          <w:lang w:val="es-ES"/>
        </w:rPr>
        <w:t>de la tabla anterior</w:t>
      </w:r>
      <w:commentRangeEnd w:id="24"/>
      <w:r w:rsidR="001E7BA3">
        <w:rPr>
          <w:rStyle w:val="Refdecomentario"/>
          <w:rFonts w:ascii="Times New Roman" w:eastAsia="Arial Unicode MS" w:hAnsi="Times New Roman" w:cs="Times New Roman"/>
          <w:color w:val="auto"/>
          <w:lang w:val="en-US"/>
        </w:rPr>
        <w:commentReference w:id="24"/>
      </w:r>
      <w:r w:rsidRPr="00C8224A">
        <w:rPr>
          <w:rStyle w:val="Ninguno"/>
          <w:rFonts w:ascii="Times New Roman" w:hAnsi="Times New Roman"/>
          <w:lang w:val="es-ES"/>
        </w:rPr>
        <w:t xml:space="preserve">; se espera que conforme pasen los años los usuarios tengan más confianza para realizar este tipo de actividades económicas </w:t>
      </w:r>
      <w:commentRangeStart w:id="25"/>
      <w:r w:rsidRPr="009327A7">
        <w:rPr>
          <w:rStyle w:val="Ninguno"/>
          <w:rFonts w:ascii="Times New Roman" w:hAnsi="Times New Roman"/>
          <w:strike/>
          <w:lang w:val="es-ES"/>
          <w:rPrChange w:id="26" w:author="Autor">
            <w:rPr>
              <w:rStyle w:val="Ninguno"/>
              <w:rFonts w:ascii="Times New Roman" w:hAnsi="Times New Roman"/>
              <w:lang w:val="es-ES"/>
            </w:rPr>
          </w:rPrChange>
        </w:rPr>
        <w:t>también por internet</w:t>
      </w:r>
      <w:commentRangeEnd w:id="25"/>
      <w:r w:rsidR="009327A7">
        <w:rPr>
          <w:rStyle w:val="Refdecomentario"/>
          <w:rFonts w:ascii="Times New Roman" w:eastAsia="Arial Unicode MS" w:hAnsi="Times New Roman" w:cs="Times New Roman"/>
          <w:color w:val="auto"/>
          <w:lang w:val="en-US"/>
        </w:rPr>
        <w:commentReference w:id="25"/>
      </w:r>
      <w:r w:rsidRPr="00C8224A">
        <w:rPr>
          <w:rStyle w:val="Ninguno"/>
          <w:rFonts w:ascii="Times New Roman" w:hAnsi="Times New Roman"/>
          <w:lang w:val="es-ES"/>
        </w:rPr>
        <w:t xml:space="preserve">, preocupados por este tema la Asociación Mexicana de Venta Online ha creado la campaña “Dale el clic” en donde promueven las mejores razones del porqué comprar en línea, comprando donde y cuando sea, adaptándose a la forma que cada quien elija, sabiendo que existe un gran catálogo que escoger en toda la red y destacando por último que las compras son seguras, </w:t>
      </w:r>
      <w:r w:rsidRPr="00E46D67">
        <w:rPr>
          <w:rStyle w:val="Ninguno"/>
          <w:rFonts w:ascii="Times New Roman" w:hAnsi="Times New Roman"/>
          <w:highlight w:val="yellow"/>
          <w:lang w:val="es-ES"/>
          <w:rPrChange w:id="27" w:author="Autor">
            <w:rPr>
              <w:rStyle w:val="Ninguno"/>
              <w:rFonts w:ascii="Times New Roman" w:hAnsi="Times New Roman"/>
              <w:lang w:val="es-ES"/>
            </w:rPr>
          </w:rPrChange>
        </w:rPr>
        <w:t>con métodos</w:t>
      </w:r>
      <w:r w:rsidRPr="00C8224A">
        <w:rPr>
          <w:rStyle w:val="Ninguno"/>
          <w:rFonts w:ascii="Times New Roman" w:hAnsi="Times New Roman"/>
          <w:lang w:val="es-ES"/>
        </w:rPr>
        <w:t xml:space="preserve"> de pago respaldado</w:t>
      </w:r>
      <w:ins w:id="28" w:author="Autor">
        <w:r w:rsidR="00530874">
          <w:rPr>
            <w:rStyle w:val="Ninguno"/>
            <w:rFonts w:ascii="Times New Roman" w:hAnsi="Times New Roman"/>
            <w:lang w:val="es-ES"/>
          </w:rPr>
          <w:t>s</w:t>
        </w:r>
      </w:ins>
      <w:r w:rsidRPr="00C8224A">
        <w:rPr>
          <w:rStyle w:val="Ninguno"/>
          <w:rFonts w:ascii="Times New Roman" w:hAnsi="Times New Roman"/>
          <w:lang w:val="es-ES"/>
        </w:rPr>
        <w:t xml:space="preserve"> por las autoridades, y además con información encriptada y verificada.</w:t>
      </w:r>
    </w:p>
    <w:p w14:paraId="33C117B3" w14:textId="77777777" w:rsidR="00A166E2" w:rsidRPr="00C8224A" w:rsidRDefault="00A166E2" w:rsidP="00171884">
      <w:pPr>
        <w:pStyle w:val="Cuerpo"/>
        <w:spacing w:line="360" w:lineRule="auto"/>
        <w:rPr>
          <w:rStyle w:val="Ninguno"/>
          <w:rFonts w:ascii="Times New Roman" w:eastAsia="Times New Roman" w:hAnsi="Times New Roman" w:cs="Times New Roman"/>
          <w:lang w:val="es-ES"/>
        </w:rPr>
      </w:pPr>
    </w:p>
    <w:p w14:paraId="11B6FC68" w14:textId="77777777" w:rsidR="00A166E2" w:rsidRPr="00C8224A" w:rsidRDefault="00C767A0" w:rsidP="00171884">
      <w:pPr>
        <w:pStyle w:val="Cuerpo"/>
        <w:spacing w:line="360" w:lineRule="auto"/>
        <w:rPr>
          <w:rStyle w:val="Ninguno"/>
          <w:rFonts w:ascii="Times New Roman" w:eastAsia="Times New Roman" w:hAnsi="Times New Roman" w:cs="Times New Roman"/>
          <w:b/>
          <w:bCs/>
          <w:i/>
          <w:iCs/>
          <w:sz w:val="22"/>
          <w:szCs w:val="22"/>
          <w:lang w:val="es-ES"/>
        </w:rPr>
      </w:pPr>
      <w:r w:rsidRPr="00C8224A">
        <w:rPr>
          <w:rStyle w:val="Ninguno"/>
          <w:rFonts w:ascii="Times New Roman" w:hAnsi="Times New Roman"/>
          <w:b/>
          <w:bCs/>
          <w:i/>
          <w:iCs/>
          <w:sz w:val="22"/>
          <w:szCs w:val="22"/>
          <w:lang w:val="es-ES"/>
        </w:rPr>
        <w:t xml:space="preserve">El Software y las </w:t>
      </w:r>
      <w:proofErr w:type="spellStart"/>
      <w:r w:rsidRPr="00C8224A">
        <w:rPr>
          <w:rStyle w:val="Ninguno"/>
          <w:rFonts w:ascii="Times New Roman" w:hAnsi="Times New Roman"/>
          <w:b/>
          <w:bCs/>
          <w:i/>
          <w:iCs/>
          <w:sz w:val="22"/>
          <w:szCs w:val="22"/>
          <w:lang w:val="es-ES"/>
        </w:rPr>
        <w:t>TICs</w:t>
      </w:r>
      <w:proofErr w:type="spellEnd"/>
    </w:p>
    <w:p w14:paraId="33FDD51C" w14:textId="77777777" w:rsidR="00A166E2" w:rsidRPr="00C8224A" w:rsidRDefault="00C767A0" w:rsidP="00171884">
      <w:pPr>
        <w:pStyle w:val="Cuerpo"/>
        <w:spacing w:line="360" w:lineRule="auto"/>
        <w:rPr>
          <w:rStyle w:val="Ninguno"/>
          <w:rFonts w:ascii="Times New Roman" w:eastAsia="Times New Roman" w:hAnsi="Times New Roman" w:cs="Times New Roman"/>
          <w:lang w:val="es-ES"/>
        </w:rPr>
      </w:pPr>
      <w:r w:rsidRPr="00C8224A">
        <w:rPr>
          <w:rStyle w:val="Ninguno"/>
          <w:rFonts w:ascii="Times New Roman" w:hAnsi="Times New Roman"/>
          <w:lang w:val="es-ES"/>
        </w:rPr>
        <w:t>Con el constante uso del internet, por default se ha recurrido al uso de las tecnologías de la información y la comunicación (</w:t>
      </w:r>
      <w:proofErr w:type="spellStart"/>
      <w:r w:rsidRPr="00C8224A">
        <w:rPr>
          <w:rStyle w:val="Ninguno"/>
          <w:rFonts w:ascii="Times New Roman" w:hAnsi="Times New Roman"/>
          <w:lang w:val="es-ES"/>
        </w:rPr>
        <w:t>TICs</w:t>
      </w:r>
      <w:proofErr w:type="spellEnd"/>
      <w:r w:rsidRPr="00C8224A">
        <w:rPr>
          <w:rStyle w:val="Ninguno"/>
          <w:rFonts w:ascii="Times New Roman" w:hAnsi="Times New Roman"/>
          <w:lang w:val="es-ES"/>
        </w:rPr>
        <w:t xml:space="preserve">) teniendo objetivo de aumentar los patrones del día a día y la forma en que la mayoría de las personas tienen contacto y distribuyen la información, además de ser herramientas que sirven para transmitir conocimiento y contenido de manera rápida y eficaz (Morales, 2020) junto a las </w:t>
      </w:r>
      <w:commentRangeStart w:id="29"/>
      <w:r w:rsidRPr="00C8224A">
        <w:rPr>
          <w:rStyle w:val="Ninguno"/>
          <w:rFonts w:ascii="Times New Roman" w:hAnsi="Times New Roman"/>
          <w:lang w:val="es-ES"/>
        </w:rPr>
        <w:t xml:space="preserve">TIC </w:t>
      </w:r>
      <w:commentRangeEnd w:id="29"/>
      <w:r w:rsidR="00530874">
        <w:rPr>
          <w:rStyle w:val="Refdecomentario"/>
          <w:rFonts w:ascii="Times New Roman" w:eastAsia="Arial Unicode MS" w:hAnsi="Times New Roman" w:cs="Times New Roman"/>
          <w:color w:val="auto"/>
          <w:lang w:val="en-US"/>
        </w:rPr>
        <w:commentReference w:id="29"/>
      </w:r>
      <w:r w:rsidRPr="00C8224A">
        <w:rPr>
          <w:rStyle w:val="Ninguno"/>
          <w:rFonts w:ascii="Times New Roman" w:hAnsi="Times New Roman"/>
          <w:lang w:val="es-ES"/>
        </w:rPr>
        <w:t xml:space="preserve">se ha ido apostando al desarrollo de sistemas o software diseñados para facilitar la resolución de tareas específicas, en su mayoría suelen estar centrados en </w:t>
      </w:r>
      <w:proofErr w:type="spellStart"/>
      <w:r w:rsidRPr="00E46D67">
        <w:rPr>
          <w:rStyle w:val="Ninguno"/>
          <w:rFonts w:ascii="Times New Roman" w:hAnsi="Times New Roman"/>
          <w:strike/>
          <w:lang w:val="es-ES"/>
          <w:rPrChange w:id="30" w:author="Autor">
            <w:rPr>
              <w:rStyle w:val="Ninguno"/>
              <w:rFonts w:ascii="Times New Roman" w:hAnsi="Times New Roman"/>
              <w:lang w:val="es-ES"/>
            </w:rPr>
          </w:rPrChange>
        </w:rPr>
        <w:t>en</w:t>
      </w:r>
      <w:proofErr w:type="spellEnd"/>
      <w:r w:rsidRPr="00C8224A">
        <w:rPr>
          <w:rStyle w:val="Ninguno"/>
          <w:rFonts w:ascii="Times New Roman" w:hAnsi="Times New Roman"/>
          <w:lang w:val="es-ES"/>
        </w:rPr>
        <w:t xml:space="preserve"> campos especializados y además se pueden utilizar en distintos dispositivos por ejemplo: los procesadores de texto, las hojas de cálculo, bases de datos, edición de multimedia, creación de contenidos, entre otros. Existen </w:t>
      </w:r>
      <w:commentRangeStart w:id="31"/>
      <w:r w:rsidRPr="00C8224A">
        <w:rPr>
          <w:rStyle w:val="Ninguno"/>
          <w:rFonts w:ascii="Times New Roman" w:hAnsi="Times New Roman"/>
          <w:lang w:val="es-ES"/>
        </w:rPr>
        <w:t xml:space="preserve">aspectos básicos a considerar </w:t>
      </w:r>
      <w:commentRangeEnd w:id="31"/>
      <w:r w:rsidR="00530874">
        <w:rPr>
          <w:rStyle w:val="Refdecomentario"/>
          <w:rFonts w:ascii="Times New Roman" w:eastAsia="Arial Unicode MS" w:hAnsi="Times New Roman" w:cs="Times New Roman"/>
          <w:color w:val="auto"/>
          <w:lang w:val="en-US"/>
        </w:rPr>
        <w:commentReference w:id="31"/>
      </w:r>
      <w:r w:rsidRPr="00C8224A">
        <w:rPr>
          <w:rStyle w:val="Ninguno"/>
          <w:rFonts w:ascii="Times New Roman" w:hAnsi="Times New Roman"/>
          <w:lang w:val="es-ES"/>
        </w:rPr>
        <w:t>en el desarrollo de software, buenas prácticas que se sugieren para obtener un resultado óptimo y de calidad:</w:t>
      </w:r>
    </w:p>
    <w:p w14:paraId="2BE556E9" w14:textId="77777777" w:rsidR="00A166E2" w:rsidRPr="00C8224A" w:rsidRDefault="00A166E2" w:rsidP="00171884">
      <w:pPr>
        <w:pStyle w:val="Cuerpo"/>
        <w:spacing w:line="360" w:lineRule="auto"/>
        <w:rPr>
          <w:rStyle w:val="Ninguno"/>
          <w:rFonts w:ascii="Times New Roman" w:eastAsia="Times New Roman" w:hAnsi="Times New Roman" w:cs="Times New Roman"/>
          <w:lang w:val="es-ES"/>
        </w:rPr>
      </w:pPr>
    </w:p>
    <w:p w14:paraId="1843E3EA" w14:textId="77777777" w:rsidR="00A166E2" w:rsidRPr="00C8224A" w:rsidRDefault="00C767A0" w:rsidP="00171884">
      <w:pPr>
        <w:pStyle w:val="Cuerpo"/>
        <w:numPr>
          <w:ilvl w:val="0"/>
          <w:numId w:val="2"/>
        </w:numPr>
        <w:spacing w:line="360" w:lineRule="auto"/>
        <w:rPr>
          <w:rFonts w:ascii="Times New Roman" w:hAnsi="Times New Roman"/>
          <w:lang w:val="es-ES"/>
        </w:rPr>
      </w:pPr>
      <w:r w:rsidRPr="00C8224A">
        <w:rPr>
          <w:rFonts w:ascii="Times New Roman" w:hAnsi="Times New Roman"/>
          <w:lang w:val="es-ES"/>
        </w:rPr>
        <w:lastRenderedPageBreak/>
        <w:t xml:space="preserve"> Flexibilidad y escalabilidad:</w:t>
      </w:r>
      <w:r w:rsidRPr="00C8224A">
        <w:rPr>
          <w:rFonts w:ascii="Times New Roman" w:eastAsia="Times New Roman" w:hAnsi="Times New Roman" w:cs="Times New Roman"/>
          <w:lang w:val="es-ES"/>
        </w:rPr>
        <w:br/>
      </w:r>
      <w:r w:rsidRPr="00C8224A">
        <w:rPr>
          <w:rFonts w:ascii="Times New Roman" w:hAnsi="Times New Roman"/>
          <w:lang w:val="es-ES"/>
        </w:rPr>
        <w:t>El sitio web o software deber</w:t>
      </w:r>
      <w:r w:rsidRPr="00C8224A">
        <w:rPr>
          <w:rStyle w:val="Ninguno"/>
          <w:rFonts w:ascii="Times New Roman" w:hAnsi="Times New Roman"/>
          <w:lang w:val="es-ES"/>
        </w:rPr>
        <w:t xml:space="preserve">á </w:t>
      </w:r>
      <w:r w:rsidRPr="00C8224A">
        <w:rPr>
          <w:rFonts w:ascii="Times New Roman" w:hAnsi="Times New Roman"/>
          <w:lang w:val="es-ES"/>
        </w:rPr>
        <w:t>ser capaz de agregar, modificar o quitar funcionalidades sin afectar colateralmente al sistema actual, deber</w:t>
      </w:r>
      <w:r w:rsidRPr="00C8224A">
        <w:rPr>
          <w:rStyle w:val="Ninguno"/>
          <w:rFonts w:ascii="Times New Roman" w:hAnsi="Times New Roman"/>
          <w:lang w:val="es-ES"/>
        </w:rPr>
        <w:t xml:space="preserve">á </w:t>
      </w:r>
      <w:r w:rsidRPr="00C8224A">
        <w:rPr>
          <w:rFonts w:ascii="Times New Roman" w:hAnsi="Times New Roman"/>
          <w:lang w:val="es-ES"/>
        </w:rPr>
        <w:t>cambiar y adaptarse a nuevos requerimientos de los usuarios o las tendencias, siempre considerando mantener est</w:t>
      </w:r>
      <w:r w:rsidRPr="00C8224A">
        <w:rPr>
          <w:rStyle w:val="Ninguno"/>
          <w:rFonts w:ascii="Times New Roman" w:hAnsi="Times New Roman"/>
          <w:lang w:val="es-ES"/>
        </w:rPr>
        <w:t>á</w:t>
      </w:r>
      <w:r w:rsidRPr="00C8224A">
        <w:rPr>
          <w:rFonts w:ascii="Times New Roman" w:hAnsi="Times New Roman"/>
          <w:lang w:val="es-ES"/>
        </w:rPr>
        <w:t xml:space="preserve">ndares de calidad. </w:t>
      </w:r>
      <w:r w:rsidRPr="00C8224A">
        <w:rPr>
          <w:rFonts w:ascii="Times New Roman" w:eastAsia="Times New Roman" w:hAnsi="Times New Roman" w:cs="Times New Roman"/>
          <w:lang w:val="es-ES"/>
        </w:rPr>
        <w:br/>
      </w:r>
    </w:p>
    <w:p w14:paraId="7F8B557B" w14:textId="77777777" w:rsidR="00A166E2" w:rsidRPr="00C8224A" w:rsidRDefault="00C767A0" w:rsidP="00171884">
      <w:pPr>
        <w:pStyle w:val="Cuerpo"/>
        <w:numPr>
          <w:ilvl w:val="0"/>
          <w:numId w:val="2"/>
        </w:numPr>
        <w:spacing w:line="360" w:lineRule="auto"/>
        <w:rPr>
          <w:rFonts w:ascii="Times New Roman" w:hAnsi="Times New Roman"/>
          <w:lang w:val="es-ES"/>
        </w:rPr>
      </w:pPr>
      <w:r w:rsidRPr="00C8224A">
        <w:rPr>
          <w:rFonts w:ascii="Times New Roman" w:hAnsi="Times New Roman"/>
          <w:lang w:val="es-ES"/>
        </w:rPr>
        <w:t>Mantenibilidad:</w:t>
      </w:r>
      <w:r w:rsidRPr="00C8224A">
        <w:rPr>
          <w:rFonts w:ascii="Times New Roman" w:eastAsia="Times New Roman" w:hAnsi="Times New Roman" w:cs="Times New Roman"/>
          <w:lang w:val="es-ES"/>
        </w:rPr>
        <w:br/>
      </w:r>
      <w:r w:rsidRPr="00C8224A">
        <w:rPr>
          <w:rFonts w:ascii="Times New Roman" w:hAnsi="Times New Roman"/>
          <w:lang w:val="es-ES"/>
        </w:rPr>
        <w:t>Deber</w:t>
      </w:r>
      <w:r w:rsidRPr="00C8224A">
        <w:rPr>
          <w:rStyle w:val="Ninguno"/>
          <w:rFonts w:ascii="Times New Roman" w:hAnsi="Times New Roman"/>
          <w:lang w:val="es-ES"/>
        </w:rPr>
        <w:t xml:space="preserve">á </w:t>
      </w:r>
      <w:r w:rsidRPr="00C8224A">
        <w:rPr>
          <w:rFonts w:ascii="Times New Roman" w:hAnsi="Times New Roman"/>
          <w:lang w:val="es-ES"/>
        </w:rPr>
        <w:t xml:space="preserve">ser </w:t>
      </w:r>
      <w:proofErr w:type="gramStart"/>
      <w:r w:rsidRPr="00C8224A">
        <w:rPr>
          <w:rFonts w:ascii="Times New Roman" w:hAnsi="Times New Roman"/>
          <w:lang w:val="es-ES"/>
        </w:rPr>
        <w:t>capaz  dar</w:t>
      </w:r>
      <w:proofErr w:type="gramEnd"/>
      <w:r w:rsidRPr="00C8224A">
        <w:rPr>
          <w:rFonts w:ascii="Times New Roman" w:hAnsi="Times New Roman"/>
          <w:lang w:val="es-ES"/>
        </w:rPr>
        <w:t xml:space="preserve"> soporte, adem</w:t>
      </w:r>
      <w:r w:rsidRPr="00C8224A">
        <w:rPr>
          <w:rStyle w:val="Ninguno"/>
          <w:rFonts w:ascii="Times New Roman" w:hAnsi="Times New Roman"/>
          <w:lang w:val="es-ES"/>
        </w:rPr>
        <w:t>á</w:t>
      </w:r>
      <w:r w:rsidRPr="00C8224A">
        <w:rPr>
          <w:rFonts w:ascii="Times New Roman" w:hAnsi="Times New Roman"/>
          <w:lang w:val="es-ES"/>
        </w:rPr>
        <w:t>s de modificarse para solucionar errores menores por ello se considera importante la pr</w:t>
      </w:r>
      <w:r w:rsidRPr="00C8224A">
        <w:rPr>
          <w:rStyle w:val="Ninguno"/>
          <w:rFonts w:ascii="Times New Roman" w:hAnsi="Times New Roman"/>
          <w:lang w:val="es-ES"/>
        </w:rPr>
        <w:t>á</w:t>
      </w:r>
      <w:r w:rsidRPr="00C8224A">
        <w:rPr>
          <w:rFonts w:ascii="Times New Roman" w:hAnsi="Times New Roman"/>
          <w:lang w:val="es-ES"/>
        </w:rPr>
        <w:t>ctica de la documentaci</w:t>
      </w:r>
      <w:r w:rsidRPr="00C8224A">
        <w:rPr>
          <w:rStyle w:val="Ninguno"/>
          <w:rFonts w:ascii="Times New Roman" w:hAnsi="Times New Roman"/>
          <w:lang w:val="es-ES"/>
        </w:rPr>
        <w:t>ó</w:t>
      </w:r>
      <w:r w:rsidRPr="00C8224A">
        <w:rPr>
          <w:rFonts w:ascii="Times New Roman" w:hAnsi="Times New Roman"/>
          <w:lang w:val="es-ES"/>
        </w:rPr>
        <w:t>n dentro del mismo c</w:t>
      </w:r>
      <w:r w:rsidRPr="00C8224A">
        <w:rPr>
          <w:rStyle w:val="Ninguno"/>
          <w:rFonts w:ascii="Times New Roman" w:hAnsi="Times New Roman"/>
          <w:lang w:val="es-ES"/>
        </w:rPr>
        <w:t>ó</w:t>
      </w:r>
      <w:r w:rsidRPr="00C8224A">
        <w:rPr>
          <w:rFonts w:ascii="Times New Roman" w:hAnsi="Times New Roman"/>
          <w:lang w:val="es-ES"/>
        </w:rPr>
        <w:t>digo; esta pr</w:t>
      </w:r>
      <w:r w:rsidRPr="00C8224A">
        <w:rPr>
          <w:rStyle w:val="Ninguno"/>
          <w:rFonts w:ascii="Times New Roman" w:hAnsi="Times New Roman"/>
          <w:lang w:val="es-ES"/>
        </w:rPr>
        <w:t>á</w:t>
      </w:r>
      <w:r w:rsidRPr="00C8224A">
        <w:rPr>
          <w:rFonts w:ascii="Times New Roman" w:hAnsi="Times New Roman"/>
          <w:lang w:val="es-ES"/>
        </w:rPr>
        <w:t>ctica ha sido bien valorada por los desarrolladores, con ello es m</w:t>
      </w:r>
      <w:r w:rsidRPr="00C8224A">
        <w:rPr>
          <w:rStyle w:val="Ninguno"/>
          <w:rFonts w:ascii="Times New Roman" w:hAnsi="Times New Roman"/>
          <w:lang w:val="es-ES"/>
        </w:rPr>
        <w:t>á</w:t>
      </w:r>
      <w:r w:rsidRPr="00C8224A">
        <w:rPr>
          <w:rFonts w:ascii="Times New Roman" w:hAnsi="Times New Roman"/>
          <w:lang w:val="es-ES"/>
        </w:rPr>
        <w:t>s f</w:t>
      </w:r>
      <w:r w:rsidRPr="00C8224A">
        <w:rPr>
          <w:rStyle w:val="Ninguno"/>
          <w:rFonts w:ascii="Times New Roman" w:hAnsi="Times New Roman"/>
          <w:lang w:val="es-ES"/>
        </w:rPr>
        <w:t>á</w:t>
      </w:r>
      <w:r w:rsidRPr="00C8224A">
        <w:rPr>
          <w:rFonts w:ascii="Times New Roman" w:hAnsi="Times New Roman"/>
          <w:lang w:val="es-ES"/>
        </w:rPr>
        <w:t>cil comunicarse entre ellos aunque no se conozcan y se logre realizar mantenimientos</w:t>
      </w:r>
      <w:r w:rsidRPr="00C8224A">
        <w:rPr>
          <w:rFonts w:ascii="Times New Roman" w:eastAsia="Times New Roman" w:hAnsi="Times New Roman" w:cs="Times New Roman"/>
          <w:lang w:val="es-ES"/>
        </w:rPr>
        <w:br/>
      </w:r>
    </w:p>
    <w:p w14:paraId="1F5B48D8" w14:textId="77777777" w:rsidR="00A166E2" w:rsidRPr="00C8224A" w:rsidRDefault="00C767A0" w:rsidP="00171884">
      <w:pPr>
        <w:pStyle w:val="Cuerpo"/>
        <w:numPr>
          <w:ilvl w:val="0"/>
          <w:numId w:val="2"/>
        </w:numPr>
        <w:spacing w:line="360" w:lineRule="auto"/>
        <w:rPr>
          <w:rFonts w:ascii="Times New Roman" w:hAnsi="Times New Roman"/>
          <w:lang w:val="es-ES"/>
        </w:rPr>
      </w:pPr>
      <w:r w:rsidRPr="00C8224A">
        <w:rPr>
          <w:rFonts w:ascii="Times New Roman" w:hAnsi="Times New Roman"/>
          <w:lang w:val="es-ES"/>
        </w:rPr>
        <w:t>Rendimiento y Eficiencia:</w:t>
      </w:r>
      <w:r w:rsidRPr="00C8224A">
        <w:rPr>
          <w:rFonts w:ascii="Times New Roman" w:eastAsia="Times New Roman" w:hAnsi="Times New Roman" w:cs="Times New Roman"/>
          <w:lang w:val="es-ES"/>
        </w:rPr>
        <w:br/>
      </w:r>
      <w:r w:rsidRPr="00C8224A">
        <w:rPr>
          <w:rFonts w:ascii="Times New Roman" w:hAnsi="Times New Roman"/>
          <w:lang w:val="es-ES"/>
        </w:rPr>
        <w:t>El software dise</w:t>
      </w:r>
      <w:r w:rsidRPr="00C8224A">
        <w:rPr>
          <w:rStyle w:val="Ninguno"/>
          <w:rFonts w:ascii="Times New Roman" w:hAnsi="Times New Roman"/>
          <w:lang w:val="es-ES"/>
        </w:rPr>
        <w:t>ñ</w:t>
      </w:r>
      <w:r w:rsidRPr="00C8224A">
        <w:rPr>
          <w:rFonts w:ascii="Times New Roman" w:hAnsi="Times New Roman"/>
          <w:lang w:val="es-ES"/>
        </w:rPr>
        <w:t>ado y desarrollado con buenas pr</w:t>
      </w:r>
      <w:r w:rsidRPr="00C8224A">
        <w:rPr>
          <w:rStyle w:val="Ninguno"/>
          <w:rFonts w:ascii="Times New Roman" w:hAnsi="Times New Roman"/>
          <w:lang w:val="es-ES"/>
        </w:rPr>
        <w:t>á</w:t>
      </w:r>
      <w:r w:rsidRPr="00C8224A">
        <w:rPr>
          <w:rFonts w:ascii="Times New Roman" w:hAnsi="Times New Roman"/>
          <w:lang w:val="es-ES"/>
        </w:rPr>
        <w:t>cticas deber</w:t>
      </w:r>
      <w:r w:rsidRPr="00C8224A">
        <w:rPr>
          <w:rStyle w:val="Ninguno"/>
          <w:rFonts w:ascii="Times New Roman" w:hAnsi="Times New Roman"/>
          <w:lang w:val="es-ES"/>
        </w:rPr>
        <w:t xml:space="preserve">á </w:t>
      </w:r>
      <w:r w:rsidRPr="00C8224A">
        <w:rPr>
          <w:rFonts w:ascii="Times New Roman" w:hAnsi="Times New Roman"/>
          <w:lang w:val="es-ES"/>
        </w:rPr>
        <w:t xml:space="preserve">tener tiempos de respuesta adecuados, con intervalos aceptables, casi siempre cortos, puesto que los tiempos cortos son usualmente esperados por los usuarios. </w:t>
      </w:r>
      <w:r w:rsidRPr="00C8224A">
        <w:rPr>
          <w:rFonts w:ascii="Times New Roman" w:eastAsia="Times New Roman" w:hAnsi="Times New Roman" w:cs="Times New Roman"/>
          <w:lang w:val="es-ES"/>
        </w:rPr>
        <w:br/>
      </w:r>
    </w:p>
    <w:p w14:paraId="0C06555F" w14:textId="77777777" w:rsidR="00A166E2" w:rsidRPr="00C8224A" w:rsidRDefault="00C767A0" w:rsidP="00171884">
      <w:pPr>
        <w:pStyle w:val="Cuerpo"/>
        <w:numPr>
          <w:ilvl w:val="0"/>
          <w:numId w:val="2"/>
        </w:numPr>
        <w:spacing w:line="360" w:lineRule="auto"/>
        <w:rPr>
          <w:rFonts w:ascii="Times New Roman" w:hAnsi="Times New Roman"/>
          <w:lang w:val="es-ES"/>
        </w:rPr>
      </w:pPr>
      <w:r w:rsidRPr="00C8224A">
        <w:rPr>
          <w:rFonts w:ascii="Times New Roman" w:hAnsi="Times New Roman"/>
          <w:lang w:val="es-ES"/>
        </w:rPr>
        <w:t>Escalabilidad</w:t>
      </w:r>
      <w:r w:rsidRPr="00C8224A">
        <w:rPr>
          <w:rFonts w:ascii="Times New Roman" w:eastAsia="Times New Roman" w:hAnsi="Times New Roman" w:cs="Times New Roman"/>
          <w:lang w:val="es-ES"/>
        </w:rPr>
        <w:br/>
      </w:r>
      <w:r w:rsidRPr="00C8224A">
        <w:rPr>
          <w:rFonts w:ascii="Times New Roman" w:hAnsi="Times New Roman"/>
          <w:lang w:val="es-ES"/>
        </w:rPr>
        <w:t>El desarrollo deber</w:t>
      </w:r>
      <w:r w:rsidRPr="00C8224A">
        <w:rPr>
          <w:rStyle w:val="Ninguno"/>
          <w:rFonts w:ascii="Times New Roman" w:hAnsi="Times New Roman"/>
          <w:lang w:val="es-ES"/>
        </w:rPr>
        <w:t xml:space="preserve">á </w:t>
      </w:r>
      <w:r w:rsidRPr="00C8224A">
        <w:rPr>
          <w:rFonts w:ascii="Times New Roman" w:hAnsi="Times New Roman"/>
          <w:lang w:val="es-ES"/>
        </w:rPr>
        <w:t>ser capaz de crecer, de agregarse nuevos aditamentos para satisfacer las nuevas necesidades.</w:t>
      </w:r>
      <w:r w:rsidRPr="00C8224A">
        <w:rPr>
          <w:rFonts w:ascii="Times New Roman" w:eastAsia="Times New Roman" w:hAnsi="Times New Roman" w:cs="Times New Roman"/>
          <w:lang w:val="es-ES"/>
        </w:rPr>
        <w:br/>
      </w:r>
    </w:p>
    <w:p w14:paraId="6A05DB40" w14:textId="77777777" w:rsidR="00A166E2" w:rsidRPr="00C8224A" w:rsidRDefault="00C767A0" w:rsidP="00171884">
      <w:pPr>
        <w:pStyle w:val="Cuerpo"/>
        <w:numPr>
          <w:ilvl w:val="0"/>
          <w:numId w:val="2"/>
        </w:numPr>
        <w:spacing w:line="360" w:lineRule="auto"/>
        <w:rPr>
          <w:rFonts w:ascii="Times New Roman" w:hAnsi="Times New Roman"/>
          <w:lang w:val="es-ES"/>
        </w:rPr>
      </w:pPr>
      <w:r w:rsidRPr="00C8224A">
        <w:rPr>
          <w:rFonts w:ascii="Times New Roman" w:hAnsi="Times New Roman"/>
          <w:lang w:val="es-ES"/>
        </w:rPr>
        <w:t>Disponibilidad:</w:t>
      </w:r>
      <w:r w:rsidRPr="00C8224A">
        <w:rPr>
          <w:rFonts w:ascii="Times New Roman" w:eastAsia="Times New Roman" w:hAnsi="Times New Roman" w:cs="Times New Roman"/>
          <w:lang w:val="es-ES"/>
        </w:rPr>
        <w:br/>
      </w:r>
      <w:r w:rsidRPr="00C8224A">
        <w:rPr>
          <w:rFonts w:ascii="Times New Roman" w:hAnsi="Times New Roman"/>
          <w:lang w:val="es-ES"/>
        </w:rPr>
        <w:t>Cuando un software es demasiado robusto suele alentarse; esta pr</w:t>
      </w:r>
      <w:r w:rsidRPr="00C8224A">
        <w:rPr>
          <w:rStyle w:val="Ninguno"/>
          <w:rFonts w:ascii="Times New Roman" w:hAnsi="Times New Roman"/>
          <w:lang w:val="es-ES"/>
        </w:rPr>
        <w:t>á</w:t>
      </w:r>
      <w:r w:rsidRPr="00C8224A">
        <w:rPr>
          <w:rFonts w:ascii="Times New Roman" w:hAnsi="Times New Roman"/>
          <w:lang w:val="es-ES"/>
        </w:rPr>
        <w:t>ctica sugiere que a pesar de esa situaci</w:t>
      </w:r>
      <w:r w:rsidRPr="00C8224A">
        <w:rPr>
          <w:rStyle w:val="Ninguno"/>
          <w:rFonts w:ascii="Times New Roman" w:hAnsi="Times New Roman"/>
          <w:lang w:val="es-ES"/>
        </w:rPr>
        <w:t>ó</w:t>
      </w:r>
      <w:r w:rsidRPr="00C8224A">
        <w:rPr>
          <w:rFonts w:ascii="Times New Roman" w:hAnsi="Times New Roman"/>
          <w:lang w:val="es-ES"/>
        </w:rPr>
        <w:t>n el desarrollo deber</w:t>
      </w:r>
      <w:r w:rsidRPr="00C8224A">
        <w:rPr>
          <w:rStyle w:val="Ninguno"/>
          <w:rFonts w:ascii="Times New Roman" w:hAnsi="Times New Roman"/>
          <w:lang w:val="es-ES"/>
        </w:rPr>
        <w:t xml:space="preserve">á </w:t>
      </w:r>
      <w:r w:rsidRPr="00C8224A">
        <w:rPr>
          <w:rFonts w:ascii="Times New Roman" w:hAnsi="Times New Roman"/>
          <w:lang w:val="es-ES"/>
        </w:rPr>
        <w:t>seguir ofreciendo el funcionamiento, adem</w:t>
      </w:r>
      <w:r w:rsidRPr="00C8224A">
        <w:rPr>
          <w:rStyle w:val="Ninguno"/>
          <w:rFonts w:ascii="Times New Roman" w:hAnsi="Times New Roman"/>
          <w:lang w:val="es-ES"/>
        </w:rPr>
        <w:t>á</w:t>
      </w:r>
      <w:r w:rsidRPr="00C8224A">
        <w:rPr>
          <w:rFonts w:ascii="Times New Roman" w:hAnsi="Times New Roman"/>
          <w:lang w:val="es-ES"/>
        </w:rPr>
        <w:t>s del adecuado funcionamiento a pesar de la alta carga recibida. En general se refiere al adecuado funcionamiento a</w:t>
      </w:r>
      <w:r w:rsidRPr="00C8224A">
        <w:rPr>
          <w:rStyle w:val="Ninguno"/>
          <w:rFonts w:ascii="Times New Roman" w:hAnsi="Times New Roman"/>
          <w:lang w:val="es-ES"/>
        </w:rPr>
        <w:t>ú</w:t>
      </w:r>
      <w:r w:rsidRPr="00C8224A">
        <w:rPr>
          <w:rFonts w:ascii="Times New Roman" w:hAnsi="Times New Roman"/>
          <w:lang w:val="es-ES"/>
        </w:rPr>
        <w:t>n con fallas.</w:t>
      </w:r>
      <w:r w:rsidRPr="00C8224A">
        <w:rPr>
          <w:rFonts w:ascii="Times New Roman" w:eastAsia="Times New Roman" w:hAnsi="Times New Roman" w:cs="Times New Roman"/>
          <w:lang w:val="es-ES"/>
        </w:rPr>
        <w:br/>
      </w:r>
    </w:p>
    <w:p w14:paraId="7DB919DC" w14:textId="77777777" w:rsidR="00A166E2" w:rsidRPr="00C8224A" w:rsidRDefault="00C767A0" w:rsidP="00171884">
      <w:pPr>
        <w:pStyle w:val="Cuerpo"/>
        <w:numPr>
          <w:ilvl w:val="0"/>
          <w:numId w:val="2"/>
        </w:numPr>
        <w:spacing w:line="360" w:lineRule="auto"/>
        <w:rPr>
          <w:rFonts w:ascii="Times New Roman" w:hAnsi="Times New Roman"/>
          <w:lang w:val="es-ES"/>
        </w:rPr>
      </w:pPr>
      <w:r w:rsidRPr="00C8224A">
        <w:rPr>
          <w:rFonts w:ascii="Times New Roman" w:hAnsi="Times New Roman"/>
          <w:lang w:val="es-ES"/>
        </w:rPr>
        <w:t>Compatibilidad:</w:t>
      </w:r>
      <w:r w:rsidRPr="00C8224A">
        <w:rPr>
          <w:rFonts w:ascii="Times New Roman" w:eastAsia="Times New Roman" w:hAnsi="Times New Roman" w:cs="Times New Roman"/>
          <w:lang w:val="es-ES"/>
        </w:rPr>
        <w:br/>
      </w:r>
      <w:r w:rsidRPr="00C8224A">
        <w:rPr>
          <w:rFonts w:ascii="Times New Roman" w:hAnsi="Times New Roman"/>
          <w:lang w:val="es-ES"/>
        </w:rPr>
        <w:t>El software o sitio web deber</w:t>
      </w:r>
      <w:r w:rsidRPr="00C8224A">
        <w:rPr>
          <w:rStyle w:val="Ninguno"/>
          <w:rFonts w:ascii="Times New Roman" w:hAnsi="Times New Roman"/>
          <w:lang w:val="es-ES"/>
        </w:rPr>
        <w:t xml:space="preserve">á </w:t>
      </w:r>
      <w:r w:rsidRPr="00C8224A">
        <w:rPr>
          <w:rFonts w:ascii="Times New Roman" w:hAnsi="Times New Roman"/>
          <w:lang w:val="es-ES"/>
        </w:rPr>
        <w:t>ser f</w:t>
      </w:r>
      <w:r w:rsidRPr="00C8224A">
        <w:rPr>
          <w:rStyle w:val="Ninguno"/>
          <w:rFonts w:ascii="Times New Roman" w:hAnsi="Times New Roman"/>
          <w:lang w:val="es-ES"/>
        </w:rPr>
        <w:t>á</w:t>
      </w:r>
      <w:r w:rsidRPr="00C8224A">
        <w:rPr>
          <w:rFonts w:ascii="Times New Roman" w:hAnsi="Times New Roman"/>
          <w:lang w:val="es-ES"/>
        </w:rPr>
        <w:t>cilmente visible y de utilidad para los posibles diferentes dispositivos en donde lo visualizar</w:t>
      </w:r>
      <w:r w:rsidRPr="00C8224A">
        <w:rPr>
          <w:rStyle w:val="Ninguno"/>
          <w:rFonts w:ascii="Times New Roman" w:hAnsi="Times New Roman"/>
          <w:lang w:val="es-ES"/>
        </w:rPr>
        <w:t>á</w:t>
      </w:r>
      <w:r w:rsidRPr="00C8224A">
        <w:rPr>
          <w:rFonts w:ascii="Times New Roman" w:hAnsi="Times New Roman"/>
          <w:lang w:val="es-ES"/>
        </w:rPr>
        <w:t>n los usuarios ya sea en tel</w:t>
      </w:r>
      <w:r w:rsidRPr="00C8224A">
        <w:rPr>
          <w:rStyle w:val="Ninguno"/>
          <w:rFonts w:ascii="Times New Roman" w:hAnsi="Times New Roman"/>
          <w:lang w:val="es-ES"/>
        </w:rPr>
        <w:t>é</w:t>
      </w:r>
      <w:r w:rsidRPr="00C8224A">
        <w:rPr>
          <w:rFonts w:ascii="Times New Roman" w:hAnsi="Times New Roman"/>
          <w:lang w:val="es-ES"/>
        </w:rPr>
        <w:t xml:space="preserve">fonos celulares, laptops, computadoras de escritorio, tabletas y si es el caso en smartwatches. </w:t>
      </w:r>
      <w:r w:rsidRPr="00C8224A">
        <w:rPr>
          <w:rFonts w:ascii="Times New Roman" w:eastAsia="Times New Roman" w:hAnsi="Times New Roman" w:cs="Times New Roman"/>
          <w:lang w:val="es-ES"/>
        </w:rPr>
        <w:br/>
      </w:r>
    </w:p>
    <w:p w14:paraId="4122178A" w14:textId="77777777" w:rsidR="00A166E2" w:rsidRPr="00C8224A" w:rsidRDefault="00C767A0" w:rsidP="00171884">
      <w:pPr>
        <w:pStyle w:val="Cuerpo"/>
        <w:numPr>
          <w:ilvl w:val="0"/>
          <w:numId w:val="2"/>
        </w:numPr>
        <w:spacing w:line="360" w:lineRule="auto"/>
        <w:rPr>
          <w:rFonts w:ascii="Times New Roman" w:hAnsi="Times New Roman"/>
          <w:lang w:val="es-ES"/>
        </w:rPr>
      </w:pPr>
      <w:proofErr w:type="spellStart"/>
      <w:r w:rsidRPr="00C8224A">
        <w:rPr>
          <w:rFonts w:ascii="Times New Roman" w:hAnsi="Times New Roman"/>
          <w:lang w:val="es-ES"/>
        </w:rPr>
        <w:t>Testabilidad</w:t>
      </w:r>
      <w:proofErr w:type="spellEnd"/>
      <w:r w:rsidRPr="00C8224A">
        <w:rPr>
          <w:rFonts w:ascii="Times New Roman" w:hAnsi="Times New Roman"/>
          <w:lang w:val="es-ES"/>
        </w:rPr>
        <w:t xml:space="preserve"> y Gesti</w:t>
      </w:r>
      <w:r w:rsidRPr="00C8224A">
        <w:rPr>
          <w:rStyle w:val="Ninguno"/>
          <w:rFonts w:ascii="Times New Roman" w:hAnsi="Times New Roman"/>
          <w:lang w:val="es-ES"/>
        </w:rPr>
        <w:t>ó</w:t>
      </w:r>
      <w:r w:rsidRPr="00C8224A">
        <w:rPr>
          <w:rFonts w:ascii="Times New Roman" w:hAnsi="Times New Roman"/>
          <w:lang w:val="es-ES"/>
        </w:rPr>
        <w:t>n:</w:t>
      </w:r>
      <w:r w:rsidRPr="00C8224A">
        <w:rPr>
          <w:rFonts w:ascii="Times New Roman" w:eastAsia="Times New Roman" w:hAnsi="Times New Roman" w:cs="Times New Roman"/>
          <w:lang w:val="es-ES"/>
        </w:rPr>
        <w:br/>
      </w:r>
      <w:r w:rsidRPr="00C8224A">
        <w:rPr>
          <w:rFonts w:ascii="Times New Roman" w:hAnsi="Times New Roman"/>
          <w:lang w:val="es-ES"/>
        </w:rPr>
        <w:t>Todo desarrollo debe ser probado bajo distintos ambientes y bajo diferentes m</w:t>
      </w:r>
      <w:r w:rsidRPr="00C8224A">
        <w:rPr>
          <w:rStyle w:val="Ninguno"/>
          <w:rFonts w:ascii="Times New Roman" w:hAnsi="Times New Roman"/>
          <w:lang w:val="es-ES"/>
        </w:rPr>
        <w:t>é</w:t>
      </w:r>
      <w:r w:rsidRPr="00C8224A">
        <w:rPr>
          <w:rFonts w:ascii="Times New Roman" w:hAnsi="Times New Roman"/>
          <w:lang w:val="es-ES"/>
        </w:rPr>
        <w:t>todos de prueba. Deber</w:t>
      </w:r>
      <w:r w:rsidRPr="00C8224A">
        <w:rPr>
          <w:rStyle w:val="Ninguno"/>
          <w:rFonts w:ascii="Times New Roman" w:hAnsi="Times New Roman"/>
          <w:lang w:val="es-ES"/>
        </w:rPr>
        <w:t xml:space="preserve">á </w:t>
      </w:r>
      <w:r w:rsidRPr="00C8224A">
        <w:rPr>
          <w:rFonts w:ascii="Times New Roman" w:hAnsi="Times New Roman"/>
          <w:lang w:val="es-ES"/>
        </w:rPr>
        <w:t>permanecer en constante pruebas de calidad.</w:t>
      </w:r>
      <w:r w:rsidRPr="00C8224A">
        <w:rPr>
          <w:rFonts w:ascii="Times New Roman" w:eastAsia="Times New Roman" w:hAnsi="Times New Roman" w:cs="Times New Roman"/>
          <w:lang w:val="es-ES"/>
        </w:rPr>
        <w:br/>
      </w:r>
    </w:p>
    <w:p w14:paraId="53EDE478" w14:textId="77777777" w:rsidR="00A166E2" w:rsidRPr="00C8224A" w:rsidRDefault="00C767A0" w:rsidP="00171884">
      <w:pPr>
        <w:pStyle w:val="Cuerpo"/>
        <w:numPr>
          <w:ilvl w:val="0"/>
          <w:numId w:val="2"/>
        </w:numPr>
        <w:spacing w:line="360" w:lineRule="auto"/>
        <w:rPr>
          <w:rFonts w:ascii="Times New Roman" w:hAnsi="Times New Roman"/>
          <w:lang w:val="es-ES"/>
        </w:rPr>
      </w:pPr>
      <w:r w:rsidRPr="00C8224A">
        <w:rPr>
          <w:rFonts w:ascii="Times New Roman" w:hAnsi="Times New Roman"/>
          <w:lang w:val="es-ES"/>
        </w:rPr>
        <w:lastRenderedPageBreak/>
        <w:t>Seguridad:</w:t>
      </w:r>
      <w:r w:rsidRPr="00C8224A">
        <w:rPr>
          <w:rFonts w:ascii="Times New Roman" w:eastAsia="Times New Roman" w:hAnsi="Times New Roman" w:cs="Times New Roman"/>
          <w:lang w:val="es-ES"/>
        </w:rPr>
        <w:br/>
      </w:r>
      <w:r w:rsidRPr="00C8224A">
        <w:rPr>
          <w:rFonts w:ascii="Times New Roman" w:hAnsi="Times New Roman"/>
          <w:lang w:val="es-ES"/>
        </w:rPr>
        <w:t>Deber</w:t>
      </w:r>
      <w:r w:rsidRPr="00C8224A">
        <w:rPr>
          <w:rStyle w:val="Ninguno"/>
          <w:rFonts w:ascii="Times New Roman" w:hAnsi="Times New Roman"/>
          <w:lang w:val="es-ES"/>
        </w:rPr>
        <w:t xml:space="preserve">á </w:t>
      </w:r>
      <w:r w:rsidRPr="00C8224A">
        <w:rPr>
          <w:rFonts w:ascii="Times New Roman" w:hAnsi="Times New Roman"/>
          <w:lang w:val="es-ES"/>
        </w:rPr>
        <w:t>crearse una pol</w:t>
      </w:r>
      <w:r w:rsidRPr="00C8224A">
        <w:rPr>
          <w:rStyle w:val="Ninguno"/>
          <w:rFonts w:ascii="Times New Roman" w:hAnsi="Times New Roman"/>
          <w:lang w:val="es-ES"/>
        </w:rPr>
        <w:t>í</w:t>
      </w:r>
      <w:r w:rsidRPr="00C8224A">
        <w:rPr>
          <w:rFonts w:ascii="Times New Roman" w:hAnsi="Times New Roman"/>
          <w:lang w:val="es-ES"/>
        </w:rPr>
        <w:t>tica de seguridad minimizando los puntos de entrada y vulnerabilidades a trav</w:t>
      </w:r>
      <w:r w:rsidRPr="00C8224A">
        <w:rPr>
          <w:rStyle w:val="Ninguno"/>
          <w:rFonts w:ascii="Times New Roman" w:hAnsi="Times New Roman"/>
          <w:lang w:val="es-ES"/>
        </w:rPr>
        <w:t>é</w:t>
      </w:r>
      <w:r w:rsidRPr="00C8224A">
        <w:rPr>
          <w:rFonts w:ascii="Times New Roman" w:hAnsi="Times New Roman"/>
          <w:lang w:val="es-ES"/>
        </w:rPr>
        <w:t>s de autentificaci</w:t>
      </w:r>
      <w:r w:rsidRPr="00C8224A">
        <w:rPr>
          <w:rStyle w:val="Ninguno"/>
          <w:rFonts w:ascii="Times New Roman" w:hAnsi="Times New Roman"/>
          <w:lang w:val="es-ES"/>
        </w:rPr>
        <w:t>ó</w:t>
      </w:r>
      <w:r w:rsidRPr="00C8224A">
        <w:rPr>
          <w:rFonts w:ascii="Times New Roman" w:hAnsi="Times New Roman"/>
          <w:lang w:val="es-ES"/>
        </w:rPr>
        <w:t xml:space="preserve">n, cifrado de datos, </w:t>
      </w:r>
      <w:proofErr w:type="spellStart"/>
      <w:r w:rsidRPr="00C8224A">
        <w:rPr>
          <w:rFonts w:ascii="Times New Roman" w:hAnsi="Times New Roman"/>
          <w:lang w:val="es-ES"/>
        </w:rPr>
        <w:t>etc</w:t>
      </w:r>
      <w:proofErr w:type="spellEnd"/>
      <w:r w:rsidRPr="00C8224A">
        <w:rPr>
          <w:rFonts w:ascii="Times New Roman" w:hAnsi="Times New Roman"/>
          <w:lang w:val="es-ES"/>
        </w:rPr>
        <w:t>; todo para minimizar las vulnerabilidades y ataques al sistema.</w:t>
      </w:r>
      <w:r w:rsidRPr="00C8224A">
        <w:rPr>
          <w:rFonts w:ascii="Times New Roman" w:eastAsia="Times New Roman" w:hAnsi="Times New Roman" w:cs="Times New Roman"/>
          <w:lang w:val="es-ES"/>
        </w:rPr>
        <w:br/>
      </w:r>
    </w:p>
    <w:p w14:paraId="6862B98A" w14:textId="77777777" w:rsidR="00A166E2" w:rsidRPr="00C8224A" w:rsidRDefault="00C767A0" w:rsidP="00171884">
      <w:pPr>
        <w:pStyle w:val="Cuerpo"/>
        <w:numPr>
          <w:ilvl w:val="0"/>
          <w:numId w:val="2"/>
        </w:numPr>
        <w:spacing w:line="360" w:lineRule="auto"/>
        <w:rPr>
          <w:rFonts w:ascii="Times New Roman" w:hAnsi="Times New Roman"/>
          <w:lang w:val="es-ES"/>
        </w:rPr>
      </w:pPr>
      <w:r w:rsidRPr="00C8224A">
        <w:rPr>
          <w:rFonts w:ascii="Times New Roman" w:hAnsi="Times New Roman"/>
          <w:lang w:val="es-ES"/>
        </w:rPr>
        <w:t>Funcionalidad:</w:t>
      </w:r>
      <w:r w:rsidRPr="00C8224A">
        <w:rPr>
          <w:rFonts w:ascii="Times New Roman" w:eastAsia="Times New Roman" w:hAnsi="Times New Roman" w:cs="Times New Roman"/>
          <w:lang w:val="es-ES"/>
        </w:rPr>
        <w:br/>
      </w:r>
      <w:r w:rsidRPr="00C8224A">
        <w:rPr>
          <w:rFonts w:ascii="Times New Roman" w:hAnsi="Times New Roman"/>
          <w:lang w:val="es-ES"/>
        </w:rPr>
        <w:t>El desarrollo deber</w:t>
      </w:r>
      <w:r w:rsidRPr="00C8224A">
        <w:rPr>
          <w:rStyle w:val="Ninguno"/>
          <w:rFonts w:ascii="Times New Roman" w:hAnsi="Times New Roman"/>
          <w:lang w:val="es-ES"/>
        </w:rPr>
        <w:t xml:space="preserve">á </w:t>
      </w:r>
      <w:r w:rsidRPr="00C8224A">
        <w:rPr>
          <w:rFonts w:ascii="Times New Roman" w:hAnsi="Times New Roman"/>
          <w:lang w:val="es-ES"/>
        </w:rPr>
        <w:t>ofrecer resolver y atender solucionar las necesidades demandadas de los usuarios.</w:t>
      </w:r>
      <w:r w:rsidRPr="00C8224A">
        <w:rPr>
          <w:rFonts w:ascii="Times New Roman" w:eastAsia="Times New Roman" w:hAnsi="Times New Roman" w:cs="Times New Roman"/>
          <w:lang w:val="es-ES"/>
        </w:rPr>
        <w:br/>
      </w:r>
    </w:p>
    <w:p w14:paraId="2E74DD31" w14:textId="77777777" w:rsidR="00A166E2" w:rsidRPr="00C8224A" w:rsidRDefault="00C767A0" w:rsidP="00171884">
      <w:pPr>
        <w:pStyle w:val="Cuerpo"/>
        <w:numPr>
          <w:ilvl w:val="0"/>
          <w:numId w:val="2"/>
        </w:numPr>
        <w:spacing w:line="360" w:lineRule="auto"/>
        <w:rPr>
          <w:rFonts w:ascii="Times New Roman" w:hAnsi="Times New Roman"/>
          <w:lang w:val="es-ES"/>
        </w:rPr>
      </w:pPr>
      <w:r w:rsidRPr="00C8224A">
        <w:rPr>
          <w:rFonts w:ascii="Times New Roman" w:hAnsi="Times New Roman"/>
          <w:lang w:val="es-ES"/>
        </w:rPr>
        <w:t>Usabilidad y accesibilidad</w:t>
      </w:r>
      <w:r w:rsidRPr="00C8224A">
        <w:rPr>
          <w:rFonts w:ascii="Times New Roman" w:eastAsia="Times New Roman" w:hAnsi="Times New Roman" w:cs="Times New Roman"/>
          <w:lang w:val="es-ES"/>
        </w:rPr>
        <w:br/>
      </w:r>
      <w:r w:rsidRPr="00C8224A">
        <w:rPr>
          <w:rFonts w:ascii="Times New Roman" w:hAnsi="Times New Roman"/>
          <w:lang w:val="es-ES"/>
        </w:rPr>
        <w:t>Debido a que ser</w:t>
      </w:r>
      <w:r w:rsidRPr="00C8224A">
        <w:rPr>
          <w:rStyle w:val="Ninguno"/>
          <w:rFonts w:ascii="Times New Roman" w:hAnsi="Times New Roman"/>
          <w:lang w:val="es-ES"/>
        </w:rPr>
        <w:t xml:space="preserve">á </w:t>
      </w:r>
      <w:r w:rsidRPr="00C8224A">
        <w:rPr>
          <w:rFonts w:ascii="Times New Roman" w:hAnsi="Times New Roman"/>
          <w:lang w:val="es-ES"/>
        </w:rPr>
        <w:t xml:space="preserve">lo </w:t>
      </w:r>
      <w:r w:rsidRPr="00C8224A">
        <w:rPr>
          <w:rStyle w:val="Ninguno"/>
          <w:rFonts w:ascii="Times New Roman" w:hAnsi="Times New Roman"/>
          <w:lang w:val="es-ES"/>
        </w:rPr>
        <w:t>ú</w:t>
      </w:r>
      <w:r w:rsidRPr="00C8224A">
        <w:rPr>
          <w:rFonts w:ascii="Times New Roman" w:hAnsi="Times New Roman"/>
          <w:lang w:val="es-ES"/>
        </w:rPr>
        <w:t>nico visible en el software para el usuario, deber</w:t>
      </w:r>
      <w:r w:rsidRPr="00C8224A">
        <w:rPr>
          <w:rStyle w:val="Ninguno"/>
          <w:rFonts w:ascii="Times New Roman" w:hAnsi="Times New Roman"/>
          <w:lang w:val="es-ES"/>
        </w:rPr>
        <w:t xml:space="preserve">á </w:t>
      </w:r>
      <w:r w:rsidRPr="00C8224A">
        <w:rPr>
          <w:rFonts w:ascii="Times New Roman" w:hAnsi="Times New Roman"/>
          <w:lang w:val="es-ES"/>
        </w:rPr>
        <w:t>ser simple, de aprendizaje r</w:t>
      </w:r>
      <w:r w:rsidRPr="00C8224A">
        <w:rPr>
          <w:rStyle w:val="Ninguno"/>
          <w:rFonts w:ascii="Times New Roman" w:hAnsi="Times New Roman"/>
          <w:lang w:val="es-ES"/>
        </w:rPr>
        <w:t>á</w:t>
      </w:r>
      <w:r w:rsidRPr="00C8224A">
        <w:rPr>
          <w:rFonts w:ascii="Times New Roman" w:hAnsi="Times New Roman"/>
          <w:lang w:val="es-ES"/>
        </w:rPr>
        <w:t>pido para el usuario y accesibilidad a distintos perfiles; que desde la trinchera del dise</w:t>
      </w:r>
      <w:r w:rsidRPr="00C8224A">
        <w:rPr>
          <w:rStyle w:val="Ninguno"/>
          <w:rFonts w:ascii="Times New Roman" w:hAnsi="Times New Roman"/>
          <w:lang w:val="es-ES"/>
        </w:rPr>
        <w:t>ñ</w:t>
      </w:r>
      <w:r w:rsidRPr="00C8224A">
        <w:rPr>
          <w:rFonts w:ascii="Times New Roman" w:hAnsi="Times New Roman"/>
          <w:lang w:val="es-ES"/>
        </w:rPr>
        <w:t>o para la comunicaci</w:t>
      </w:r>
      <w:r w:rsidRPr="00C8224A">
        <w:rPr>
          <w:rStyle w:val="Ninguno"/>
          <w:rFonts w:ascii="Times New Roman" w:hAnsi="Times New Roman"/>
          <w:lang w:val="es-ES"/>
        </w:rPr>
        <w:t>ó</w:t>
      </w:r>
      <w:r w:rsidRPr="00C8224A">
        <w:rPr>
          <w:rFonts w:ascii="Times New Roman" w:hAnsi="Times New Roman"/>
          <w:lang w:val="es-ES"/>
        </w:rPr>
        <w:t>n gr</w:t>
      </w:r>
      <w:r w:rsidRPr="00C8224A">
        <w:rPr>
          <w:rStyle w:val="Ninguno"/>
          <w:rFonts w:ascii="Times New Roman" w:hAnsi="Times New Roman"/>
          <w:lang w:val="es-ES"/>
        </w:rPr>
        <w:t>á</w:t>
      </w:r>
      <w:r w:rsidRPr="00C8224A">
        <w:rPr>
          <w:rFonts w:ascii="Times New Roman" w:hAnsi="Times New Roman"/>
          <w:lang w:val="es-ES"/>
        </w:rPr>
        <w:t>fica ser</w:t>
      </w:r>
      <w:r w:rsidRPr="00C8224A">
        <w:rPr>
          <w:rStyle w:val="Ninguno"/>
          <w:rFonts w:ascii="Times New Roman" w:hAnsi="Times New Roman"/>
          <w:lang w:val="es-ES"/>
        </w:rPr>
        <w:t xml:space="preserve">á </w:t>
      </w:r>
      <w:r w:rsidRPr="00C8224A">
        <w:rPr>
          <w:rFonts w:ascii="Times New Roman" w:hAnsi="Times New Roman"/>
          <w:lang w:val="es-ES"/>
        </w:rPr>
        <w:t>lo competente; se abordar</w:t>
      </w:r>
      <w:r w:rsidRPr="00C8224A">
        <w:rPr>
          <w:rStyle w:val="Ninguno"/>
          <w:rFonts w:ascii="Times New Roman" w:hAnsi="Times New Roman"/>
          <w:lang w:val="es-ES"/>
        </w:rPr>
        <w:t xml:space="preserve">á </w:t>
      </w:r>
      <w:r w:rsidRPr="00C8224A">
        <w:rPr>
          <w:rFonts w:ascii="Times New Roman" w:hAnsi="Times New Roman"/>
          <w:lang w:val="es-ES"/>
        </w:rPr>
        <w:t>en este documento m</w:t>
      </w:r>
      <w:r w:rsidRPr="00C8224A">
        <w:rPr>
          <w:rStyle w:val="Ninguno"/>
          <w:rFonts w:ascii="Times New Roman" w:hAnsi="Times New Roman"/>
          <w:lang w:val="es-ES"/>
        </w:rPr>
        <w:t>á</w:t>
      </w:r>
      <w:r w:rsidRPr="00C8224A">
        <w:rPr>
          <w:rFonts w:ascii="Times New Roman" w:hAnsi="Times New Roman"/>
          <w:lang w:val="es-ES"/>
        </w:rPr>
        <w:t>s adelante.</w:t>
      </w:r>
    </w:p>
    <w:p w14:paraId="54567685" w14:textId="77777777" w:rsidR="00A166E2" w:rsidRPr="00C8224A" w:rsidRDefault="00A166E2" w:rsidP="00171884">
      <w:pPr>
        <w:pStyle w:val="Cuerpo"/>
        <w:spacing w:line="360" w:lineRule="auto"/>
        <w:rPr>
          <w:rStyle w:val="Ninguno"/>
          <w:rFonts w:ascii="Times New Roman" w:eastAsia="Times New Roman" w:hAnsi="Times New Roman" w:cs="Times New Roman"/>
          <w:lang w:val="es-ES"/>
        </w:rPr>
      </w:pPr>
    </w:p>
    <w:p w14:paraId="140D9E5E" w14:textId="77777777" w:rsidR="00A166E2" w:rsidRPr="00C8224A" w:rsidRDefault="00C767A0" w:rsidP="00171884">
      <w:pPr>
        <w:pStyle w:val="Cuerpo"/>
        <w:spacing w:line="360" w:lineRule="auto"/>
        <w:rPr>
          <w:rStyle w:val="Ninguno"/>
          <w:rFonts w:ascii="Times New Roman" w:eastAsia="Times New Roman" w:hAnsi="Times New Roman" w:cs="Times New Roman"/>
          <w:lang w:val="es-ES"/>
        </w:rPr>
      </w:pPr>
      <w:r w:rsidRPr="00C8224A">
        <w:rPr>
          <w:rStyle w:val="Ninguno"/>
          <w:rFonts w:ascii="Times New Roman" w:hAnsi="Times New Roman"/>
          <w:lang w:val="es-ES"/>
        </w:rPr>
        <w:t xml:space="preserve">Además de estas buenas prácticas, las empresas desarrolladoras han considerado otros aspectos técnicos y de metodologías de trabajo ágil o modelos como </w:t>
      </w:r>
      <w:commentRangeStart w:id="32"/>
      <w:r w:rsidRPr="00C8224A">
        <w:rPr>
          <w:rStyle w:val="Ninguno"/>
          <w:rFonts w:ascii="Times New Roman" w:hAnsi="Times New Roman"/>
          <w:lang w:val="es-ES"/>
        </w:rPr>
        <w:t xml:space="preserve">SCRUM </w:t>
      </w:r>
      <w:commentRangeEnd w:id="32"/>
      <w:r w:rsidR="00530874">
        <w:rPr>
          <w:rStyle w:val="Refdecomentario"/>
          <w:rFonts w:ascii="Times New Roman" w:eastAsia="Arial Unicode MS" w:hAnsi="Times New Roman" w:cs="Times New Roman"/>
          <w:color w:val="auto"/>
          <w:lang w:val="en-US"/>
        </w:rPr>
        <w:commentReference w:id="32"/>
      </w:r>
      <w:r w:rsidRPr="00C8224A">
        <w:rPr>
          <w:rStyle w:val="Ninguno"/>
          <w:rFonts w:ascii="Times New Roman" w:hAnsi="Times New Roman"/>
          <w:lang w:val="es-ES"/>
        </w:rPr>
        <w:t>que han apoyado en la construcción de software y desarrollos web. Siendo SCRUM una metodología ágil y flexible para gestionar el desarrollo de software y toma como perspectiva la construcción la ejecución de mayor valor para el cliente, en primer lugar, y en los comienzos de reconocimiento constante, adecuación, auto-gestión e innovación admite en cualquier instante reajustar el software con los motivos de negocio de la compañía, debido a que puede incluir alteraciones de funcionalidad o de priorizar en el comienzo de cada nueva repetición sin ninguna dificultad; la metodología tiene como objetivo realizar entregas parciales por tiempos cortos determinados (</w:t>
      </w:r>
      <w:proofErr w:type="spellStart"/>
      <w:r w:rsidRPr="00C8224A">
        <w:rPr>
          <w:rStyle w:val="Ninguno"/>
          <w:rFonts w:ascii="Times New Roman" w:hAnsi="Times New Roman"/>
          <w:lang w:val="es-ES"/>
        </w:rPr>
        <w:t>sprints</w:t>
      </w:r>
      <w:proofErr w:type="spellEnd"/>
      <w:r w:rsidRPr="00C8224A">
        <w:rPr>
          <w:rStyle w:val="Ninguno"/>
          <w:rFonts w:ascii="Times New Roman" w:hAnsi="Times New Roman"/>
          <w:lang w:val="es-ES"/>
        </w:rPr>
        <w:t>) del proyecto para ser revisado y testeado por los involucrados (clientes, desarrolladores y diseñadores), una vez que se terminan estas entregas parciales (determinadas por el equipo de trabajo) se realiza una entrega final; la intención de realizar esta práctica está vinculada a la detección de problemas a tiempo evitando con ello su detección hasta que el proyecto concluye y que quizá sea demasiado costoso rehacer esas adecuaciones.</w:t>
      </w:r>
    </w:p>
    <w:p w14:paraId="69812BA7" w14:textId="77777777" w:rsidR="00A166E2" w:rsidRPr="00C8224A" w:rsidRDefault="00A166E2" w:rsidP="00171884">
      <w:pPr>
        <w:pStyle w:val="Cuerpo"/>
        <w:spacing w:line="360" w:lineRule="auto"/>
        <w:rPr>
          <w:rStyle w:val="Ninguno"/>
          <w:rFonts w:ascii="Times New Roman" w:eastAsia="Times New Roman" w:hAnsi="Times New Roman" w:cs="Times New Roman"/>
          <w:lang w:val="es-ES"/>
        </w:rPr>
      </w:pPr>
    </w:p>
    <w:p w14:paraId="1B7485A7" w14:textId="6E9C73B5" w:rsidR="00A166E2" w:rsidRPr="00C8224A" w:rsidRDefault="00C767A0" w:rsidP="00171884">
      <w:pPr>
        <w:pStyle w:val="Cuerpo"/>
        <w:spacing w:line="360" w:lineRule="auto"/>
        <w:rPr>
          <w:rStyle w:val="Ninguno"/>
          <w:rFonts w:ascii="Times New Roman" w:eastAsia="Times New Roman" w:hAnsi="Times New Roman" w:cs="Times New Roman"/>
          <w:lang w:val="es-ES"/>
        </w:rPr>
      </w:pPr>
      <w:commentRangeStart w:id="33"/>
      <w:r w:rsidRPr="00C8224A">
        <w:rPr>
          <w:rStyle w:val="Ninguno"/>
          <w:rFonts w:ascii="Times New Roman" w:hAnsi="Times New Roman"/>
          <w:b/>
          <w:bCs/>
          <w:lang w:val="es-ES"/>
        </w:rPr>
        <w:t>El diseño en el desarrollo</w:t>
      </w:r>
      <w:r w:rsidRPr="00E46D67">
        <w:rPr>
          <w:rStyle w:val="Ninguno"/>
          <w:rFonts w:ascii="Times New Roman" w:hAnsi="Times New Roman"/>
          <w:b/>
          <w:bCs/>
          <w:strike/>
          <w:highlight w:val="yellow"/>
          <w:lang w:val="es-ES"/>
          <w:rPrChange w:id="34" w:author="Autor">
            <w:rPr>
              <w:rStyle w:val="Ninguno"/>
              <w:rFonts w:ascii="Times New Roman" w:hAnsi="Times New Roman"/>
              <w:b/>
              <w:bCs/>
              <w:lang w:val="es-ES"/>
            </w:rPr>
          </w:rPrChange>
        </w:rPr>
        <w:t>s</w:t>
      </w:r>
      <w:r w:rsidRPr="00C8224A">
        <w:rPr>
          <w:rStyle w:val="Ninguno"/>
          <w:rFonts w:ascii="Times New Roman" w:hAnsi="Times New Roman"/>
          <w:b/>
          <w:bCs/>
          <w:lang w:val="es-ES"/>
        </w:rPr>
        <w:t xml:space="preserve"> software y web</w:t>
      </w:r>
      <w:r w:rsidRPr="00C8224A">
        <w:rPr>
          <w:rStyle w:val="Ninguno"/>
          <w:rFonts w:ascii="Times New Roman" w:eastAsia="Times New Roman" w:hAnsi="Times New Roman" w:cs="Times New Roman"/>
          <w:lang w:val="es-ES"/>
        </w:rPr>
        <w:br/>
      </w:r>
      <w:commentRangeEnd w:id="33"/>
      <w:r w:rsidR="00E46D67">
        <w:rPr>
          <w:rStyle w:val="Refdecomentario"/>
          <w:rFonts w:ascii="Times New Roman" w:eastAsia="Arial Unicode MS" w:hAnsi="Times New Roman" w:cs="Times New Roman"/>
          <w:color w:val="auto"/>
          <w:lang w:val="en-US"/>
        </w:rPr>
        <w:commentReference w:id="33"/>
      </w:r>
      <w:r w:rsidRPr="00C8224A">
        <w:rPr>
          <w:rStyle w:val="Ninguno"/>
          <w:rFonts w:ascii="Times New Roman" w:hAnsi="Times New Roman"/>
          <w:b/>
          <w:bCs/>
          <w:i/>
          <w:iCs/>
          <w:sz w:val="22"/>
          <w:szCs w:val="22"/>
          <w:lang w:val="es-ES"/>
        </w:rPr>
        <w:t>Experiencia de Usuario (UX)</w:t>
      </w:r>
      <w:r w:rsidRPr="00C8224A">
        <w:rPr>
          <w:rStyle w:val="Ninguno"/>
          <w:rFonts w:ascii="Times New Roman" w:eastAsia="Times New Roman" w:hAnsi="Times New Roman" w:cs="Times New Roman"/>
          <w:b/>
          <w:bCs/>
          <w:i/>
          <w:iCs/>
          <w:sz w:val="22"/>
          <w:szCs w:val="22"/>
          <w:lang w:val="es-ES"/>
        </w:rPr>
        <w:br/>
      </w:r>
      <w:r w:rsidRPr="00C8224A">
        <w:rPr>
          <w:rStyle w:val="Ninguno"/>
          <w:rFonts w:ascii="Times New Roman" w:hAnsi="Times New Roman"/>
          <w:lang w:val="es-ES"/>
        </w:rPr>
        <w:t xml:space="preserve">En la mayoría de los desarrollos de software o web las personas involucradas buscan atender las necesidades de los consumidores a través de una </w:t>
      </w:r>
      <w:del w:id="35" w:author="Autor">
        <w:r w:rsidRPr="00C8224A" w:rsidDel="00E46D67">
          <w:rPr>
            <w:rStyle w:val="Ninguno"/>
            <w:rFonts w:ascii="Times New Roman" w:hAnsi="Times New Roman"/>
            <w:lang w:val="es-ES"/>
          </w:rPr>
          <w:delText>“</w:delText>
        </w:r>
      </w:del>
      <w:r w:rsidRPr="00E46D67">
        <w:rPr>
          <w:rStyle w:val="Ninguno"/>
          <w:rFonts w:ascii="Times New Roman" w:hAnsi="Times New Roman"/>
          <w:i/>
          <w:iCs/>
          <w:lang w:val="es-ES"/>
          <w:rPrChange w:id="36" w:author="Autor">
            <w:rPr>
              <w:rStyle w:val="Ninguno"/>
              <w:rFonts w:ascii="Times New Roman" w:hAnsi="Times New Roman"/>
              <w:lang w:val="es-ES"/>
            </w:rPr>
          </w:rPrChange>
        </w:rPr>
        <w:t>buena experiencia de usuario</w:t>
      </w:r>
      <w:del w:id="37" w:author="Autor">
        <w:r w:rsidRPr="00C8224A" w:rsidDel="00E46D67">
          <w:rPr>
            <w:rStyle w:val="Ninguno"/>
            <w:rFonts w:ascii="Times New Roman" w:hAnsi="Times New Roman"/>
            <w:lang w:val="es-ES"/>
          </w:rPr>
          <w:delText>”</w:delText>
        </w:r>
      </w:del>
      <w:r w:rsidRPr="00C8224A">
        <w:rPr>
          <w:rStyle w:val="Ninguno"/>
          <w:rFonts w:ascii="Times New Roman" w:hAnsi="Times New Roman"/>
          <w:lang w:val="es-ES"/>
        </w:rPr>
        <w:t xml:space="preserve">, término mejor conocido como </w:t>
      </w:r>
      <w:r w:rsidRPr="00E46D67">
        <w:rPr>
          <w:rStyle w:val="Ninguno"/>
          <w:rFonts w:ascii="Times New Roman" w:hAnsi="Times New Roman"/>
          <w:i/>
          <w:iCs/>
          <w:lang w:val="es-ES"/>
          <w:rPrChange w:id="38" w:author="Autor">
            <w:rPr>
              <w:rStyle w:val="Ninguno"/>
              <w:rFonts w:ascii="Times New Roman" w:hAnsi="Times New Roman"/>
              <w:lang w:val="es-ES"/>
            </w:rPr>
          </w:rPrChange>
        </w:rPr>
        <w:t>UX</w:t>
      </w:r>
      <w:r w:rsidRPr="00C8224A">
        <w:rPr>
          <w:rStyle w:val="Ninguno"/>
          <w:rFonts w:ascii="Times New Roman" w:hAnsi="Times New Roman"/>
          <w:lang w:val="es-ES"/>
        </w:rPr>
        <w:t xml:space="preserve"> por su significado en inglés </w:t>
      </w:r>
      <w:proofErr w:type="spellStart"/>
      <w:ins w:id="39" w:author="Autor">
        <w:r w:rsidR="00E46D67">
          <w:rPr>
            <w:rStyle w:val="Ninguno"/>
            <w:rFonts w:ascii="Times New Roman" w:hAnsi="Times New Roman"/>
            <w:i/>
            <w:iCs/>
            <w:lang w:val="es-ES"/>
          </w:rPr>
          <w:t>u</w:t>
        </w:r>
      </w:ins>
      <w:del w:id="40" w:author="Autor">
        <w:r w:rsidRPr="00E46D67" w:rsidDel="00E46D67">
          <w:rPr>
            <w:rStyle w:val="Ninguno"/>
            <w:rFonts w:ascii="Times New Roman" w:hAnsi="Times New Roman"/>
            <w:i/>
            <w:iCs/>
            <w:lang w:val="es-ES"/>
            <w:rPrChange w:id="41" w:author="Autor">
              <w:rPr>
                <w:rStyle w:val="Ninguno"/>
                <w:rFonts w:ascii="Times New Roman" w:hAnsi="Times New Roman"/>
                <w:lang w:val="es-ES"/>
              </w:rPr>
            </w:rPrChange>
          </w:rPr>
          <w:delText>U</w:delText>
        </w:r>
      </w:del>
      <w:r w:rsidRPr="00E46D67">
        <w:rPr>
          <w:rStyle w:val="Ninguno"/>
          <w:rFonts w:ascii="Times New Roman" w:hAnsi="Times New Roman"/>
          <w:i/>
          <w:iCs/>
          <w:lang w:val="es-ES"/>
          <w:rPrChange w:id="42" w:author="Autor">
            <w:rPr>
              <w:rStyle w:val="Ninguno"/>
              <w:rFonts w:ascii="Times New Roman" w:hAnsi="Times New Roman"/>
              <w:lang w:val="es-ES"/>
            </w:rPr>
          </w:rPrChange>
        </w:rPr>
        <w:t>ser</w:t>
      </w:r>
      <w:proofErr w:type="spellEnd"/>
      <w:ins w:id="43" w:author="Autor">
        <w:r w:rsidR="00E46D67">
          <w:rPr>
            <w:rStyle w:val="Ninguno"/>
            <w:rFonts w:ascii="Times New Roman" w:hAnsi="Times New Roman"/>
            <w:i/>
            <w:iCs/>
            <w:lang w:val="es-ES"/>
          </w:rPr>
          <w:t xml:space="preserve"> </w:t>
        </w:r>
      </w:ins>
      <w:del w:id="44" w:author="Autor">
        <w:r w:rsidRPr="00E46D67" w:rsidDel="00E46D67">
          <w:rPr>
            <w:rStyle w:val="Ninguno"/>
            <w:rFonts w:ascii="Times New Roman" w:hAnsi="Times New Roman"/>
            <w:i/>
            <w:iCs/>
            <w:lang w:val="es-ES"/>
            <w:rPrChange w:id="45" w:author="Autor">
              <w:rPr>
                <w:rStyle w:val="Ninguno"/>
                <w:rFonts w:ascii="Times New Roman" w:hAnsi="Times New Roman"/>
                <w:lang w:val="es-ES"/>
              </w:rPr>
            </w:rPrChange>
          </w:rPr>
          <w:delText xml:space="preserve"> </w:delText>
        </w:r>
      </w:del>
      <w:proofErr w:type="spellStart"/>
      <w:ins w:id="46" w:author="Autor">
        <w:r w:rsidR="00E46D67">
          <w:rPr>
            <w:rStyle w:val="Ninguno"/>
            <w:rFonts w:ascii="Times New Roman" w:hAnsi="Times New Roman"/>
            <w:i/>
            <w:iCs/>
            <w:lang w:val="es-ES"/>
          </w:rPr>
          <w:t>e</w:t>
        </w:r>
      </w:ins>
      <w:del w:id="47" w:author="Autor">
        <w:r w:rsidRPr="00E46D67" w:rsidDel="00E46D67">
          <w:rPr>
            <w:rStyle w:val="Ninguno"/>
            <w:rFonts w:ascii="Times New Roman" w:hAnsi="Times New Roman"/>
            <w:i/>
            <w:iCs/>
            <w:lang w:val="es-ES"/>
            <w:rPrChange w:id="48" w:author="Autor">
              <w:rPr>
                <w:rStyle w:val="Ninguno"/>
                <w:rFonts w:ascii="Times New Roman" w:hAnsi="Times New Roman"/>
                <w:lang w:val="es-ES"/>
              </w:rPr>
            </w:rPrChange>
          </w:rPr>
          <w:delText>E</w:delText>
        </w:r>
      </w:del>
      <w:r w:rsidRPr="00E46D67">
        <w:rPr>
          <w:rStyle w:val="Ninguno"/>
          <w:rFonts w:ascii="Times New Roman" w:hAnsi="Times New Roman"/>
          <w:i/>
          <w:iCs/>
          <w:lang w:val="es-ES"/>
          <w:rPrChange w:id="49" w:author="Autor">
            <w:rPr>
              <w:rStyle w:val="Ninguno"/>
              <w:rFonts w:ascii="Times New Roman" w:hAnsi="Times New Roman"/>
              <w:lang w:val="es-ES"/>
            </w:rPr>
          </w:rPrChange>
        </w:rPr>
        <w:t>xperience</w:t>
      </w:r>
      <w:proofErr w:type="spellEnd"/>
      <w:r w:rsidRPr="00C8224A">
        <w:rPr>
          <w:rStyle w:val="Ninguno"/>
          <w:rFonts w:ascii="Times New Roman" w:hAnsi="Times New Roman"/>
          <w:lang w:val="es-ES"/>
        </w:rPr>
        <w:t xml:space="preserve">, ofreciendo generar experiencias personalizadas y relevantes a los usuarios con la finalidad de eliminar al máximo posible todas las barreras  que obstaculicen la conversión (compra exitosa o cualquier otro objetivo que tenga el desarrollo). La experiencia de usuario se conforma de todos los elementos con los que el usuario entra en contacto desde la </w:t>
      </w:r>
      <w:del w:id="50" w:author="Autor">
        <w:r w:rsidRPr="00C8224A" w:rsidDel="001B26D5">
          <w:rPr>
            <w:rStyle w:val="Ninguno"/>
            <w:rFonts w:ascii="Times New Roman" w:hAnsi="Times New Roman"/>
            <w:lang w:val="es-ES"/>
          </w:rPr>
          <w:delText>primer búsqueda</w:delText>
        </w:r>
      </w:del>
      <w:ins w:id="51" w:author="Autor">
        <w:r w:rsidR="001B26D5" w:rsidRPr="00C8224A">
          <w:rPr>
            <w:rStyle w:val="Ninguno"/>
            <w:rFonts w:ascii="Times New Roman" w:hAnsi="Times New Roman"/>
            <w:lang w:val="es-ES"/>
          </w:rPr>
          <w:t>primera búsqueda</w:t>
        </w:r>
      </w:ins>
      <w:r w:rsidRPr="00C8224A">
        <w:rPr>
          <w:rStyle w:val="Ninguno"/>
          <w:rFonts w:ascii="Times New Roman" w:hAnsi="Times New Roman"/>
          <w:lang w:val="es-ES"/>
        </w:rPr>
        <w:t xml:space="preserve"> de información a la compra y post compra. </w:t>
      </w:r>
    </w:p>
    <w:p w14:paraId="6038254B" w14:textId="77777777" w:rsidR="00A166E2" w:rsidRPr="00C8224A" w:rsidRDefault="00A166E2" w:rsidP="00171884">
      <w:pPr>
        <w:pStyle w:val="Cuerpo"/>
        <w:spacing w:line="360" w:lineRule="auto"/>
        <w:rPr>
          <w:rStyle w:val="Ninguno"/>
          <w:rFonts w:ascii="Times New Roman" w:eastAsia="Times New Roman" w:hAnsi="Times New Roman" w:cs="Times New Roman"/>
          <w:lang w:val="es-ES"/>
        </w:rPr>
      </w:pPr>
    </w:p>
    <w:p w14:paraId="64FB8EFA" w14:textId="77777777" w:rsidR="00A166E2" w:rsidRPr="00C8224A" w:rsidRDefault="00C767A0" w:rsidP="00171884">
      <w:pPr>
        <w:pStyle w:val="Cuerpo"/>
        <w:spacing w:line="360" w:lineRule="auto"/>
        <w:rPr>
          <w:rStyle w:val="Ninguno"/>
          <w:rFonts w:ascii="Times New Roman" w:eastAsia="Times New Roman" w:hAnsi="Times New Roman" w:cs="Times New Roman"/>
          <w:lang w:val="es-ES"/>
        </w:rPr>
      </w:pPr>
      <w:r w:rsidRPr="00C8224A">
        <w:rPr>
          <w:rStyle w:val="Ninguno"/>
          <w:rFonts w:ascii="Times New Roman" w:eastAsia="Times New Roman" w:hAnsi="Times New Roman" w:cs="Times New Roman"/>
          <w:lang w:val="es-ES"/>
        </w:rPr>
        <w:br/>
      </w:r>
      <w:r w:rsidRPr="00C8224A">
        <w:rPr>
          <w:rStyle w:val="Ninguno"/>
          <w:rFonts w:ascii="Times New Roman" w:hAnsi="Times New Roman"/>
          <w:lang w:val="es-ES"/>
        </w:rPr>
        <w:t xml:space="preserve">Según </w:t>
      </w:r>
      <w:commentRangeStart w:id="52"/>
      <w:proofErr w:type="spellStart"/>
      <w:r w:rsidRPr="00C8224A">
        <w:rPr>
          <w:rStyle w:val="Ninguno"/>
          <w:rFonts w:ascii="Times New Roman" w:hAnsi="Times New Roman"/>
          <w:lang w:val="es-ES"/>
        </w:rPr>
        <w:t>Workana</w:t>
      </w:r>
      <w:proofErr w:type="spellEnd"/>
      <w:r w:rsidRPr="00C8224A">
        <w:rPr>
          <w:rStyle w:val="Ninguno"/>
          <w:rFonts w:ascii="Times New Roman" w:hAnsi="Times New Roman"/>
          <w:lang w:val="es-ES"/>
        </w:rPr>
        <w:t xml:space="preserve"> </w:t>
      </w:r>
      <w:commentRangeEnd w:id="52"/>
      <w:r w:rsidR="001B26D5">
        <w:rPr>
          <w:rStyle w:val="Refdecomentario"/>
          <w:rFonts w:ascii="Times New Roman" w:eastAsia="Arial Unicode MS" w:hAnsi="Times New Roman" w:cs="Times New Roman"/>
          <w:color w:val="auto"/>
          <w:lang w:val="en-US"/>
        </w:rPr>
        <w:commentReference w:id="52"/>
      </w:r>
      <w:r w:rsidRPr="00C8224A">
        <w:rPr>
          <w:rStyle w:val="Ninguno"/>
          <w:rFonts w:ascii="Times New Roman" w:hAnsi="Times New Roman"/>
          <w:lang w:val="es-ES"/>
        </w:rPr>
        <w:t>son 4 los elementos básicos presentes en la experiencia de usuario:</w:t>
      </w:r>
    </w:p>
    <w:p w14:paraId="21A8F9C5" w14:textId="77777777" w:rsidR="00A166E2" w:rsidRPr="00C8224A" w:rsidRDefault="00C767A0" w:rsidP="00171884">
      <w:pPr>
        <w:pStyle w:val="Cuerpo"/>
        <w:numPr>
          <w:ilvl w:val="0"/>
          <w:numId w:val="4"/>
        </w:numPr>
        <w:spacing w:line="360" w:lineRule="auto"/>
        <w:rPr>
          <w:rFonts w:ascii="Times New Roman" w:hAnsi="Times New Roman"/>
          <w:lang w:val="es-ES"/>
        </w:rPr>
      </w:pPr>
      <w:proofErr w:type="spellStart"/>
      <w:r w:rsidRPr="00C8224A">
        <w:rPr>
          <w:rFonts w:ascii="Times New Roman" w:hAnsi="Times New Roman"/>
          <w:lang w:val="es-ES"/>
        </w:rPr>
        <w:t>Buyer</w:t>
      </w:r>
      <w:proofErr w:type="spellEnd"/>
      <w:r w:rsidRPr="00C8224A">
        <w:rPr>
          <w:rFonts w:ascii="Times New Roman" w:hAnsi="Times New Roman"/>
          <w:lang w:val="es-ES"/>
        </w:rPr>
        <w:t xml:space="preserve"> persona: Ya que la experiencia de usuario (UX) es un proceso centrado en el usuario el primer requisito para optimizarla es conocer a la perfecci</w:t>
      </w:r>
      <w:r w:rsidRPr="00C8224A">
        <w:rPr>
          <w:rStyle w:val="Ninguno"/>
          <w:rFonts w:ascii="Times New Roman" w:hAnsi="Times New Roman"/>
          <w:lang w:val="es-ES"/>
        </w:rPr>
        <w:t>ó</w:t>
      </w:r>
      <w:r w:rsidRPr="00C8224A">
        <w:rPr>
          <w:rFonts w:ascii="Times New Roman" w:hAnsi="Times New Roman"/>
          <w:lang w:val="es-ES"/>
        </w:rPr>
        <w:t xml:space="preserve">n los rasgos, necesidades y tareas representativas </w:t>
      </w:r>
      <w:proofErr w:type="gramStart"/>
      <w:r w:rsidRPr="00C8224A">
        <w:rPr>
          <w:rFonts w:ascii="Times New Roman" w:hAnsi="Times New Roman"/>
          <w:lang w:val="es-ES"/>
        </w:rPr>
        <w:t>en relaci</w:t>
      </w:r>
      <w:r w:rsidRPr="00C8224A">
        <w:rPr>
          <w:rStyle w:val="Ninguno"/>
          <w:rFonts w:ascii="Times New Roman" w:hAnsi="Times New Roman"/>
          <w:lang w:val="es-ES"/>
        </w:rPr>
        <w:t>ó</w:t>
      </w:r>
      <w:r w:rsidRPr="00C8224A">
        <w:rPr>
          <w:rFonts w:ascii="Times New Roman" w:hAnsi="Times New Roman"/>
          <w:lang w:val="es-ES"/>
        </w:rPr>
        <w:t>n al</w:t>
      </w:r>
      <w:proofErr w:type="gramEnd"/>
      <w:r w:rsidRPr="00C8224A">
        <w:rPr>
          <w:rFonts w:ascii="Times New Roman" w:hAnsi="Times New Roman"/>
          <w:lang w:val="es-ES"/>
        </w:rPr>
        <w:t xml:space="preserve"> producto de nuestro </w:t>
      </w:r>
      <w:proofErr w:type="spellStart"/>
      <w:r w:rsidRPr="00C8224A">
        <w:rPr>
          <w:rFonts w:ascii="Times New Roman" w:hAnsi="Times New Roman"/>
          <w:lang w:val="es-ES"/>
        </w:rPr>
        <w:t>Buyer</w:t>
      </w:r>
      <w:proofErr w:type="spellEnd"/>
      <w:r w:rsidRPr="00C8224A">
        <w:rPr>
          <w:rFonts w:ascii="Times New Roman" w:hAnsi="Times New Roman"/>
          <w:lang w:val="es-ES"/>
        </w:rPr>
        <w:t xml:space="preserve"> persona.</w:t>
      </w:r>
    </w:p>
    <w:p w14:paraId="6A82B216" w14:textId="77777777" w:rsidR="00A166E2" w:rsidRPr="00C8224A" w:rsidRDefault="00C767A0" w:rsidP="00171884">
      <w:pPr>
        <w:pStyle w:val="Cuerpo"/>
        <w:numPr>
          <w:ilvl w:val="0"/>
          <w:numId w:val="4"/>
        </w:numPr>
        <w:spacing w:line="360" w:lineRule="auto"/>
        <w:rPr>
          <w:rFonts w:ascii="Times New Roman" w:hAnsi="Times New Roman"/>
          <w:lang w:val="es-ES"/>
        </w:rPr>
      </w:pPr>
      <w:r w:rsidRPr="00C8224A">
        <w:rPr>
          <w:rFonts w:ascii="Times New Roman" w:hAnsi="Times New Roman"/>
          <w:lang w:val="es-ES"/>
        </w:rPr>
        <w:t>Utilidad: Es el atributo que mide si efectivamente la herramienta est</w:t>
      </w:r>
      <w:r w:rsidRPr="00C8224A">
        <w:rPr>
          <w:rStyle w:val="Ninguno"/>
          <w:rFonts w:ascii="Times New Roman" w:hAnsi="Times New Roman"/>
          <w:lang w:val="es-ES"/>
        </w:rPr>
        <w:t xml:space="preserve">á </w:t>
      </w:r>
      <w:r w:rsidRPr="00C8224A">
        <w:rPr>
          <w:rFonts w:ascii="Times New Roman" w:hAnsi="Times New Roman"/>
          <w:lang w:val="es-ES"/>
        </w:rPr>
        <w:t>haciendo lo que el usuario necesita o espera de ella.</w:t>
      </w:r>
    </w:p>
    <w:p w14:paraId="32F6E6AF" w14:textId="77777777" w:rsidR="00A166E2" w:rsidRPr="00C8224A" w:rsidRDefault="00C767A0" w:rsidP="00171884">
      <w:pPr>
        <w:pStyle w:val="Cuerpo"/>
        <w:numPr>
          <w:ilvl w:val="0"/>
          <w:numId w:val="4"/>
        </w:numPr>
        <w:spacing w:line="360" w:lineRule="auto"/>
        <w:rPr>
          <w:rFonts w:ascii="Times New Roman" w:hAnsi="Times New Roman"/>
          <w:lang w:val="es-ES"/>
        </w:rPr>
      </w:pPr>
      <w:r w:rsidRPr="00C8224A">
        <w:rPr>
          <w:rFonts w:ascii="Times New Roman" w:hAnsi="Times New Roman"/>
          <w:lang w:val="es-ES"/>
        </w:rPr>
        <w:t>Usabilidad: Se refiere a qu</w:t>
      </w:r>
      <w:r w:rsidRPr="00C8224A">
        <w:rPr>
          <w:rStyle w:val="Ninguno"/>
          <w:rFonts w:ascii="Times New Roman" w:hAnsi="Times New Roman"/>
          <w:lang w:val="es-ES"/>
        </w:rPr>
        <w:t xml:space="preserve">é </w:t>
      </w:r>
      <w:r w:rsidRPr="00C8224A">
        <w:rPr>
          <w:rFonts w:ascii="Times New Roman" w:hAnsi="Times New Roman"/>
          <w:lang w:val="es-ES"/>
        </w:rPr>
        <w:t>tan sencillo es usar una interfaz o producto, desde el proceso de aprendizaje hasta el nivel de satisfacci</w:t>
      </w:r>
      <w:r w:rsidRPr="00C8224A">
        <w:rPr>
          <w:rStyle w:val="Ninguno"/>
          <w:rFonts w:ascii="Times New Roman" w:hAnsi="Times New Roman"/>
          <w:lang w:val="es-ES"/>
        </w:rPr>
        <w:t>ó</w:t>
      </w:r>
      <w:r w:rsidRPr="00C8224A">
        <w:rPr>
          <w:rFonts w:ascii="Times New Roman" w:hAnsi="Times New Roman"/>
          <w:lang w:val="es-ES"/>
        </w:rPr>
        <w:t>n que provoca el dise</w:t>
      </w:r>
      <w:r w:rsidRPr="00C8224A">
        <w:rPr>
          <w:rStyle w:val="Ninguno"/>
          <w:rFonts w:ascii="Times New Roman" w:hAnsi="Times New Roman"/>
          <w:lang w:val="es-ES"/>
        </w:rPr>
        <w:t>ñ</w:t>
      </w:r>
      <w:r w:rsidRPr="00C8224A">
        <w:rPr>
          <w:rFonts w:ascii="Times New Roman" w:hAnsi="Times New Roman"/>
          <w:lang w:val="es-ES"/>
        </w:rPr>
        <w:t>o. La usabilidad es especialmente importante porque cuando un sitio web o App es dif</w:t>
      </w:r>
      <w:r w:rsidRPr="00C8224A">
        <w:rPr>
          <w:rStyle w:val="Ninguno"/>
          <w:rFonts w:ascii="Times New Roman" w:hAnsi="Times New Roman"/>
          <w:lang w:val="es-ES"/>
        </w:rPr>
        <w:t>í</w:t>
      </w:r>
      <w:r w:rsidRPr="00C8224A">
        <w:rPr>
          <w:rFonts w:ascii="Times New Roman" w:hAnsi="Times New Roman"/>
          <w:lang w:val="es-ES"/>
        </w:rPr>
        <w:t>cil de usar o de entender las personas simplemente se van.</w:t>
      </w:r>
    </w:p>
    <w:p w14:paraId="44FCA89B" w14:textId="77777777" w:rsidR="00A166E2" w:rsidRPr="00C8224A" w:rsidRDefault="00C767A0" w:rsidP="00171884">
      <w:pPr>
        <w:pStyle w:val="Cuerpo"/>
        <w:numPr>
          <w:ilvl w:val="0"/>
          <w:numId w:val="4"/>
        </w:numPr>
        <w:spacing w:line="360" w:lineRule="auto"/>
        <w:rPr>
          <w:rFonts w:ascii="Times New Roman" w:hAnsi="Times New Roman"/>
          <w:lang w:val="es-ES"/>
        </w:rPr>
      </w:pPr>
      <w:r w:rsidRPr="00C8224A">
        <w:rPr>
          <w:rFonts w:ascii="Times New Roman" w:hAnsi="Times New Roman"/>
          <w:lang w:val="es-ES"/>
        </w:rPr>
        <w:t>Deseabilidad: Involucra todos los elementos de imagen, dise</w:t>
      </w:r>
      <w:r w:rsidRPr="00C8224A">
        <w:rPr>
          <w:rStyle w:val="Ninguno"/>
          <w:rFonts w:ascii="Times New Roman" w:hAnsi="Times New Roman"/>
          <w:lang w:val="es-ES"/>
        </w:rPr>
        <w:t>ñ</w:t>
      </w:r>
      <w:r w:rsidRPr="00C8224A">
        <w:rPr>
          <w:rFonts w:ascii="Times New Roman" w:hAnsi="Times New Roman"/>
          <w:lang w:val="es-ES"/>
        </w:rPr>
        <w:t>o e identidad que provocan fuertes emociones de apreciaci</w:t>
      </w:r>
      <w:r w:rsidRPr="00C8224A">
        <w:rPr>
          <w:rStyle w:val="Ninguno"/>
          <w:rFonts w:ascii="Times New Roman" w:hAnsi="Times New Roman"/>
          <w:lang w:val="es-ES"/>
        </w:rPr>
        <w:t>ó</w:t>
      </w:r>
      <w:r w:rsidRPr="00C8224A">
        <w:rPr>
          <w:rFonts w:ascii="Times New Roman" w:hAnsi="Times New Roman"/>
          <w:lang w:val="es-ES"/>
        </w:rPr>
        <w:t>n y atracci</w:t>
      </w:r>
      <w:r w:rsidRPr="00C8224A">
        <w:rPr>
          <w:rStyle w:val="Ninguno"/>
          <w:rFonts w:ascii="Times New Roman" w:hAnsi="Times New Roman"/>
          <w:lang w:val="es-ES"/>
        </w:rPr>
        <w:t>ó</w:t>
      </w:r>
      <w:r w:rsidRPr="00C8224A">
        <w:rPr>
          <w:rFonts w:ascii="Times New Roman" w:hAnsi="Times New Roman"/>
          <w:lang w:val="es-ES"/>
        </w:rPr>
        <w:t>n en el usuario.</w:t>
      </w:r>
    </w:p>
    <w:p w14:paraId="2BDD24C4" w14:textId="77777777" w:rsidR="00A166E2" w:rsidRPr="00C8224A" w:rsidRDefault="00A166E2" w:rsidP="00171884">
      <w:pPr>
        <w:pStyle w:val="Cuerpo"/>
        <w:spacing w:line="360" w:lineRule="auto"/>
        <w:rPr>
          <w:rStyle w:val="Ninguno"/>
          <w:rFonts w:ascii="Times New Roman" w:eastAsia="Times New Roman" w:hAnsi="Times New Roman" w:cs="Times New Roman"/>
          <w:lang w:val="es-ES"/>
        </w:rPr>
      </w:pPr>
    </w:p>
    <w:p w14:paraId="5DD8409A" w14:textId="21E26A41" w:rsidR="00A166E2" w:rsidRPr="00C8224A" w:rsidRDefault="00C767A0" w:rsidP="00171884">
      <w:pPr>
        <w:pStyle w:val="Cuerpo"/>
        <w:spacing w:line="360" w:lineRule="auto"/>
        <w:rPr>
          <w:rStyle w:val="Ninguno"/>
          <w:rFonts w:ascii="Times New Roman" w:eastAsia="Times New Roman" w:hAnsi="Times New Roman" w:cs="Times New Roman"/>
          <w:lang w:val="es-ES"/>
        </w:rPr>
      </w:pPr>
      <w:r w:rsidRPr="00C8224A">
        <w:rPr>
          <w:rStyle w:val="Ninguno"/>
          <w:rFonts w:ascii="Times New Roman" w:hAnsi="Times New Roman"/>
          <w:b/>
          <w:bCs/>
          <w:i/>
          <w:iCs/>
          <w:sz w:val="22"/>
          <w:szCs w:val="22"/>
          <w:lang w:val="es-ES"/>
        </w:rPr>
        <w:t>Interfaz de Usuario</w:t>
      </w:r>
      <w:r w:rsidRPr="00C8224A">
        <w:rPr>
          <w:rStyle w:val="Ninguno"/>
          <w:rFonts w:ascii="Times New Roman" w:eastAsia="Times New Roman" w:hAnsi="Times New Roman" w:cs="Times New Roman"/>
          <w:b/>
          <w:bCs/>
          <w:i/>
          <w:iCs/>
          <w:sz w:val="22"/>
          <w:szCs w:val="22"/>
          <w:lang w:val="es-ES"/>
        </w:rPr>
        <w:br/>
      </w:r>
      <w:r w:rsidRPr="00C8224A">
        <w:rPr>
          <w:rStyle w:val="Ninguno"/>
          <w:rFonts w:ascii="Times New Roman" w:hAnsi="Times New Roman"/>
          <w:lang w:val="es-ES"/>
        </w:rPr>
        <w:t xml:space="preserve">Además de considerar los elementos anteriores para concebir el UX, los diseñadores se han apoyado de un término conocido como </w:t>
      </w:r>
      <w:ins w:id="53" w:author="Autor">
        <w:r w:rsidR="001B26D5">
          <w:rPr>
            <w:rStyle w:val="Ninguno"/>
            <w:rFonts w:ascii="Times New Roman" w:hAnsi="Times New Roman"/>
            <w:lang w:val="es-ES"/>
          </w:rPr>
          <w:t>i</w:t>
        </w:r>
      </w:ins>
      <w:del w:id="54" w:author="Autor">
        <w:r w:rsidRPr="00C8224A" w:rsidDel="001B26D5">
          <w:rPr>
            <w:rStyle w:val="Ninguno"/>
            <w:rFonts w:ascii="Times New Roman" w:hAnsi="Times New Roman"/>
            <w:lang w:val="es-ES"/>
          </w:rPr>
          <w:delText>I</w:delText>
        </w:r>
      </w:del>
      <w:r w:rsidRPr="00C8224A">
        <w:rPr>
          <w:rStyle w:val="Ninguno"/>
          <w:rFonts w:ascii="Times New Roman" w:hAnsi="Times New Roman"/>
          <w:lang w:val="es-ES"/>
        </w:rPr>
        <w:t xml:space="preserve">nterfaz de </w:t>
      </w:r>
      <w:ins w:id="55" w:author="Autor">
        <w:r w:rsidR="001B26D5">
          <w:rPr>
            <w:rStyle w:val="Ninguno"/>
            <w:rFonts w:ascii="Times New Roman" w:hAnsi="Times New Roman"/>
            <w:lang w:val="es-ES"/>
          </w:rPr>
          <w:t>u</w:t>
        </w:r>
      </w:ins>
      <w:del w:id="56" w:author="Autor">
        <w:r w:rsidRPr="00C8224A" w:rsidDel="001B26D5">
          <w:rPr>
            <w:rStyle w:val="Ninguno"/>
            <w:rFonts w:ascii="Times New Roman" w:hAnsi="Times New Roman"/>
            <w:lang w:val="es-ES"/>
          </w:rPr>
          <w:delText>U</w:delText>
        </w:r>
      </w:del>
      <w:r w:rsidRPr="00C8224A">
        <w:rPr>
          <w:rStyle w:val="Ninguno"/>
          <w:rFonts w:ascii="Times New Roman" w:hAnsi="Times New Roman"/>
          <w:lang w:val="es-ES"/>
        </w:rPr>
        <w:t xml:space="preserve">suario </w:t>
      </w:r>
      <w:del w:id="57" w:author="Autor">
        <w:r w:rsidRPr="00C8224A" w:rsidDel="001B26D5">
          <w:rPr>
            <w:rStyle w:val="Ninguno"/>
            <w:rFonts w:ascii="Times New Roman" w:hAnsi="Times New Roman"/>
            <w:lang w:val="es-ES"/>
          </w:rPr>
          <w:delText>(</w:delText>
        </w:r>
      </w:del>
      <w:r w:rsidRPr="00C8224A">
        <w:rPr>
          <w:rStyle w:val="Ninguno"/>
          <w:rFonts w:ascii="Times New Roman" w:hAnsi="Times New Roman"/>
          <w:lang w:val="es-ES"/>
        </w:rPr>
        <w:t>UI</w:t>
      </w:r>
      <w:del w:id="58" w:author="Autor">
        <w:r w:rsidRPr="00C8224A" w:rsidDel="001B26D5">
          <w:rPr>
            <w:rStyle w:val="Ninguno"/>
            <w:rFonts w:ascii="Times New Roman" w:hAnsi="Times New Roman"/>
            <w:lang w:val="es-ES"/>
          </w:rPr>
          <w:delText xml:space="preserve"> </w:delText>
        </w:r>
      </w:del>
      <w:ins w:id="59" w:author="Autor">
        <w:r w:rsidR="001B26D5">
          <w:rPr>
            <w:rStyle w:val="Ninguno"/>
            <w:rFonts w:ascii="Times New Roman" w:hAnsi="Times New Roman"/>
            <w:lang w:val="es-ES"/>
          </w:rPr>
          <w:t xml:space="preserve"> </w:t>
        </w:r>
      </w:ins>
      <w:del w:id="60" w:author="Autor">
        <w:r w:rsidRPr="004F0604" w:rsidDel="001B26D5">
          <w:rPr>
            <w:rStyle w:val="Ninguno"/>
            <w:rFonts w:ascii="Times New Roman" w:hAnsi="Times New Roman"/>
            <w:i/>
            <w:iCs/>
            <w:lang w:val="es-ES"/>
            <w:rPrChange w:id="61" w:author="Autor">
              <w:rPr>
                <w:rStyle w:val="Ninguno"/>
                <w:rFonts w:ascii="Times New Roman" w:hAnsi="Times New Roman"/>
                <w:lang w:val="es-ES"/>
              </w:rPr>
            </w:rPrChange>
          </w:rPr>
          <w:delText xml:space="preserve">- </w:delText>
        </w:r>
      </w:del>
      <w:proofErr w:type="spellStart"/>
      <w:r w:rsidRPr="004F0604">
        <w:rPr>
          <w:rStyle w:val="Ninguno"/>
          <w:rFonts w:ascii="Times New Roman" w:hAnsi="Times New Roman"/>
          <w:i/>
          <w:iCs/>
          <w:lang w:val="es-ES"/>
          <w:rPrChange w:id="62" w:author="Autor">
            <w:rPr>
              <w:rStyle w:val="Ninguno"/>
              <w:rFonts w:ascii="Times New Roman" w:hAnsi="Times New Roman"/>
              <w:lang w:val="es-ES"/>
            </w:rPr>
          </w:rPrChange>
        </w:rPr>
        <w:t>user</w:t>
      </w:r>
      <w:proofErr w:type="spellEnd"/>
      <w:r w:rsidRPr="004F0604">
        <w:rPr>
          <w:rStyle w:val="Ninguno"/>
          <w:rFonts w:ascii="Times New Roman" w:hAnsi="Times New Roman"/>
          <w:i/>
          <w:iCs/>
          <w:lang w:val="es-ES"/>
          <w:rPrChange w:id="63" w:author="Autor">
            <w:rPr>
              <w:rStyle w:val="Ninguno"/>
              <w:rFonts w:ascii="Times New Roman" w:hAnsi="Times New Roman"/>
              <w:lang w:val="es-ES"/>
            </w:rPr>
          </w:rPrChange>
        </w:rPr>
        <w:t xml:space="preserve"> </w:t>
      </w:r>
      <w:proofErr w:type="gramStart"/>
      <w:r w:rsidRPr="004F0604">
        <w:rPr>
          <w:rStyle w:val="Ninguno"/>
          <w:rFonts w:ascii="Times New Roman" w:hAnsi="Times New Roman"/>
          <w:i/>
          <w:iCs/>
          <w:lang w:val="es-ES"/>
          <w:rPrChange w:id="64" w:author="Autor">
            <w:rPr>
              <w:rStyle w:val="Ninguno"/>
              <w:rFonts w:ascii="Times New Roman" w:hAnsi="Times New Roman"/>
              <w:lang w:val="es-ES"/>
            </w:rPr>
          </w:rPrChange>
        </w:rPr>
        <w:t>interface</w:t>
      </w:r>
      <w:proofErr w:type="gramEnd"/>
      <w:del w:id="65" w:author="Autor">
        <w:r w:rsidRPr="00C8224A" w:rsidDel="001B26D5">
          <w:rPr>
            <w:rStyle w:val="Ninguno"/>
            <w:rFonts w:ascii="Times New Roman" w:hAnsi="Times New Roman"/>
            <w:lang w:val="es-ES"/>
          </w:rPr>
          <w:delText>)</w:delText>
        </w:r>
      </w:del>
      <w:r w:rsidRPr="00C8224A">
        <w:rPr>
          <w:rStyle w:val="Ninguno"/>
          <w:rFonts w:ascii="Times New Roman" w:hAnsi="Times New Roman"/>
          <w:lang w:val="es-ES"/>
        </w:rPr>
        <w:t xml:space="preserve">, que se refiere a la parte visual con la que los usuarios interactúan con el sistema, son todos los elementos gráficos, imágenes, objetos, botones que facilitan la transmisión de información, legibilidad, navegación e interacción con el desarrollo. </w:t>
      </w:r>
    </w:p>
    <w:p w14:paraId="4C334623" w14:textId="77777777" w:rsidR="00A166E2" w:rsidRPr="00C8224A" w:rsidRDefault="00A166E2" w:rsidP="00171884">
      <w:pPr>
        <w:pStyle w:val="Cuerpo"/>
        <w:spacing w:line="360" w:lineRule="auto"/>
        <w:rPr>
          <w:rStyle w:val="Ninguno"/>
          <w:rFonts w:ascii="Times New Roman" w:eastAsia="Times New Roman" w:hAnsi="Times New Roman" w:cs="Times New Roman"/>
          <w:lang w:val="es-ES"/>
        </w:rPr>
      </w:pPr>
    </w:p>
    <w:p w14:paraId="66167FA9" w14:textId="4D44BD5E" w:rsidR="00A166E2" w:rsidRPr="00C8224A" w:rsidRDefault="00C767A0" w:rsidP="00171884">
      <w:pPr>
        <w:pStyle w:val="Cuerpo"/>
        <w:spacing w:line="360" w:lineRule="auto"/>
        <w:rPr>
          <w:rStyle w:val="Ninguno"/>
          <w:rFonts w:ascii="Times New Roman" w:eastAsia="Times New Roman" w:hAnsi="Times New Roman" w:cs="Times New Roman"/>
          <w:lang w:val="es-ES"/>
        </w:rPr>
      </w:pPr>
      <w:r w:rsidRPr="00C8224A">
        <w:rPr>
          <w:rStyle w:val="Ninguno"/>
          <w:rFonts w:ascii="Times New Roman" w:hAnsi="Times New Roman"/>
          <w:lang w:val="es-ES"/>
        </w:rPr>
        <w:t xml:space="preserve">El </w:t>
      </w:r>
      <w:proofErr w:type="spellStart"/>
      <w:r w:rsidRPr="004F0604">
        <w:rPr>
          <w:rStyle w:val="Ninguno"/>
          <w:rFonts w:ascii="Times New Roman" w:hAnsi="Times New Roman"/>
          <w:i/>
          <w:iCs/>
          <w:lang w:val="es-ES"/>
          <w:rPrChange w:id="66" w:author="Autor">
            <w:rPr>
              <w:rStyle w:val="Ninguno"/>
              <w:rFonts w:ascii="Times New Roman" w:hAnsi="Times New Roman"/>
              <w:lang w:val="es-ES"/>
            </w:rPr>
          </w:rPrChange>
        </w:rPr>
        <w:t>user</w:t>
      </w:r>
      <w:proofErr w:type="spellEnd"/>
      <w:r w:rsidRPr="004F0604">
        <w:rPr>
          <w:rStyle w:val="Ninguno"/>
          <w:rFonts w:ascii="Times New Roman" w:hAnsi="Times New Roman"/>
          <w:i/>
          <w:iCs/>
          <w:lang w:val="es-ES"/>
          <w:rPrChange w:id="67" w:author="Autor">
            <w:rPr>
              <w:rStyle w:val="Ninguno"/>
              <w:rFonts w:ascii="Times New Roman" w:hAnsi="Times New Roman"/>
              <w:lang w:val="es-ES"/>
            </w:rPr>
          </w:rPrChange>
        </w:rPr>
        <w:t xml:space="preserve"> interface</w:t>
      </w:r>
      <w:r w:rsidRPr="00C8224A">
        <w:rPr>
          <w:rStyle w:val="Ninguno"/>
          <w:rFonts w:ascii="Times New Roman" w:hAnsi="Times New Roman"/>
          <w:lang w:val="es-ES"/>
        </w:rPr>
        <w:t xml:space="preserve"> deberá ser capaz de exponer una interfaz que sea agradable visualmente en múltiples plataformas como celulares, tabletas, televisiones, laptops, computadoras o smartwatches, además de seguir la misma guías de estilos de la identidad corporativa de la empresa y así desarrollar el concepto aplicado al sistema, establecer jerarquías visuales, disponer elementos que ayuden a la ergonomía web, diseñar animaciones o transiciones dentro de la navegación, por otro lado deberá ser atractivo visualmente, entendible, amigable, fácil de usar y navegar a través de elementos gráficos que formen formularios, botones con llamados a la acción definidos </w:t>
      </w:r>
      <w:ins w:id="68" w:author="Autor">
        <w:r w:rsidR="001B26D5">
          <w:rPr>
            <w:rStyle w:val="Ninguno"/>
            <w:rFonts w:ascii="Times New Roman" w:hAnsi="Times New Roman"/>
            <w:lang w:val="es-ES"/>
          </w:rPr>
          <w:t xml:space="preserve">como </w:t>
        </w:r>
      </w:ins>
      <w:del w:id="69" w:author="Autor">
        <w:r w:rsidRPr="00C8224A" w:rsidDel="001B26D5">
          <w:rPr>
            <w:rStyle w:val="Ninguno"/>
            <w:rFonts w:ascii="Times New Roman" w:hAnsi="Times New Roman"/>
            <w:lang w:val="es-ES"/>
          </w:rPr>
          <w:delText>(</w:delText>
        </w:r>
      </w:del>
      <w:r w:rsidRPr="00C8224A">
        <w:rPr>
          <w:rStyle w:val="Ninguno"/>
          <w:rFonts w:ascii="Times New Roman" w:hAnsi="Times New Roman"/>
          <w:lang w:val="es-ES"/>
        </w:rPr>
        <w:t xml:space="preserve">CTA por sus siglas en inglés </w:t>
      </w:r>
      <w:proofErr w:type="spellStart"/>
      <w:ins w:id="70" w:author="Autor">
        <w:r w:rsidR="001B26D5">
          <w:rPr>
            <w:rStyle w:val="Ninguno"/>
            <w:rFonts w:ascii="Times New Roman" w:hAnsi="Times New Roman"/>
            <w:i/>
            <w:iCs/>
            <w:lang w:val="es-ES"/>
          </w:rPr>
          <w:t>c</w:t>
        </w:r>
      </w:ins>
      <w:del w:id="71" w:author="Autor">
        <w:r w:rsidRPr="004F0604" w:rsidDel="001B26D5">
          <w:rPr>
            <w:rStyle w:val="Ninguno"/>
            <w:rFonts w:ascii="Times New Roman" w:hAnsi="Times New Roman"/>
            <w:i/>
            <w:iCs/>
            <w:lang w:val="es-ES"/>
            <w:rPrChange w:id="72" w:author="Autor">
              <w:rPr>
                <w:rStyle w:val="Ninguno"/>
                <w:rFonts w:ascii="Times New Roman" w:hAnsi="Times New Roman"/>
                <w:lang w:val="es-ES"/>
              </w:rPr>
            </w:rPrChange>
          </w:rPr>
          <w:delText>C</w:delText>
        </w:r>
      </w:del>
      <w:r w:rsidRPr="004F0604">
        <w:rPr>
          <w:rStyle w:val="Ninguno"/>
          <w:rFonts w:ascii="Times New Roman" w:hAnsi="Times New Roman"/>
          <w:i/>
          <w:iCs/>
          <w:lang w:val="es-ES"/>
          <w:rPrChange w:id="73" w:author="Autor">
            <w:rPr>
              <w:rStyle w:val="Ninguno"/>
              <w:rFonts w:ascii="Times New Roman" w:hAnsi="Times New Roman"/>
              <w:lang w:val="es-ES"/>
            </w:rPr>
          </w:rPrChange>
        </w:rPr>
        <w:t>all</w:t>
      </w:r>
      <w:proofErr w:type="spellEnd"/>
      <w:r w:rsidRPr="004F0604">
        <w:rPr>
          <w:rStyle w:val="Ninguno"/>
          <w:rFonts w:ascii="Times New Roman" w:hAnsi="Times New Roman"/>
          <w:i/>
          <w:iCs/>
          <w:lang w:val="es-ES"/>
          <w:rPrChange w:id="74" w:author="Autor">
            <w:rPr>
              <w:rStyle w:val="Ninguno"/>
              <w:rFonts w:ascii="Times New Roman" w:hAnsi="Times New Roman"/>
              <w:lang w:val="es-ES"/>
            </w:rPr>
          </w:rPrChange>
        </w:rPr>
        <w:t xml:space="preserve"> to </w:t>
      </w:r>
      <w:proofErr w:type="spellStart"/>
      <w:ins w:id="75" w:author="Autor">
        <w:r w:rsidR="001B26D5">
          <w:rPr>
            <w:rStyle w:val="Ninguno"/>
            <w:rFonts w:ascii="Times New Roman" w:hAnsi="Times New Roman"/>
            <w:i/>
            <w:iCs/>
            <w:lang w:val="es-ES"/>
          </w:rPr>
          <w:t>a</w:t>
        </w:r>
      </w:ins>
      <w:del w:id="76" w:author="Autor">
        <w:r w:rsidRPr="004F0604" w:rsidDel="001B26D5">
          <w:rPr>
            <w:rStyle w:val="Ninguno"/>
            <w:rFonts w:ascii="Times New Roman" w:hAnsi="Times New Roman"/>
            <w:i/>
            <w:iCs/>
            <w:lang w:val="es-ES"/>
            <w:rPrChange w:id="77" w:author="Autor">
              <w:rPr>
                <w:rStyle w:val="Ninguno"/>
                <w:rFonts w:ascii="Times New Roman" w:hAnsi="Times New Roman"/>
                <w:lang w:val="es-ES"/>
              </w:rPr>
            </w:rPrChange>
          </w:rPr>
          <w:delText>A</w:delText>
        </w:r>
      </w:del>
      <w:r w:rsidRPr="004F0604">
        <w:rPr>
          <w:rStyle w:val="Ninguno"/>
          <w:rFonts w:ascii="Times New Roman" w:hAnsi="Times New Roman"/>
          <w:i/>
          <w:iCs/>
          <w:lang w:val="es-ES"/>
          <w:rPrChange w:id="78" w:author="Autor">
            <w:rPr>
              <w:rStyle w:val="Ninguno"/>
              <w:rFonts w:ascii="Times New Roman" w:hAnsi="Times New Roman"/>
              <w:lang w:val="es-ES"/>
            </w:rPr>
          </w:rPrChange>
        </w:rPr>
        <w:t>ction</w:t>
      </w:r>
      <w:proofErr w:type="spellEnd"/>
      <w:del w:id="79" w:author="Autor">
        <w:r w:rsidRPr="00C8224A" w:rsidDel="001B26D5">
          <w:rPr>
            <w:rStyle w:val="Ninguno"/>
            <w:rFonts w:ascii="Times New Roman" w:hAnsi="Times New Roman"/>
            <w:lang w:val="es-ES"/>
          </w:rPr>
          <w:delText>)</w:delText>
        </w:r>
      </w:del>
      <w:r w:rsidRPr="00C8224A">
        <w:rPr>
          <w:rStyle w:val="Ninguno"/>
          <w:rFonts w:ascii="Times New Roman" w:hAnsi="Times New Roman"/>
          <w:lang w:val="es-ES"/>
        </w:rPr>
        <w:t xml:space="preserve">, textos informativos, manifiestos de testimonios, comunicación de los servicios a través de iconografía, pasos del proceso, banners, formularios, </w:t>
      </w:r>
      <w:proofErr w:type="spellStart"/>
      <w:r w:rsidRPr="00C8224A">
        <w:rPr>
          <w:rStyle w:val="Ninguno"/>
          <w:rFonts w:ascii="Times New Roman" w:hAnsi="Times New Roman"/>
          <w:lang w:val="es-ES"/>
        </w:rPr>
        <w:t>slides</w:t>
      </w:r>
      <w:proofErr w:type="spellEnd"/>
      <w:r w:rsidRPr="00C8224A">
        <w:rPr>
          <w:rStyle w:val="Ninguno"/>
          <w:rFonts w:ascii="Times New Roman" w:hAnsi="Times New Roman"/>
          <w:lang w:val="es-ES"/>
        </w:rPr>
        <w:t xml:space="preserve">, descargas de contenido, fotografías, etc. </w:t>
      </w:r>
    </w:p>
    <w:p w14:paraId="082C5329" w14:textId="77777777" w:rsidR="00A166E2" w:rsidRPr="00C8224A" w:rsidRDefault="00A166E2" w:rsidP="00171884">
      <w:pPr>
        <w:pStyle w:val="Cuerpo"/>
        <w:spacing w:line="360" w:lineRule="auto"/>
        <w:rPr>
          <w:rStyle w:val="Ninguno"/>
          <w:rFonts w:ascii="Times New Roman" w:eastAsia="Times New Roman" w:hAnsi="Times New Roman" w:cs="Times New Roman"/>
          <w:lang w:val="es-ES"/>
        </w:rPr>
      </w:pPr>
    </w:p>
    <w:p w14:paraId="277EFA6D" w14:textId="77777777" w:rsidR="00A166E2" w:rsidRPr="00C8224A" w:rsidRDefault="00C767A0" w:rsidP="00171884">
      <w:pPr>
        <w:pStyle w:val="Cuerpo"/>
        <w:spacing w:line="360" w:lineRule="auto"/>
        <w:rPr>
          <w:rStyle w:val="Ninguno"/>
          <w:rFonts w:ascii="Times New Roman" w:eastAsia="Times New Roman" w:hAnsi="Times New Roman" w:cs="Times New Roman"/>
          <w:lang w:val="es-ES"/>
        </w:rPr>
      </w:pPr>
      <w:r w:rsidRPr="00C8224A">
        <w:rPr>
          <w:rStyle w:val="Ninguno"/>
          <w:rFonts w:ascii="Times New Roman" w:hAnsi="Times New Roman"/>
          <w:b/>
          <w:bCs/>
          <w:lang w:val="es-ES"/>
        </w:rPr>
        <w:t>El proceso para el desarrollo de software o web</w:t>
      </w:r>
      <w:r w:rsidRPr="00C8224A">
        <w:rPr>
          <w:rStyle w:val="Ninguno"/>
          <w:rFonts w:ascii="Times New Roman" w:eastAsia="Times New Roman" w:hAnsi="Times New Roman" w:cs="Times New Roman"/>
          <w:b/>
          <w:bCs/>
          <w:i/>
          <w:iCs/>
          <w:sz w:val="22"/>
          <w:szCs w:val="22"/>
          <w:lang w:val="es-ES"/>
        </w:rPr>
        <w:br/>
      </w:r>
      <w:r w:rsidRPr="00C8224A">
        <w:rPr>
          <w:rStyle w:val="Ninguno"/>
          <w:rFonts w:ascii="Times New Roman" w:hAnsi="Times New Roman"/>
          <w:lang w:val="es-ES"/>
        </w:rPr>
        <w:t xml:space="preserve">A través de los </w:t>
      </w:r>
      <w:commentRangeStart w:id="80"/>
      <w:r w:rsidRPr="00C8224A">
        <w:rPr>
          <w:rStyle w:val="Ninguno"/>
          <w:rFonts w:ascii="Times New Roman" w:hAnsi="Times New Roman"/>
          <w:lang w:val="es-ES"/>
        </w:rPr>
        <w:t xml:space="preserve">años su servidora </w:t>
      </w:r>
      <w:commentRangeEnd w:id="80"/>
      <w:r w:rsidR="001B26D5">
        <w:rPr>
          <w:rStyle w:val="Refdecomentario"/>
          <w:rFonts w:ascii="Times New Roman" w:eastAsia="Arial Unicode MS" w:hAnsi="Times New Roman" w:cs="Times New Roman"/>
          <w:color w:val="auto"/>
          <w:lang w:val="en-US"/>
        </w:rPr>
        <w:commentReference w:id="80"/>
      </w:r>
      <w:r w:rsidRPr="00C8224A">
        <w:rPr>
          <w:rStyle w:val="Ninguno"/>
          <w:rFonts w:ascii="Times New Roman" w:hAnsi="Times New Roman"/>
          <w:lang w:val="es-ES"/>
        </w:rPr>
        <w:t xml:space="preserve">ha tenido la oportunidad de trabajar con múltiples proyectos, estudios de software y agencias de marketing en la construcción y concepción de desarrollos de software, a veces construidos a partir de la intención de ser páginas web, sistemas internos, puntos de venta, plataforma de cursos, en fin; distintos sistemas de software que buscan solucionar una necesidad en concreto, en su </w:t>
      </w:r>
      <w:r w:rsidRPr="00C8224A">
        <w:rPr>
          <w:rStyle w:val="Ninguno"/>
          <w:rFonts w:ascii="Times New Roman" w:hAnsi="Times New Roman"/>
          <w:lang w:val="es-ES"/>
        </w:rPr>
        <w:lastRenderedPageBreak/>
        <w:t xml:space="preserve">mayoría, generar una conversión económica a cambio de un producto como </w:t>
      </w:r>
      <w:proofErr w:type="spellStart"/>
      <w:r w:rsidRPr="004F0604">
        <w:rPr>
          <w:rStyle w:val="Ninguno"/>
          <w:rFonts w:ascii="Times New Roman" w:hAnsi="Times New Roman"/>
          <w:i/>
          <w:iCs/>
          <w:lang w:val="es-ES"/>
          <w:rPrChange w:id="81" w:author="Autor">
            <w:rPr>
              <w:rStyle w:val="Ninguno"/>
              <w:rFonts w:ascii="Times New Roman" w:hAnsi="Times New Roman"/>
              <w:lang w:val="es-ES"/>
            </w:rPr>
          </w:rPrChange>
        </w:rPr>
        <w:t>ecommerce</w:t>
      </w:r>
      <w:proofErr w:type="spellEnd"/>
      <w:r w:rsidRPr="00C8224A">
        <w:rPr>
          <w:rStyle w:val="Ninguno"/>
          <w:rFonts w:ascii="Times New Roman" w:hAnsi="Times New Roman"/>
          <w:lang w:val="es-ES"/>
        </w:rPr>
        <w:t xml:space="preserve"> o un servicio a prestar.</w:t>
      </w:r>
    </w:p>
    <w:p w14:paraId="4D59F9B8" w14:textId="77777777" w:rsidR="00A166E2" w:rsidRPr="00C8224A" w:rsidRDefault="00C767A0" w:rsidP="00171884">
      <w:pPr>
        <w:pStyle w:val="Cuerpo"/>
        <w:spacing w:line="360" w:lineRule="auto"/>
        <w:rPr>
          <w:rStyle w:val="Ninguno"/>
          <w:rFonts w:ascii="Times New Roman" w:eastAsia="Times New Roman" w:hAnsi="Times New Roman" w:cs="Times New Roman"/>
          <w:lang w:val="es-ES"/>
        </w:rPr>
      </w:pPr>
      <w:r w:rsidRPr="00C8224A">
        <w:rPr>
          <w:rStyle w:val="Ninguno"/>
          <w:rFonts w:ascii="Times New Roman" w:eastAsia="Times New Roman" w:hAnsi="Times New Roman" w:cs="Times New Roman"/>
          <w:lang w:val="es-ES"/>
        </w:rPr>
        <w:br/>
      </w:r>
    </w:p>
    <w:p w14:paraId="0FCDE4AF" w14:textId="164B885A" w:rsidR="00A166E2" w:rsidRPr="00C8224A" w:rsidRDefault="00C767A0" w:rsidP="00171884">
      <w:pPr>
        <w:pStyle w:val="Cuerpo"/>
        <w:spacing w:line="360" w:lineRule="auto"/>
        <w:rPr>
          <w:rStyle w:val="Ninguno"/>
          <w:rFonts w:ascii="Times New Roman" w:eastAsia="Times New Roman" w:hAnsi="Times New Roman" w:cs="Times New Roman"/>
          <w:lang w:val="es-ES"/>
        </w:rPr>
      </w:pPr>
      <w:r w:rsidRPr="00C8224A">
        <w:rPr>
          <w:rStyle w:val="Ninguno"/>
          <w:rFonts w:ascii="Times New Roman" w:hAnsi="Times New Roman"/>
          <w:b/>
          <w:bCs/>
          <w:i/>
          <w:iCs/>
          <w:sz w:val="22"/>
          <w:szCs w:val="22"/>
          <w:lang w:val="es-ES"/>
        </w:rPr>
        <w:t>El paso a paso</w:t>
      </w:r>
      <w:r w:rsidRPr="00C8224A">
        <w:rPr>
          <w:rStyle w:val="Ninguno"/>
          <w:rFonts w:ascii="Times New Roman" w:eastAsia="Times New Roman" w:hAnsi="Times New Roman" w:cs="Times New Roman"/>
          <w:b/>
          <w:bCs/>
          <w:i/>
          <w:iCs/>
          <w:sz w:val="22"/>
          <w:szCs w:val="22"/>
          <w:lang w:val="es-ES"/>
        </w:rPr>
        <w:br/>
      </w:r>
      <w:r w:rsidRPr="00C8224A">
        <w:rPr>
          <w:rStyle w:val="Ninguno"/>
          <w:rFonts w:ascii="Times New Roman" w:hAnsi="Times New Roman"/>
          <w:lang w:val="es-ES"/>
        </w:rPr>
        <w:t xml:space="preserve">Para la concepción y construcción de un desarrollo como los anteriores se ha recurrido a distintas metodologías ágiles, como las ya mencionadas como SCRUM; en la práctica de </w:t>
      </w:r>
      <w:r w:rsidRPr="004F0604">
        <w:rPr>
          <w:rStyle w:val="Ninguno"/>
          <w:rFonts w:ascii="Times New Roman" w:hAnsi="Times New Roman"/>
          <w:highlight w:val="yellow"/>
          <w:lang w:val="es-ES"/>
          <w:rPrChange w:id="82" w:author="Autor">
            <w:rPr>
              <w:rStyle w:val="Ninguno"/>
              <w:rFonts w:ascii="Times New Roman" w:hAnsi="Times New Roman"/>
              <w:lang w:val="es-ES"/>
            </w:rPr>
          </w:rPrChange>
        </w:rPr>
        <w:t>su servidora</w:t>
      </w:r>
      <w:r w:rsidRPr="00C8224A">
        <w:rPr>
          <w:rStyle w:val="Ninguno"/>
          <w:rFonts w:ascii="Times New Roman" w:hAnsi="Times New Roman"/>
          <w:lang w:val="es-ES"/>
        </w:rPr>
        <w:t xml:space="preserve"> se ha aplicado una aprobada por la certificación CMMI-SVC nivel 3 que conoció durante 2015 buscando mejores prácticas en una empresa en la que colaboraba; misma que ha fusionado buscando mejores resultados en nuevas colaboraciones; involucrando al cliente como líder de proyecto y a un </w:t>
      </w:r>
      <w:ins w:id="83" w:author="Autor">
        <w:r w:rsidR="001B26D5" w:rsidRPr="004F0604">
          <w:rPr>
            <w:rStyle w:val="Ninguno"/>
            <w:rFonts w:ascii="Times New Roman" w:hAnsi="Times New Roman"/>
            <w:i/>
            <w:iCs/>
            <w:lang w:val="es-ES"/>
            <w:rPrChange w:id="84" w:author="Autor">
              <w:rPr>
                <w:rStyle w:val="Ninguno"/>
                <w:rFonts w:ascii="Times New Roman" w:hAnsi="Times New Roman"/>
                <w:lang w:val="es-ES"/>
              </w:rPr>
            </w:rPrChange>
          </w:rPr>
          <w:t>SCRUM</w:t>
        </w:r>
        <w:r w:rsidR="001B26D5" w:rsidRPr="004F0604" w:rsidDel="001B26D5">
          <w:rPr>
            <w:rStyle w:val="Ninguno"/>
            <w:rFonts w:ascii="Times New Roman" w:hAnsi="Times New Roman"/>
            <w:i/>
            <w:iCs/>
            <w:lang w:val="es-ES"/>
            <w:rPrChange w:id="85" w:author="Autor">
              <w:rPr>
                <w:rStyle w:val="Ninguno"/>
                <w:rFonts w:ascii="Times New Roman" w:hAnsi="Times New Roman"/>
                <w:lang w:val="es-ES"/>
              </w:rPr>
            </w:rPrChange>
          </w:rPr>
          <w:t xml:space="preserve"> </w:t>
        </w:r>
      </w:ins>
      <w:del w:id="86" w:author="Autor">
        <w:r w:rsidRPr="004F0604" w:rsidDel="001B26D5">
          <w:rPr>
            <w:rStyle w:val="Ninguno"/>
            <w:rFonts w:ascii="Times New Roman" w:hAnsi="Times New Roman"/>
            <w:i/>
            <w:iCs/>
            <w:lang w:val="es-ES"/>
            <w:rPrChange w:id="87" w:author="Autor">
              <w:rPr>
                <w:rStyle w:val="Ninguno"/>
                <w:rFonts w:ascii="Times New Roman" w:hAnsi="Times New Roman"/>
                <w:lang w:val="es-ES"/>
              </w:rPr>
            </w:rPrChange>
          </w:rPr>
          <w:delText xml:space="preserve">scrum </w:delText>
        </w:r>
      </w:del>
      <w:r w:rsidRPr="004F0604">
        <w:rPr>
          <w:rStyle w:val="Ninguno"/>
          <w:rFonts w:ascii="Times New Roman" w:hAnsi="Times New Roman"/>
          <w:i/>
          <w:iCs/>
          <w:lang w:val="es-ES"/>
          <w:rPrChange w:id="88" w:author="Autor">
            <w:rPr>
              <w:rStyle w:val="Ninguno"/>
              <w:rFonts w:ascii="Times New Roman" w:hAnsi="Times New Roman"/>
              <w:lang w:val="es-ES"/>
            </w:rPr>
          </w:rPrChange>
        </w:rPr>
        <w:t>master</w:t>
      </w:r>
      <w:r w:rsidRPr="00C8224A">
        <w:rPr>
          <w:rStyle w:val="Ninguno"/>
          <w:rFonts w:ascii="Times New Roman" w:hAnsi="Times New Roman"/>
          <w:lang w:val="es-ES"/>
        </w:rPr>
        <w:t xml:space="preserve"> como líder del desarrollo; esta consistía en pasos básicos:</w:t>
      </w:r>
    </w:p>
    <w:p w14:paraId="68CAC312" w14:textId="77777777" w:rsidR="00A166E2" w:rsidRPr="00C8224A" w:rsidRDefault="00C767A0" w:rsidP="00171884">
      <w:pPr>
        <w:pStyle w:val="Cuerpo"/>
        <w:numPr>
          <w:ilvl w:val="0"/>
          <w:numId w:val="6"/>
        </w:numPr>
        <w:spacing w:line="360" w:lineRule="auto"/>
        <w:rPr>
          <w:rFonts w:ascii="Times New Roman" w:hAnsi="Times New Roman"/>
          <w:lang w:val="es-ES"/>
        </w:rPr>
      </w:pPr>
      <w:r w:rsidRPr="00C8224A">
        <w:rPr>
          <w:rFonts w:ascii="Times New Roman" w:hAnsi="Times New Roman"/>
          <w:lang w:val="es-ES"/>
        </w:rPr>
        <w:t>An</w:t>
      </w:r>
      <w:r w:rsidRPr="00C8224A">
        <w:rPr>
          <w:rStyle w:val="Ninguno"/>
          <w:rFonts w:ascii="Times New Roman" w:hAnsi="Times New Roman"/>
          <w:lang w:val="es-ES"/>
        </w:rPr>
        <w:t>á</w:t>
      </w:r>
      <w:r w:rsidRPr="00C8224A">
        <w:rPr>
          <w:rFonts w:ascii="Times New Roman" w:hAnsi="Times New Roman"/>
          <w:lang w:val="es-ES"/>
        </w:rPr>
        <w:t>lisis del desarrollo</w:t>
      </w:r>
      <w:r w:rsidRPr="00C8224A">
        <w:rPr>
          <w:rFonts w:ascii="Times New Roman" w:eastAsia="Times New Roman" w:hAnsi="Times New Roman" w:cs="Times New Roman"/>
          <w:lang w:val="es-ES"/>
        </w:rPr>
        <w:br/>
      </w:r>
      <w:r w:rsidRPr="00C8224A">
        <w:rPr>
          <w:rFonts w:ascii="Times New Roman" w:hAnsi="Times New Roman"/>
          <w:lang w:val="es-ES"/>
        </w:rPr>
        <w:t>En esta etapa el cliente externa todas las necesidades detectadas que se pretende resolver, definir los objetivos principales del proyecto, principales llamados a la acci</w:t>
      </w:r>
      <w:r w:rsidRPr="00C8224A">
        <w:rPr>
          <w:rStyle w:val="Ninguno"/>
          <w:rFonts w:ascii="Times New Roman" w:hAnsi="Times New Roman"/>
          <w:lang w:val="es-ES"/>
        </w:rPr>
        <w:t>ó</w:t>
      </w:r>
      <w:r w:rsidRPr="00C8224A">
        <w:rPr>
          <w:rFonts w:ascii="Times New Roman" w:hAnsi="Times New Roman"/>
          <w:lang w:val="es-ES"/>
        </w:rPr>
        <w:t>n (CTA), identificar elementos a destacar en la comunicaci</w:t>
      </w:r>
      <w:r w:rsidRPr="00C8224A">
        <w:rPr>
          <w:rStyle w:val="Ninguno"/>
          <w:rFonts w:ascii="Times New Roman" w:hAnsi="Times New Roman"/>
          <w:lang w:val="es-ES"/>
        </w:rPr>
        <w:t>ó</w:t>
      </w:r>
      <w:r w:rsidRPr="00C8224A">
        <w:rPr>
          <w:rFonts w:ascii="Times New Roman" w:hAnsi="Times New Roman"/>
          <w:lang w:val="es-ES"/>
        </w:rPr>
        <w:t>n (producto, servicio, acci</w:t>
      </w:r>
      <w:r w:rsidRPr="00C8224A">
        <w:rPr>
          <w:rStyle w:val="Ninguno"/>
          <w:rFonts w:ascii="Times New Roman" w:hAnsi="Times New Roman"/>
          <w:lang w:val="es-ES"/>
        </w:rPr>
        <w:t>ó</w:t>
      </w:r>
      <w:r w:rsidRPr="00C8224A">
        <w:rPr>
          <w:rFonts w:ascii="Times New Roman" w:hAnsi="Times New Roman"/>
          <w:lang w:val="es-ES"/>
        </w:rPr>
        <w:t xml:space="preserve">n a realizar, </w:t>
      </w:r>
      <w:proofErr w:type="spellStart"/>
      <w:r w:rsidRPr="00C8224A">
        <w:rPr>
          <w:rFonts w:ascii="Times New Roman" w:hAnsi="Times New Roman"/>
          <w:lang w:val="es-ES"/>
        </w:rPr>
        <w:t>etc</w:t>
      </w:r>
      <w:proofErr w:type="spellEnd"/>
      <w:r w:rsidRPr="00C8224A">
        <w:rPr>
          <w:rFonts w:ascii="Times New Roman" w:hAnsi="Times New Roman"/>
          <w:lang w:val="es-ES"/>
        </w:rPr>
        <w:t>), ordenar, clasificar o agrupar toda la informaci</w:t>
      </w:r>
      <w:r w:rsidRPr="00C8224A">
        <w:rPr>
          <w:rStyle w:val="Ninguno"/>
          <w:rFonts w:ascii="Times New Roman" w:hAnsi="Times New Roman"/>
          <w:lang w:val="es-ES"/>
        </w:rPr>
        <w:t>ó</w:t>
      </w:r>
      <w:r w:rsidRPr="00C8224A">
        <w:rPr>
          <w:rFonts w:ascii="Times New Roman" w:hAnsi="Times New Roman"/>
          <w:lang w:val="es-ES"/>
        </w:rPr>
        <w:t>n disponible que ayude a la realizaci</w:t>
      </w:r>
      <w:r w:rsidRPr="00C8224A">
        <w:rPr>
          <w:rStyle w:val="Ninguno"/>
          <w:rFonts w:ascii="Times New Roman" w:hAnsi="Times New Roman"/>
          <w:lang w:val="es-ES"/>
        </w:rPr>
        <w:t>ó</w:t>
      </w:r>
      <w:r w:rsidRPr="00C8224A">
        <w:rPr>
          <w:rFonts w:ascii="Times New Roman" w:hAnsi="Times New Roman"/>
          <w:lang w:val="es-ES"/>
        </w:rPr>
        <w:t>n del proyecto; recabar el material gr</w:t>
      </w:r>
      <w:r w:rsidRPr="00C8224A">
        <w:rPr>
          <w:rStyle w:val="Ninguno"/>
          <w:rFonts w:ascii="Times New Roman" w:hAnsi="Times New Roman"/>
          <w:lang w:val="es-ES"/>
        </w:rPr>
        <w:t>á</w:t>
      </w:r>
      <w:r w:rsidRPr="00C8224A">
        <w:rPr>
          <w:rFonts w:ascii="Times New Roman" w:hAnsi="Times New Roman"/>
          <w:lang w:val="es-ES"/>
        </w:rPr>
        <w:t>fico que ya poseen, establecer el mercado meta al que va dirigido el proyecto, descubrir la misi</w:t>
      </w:r>
      <w:r w:rsidRPr="00C8224A">
        <w:rPr>
          <w:rStyle w:val="Ninguno"/>
          <w:rFonts w:ascii="Times New Roman" w:hAnsi="Times New Roman"/>
          <w:lang w:val="es-ES"/>
        </w:rPr>
        <w:t>ó</w:t>
      </w:r>
      <w:r w:rsidRPr="00C8224A">
        <w:rPr>
          <w:rFonts w:ascii="Times New Roman" w:hAnsi="Times New Roman"/>
          <w:lang w:val="es-ES"/>
        </w:rPr>
        <w:t>n, visi</w:t>
      </w:r>
      <w:r w:rsidRPr="00C8224A">
        <w:rPr>
          <w:rStyle w:val="Ninguno"/>
          <w:rFonts w:ascii="Times New Roman" w:hAnsi="Times New Roman"/>
          <w:lang w:val="es-ES"/>
        </w:rPr>
        <w:t>ó</w:t>
      </w:r>
      <w:r w:rsidRPr="00C8224A">
        <w:rPr>
          <w:rFonts w:ascii="Times New Roman" w:hAnsi="Times New Roman"/>
          <w:lang w:val="es-ES"/>
        </w:rPr>
        <w:t>n y filosof</w:t>
      </w:r>
      <w:r w:rsidRPr="00C8224A">
        <w:rPr>
          <w:rStyle w:val="Ninguno"/>
          <w:rFonts w:ascii="Times New Roman" w:hAnsi="Times New Roman"/>
          <w:lang w:val="es-ES"/>
        </w:rPr>
        <w:t>í</w:t>
      </w:r>
      <w:r w:rsidRPr="00C8224A">
        <w:rPr>
          <w:rFonts w:ascii="Times New Roman" w:hAnsi="Times New Roman"/>
          <w:lang w:val="es-ES"/>
        </w:rPr>
        <w:t xml:space="preserve">a de la empresa, conocer el punto diferenciador que existe entre la empresa con respecto a las otras; a la par de esto se realiza un benchmarking para comparar y conocer estrategias que hacen otras empresas como competencia o como objetivo </w:t>
      </w:r>
      <w:proofErr w:type="spellStart"/>
      <w:r w:rsidRPr="00C8224A">
        <w:rPr>
          <w:rFonts w:ascii="Times New Roman" w:hAnsi="Times New Roman"/>
          <w:lang w:val="es-ES"/>
        </w:rPr>
        <w:t>aspiracional</w:t>
      </w:r>
      <w:proofErr w:type="spellEnd"/>
      <w:r w:rsidRPr="00C8224A">
        <w:rPr>
          <w:rFonts w:ascii="Times New Roman" w:hAnsi="Times New Roman"/>
          <w:lang w:val="es-ES"/>
        </w:rPr>
        <w:t>; en general cualquier informaci</w:t>
      </w:r>
      <w:r w:rsidRPr="00C8224A">
        <w:rPr>
          <w:rStyle w:val="Ninguno"/>
          <w:rFonts w:ascii="Times New Roman" w:hAnsi="Times New Roman"/>
          <w:lang w:val="es-ES"/>
        </w:rPr>
        <w:t>ó</w:t>
      </w:r>
      <w:r w:rsidRPr="00C8224A">
        <w:rPr>
          <w:rFonts w:ascii="Times New Roman" w:hAnsi="Times New Roman"/>
          <w:lang w:val="es-ES"/>
        </w:rPr>
        <w:t xml:space="preserve">n que comunique o transmita adecuadamente los objetivos establecidos. </w:t>
      </w:r>
      <w:r w:rsidRPr="00C8224A">
        <w:rPr>
          <w:rFonts w:ascii="Times New Roman" w:eastAsia="Times New Roman" w:hAnsi="Times New Roman" w:cs="Times New Roman"/>
          <w:lang w:val="es-ES"/>
        </w:rPr>
        <w:br/>
      </w:r>
      <w:r w:rsidRPr="00C8224A">
        <w:rPr>
          <w:rFonts w:ascii="Times New Roman" w:hAnsi="Times New Roman"/>
          <w:lang w:val="es-ES"/>
        </w:rPr>
        <w:t>En esta etapa suelen involucrarse el cliente y el dise</w:t>
      </w:r>
      <w:r w:rsidRPr="00C8224A">
        <w:rPr>
          <w:rStyle w:val="Ninguno"/>
          <w:rFonts w:ascii="Times New Roman" w:hAnsi="Times New Roman"/>
          <w:lang w:val="es-ES"/>
        </w:rPr>
        <w:t>ñ</w:t>
      </w:r>
      <w:r w:rsidRPr="00C8224A">
        <w:rPr>
          <w:rFonts w:ascii="Times New Roman" w:hAnsi="Times New Roman"/>
          <w:lang w:val="es-ES"/>
        </w:rPr>
        <w:t>ador UX, con el fin de que el UX conozca y se sensibilice con el usuario y tome decisiones para transmitir al dise</w:t>
      </w:r>
      <w:r w:rsidRPr="00C8224A">
        <w:rPr>
          <w:rStyle w:val="Ninguno"/>
          <w:rFonts w:ascii="Times New Roman" w:hAnsi="Times New Roman"/>
          <w:lang w:val="es-ES"/>
        </w:rPr>
        <w:t>ñ</w:t>
      </w:r>
      <w:r w:rsidRPr="00C8224A">
        <w:rPr>
          <w:rFonts w:ascii="Times New Roman" w:hAnsi="Times New Roman"/>
          <w:lang w:val="es-ES"/>
        </w:rPr>
        <w:t>ador UI</w:t>
      </w:r>
      <w:r w:rsidRPr="00C8224A">
        <w:rPr>
          <w:rFonts w:ascii="Times New Roman" w:eastAsia="Times New Roman" w:hAnsi="Times New Roman" w:cs="Times New Roman"/>
          <w:lang w:val="es-ES"/>
        </w:rPr>
        <w:br/>
      </w:r>
    </w:p>
    <w:p w14:paraId="45AA7DE7" w14:textId="77777777" w:rsidR="00A166E2" w:rsidRPr="00C8224A" w:rsidRDefault="00C767A0" w:rsidP="00171884">
      <w:pPr>
        <w:pStyle w:val="Cuerpo"/>
        <w:numPr>
          <w:ilvl w:val="0"/>
          <w:numId w:val="6"/>
        </w:numPr>
        <w:spacing w:line="360" w:lineRule="auto"/>
        <w:rPr>
          <w:rFonts w:ascii="Times New Roman" w:hAnsi="Times New Roman"/>
          <w:lang w:val="es-ES"/>
        </w:rPr>
      </w:pPr>
      <w:r w:rsidRPr="00C8224A">
        <w:rPr>
          <w:rFonts w:ascii="Times New Roman" w:hAnsi="Times New Roman"/>
          <w:lang w:val="es-ES"/>
        </w:rPr>
        <w:t>Prototipo o dise</w:t>
      </w:r>
      <w:r w:rsidRPr="00C8224A">
        <w:rPr>
          <w:rStyle w:val="Ninguno"/>
          <w:rFonts w:ascii="Times New Roman" w:hAnsi="Times New Roman"/>
          <w:lang w:val="es-ES"/>
        </w:rPr>
        <w:t>ñ</w:t>
      </w:r>
      <w:r w:rsidRPr="00C8224A">
        <w:rPr>
          <w:rFonts w:ascii="Times New Roman" w:hAnsi="Times New Roman"/>
          <w:lang w:val="es-ES"/>
        </w:rPr>
        <w:t>o</w:t>
      </w:r>
      <w:r w:rsidRPr="00C8224A">
        <w:rPr>
          <w:rFonts w:ascii="Times New Roman" w:eastAsia="Times New Roman" w:hAnsi="Times New Roman" w:cs="Times New Roman"/>
          <w:lang w:val="es-ES"/>
        </w:rPr>
        <w:br/>
      </w:r>
      <w:r w:rsidRPr="00C8224A">
        <w:rPr>
          <w:rFonts w:ascii="Times New Roman" w:hAnsi="Times New Roman"/>
          <w:lang w:val="es-ES"/>
        </w:rPr>
        <w:t>La etapa de prototipo o dise</w:t>
      </w:r>
      <w:r w:rsidRPr="00C8224A">
        <w:rPr>
          <w:rStyle w:val="Ninguno"/>
          <w:rFonts w:ascii="Times New Roman" w:hAnsi="Times New Roman"/>
          <w:lang w:val="es-ES"/>
        </w:rPr>
        <w:t>ñ</w:t>
      </w:r>
      <w:r w:rsidRPr="00C8224A">
        <w:rPr>
          <w:rFonts w:ascii="Times New Roman" w:hAnsi="Times New Roman"/>
          <w:lang w:val="es-ES"/>
        </w:rPr>
        <w:t>o se involucra el perfil de dise</w:t>
      </w:r>
      <w:r w:rsidRPr="00C8224A">
        <w:rPr>
          <w:rStyle w:val="Ninguno"/>
          <w:rFonts w:ascii="Times New Roman" w:hAnsi="Times New Roman"/>
          <w:lang w:val="es-ES"/>
        </w:rPr>
        <w:t>ñ</w:t>
      </w:r>
      <w:r w:rsidRPr="00C8224A">
        <w:rPr>
          <w:rFonts w:ascii="Times New Roman" w:hAnsi="Times New Roman"/>
          <w:lang w:val="es-ES"/>
        </w:rPr>
        <w:t xml:space="preserve">ador UI en conjunto con el perfil UX con </w:t>
      </w:r>
      <w:proofErr w:type="spellStart"/>
      <w:r w:rsidRPr="00C8224A">
        <w:rPr>
          <w:rFonts w:ascii="Times New Roman" w:hAnsi="Times New Roman"/>
          <w:lang w:val="es-ES"/>
        </w:rPr>
        <w:t>feedback</w:t>
      </w:r>
      <w:proofErr w:type="spellEnd"/>
      <w:r w:rsidRPr="00C8224A">
        <w:rPr>
          <w:rFonts w:ascii="Times New Roman" w:hAnsi="Times New Roman"/>
          <w:lang w:val="es-ES"/>
        </w:rPr>
        <w:t xml:space="preserve"> y validaciones del cliente.</w:t>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hAnsi="Times New Roman"/>
          <w:lang w:val="es-ES"/>
        </w:rPr>
        <w:t>Para comenzar todo el proyecto gr</w:t>
      </w:r>
      <w:r w:rsidRPr="00C8224A">
        <w:rPr>
          <w:rStyle w:val="Ninguno"/>
          <w:rFonts w:ascii="Times New Roman" w:hAnsi="Times New Roman"/>
          <w:lang w:val="es-ES"/>
        </w:rPr>
        <w:t>á</w:t>
      </w:r>
      <w:r w:rsidRPr="00C8224A">
        <w:rPr>
          <w:rFonts w:ascii="Times New Roman" w:hAnsi="Times New Roman"/>
          <w:lang w:val="es-ES"/>
        </w:rPr>
        <w:t>ficamente se empezar</w:t>
      </w:r>
      <w:r w:rsidRPr="00C8224A">
        <w:rPr>
          <w:rStyle w:val="Ninguno"/>
          <w:rFonts w:ascii="Times New Roman" w:hAnsi="Times New Roman"/>
          <w:lang w:val="es-ES"/>
        </w:rPr>
        <w:t xml:space="preserve">á </w:t>
      </w:r>
      <w:r w:rsidRPr="00C8224A">
        <w:rPr>
          <w:rFonts w:ascii="Times New Roman" w:hAnsi="Times New Roman"/>
          <w:lang w:val="es-ES"/>
        </w:rPr>
        <w:t xml:space="preserve">a concebir el </w:t>
      </w:r>
      <w:proofErr w:type="spellStart"/>
      <w:r w:rsidRPr="00C8224A">
        <w:rPr>
          <w:rFonts w:ascii="Times New Roman" w:hAnsi="Times New Roman"/>
          <w:lang w:val="es-ES"/>
        </w:rPr>
        <w:t>index</w:t>
      </w:r>
      <w:proofErr w:type="spellEnd"/>
      <w:r w:rsidRPr="00C8224A">
        <w:rPr>
          <w:rFonts w:ascii="Times New Roman" w:hAnsi="Times New Roman"/>
          <w:lang w:val="es-ES"/>
        </w:rPr>
        <w:t xml:space="preserve">, </w:t>
      </w:r>
      <w:r w:rsidRPr="00C8224A">
        <w:rPr>
          <w:rStyle w:val="Ninguno"/>
          <w:rFonts w:ascii="Times New Roman" w:hAnsi="Times New Roman"/>
          <w:lang w:val="es-ES"/>
        </w:rPr>
        <w:t>“</w:t>
      </w:r>
      <w:r w:rsidRPr="00C8224A">
        <w:rPr>
          <w:rFonts w:ascii="Times New Roman" w:hAnsi="Times New Roman"/>
          <w:lang w:val="es-ES"/>
        </w:rPr>
        <w:t>home page</w:t>
      </w:r>
      <w:r w:rsidRPr="00C8224A">
        <w:rPr>
          <w:rStyle w:val="Ninguno"/>
          <w:rFonts w:ascii="Times New Roman" w:hAnsi="Times New Roman"/>
          <w:lang w:val="es-ES"/>
        </w:rPr>
        <w:t>”</w:t>
      </w:r>
      <w:r w:rsidRPr="00C8224A">
        <w:rPr>
          <w:rFonts w:ascii="Times New Roman" w:hAnsi="Times New Roman"/>
          <w:lang w:val="es-ES"/>
        </w:rPr>
        <w:t xml:space="preserve">, inicio o </w:t>
      </w:r>
      <w:proofErr w:type="spellStart"/>
      <w:r w:rsidRPr="00C8224A">
        <w:rPr>
          <w:rFonts w:ascii="Times New Roman" w:hAnsi="Times New Roman"/>
          <w:lang w:val="es-ES"/>
        </w:rPr>
        <w:t>dashboard</w:t>
      </w:r>
      <w:proofErr w:type="spellEnd"/>
      <w:r w:rsidRPr="00C8224A">
        <w:rPr>
          <w:rFonts w:ascii="Times New Roman" w:hAnsi="Times New Roman"/>
          <w:lang w:val="es-ES"/>
        </w:rPr>
        <w:t>; el primer paso ser</w:t>
      </w:r>
      <w:r w:rsidRPr="00C8224A">
        <w:rPr>
          <w:rStyle w:val="Ninguno"/>
          <w:rFonts w:ascii="Times New Roman" w:hAnsi="Times New Roman"/>
          <w:lang w:val="es-ES"/>
        </w:rPr>
        <w:t xml:space="preserve">á </w:t>
      </w:r>
      <w:r w:rsidRPr="00C8224A">
        <w:rPr>
          <w:rFonts w:ascii="Times New Roman" w:hAnsi="Times New Roman"/>
          <w:lang w:val="es-ES"/>
        </w:rPr>
        <w:t>identificar las partes a comunicar o de las que se tiene intenci</w:t>
      </w:r>
      <w:r w:rsidRPr="00C8224A">
        <w:rPr>
          <w:rStyle w:val="Ninguno"/>
          <w:rFonts w:ascii="Times New Roman" w:hAnsi="Times New Roman"/>
          <w:lang w:val="es-ES"/>
        </w:rPr>
        <w:t>ó</w:t>
      </w:r>
      <w:r w:rsidRPr="00C8224A">
        <w:rPr>
          <w:rFonts w:ascii="Times New Roman" w:hAnsi="Times New Roman"/>
          <w:lang w:val="es-ES"/>
        </w:rPr>
        <w:t xml:space="preserve">n de </w:t>
      </w:r>
      <w:r w:rsidRPr="00C8224A">
        <w:rPr>
          <w:rFonts w:ascii="Times New Roman" w:hAnsi="Times New Roman"/>
          <w:lang w:val="es-ES"/>
        </w:rPr>
        <w:lastRenderedPageBreak/>
        <w:t>colocar, esto a trav</w:t>
      </w:r>
      <w:r w:rsidRPr="00C8224A">
        <w:rPr>
          <w:rStyle w:val="Ninguno"/>
          <w:rFonts w:ascii="Times New Roman" w:hAnsi="Times New Roman"/>
          <w:lang w:val="es-ES"/>
        </w:rPr>
        <w:t>é</w:t>
      </w:r>
      <w:r w:rsidRPr="00C8224A">
        <w:rPr>
          <w:rFonts w:ascii="Times New Roman" w:hAnsi="Times New Roman"/>
          <w:lang w:val="es-ES"/>
        </w:rPr>
        <w:t>s de algo que se conoce como</w:t>
      </w:r>
      <w:r w:rsidRPr="00C8224A">
        <w:rPr>
          <w:rFonts w:ascii="Times New Roman" w:eastAsia="Times New Roman" w:hAnsi="Times New Roman" w:cs="Times New Roman"/>
          <w:noProof/>
          <w:lang w:val="es-ES"/>
        </w:rPr>
        <w:drawing>
          <wp:anchor distT="114300" distB="114300" distL="114300" distR="114300" simplePos="0" relativeHeight="251659264" behindDoc="0" locked="0" layoutInCell="1" allowOverlap="1" wp14:anchorId="3E397FB6" wp14:editId="3EE53DDD">
            <wp:simplePos x="0" y="0"/>
            <wp:positionH relativeFrom="margin">
              <wp:posOffset>124459</wp:posOffset>
            </wp:positionH>
            <wp:positionV relativeFrom="page">
              <wp:posOffset>457199</wp:posOffset>
            </wp:positionV>
            <wp:extent cx="2611801" cy="9011365"/>
            <wp:effectExtent l="0" t="0" r="0" b="0"/>
            <wp:wrapSquare wrapText="bothSides" distT="114300" distB="114300" distL="114300" distR="114300"/>
            <wp:docPr id="1073741826" name="officeArt object" descr="image1.png"/>
            <wp:cNvGraphicFramePr/>
            <a:graphic xmlns:a="http://schemas.openxmlformats.org/drawingml/2006/main">
              <a:graphicData uri="http://schemas.openxmlformats.org/drawingml/2006/picture">
                <pic:pic xmlns:pic="http://schemas.openxmlformats.org/drawingml/2006/picture">
                  <pic:nvPicPr>
                    <pic:cNvPr id="1073741826" name="image1.png" descr="image1.png"/>
                    <pic:cNvPicPr>
                      <a:picLocks noChangeAspect="1"/>
                    </pic:cNvPicPr>
                  </pic:nvPicPr>
                  <pic:blipFill>
                    <a:blip r:embed="rId11"/>
                    <a:stretch>
                      <a:fillRect/>
                    </a:stretch>
                  </pic:blipFill>
                  <pic:spPr>
                    <a:xfrm>
                      <a:off x="0" y="0"/>
                      <a:ext cx="2611801" cy="9011365"/>
                    </a:xfrm>
                    <a:prstGeom prst="rect">
                      <a:avLst/>
                    </a:prstGeom>
                    <a:ln w="12700" cap="flat">
                      <a:noFill/>
                      <a:miter lim="400000"/>
                    </a:ln>
                    <a:effectLst/>
                  </pic:spPr>
                </pic:pic>
              </a:graphicData>
            </a:graphic>
          </wp:anchor>
        </w:drawing>
      </w:r>
      <w:r w:rsidRPr="00C8224A">
        <w:rPr>
          <w:rFonts w:ascii="Times New Roman" w:hAnsi="Times New Roman"/>
          <w:lang w:val="es-ES"/>
        </w:rPr>
        <w:t xml:space="preserve"> </w:t>
      </w:r>
      <w:r w:rsidRPr="00C8224A">
        <w:rPr>
          <w:rStyle w:val="Ninguno"/>
          <w:rFonts w:ascii="Times New Roman" w:hAnsi="Times New Roman"/>
          <w:lang w:val="es-ES"/>
        </w:rPr>
        <w:t>“</w:t>
      </w:r>
      <w:proofErr w:type="spellStart"/>
      <w:r w:rsidRPr="00C8224A">
        <w:rPr>
          <w:rFonts w:ascii="Times New Roman" w:hAnsi="Times New Roman"/>
          <w:lang w:val="es-ES"/>
        </w:rPr>
        <w:t>wireframes</w:t>
      </w:r>
      <w:proofErr w:type="spellEnd"/>
      <w:r w:rsidRPr="00C8224A">
        <w:rPr>
          <w:rStyle w:val="Ninguno"/>
          <w:rFonts w:ascii="Times New Roman" w:hAnsi="Times New Roman"/>
          <w:lang w:val="es-ES"/>
        </w:rPr>
        <w:t xml:space="preserve">” </w:t>
      </w:r>
      <w:r w:rsidRPr="00C8224A">
        <w:rPr>
          <w:rFonts w:ascii="Times New Roman" w:hAnsi="Times New Roman"/>
          <w:lang w:val="es-ES"/>
        </w:rPr>
        <w:t>construidos por elementos b</w:t>
      </w:r>
      <w:r w:rsidRPr="00C8224A">
        <w:rPr>
          <w:rStyle w:val="Ninguno"/>
          <w:rFonts w:ascii="Times New Roman" w:hAnsi="Times New Roman"/>
          <w:lang w:val="es-ES"/>
        </w:rPr>
        <w:t>á</w:t>
      </w:r>
      <w:r w:rsidRPr="00C8224A">
        <w:rPr>
          <w:rFonts w:ascii="Times New Roman" w:hAnsi="Times New Roman"/>
          <w:lang w:val="es-ES"/>
        </w:rPr>
        <w:t>sicos de la comunicaci</w:t>
      </w:r>
      <w:r w:rsidRPr="00C8224A">
        <w:rPr>
          <w:rStyle w:val="Ninguno"/>
          <w:rFonts w:ascii="Times New Roman" w:hAnsi="Times New Roman"/>
          <w:lang w:val="es-ES"/>
        </w:rPr>
        <w:t>ó</w:t>
      </w:r>
      <w:r w:rsidRPr="00C8224A">
        <w:rPr>
          <w:rFonts w:ascii="Times New Roman" w:hAnsi="Times New Roman"/>
          <w:lang w:val="es-ES"/>
        </w:rPr>
        <w:t>n visual como puntos, l</w:t>
      </w:r>
      <w:r w:rsidRPr="00C8224A">
        <w:rPr>
          <w:rStyle w:val="Ninguno"/>
          <w:rFonts w:ascii="Times New Roman" w:hAnsi="Times New Roman"/>
          <w:lang w:val="es-ES"/>
        </w:rPr>
        <w:t>í</w:t>
      </w:r>
      <w:r w:rsidRPr="00C8224A">
        <w:rPr>
          <w:rFonts w:ascii="Times New Roman" w:hAnsi="Times New Roman"/>
          <w:lang w:val="es-ES"/>
        </w:rPr>
        <w:t>neas, contornos, escalas y dimensi</w:t>
      </w:r>
      <w:r w:rsidRPr="00C8224A">
        <w:rPr>
          <w:rStyle w:val="Ninguno"/>
          <w:rFonts w:ascii="Times New Roman" w:hAnsi="Times New Roman"/>
          <w:lang w:val="es-ES"/>
        </w:rPr>
        <w:t>ó</w:t>
      </w:r>
      <w:r w:rsidRPr="00C8224A">
        <w:rPr>
          <w:rFonts w:ascii="Times New Roman" w:hAnsi="Times New Roman"/>
          <w:lang w:val="es-ES"/>
        </w:rPr>
        <w:t>n principalmente que ayuden a representar textos, im</w:t>
      </w:r>
      <w:r w:rsidRPr="00C8224A">
        <w:rPr>
          <w:rStyle w:val="Ninguno"/>
          <w:rFonts w:ascii="Times New Roman" w:hAnsi="Times New Roman"/>
          <w:lang w:val="es-ES"/>
        </w:rPr>
        <w:t>á</w:t>
      </w:r>
      <w:r w:rsidRPr="00C8224A">
        <w:rPr>
          <w:rFonts w:ascii="Times New Roman" w:hAnsi="Times New Roman"/>
          <w:lang w:val="es-ES"/>
        </w:rPr>
        <w:t>genes y botones a manera de un boceto simb</w:t>
      </w:r>
      <w:r w:rsidRPr="00C8224A">
        <w:rPr>
          <w:rStyle w:val="Ninguno"/>
          <w:rFonts w:ascii="Times New Roman" w:hAnsi="Times New Roman"/>
          <w:lang w:val="es-ES"/>
        </w:rPr>
        <w:t>ó</w:t>
      </w:r>
      <w:r w:rsidRPr="00C8224A">
        <w:rPr>
          <w:rFonts w:ascii="Times New Roman" w:hAnsi="Times New Roman"/>
          <w:lang w:val="es-ES"/>
        </w:rPr>
        <w:t>lico de lo que ser</w:t>
      </w:r>
      <w:r w:rsidRPr="00C8224A">
        <w:rPr>
          <w:rStyle w:val="Ninguno"/>
          <w:rFonts w:ascii="Times New Roman" w:hAnsi="Times New Roman"/>
          <w:lang w:val="es-ES"/>
        </w:rPr>
        <w:t xml:space="preserve">á </w:t>
      </w:r>
      <w:r w:rsidRPr="00C8224A">
        <w:rPr>
          <w:rFonts w:ascii="Times New Roman" w:hAnsi="Times New Roman"/>
          <w:lang w:val="es-ES"/>
        </w:rPr>
        <w:t>el desarrollo, de igual forma la organizaci</w:t>
      </w:r>
      <w:r w:rsidRPr="00C8224A">
        <w:rPr>
          <w:rStyle w:val="Ninguno"/>
          <w:rFonts w:ascii="Times New Roman" w:hAnsi="Times New Roman"/>
          <w:lang w:val="es-ES"/>
        </w:rPr>
        <w:t>ó</w:t>
      </w:r>
      <w:r w:rsidRPr="00C8224A">
        <w:rPr>
          <w:rFonts w:ascii="Times New Roman" w:hAnsi="Times New Roman"/>
          <w:lang w:val="es-ES"/>
        </w:rPr>
        <w:t xml:space="preserve">n </w:t>
      </w:r>
      <w:proofErr w:type="spellStart"/>
      <w:r w:rsidRPr="00C8224A">
        <w:rPr>
          <w:rFonts w:ascii="Times New Roman" w:hAnsi="Times New Roman"/>
          <w:lang w:val="es-ES"/>
        </w:rPr>
        <w:t>Interaction</w:t>
      </w:r>
      <w:proofErr w:type="spellEnd"/>
      <w:r w:rsidRPr="00C8224A">
        <w:rPr>
          <w:rFonts w:ascii="Times New Roman" w:hAnsi="Times New Roman"/>
          <w:lang w:val="es-ES"/>
        </w:rPr>
        <w:t xml:space="preserve"> </w:t>
      </w:r>
      <w:proofErr w:type="spellStart"/>
      <w:r w:rsidRPr="00C8224A">
        <w:rPr>
          <w:rFonts w:ascii="Times New Roman" w:hAnsi="Times New Roman"/>
          <w:lang w:val="es-ES"/>
        </w:rPr>
        <w:t>Design</w:t>
      </w:r>
      <w:proofErr w:type="spellEnd"/>
      <w:r w:rsidRPr="00C8224A">
        <w:rPr>
          <w:rFonts w:ascii="Times New Roman" w:hAnsi="Times New Roman"/>
          <w:lang w:val="es-ES"/>
        </w:rPr>
        <w:t xml:space="preserve"> </w:t>
      </w:r>
      <w:proofErr w:type="spellStart"/>
      <w:r w:rsidRPr="00C8224A">
        <w:rPr>
          <w:rFonts w:ascii="Times New Roman" w:hAnsi="Times New Roman"/>
          <w:lang w:val="es-ES"/>
        </w:rPr>
        <w:t>Foundation</w:t>
      </w:r>
      <w:proofErr w:type="spellEnd"/>
      <w:r w:rsidRPr="00C8224A">
        <w:rPr>
          <w:rFonts w:ascii="Times New Roman" w:hAnsi="Times New Roman"/>
          <w:lang w:val="es-ES"/>
        </w:rPr>
        <w:t xml:space="preserve"> lo define como </w:t>
      </w:r>
      <w:r w:rsidRPr="00C8224A">
        <w:rPr>
          <w:rStyle w:val="Ninguno"/>
          <w:rFonts w:ascii="Times New Roman" w:hAnsi="Times New Roman"/>
          <w:lang w:val="es-ES"/>
        </w:rPr>
        <w:t>“</w:t>
      </w:r>
      <w:r w:rsidRPr="00C8224A">
        <w:rPr>
          <w:rFonts w:ascii="Times New Roman" w:hAnsi="Times New Roman"/>
          <w:lang w:val="es-ES"/>
        </w:rPr>
        <w:t>un proceso en el que los dise</w:t>
      </w:r>
      <w:r w:rsidRPr="00C8224A">
        <w:rPr>
          <w:rStyle w:val="Ninguno"/>
          <w:rFonts w:ascii="Times New Roman" w:hAnsi="Times New Roman"/>
          <w:lang w:val="es-ES"/>
        </w:rPr>
        <w:t>ñ</w:t>
      </w:r>
      <w:r w:rsidRPr="00C8224A">
        <w:rPr>
          <w:rFonts w:ascii="Times New Roman" w:hAnsi="Times New Roman"/>
          <w:lang w:val="es-ES"/>
        </w:rPr>
        <w:t>adores dibujan descripciones generales de productos interactivos para establecer la estructura y el flujo de posibles soluciones de dise</w:t>
      </w:r>
      <w:r w:rsidRPr="00C8224A">
        <w:rPr>
          <w:rStyle w:val="Ninguno"/>
          <w:rFonts w:ascii="Times New Roman" w:hAnsi="Times New Roman"/>
          <w:lang w:val="es-ES"/>
        </w:rPr>
        <w:t>ñ</w:t>
      </w:r>
      <w:r w:rsidRPr="00C8224A">
        <w:rPr>
          <w:rFonts w:ascii="Times New Roman" w:hAnsi="Times New Roman"/>
          <w:lang w:val="es-ES"/>
        </w:rPr>
        <w:t xml:space="preserve">o; estos esquemas reflejan las necesidades del usuario y de la empresa, ayudando a los equipos y partes interesadas a idear prototipos y productos </w:t>
      </w:r>
      <w:r w:rsidRPr="00C8224A">
        <w:rPr>
          <w:rStyle w:val="Ninguno"/>
          <w:rFonts w:ascii="Times New Roman" w:hAnsi="Times New Roman"/>
          <w:lang w:val="es-ES"/>
        </w:rPr>
        <w:t>ó</w:t>
      </w:r>
      <w:r w:rsidRPr="00C8224A">
        <w:rPr>
          <w:rFonts w:ascii="Times New Roman" w:hAnsi="Times New Roman"/>
          <w:lang w:val="es-ES"/>
        </w:rPr>
        <w:t>ptimos y centrados en el usuario</w:t>
      </w:r>
      <w:r w:rsidRPr="00C8224A">
        <w:rPr>
          <w:rStyle w:val="Ninguno"/>
          <w:rFonts w:ascii="Times New Roman" w:hAnsi="Times New Roman"/>
          <w:lang w:val="es-ES"/>
        </w:rPr>
        <w:t>”</w:t>
      </w:r>
      <w:r w:rsidRPr="00C8224A">
        <w:rPr>
          <w:rFonts w:ascii="Times New Roman" w:hAnsi="Times New Roman"/>
          <w:lang w:val="es-ES"/>
        </w:rPr>
        <w:t xml:space="preserve">; en la fig. 2 se ofrece un ejemplo. </w:t>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hAnsi="Times New Roman"/>
          <w:lang w:val="es-ES"/>
        </w:rPr>
        <w:t xml:space="preserve">En un </w:t>
      </w:r>
      <w:proofErr w:type="spellStart"/>
      <w:r w:rsidRPr="00C8224A">
        <w:rPr>
          <w:rFonts w:ascii="Times New Roman" w:hAnsi="Times New Roman"/>
          <w:lang w:val="es-ES"/>
        </w:rPr>
        <w:t>wireframe</w:t>
      </w:r>
      <w:proofErr w:type="spellEnd"/>
      <w:r w:rsidRPr="00C8224A">
        <w:rPr>
          <w:rFonts w:ascii="Times New Roman" w:hAnsi="Times New Roman"/>
          <w:lang w:val="es-ES"/>
        </w:rPr>
        <w:t xml:space="preserve"> com</w:t>
      </w:r>
      <w:r w:rsidRPr="00C8224A">
        <w:rPr>
          <w:rStyle w:val="Ninguno"/>
          <w:rFonts w:ascii="Times New Roman" w:hAnsi="Times New Roman"/>
          <w:lang w:val="es-ES"/>
        </w:rPr>
        <w:t>ú</w:t>
      </w:r>
      <w:r w:rsidRPr="00C8224A">
        <w:rPr>
          <w:rFonts w:ascii="Times New Roman" w:hAnsi="Times New Roman"/>
          <w:lang w:val="es-ES"/>
        </w:rPr>
        <w:t>nmente no se involucran colores, basta con representar todo con figuras monocrom</w:t>
      </w:r>
      <w:r w:rsidRPr="00C8224A">
        <w:rPr>
          <w:rStyle w:val="Ninguno"/>
          <w:rFonts w:ascii="Times New Roman" w:hAnsi="Times New Roman"/>
          <w:lang w:val="es-ES"/>
        </w:rPr>
        <w:t>á</w:t>
      </w:r>
      <w:r w:rsidRPr="00C8224A">
        <w:rPr>
          <w:rFonts w:ascii="Times New Roman" w:hAnsi="Times New Roman"/>
          <w:lang w:val="es-ES"/>
        </w:rPr>
        <w:t>ticas b</w:t>
      </w:r>
      <w:r w:rsidRPr="00C8224A">
        <w:rPr>
          <w:rStyle w:val="Ninguno"/>
          <w:rFonts w:ascii="Times New Roman" w:hAnsi="Times New Roman"/>
          <w:lang w:val="es-ES"/>
        </w:rPr>
        <w:t>á</w:t>
      </w:r>
      <w:r w:rsidRPr="00C8224A">
        <w:rPr>
          <w:rFonts w:ascii="Times New Roman" w:hAnsi="Times New Roman"/>
          <w:lang w:val="es-ES"/>
        </w:rPr>
        <w:t xml:space="preserve">sicas, los </w:t>
      </w:r>
      <w:r w:rsidRPr="00C8224A">
        <w:rPr>
          <w:rStyle w:val="Ninguno"/>
          <w:rFonts w:ascii="Times New Roman" w:hAnsi="Times New Roman"/>
          <w:lang w:val="es-ES"/>
        </w:rPr>
        <w:t>í</w:t>
      </w:r>
      <w:r w:rsidRPr="00C8224A">
        <w:rPr>
          <w:rFonts w:ascii="Times New Roman" w:hAnsi="Times New Roman"/>
          <w:lang w:val="es-ES"/>
        </w:rPr>
        <w:t>conos se suelen representar con c</w:t>
      </w:r>
      <w:r w:rsidRPr="00C8224A">
        <w:rPr>
          <w:rStyle w:val="Ninguno"/>
          <w:rFonts w:ascii="Times New Roman" w:hAnsi="Times New Roman"/>
          <w:lang w:val="es-ES"/>
        </w:rPr>
        <w:t>í</w:t>
      </w:r>
      <w:r w:rsidRPr="00C8224A">
        <w:rPr>
          <w:rFonts w:ascii="Times New Roman" w:hAnsi="Times New Roman"/>
          <w:lang w:val="es-ES"/>
        </w:rPr>
        <w:t>rculos, las im</w:t>
      </w:r>
      <w:r w:rsidRPr="00C8224A">
        <w:rPr>
          <w:rStyle w:val="Ninguno"/>
          <w:rFonts w:ascii="Times New Roman" w:hAnsi="Times New Roman"/>
          <w:lang w:val="es-ES"/>
        </w:rPr>
        <w:t>á</w:t>
      </w:r>
      <w:r w:rsidRPr="00C8224A">
        <w:rPr>
          <w:rFonts w:ascii="Times New Roman" w:hAnsi="Times New Roman"/>
          <w:lang w:val="es-ES"/>
        </w:rPr>
        <w:t>genes con cuadros con y una X a lo largo y ancho del mismo, algunos textos se pueden ir estableciendo o considerando de una manera meramente representativa pues no es necesario completar todos los detalles, adem</w:t>
      </w:r>
      <w:r w:rsidRPr="00C8224A">
        <w:rPr>
          <w:rStyle w:val="Ninguno"/>
          <w:rFonts w:ascii="Times New Roman" w:hAnsi="Times New Roman"/>
          <w:lang w:val="es-ES"/>
        </w:rPr>
        <w:t>á</w:t>
      </w:r>
      <w:r w:rsidRPr="00C8224A">
        <w:rPr>
          <w:rFonts w:ascii="Times New Roman" w:hAnsi="Times New Roman"/>
          <w:lang w:val="es-ES"/>
        </w:rPr>
        <w:t xml:space="preserve">s de representar los CTA o </w:t>
      </w:r>
      <w:proofErr w:type="spellStart"/>
      <w:r w:rsidRPr="00C8224A">
        <w:rPr>
          <w:rFonts w:ascii="Times New Roman" w:hAnsi="Times New Roman"/>
          <w:lang w:val="es-ES"/>
        </w:rPr>
        <w:t>call</w:t>
      </w:r>
      <w:proofErr w:type="spellEnd"/>
      <w:r w:rsidRPr="00C8224A">
        <w:rPr>
          <w:rFonts w:ascii="Times New Roman" w:hAnsi="Times New Roman"/>
          <w:lang w:val="es-ES"/>
        </w:rPr>
        <w:t xml:space="preserve"> to </w:t>
      </w:r>
      <w:proofErr w:type="spellStart"/>
      <w:r w:rsidRPr="00C8224A">
        <w:rPr>
          <w:rFonts w:ascii="Times New Roman" w:hAnsi="Times New Roman"/>
          <w:lang w:val="es-ES"/>
        </w:rPr>
        <w:t>action</w:t>
      </w:r>
      <w:proofErr w:type="spellEnd"/>
      <w:r w:rsidRPr="00C8224A">
        <w:rPr>
          <w:rFonts w:ascii="Times New Roman" w:hAnsi="Times New Roman"/>
          <w:lang w:val="es-ES"/>
        </w:rPr>
        <w:t>; el uso de cambios de color sirven para identificar secciones modulares del desarrollo.</w:t>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commentRangeStart w:id="89"/>
      <w:r w:rsidRPr="00C8224A">
        <w:rPr>
          <w:rStyle w:val="Ninguno"/>
          <w:rFonts w:ascii="Times New Roman" w:hAnsi="Times New Roman"/>
          <w:sz w:val="18"/>
          <w:szCs w:val="18"/>
          <w:lang w:val="es-ES"/>
        </w:rPr>
        <w:t xml:space="preserve">Figura </w:t>
      </w:r>
      <w:commentRangeEnd w:id="89"/>
      <w:r w:rsidR="005A5250">
        <w:rPr>
          <w:rStyle w:val="Refdecomentario"/>
          <w:rFonts w:ascii="Times New Roman" w:eastAsia="Arial Unicode MS" w:hAnsi="Times New Roman" w:cs="Times New Roman"/>
          <w:color w:val="auto"/>
          <w:lang w:val="en-US"/>
        </w:rPr>
        <w:commentReference w:id="89"/>
      </w:r>
      <w:r w:rsidRPr="00C8224A">
        <w:rPr>
          <w:rStyle w:val="Ninguno"/>
          <w:rFonts w:ascii="Times New Roman" w:hAnsi="Times New Roman"/>
          <w:sz w:val="18"/>
          <w:szCs w:val="18"/>
          <w:lang w:val="es-ES"/>
        </w:rPr>
        <w:t xml:space="preserve">2. Ejemplo de </w:t>
      </w:r>
      <w:proofErr w:type="spellStart"/>
      <w:r w:rsidRPr="00C8224A">
        <w:rPr>
          <w:rStyle w:val="Ninguno"/>
          <w:rFonts w:ascii="Times New Roman" w:hAnsi="Times New Roman"/>
          <w:sz w:val="18"/>
          <w:szCs w:val="18"/>
          <w:lang w:val="es-ES"/>
        </w:rPr>
        <w:t>Wireframe</w:t>
      </w:r>
      <w:proofErr w:type="spellEnd"/>
      <w:r w:rsidRPr="00C8224A">
        <w:rPr>
          <w:rStyle w:val="Ninguno"/>
          <w:rFonts w:ascii="Times New Roman" w:hAnsi="Times New Roman"/>
          <w:sz w:val="18"/>
          <w:szCs w:val="18"/>
          <w:lang w:val="es-ES"/>
        </w:rPr>
        <w:t xml:space="preserve">. </w:t>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hAnsi="Times New Roman"/>
          <w:lang w:val="es-ES"/>
        </w:rPr>
        <w:lastRenderedPageBreak/>
        <w:t xml:space="preserve">Una vez compartido, testeado y concluido el </w:t>
      </w:r>
      <w:proofErr w:type="spellStart"/>
      <w:r w:rsidRPr="00C8224A">
        <w:rPr>
          <w:rFonts w:ascii="Times New Roman" w:hAnsi="Times New Roman"/>
          <w:lang w:val="es-ES"/>
        </w:rPr>
        <w:t>wireframe</w:t>
      </w:r>
      <w:proofErr w:type="spellEnd"/>
      <w:r w:rsidRPr="00C8224A">
        <w:rPr>
          <w:rFonts w:ascii="Times New Roman" w:hAnsi="Times New Roman"/>
          <w:lang w:val="es-ES"/>
        </w:rPr>
        <w:t xml:space="preserve"> del </w:t>
      </w:r>
      <w:proofErr w:type="spellStart"/>
      <w:r w:rsidRPr="00C8224A">
        <w:rPr>
          <w:rFonts w:ascii="Times New Roman" w:hAnsi="Times New Roman"/>
          <w:lang w:val="es-ES"/>
        </w:rPr>
        <w:t>homepage</w:t>
      </w:r>
      <w:proofErr w:type="spellEnd"/>
      <w:r w:rsidRPr="00C8224A">
        <w:rPr>
          <w:rFonts w:ascii="Times New Roman" w:hAnsi="Times New Roman"/>
          <w:lang w:val="es-ES"/>
        </w:rPr>
        <w:t xml:space="preserve">, con ayuda de este se concibe todo el </w:t>
      </w:r>
      <w:r w:rsidRPr="00C8224A">
        <w:rPr>
          <w:rStyle w:val="Ninguno"/>
          <w:rFonts w:ascii="Times New Roman" w:hAnsi="Times New Roman"/>
          <w:lang w:val="es-ES"/>
        </w:rPr>
        <w:t>“</w:t>
      </w:r>
      <w:proofErr w:type="gramStart"/>
      <w:r w:rsidRPr="00C8224A">
        <w:rPr>
          <w:rFonts w:ascii="Times New Roman" w:hAnsi="Times New Roman"/>
          <w:lang w:val="es-ES"/>
        </w:rPr>
        <w:t>look</w:t>
      </w:r>
      <w:proofErr w:type="gramEnd"/>
      <w:r w:rsidRPr="00C8224A">
        <w:rPr>
          <w:rFonts w:ascii="Times New Roman" w:hAnsi="Times New Roman"/>
          <w:lang w:val="es-ES"/>
        </w:rPr>
        <w:t xml:space="preserve"> &amp; </w:t>
      </w:r>
      <w:proofErr w:type="spellStart"/>
      <w:r w:rsidRPr="00C8224A">
        <w:rPr>
          <w:rFonts w:ascii="Times New Roman" w:hAnsi="Times New Roman"/>
          <w:lang w:val="es-ES"/>
        </w:rPr>
        <w:t>feel</w:t>
      </w:r>
      <w:proofErr w:type="spellEnd"/>
      <w:r w:rsidRPr="00C8224A">
        <w:rPr>
          <w:rStyle w:val="Ninguno"/>
          <w:rFonts w:ascii="Times New Roman" w:hAnsi="Times New Roman"/>
          <w:lang w:val="es-ES"/>
        </w:rPr>
        <w:t xml:space="preserve">” </w:t>
      </w:r>
      <w:r w:rsidRPr="00C8224A">
        <w:rPr>
          <w:rFonts w:ascii="Times New Roman" w:hAnsi="Times New Roman"/>
          <w:lang w:val="es-ES"/>
        </w:rPr>
        <w:t xml:space="preserve">del desarrollo definiendo conceptos reactores a comunicar, comenzando evidentemente por el </w:t>
      </w:r>
      <w:proofErr w:type="spellStart"/>
      <w:r w:rsidRPr="00C8224A">
        <w:rPr>
          <w:rFonts w:ascii="Times New Roman" w:hAnsi="Times New Roman"/>
          <w:lang w:val="es-ES"/>
        </w:rPr>
        <w:t>index</w:t>
      </w:r>
      <w:proofErr w:type="spellEnd"/>
      <w:r w:rsidRPr="00C8224A">
        <w:rPr>
          <w:rFonts w:ascii="Times New Roman" w:hAnsi="Times New Roman"/>
          <w:lang w:val="es-ES"/>
        </w:rPr>
        <w:t xml:space="preserve"> con la intenci</w:t>
      </w:r>
      <w:r w:rsidRPr="00C8224A">
        <w:rPr>
          <w:rStyle w:val="Ninguno"/>
          <w:rFonts w:ascii="Times New Roman" w:hAnsi="Times New Roman"/>
          <w:lang w:val="es-ES"/>
        </w:rPr>
        <w:t>ó</w:t>
      </w:r>
      <w:r w:rsidRPr="00C8224A">
        <w:rPr>
          <w:rFonts w:ascii="Times New Roman" w:hAnsi="Times New Roman"/>
          <w:lang w:val="es-ES"/>
        </w:rPr>
        <w:t>n de establecer la pauta que se replicar</w:t>
      </w:r>
      <w:r w:rsidRPr="00C8224A">
        <w:rPr>
          <w:rStyle w:val="Ninguno"/>
          <w:rFonts w:ascii="Times New Roman" w:hAnsi="Times New Roman"/>
          <w:lang w:val="es-ES"/>
        </w:rPr>
        <w:t xml:space="preserve">á </w:t>
      </w:r>
      <w:r w:rsidRPr="00C8224A">
        <w:rPr>
          <w:rFonts w:ascii="Times New Roman" w:hAnsi="Times New Roman"/>
          <w:lang w:val="es-ES"/>
        </w:rPr>
        <w:t>en el resto del desarrollo. Este paso se traduce en palabras m</w:t>
      </w:r>
      <w:r w:rsidRPr="00C8224A">
        <w:rPr>
          <w:rStyle w:val="Ninguno"/>
          <w:rFonts w:ascii="Times New Roman" w:hAnsi="Times New Roman"/>
          <w:lang w:val="es-ES"/>
        </w:rPr>
        <w:t>á</w:t>
      </w:r>
      <w:r w:rsidRPr="00C8224A">
        <w:rPr>
          <w:rFonts w:ascii="Times New Roman" w:hAnsi="Times New Roman"/>
          <w:lang w:val="es-ES"/>
        </w:rPr>
        <w:t xml:space="preserve">s simples como la actividad de </w:t>
      </w:r>
      <w:r w:rsidRPr="00C8224A">
        <w:rPr>
          <w:rStyle w:val="Ninguno"/>
          <w:rFonts w:ascii="Times New Roman" w:hAnsi="Times New Roman"/>
          <w:lang w:val="es-ES"/>
        </w:rPr>
        <w:t>“</w:t>
      </w:r>
      <w:r w:rsidRPr="00C8224A">
        <w:rPr>
          <w:rFonts w:ascii="Times New Roman" w:hAnsi="Times New Roman"/>
          <w:lang w:val="es-ES"/>
        </w:rPr>
        <w:t>vestir</w:t>
      </w:r>
      <w:r w:rsidRPr="00C8224A">
        <w:rPr>
          <w:rStyle w:val="Ninguno"/>
          <w:rFonts w:ascii="Times New Roman" w:hAnsi="Times New Roman"/>
          <w:lang w:val="es-ES"/>
        </w:rPr>
        <w:t xml:space="preserve">” </w:t>
      </w:r>
      <w:r w:rsidRPr="00C8224A">
        <w:rPr>
          <w:rFonts w:ascii="Times New Roman" w:hAnsi="Times New Roman"/>
          <w:lang w:val="es-ES"/>
        </w:rPr>
        <w:t>recurriendo a otros elementos b</w:t>
      </w:r>
      <w:r w:rsidRPr="00C8224A">
        <w:rPr>
          <w:rStyle w:val="Ninguno"/>
          <w:rFonts w:ascii="Times New Roman" w:hAnsi="Times New Roman"/>
          <w:lang w:val="es-ES"/>
        </w:rPr>
        <w:t>á</w:t>
      </w:r>
      <w:r w:rsidRPr="00C8224A">
        <w:rPr>
          <w:rFonts w:ascii="Times New Roman" w:hAnsi="Times New Roman"/>
          <w:lang w:val="es-ES"/>
        </w:rPr>
        <w:t>sicos de la comunicaci</w:t>
      </w:r>
      <w:r w:rsidRPr="00C8224A">
        <w:rPr>
          <w:rStyle w:val="Ninguno"/>
          <w:rFonts w:ascii="Times New Roman" w:hAnsi="Times New Roman"/>
          <w:lang w:val="es-ES"/>
        </w:rPr>
        <w:t>ó</w:t>
      </w:r>
      <w:r w:rsidRPr="00C8224A">
        <w:rPr>
          <w:rFonts w:ascii="Times New Roman" w:hAnsi="Times New Roman"/>
          <w:lang w:val="es-ES"/>
        </w:rPr>
        <w:t>n visual como direcci</w:t>
      </w:r>
      <w:r w:rsidRPr="00C8224A">
        <w:rPr>
          <w:rStyle w:val="Ninguno"/>
          <w:rFonts w:ascii="Times New Roman" w:hAnsi="Times New Roman"/>
          <w:lang w:val="es-ES"/>
        </w:rPr>
        <w:t>ó</w:t>
      </w:r>
      <w:r w:rsidRPr="00C8224A">
        <w:rPr>
          <w:rFonts w:ascii="Times New Roman" w:hAnsi="Times New Roman"/>
          <w:lang w:val="es-ES"/>
        </w:rPr>
        <w:t xml:space="preserve">n, tono, color, textura y movimiento a la estructura propuesta del </w:t>
      </w:r>
      <w:proofErr w:type="spellStart"/>
      <w:r w:rsidRPr="00C8224A">
        <w:rPr>
          <w:rFonts w:ascii="Times New Roman" w:hAnsi="Times New Roman"/>
          <w:lang w:val="es-ES"/>
        </w:rPr>
        <w:t>wireframe</w:t>
      </w:r>
      <w:proofErr w:type="spellEnd"/>
      <w:r w:rsidRPr="00C8224A">
        <w:rPr>
          <w:rFonts w:ascii="Times New Roman" w:hAnsi="Times New Roman"/>
          <w:lang w:val="es-ES"/>
        </w:rPr>
        <w:t>.</w:t>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hAnsi="Times New Roman"/>
          <w:lang w:val="es-ES"/>
        </w:rPr>
        <w:t>Por otro lado para dise</w:t>
      </w:r>
      <w:r w:rsidRPr="00C8224A">
        <w:rPr>
          <w:rStyle w:val="Ninguno"/>
          <w:rFonts w:ascii="Times New Roman" w:hAnsi="Times New Roman"/>
          <w:lang w:val="es-ES"/>
        </w:rPr>
        <w:t>ñ</w:t>
      </w:r>
      <w:r w:rsidRPr="00C8224A">
        <w:rPr>
          <w:rFonts w:ascii="Times New Roman" w:hAnsi="Times New Roman"/>
          <w:lang w:val="es-ES"/>
        </w:rPr>
        <w:t>ar la composici</w:t>
      </w:r>
      <w:r w:rsidRPr="00C8224A">
        <w:rPr>
          <w:rStyle w:val="Ninguno"/>
          <w:rFonts w:ascii="Times New Roman" w:hAnsi="Times New Roman"/>
          <w:lang w:val="es-ES"/>
        </w:rPr>
        <w:t>ó</w:t>
      </w:r>
      <w:r w:rsidRPr="00C8224A">
        <w:rPr>
          <w:rFonts w:ascii="Times New Roman" w:hAnsi="Times New Roman"/>
          <w:lang w:val="es-ES"/>
        </w:rPr>
        <w:t>n visual total se recurre as</w:t>
      </w:r>
      <w:r w:rsidRPr="00C8224A">
        <w:rPr>
          <w:rStyle w:val="Ninguno"/>
          <w:rFonts w:ascii="Times New Roman" w:hAnsi="Times New Roman"/>
          <w:lang w:val="es-ES"/>
        </w:rPr>
        <w:t xml:space="preserve">í </w:t>
      </w:r>
      <w:r w:rsidRPr="00C8224A">
        <w:rPr>
          <w:rFonts w:ascii="Times New Roman" w:hAnsi="Times New Roman"/>
          <w:lang w:val="es-ES"/>
        </w:rPr>
        <w:t>a distintas t</w:t>
      </w:r>
      <w:r w:rsidRPr="00C8224A">
        <w:rPr>
          <w:rStyle w:val="Ninguno"/>
          <w:rFonts w:ascii="Times New Roman" w:hAnsi="Times New Roman"/>
          <w:lang w:val="es-ES"/>
        </w:rPr>
        <w:t>é</w:t>
      </w:r>
      <w:r w:rsidRPr="00C8224A">
        <w:rPr>
          <w:rFonts w:ascii="Times New Roman" w:hAnsi="Times New Roman"/>
          <w:lang w:val="es-ES"/>
        </w:rPr>
        <w:t>cnicas de comunicaci</w:t>
      </w:r>
      <w:r w:rsidRPr="00C8224A">
        <w:rPr>
          <w:rStyle w:val="Ninguno"/>
          <w:rFonts w:ascii="Times New Roman" w:hAnsi="Times New Roman"/>
          <w:lang w:val="es-ES"/>
        </w:rPr>
        <w:t>ó</w:t>
      </w:r>
      <w:r w:rsidRPr="00C8224A">
        <w:rPr>
          <w:rFonts w:ascii="Times New Roman" w:hAnsi="Times New Roman"/>
          <w:lang w:val="es-ES"/>
        </w:rPr>
        <w:t>n visual para expresar el contenido como</w:t>
      </w:r>
      <w:r w:rsidRPr="00C8224A">
        <w:rPr>
          <w:rStyle w:val="Ninguno"/>
          <w:lang w:val="es-ES"/>
        </w:rPr>
        <w:t>:</w:t>
      </w:r>
    </w:p>
    <w:p w14:paraId="38ACE421" w14:textId="77777777" w:rsidR="00A166E2" w:rsidRPr="00C8224A" w:rsidRDefault="00C767A0" w:rsidP="00171884">
      <w:pPr>
        <w:pStyle w:val="Cuerpo"/>
        <w:numPr>
          <w:ilvl w:val="0"/>
          <w:numId w:val="8"/>
        </w:numPr>
        <w:spacing w:line="360" w:lineRule="auto"/>
        <w:rPr>
          <w:rFonts w:ascii="Times New Roman" w:hAnsi="Times New Roman"/>
          <w:lang w:val="es-ES"/>
        </w:rPr>
      </w:pPr>
      <w:r w:rsidRPr="00C8224A">
        <w:rPr>
          <w:rFonts w:ascii="Times New Roman" w:hAnsi="Times New Roman"/>
          <w:lang w:val="es-ES"/>
        </w:rPr>
        <w:t>Equilibrio/inestabilidad</w:t>
      </w:r>
    </w:p>
    <w:p w14:paraId="5BB89E54" w14:textId="77777777" w:rsidR="00A166E2" w:rsidRPr="00C8224A" w:rsidRDefault="00C767A0" w:rsidP="00171884">
      <w:pPr>
        <w:pStyle w:val="Cuerpo"/>
        <w:numPr>
          <w:ilvl w:val="0"/>
          <w:numId w:val="8"/>
        </w:numPr>
        <w:spacing w:line="360" w:lineRule="auto"/>
        <w:rPr>
          <w:rFonts w:ascii="Times New Roman" w:hAnsi="Times New Roman"/>
          <w:lang w:val="es-ES"/>
        </w:rPr>
      </w:pPr>
      <w:r w:rsidRPr="00C8224A">
        <w:rPr>
          <w:rFonts w:ascii="Times New Roman" w:hAnsi="Times New Roman"/>
          <w:lang w:val="es-ES"/>
        </w:rPr>
        <w:t>Simetr</w:t>
      </w:r>
      <w:r w:rsidRPr="00C8224A">
        <w:rPr>
          <w:rStyle w:val="Ninguno"/>
          <w:rFonts w:ascii="Times New Roman" w:hAnsi="Times New Roman"/>
          <w:lang w:val="es-ES"/>
        </w:rPr>
        <w:t>í</w:t>
      </w:r>
      <w:r w:rsidRPr="00C8224A">
        <w:rPr>
          <w:rFonts w:ascii="Times New Roman" w:hAnsi="Times New Roman"/>
          <w:lang w:val="es-ES"/>
        </w:rPr>
        <w:t>a / asimetr</w:t>
      </w:r>
      <w:r w:rsidRPr="00C8224A">
        <w:rPr>
          <w:rStyle w:val="Ninguno"/>
          <w:rFonts w:ascii="Times New Roman" w:hAnsi="Times New Roman"/>
          <w:lang w:val="es-ES"/>
        </w:rPr>
        <w:t>í</w:t>
      </w:r>
      <w:r w:rsidRPr="00C8224A">
        <w:rPr>
          <w:rFonts w:ascii="Times New Roman" w:hAnsi="Times New Roman"/>
          <w:lang w:val="es-ES"/>
        </w:rPr>
        <w:t>a</w:t>
      </w:r>
    </w:p>
    <w:p w14:paraId="549EDC46" w14:textId="77777777" w:rsidR="00A166E2" w:rsidRPr="00C8224A" w:rsidRDefault="00C767A0" w:rsidP="00171884">
      <w:pPr>
        <w:pStyle w:val="Cuerpo"/>
        <w:numPr>
          <w:ilvl w:val="0"/>
          <w:numId w:val="8"/>
        </w:numPr>
        <w:spacing w:line="360" w:lineRule="auto"/>
        <w:rPr>
          <w:rFonts w:ascii="Times New Roman" w:hAnsi="Times New Roman"/>
          <w:lang w:val="es-ES"/>
        </w:rPr>
      </w:pPr>
      <w:r w:rsidRPr="00C8224A">
        <w:rPr>
          <w:rFonts w:ascii="Times New Roman" w:hAnsi="Times New Roman"/>
          <w:lang w:val="es-ES"/>
        </w:rPr>
        <w:t>Regularidad / irregularidad</w:t>
      </w:r>
    </w:p>
    <w:p w14:paraId="6D754883" w14:textId="77777777" w:rsidR="00A166E2" w:rsidRPr="00C8224A" w:rsidRDefault="00C767A0" w:rsidP="00171884">
      <w:pPr>
        <w:pStyle w:val="Cuerpo"/>
        <w:numPr>
          <w:ilvl w:val="0"/>
          <w:numId w:val="8"/>
        </w:numPr>
        <w:spacing w:line="360" w:lineRule="auto"/>
        <w:rPr>
          <w:rFonts w:ascii="Times New Roman" w:hAnsi="Times New Roman"/>
          <w:lang w:val="es-ES"/>
        </w:rPr>
      </w:pPr>
      <w:r w:rsidRPr="00C8224A">
        <w:rPr>
          <w:rFonts w:ascii="Times New Roman" w:hAnsi="Times New Roman"/>
          <w:lang w:val="es-ES"/>
        </w:rPr>
        <w:t>Simplicidad / complejidad</w:t>
      </w:r>
    </w:p>
    <w:p w14:paraId="476BB6AF" w14:textId="77777777" w:rsidR="00A166E2" w:rsidRPr="00C8224A" w:rsidRDefault="00C767A0" w:rsidP="00171884">
      <w:pPr>
        <w:pStyle w:val="Cuerpo"/>
        <w:numPr>
          <w:ilvl w:val="0"/>
          <w:numId w:val="8"/>
        </w:numPr>
        <w:spacing w:line="360" w:lineRule="auto"/>
        <w:rPr>
          <w:rFonts w:ascii="Times New Roman" w:hAnsi="Times New Roman"/>
          <w:lang w:val="es-ES"/>
        </w:rPr>
      </w:pPr>
      <w:r w:rsidRPr="00C8224A">
        <w:rPr>
          <w:rFonts w:ascii="Times New Roman" w:hAnsi="Times New Roman"/>
          <w:lang w:val="es-ES"/>
        </w:rPr>
        <w:t>Unidad / fragmentaci</w:t>
      </w:r>
      <w:r w:rsidRPr="00C8224A">
        <w:rPr>
          <w:rStyle w:val="Ninguno"/>
          <w:rFonts w:ascii="Times New Roman" w:hAnsi="Times New Roman"/>
          <w:lang w:val="es-ES"/>
        </w:rPr>
        <w:t>ó</w:t>
      </w:r>
      <w:r w:rsidRPr="00C8224A">
        <w:rPr>
          <w:rFonts w:ascii="Times New Roman" w:hAnsi="Times New Roman"/>
          <w:lang w:val="es-ES"/>
        </w:rPr>
        <w:t>n</w:t>
      </w:r>
    </w:p>
    <w:p w14:paraId="0A4C4366" w14:textId="77777777" w:rsidR="00A166E2" w:rsidRPr="00C8224A" w:rsidRDefault="00C767A0" w:rsidP="00171884">
      <w:pPr>
        <w:pStyle w:val="Cuerpo"/>
        <w:numPr>
          <w:ilvl w:val="0"/>
          <w:numId w:val="8"/>
        </w:numPr>
        <w:spacing w:line="360" w:lineRule="auto"/>
        <w:rPr>
          <w:rFonts w:ascii="Times New Roman" w:hAnsi="Times New Roman"/>
          <w:lang w:val="es-ES"/>
        </w:rPr>
      </w:pPr>
      <w:r w:rsidRPr="00C8224A">
        <w:rPr>
          <w:rFonts w:ascii="Times New Roman" w:hAnsi="Times New Roman"/>
          <w:lang w:val="es-ES"/>
        </w:rPr>
        <w:t>Econom</w:t>
      </w:r>
      <w:r w:rsidRPr="00C8224A">
        <w:rPr>
          <w:rStyle w:val="Ninguno"/>
          <w:rFonts w:ascii="Times New Roman" w:hAnsi="Times New Roman"/>
          <w:lang w:val="es-ES"/>
        </w:rPr>
        <w:t>í</w:t>
      </w:r>
      <w:r w:rsidRPr="00C8224A">
        <w:rPr>
          <w:rFonts w:ascii="Times New Roman" w:hAnsi="Times New Roman"/>
          <w:lang w:val="es-ES"/>
        </w:rPr>
        <w:t>a / profusi</w:t>
      </w:r>
      <w:r w:rsidRPr="00C8224A">
        <w:rPr>
          <w:rStyle w:val="Ninguno"/>
          <w:rFonts w:ascii="Times New Roman" w:hAnsi="Times New Roman"/>
          <w:lang w:val="es-ES"/>
        </w:rPr>
        <w:t>ó</w:t>
      </w:r>
      <w:r w:rsidRPr="00C8224A">
        <w:rPr>
          <w:rFonts w:ascii="Times New Roman" w:hAnsi="Times New Roman"/>
          <w:lang w:val="es-ES"/>
        </w:rPr>
        <w:t>n</w:t>
      </w:r>
    </w:p>
    <w:p w14:paraId="2AC26225" w14:textId="77777777" w:rsidR="00A166E2" w:rsidRPr="00C8224A" w:rsidRDefault="00C767A0" w:rsidP="00171884">
      <w:pPr>
        <w:pStyle w:val="Cuerpo"/>
        <w:numPr>
          <w:ilvl w:val="0"/>
          <w:numId w:val="8"/>
        </w:numPr>
        <w:spacing w:line="360" w:lineRule="auto"/>
        <w:rPr>
          <w:rFonts w:ascii="Times New Roman" w:hAnsi="Times New Roman"/>
          <w:lang w:val="es-ES"/>
        </w:rPr>
      </w:pPr>
      <w:r w:rsidRPr="00C8224A">
        <w:rPr>
          <w:rFonts w:ascii="Times New Roman" w:hAnsi="Times New Roman"/>
          <w:lang w:val="es-ES"/>
        </w:rPr>
        <w:t>Reticencia / exageraci</w:t>
      </w:r>
      <w:r w:rsidRPr="00C8224A">
        <w:rPr>
          <w:rStyle w:val="Ninguno"/>
          <w:rFonts w:ascii="Times New Roman" w:hAnsi="Times New Roman"/>
          <w:lang w:val="es-ES"/>
        </w:rPr>
        <w:t>ó</w:t>
      </w:r>
      <w:r w:rsidRPr="00C8224A">
        <w:rPr>
          <w:rFonts w:ascii="Times New Roman" w:hAnsi="Times New Roman"/>
          <w:lang w:val="es-ES"/>
        </w:rPr>
        <w:t>n</w:t>
      </w:r>
    </w:p>
    <w:p w14:paraId="7E3BE0DB" w14:textId="77777777" w:rsidR="00A166E2" w:rsidRPr="00C8224A" w:rsidRDefault="00C767A0" w:rsidP="00171884">
      <w:pPr>
        <w:pStyle w:val="Cuerpo"/>
        <w:numPr>
          <w:ilvl w:val="0"/>
          <w:numId w:val="8"/>
        </w:numPr>
        <w:spacing w:line="360" w:lineRule="auto"/>
        <w:rPr>
          <w:rFonts w:ascii="Times New Roman" w:hAnsi="Times New Roman"/>
          <w:lang w:val="es-ES"/>
        </w:rPr>
      </w:pPr>
      <w:r w:rsidRPr="00C8224A">
        <w:rPr>
          <w:rFonts w:ascii="Times New Roman" w:hAnsi="Times New Roman"/>
          <w:lang w:val="es-ES"/>
        </w:rPr>
        <w:t>Predictibilidad / espontaneidad</w:t>
      </w:r>
    </w:p>
    <w:p w14:paraId="5A2E3355" w14:textId="77777777" w:rsidR="00A166E2" w:rsidRPr="00C8224A" w:rsidRDefault="00C767A0" w:rsidP="00171884">
      <w:pPr>
        <w:pStyle w:val="Cuerpo"/>
        <w:numPr>
          <w:ilvl w:val="0"/>
          <w:numId w:val="8"/>
        </w:numPr>
        <w:spacing w:line="360" w:lineRule="auto"/>
        <w:rPr>
          <w:rFonts w:ascii="Times New Roman" w:hAnsi="Times New Roman"/>
          <w:lang w:val="es-ES"/>
        </w:rPr>
      </w:pPr>
      <w:r w:rsidRPr="00C8224A">
        <w:rPr>
          <w:rFonts w:ascii="Times New Roman" w:hAnsi="Times New Roman"/>
          <w:lang w:val="es-ES"/>
        </w:rPr>
        <w:t>Actividad / pasividad</w:t>
      </w:r>
    </w:p>
    <w:p w14:paraId="397434CC" w14:textId="77777777" w:rsidR="00A166E2" w:rsidRPr="00C8224A" w:rsidRDefault="00C767A0" w:rsidP="00171884">
      <w:pPr>
        <w:pStyle w:val="Cuerpo"/>
        <w:numPr>
          <w:ilvl w:val="0"/>
          <w:numId w:val="8"/>
        </w:numPr>
        <w:spacing w:line="360" w:lineRule="auto"/>
        <w:rPr>
          <w:rFonts w:ascii="Times New Roman" w:hAnsi="Times New Roman"/>
          <w:lang w:val="es-ES"/>
        </w:rPr>
      </w:pPr>
      <w:r w:rsidRPr="00C8224A">
        <w:rPr>
          <w:rFonts w:ascii="Times New Roman" w:hAnsi="Times New Roman"/>
          <w:lang w:val="es-ES"/>
        </w:rPr>
        <w:t>Sutileza / audacia</w:t>
      </w:r>
    </w:p>
    <w:p w14:paraId="3A1A45AF" w14:textId="77777777" w:rsidR="00A166E2" w:rsidRPr="00C8224A" w:rsidRDefault="00C767A0" w:rsidP="00171884">
      <w:pPr>
        <w:pStyle w:val="Cuerpo"/>
        <w:numPr>
          <w:ilvl w:val="0"/>
          <w:numId w:val="8"/>
        </w:numPr>
        <w:spacing w:line="360" w:lineRule="auto"/>
        <w:rPr>
          <w:rFonts w:ascii="Times New Roman" w:hAnsi="Times New Roman"/>
          <w:lang w:val="es-ES"/>
        </w:rPr>
      </w:pPr>
      <w:r w:rsidRPr="00C8224A">
        <w:rPr>
          <w:rFonts w:ascii="Times New Roman" w:hAnsi="Times New Roman"/>
          <w:lang w:val="es-ES"/>
        </w:rPr>
        <w:t>Neutralidad / acento</w:t>
      </w:r>
    </w:p>
    <w:p w14:paraId="1CF020AB" w14:textId="77777777" w:rsidR="00A166E2" w:rsidRPr="00C8224A" w:rsidRDefault="00C767A0" w:rsidP="00171884">
      <w:pPr>
        <w:pStyle w:val="Cuerpo"/>
        <w:numPr>
          <w:ilvl w:val="0"/>
          <w:numId w:val="8"/>
        </w:numPr>
        <w:spacing w:line="360" w:lineRule="auto"/>
        <w:rPr>
          <w:rFonts w:ascii="Times New Roman" w:hAnsi="Times New Roman"/>
          <w:lang w:val="es-ES"/>
        </w:rPr>
      </w:pPr>
      <w:r w:rsidRPr="00C8224A">
        <w:rPr>
          <w:rFonts w:ascii="Times New Roman" w:hAnsi="Times New Roman"/>
          <w:lang w:val="es-ES"/>
        </w:rPr>
        <w:t>Transparencia / opacidad</w:t>
      </w:r>
    </w:p>
    <w:p w14:paraId="43220EA5" w14:textId="77777777" w:rsidR="00A166E2" w:rsidRPr="00C8224A" w:rsidRDefault="00C767A0" w:rsidP="00171884">
      <w:pPr>
        <w:pStyle w:val="Cuerpo"/>
        <w:numPr>
          <w:ilvl w:val="0"/>
          <w:numId w:val="8"/>
        </w:numPr>
        <w:spacing w:line="360" w:lineRule="auto"/>
        <w:rPr>
          <w:rFonts w:ascii="Times New Roman" w:hAnsi="Times New Roman"/>
          <w:lang w:val="es-ES"/>
        </w:rPr>
      </w:pPr>
      <w:r w:rsidRPr="00C8224A">
        <w:rPr>
          <w:rFonts w:ascii="Times New Roman" w:hAnsi="Times New Roman"/>
          <w:lang w:val="es-ES"/>
        </w:rPr>
        <w:t>Coherencia / variaci</w:t>
      </w:r>
      <w:r w:rsidRPr="00C8224A">
        <w:rPr>
          <w:rStyle w:val="Ninguno"/>
          <w:rFonts w:ascii="Times New Roman" w:hAnsi="Times New Roman"/>
          <w:lang w:val="es-ES"/>
        </w:rPr>
        <w:t>ó</w:t>
      </w:r>
      <w:r w:rsidRPr="00C8224A">
        <w:rPr>
          <w:rFonts w:ascii="Times New Roman" w:hAnsi="Times New Roman"/>
          <w:lang w:val="es-ES"/>
        </w:rPr>
        <w:t>n</w:t>
      </w:r>
    </w:p>
    <w:p w14:paraId="0C98B792" w14:textId="77777777" w:rsidR="00A166E2" w:rsidRPr="00C8224A" w:rsidRDefault="00C767A0" w:rsidP="00171884">
      <w:pPr>
        <w:pStyle w:val="Cuerpo"/>
        <w:numPr>
          <w:ilvl w:val="0"/>
          <w:numId w:val="8"/>
        </w:numPr>
        <w:spacing w:line="360" w:lineRule="auto"/>
        <w:rPr>
          <w:rFonts w:ascii="Times New Roman" w:hAnsi="Times New Roman"/>
          <w:lang w:val="es-ES"/>
        </w:rPr>
      </w:pPr>
      <w:r w:rsidRPr="00C8224A">
        <w:rPr>
          <w:rFonts w:ascii="Times New Roman" w:hAnsi="Times New Roman"/>
          <w:lang w:val="es-ES"/>
        </w:rPr>
        <w:t>Realismo / distorsi</w:t>
      </w:r>
      <w:r w:rsidRPr="00C8224A">
        <w:rPr>
          <w:rStyle w:val="Ninguno"/>
          <w:rFonts w:ascii="Times New Roman" w:hAnsi="Times New Roman"/>
          <w:lang w:val="es-ES"/>
        </w:rPr>
        <w:t>ó</w:t>
      </w:r>
      <w:r w:rsidRPr="00C8224A">
        <w:rPr>
          <w:rFonts w:ascii="Times New Roman" w:hAnsi="Times New Roman"/>
          <w:lang w:val="es-ES"/>
        </w:rPr>
        <w:t>n</w:t>
      </w:r>
    </w:p>
    <w:p w14:paraId="59C71788" w14:textId="77777777" w:rsidR="00A166E2" w:rsidRPr="00C8224A" w:rsidRDefault="00C767A0" w:rsidP="00171884">
      <w:pPr>
        <w:pStyle w:val="Cuerpo"/>
        <w:numPr>
          <w:ilvl w:val="0"/>
          <w:numId w:val="8"/>
        </w:numPr>
        <w:spacing w:line="360" w:lineRule="auto"/>
        <w:rPr>
          <w:rFonts w:ascii="Times New Roman" w:hAnsi="Times New Roman"/>
          <w:lang w:val="es-ES"/>
        </w:rPr>
      </w:pPr>
      <w:r w:rsidRPr="00C8224A">
        <w:rPr>
          <w:rFonts w:ascii="Times New Roman" w:hAnsi="Times New Roman"/>
          <w:lang w:val="es-ES"/>
        </w:rPr>
        <w:t>Plano / profundo</w:t>
      </w:r>
    </w:p>
    <w:p w14:paraId="45DE9EC9" w14:textId="77777777" w:rsidR="00A166E2" w:rsidRPr="00C8224A" w:rsidRDefault="00C767A0" w:rsidP="00171884">
      <w:pPr>
        <w:pStyle w:val="Cuerpo"/>
        <w:numPr>
          <w:ilvl w:val="0"/>
          <w:numId w:val="8"/>
        </w:numPr>
        <w:spacing w:line="360" w:lineRule="auto"/>
        <w:rPr>
          <w:rFonts w:ascii="Times New Roman" w:hAnsi="Times New Roman"/>
          <w:lang w:val="es-ES"/>
        </w:rPr>
      </w:pPr>
      <w:r w:rsidRPr="00C8224A">
        <w:rPr>
          <w:rFonts w:ascii="Times New Roman" w:hAnsi="Times New Roman"/>
          <w:lang w:val="es-ES"/>
        </w:rPr>
        <w:t>Singularidad / yuxtaposici</w:t>
      </w:r>
      <w:r w:rsidRPr="00C8224A">
        <w:rPr>
          <w:rStyle w:val="Ninguno"/>
          <w:rFonts w:ascii="Times New Roman" w:hAnsi="Times New Roman"/>
          <w:lang w:val="es-ES"/>
        </w:rPr>
        <w:t>ó</w:t>
      </w:r>
      <w:r w:rsidRPr="00C8224A">
        <w:rPr>
          <w:rFonts w:ascii="Times New Roman" w:hAnsi="Times New Roman"/>
          <w:lang w:val="es-ES"/>
        </w:rPr>
        <w:t>n</w:t>
      </w:r>
    </w:p>
    <w:p w14:paraId="087E71D2" w14:textId="77777777" w:rsidR="00A166E2" w:rsidRPr="00C8224A" w:rsidRDefault="00C767A0" w:rsidP="00171884">
      <w:pPr>
        <w:pStyle w:val="Cuerpo"/>
        <w:numPr>
          <w:ilvl w:val="0"/>
          <w:numId w:val="8"/>
        </w:numPr>
        <w:spacing w:line="360" w:lineRule="auto"/>
        <w:rPr>
          <w:rFonts w:ascii="Times New Roman" w:hAnsi="Times New Roman"/>
          <w:lang w:val="es-ES"/>
        </w:rPr>
      </w:pPr>
      <w:r w:rsidRPr="00C8224A">
        <w:rPr>
          <w:rFonts w:ascii="Times New Roman" w:hAnsi="Times New Roman"/>
          <w:lang w:val="es-ES"/>
        </w:rPr>
        <w:t>Secuencialidad / aleatoriedad</w:t>
      </w:r>
    </w:p>
    <w:p w14:paraId="75E12EDF" w14:textId="77777777" w:rsidR="00A166E2" w:rsidRPr="00C8224A" w:rsidRDefault="00C767A0" w:rsidP="00171884">
      <w:pPr>
        <w:pStyle w:val="Cuerpo"/>
        <w:numPr>
          <w:ilvl w:val="0"/>
          <w:numId w:val="8"/>
        </w:numPr>
        <w:spacing w:line="360" w:lineRule="auto"/>
        <w:rPr>
          <w:rFonts w:ascii="Times New Roman" w:hAnsi="Times New Roman"/>
          <w:lang w:val="es-ES"/>
        </w:rPr>
      </w:pPr>
      <w:r w:rsidRPr="00C8224A">
        <w:rPr>
          <w:rFonts w:ascii="Times New Roman" w:hAnsi="Times New Roman"/>
          <w:lang w:val="es-ES"/>
        </w:rPr>
        <w:t xml:space="preserve">Agudeza / </w:t>
      </w:r>
      <w:proofErr w:type="spellStart"/>
      <w:r w:rsidRPr="00C8224A">
        <w:rPr>
          <w:rFonts w:ascii="Times New Roman" w:hAnsi="Times New Roman"/>
          <w:lang w:val="es-ES"/>
        </w:rPr>
        <w:t>difusividad</w:t>
      </w:r>
      <w:proofErr w:type="spellEnd"/>
    </w:p>
    <w:p w14:paraId="5AD019F2" w14:textId="77777777" w:rsidR="00A166E2" w:rsidRPr="00C8224A" w:rsidRDefault="00C767A0" w:rsidP="00171884">
      <w:pPr>
        <w:pStyle w:val="Cuerpo"/>
        <w:numPr>
          <w:ilvl w:val="0"/>
          <w:numId w:val="8"/>
        </w:numPr>
        <w:spacing w:line="360" w:lineRule="auto"/>
        <w:rPr>
          <w:rFonts w:ascii="Times New Roman" w:hAnsi="Times New Roman"/>
          <w:lang w:val="es-ES"/>
        </w:rPr>
      </w:pPr>
      <w:r w:rsidRPr="00C8224A">
        <w:rPr>
          <w:rFonts w:ascii="Times New Roman" w:hAnsi="Times New Roman"/>
          <w:lang w:val="es-ES"/>
        </w:rPr>
        <w:t xml:space="preserve">Continuidad / </w:t>
      </w:r>
      <w:proofErr w:type="spellStart"/>
      <w:r w:rsidRPr="00C8224A">
        <w:rPr>
          <w:rFonts w:ascii="Times New Roman" w:hAnsi="Times New Roman"/>
          <w:lang w:val="es-ES"/>
        </w:rPr>
        <w:t>episodicidad</w:t>
      </w:r>
      <w:proofErr w:type="spellEnd"/>
      <w:r w:rsidRPr="00C8224A">
        <w:rPr>
          <w:rFonts w:ascii="Times New Roman" w:hAnsi="Times New Roman"/>
          <w:lang w:val="es-ES"/>
        </w:rPr>
        <w:t xml:space="preserve"> (D.A. </w:t>
      </w:r>
      <w:proofErr w:type="spellStart"/>
      <w:r w:rsidRPr="00C8224A">
        <w:rPr>
          <w:rFonts w:ascii="Times New Roman" w:hAnsi="Times New Roman"/>
          <w:lang w:val="es-ES"/>
        </w:rPr>
        <w:t>Dondis</w:t>
      </w:r>
      <w:proofErr w:type="spellEnd"/>
      <w:r w:rsidRPr="00C8224A">
        <w:rPr>
          <w:rFonts w:ascii="Times New Roman" w:hAnsi="Times New Roman"/>
          <w:lang w:val="es-ES"/>
        </w:rPr>
        <w:t>, 2011)</w:t>
      </w:r>
    </w:p>
    <w:p w14:paraId="7C803958" w14:textId="77777777" w:rsidR="00A166E2" w:rsidRPr="00C8224A" w:rsidRDefault="00C767A0" w:rsidP="00171884">
      <w:pPr>
        <w:pStyle w:val="Cuerpo"/>
        <w:spacing w:line="360" w:lineRule="auto"/>
        <w:ind w:left="720"/>
        <w:rPr>
          <w:rStyle w:val="Ninguno"/>
          <w:rFonts w:ascii="Times New Roman" w:eastAsia="Times New Roman" w:hAnsi="Times New Roman" w:cs="Times New Roman"/>
          <w:lang w:val="es-ES"/>
        </w:rPr>
      </w:pPr>
      <w:r w:rsidRPr="00C8224A">
        <w:rPr>
          <w:rStyle w:val="Ninguno"/>
          <w:rFonts w:ascii="Times New Roman" w:eastAsia="Times New Roman" w:hAnsi="Times New Roman" w:cs="Times New Roman"/>
          <w:lang w:val="es-ES"/>
        </w:rPr>
        <w:br/>
      </w:r>
      <w:r w:rsidRPr="00C8224A">
        <w:rPr>
          <w:rStyle w:val="Ninguno"/>
          <w:rFonts w:ascii="Times New Roman" w:hAnsi="Times New Roman"/>
          <w:lang w:val="es-ES"/>
        </w:rPr>
        <w:t xml:space="preserve">El uso práctico de todos estos elementos dependen de las intenciones a comunicar, desde la psicología del color y las formas hasta las tipografías e imágenes con mensajes visuales que se conciben en tres niveles representacionalmente- aquello que vemos y reconocemos desde el entorno y la experiencia —; abstractamente - cualidad </w:t>
      </w:r>
      <w:proofErr w:type="spellStart"/>
      <w:r w:rsidRPr="00C8224A">
        <w:rPr>
          <w:rStyle w:val="Ninguno"/>
          <w:rFonts w:ascii="Times New Roman" w:hAnsi="Times New Roman"/>
          <w:lang w:val="es-ES"/>
        </w:rPr>
        <w:t>sinestésica</w:t>
      </w:r>
      <w:proofErr w:type="spellEnd"/>
      <w:r w:rsidRPr="00C8224A">
        <w:rPr>
          <w:rStyle w:val="Ninguno"/>
          <w:rFonts w:ascii="Times New Roman" w:hAnsi="Times New Roman"/>
          <w:lang w:val="es-ES"/>
        </w:rPr>
        <w:t xml:space="preserve"> de un hecho visual reducido a sus componentes visuales y elementales básicos, realizando los medios más directos, emocionales o hasta primitivos de confección del mensaje — , simbólicamente - el basto universo de sistemas de símbolos codificados que el hombre ha creado arbitrariamente y al que adscribe un significado— </w:t>
      </w:r>
      <w:r w:rsidRPr="00C8224A">
        <w:rPr>
          <w:rStyle w:val="Ninguno"/>
          <w:rFonts w:ascii="Times New Roman" w:hAnsi="Times New Roman"/>
          <w:lang w:val="es-ES"/>
        </w:rPr>
        <w:lastRenderedPageBreak/>
        <w:t xml:space="preserve">D.A. </w:t>
      </w:r>
      <w:proofErr w:type="spellStart"/>
      <w:r w:rsidRPr="00C8224A">
        <w:rPr>
          <w:rStyle w:val="Ninguno"/>
          <w:rFonts w:ascii="Times New Roman" w:hAnsi="Times New Roman"/>
          <w:lang w:val="es-ES"/>
        </w:rPr>
        <w:t>Dondis</w:t>
      </w:r>
      <w:proofErr w:type="spellEnd"/>
      <w:r w:rsidRPr="00C8224A">
        <w:rPr>
          <w:rStyle w:val="Ninguno"/>
          <w:rFonts w:ascii="Times New Roman" w:hAnsi="Times New Roman"/>
          <w:lang w:val="es-ES"/>
        </w:rPr>
        <w:t xml:space="preserve"> (2011, p53). </w:t>
      </w:r>
      <w:proofErr w:type="gramStart"/>
      <w:r w:rsidRPr="00C8224A">
        <w:rPr>
          <w:rStyle w:val="Ninguno"/>
          <w:rFonts w:ascii="Times New Roman" w:hAnsi="Times New Roman"/>
          <w:lang w:val="es-ES"/>
        </w:rPr>
        <w:t>El uso adecuado de estos aspectos apoyarán</w:t>
      </w:r>
      <w:proofErr w:type="gramEnd"/>
      <w:r w:rsidRPr="00C8224A">
        <w:rPr>
          <w:rStyle w:val="Ninguno"/>
          <w:rFonts w:ascii="Times New Roman" w:hAnsi="Times New Roman"/>
          <w:lang w:val="es-ES"/>
        </w:rPr>
        <w:t xml:space="preserve"> a la atinada comunicación, manifestando los conceptos rectores del diseño planeado. </w:t>
      </w:r>
      <w:r w:rsidRPr="00C8224A">
        <w:rPr>
          <w:rStyle w:val="Ninguno"/>
          <w:rFonts w:ascii="Times New Roman" w:eastAsia="Times New Roman" w:hAnsi="Times New Roman" w:cs="Times New Roman"/>
          <w:lang w:val="es-ES"/>
        </w:rPr>
        <w:br/>
      </w:r>
      <w:r w:rsidRPr="00C8224A">
        <w:rPr>
          <w:rStyle w:val="Ninguno"/>
          <w:rFonts w:ascii="Times New Roman" w:eastAsia="Times New Roman" w:hAnsi="Times New Roman" w:cs="Times New Roman"/>
          <w:lang w:val="es-ES"/>
        </w:rPr>
        <w:br/>
      </w:r>
      <w:r w:rsidRPr="00C8224A">
        <w:rPr>
          <w:rStyle w:val="Ninguno"/>
          <w:rFonts w:ascii="Times New Roman" w:hAnsi="Times New Roman"/>
          <w:lang w:val="es-ES"/>
        </w:rPr>
        <w:t xml:space="preserve">Este proceso se repite en el diseño del resto de pantallas que conforman el desarrollo de software o web. Una vez diseñadas muchas veces se hacen pruebas de usabilidad y experiencia para validar lo propuesto. </w:t>
      </w:r>
    </w:p>
    <w:p w14:paraId="5E24DC67" w14:textId="77777777" w:rsidR="00A166E2" w:rsidRPr="00C8224A" w:rsidRDefault="00A166E2" w:rsidP="00171884">
      <w:pPr>
        <w:pStyle w:val="Cuerpo"/>
        <w:spacing w:line="360" w:lineRule="auto"/>
        <w:rPr>
          <w:rStyle w:val="Ninguno"/>
          <w:rFonts w:ascii="Times New Roman" w:eastAsia="Times New Roman" w:hAnsi="Times New Roman" w:cs="Times New Roman"/>
          <w:lang w:val="es-ES"/>
        </w:rPr>
      </w:pPr>
    </w:p>
    <w:p w14:paraId="472849F0" w14:textId="77777777" w:rsidR="00A166E2" w:rsidRPr="00C8224A" w:rsidRDefault="00C767A0" w:rsidP="00171884">
      <w:pPr>
        <w:pStyle w:val="Cuerpo"/>
        <w:numPr>
          <w:ilvl w:val="0"/>
          <w:numId w:val="9"/>
        </w:numPr>
        <w:spacing w:line="360" w:lineRule="auto"/>
        <w:rPr>
          <w:rFonts w:ascii="Times New Roman" w:hAnsi="Times New Roman"/>
          <w:lang w:val="es-ES"/>
        </w:rPr>
      </w:pPr>
      <w:r w:rsidRPr="00C8224A">
        <w:rPr>
          <w:rFonts w:ascii="Times New Roman" w:hAnsi="Times New Roman"/>
          <w:lang w:val="es-ES"/>
        </w:rPr>
        <w:t>Desarrollo del proyecto</w:t>
      </w:r>
      <w:r w:rsidRPr="00C8224A">
        <w:rPr>
          <w:rFonts w:ascii="Times New Roman" w:eastAsia="Times New Roman" w:hAnsi="Times New Roman" w:cs="Times New Roman"/>
          <w:lang w:val="es-ES"/>
        </w:rPr>
        <w:br/>
      </w:r>
      <w:r w:rsidRPr="00C8224A">
        <w:rPr>
          <w:rFonts w:ascii="Times New Roman" w:hAnsi="Times New Roman"/>
          <w:lang w:val="es-ES"/>
        </w:rPr>
        <w:t>En esta etapa los perfiles que se involucran en mayor porcentaje son los programadores (</w:t>
      </w:r>
      <w:proofErr w:type="spellStart"/>
      <w:r w:rsidRPr="00C8224A">
        <w:rPr>
          <w:rFonts w:ascii="Times New Roman" w:hAnsi="Times New Roman"/>
          <w:lang w:val="es-ES"/>
        </w:rPr>
        <w:t>developers</w:t>
      </w:r>
      <w:proofErr w:type="spellEnd"/>
      <w:r w:rsidRPr="00C8224A">
        <w:rPr>
          <w:rFonts w:ascii="Times New Roman" w:hAnsi="Times New Roman"/>
          <w:lang w:val="es-ES"/>
        </w:rPr>
        <w:t>) y en menor porcentaje los dise</w:t>
      </w:r>
      <w:r w:rsidRPr="00C8224A">
        <w:rPr>
          <w:rStyle w:val="Ninguno"/>
          <w:rFonts w:ascii="Times New Roman" w:hAnsi="Times New Roman"/>
          <w:lang w:val="es-ES"/>
        </w:rPr>
        <w:t>ñ</w:t>
      </w:r>
      <w:r w:rsidRPr="00C8224A">
        <w:rPr>
          <w:rFonts w:ascii="Times New Roman" w:hAnsi="Times New Roman"/>
          <w:lang w:val="es-ES"/>
        </w:rPr>
        <w:t>adores. Este proceso tambi</w:t>
      </w:r>
      <w:r w:rsidRPr="00C8224A">
        <w:rPr>
          <w:rStyle w:val="Ninguno"/>
          <w:rFonts w:ascii="Times New Roman" w:hAnsi="Times New Roman"/>
          <w:lang w:val="es-ES"/>
        </w:rPr>
        <w:t>é</w:t>
      </w:r>
      <w:r w:rsidRPr="00C8224A">
        <w:rPr>
          <w:rFonts w:ascii="Times New Roman" w:hAnsi="Times New Roman"/>
          <w:lang w:val="es-ES"/>
        </w:rPr>
        <w:t>n se forma con base a metodolog</w:t>
      </w:r>
      <w:r w:rsidRPr="00C8224A">
        <w:rPr>
          <w:rStyle w:val="Ninguno"/>
          <w:rFonts w:ascii="Times New Roman" w:hAnsi="Times New Roman"/>
          <w:lang w:val="es-ES"/>
        </w:rPr>
        <w:t>í</w:t>
      </w:r>
      <w:r w:rsidRPr="00C8224A">
        <w:rPr>
          <w:rFonts w:ascii="Times New Roman" w:hAnsi="Times New Roman"/>
          <w:lang w:val="es-ES"/>
        </w:rPr>
        <w:t xml:space="preserve">as como SCRUM. </w:t>
      </w:r>
      <w:r w:rsidRPr="00C8224A">
        <w:rPr>
          <w:rFonts w:ascii="Times New Roman" w:eastAsia="Times New Roman" w:hAnsi="Times New Roman" w:cs="Times New Roman"/>
          <w:lang w:val="es-ES"/>
        </w:rPr>
        <w:br/>
      </w:r>
      <w:r w:rsidRPr="00C8224A">
        <w:rPr>
          <w:rFonts w:ascii="Times New Roman" w:hAnsi="Times New Roman"/>
          <w:lang w:val="es-ES"/>
        </w:rPr>
        <w:t>Los programadores toman los requerimientos establecidos en la etapa uno y dos, adem</w:t>
      </w:r>
      <w:r w:rsidRPr="00C8224A">
        <w:rPr>
          <w:rStyle w:val="Ninguno"/>
          <w:rFonts w:ascii="Times New Roman" w:hAnsi="Times New Roman"/>
          <w:lang w:val="es-ES"/>
        </w:rPr>
        <w:t>á</w:t>
      </w:r>
      <w:r w:rsidRPr="00C8224A">
        <w:rPr>
          <w:rFonts w:ascii="Times New Roman" w:hAnsi="Times New Roman"/>
          <w:lang w:val="es-ES"/>
        </w:rPr>
        <w:t xml:space="preserve">s de solicitar los </w:t>
      </w:r>
      <w:proofErr w:type="spellStart"/>
      <w:r w:rsidRPr="00C8224A">
        <w:rPr>
          <w:rFonts w:ascii="Times New Roman" w:hAnsi="Times New Roman"/>
          <w:lang w:val="es-ES"/>
        </w:rPr>
        <w:t>assets</w:t>
      </w:r>
      <w:proofErr w:type="spellEnd"/>
      <w:r w:rsidRPr="00C8224A">
        <w:rPr>
          <w:rFonts w:ascii="Times New Roman" w:hAnsi="Times New Roman"/>
          <w:lang w:val="es-ES"/>
        </w:rPr>
        <w:t xml:space="preserve"> gr</w:t>
      </w:r>
      <w:r w:rsidRPr="00C8224A">
        <w:rPr>
          <w:rStyle w:val="Ninguno"/>
          <w:rFonts w:ascii="Times New Roman" w:hAnsi="Times New Roman"/>
          <w:lang w:val="es-ES"/>
        </w:rPr>
        <w:t>á</w:t>
      </w:r>
      <w:r w:rsidRPr="00C8224A">
        <w:rPr>
          <w:rFonts w:ascii="Times New Roman" w:hAnsi="Times New Roman"/>
          <w:lang w:val="es-ES"/>
        </w:rPr>
        <w:t xml:space="preserve">ficos relacionados al </w:t>
      </w:r>
      <w:proofErr w:type="spellStart"/>
      <w:r w:rsidRPr="00C8224A">
        <w:rPr>
          <w:rFonts w:ascii="Times New Roman" w:hAnsi="Times New Roman"/>
          <w:lang w:val="es-ES"/>
        </w:rPr>
        <w:t>user</w:t>
      </w:r>
      <w:proofErr w:type="spellEnd"/>
      <w:r w:rsidRPr="00C8224A">
        <w:rPr>
          <w:rFonts w:ascii="Times New Roman" w:hAnsi="Times New Roman"/>
          <w:lang w:val="es-ES"/>
        </w:rPr>
        <w:t xml:space="preserve"> interface del dise</w:t>
      </w:r>
      <w:r w:rsidRPr="00C8224A">
        <w:rPr>
          <w:rStyle w:val="Ninguno"/>
          <w:rFonts w:ascii="Times New Roman" w:hAnsi="Times New Roman"/>
          <w:lang w:val="es-ES"/>
        </w:rPr>
        <w:t>ñ</w:t>
      </w:r>
      <w:r w:rsidRPr="00C8224A">
        <w:rPr>
          <w:rFonts w:ascii="Times New Roman" w:hAnsi="Times New Roman"/>
          <w:lang w:val="es-ES"/>
        </w:rPr>
        <w:t xml:space="preserve">o incluso revisan y conocen el concepto propuesto para el </w:t>
      </w:r>
      <w:proofErr w:type="spellStart"/>
      <w:r w:rsidRPr="00C8224A">
        <w:rPr>
          <w:rFonts w:ascii="Times New Roman" w:hAnsi="Times New Roman"/>
          <w:lang w:val="es-ES"/>
        </w:rPr>
        <w:t>user</w:t>
      </w:r>
      <w:proofErr w:type="spellEnd"/>
      <w:r w:rsidRPr="00C8224A">
        <w:rPr>
          <w:rFonts w:ascii="Times New Roman" w:hAnsi="Times New Roman"/>
          <w:lang w:val="es-ES"/>
        </w:rPr>
        <w:t xml:space="preserve"> </w:t>
      </w:r>
      <w:proofErr w:type="spellStart"/>
      <w:r w:rsidRPr="00C8224A">
        <w:rPr>
          <w:rFonts w:ascii="Times New Roman" w:hAnsi="Times New Roman"/>
          <w:lang w:val="es-ES"/>
        </w:rPr>
        <w:t>experience</w:t>
      </w:r>
      <w:proofErr w:type="spellEnd"/>
      <w:r w:rsidRPr="00C8224A">
        <w:rPr>
          <w:rFonts w:ascii="Times New Roman" w:hAnsi="Times New Roman"/>
          <w:lang w:val="es-ES"/>
        </w:rPr>
        <w:t xml:space="preserve"> y as</w:t>
      </w:r>
      <w:r w:rsidRPr="00C8224A">
        <w:rPr>
          <w:rStyle w:val="Ninguno"/>
          <w:rFonts w:ascii="Times New Roman" w:hAnsi="Times New Roman"/>
          <w:lang w:val="es-ES"/>
        </w:rPr>
        <w:t xml:space="preserve">í </w:t>
      </w:r>
      <w:r w:rsidRPr="00C8224A">
        <w:rPr>
          <w:rFonts w:ascii="Times New Roman" w:hAnsi="Times New Roman"/>
          <w:lang w:val="es-ES"/>
        </w:rPr>
        <w:t>replicarlo tal como lo planearon los dise</w:t>
      </w:r>
      <w:r w:rsidRPr="00C8224A">
        <w:rPr>
          <w:rStyle w:val="Ninguno"/>
          <w:rFonts w:ascii="Times New Roman" w:hAnsi="Times New Roman"/>
          <w:lang w:val="es-ES"/>
        </w:rPr>
        <w:t>ñ</w:t>
      </w:r>
      <w:r w:rsidRPr="00C8224A">
        <w:rPr>
          <w:rFonts w:ascii="Times New Roman" w:hAnsi="Times New Roman"/>
          <w:lang w:val="es-ES"/>
        </w:rPr>
        <w:t>adores.</w:t>
      </w:r>
      <w:r w:rsidRPr="00C8224A">
        <w:rPr>
          <w:rFonts w:ascii="Times New Roman" w:eastAsia="Times New Roman" w:hAnsi="Times New Roman" w:cs="Times New Roman"/>
          <w:lang w:val="es-ES"/>
        </w:rPr>
        <w:br/>
      </w:r>
      <w:r w:rsidRPr="00C8224A">
        <w:rPr>
          <w:rFonts w:ascii="Times New Roman" w:hAnsi="Times New Roman"/>
          <w:lang w:val="es-ES"/>
        </w:rPr>
        <w:t>Por otro lado los programadores deben traducir el dise</w:t>
      </w:r>
      <w:r w:rsidRPr="00C8224A">
        <w:rPr>
          <w:rStyle w:val="Ninguno"/>
          <w:rFonts w:ascii="Times New Roman" w:hAnsi="Times New Roman"/>
          <w:lang w:val="es-ES"/>
        </w:rPr>
        <w:t>ñ</w:t>
      </w:r>
      <w:r w:rsidRPr="00C8224A">
        <w:rPr>
          <w:rFonts w:ascii="Times New Roman" w:hAnsi="Times New Roman"/>
          <w:lang w:val="es-ES"/>
        </w:rPr>
        <w:t>o UI y el UX a lenguajes de programaci</w:t>
      </w:r>
      <w:r w:rsidRPr="00C8224A">
        <w:rPr>
          <w:rStyle w:val="Ninguno"/>
          <w:rFonts w:ascii="Times New Roman" w:hAnsi="Times New Roman"/>
          <w:lang w:val="es-ES"/>
        </w:rPr>
        <w:t>ó</w:t>
      </w:r>
      <w:r w:rsidRPr="00C8224A">
        <w:rPr>
          <w:rFonts w:ascii="Times New Roman" w:hAnsi="Times New Roman"/>
          <w:lang w:val="es-ES"/>
        </w:rPr>
        <w:t xml:space="preserve">n, divididos en dos grandes vertientes: los que se enfocan en el </w:t>
      </w:r>
      <w:proofErr w:type="spellStart"/>
      <w:r w:rsidRPr="00C8224A">
        <w:rPr>
          <w:rFonts w:ascii="Times New Roman" w:hAnsi="Times New Roman"/>
          <w:lang w:val="es-ES"/>
        </w:rPr>
        <w:t>frontend</w:t>
      </w:r>
      <w:proofErr w:type="spellEnd"/>
      <w:r w:rsidRPr="00C8224A">
        <w:rPr>
          <w:rFonts w:ascii="Times New Roman" w:hAnsi="Times New Roman"/>
          <w:lang w:val="es-ES"/>
        </w:rPr>
        <w:t xml:space="preserve"> quienes resuelven el funcionamiento de todo lo que el usuario alcanza a ver y tener interacci</w:t>
      </w:r>
      <w:r w:rsidRPr="00C8224A">
        <w:rPr>
          <w:rStyle w:val="Ninguno"/>
          <w:rFonts w:ascii="Times New Roman" w:hAnsi="Times New Roman"/>
          <w:lang w:val="es-ES"/>
        </w:rPr>
        <w:t>ó</w:t>
      </w:r>
      <w:r w:rsidRPr="00C8224A">
        <w:rPr>
          <w:rFonts w:ascii="Times New Roman" w:hAnsi="Times New Roman"/>
          <w:lang w:val="es-ES"/>
        </w:rPr>
        <w:t xml:space="preserve">n y los </w:t>
      </w:r>
      <w:proofErr w:type="spellStart"/>
      <w:r w:rsidRPr="00C8224A">
        <w:rPr>
          <w:rFonts w:ascii="Times New Roman" w:hAnsi="Times New Roman"/>
          <w:lang w:val="es-ES"/>
        </w:rPr>
        <w:t>backend</w:t>
      </w:r>
      <w:proofErr w:type="spellEnd"/>
      <w:r w:rsidRPr="00C8224A">
        <w:rPr>
          <w:rFonts w:ascii="Times New Roman" w:hAnsi="Times New Roman"/>
          <w:lang w:val="es-ES"/>
        </w:rPr>
        <w:t xml:space="preserve"> quienes se encargan de hacer funcionar toda la l</w:t>
      </w:r>
      <w:r w:rsidRPr="00C8224A">
        <w:rPr>
          <w:rStyle w:val="Ninguno"/>
          <w:rFonts w:ascii="Times New Roman" w:hAnsi="Times New Roman"/>
          <w:lang w:val="es-ES"/>
        </w:rPr>
        <w:t>ó</w:t>
      </w:r>
      <w:r w:rsidRPr="00C8224A">
        <w:rPr>
          <w:rFonts w:ascii="Times New Roman" w:hAnsi="Times New Roman"/>
          <w:lang w:val="es-ES"/>
        </w:rPr>
        <w:t xml:space="preserve">gica del desarrollo sin embargo no es visualmente perceptible para el usuario como el uso de servidores y base de datos. </w:t>
      </w:r>
    </w:p>
    <w:p w14:paraId="6FA952F4" w14:textId="77777777" w:rsidR="00A166E2" w:rsidRPr="00C8224A" w:rsidRDefault="00C767A0" w:rsidP="00171884">
      <w:pPr>
        <w:pStyle w:val="Cuerpo"/>
        <w:numPr>
          <w:ilvl w:val="0"/>
          <w:numId w:val="6"/>
        </w:numPr>
        <w:spacing w:line="360" w:lineRule="auto"/>
        <w:rPr>
          <w:rFonts w:ascii="Times New Roman" w:hAnsi="Times New Roman"/>
          <w:lang w:val="es-ES"/>
        </w:rPr>
      </w:pPr>
      <w:r w:rsidRPr="00C8224A">
        <w:rPr>
          <w:rFonts w:ascii="Times New Roman" w:hAnsi="Times New Roman"/>
          <w:lang w:val="es-ES"/>
        </w:rPr>
        <w:t>Testeo</w:t>
      </w:r>
      <w:r w:rsidRPr="00C8224A">
        <w:rPr>
          <w:rFonts w:ascii="Times New Roman" w:eastAsia="Times New Roman" w:hAnsi="Times New Roman" w:cs="Times New Roman"/>
          <w:lang w:val="es-ES"/>
        </w:rPr>
        <w:br/>
      </w:r>
      <w:r w:rsidRPr="00C8224A">
        <w:rPr>
          <w:rFonts w:ascii="Times New Roman" w:hAnsi="Times New Roman"/>
          <w:lang w:val="es-ES"/>
        </w:rPr>
        <w:t>Durante esta etapa se asignan (si no las hay) personas que usen, naveguen y experimenten el desarrollo reci</w:t>
      </w:r>
      <w:r w:rsidRPr="00C8224A">
        <w:rPr>
          <w:rStyle w:val="Ninguno"/>
          <w:rFonts w:ascii="Times New Roman" w:hAnsi="Times New Roman"/>
          <w:lang w:val="es-ES"/>
        </w:rPr>
        <w:t>é</w:t>
      </w:r>
      <w:r w:rsidRPr="00C8224A">
        <w:rPr>
          <w:rFonts w:ascii="Times New Roman" w:hAnsi="Times New Roman"/>
          <w:lang w:val="es-ES"/>
        </w:rPr>
        <w:t>n terminado a manera de prueba, con ello puedan detectar errores pasados por alto por los involucrados en las etapas anteriores, tambi</w:t>
      </w:r>
      <w:r w:rsidRPr="00C8224A">
        <w:rPr>
          <w:rStyle w:val="Ninguno"/>
          <w:rFonts w:ascii="Times New Roman" w:hAnsi="Times New Roman"/>
          <w:lang w:val="es-ES"/>
        </w:rPr>
        <w:t>é</w:t>
      </w:r>
      <w:r w:rsidRPr="00C8224A">
        <w:rPr>
          <w:rFonts w:ascii="Times New Roman" w:hAnsi="Times New Roman"/>
          <w:lang w:val="es-ES"/>
        </w:rPr>
        <w:t>n revisan y se aseguran que el desarrollo cumpla con los objetivos establecidos, adem</w:t>
      </w:r>
      <w:r w:rsidRPr="00C8224A">
        <w:rPr>
          <w:rStyle w:val="Ninguno"/>
          <w:rFonts w:ascii="Times New Roman" w:hAnsi="Times New Roman"/>
          <w:lang w:val="es-ES"/>
        </w:rPr>
        <w:t>á</w:t>
      </w:r>
      <w:r w:rsidRPr="00C8224A">
        <w:rPr>
          <w:rFonts w:ascii="Times New Roman" w:hAnsi="Times New Roman"/>
          <w:lang w:val="es-ES"/>
        </w:rPr>
        <w:t>s de probar y verificar una adecuada experiencia de usuario validando si es f</w:t>
      </w:r>
      <w:r w:rsidRPr="00C8224A">
        <w:rPr>
          <w:rStyle w:val="Ninguno"/>
          <w:rFonts w:ascii="Times New Roman" w:hAnsi="Times New Roman"/>
          <w:lang w:val="es-ES"/>
        </w:rPr>
        <w:t>á</w:t>
      </w:r>
      <w:r w:rsidRPr="00C8224A">
        <w:rPr>
          <w:rFonts w:ascii="Times New Roman" w:hAnsi="Times New Roman"/>
          <w:lang w:val="es-ES"/>
        </w:rPr>
        <w:t>cil de usar, que el usuario tenga el control de su navegaci</w:t>
      </w:r>
      <w:r w:rsidRPr="00C8224A">
        <w:rPr>
          <w:rStyle w:val="Ninguno"/>
          <w:rFonts w:ascii="Times New Roman" w:hAnsi="Times New Roman"/>
          <w:lang w:val="es-ES"/>
        </w:rPr>
        <w:t>ó</w:t>
      </w:r>
      <w:r w:rsidRPr="00C8224A">
        <w:rPr>
          <w:rFonts w:ascii="Times New Roman" w:hAnsi="Times New Roman"/>
          <w:lang w:val="es-ES"/>
        </w:rPr>
        <w:t xml:space="preserve">n, que sea flexible y eficiente de uso, etc. </w:t>
      </w:r>
    </w:p>
    <w:p w14:paraId="4DE04184" w14:textId="77777777" w:rsidR="00A166E2" w:rsidRPr="00C8224A" w:rsidRDefault="00C767A0" w:rsidP="00171884">
      <w:pPr>
        <w:pStyle w:val="Cuerpo"/>
        <w:numPr>
          <w:ilvl w:val="0"/>
          <w:numId w:val="6"/>
        </w:numPr>
        <w:spacing w:line="360" w:lineRule="auto"/>
        <w:rPr>
          <w:rFonts w:ascii="Times New Roman" w:hAnsi="Times New Roman"/>
          <w:lang w:val="es-ES"/>
        </w:rPr>
      </w:pPr>
      <w:r w:rsidRPr="00C8224A">
        <w:rPr>
          <w:rFonts w:ascii="Times New Roman" w:hAnsi="Times New Roman"/>
          <w:lang w:val="es-ES"/>
        </w:rPr>
        <w:t>T</w:t>
      </w:r>
      <w:r w:rsidRPr="00C8224A">
        <w:rPr>
          <w:rStyle w:val="Ninguno"/>
          <w:rFonts w:ascii="Times New Roman" w:hAnsi="Times New Roman"/>
          <w:lang w:val="es-ES"/>
        </w:rPr>
        <w:t>é</w:t>
      </w:r>
      <w:r w:rsidRPr="00C8224A">
        <w:rPr>
          <w:rFonts w:ascii="Times New Roman" w:hAnsi="Times New Roman"/>
          <w:lang w:val="es-ES"/>
        </w:rPr>
        <w:t>rmino del proyecto</w:t>
      </w:r>
      <w:r w:rsidRPr="00C8224A">
        <w:rPr>
          <w:rFonts w:ascii="Times New Roman" w:eastAsia="Times New Roman" w:hAnsi="Times New Roman" w:cs="Times New Roman"/>
          <w:lang w:val="es-ES"/>
        </w:rPr>
        <w:br/>
      </w:r>
      <w:r w:rsidRPr="00C8224A">
        <w:rPr>
          <w:rFonts w:ascii="Times New Roman" w:hAnsi="Times New Roman"/>
          <w:lang w:val="es-ES"/>
        </w:rPr>
        <w:t xml:space="preserve">Durante esta </w:t>
      </w:r>
      <w:r w:rsidRPr="00C8224A">
        <w:rPr>
          <w:rStyle w:val="Ninguno"/>
          <w:rFonts w:ascii="Times New Roman" w:hAnsi="Times New Roman"/>
          <w:lang w:val="es-ES"/>
        </w:rPr>
        <w:t>ú</w:t>
      </w:r>
      <w:r w:rsidRPr="00C8224A">
        <w:rPr>
          <w:rFonts w:ascii="Times New Roman" w:hAnsi="Times New Roman"/>
          <w:lang w:val="es-ES"/>
        </w:rPr>
        <w:t xml:space="preserve">ltima etapa el proyecto es recibido por los clientes, </w:t>
      </w:r>
      <w:proofErr w:type="spellStart"/>
      <w:r w:rsidRPr="00C8224A">
        <w:rPr>
          <w:rFonts w:ascii="Times New Roman" w:hAnsi="Times New Roman"/>
          <w:lang w:val="es-ES"/>
        </w:rPr>
        <w:t>instalandolo</w:t>
      </w:r>
      <w:proofErr w:type="spellEnd"/>
      <w:r w:rsidRPr="00C8224A">
        <w:rPr>
          <w:rFonts w:ascii="Times New Roman" w:hAnsi="Times New Roman"/>
          <w:lang w:val="es-ES"/>
        </w:rPr>
        <w:t xml:space="preserve"> en la infraestructura que ellos </w:t>
      </w:r>
      <w:proofErr w:type="gramStart"/>
      <w:r w:rsidRPr="00C8224A">
        <w:rPr>
          <w:rFonts w:ascii="Times New Roman" w:hAnsi="Times New Roman"/>
          <w:lang w:val="es-ES"/>
        </w:rPr>
        <w:t>determinen  y</w:t>
      </w:r>
      <w:proofErr w:type="gramEnd"/>
      <w:r w:rsidRPr="00C8224A">
        <w:rPr>
          <w:rFonts w:ascii="Times New Roman" w:hAnsi="Times New Roman"/>
          <w:lang w:val="es-ES"/>
        </w:rPr>
        <w:t xml:space="preserve"> haci</w:t>
      </w:r>
      <w:r w:rsidRPr="00C8224A">
        <w:rPr>
          <w:rStyle w:val="Ninguno"/>
          <w:rFonts w:ascii="Times New Roman" w:hAnsi="Times New Roman"/>
          <w:lang w:val="es-ES"/>
        </w:rPr>
        <w:t>é</w:t>
      </w:r>
      <w:r w:rsidRPr="00C8224A">
        <w:rPr>
          <w:rFonts w:ascii="Times New Roman" w:hAnsi="Times New Roman"/>
          <w:lang w:val="es-ES"/>
        </w:rPr>
        <w:t>ndolo p</w:t>
      </w:r>
      <w:r w:rsidRPr="00C8224A">
        <w:rPr>
          <w:rStyle w:val="Ninguno"/>
          <w:rFonts w:ascii="Times New Roman" w:hAnsi="Times New Roman"/>
          <w:lang w:val="es-ES"/>
        </w:rPr>
        <w:t>ú</w:t>
      </w:r>
      <w:r w:rsidRPr="00C8224A">
        <w:rPr>
          <w:rFonts w:ascii="Times New Roman" w:hAnsi="Times New Roman"/>
          <w:lang w:val="es-ES"/>
        </w:rPr>
        <w:t xml:space="preserve">blico para los usuarios objetivo. </w:t>
      </w:r>
    </w:p>
    <w:p w14:paraId="2F3E4DEE" w14:textId="77777777" w:rsidR="00A166E2" w:rsidRPr="00C8224A" w:rsidRDefault="00C767A0" w:rsidP="00171884">
      <w:pPr>
        <w:pStyle w:val="Cuerpo"/>
        <w:spacing w:line="360" w:lineRule="auto"/>
        <w:rPr>
          <w:rStyle w:val="Ninguno"/>
          <w:rFonts w:ascii="Times New Roman" w:eastAsia="Times New Roman" w:hAnsi="Times New Roman" w:cs="Times New Roman"/>
          <w:lang w:val="es-ES"/>
        </w:rPr>
      </w:pPr>
      <w:r w:rsidRPr="00C8224A">
        <w:rPr>
          <w:rStyle w:val="Ninguno"/>
          <w:rFonts w:ascii="Times New Roman" w:eastAsia="Times New Roman" w:hAnsi="Times New Roman" w:cs="Times New Roman"/>
          <w:lang w:val="es-ES"/>
        </w:rPr>
        <w:br/>
      </w:r>
      <w:r w:rsidRPr="00C8224A">
        <w:rPr>
          <w:rStyle w:val="Ninguno"/>
          <w:rFonts w:ascii="Times New Roman" w:hAnsi="Times New Roman"/>
          <w:lang w:val="es-ES"/>
        </w:rPr>
        <w:t xml:space="preserve">La metodología y los pasos recién descritos describen una práctica utilizada, con base a eso, ahondaremos con más detalle el paso dos, en donde se muestra con ejemplos visuales el proceso que se atraviesa para lograr la interfaz de usuario y como la comunicación gráfica es parte del mismo. </w:t>
      </w:r>
    </w:p>
    <w:p w14:paraId="0440694C" w14:textId="77777777" w:rsidR="00A166E2" w:rsidRPr="00C8224A" w:rsidRDefault="00A166E2" w:rsidP="00171884">
      <w:pPr>
        <w:pStyle w:val="Cuerpo"/>
        <w:spacing w:line="360" w:lineRule="auto"/>
        <w:rPr>
          <w:rStyle w:val="Ninguno"/>
          <w:rFonts w:ascii="Times New Roman" w:eastAsia="Times New Roman" w:hAnsi="Times New Roman" w:cs="Times New Roman"/>
          <w:lang w:val="es-ES"/>
        </w:rPr>
      </w:pPr>
    </w:p>
    <w:p w14:paraId="3614472D" w14:textId="77777777" w:rsidR="00A166E2" w:rsidRPr="00C8224A" w:rsidRDefault="00C767A0" w:rsidP="00171884">
      <w:pPr>
        <w:pStyle w:val="Cuerpo"/>
        <w:spacing w:line="360" w:lineRule="auto"/>
        <w:rPr>
          <w:rStyle w:val="Ninguno"/>
          <w:rFonts w:ascii="Times New Roman" w:eastAsia="Times New Roman" w:hAnsi="Times New Roman" w:cs="Times New Roman"/>
          <w:b/>
          <w:bCs/>
          <w:lang w:val="es-ES"/>
        </w:rPr>
      </w:pPr>
      <w:r w:rsidRPr="00C8224A">
        <w:rPr>
          <w:rStyle w:val="Ninguno"/>
          <w:rFonts w:ascii="Times New Roman" w:hAnsi="Times New Roman"/>
          <w:b/>
          <w:bCs/>
          <w:lang w:val="es-ES"/>
        </w:rPr>
        <w:t>Diseñando una interfaz de usuario (UI)</w:t>
      </w:r>
    </w:p>
    <w:p w14:paraId="42FB5686" w14:textId="7B3C4DD8" w:rsidR="00A166E2" w:rsidRPr="00C8224A" w:rsidRDefault="00C767A0" w:rsidP="00171884">
      <w:pPr>
        <w:pStyle w:val="Cuerpo"/>
        <w:spacing w:line="360" w:lineRule="auto"/>
        <w:rPr>
          <w:rStyle w:val="Ninguno"/>
          <w:rFonts w:ascii="Times New Roman" w:eastAsia="Times New Roman" w:hAnsi="Times New Roman" w:cs="Times New Roman"/>
          <w:lang w:val="es-ES"/>
        </w:rPr>
      </w:pPr>
      <w:r w:rsidRPr="00C8224A">
        <w:rPr>
          <w:rStyle w:val="Ninguno"/>
          <w:rFonts w:ascii="Times New Roman" w:hAnsi="Times New Roman"/>
          <w:lang w:val="es-ES"/>
        </w:rPr>
        <w:lastRenderedPageBreak/>
        <w:t xml:space="preserve">Tal como se mencionó </w:t>
      </w:r>
      <w:del w:id="90" w:author="Autor">
        <w:r w:rsidRPr="00C8224A" w:rsidDel="001B26D5">
          <w:rPr>
            <w:rStyle w:val="Ninguno"/>
            <w:rFonts w:ascii="Times New Roman" w:hAnsi="Times New Roman"/>
            <w:lang w:val="es-ES"/>
          </w:rPr>
          <w:delText xml:space="preserve">en párrafos </w:delText>
        </w:r>
      </w:del>
      <w:r w:rsidRPr="00C8224A">
        <w:rPr>
          <w:rStyle w:val="Ninguno"/>
          <w:rFonts w:ascii="Times New Roman" w:hAnsi="Times New Roman"/>
          <w:lang w:val="es-ES"/>
        </w:rPr>
        <w:t>anterior</w:t>
      </w:r>
      <w:ins w:id="91" w:author="Autor">
        <w:r w:rsidR="001B26D5">
          <w:rPr>
            <w:rStyle w:val="Ninguno"/>
            <w:rFonts w:ascii="Times New Roman" w:hAnsi="Times New Roman"/>
            <w:lang w:val="es-ES"/>
          </w:rPr>
          <w:t>mente</w:t>
        </w:r>
      </w:ins>
      <w:del w:id="92" w:author="Autor">
        <w:r w:rsidRPr="00C8224A" w:rsidDel="001B26D5">
          <w:rPr>
            <w:rStyle w:val="Ninguno"/>
            <w:rFonts w:ascii="Times New Roman" w:hAnsi="Times New Roman"/>
            <w:lang w:val="es-ES"/>
          </w:rPr>
          <w:delText>es</w:delText>
        </w:r>
      </w:del>
      <w:r w:rsidRPr="00C8224A">
        <w:rPr>
          <w:rStyle w:val="Ninguno"/>
          <w:rFonts w:ascii="Times New Roman" w:hAnsi="Times New Roman"/>
          <w:lang w:val="es-ES"/>
        </w:rPr>
        <w:t>, lo primero que se necesita saber y recolectar son los contenidos que se deben comunicar, la funciones esperadas a considerar, el conocimiento de en cuáles dispositivos será visible el proyecto, en el caso de que sea una web app o bien una app exclusiva para algún sistema operativo como Android o iOS; y aunque en el primer paso no serán directamente requeridos, los gráficos que se deberá colocar de base como fotografías o iconos prediseñados por la empresa, el logotipo de la empresa si es que se tiene además de su identidad gráfica corporativa.</w:t>
      </w:r>
      <w:r w:rsidRPr="00C8224A">
        <w:rPr>
          <w:rStyle w:val="Ninguno"/>
          <w:rFonts w:ascii="Times New Roman" w:eastAsia="Times New Roman" w:hAnsi="Times New Roman" w:cs="Times New Roman"/>
          <w:lang w:val="es-ES"/>
        </w:rPr>
        <w:br/>
      </w:r>
      <w:r w:rsidRPr="00C8224A">
        <w:rPr>
          <w:rStyle w:val="Ninguno"/>
          <w:rFonts w:ascii="Times New Roman" w:eastAsia="Times New Roman" w:hAnsi="Times New Roman" w:cs="Times New Roman"/>
          <w:lang w:val="es-ES"/>
        </w:rPr>
        <w:br/>
      </w:r>
      <w:r w:rsidRPr="00C8224A">
        <w:rPr>
          <w:rStyle w:val="Ninguno"/>
          <w:rFonts w:ascii="Times New Roman" w:hAnsi="Times New Roman"/>
          <w:lang w:val="es-ES"/>
        </w:rPr>
        <w:t xml:space="preserve">Para explicar cada etapa con detalle </w:t>
      </w:r>
      <w:r w:rsidRPr="004F0604">
        <w:rPr>
          <w:rStyle w:val="Ninguno"/>
          <w:rFonts w:ascii="Times New Roman" w:hAnsi="Times New Roman"/>
          <w:highlight w:val="yellow"/>
          <w:lang w:val="es-ES"/>
          <w:rPrChange w:id="93" w:author="Autor">
            <w:rPr>
              <w:rStyle w:val="Ninguno"/>
              <w:rFonts w:ascii="Times New Roman" w:hAnsi="Times New Roman"/>
              <w:lang w:val="es-ES"/>
            </w:rPr>
          </w:rPrChange>
        </w:rPr>
        <w:t>he recurrido</w:t>
      </w:r>
      <w:r w:rsidRPr="00C8224A">
        <w:rPr>
          <w:rStyle w:val="Ninguno"/>
          <w:rFonts w:ascii="Times New Roman" w:hAnsi="Times New Roman"/>
          <w:lang w:val="es-ES"/>
        </w:rPr>
        <w:t xml:space="preserve"> a un caso práctico, donde se buscaba concebir el diseño de un software o plataforma en donde los colaboradores de cierta empresa pudieran adquirir nuevos aprendizajes a través de cursos ofrecidos por la misma empresa, </w:t>
      </w:r>
      <w:proofErr w:type="spellStart"/>
      <w:r w:rsidRPr="00C8224A">
        <w:rPr>
          <w:rStyle w:val="Ninguno"/>
          <w:rFonts w:ascii="Times New Roman" w:hAnsi="Times New Roman"/>
          <w:lang w:val="es-ES"/>
        </w:rPr>
        <w:t>videotutoriales</w:t>
      </w:r>
      <w:proofErr w:type="spellEnd"/>
      <w:r w:rsidRPr="00C8224A">
        <w:rPr>
          <w:rStyle w:val="Ninguno"/>
          <w:rFonts w:ascii="Times New Roman" w:hAnsi="Times New Roman"/>
          <w:lang w:val="es-ES"/>
        </w:rPr>
        <w:t xml:space="preserve">, ver sus logros alcanzados junto con los que les falta completar, ver avances por cada nivel a cumplir, ver próximos eventos ofrecidos por la empresa junto a un calendario, tener acceso a herramientas de apoyo, ver su perfil e incluso categorizar a los colaboradores con niveles a través de los logros alcanzados. La solicitud consistía en ofrecer cursos para los colaboradores además de agregar herramientas que ayudarán al usuario dentro de la plataforma. El proyecto estaba planeado para ser visualizado en computadoras portátiles y de escritorio principalmente, además de dispositivos móviles como celulares, al ser una </w:t>
      </w:r>
      <w:proofErr w:type="spellStart"/>
      <w:r w:rsidRPr="00C8224A">
        <w:rPr>
          <w:rStyle w:val="Ninguno"/>
          <w:rFonts w:ascii="Times New Roman" w:hAnsi="Times New Roman"/>
          <w:lang w:val="es-ES"/>
        </w:rPr>
        <w:t>webapp</w:t>
      </w:r>
      <w:proofErr w:type="spellEnd"/>
      <w:r w:rsidRPr="00C8224A">
        <w:rPr>
          <w:rStyle w:val="Ninguno"/>
          <w:rFonts w:ascii="Times New Roman" w:hAnsi="Times New Roman"/>
          <w:lang w:val="es-ES"/>
        </w:rPr>
        <w:t xml:space="preserve"> dependerá de un navegador de internet para su funcionamiento y evidentemente conexión a internet. El mercado meta son colaboradores de la empresa de entre 20 y 45 años, con diferentes puestos desde administrativos hasta vendedores o mantenimiento, de distintas clases sociales, distintos rangos de sueldos y distintas responsabilidades. La aplicación busca fomentar además la competitividad, capacitación y superación de sus colaboradores y reforzar su identidad con la empresa por lo que deberá conservar la misma imagen corporativa de la empresa.</w:t>
      </w:r>
      <w:r w:rsidRPr="00C8224A">
        <w:rPr>
          <w:rStyle w:val="Ninguno"/>
          <w:rFonts w:ascii="Times New Roman" w:eastAsia="Times New Roman" w:hAnsi="Times New Roman" w:cs="Times New Roman"/>
          <w:lang w:val="es-ES"/>
        </w:rPr>
        <w:br/>
      </w:r>
      <w:r w:rsidRPr="00C8224A">
        <w:rPr>
          <w:rStyle w:val="Ninguno"/>
          <w:rFonts w:ascii="Times New Roman" w:eastAsia="Times New Roman" w:hAnsi="Times New Roman" w:cs="Times New Roman"/>
          <w:lang w:val="es-ES"/>
        </w:rPr>
        <w:br/>
      </w:r>
      <w:r w:rsidRPr="00C8224A">
        <w:rPr>
          <w:rStyle w:val="Ninguno"/>
          <w:rFonts w:ascii="Times New Roman" w:hAnsi="Times New Roman"/>
          <w:b/>
          <w:bCs/>
          <w:i/>
          <w:iCs/>
          <w:sz w:val="22"/>
          <w:szCs w:val="22"/>
          <w:lang w:val="es-ES"/>
        </w:rPr>
        <w:t>Un ejemplo práctico en marcha</w:t>
      </w:r>
      <w:r w:rsidRPr="00C8224A">
        <w:rPr>
          <w:rStyle w:val="Ninguno"/>
          <w:rFonts w:ascii="Times New Roman" w:eastAsia="Times New Roman" w:hAnsi="Times New Roman" w:cs="Times New Roman"/>
          <w:lang w:val="es-ES"/>
        </w:rPr>
        <w:br/>
      </w:r>
      <w:r w:rsidRPr="00C8224A">
        <w:rPr>
          <w:rStyle w:val="Ninguno"/>
          <w:rFonts w:ascii="Times New Roman" w:hAnsi="Times New Roman"/>
          <w:lang w:val="es-ES"/>
        </w:rPr>
        <w:t xml:space="preserve">Para esta práctica se muestra el desarrollo de la pantalla de perfil y logros del usuario a través de la primera etapa, el </w:t>
      </w:r>
      <w:proofErr w:type="spellStart"/>
      <w:r w:rsidRPr="00C8224A">
        <w:rPr>
          <w:rStyle w:val="Ninguno"/>
          <w:rFonts w:ascii="Times New Roman" w:hAnsi="Times New Roman"/>
          <w:lang w:val="es-ES"/>
        </w:rPr>
        <w:t>wireframe</w:t>
      </w:r>
      <w:proofErr w:type="spellEnd"/>
      <w:r w:rsidRPr="00C8224A">
        <w:rPr>
          <w:rStyle w:val="Ninguno"/>
          <w:rFonts w:ascii="Times New Roman" w:hAnsi="Times New Roman"/>
          <w:lang w:val="es-ES"/>
        </w:rPr>
        <w:t xml:space="preserve">; la estructura base. </w:t>
      </w:r>
      <w:r w:rsidRPr="00C8224A">
        <w:rPr>
          <w:rStyle w:val="Ninguno"/>
          <w:rFonts w:ascii="Times New Roman" w:eastAsia="Times New Roman" w:hAnsi="Times New Roman" w:cs="Times New Roman"/>
          <w:lang w:val="es-ES"/>
        </w:rPr>
        <w:br/>
      </w:r>
    </w:p>
    <w:p w14:paraId="3F332FF7" w14:textId="77777777" w:rsidR="00A166E2" w:rsidRPr="00C8224A" w:rsidRDefault="00C767A0" w:rsidP="00171884">
      <w:pPr>
        <w:pStyle w:val="Cuerpo"/>
        <w:numPr>
          <w:ilvl w:val="0"/>
          <w:numId w:val="11"/>
        </w:numPr>
        <w:spacing w:line="360" w:lineRule="auto"/>
        <w:rPr>
          <w:rFonts w:ascii="Times New Roman" w:hAnsi="Times New Roman"/>
          <w:lang w:val="es-ES"/>
        </w:rPr>
      </w:pPr>
      <w:proofErr w:type="spellStart"/>
      <w:r w:rsidRPr="00C8224A">
        <w:rPr>
          <w:rFonts w:ascii="Times New Roman" w:hAnsi="Times New Roman"/>
          <w:lang w:val="es-ES"/>
        </w:rPr>
        <w:t>Wireframe</w:t>
      </w:r>
      <w:proofErr w:type="spellEnd"/>
      <w:r w:rsidRPr="00C8224A">
        <w:rPr>
          <w:rFonts w:ascii="Times New Roman" w:eastAsia="Times New Roman" w:hAnsi="Times New Roman" w:cs="Times New Roman"/>
          <w:lang w:val="es-ES"/>
        </w:rPr>
        <w:br/>
      </w:r>
      <w:r w:rsidRPr="00C8224A">
        <w:rPr>
          <w:rFonts w:ascii="Times New Roman" w:hAnsi="Times New Roman"/>
          <w:lang w:val="es-ES"/>
        </w:rPr>
        <w:t xml:space="preserve">El </w:t>
      </w:r>
      <w:proofErr w:type="spellStart"/>
      <w:r w:rsidRPr="00C8224A">
        <w:rPr>
          <w:rFonts w:ascii="Times New Roman" w:hAnsi="Times New Roman"/>
          <w:lang w:val="es-ES"/>
        </w:rPr>
        <w:t>wireframe</w:t>
      </w:r>
      <w:proofErr w:type="spellEnd"/>
      <w:r w:rsidRPr="00C8224A">
        <w:rPr>
          <w:rFonts w:ascii="Times New Roman" w:hAnsi="Times New Roman"/>
          <w:lang w:val="es-ES"/>
        </w:rPr>
        <w:t xml:space="preserve"> es una herramienta para concebir, trazar y graficar simb</w:t>
      </w:r>
      <w:r w:rsidRPr="00C8224A">
        <w:rPr>
          <w:rStyle w:val="Ninguno"/>
          <w:rFonts w:ascii="Times New Roman" w:hAnsi="Times New Roman"/>
          <w:lang w:val="es-ES"/>
        </w:rPr>
        <w:t>ó</w:t>
      </w:r>
      <w:r w:rsidRPr="00C8224A">
        <w:rPr>
          <w:rFonts w:ascii="Times New Roman" w:hAnsi="Times New Roman"/>
          <w:lang w:val="es-ES"/>
        </w:rPr>
        <w:t>licamente el sistema a desarrollar, se construyen con elementos b</w:t>
      </w:r>
      <w:r w:rsidRPr="00C8224A">
        <w:rPr>
          <w:rStyle w:val="Ninguno"/>
          <w:rFonts w:ascii="Times New Roman" w:hAnsi="Times New Roman"/>
          <w:lang w:val="es-ES"/>
        </w:rPr>
        <w:t>á</w:t>
      </w:r>
      <w:r w:rsidRPr="00C8224A">
        <w:rPr>
          <w:rFonts w:ascii="Times New Roman" w:hAnsi="Times New Roman"/>
          <w:lang w:val="es-ES"/>
        </w:rPr>
        <w:t>sicos de la comunicaci</w:t>
      </w:r>
      <w:r w:rsidRPr="00C8224A">
        <w:rPr>
          <w:rStyle w:val="Ninguno"/>
          <w:rFonts w:ascii="Times New Roman" w:hAnsi="Times New Roman"/>
          <w:lang w:val="es-ES"/>
        </w:rPr>
        <w:t>ó</w:t>
      </w:r>
      <w:r w:rsidRPr="00C8224A">
        <w:rPr>
          <w:rFonts w:ascii="Times New Roman" w:hAnsi="Times New Roman"/>
          <w:lang w:val="es-ES"/>
        </w:rPr>
        <w:t>n visual como puntos, l</w:t>
      </w:r>
      <w:r w:rsidRPr="00C8224A">
        <w:rPr>
          <w:rStyle w:val="Ninguno"/>
          <w:rFonts w:ascii="Times New Roman" w:hAnsi="Times New Roman"/>
          <w:lang w:val="es-ES"/>
        </w:rPr>
        <w:t>í</w:t>
      </w:r>
      <w:r w:rsidRPr="00C8224A">
        <w:rPr>
          <w:rFonts w:ascii="Times New Roman" w:hAnsi="Times New Roman"/>
          <w:lang w:val="es-ES"/>
        </w:rPr>
        <w:t xml:space="preserve">neas, contornos que en conjunto buscan representar los elementos imprescindibles a estar presentes en el desarrollo, sin </w:t>
      </w:r>
      <w:proofErr w:type="gramStart"/>
      <w:r w:rsidRPr="00C8224A">
        <w:rPr>
          <w:rFonts w:ascii="Times New Roman" w:hAnsi="Times New Roman"/>
          <w:lang w:val="es-ES"/>
        </w:rPr>
        <w:t>embargo</w:t>
      </w:r>
      <w:proofErr w:type="gramEnd"/>
      <w:r w:rsidRPr="00C8224A">
        <w:rPr>
          <w:rFonts w:ascii="Times New Roman" w:hAnsi="Times New Roman"/>
          <w:lang w:val="es-ES"/>
        </w:rPr>
        <w:t xml:space="preserve"> no traduce la composici</w:t>
      </w:r>
      <w:r w:rsidRPr="00C8224A">
        <w:rPr>
          <w:rStyle w:val="Ninguno"/>
          <w:rFonts w:ascii="Times New Roman" w:hAnsi="Times New Roman"/>
          <w:lang w:val="es-ES"/>
        </w:rPr>
        <w:t>ó</w:t>
      </w:r>
      <w:r w:rsidRPr="00C8224A">
        <w:rPr>
          <w:rFonts w:ascii="Times New Roman" w:hAnsi="Times New Roman"/>
          <w:lang w:val="es-ES"/>
        </w:rPr>
        <w:t xml:space="preserve">n o acomodo final. El </w:t>
      </w:r>
      <w:proofErr w:type="spellStart"/>
      <w:r w:rsidRPr="00C8224A">
        <w:rPr>
          <w:rFonts w:ascii="Times New Roman" w:hAnsi="Times New Roman"/>
          <w:lang w:val="es-ES"/>
        </w:rPr>
        <w:t>wireframe</w:t>
      </w:r>
      <w:proofErr w:type="spellEnd"/>
      <w:r w:rsidRPr="00C8224A">
        <w:rPr>
          <w:rFonts w:ascii="Times New Roman" w:hAnsi="Times New Roman"/>
          <w:lang w:val="es-ES"/>
        </w:rPr>
        <w:t xml:space="preserve"> sirve como gu</w:t>
      </w:r>
      <w:r w:rsidRPr="00C8224A">
        <w:rPr>
          <w:rStyle w:val="Ninguno"/>
          <w:rFonts w:ascii="Times New Roman" w:hAnsi="Times New Roman"/>
          <w:lang w:val="es-ES"/>
        </w:rPr>
        <w:t>í</w:t>
      </w:r>
      <w:r w:rsidRPr="00C8224A">
        <w:rPr>
          <w:rFonts w:ascii="Times New Roman" w:hAnsi="Times New Roman"/>
          <w:lang w:val="es-ES"/>
        </w:rPr>
        <w:t>a, boceto o plano del pr</w:t>
      </w:r>
      <w:r w:rsidRPr="00C8224A">
        <w:rPr>
          <w:rStyle w:val="Ninguno"/>
          <w:rFonts w:ascii="Times New Roman" w:hAnsi="Times New Roman"/>
          <w:lang w:val="es-ES"/>
        </w:rPr>
        <w:t>ó</w:t>
      </w:r>
      <w:r w:rsidRPr="00C8224A">
        <w:rPr>
          <w:rFonts w:ascii="Times New Roman" w:hAnsi="Times New Roman"/>
          <w:lang w:val="es-ES"/>
        </w:rPr>
        <w:t>ximo desarrollo.</w:t>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hAnsi="Times New Roman"/>
          <w:lang w:val="es-ES"/>
        </w:rPr>
        <w:t>Para el caso pr</w:t>
      </w:r>
      <w:r w:rsidRPr="00C8224A">
        <w:rPr>
          <w:rStyle w:val="Ninguno"/>
          <w:rFonts w:ascii="Times New Roman" w:hAnsi="Times New Roman"/>
          <w:lang w:val="es-ES"/>
        </w:rPr>
        <w:t>á</w:t>
      </w:r>
      <w:r w:rsidRPr="00C8224A">
        <w:rPr>
          <w:rFonts w:ascii="Times New Roman" w:hAnsi="Times New Roman"/>
          <w:lang w:val="es-ES"/>
        </w:rPr>
        <w:t>ctico se debe considerar el grupo de herramientas para un uso inmediato, el espacio para colocar el logotipo, administraci</w:t>
      </w:r>
      <w:r w:rsidRPr="00C8224A">
        <w:rPr>
          <w:rStyle w:val="Ninguno"/>
          <w:rFonts w:ascii="Times New Roman" w:hAnsi="Times New Roman"/>
          <w:lang w:val="es-ES"/>
        </w:rPr>
        <w:t>ó</w:t>
      </w:r>
      <w:r w:rsidRPr="00C8224A">
        <w:rPr>
          <w:rFonts w:ascii="Times New Roman" w:hAnsi="Times New Roman"/>
          <w:lang w:val="es-ES"/>
        </w:rPr>
        <w:t>n del perfil con posibilidad a personalizar fotograf</w:t>
      </w:r>
      <w:r w:rsidRPr="00C8224A">
        <w:rPr>
          <w:rStyle w:val="Ninguno"/>
          <w:rFonts w:ascii="Times New Roman" w:hAnsi="Times New Roman"/>
          <w:lang w:val="es-ES"/>
        </w:rPr>
        <w:t>í</w:t>
      </w:r>
      <w:r w:rsidRPr="00C8224A">
        <w:rPr>
          <w:rFonts w:ascii="Times New Roman" w:hAnsi="Times New Roman"/>
          <w:lang w:val="es-ES"/>
        </w:rPr>
        <w:t xml:space="preserve">a de perfil y </w:t>
      </w:r>
      <w:r w:rsidRPr="00C8224A">
        <w:rPr>
          <w:rFonts w:ascii="Times New Roman" w:hAnsi="Times New Roman"/>
          <w:lang w:val="es-ES"/>
        </w:rPr>
        <w:lastRenderedPageBreak/>
        <w:t>de portada, foto de perfil, nombre del usuario, pr</w:t>
      </w:r>
      <w:r w:rsidRPr="00C8224A">
        <w:rPr>
          <w:rStyle w:val="Ninguno"/>
          <w:rFonts w:ascii="Times New Roman" w:hAnsi="Times New Roman"/>
          <w:lang w:val="es-ES"/>
        </w:rPr>
        <w:t>ó</w:t>
      </w:r>
      <w:r w:rsidRPr="00C8224A">
        <w:rPr>
          <w:rFonts w:ascii="Times New Roman" w:hAnsi="Times New Roman"/>
          <w:lang w:val="es-ES"/>
        </w:rPr>
        <w:t>ximos eventos, estatus del avance en el nivel, acceso a la trayectoria y logros, los pr</w:t>
      </w:r>
      <w:r w:rsidRPr="00C8224A">
        <w:rPr>
          <w:rStyle w:val="Ninguno"/>
          <w:rFonts w:ascii="Times New Roman" w:hAnsi="Times New Roman"/>
          <w:lang w:val="es-ES"/>
        </w:rPr>
        <w:t>ó</w:t>
      </w:r>
      <w:r w:rsidRPr="00C8224A">
        <w:rPr>
          <w:rFonts w:ascii="Times New Roman" w:hAnsi="Times New Roman"/>
          <w:lang w:val="es-ES"/>
        </w:rPr>
        <w:t>ximos cursos pendientes por cursar, un buscador que apoye la navegaci</w:t>
      </w:r>
      <w:r w:rsidRPr="00C8224A">
        <w:rPr>
          <w:rStyle w:val="Ninguno"/>
          <w:rFonts w:ascii="Times New Roman" w:hAnsi="Times New Roman"/>
          <w:lang w:val="es-ES"/>
        </w:rPr>
        <w:t>ó</w:t>
      </w:r>
      <w:r w:rsidRPr="00C8224A">
        <w:rPr>
          <w:rFonts w:ascii="Times New Roman" w:hAnsi="Times New Roman"/>
          <w:lang w:val="es-ES"/>
        </w:rPr>
        <w:t xml:space="preserve">n, calificaciones. El </w:t>
      </w:r>
      <w:proofErr w:type="spellStart"/>
      <w:r w:rsidRPr="00C8224A">
        <w:rPr>
          <w:rFonts w:ascii="Times New Roman" w:hAnsi="Times New Roman"/>
          <w:lang w:val="es-ES"/>
        </w:rPr>
        <w:t>wireframe</w:t>
      </w:r>
      <w:proofErr w:type="spellEnd"/>
      <w:r w:rsidRPr="00C8224A">
        <w:rPr>
          <w:rFonts w:ascii="Times New Roman" w:hAnsi="Times New Roman"/>
          <w:lang w:val="es-ES"/>
        </w:rPr>
        <w:t xml:space="preserve"> proporciona informaci</w:t>
      </w:r>
      <w:r w:rsidRPr="00C8224A">
        <w:rPr>
          <w:rStyle w:val="Ninguno"/>
          <w:rFonts w:ascii="Times New Roman" w:hAnsi="Times New Roman"/>
          <w:lang w:val="es-ES"/>
        </w:rPr>
        <w:t>ó</w:t>
      </w:r>
      <w:r w:rsidRPr="00C8224A">
        <w:rPr>
          <w:rFonts w:ascii="Times New Roman" w:hAnsi="Times New Roman"/>
          <w:lang w:val="es-ES"/>
        </w:rPr>
        <w:t>n clave para desarrollar la siguiente etapa, dise</w:t>
      </w:r>
      <w:r w:rsidRPr="00C8224A">
        <w:rPr>
          <w:rStyle w:val="Ninguno"/>
          <w:rFonts w:ascii="Times New Roman" w:hAnsi="Times New Roman"/>
          <w:lang w:val="es-ES"/>
        </w:rPr>
        <w:t>ñ</w:t>
      </w:r>
      <w:r w:rsidRPr="00C8224A">
        <w:rPr>
          <w:rFonts w:ascii="Times New Roman" w:hAnsi="Times New Roman"/>
          <w:lang w:val="es-ES"/>
        </w:rPr>
        <w:t xml:space="preserve">ando el </w:t>
      </w:r>
      <w:proofErr w:type="gramStart"/>
      <w:r w:rsidRPr="00C8224A">
        <w:rPr>
          <w:rFonts w:ascii="Times New Roman" w:hAnsi="Times New Roman"/>
          <w:lang w:val="es-ES"/>
        </w:rPr>
        <w:t>look</w:t>
      </w:r>
      <w:proofErr w:type="gramEnd"/>
      <w:r w:rsidRPr="00C8224A">
        <w:rPr>
          <w:rFonts w:ascii="Times New Roman" w:hAnsi="Times New Roman"/>
          <w:lang w:val="es-ES"/>
        </w:rPr>
        <w:t xml:space="preserve"> and </w:t>
      </w:r>
      <w:proofErr w:type="spellStart"/>
      <w:r w:rsidRPr="00C8224A">
        <w:rPr>
          <w:rFonts w:ascii="Times New Roman" w:hAnsi="Times New Roman"/>
          <w:lang w:val="es-ES"/>
        </w:rPr>
        <w:t>feel</w:t>
      </w:r>
      <w:proofErr w:type="spellEnd"/>
      <w:r w:rsidRPr="00C8224A">
        <w:rPr>
          <w:rFonts w:ascii="Times New Roman" w:hAnsi="Times New Roman"/>
          <w:lang w:val="es-ES"/>
        </w:rPr>
        <w:t xml:space="preserve"> del desarrollo. </w:t>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hAnsi="Times New Roman"/>
          <w:lang w:val="es-ES"/>
        </w:rPr>
        <w:t>En la siguiente imagen (figura 3) se sit</w:t>
      </w:r>
      <w:r w:rsidRPr="00C8224A">
        <w:rPr>
          <w:rStyle w:val="Ninguno"/>
          <w:rFonts w:ascii="Times New Roman" w:hAnsi="Times New Roman"/>
          <w:lang w:val="es-ES"/>
        </w:rPr>
        <w:t>ú</w:t>
      </w:r>
      <w:r w:rsidRPr="00C8224A">
        <w:rPr>
          <w:rFonts w:ascii="Times New Roman" w:hAnsi="Times New Roman"/>
          <w:lang w:val="es-ES"/>
        </w:rPr>
        <w:t xml:space="preserve">an los contenidos solicitados a manera de estructura </w:t>
      </w:r>
      <w:proofErr w:type="spellStart"/>
      <w:r w:rsidRPr="00C8224A">
        <w:rPr>
          <w:rFonts w:ascii="Times New Roman" w:hAnsi="Times New Roman"/>
          <w:lang w:val="es-ES"/>
        </w:rPr>
        <w:t>wireframe</w:t>
      </w:r>
      <w:proofErr w:type="spellEnd"/>
      <w:r w:rsidRPr="00C8224A">
        <w:rPr>
          <w:rFonts w:ascii="Times New Roman" w:hAnsi="Times New Roman"/>
          <w:lang w:val="es-ES"/>
        </w:rPr>
        <w:t xml:space="preserve"> de ejemplo pr</w:t>
      </w:r>
      <w:r w:rsidRPr="00C8224A">
        <w:rPr>
          <w:rStyle w:val="Ninguno"/>
          <w:rFonts w:ascii="Times New Roman" w:hAnsi="Times New Roman"/>
          <w:lang w:val="es-ES"/>
        </w:rPr>
        <w:t>á</w:t>
      </w:r>
      <w:r w:rsidRPr="00C8224A">
        <w:rPr>
          <w:rFonts w:ascii="Times New Roman" w:hAnsi="Times New Roman"/>
          <w:lang w:val="es-ES"/>
        </w:rPr>
        <w:t>ctico</w:t>
      </w:r>
      <w:r w:rsidRPr="00C8224A">
        <w:rPr>
          <w:rFonts w:ascii="Times New Roman" w:eastAsia="Times New Roman" w:hAnsi="Times New Roman" w:cs="Times New Roman"/>
          <w:noProof/>
          <w:lang w:val="es-ES"/>
        </w:rPr>
        <w:drawing>
          <wp:anchor distT="114300" distB="114300" distL="114300" distR="114300" simplePos="0" relativeHeight="251660288" behindDoc="0" locked="0" layoutInCell="1" allowOverlap="1" wp14:anchorId="7B830B77" wp14:editId="6D5BDFAB">
            <wp:simplePos x="0" y="0"/>
            <wp:positionH relativeFrom="margin">
              <wp:posOffset>116206</wp:posOffset>
            </wp:positionH>
            <wp:positionV relativeFrom="line">
              <wp:posOffset>252818</wp:posOffset>
            </wp:positionV>
            <wp:extent cx="4432552" cy="4269273"/>
            <wp:effectExtent l="0" t="0" r="0" b="0"/>
            <wp:wrapSquare wrapText="bothSides" distT="114300" distB="114300" distL="114300" distR="114300"/>
            <wp:docPr id="1073741827" name="officeArt object" descr="image2.png"/>
            <wp:cNvGraphicFramePr/>
            <a:graphic xmlns:a="http://schemas.openxmlformats.org/drawingml/2006/main">
              <a:graphicData uri="http://schemas.openxmlformats.org/drawingml/2006/picture">
                <pic:pic xmlns:pic="http://schemas.openxmlformats.org/drawingml/2006/picture">
                  <pic:nvPicPr>
                    <pic:cNvPr id="1073741827" name="image2.png" descr="image2.png"/>
                    <pic:cNvPicPr>
                      <a:picLocks noChangeAspect="1"/>
                    </pic:cNvPicPr>
                  </pic:nvPicPr>
                  <pic:blipFill>
                    <a:blip r:embed="rId12"/>
                    <a:stretch>
                      <a:fillRect/>
                    </a:stretch>
                  </pic:blipFill>
                  <pic:spPr>
                    <a:xfrm>
                      <a:off x="0" y="0"/>
                      <a:ext cx="4432552" cy="4269273"/>
                    </a:xfrm>
                    <a:prstGeom prst="rect">
                      <a:avLst/>
                    </a:prstGeom>
                    <a:ln w="12700" cap="flat">
                      <a:noFill/>
                      <a:miter lim="400000"/>
                    </a:ln>
                    <a:effectLst/>
                  </pic:spPr>
                </pic:pic>
              </a:graphicData>
            </a:graphic>
          </wp:anchor>
        </w:drawing>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Style w:val="Ninguno"/>
          <w:rFonts w:ascii="Times New Roman" w:hAnsi="Times New Roman"/>
          <w:sz w:val="18"/>
          <w:szCs w:val="18"/>
          <w:lang w:val="es-ES"/>
        </w:rPr>
        <w:t xml:space="preserve">Gráfico 3. </w:t>
      </w:r>
      <w:proofErr w:type="spellStart"/>
      <w:r w:rsidRPr="00C8224A">
        <w:rPr>
          <w:rStyle w:val="Ninguno"/>
          <w:rFonts w:ascii="Times New Roman" w:hAnsi="Times New Roman"/>
          <w:sz w:val="18"/>
          <w:szCs w:val="18"/>
          <w:lang w:val="es-ES"/>
        </w:rPr>
        <w:t>Wireframe</w:t>
      </w:r>
      <w:proofErr w:type="spellEnd"/>
      <w:r w:rsidRPr="00C8224A">
        <w:rPr>
          <w:rStyle w:val="Ninguno"/>
          <w:rFonts w:ascii="Times New Roman" w:hAnsi="Times New Roman"/>
          <w:sz w:val="18"/>
          <w:szCs w:val="18"/>
          <w:lang w:val="es-ES"/>
        </w:rPr>
        <w:t xml:space="preserve"> del sistema de ejemplo práctico</w:t>
      </w:r>
      <w:r w:rsidRPr="00C8224A">
        <w:rPr>
          <w:rStyle w:val="Ninguno"/>
          <w:lang w:val="es-ES"/>
        </w:rPr>
        <w:br/>
      </w:r>
    </w:p>
    <w:p w14:paraId="29C3F60A" w14:textId="77777777" w:rsidR="00A166E2" w:rsidRPr="00C8224A" w:rsidRDefault="00A166E2" w:rsidP="00171884">
      <w:pPr>
        <w:pStyle w:val="Cuerpo"/>
        <w:spacing w:line="360" w:lineRule="auto"/>
        <w:rPr>
          <w:rStyle w:val="Ninguno"/>
          <w:rFonts w:ascii="Times New Roman" w:eastAsia="Times New Roman" w:hAnsi="Times New Roman" w:cs="Times New Roman"/>
          <w:lang w:val="es-ES"/>
        </w:rPr>
      </w:pPr>
    </w:p>
    <w:p w14:paraId="5DC2B945" w14:textId="77777777" w:rsidR="00A166E2" w:rsidRPr="00C8224A" w:rsidRDefault="00C767A0" w:rsidP="00171884">
      <w:pPr>
        <w:pStyle w:val="Cuerpo"/>
        <w:numPr>
          <w:ilvl w:val="0"/>
          <w:numId w:val="11"/>
        </w:numPr>
        <w:spacing w:line="360" w:lineRule="auto"/>
        <w:rPr>
          <w:rFonts w:ascii="Times New Roman" w:hAnsi="Times New Roman"/>
          <w:lang w:val="es-ES"/>
        </w:rPr>
      </w:pPr>
      <w:r w:rsidRPr="00C8224A">
        <w:rPr>
          <w:rFonts w:ascii="Times New Roman" w:hAnsi="Times New Roman"/>
          <w:lang w:val="es-ES"/>
        </w:rPr>
        <w:t xml:space="preserve">Una vez probada y aceptada la propuesta </w:t>
      </w:r>
      <w:proofErr w:type="spellStart"/>
      <w:r w:rsidRPr="00C8224A">
        <w:rPr>
          <w:rFonts w:ascii="Times New Roman" w:hAnsi="Times New Roman"/>
          <w:lang w:val="es-ES"/>
        </w:rPr>
        <w:t>wireframe</w:t>
      </w:r>
      <w:proofErr w:type="spellEnd"/>
      <w:r w:rsidRPr="00C8224A">
        <w:rPr>
          <w:rFonts w:ascii="Times New Roman" w:hAnsi="Times New Roman"/>
          <w:lang w:val="es-ES"/>
        </w:rPr>
        <w:t xml:space="preserve">, el paso dos consiste en </w:t>
      </w:r>
      <w:r w:rsidRPr="00C8224A">
        <w:rPr>
          <w:rStyle w:val="Ninguno"/>
          <w:rFonts w:ascii="Times New Roman" w:hAnsi="Times New Roman"/>
          <w:lang w:val="es-ES"/>
        </w:rPr>
        <w:t>“</w:t>
      </w:r>
      <w:r w:rsidRPr="00C8224A">
        <w:rPr>
          <w:rFonts w:ascii="Times New Roman" w:hAnsi="Times New Roman"/>
          <w:lang w:val="es-ES"/>
        </w:rPr>
        <w:t>vestir</w:t>
      </w:r>
      <w:r w:rsidRPr="00C8224A">
        <w:rPr>
          <w:rStyle w:val="Ninguno"/>
          <w:rFonts w:ascii="Times New Roman" w:hAnsi="Times New Roman"/>
          <w:lang w:val="es-ES"/>
        </w:rPr>
        <w:t xml:space="preserve">” </w:t>
      </w:r>
      <w:r w:rsidRPr="00C8224A">
        <w:rPr>
          <w:rFonts w:ascii="Times New Roman" w:hAnsi="Times New Roman"/>
          <w:lang w:val="es-ES"/>
        </w:rPr>
        <w:t>o agregar elementos gr</w:t>
      </w:r>
      <w:r w:rsidRPr="00C8224A">
        <w:rPr>
          <w:rStyle w:val="Ninguno"/>
          <w:rFonts w:ascii="Times New Roman" w:hAnsi="Times New Roman"/>
          <w:lang w:val="es-ES"/>
        </w:rPr>
        <w:t>á</w:t>
      </w:r>
      <w:r w:rsidRPr="00C8224A">
        <w:rPr>
          <w:rFonts w:ascii="Times New Roman" w:hAnsi="Times New Roman"/>
          <w:lang w:val="es-ES"/>
        </w:rPr>
        <w:t>ficos que representen de una manera est</w:t>
      </w:r>
      <w:r w:rsidRPr="00C8224A">
        <w:rPr>
          <w:rStyle w:val="Ninguno"/>
          <w:rFonts w:ascii="Times New Roman" w:hAnsi="Times New Roman"/>
          <w:lang w:val="es-ES"/>
        </w:rPr>
        <w:t>é</w:t>
      </w:r>
      <w:r w:rsidRPr="00C8224A">
        <w:rPr>
          <w:rFonts w:ascii="Times New Roman" w:hAnsi="Times New Roman"/>
          <w:lang w:val="es-ES"/>
        </w:rPr>
        <w:t>tica y expl</w:t>
      </w:r>
      <w:r w:rsidRPr="00C8224A">
        <w:rPr>
          <w:rStyle w:val="Ninguno"/>
          <w:rFonts w:ascii="Times New Roman" w:hAnsi="Times New Roman"/>
          <w:lang w:val="es-ES"/>
        </w:rPr>
        <w:t>í</w:t>
      </w:r>
      <w:r w:rsidRPr="00C8224A">
        <w:rPr>
          <w:rFonts w:ascii="Times New Roman" w:hAnsi="Times New Roman"/>
          <w:lang w:val="es-ES"/>
        </w:rPr>
        <w:t xml:space="preserve">cita la estructura, buscando ser atractiva, </w:t>
      </w:r>
      <w:r w:rsidRPr="00C8224A">
        <w:rPr>
          <w:rStyle w:val="Ninguno"/>
          <w:rFonts w:ascii="Times New Roman" w:hAnsi="Times New Roman"/>
          <w:lang w:val="es-ES"/>
        </w:rPr>
        <w:t>ú</w:t>
      </w:r>
      <w:r w:rsidRPr="00C8224A">
        <w:rPr>
          <w:rFonts w:ascii="Times New Roman" w:hAnsi="Times New Roman"/>
          <w:lang w:val="es-ES"/>
        </w:rPr>
        <w:t>til, intuitiva y f</w:t>
      </w:r>
      <w:r w:rsidRPr="00C8224A">
        <w:rPr>
          <w:rStyle w:val="Ninguno"/>
          <w:rFonts w:ascii="Times New Roman" w:hAnsi="Times New Roman"/>
          <w:lang w:val="es-ES"/>
        </w:rPr>
        <w:t>á</w:t>
      </w:r>
      <w:r w:rsidRPr="00C8224A">
        <w:rPr>
          <w:rFonts w:ascii="Times New Roman" w:hAnsi="Times New Roman"/>
          <w:lang w:val="es-ES"/>
        </w:rPr>
        <w:t>cil de usar para el usuario; recurriendo a las t</w:t>
      </w:r>
      <w:r w:rsidRPr="00C8224A">
        <w:rPr>
          <w:rStyle w:val="Ninguno"/>
          <w:rFonts w:ascii="Times New Roman" w:hAnsi="Times New Roman"/>
          <w:lang w:val="es-ES"/>
        </w:rPr>
        <w:t>é</w:t>
      </w:r>
      <w:r w:rsidRPr="00C8224A">
        <w:rPr>
          <w:rFonts w:ascii="Times New Roman" w:hAnsi="Times New Roman"/>
          <w:lang w:val="es-ES"/>
        </w:rPr>
        <w:t>cnicas de comunicaci</w:t>
      </w:r>
      <w:r w:rsidRPr="00C8224A">
        <w:rPr>
          <w:rStyle w:val="Ninguno"/>
          <w:rFonts w:ascii="Times New Roman" w:hAnsi="Times New Roman"/>
          <w:lang w:val="es-ES"/>
        </w:rPr>
        <w:t>ó</w:t>
      </w:r>
      <w:r w:rsidRPr="00C8224A">
        <w:rPr>
          <w:rFonts w:ascii="Times New Roman" w:hAnsi="Times New Roman"/>
          <w:lang w:val="es-ES"/>
        </w:rPr>
        <w:t>n visual, los tres niveles de representaci</w:t>
      </w:r>
      <w:r w:rsidRPr="00C8224A">
        <w:rPr>
          <w:rStyle w:val="Ninguno"/>
          <w:rFonts w:ascii="Times New Roman" w:hAnsi="Times New Roman"/>
          <w:lang w:val="es-ES"/>
        </w:rPr>
        <w:t>ó</w:t>
      </w:r>
      <w:r w:rsidRPr="00C8224A">
        <w:rPr>
          <w:rFonts w:ascii="Times New Roman" w:hAnsi="Times New Roman"/>
          <w:lang w:val="es-ES"/>
        </w:rPr>
        <w:t>n (simb</w:t>
      </w:r>
      <w:r w:rsidRPr="00C8224A">
        <w:rPr>
          <w:rStyle w:val="Ninguno"/>
          <w:rFonts w:ascii="Times New Roman" w:hAnsi="Times New Roman"/>
          <w:lang w:val="es-ES"/>
        </w:rPr>
        <w:t>ó</w:t>
      </w:r>
      <w:r w:rsidRPr="00C8224A">
        <w:rPr>
          <w:rFonts w:ascii="Times New Roman" w:hAnsi="Times New Roman"/>
          <w:lang w:val="es-ES"/>
        </w:rPr>
        <w:t>lico, abstracto y representacional), los elementos b</w:t>
      </w:r>
      <w:r w:rsidRPr="00C8224A">
        <w:rPr>
          <w:rStyle w:val="Ninguno"/>
          <w:rFonts w:ascii="Times New Roman" w:hAnsi="Times New Roman"/>
          <w:lang w:val="es-ES"/>
        </w:rPr>
        <w:t>á</w:t>
      </w:r>
      <w:r w:rsidRPr="00C8224A">
        <w:rPr>
          <w:rFonts w:ascii="Times New Roman" w:hAnsi="Times New Roman"/>
          <w:lang w:val="es-ES"/>
        </w:rPr>
        <w:t>sicos de la comunicaci</w:t>
      </w:r>
      <w:r w:rsidRPr="00C8224A">
        <w:rPr>
          <w:rStyle w:val="Ninguno"/>
          <w:rFonts w:ascii="Times New Roman" w:hAnsi="Times New Roman"/>
          <w:lang w:val="es-ES"/>
        </w:rPr>
        <w:t>ó</w:t>
      </w:r>
      <w:r w:rsidRPr="00C8224A">
        <w:rPr>
          <w:rFonts w:ascii="Times New Roman" w:hAnsi="Times New Roman"/>
          <w:lang w:val="es-ES"/>
        </w:rPr>
        <w:t>n visual, la psicolog</w:t>
      </w:r>
      <w:r w:rsidRPr="00C8224A">
        <w:rPr>
          <w:rStyle w:val="Ninguno"/>
          <w:rFonts w:ascii="Times New Roman" w:hAnsi="Times New Roman"/>
          <w:lang w:val="es-ES"/>
        </w:rPr>
        <w:t>í</w:t>
      </w:r>
      <w:r w:rsidRPr="00C8224A">
        <w:rPr>
          <w:rFonts w:ascii="Times New Roman" w:hAnsi="Times New Roman"/>
          <w:lang w:val="es-ES"/>
        </w:rPr>
        <w:t xml:space="preserve">a del color y algunos conocimientos de marketing. </w:t>
      </w:r>
      <w:r w:rsidRPr="00C8224A">
        <w:rPr>
          <w:rFonts w:ascii="Times New Roman" w:eastAsia="Times New Roman" w:hAnsi="Times New Roman" w:cs="Times New Roman"/>
          <w:lang w:val="es-ES"/>
        </w:rPr>
        <w:br/>
      </w:r>
      <w:r w:rsidRPr="00C8224A">
        <w:rPr>
          <w:rFonts w:ascii="Times New Roman" w:eastAsia="Times New Roman" w:hAnsi="Times New Roman" w:cs="Times New Roman"/>
          <w:lang w:val="es-ES"/>
        </w:rPr>
        <w:br/>
      </w:r>
      <w:r w:rsidRPr="00C8224A">
        <w:rPr>
          <w:rFonts w:ascii="Times New Roman" w:hAnsi="Times New Roman"/>
          <w:lang w:val="es-ES"/>
        </w:rPr>
        <w:t>Enseguida se analiza paso a paso el dise</w:t>
      </w:r>
      <w:r w:rsidRPr="00C8224A">
        <w:rPr>
          <w:rStyle w:val="Ninguno"/>
          <w:rFonts w:ascii="Times New Roman" w:hAnsi="Times New Roman"/>
          <w:lang w:val="es-ES"/>
        </w:rPr>
        <w:t>ñ</w:t>
      </w:r>
      <w:r w:rsidRPr="00C8224A">
        <w:rPr>
          <w:rFonts w:ascii="Times New Roman" w:hAnsi="Times New Roman"/>
          <w:lang w:val="es-ES"/>
        </w:rPr>
        <w:t>o propuesta de UI del ejemplo pr</w:t>
      </w:r>
      <w:r w:rsidRPr="00C8224A">
        <w:rPr>
          <w:rStyle w:val="Ninguno"/>
          <w:rFonts w:ascii="Times New Roman" w:hAnsi="Times New Roman"/>
          <w:lang w:val="es-ES"/>
        </w:rPr>
        <w:t>á</w:t>
      </w:r>
      <w:r w:rsidRPr="00C8224A">
        <w:rPr>
          <w:rFonts w:ascii="Times New Roman" w:hAnsi="Times New Roman"/>
          <w:lang w:val="es-ES"/>
        </w:rPr>
        <w:t>ctico (figura 4):</w:t>
      </w:r>
    </w:p>
    <w:p w14:paraId="124A6B87" w14:textId="77777777" w:rsidR="00A166E2" w:rsidRPr="00C8224A" w:rsidRDefault="00A166E2" w:rsidP="00171884">
      <w:pPr>
        <w:pStyle w:val="Cuerpo"/>
        <w:spacing w:line="360" w:lineRule="auto"/>
        <w:ind w:left="720"/>
        <w:rPr>
          <w:rStyle w:val="Ninguno"/>
          <w:rFonts w:ascii="Times New Roman" w:eastAsia="Times New Roman" w:hAnsi="Times New Roman" w:cs="Times New Roman"/>
          <w:lang w:val="es-ES"/>
        </w:rPr>
      </w:pPr>
    </w:p>
    <w:p w14:paraId="4C0BDD41" w14:textId="720D4F7D" w:rsidR="00A166E2" w:rsidRPr="00C8224A" w:rsidRDefault="00C767A0" w:rsidP="00171884">
      <w:pPr>
        <w:pStyle w:val="Cuerpo"/>
        <w:numPr>
          <w:ilvl w:val="0"/>
          <w:numId w:val="13"/>
        </w:numPr>
        <w:spacing w:line="360" w:lineRule="auto"/>
        <w:rPr>
          <w:rFonts w:ascii="Times New Roman" w:hAnsi="Times New Roman"/>
          <w:lang w:val="es-ES"/>
        </w:rPr>
      </w:pPr>
      <w:r w:rsidRPr="00C8224A">
        <w:rPr>
          <w:rFonts w:ascii="Times New Roman" w:hAnsi="Times New Roman"/>
          <w:lang w:val="es-ES"/>
        </w:rPr>
        <w:lastRenderedPageBreak/>
        <w:t>Debido a que al grupo de usuarios al que va dirigido este proyecto son occidentales se puede asumir que su trayectoria de mapeo visual comienza de izquierda a derecha y de arriba a abajo por lo tanto se pueden aprovechar estos puntos de inter</w:t>
      </w:r>
      <w:r w:rsidRPr="00C8224A">
        <w:rPr>
          <w:rStyle w:val="Ninguno"/>
          <w:rFonts w:ascii="Times New Roman" w:hAnsi="Times New Roman"/>
          <w:lang w:val="es-ES"/>
        </w:rPr>
        <w:t>é</w:t>
      </w:r>
      <w:r w:rsidRPr="00C8224A">
        <w:rPr>
          <w:rFonts w:ascii="Times New Roman" w:hAnsi="Times New Roman"/>
          <w:lang w:val="es-ES"/>
        </w:rPr>
        <w:t>s para colocar elementos clave para el usuario, elementos que le ser</w:t>
      </w:r>
      <w:r w:rsidRPr="00C8224A">
        <w:rPr>
          <w:rStyle w:val="Ninguno"/>
          <w:rFonts w:ascii="Times New Roman" w:hAnsi="Times New Roman"/>
          <w:lang w:val="es-ES"/>
        </w:rPr>
        <w:t>á</w:t>
      </w:r>
      <w:r w:rsidRPr="00C8224A">
        <w:rPr>
          <w:rFonts w:ascii="Times New Roman" w:hAnsi="Times New Roman"/>
          <w:lang w:val="es-ES"/>
        </w:rPr>
        <w:t>n de ayuda para comenzar su uso y navegaci</w:t>
      </w:r>
      <w:r w:rsidRPr="00C8224A">
        <w:rPr>
          <w:rStyle w:val="Ninguno"/>
          <w:rFonts w:ascii="Times New Roman" w:hAnsi="Times New Roman"/>
          <w:lang w:val="es-ES"/>
        </w:rPr>
        <w:t>ó</w:t>
      </w:r>
      <w:r w:rsidRPr="00C8224A">
        <w:rPr>
          <w:rFonts w:ascii="Times New Roman" w:hAnsi="Times New Roman"/>
          <w:lang w:val="es-ES"/>
        </w:rPr>
        <w:t>n: a la izquierda la barra de herramientas que ofrece un men</w:t>
      </w:r>
      <w:r w:rsidRPr="00C8224A">
        <w:rPr>
          <w:rStyle w:val="Ninguno"/>
          <w:rFonts w:ascii="Times New Roman" w:hAnsi="Times New Roman"/>
          <w:lang w:val="es-ES"/>
        </w:rPr>
        <w:t xml:space="preserve">ú </w:t>
      </w:r>
      <w:r w:rsidRPr="00C8224A">
        <w:rPr>
          <w:rFonts w:ascii="Times New Roman" w:hAnsi="Times New Roman"/>
          <w:lang w:val="es-ES"/>
        </w:rPr>
        <w:t>de posibles acciones a realizar por el usuario y en la parte de arriba, una barra con buscador y opciones de configuraci</w:t>
      </w:r>
      <w:r w:rsidRPr="00C8224A">
        <w:rPr>
          <w:rStyle w:val="Ninguno"/>
          <w:rFonts w:ascii="Times New Roman" w:hAnsi="Times New Roman"/>
          <w:lang w:val="es-ES"/>
        </w:rPr>
        <w:t>ó</w:t>
      </w:r>
      <w:r w:rsidRPr="00C8224A">
        <w:rPr>
          <w:rFonts w:ascii="Times New Roman" w:hAnsi="Times New Roman"/>
          <w:lang w:val="es-ES"/>
        </w:rPr>
        <w:t>n del sistema y perfil. Adem</w:t>
      </w:r>
      <w:r w:rsidRPr="00C8224A">
        <w:rPr>
          <w:rStyle w:val="Ninguno"/>
          <w:rFonts w:ascii="Times New Roman" w:hAnsi="Times New Roman"/>
          <w:lang w:val="es-ES"/>
        </w:rPr>
        <w:t>á</w:t>
      </w:r>
      <w:r w:rsidRPr="00C8224A">
        <w:rPr>
          <w:rFonts w:ascii="Times New Roman" w:hAnsi="Times New Roman"/>
          <w:lang w:val="es-ES"/>
        </w:rPr>
        <w:t>s</w:t>
      </w:r>
      <w:ins w:id="94" w:author="Autor">
        <w:r w:rsidR="005A5250">
          <w:rPr>
            <w:rFonts w:ascii="Times New Roman" w:hAnsi="Times New Roman"/>
            <w:lang w:val="es-ES"/>
          </w:rPr>
          <w:t>,</w:t>
        </w:r>
      </w:ins>
      <w:r w:rsidRPr="00C8224A">
        <w:rPr>
          <w:rFonts w:ascii="Times New Roman" w:hAnsi="Times New Roman"/>
          <w:lang w:val="es-ES"/>
        </w:rPr>
        <w:t xml:space="preserve"> la barra de herramientas lateral se propone, tenga la funci</w:t>
      </w:r>
      <w:r w:rsidRPr="00C8224A">
        <w:rPr>
          <w:rStyle w:val="Ninguno"/>
          <w:rFonts w:ascii="Times New Roman" w:hAnsi="Times New Roman"/>
          <w:lang w:val="es-ES"/>
        </w:rPr>
        <w:t>ó</w:t>
      </w:r>
      <w:r w:rsidRPr="00C8224A">
        <w:rPr>
          <w:rFonts w:ascii="Times New Roman" w:hAnsi="Times New Roman"/>
          <w:lang w:val="es-ES"/>
        </w:rPr>
        <w:t>n de colapsarse para permitir al usuario una mayor apertura y m</w:t>
      </w:r>
      <w:r w:rsidRPr="00C8224A">
        <w:rPr>
          <w:rStyle w:val="Ninguno"/>
          <w:rFonts w:ascii="Times New Roman" w:hAnsi="Times New Roman"/>
          <w:lang w:val="es-ES"/>
        </w:rPr>
        <w:t>á</w:t>
      </w:r>
      <w:r w:rsidRPr="00C8224A">
        <w:rPr>
          <w:rFonts w:ascii="Times New Roman" w:hAnsi="Times New Roman"/>
          <w:lang w:val="es-ES"/>
        </w:rPr>
        <w:t>s limpia de los contenidos totales.</w:t>
      </w:r>
    </w:p>
    <w:p w14:paraId="7E33DDD4" w14:textId="13F5EF0B" w:rsidR="00A166E2" w:rsidRPr="00C8224A" w:rsidRDefault="00C767A0" w:rsidP="00171884">
      <w:pPr>
        <w:pStyle w:val="Cuerpo"/>
        <w:numPr>
          <w:ilvl w:val="0"/>
          <w:numId w:val="13"/>
        </w:numPr>
        <w:spacing w:line="360" w:lineRule="auto"/>
        <w:rPr>
          <w:rFonts w:ascii="Times New Roman" w:hAnsi="Times New Roman"/>
          <w:lang w:val="es-ES"/>
        </w:rPr>
      </w:pPr>
      <w:r w:rsidRPr="00C8224A">
        <w:rPr>
          <w:rFonts w:ascii="Times New Roman" w:hAnsi="Times New Roman"/>
          <w:lang w:val="es-ES"/>
        </w:rPr>
        <w:t>El color, seg</w:t>
      </w:r>
      <w:r w:rsidRPr="00C8224A">
        <w:rPr>
          <w:rStyle w:val="Ninguno"/>
          <w:rFonts w:ascii="Times New Roman" w:hAnsi="Times New Roman"/>
          <w:lang w:val="es-ES"/>
        </w:rPr>
        <w:t>ú</w:t>
      </w:r>
      <w:r w:rsidRPr="00C8224A">
        <w:rPr>
          <w:rFonts w:ascii="Times New Roman" w:hAnsi="Times New Roman"/>
          <w:lang w:val="es-ES"/>
        </w:rPr>
        <w:t xml:space="preserve">n </w:t>
      </w:r>
      <w:proofErr w:type="spellStart"/>
      <w:r w:rsidRPr="00C8224A">
        <w:rPr>
          <w:rFonts w:ascii="Times New Roman" w:hAnsi="Times New Roman"/>
          <w:lang w:val="es-ES"/>
        </w:rPr>
        <w:t>Dondis</w:t>
      </w:r>
      <w:proofErr w:type="spellEnd"/>
      <w:r w:rsidRPr="00C8224A">
        <w:rPr>
          <w:rFonts w:ascii="Times New Roman" w:hAnsi="Times New Roman"/>
          <w:lang w:val="es-ES"/>
        </w:rPr>
        <w:t>, siendo uno de los elementos cargados de informaci</w:t>
      </w:r>
      <w:r w:rsidRPr="00C8224A">
        <w:rPr>
          <w:rStyle w:val="Ninguno"/>
          <w:rFonts w:ascii="Times New Roman" w:hAnsi="Times New Roman"/>
          <w:lang w:val="es-ES"/>
        </w:rPr>
        <w:t>ó</w:t>
      </w:r>
      <w:r w:rsidRPr="00C8224A">
        <w:rPr>
          <w:rFonts w:ascii="Times New Roman" w:hAnsi="Times New Roman"/>
          <w:lang w:val="es-ES"/>
        </w:rPr>
        <w:t xml:space="preserve">n y </w:t>
      </w:r>
      <w:proofErr w:type="spellStart"/>
      <w:r w:rsidRPr="00C8224A">
        <w:rPr>
          <w:rFonts w:ascii="Times New Roman" w:hAnsi="Times New Roman"/>
          <w:lang w:val="es-ES"/>
        </w:rPr>
        <w:t>transimitiendo</w:t>
      </w:r>
      <w:proofErr w:type="spellEnd"/>
      <w:r w:rsidRPr="00C8224A">
        <w:rPr>
          <w:rFonts w:ascii="Times New Roman" w:hAnsi="Times New Roman"/>
          <w:lang w:val="es-ES"/>
        </w:rPr>
        <w:t xml:space="preserve"> experiencias visuales m</w:t>
      </w:r>
      <w:r w:rsidRPr="00C8224A">
        <w:rPr>
          <w:rStyle w:val="Ninguno"/>
          <w:rFonts w:ascii="Times New Roman" w:hAnsi="Times New Roman"/>
          <w:lang w:val="es-ES"/>
        </w:rPr>
        <w:t>á</w:t>
      </w:r>
      <w:r w:rsidRPr="00C8224A">
        <w:rPr>
          <w:rFonts w:ascii="Times New Roman" w:hAnsi="Times New Roman"/>
          <w:lang w:val="es-ES"/>
        </w:rPr>
        <w:t xml:space="preserve">s penetrantes, constituye una </w:t>
      </w:r>
      <w:del w:id="95" w:author="Autor">
        <w:r w:rsidRPr="00C8224A" w:rsidDel="005A5250">
          <w:rPr>
            <w:rFonts w:ascii="Times New Roman" w:hAnsi="Times New Roman"/>
            <w:lang w:val="es-ES"/>
          </w:rPr>
          <w:delText xml:space="preserve">valiosisima </w:delText>
        </w:r>
      </w:del>
      <w:ins w:id="96" w:author="Autor">
        <w:r w:rsidR="005A5250">
          <w:rPr>
            <w:rFonts w:ascii="Times New Roman" w:hAnsi="Times New Roman"/>
            <w:lang w:val="es-ES"/>
          </w:rPr>
          <w:t>m</w:t>
        </w:r>
        <w:r w:rsidR="00BC37FD">
          <w:rPr>
            <w:rFonts w:ascii="Times New Roman" w:hAnsi="Times New Roman"/>
            <w:lang w:val="es-ES"/>
          </w:rPr>
          <w:t>uy valiosa</w:t>
        </w:r>
        <w:r w:rsidR="005A5250" w:rsidRPr="00C8224A">
          <w:rPr>
            <w:rFonts w:ascii="Times New Roman" w:hAnsi="Times New Roman"/>
            <w:lang w:val="es-ES"/>
          </w:rPr>
          <w:t xml:space="preserve"> </w:t>
        </w:r>
      </w:ins>
      <w:r w:rsidRPr="00C8224A">
        <w:rPr>
          <w:rFonts w:ascii="Times New Roman" w:hAnsi="Times New Roman"/>
          <w:lang w:val="es-ES"/>
        </w:rPr>
        <w:t>fuente de comunicaci</w:t>
      </w:r>
      <w:r w:rsidRPr="00C8224A">
        <w:rPr>
          <w:rStyle w:val="Ninguno"/>
          <w:rFonts w:ascii="Times New Roman" w:hAnsi="Times New Roman"/>
          <w:lang w:val="es-ES"/>
        </w:rPr>
        <w:t>ó</w:t>
      </w:r>
      <w:r w:rsidRPr="00C8224A">
        <w:rPr>
          <w:rFonts w:ascii="Times New Roman" w:hAnsi="Times New Roman"/>
          <w:lang w:val="es-ES"/>
        </w:rPr>
        <w:t>n entre los seres humanos gracias a las asociaciones de color, se tomaron las siguientes decisiones:</w:t>
      </w:r>
      <w:r w:rsidRPr="00C8224A">
        <w:rPr>
          <w:rFonts w:ascii="Times New Roman" w:eastAsia="Times New Roman" w:hAnsi="Times New Roman" w:cs="Times New Roman"/>
          <w:lang w:val="es-ES"/>
        </w:rPr>
        <w:br/>
      </w:r>
      <w:r w:rsidRPr="00C8224A">
        <w:rPr>
          <w:rFonts w:ascii="Times New Roman" w:hAnsi="Times New Roman"/>
          <w:lang w:val="es-ES"/>
        </w:rPr>
        <w:t>Los colores utilizados se han elegido con base a la identidad corporativa como una aplicaci</w:t>
      </w:r>
      <w:r w:rsidRPr="00C8224A">
        <w:rPr>
          <w:rStyle w:val="Ninguno"/>
          <w:rFonts w:ascii="Times New Roman" w:hAnsi="Times New Roman"/>
          <w:lang w:val="es-ES"/>
        </w:rPr>
        <w:t>ó</w:t>
      </w:r>
      <w:r w:rsidRPr="00C8224A">
        <w:rPr>
          <w:rFonts w:ascii="Times New Roman" w:hAnsi="Times New Roman"/>
          <w:lang w:val="es-ES"/>
        </w:rPr>
        <w:t>n gr</w:t>
      </w:r>
      <w:r w:rsidRPr="00C8224A">
        <w:rPr>
          <w:rStyle w:val="Ninguno"/>
          <w:rFonts w:ascii="Times New Roman" w:hAnsi="Times New Roman"/>
          <w:lang w:val="es-ES"/>
        </w:rPr>
        <w:t>á</w:t>
      </w:r>
      <w:r w:rsidRPr="00C8224A">
        <w:rPr>
          <w:rFonts w:ascii="Times New Roman" w:hAnsi="Times New Roman"/>
          <w:lang w:val="es-ES"/>
        </w:rPr>
        <w:t>fica m</w:t>
      </w:r>
      <w:r w:rsidRPr="00C8224A">
        <w:rPr>
          <w:rStyle w:val="Ninguno"/>
          <w:rFonts w:ascii="Times New Roman" w:hAnsi="Times New Roman"/>
          <w:lang w:val="es-ES"/>
        </w:rPr>
        <w:t>á</w:t>
      </w:r>
      <w:r w:rsidRPr="00C8224A">
        <w:rPr>
          <w:rFonts w:ascii="Times New Roman" w:hAnsi="Times New Roman"/>
          <w:lang w:val="es-ES"/>
        </w:rPr>
        <w:t>s de la misma con la intenci</w:t>
      </w:r>
      <w:r w:rsidRPr="00C8224A">
        <w:rPr>
          <w:rStyle w:val="Ninguno"/>
          <w:rFonts w:ascii="Times New Roman" w:hAnsi="Times New Roman"/>
          <w:lang w:val="es-ES"/>
        </w:rPr>
        <w:t>ó</w:t>
      </w:r>
      <w:r w:rsidRPr="00C8224A">
        <w:rPr>
          <w:rFonts w:ascii="Times New Roman" w:hAnsi="Times New Roman"/>
          <w:lang w:val="es-ES"/>
        </w:rPr>
        <w:t>n de reafirmar la unidad como empresa y sentirse parte del mismo ambiente tal como sucede en sus lugar de trabajo f</w:t>
      </w:r>
      <w:r w:rsidRPr="00C8224A">
        <w:rPr>
          <w:rStyle w:val="Ninguno"/>
          <w:rFonts w:ascii="Times New Roman" w:hAnsi="Times New Roman"/>
          <w:lang w:val="es-ES"/>
        </w:rPr>
        <w:t>í</w:t>
      </w:r>
      <w:r w:rsidRPr="00C8224A">
        <w:rPr>
          <w:rFonts w:ascii="Times New Roman" w:hAnsi="Times New Roman"/>
          <w:lang w:val="es-ES"/>
        </w:rPr>
        <w:t>sicamente tambi</w:t>
      </w:r>
      <w:r w:rsidRPr="00C8224A">
        <w:rPr>
          <w:rStyle w:val="Ninguno"/>
          <w:rFonts w:ascii="Times New Roman" w:hAnsi="Times New Roman"/>
          <w:lang w:val="es-ES"/>
        </w:rPr>
        <w:t>é</w:t>
      </w:r>
      <w:r w:rsidRPr="00C8224A">
        <w:rPr>
          <w:rFonts w:ascii="Times New Roman" w:hAnsi="Times New Roman"/>
          <w:lang w:val="es-ES"/>
        </w:rPr>
        <w:t xml:space="preserve">n en lo digital. </w:t>
      </w:r>
      <w:proofErr w:type="gramStart"/>
      <w:r w:rsidRPr="00C8224A">
        <w:rPr>
          <w:rFonts w:ascii="Times New Roman" w:hAnsi="Times New Roman"/>
          <w:lang w:val="es-ES"/>
        </w:rPr>
        <w:t>Adem</w:t>
      </w:r>
      <w:r w:rsidRPr="00C8224A">
        <w:rPr>
          <w:rStyle w:val="Ninguno"/>
          <w:rFonts w:ascii="Times New Roman" w:hAnsi="Times New Roman"/>
          <w:lang w:val="es-ES"/>
        </w:rPr>
        <w:t>á</w:t>
      </w:r>
      <w:r w:rsidRPr="00C8224A">
        <w:rPr>
          <w:rFonts w:ascii="Times New Roman" w:hAnsi="Times New Roman"/>
          <w:lang w:val="es-ES"/>
        </w:rPr>
        <w:t>s</w:t>
      </w:r>
      <w:proofErr w:type="gramEnd"/>
      <w:r w:rsidRPr="00C8224A">
        <w:rPr>
          <w:rFonts w:ascii="Times New Roman" w:hAnsi="Times New Roman"/>
          <w:lang w:val="es-ES"/>
        </w:rPr>
        <w:t xml:space="preserve"> que seg</w:t>
      </w:r>
      <w:r w:rsidRPr="00C8224A">
        <w:rPr>
          <w:rStyle w:val="Ninguno"/>
          <w:rFonts w:ascii="Times New Roman" w:hAnsi="Times New Roman"/>
          <w:lang w:val="es-ES"/>
        </w:rPr>
        <w:t>ú</w:t>
      </w:r>
      <w:r w:rsidRPr="00C8224A">
        <w:rPr>
          <w:rFonts w:ascii="Times New Roman" w:hAnsi="Times New Roman"/>
          <w:lang w:val="es-ES"/>
        </w:rPr>
        <w:t>n la psicolog</w:t>
      </w:r>
      <w:r w:rsidRPr="00C8224A">
        <w:rPr>
          <w:rStyle w:val="Ninguno"/>
          <w:rFonts w:ascii="Times New Roman" w:hAnsi="Times New Roman"/>
          <w:lang w:val="es-ES"/>
        </w:rPr>
        <w:t>í</w:t>
      </w:r>
      <w:r w:rsidRPr="00C8224A">
        <w:rPr>
          <w:rFonts w:ascii="Times New Roman" w:hAnsi="Times New Roman"/>
          <w:lang w:val="es-ES"/>
        </w:rPr>
        <w:t>a del color los colores fr</w:t>
      </w:r>
      <w:r w:rsidRPr="00C8224A">
        <w:rPr>
          <w:rStyle w:val="Ninguno"/>
          <w:rFonts w:ascii="Times New Roman" w:hAnsi="Times New Roman"/>
          <w:lang w:val="es-ES"/>
        </w:rPr>
        <w:t>í</w:t>
      </w:r>
      <w:r w:rsidRPr="00C8224A">
        <w:rPr>
          <w:rFonts w:ascii="Times New Roman" w:hAnsi="Times New Roman"/>
          <w:lang w:val="es-ES"/>
        </w:rPr>
        <w:t>os est</w:t>
      </w:r>
      <w:r w:rsidRPr="00C8224A">
        <w:rPr>
          <w:rStyle w:val="Ninguno"/>
          <w:rFonts w:ascii="Times New Roman" w:hAnsi="Times New Roman"/>
          <w:lang w:val="es-ES"/>
        </w:rPr>
        <w:t>á</w:t>
      </w:r>
      <w:r w:rsidRPr="00C8224A">
        <w:rPr>
          <w:rFonts w:ascii="Times New Roman" w:hAnsi="Times New Roman"/>
          <w:lang w:val="es-ES"/>
        </w:rPr>
        <w:t xml:space="preserve">n relacionados con la serenidad, calma y profesionalidad, conceptos </w:t>
      </w:r>
      <w:r w:rsidRPr="00C8224A">
        <w:rPr>
          <w:rStyle w:val="Ninguno"/>
          <w:rFonts w:ascii="Times New Roman" w:hAnsi="Times New Roman"/>
          <w:lang w:val="es-ES"/>
        </w:rPr>
        <w:t>ú</w:t>
      </w:r>
      <w:r w:rsidRPr="00C8224A">
        <w:rPr>
          <w:rFonts w:ascii="Times New Roman" w:hAnsi="Times New Roman"/>
          <w:lang w:val="es-ES"/>
        </w:rPr>
        <w:t>tiles de transmitir en la aplicaci</w:t>
      </w:r>
      <w:r w:rsidRPr="00C8224A">
        <w:rPr>
          <w:rStyle w:val="Ninguno"/>
          <w:rFonts w:ascii="Times New Roman" w:hAnsi="Times New Roman"/>
          <w:lang w:val="es-ES"/>
        </w:rPr>
        <w:t>ó</w:t>
      </w:r>
      <w:r w:rsidRPr="00C8224A">
        <w:rPr>
          <w:rFonts w:ascii="Times New Roman" w:hAnsi="Times New Roman"/>
          <w:lang w:val="es-ES"/>
        </w:rPr>
        <w:t>n. Al ser una plataforma nueva ofreci</w:t>
      </w:r>
      <w:r w:rsidRPr="00C8224A">
        <w:rPr>
          <w:rStyle w:val="Ninguno"/>
          <w:rFonts w:ascii="Times New Roman" w:hAnsi="Times New Roman"/>
          <w:lang w:val="es-ES"/>
        </w:rPr>
        <w:t>é</w:t>
      </w:r>
      <w:r w:rsidRPr="00C8224A">
        <w:rPr>
          <w:rFonts w:ascii="Times New Roman" w:hAnsi="Times New Roman"/>
          <w:lang w:val="es-ES"/>
        </w:rPr>
        <w:t>ndose utilizar para nuevos colaboradores reci</w:t>
      </w:r>
      <w:r w:rsidRPr="00C8224A">
        <w:rPr>
          <w:rStyle w:val="Ninguno"/>
          <w:rFonts w:ascii="Times New Roman" w:hAnsi="Times New Roman"/>
          <w:lang w:val="es-ES"/>
        </w:rPr>
        <w:t>é</w:t>
      </w:r>
      <w:r w:rsidRPr="00C8224A">
        <w:rPr>
          <w:rFonts w:ascii="Times New Roman" w:hAnsi="Times New Roman"/>
          <w:lang w:val="es-ES"/>
        </w:rPr>
        <w:t>n llegados, es importante transmitir seguridad y tranquilidad en un ambiente nuevo en medio de nervios por lo que f</w:t>
      </w:r>
      <w:r w:rsidRPr="00C8224A">
        <w:rPr>
          <w:rStyle w:val="Ninguno"/>
          <w:rFonts w:ascii="Times New Roman" w:hAnsi="Times New Roman"/>
          <w:lang w:val="es-ES"/>
        </w:rPr>
        <w:t>í</w:t>
      </w:r>
      <w:r w:rsidRPr="00C8224A">
        <w:rPr>
          <w:rFonts w:ascii="Times New Roman" w:hAnsi="Times New Roman"/>
          <w:lang w:val="es-ES"/>
        </w:rPr>
        <w:t>sicamente est</w:t>
      </w:r>
      <w:r w:rsidRPr="00C8224A">
        <w:rPr>
          <w:rStyle w:val="Ninguno"/>
          <w:rFonts w:ascii="Times New Roman" w:hAnsi="Times New Roman"/>
          <w:lang w:val="es-ES"/>
        </w:rPr>
        <w:t>á</w:t>
      </w:r>
      <w:r w:rsidRPr="00C8224A">
        <w:rPr>
          <w:rFonts w:ascii="Times New Roman" w:hAnsi="Times New Roman"/>
          <w:lang w:val="es-ES"/>
        </w:rPr>
        <w:t>n viviendo al llegar a un nuevo trabajo con nuevas reglas y nuevas formas de trabajar, por lo tanto mostrarle un entorno tranquilo puede ayudar a contrarrestar la tensi</w:t>
      </w:r>
      <w:r w:rsidRPr="00C8224A">
        <w:rPr>
          <w:rStyle w:val="Ninguno"/>
          <w:rFonts w:ascii="Times New Roman" w:hAnsi="Times New Roman"/>
          <w:lang w:val="es-ES"/>
        </w:rPr>
        <w:t>ó</w:t>
      </w:r>
      <w:r w:rsidRPr="00C8224A">
        <w:rPr>
          <w:rFonts w:ascii="Times New Roman" w:hAnsi="Times New Roman"/>
          <w:lang w:val="es-ES"/>
        </w:rPr>
        <w:t>n; sinti</w:t>
      </w:r>
      <w:r w:rsidRPr="00C8224A">
        <w:rPr>
          <w:rStyle w:val="Ninguno"/>
          <w:rFonts w:ascii="Times New Roman" w:hAnsi="Times New Roman"/>
          <w:lang w:val="es-ES"/>
        </w:rPr>
        <w:t>é</w:t>
      </w:r>
      <w:r w:rsidRPr="00C8224A">
        <w:rPr>
          <w:rFonts w:ascii="Times New Roman" w:hAnsi="Times New Roman"/>
          <w:lang w:val="es-ES"/>
        </w:rPr>
        <w:t>ndose c</w:t>
      </w:r>
      <w:r w:rsidRPr="00C8224A">
        <w:rPr>
          <w:rStyle w:val="Ninguno"/>
          <w:rFonts w:ascii="Times New Roman" w:hAnsi="Times New Roman"/>
          <w:lang w:val="es-ES"/>
        </w:rPr>
        <w:t>ó</w:t>
      </w:r>
      <w:r w:rsidRPr="00C8224A">
        <w:rPr>
          <w:rFonts w:ascii="Times New Roman" w:hAnsi="Times New Roman"/>
          <w:lang w:val="es-ES"/>
        </w:rPr>
        <w:t>modos con los colores, formas y composici</w:t>
      </w:r>
      <w:r w:rsidRPr="00C8224A">
        <w:rPr>
          <w:rStyle w:val="Ninguno"/>
          <w:rFonts w:ascii="Times New Roman" w:hAnsi="Times New Roman"/>
          <w:lang w:val="es-ES"/>
        </w:rPr>
        <w:t>ó</w:t>
      </w:r>
      <w:r w:rsidRPr="00C8224A">
        <w:rPr>
          <w:rFonts w:ascii="Times New Roman" w:hAnsi="Times New Roman"/>
          <w:lang w:val="es-ES"/>
        </w:rPr>
        <w:t>n en la presentaci</w:t>
      </w:r>
      <w:r w:rsidRPr="00C8224A">
        <w:rPr>
          <w:rStyle w:val="Ninguno"/>
          <w:rFonts w:ascii="Times New Roman" w:hAnsi="Times New Roman"/>
          <w:lang w:val="es-ES"/>
        </w:rPr>
        <w:t>ó</w:t>
      </w:r>
      <w:r w:rsidRPr="00C8224A">
        <w:rPr>
          <w:rFonts w:ascii="Times New Roman" w:hAnsi="Times New Roman"/>
          <w:lang w:val="es-ES"/>
        </w:rPr>
        <w:t>n de la informaci</w:t>
      </w:r>
      <w:r w:rsidRPr="00C8224A">
        <w:rPr>
          <w:rStyle w:val="Ninguno"/>
          <w:rFonts w:ascii="Times New Roman" w:hAnsi="Times New Roman"/>
          <w:lang w:val="es-ES"/>
        </w:rPr>
        <w:t>ó</w:t>
      </w:r>
      <w:r w:rsidRPr="00C8224A">
        <w:rPr>
          <w:rFonts w:ascii="Times New Roman" w:hAnsi="Times New Roman"/>
          <w:lang w:val="es-ES"/>
        </w:rPr>
        <w:t>n.</w:t>
      </w:r>
      <w:r w:rsidRPr="00C8224A">
        <w:rPr>
          <w:rFonts w:ascii="Times New Roman" w:eastAsia="Times New Roman" w:hAnsi="Times New Roman" w:cs="Times New Roman"/>
          <w:lang w:val="es-ES"/>
        </w:rPr>
        <w:br/>
      </w:r>
      <w:r w:rsidRPr="00C8224A">
        <w:rPr>
          <w:rFonts w:ascii="Times New Roman" w:hAnsi="Times New Roman"/>
          <w:lang w:val="es-ES"/>
        </w:rPr>
        <w:t xml:space="preserve">Por otro lado el cliente solicitaba un contraste de color </w:t>
      </w:r>
      <w:r w:rsidRPr="00C8224A">
        <w:rPr>
          <w:rStyle w:val="Ninguno"/>
          <w:rFonts w:ascii="Times New Roman" w:hAnsi="Times New Roman"/>
          <w:lang w:val="es-ES"/>
        </w:rPr>
        <w:t>“</w:t>
      </w:r>
      <w:r w:rsidRPr="00C8224A">
        <w:rPr>
          <w:rFonts w:ascii="Times New Roman" w:hAnsi="Times New Roman"/>
          <w:lang w:val="es-ES"/>
        </w:rPr>
        <w:t>fuera de lo com</w:t>
      </w:r>
      <w:r w:rsidRPr="00C8224A">
        <w:rPr>
          <w:rStyle w:val="Ninguno"/>
          <w:rFonts w:ascii="Times New Roman" w:hAnsi="Times New Roman"/>
          <w:lang w:val="es-ES"/>
        </w:rPr>
        <w:t>ú</w:t>
      </w:r>
      <w:r w:rsidRPr="00C8224A">
        <w:rPr>
          <w:rFonts w:ascii="Times New Roman" w:hAnsi="Times New Roman"/>
          <w:lang w:val="es-ES"/>
        </w:rPr>
        <w:t>n</w:t>
      </w:r>
      <w:r w:rsidRPr="00C8224A">
        <w:rPr>
          <w:rStyle w:val="Ninguno"/>
          <w:rFonts w:ascii="Times New Roman" w:hAnsi="Times New Roman"/>
          <w:lang w:val="es-ES"/>
        </w:rPr>
        <w:t xml:space="preserve">” </w:t>
      </w:r>
      <w:r w:rsidRPr="00C8224A">
        <w:rPr>
          <w:rFonts w:ascii="Times New Roman" w:hAnsi="Times New Roman"/>
          <w:lang w:val="es-ES"/>
        </w:rPr>
        <w:t>y aunque no es del todo recomendable para usuarios de edad avanzada, se expone una segunda propuesta de color en donde los contrastes con fondos obscuros logran destacar: este tipo de composiciones se relacionan con lo din</w:t>
      </w:r>
      <w:r w:rsidRPr="00C8224A">
        <w:rPr>
          <w:rStyle w:val="Ninguno"/>
          <w:rFonts w:ascii="Times New Roman" w:hAnsi="Times New Roman"/>
          <w:lang w:val="es-ES"/>
        </w:rPr>
        <w:t>á</w:t>
      </w:r>
      <w:r w:rsidRPr="00C8224A">
        <w:rPr>
          <w:rFonts w:ascii="Times New Roman" w:hAnsi="Times New Roman"/>
          <w:lang w:val="es-ES"/>
        </w:rPr>
        <w:t>mico y  juvenil.</w:t>
      </w:r>
      <w:r w:rsidRPr="00C8224A">
        <w:rPr>
          <w:rFonts w:ascii="Times New Roman" w:eastAsia="Times New Roman" w:hAnsi="Times New Roman" w:cs="Times New Roman"/>
          <w:lang w:val="es-ES"/>
        </w:rPr>
        <w:br/>
      </w:r>
      <w:r w:rsidRPr="00C8224A">
        <w:rPr>
          <w:rFonts w:ascii="Times New Roman" w:hAnsi="Times New Roman"/>
          <w:lang w:val="es-ES"/>
        </w:rPr>
        <w:t>Por otro lado se recurren a colores de alta vibraci</w:t>
      </w:r>
      <w:r w:rsidRPr="00C8224A">
        <w:rPr>
          <w:rStyle w:val="Ninguno"/>
          <w:rFonts w:ascii="Times New Roman" w:hAnsi="Times New Roman"/>
          <w:lang w:val="es-ES"/>
        </w:rPr>
        <w:t>ó</w:t>
      </w:r>
      <w:r w:rsidRPr="00C8224A">
        <w:rPr>
          <w:rFonts w:ascii="Times New Roman" w:hAnsi="Times New Roman"/>
          <w:lang w:val="es-ES"/>
        </w:rPr>
        <w:t>n en el espectro visual que logran llamar la atenci</w:t>
      </w:r>
      <w:r w:rsidRPr="00C8224A">
        <w:rPr>
          <w:rStyle w:val="Ninguno"/>
          <w:rFonts w:ascii="Times New Roman" w:hAnsi="Times New Roman"/>
          <w:lang w:val="es-ES"/>
        </w:rPr>
        <w:t>ó</w:t>
      </w:r>
      <w:r w:rsidRPr="00C8224A">
        <w:rPr>
          <w:rFonts w:ascii="Times New Roman" w:hAnsi="Times New Roman"/>
          <w:lang w:val="es-ES"/>
        </w:rPr>
        <w:t>n f</w:t>
      </w:r>
      <w:r w:rsidRPr="00C8224A">
        <w:rPr>
          <w:rStyle w:val="Ninguno"/>
          <w:rFonts w:ascii="Times New Roman" w:hAnsi="Times New Roman"/>
          <w:lang w:val="es-ES"/>
        </w:rPr>
        <w:t>á</w:t>
      </w:r>
      <w:r w:rsidRPr="00C8224A">
        <w:rPr>
          <w:rFonts w:ascii="Times New Roman" w:hAnsi="Times New Roman"/>
          <w:lang w:val="es-ES"/>
        </w:rPr>
        <w:t>cilmente del usuario para denotar alerta y mostrar notificaciones importantes para el usuario y as</w:t>
      </w:r>
      <w:r w:rsidRPr="00C8224A">
        <w:rPr>
          <w:rStyle w:val="Ninguno"/>
          <w:rFonts w:ascii="Times New Roman" w:hAnsi="Times New Roman"/>
          <w:lang w:val="es-ES"/>
        </w:rPr>
        <w:t xml:space="preserve">í </w:t>
      </w:r>
      <w:r w:rsidRPr="00C8224A">
        <w:rPr>
          <w:rFonts w:ascii="Times New Roman" w:hAnsi="Times New Roman"/>
          <w:lang w:val="es-ES"/>
        </w:rPr>
        <w:t xml:space="preserve">ser atendidas. </w:t>
      </w:r>
    </w:p>
    <w:p w14:paraId="26D1F857" w14:textId="77777777" w:rsidR="00A166E2" w:rsidRPr="00C8224A" w:rsidRDefault="00C767A0" w:rsidP="00171884">
      <w:pPr>
        <w:pStyle w:val="Cuerpo"/>
        <w:numPr>
          <w:ilvl w:val="0"/>
          <w:numId w:val="13"/>
        </w:numPr>
        <w:spacing w:line="360" w:lineRule="auto"/>
        <w:rPr>
          <w:rFonts w:ascii="Times New Roman" w:hAnsi="Times New Roman"/>
          <w:lang w:val="es-ES"/>
        </w:rPr>
      </w:pPr>
      <w:r w:rsidRPr="00C8224A">
        <w:rPr>
          <w:rFonts w:ascii="Times New Roman" w:hAnsi="Times New Roman"/>
          <w:lang w:val="es-ES"/>
        </w:rPr>
        <w:t>La tipograf</w:t>
      </w:r>
      <w:r w:rsidRPr="00C8224A">
        <w:rPr>
          <w:rStyle w:val="Ninguno"/>
          <w:rFonts w:ascii="Times New Roman" w:hAnsi="Times New Roman"/>
          <w:lang w:val="es-ES"/>
        </w:rPr>
        <w:t>í</w:t>
      </w:r>
      <w:r w:rsidRPr="00C8224A">
        <w:rPr>
          <w:rFonts w:ascii="Times New Roman" w:hAnsi="Times New Roman"/>
          <w:lang w:val="es-ES"/>
        </w:rPr>
        <w:t>a se eligi</w:t>
      </w:r>
      <w:r w:rsidRPr="00C8224A">
        <w:rPr>
          <w:rStyle w:val="Ninguno"/>
          <w:rFonts w:ascii="Times New Roman" w:hAnsi="Times New Roman"/>
          <w:lang w:val="es-ES"/>
        </w:rPr>
        <w:t xml:space="preserve">ó </w:t>
      </w:r>
      <w:r w:rsidRPr="00C8224A">
        <w:rPr>
          <w:rFonts w:ascii="Times New Roman" w:hAnsi="Times New Roman"/>
          <w:lang w:val="es-ES"/>
        </w:rPr>
        <w:t>con base a la b</w:t>
      </w:r>
      <w:r w:rsidRPr="00C8224A">
        <w:rPr>
          <w:rStyle w:val="Ninguno"/>
          <w:rFonts w:ascii="Times New Roman" w:hAnsi="Times New Roman"/>
          <w:lang w:val="es-ES"/>
        </w:rPr>
        <w:t>ú</w:t>
      </w:r>
      <w:r w:rsidRPr="00C8224A">
        <w:rPr>
          <w:rFonts w:ascii="Times New Roman" w:hAnsi="Times New Roman"/>
          <w:lang w:val="es-ES"/>
        </w:rPr>
        <w:t>squeda de una tipograf</w:t>
      </w:r>
      <w:r w:rsidRPr="00C8224A">
        <w:rPr>
          <w:rStyle w:val="Ninguno"/>
          <w:rFonts w:ascii="Times New Roman" w:hAnsi="Times New Roman"/>
          <w:lang w:val="es-ES"/>
        </w:rPr>
        <w:t>í</w:t>
      </w:r>
      <w:r w:rsidRPr="00C8224A">
        <w:rPr>
          <w:rFonts w:ascii="Times New Roman" w:hAnsi="Times New Roman"/>
          <w:lang w:val="es-ES"/>
        </w:rPr>
        <w:t>a similar a la de su identidad gr</w:t>
      </w:r>
      <w:r w:rsidRPr="00C8224A">
        <w:rPr>
          <w:rStyle w:val="Ninguno"/>
          <w:rFonts w:ascii="Times New Roman" w:hAnsi="Times New Roman"/>
          <w:lang w:val="es-ES"/>
        </w:rPr>
        <w:t>á</w:t>
      </w:r>
      <w:r w:rsidRPr="00C8224A">
        <w:rPr>
          <w:rFonts w:ascii="Times New Roman" w:hAnsi="Times New Roman"/>
          <w:lang w:val="es-ES"/>
        </w:rPr>
        <w:t>fica aplicada en textos largos, adem</w:t>
      </w:r>
      <w:r w:rsidRPr="00C8224A">
        <w:rPr>
          <w:rStyle w:val="Ninguno"/>
          <w:rFonts w:ascii="Times New Roman" w:hAnsi="Times New Roman"/>
          <w:lang w:val="es-ES"/>
        </w:rPr>
        <w:t>á</w:t>
      </w:r>
      <w:r w:rsidRPr="00C8224A">
        <w:rPr>
          <w:rFonts w:ascii="Times New Roman" w:hAnsi="Times New Roman"/>
          <w:lang w:val="es-ES"/>
        </w:rPr>
        <w:t>s de indagar en formas org</w:t>
      </w:r>
      <w:r w:rsidRPr="00C8224A">
        <w:rPr>
          <w:rStyle w:val="Ninguno"/>
          <w:rFonts w:ascii="Times New Roman" w:hAnsi="Times New Roman"/>
          <w:lang w:val="es-ES"/>
        </w:rPr>
        <w:t>á</w:t>
      </w:r>
      <w:r w:rsidRPr="00C8224A">
        <w:rPr>
          <w:rFonts w:ascii="Times New Roman" w:hAnsi="Times New Roman"/>
          <w:lang w:val="es-ES"/>
        </w:rPr>
        <w:t>nicas asociadas con la calidez y la protecci</w:t>
      </w:r>
      <w:r w:rsidRPr="00C8224A">
        <w:rPr>
          <w:rStyle w:val="Ninguno"/>
          <w:rFonts w:ascii="Times New Roman" w:hAnsi="Times New Roman"/>
          <w:lang w:val="es-ES"/>
        </w:rPr>
        <w:t>ó</w:t>
      </w:r>
      <w:r w:rsidRPr="00C8224A">
        <w:rPr>
          <w:rFonts w:ascii="Times New Roman" w:hAnsi="Times New Roman"/>
          <w:lang w:val="es-ES"/>
        </w:rPr>
        <w:t>n.</w:t>
      </w:r>
    </w:p>
    <w:p w14:paraId="6030F1DA" w14:textId="77777777" w:rsidR="00A166E2" w:rsidRPr="00C8224A" w:rsidRDefault="00C767A0" w:rsidP="00171884">
      <w:pPr>
        <w:pStyle w:val="Cuerpo"/>
        <w:numPr>
          <w:ilvl w:val="0"/>
          <w:numId w:val="13"/>
        </w:numPr>
        <w:spacing w:line="360" w:lineRule="auto"/>
        <w:rPr>
          <w:rFonts w:ascii="Times New Roman" w:hAnsi="Times New Roman"/>
          <w:lang w:val="es-ES"/>
        </w:rPr>
      </w:pPr>
      <w:r w:rsidRPr="00C8224A">
        <w:rPr>
          <w:rFonts w:ascii="Times New Roman" w:hAnsi="Times New Roman"/>
          <w:lang w:val="es-ES"/>
        </w:rPr>
        <w:t>Se recurre al nivel del simbolismo que busca la reducci</w:t>
      </w:r>
      <w:r w:rsidRPr="00C8224A">
        <w:rPr>
          <w:rStyle w:val="Ninguno"/>
          <w:rFonts w:ascii="Times New Roman" w:hAnsi="Times New Roman"/>
          <w:lang w:val="es-ES"/>
        </w:rPr>
        <w:t>ó</w:t>
      </w:r>
      <w:r w:rsidRPr="00C8224A">
        <w:rPr>
          <w:rFonts w:ascii="Times New Roman" w:hAnsi="Times New Roman"/>
          <w:lang w:val="es-ES"/>
        </w:rPr>
        <w:t>n del detalle visual al m</w:t>
      </w:r>
      <w:r w:rsidRPr="00C8224A">
        <w:rPr>
          <w:rStyle w:val="Ninguno"/>
          <w:rFonts w:ascii="Times New Roman" w:hAnsi="Times New Roman"/>
          <w:lang w:val="es-ES"/>
        </w:rPr>
        <w:t>í</w:t>
      </w:r>
      <w:r w:rsidRPr="00C8224A">
        <w:rPr>
          <w:rFonts w:ascii="Times New Roman" w:hAnsi="Times New Roman"/>
          <w:lang w:val="es-ES"/>
        </w:rPr>
        <w:t>nimo, que incluso para ser efectivo deber</w:t>
      </w:r>
      <w:r w:rsidRPr="00C8224A">
        <w:rPr>
          <w:rStyle w:val="Ninguno"/>
          <w:rFonts w:ascii="Times New Roman" w:hAnsi="Times New Roman"/>
          <w:lang w:val="es-ES"/>
        </w:rPr>
        <w:t xml:space="preserve">á </w:t>
      </w:r>
      <w:r w:rsidRPr="00C8224A">
        <w:rPr>
          <w:rFonts w:ascii="Times New Roman" w:hAnsi="Times New Roman"/>
          <w:lang w:val="es-ES"/>
        </w:rPr>
        <w:t>reconocerse, recordarse y reproducirse por ello no podr</w:t>
      </w:r>
      <w:r w:rsidRPr="00C8224A">
        <w:rPr>
          <w:rStyle w:val="Ninguno"/>
          <w:rFonts w:ascii="Times New Roman" w:hAnsi="Times New Roman"/>
          <w:lang w:val="es-ES"/>
        </w:rPr>
        <w:t xml:space="preserve">á </w:t>
      </w:r>
      <w:r w:rsidRPr="00C8224A">
        <w:rPr>
          <w:rFonts w:ascii="Times New Roman" w:hAnsi="Times New Roman"/>
          <w:lang w:val="es-ES"/>
        </w:rPr>
        <w:t>poseer informaci</w:t>
      </w:r>
      <w:r w:rsidRPr="00C8224A">
        <w:rPr>
          <w:rStyle w:val="Ninguno"/>
          <w:rFonts w:ascii="Times New Roman" w:hAnsi="Times New Roman"/>
          <w:lang w:val="es-ES"/>
        </w:rPr>
        <w:t>ó</w:t>
      </w:r>
      <w:r w:rsidRPr="00C8224A">
        <w:rPr>
          <w:rFonts w:ascii="Times New Roman" w:hAnsi="Times New Roman"/>
          <w:lang w:val="es-ES"/>
        </w:rPr>
        <w:t xml:space="preserve">n muy detallada rescatando algunas cualidades esenciales del objeto: dentro </w:t>
      </w:r>
      <w:r w:rsidRPr="00C8224A">
        <w:rPr>
          <w:rFonts w:ascii="Times New Roman" w:hAnsi="Times New Roman"/>
          <w:lang w:val="es-ES"/>
        </w:rPr>
        <w:lastRenderedPageBreak/>
        <w:t>de la propuesta visual el simbolismo est</w:t>
      </w:r>
      <w:r w:rsidRPr="00C8224A">
        <w:rPr>
          <w:rStyle w:val="Ninguno"/>
          <w:rFonts w:ascii="Times New Roman" w:hAnsi="Times New Roman"/>
          <w:lang w:val="es-ES"/>
        </w:rPr>
        <w:t xml:space="preserve">á </w:t>
      </w:r>
      <w:r w:rsidRPr="00C8224A">
        <w:rPr>
          <w:rFonts w:ascii="Times New Roman" w:hAnsi="Times New Roman"/>
          <w:lang w:val="es-ES"/>
        </w:rPr>
        <w:t xml:space="preserve">en el uso de </w:t>
      </w:r>
      <w:r w:rsidRPr="00C8224A">
        <w:rPr>
          <w:rStyle w:val="Ninguno"/>
          <w:rFonts w:ascii="Times New Roman" w:hAnsi="Times New Roman"/>
          <w:lang w:val="es-ES"/>
        </w:rPr>
        <w:t>í</w:t>
      </w:r>
      <w:r w:rsidRPr="00C8224A">
        <w:rPr>
          <w:rFonts w:ascii="Times New Roman" w:hAnsi="Times New Roman"/>
          <w:lang w:val="es-ES"/>
        </w:rPr>
        <w:t>conos que encabezan distintas secciones para su f</w:t>
      </w:r>
      <w:r w:rsidRPr="00C8224A">
        <w:rPr>
          <w:rStyle w:val="Ninguno"/>
          <w:rFonts w:ascii="Times New Roman" w:hAnsi="Times New Roman"/>
          <w:lang w:val="es-ES"/>
        </w:rPr>
        <w:t>á</w:t>
      </w:r>
      <w:r w:rsidRPr="00C8224A">
        <w:rPr>
          <w:rFonts w:ascii="Times New Roman" w:hAnsi="Times New Roman"/>
          <w:lang w:val="es-ES"/>
        </w:rPr>
        <w:t>cil identificaci</w:t>
      </w:r>
      <w:r w:rsidRPr="00C8224A">
        <w:rPr>
          <w:rStyle w:val="Ninguno"/>
          <w:rFonts w:ascii="Times New Roman" w:hAnsi="Times New Roman"/>
          <w:lang w:val="es-ES"/>
        </w:rPr>
        <w:t>ó</w:t>
      </w:r>
      <w:r w:rsidRPr="00C8224A">
        <w:rPr>
          <w:rFonts w:ascii="Times New Roman" w:hAnsi="Times New Roman"/>
          <w:lang w:val="es-ES"/>
        </w:rPr>
        <w:t>n; adem</w:t>
      </w:r>
      <w:r w:rsidRPr="00C8224A">
        <w:rPr>
          <w:rStyle w:val="Ninguno"/>
          <w:rFonts w:ascii="Times New Roman" w:hAnsi="Times New Roman"/>
          <w:lang w:val="es-ES"/>
        </w:rPr>
        <w:t>á</w:t>
      </w:r>
      <w:r w:rsidRPr="00C8224A">
        <w:rPr>
          <w:rFonts w:ascii="Times New Roman" w:hAnsi="Times New Roman"/>
          <w:lang w:val="es-ES"/>
        </w:rPr>
        <w:t>s de usarse tambi</w:t>
      </w:r>
      <w:r w:rsidRPr="00C8224A">
        <w:rPr>
          <w:rStyle w:val="Ninguno"/>
          <w:rFonts w:ascii="Times New Roman" w:hAnsi="Times New Roman"/>
          <w:lang w:val="es-ES"/>
        </w:rPr>
        <w:t>é</w:t>
      </w:r>
      <w:r w:rsidRPr="00C8224A">
        <w:rPr>
          <w:rFonts w:ascii="Times New Roman" w:hAnsi="Times New Roman"/>
          <w:lang w:val="es-ES"/>
        </w:rPr>
        <w:t>n para representar categor</w:t>
      </w:r>
      <w:r w:rsidRPr="00C8224A">
        <w:rPr>
          <w:rStyle w:val="Ninguno"/>
          <w:rFonts w:ascii="Times New Roman" w:hAnsi="Times New Roman"/>
          <w:lang w:val="es-ES"/>
        </w:rPr>
        <w:t>í</w:t>
      </w:r>
      <w:r w:rsidRPr="00C8224A">
        <w:rPr>
          <w:rFonts w:ascii="Times New Roman" w:hAnsi="Times New Roman"/>
          <w:lang w:val="es-ES"/>
        </w:rPr>
        <w:t xml:space="preserve">as de niveles del usuario dentro del sistema. </w:t>
      </w:r>
    </w:p>
    <w:p w14:paraId="50BB26A4" w14:textId="77777777" w:rsidR="00A166E2" w:rsidRPr="00C8224A" w:rsidRDefault="00C767A0" w:rsidP="00171884">
      <w:pPr>
        <w:pStyle w:val="Cuerpo"/>
        <w:numPr>
          <w:ilvl w:val="0"/>
          <w:numId w:val="13"/>
        </w:numPr>
        <w:spacing w:line="360" w:lineRule="auto"/>
        <w:rPr>
          <w:rFonts w:ascii="Times New Roman" w:hAnsi="Times New Roman"/>
          <w:lang w:val="es-ES"/>
        </w:rPr>
      </w:pPr>
      <w:r w:rsidRPr="00C8224A">
        <w:rPr>
          <w:rFonts w:ascii="Times New Roman" w:hAnsi="Times New Roman"/>
          <w:lang w:val="es-ES"/>
        </w:rPr>
        <w:t>Por otro lado, se recurre al nivel representacional como una experiencia b</w:t>
      </w:r>
      <w:r w:rsidRPr="00C8224A">
        <w:rPr>
          <w:rStyle w:val="Ninguno"/>
          <w:rFonts w:ascii="Times New Roman" w:hAnsi="Times New Roman"/>
          <w:lang w:val="es-ES"/>
        </w:rPr>
        <w:t>á</w:t>
      </w:r>
      <w:r w:rsidRPr="00C8224A">
        <w:rPr>
          <w:rFonts w:ascii="Times New Roman" w:hAnsi="Times New Roman"/>
          <w:lang w:val="es-ES"/>
        </w:rPr>
        <w:t>sica y predominante para sugerir que el usuario puede tener una fotograf</w:t>
      </w:r>
      <w:r w:rsidRPr="00C8224A">
        <w:rPr>
          <w:rStyle w:val="Ninguno"/>
          <w:rFonts w:ascii="Times New Roman" w:hAnsi="Times New Roman"/>
          <w:lang w:val="es-ES"/>
        </w:rPr>
        <w:t>í</w:t>
      </w:r>
      <w:r w:rsidRPr="00C8224A">
        <w:rPr>
          <w:rFonts w:ascii="Times New Roman" w:hAnsi="Times New Roman"/>
          <w:lang w:val="es-ES"/>
        </w:rPr>
        <w:t xml:space="preserve">a personal como motivante de una meta a alcanzar o bien como un mensaje; es una imagen sugestiva llamada dentro del sistema como </w:t>
      </w:r>
      <w:r w:rsidRPr="00C8224A">
        <w:rPr>
          <w:rStyle w:val="Ninguno"/>
          <w:rFonts w:ascii="Times New Roman" w:hAnsi="Times New Roman"/>
          <w:lang w:val="es-ES"/>
        </w:rPr>
        <w:t>“</w:t>
      </w:r>
      <w:r w:rsidRPr="00C8224A">
        <w:rPr>
          <w:rFonts w:ascii="Times New Roman" w:hAnsi="Times New Roman"/>
          <w:lang w:val="es-ES"/>
        </w:rPr>
        <w:t>sue</w:t>
      </w:r>
      <w:r w:rsidRPr="00C8224A">
        <w:rPr>
          <w:rStyle w:val="Ninguno"/>
          <w:rFonts w:ascii="Times New Roman" w:hAnsi="Times New Roman"/>
          <w:lang w:val="es-ES"/>
        </w:rPr>
        <w:t>ñ</w:t>
      </w:r>
      <w:r w:rsidRPr="00C8224A">
        <w:rPr>
          <w:rFonts w:ascii="Times New Roman" w:hAnsi="Times New Roman"/>
          <w:lang w:val="es-ES"/>
        </w:rPr>
        <w:t>o</w:t>
      </w:r>
      <w:r w:rsidRPr="00C8224A">
        <w:rPr>
          <w:rStyle w:val="Ninguno"/>
          <w:rFonts w:ascii="Times New Roman" w:hAnsi="Times New Roman"/>
          <w:lang w:val="es-ES"/>
        </w:rPr>
        <w:t>”</w:t>
      </w:r>
    </w:p>
    <w:p w14:paraId="36C63161" w14:textId="77777777" w:rsidR="00A166E2" w:rsidRPr="00C8224A" w:rsidRDefault="00C767A0" w:rsidP="00171884">
      <w:pPr>
        <w:pStyle w:val="Cuerpo"/>
        <w:numPr>
          <w:ilvl w:val="0"/>
          <w:numId w:val="13"/>
        </w:numPr>
        <w:spacing w:line="360" w:lineRule="auto"/>
        <w:rPr>
          <w:rFonts w:ascii="Times New Roman" w:hAnsi="Times New Roman"/>
          <w:lang w:val="es-ES"/>
        </w:rPr>
      </w:pPr>
      <w:r w:rsidRPr="00C8224A">
        <w:rPr>
          <w:rFonts w:ascii="Times New Roman" w:hAnsi="Times New Roman"/>
          <w:lang w:val="es-ES"/>
        </w:rPr>
        <w:t>La propuesta en general contiene elementos org</w:t>
      </w:r>
      <w:r w:rsidRPr="00C8224A">
        <w:rPr>
          <w:rStyle w:val="Ninguno"/>
          <w:rFonts w:ascii="Times New Roman" w:hAnsi="Times New Roman"/>
          <w:lang w:val="es-ES"/>
        </w:rPr>
        <w:t>á</w:t>
      </w:r>
      <w:r w:rsidRPr="00C8224A">
        <w:rPr>
          <w:rFonts w:ascii="Times New Roman" w:hAnsi="Times New Roman"/>
          <w:lang w:val="es-ES"/>
        </w:rPr>
        <w:t>nicos relacionado psicol</w:t>
      </w:r>
      <w:r w:rsidRPr="00C8224A">
        <w:rPr>
          <w:rStyle w:val="Ninguno"/>
          <w:rFonts w:ascii="Times New Roman" w:hAnsi="Times New Roman"/>
          <w:lang w:val="es-ES"/>
        </w:rPr>
        <w:t>ó</w:t>
      </w:r>
      <w:r w:rsidRPr="00C8224A">
        <w:rPr>
          <w:rFonts w:ascii="Times New Roman" w:hAnsi="Times New Roman"/>
          <w:lang w:val="es-ES"/>
        </w:rPr>
        <w:t>gicamente con adaptabilidad, flexibilidad, innovaci</w:t>
      </w:r>
      <w:r w:rsidRPr="00C8224A">
        <w:rPr>
          <w:rStyle w:val="Ninguno"/>
          <w:rFonts w:ascii="Times New Roman" w:hAnsi="Times New Roman"/>
          <w:lang w:val="es-ES"/>
        </w:rPr>
        <w:t>ó</w:t>
      </w:r>
      <w:r w:rsidRPr="00C8224A">
        <w:rPr>
          <w:rFonts w:ascii="Times New Roman" w:hAnsi="Times New Roman"/>
          <w:lang w:val="es-ES"/>
        </w:rPr>
        <w:t>n, creatividad, movimiento, armon</w:t>
      </w:r>
      <w:r w:rsidRPr="00C8224A">
        <w:rPr>
          <w:rStyle w:val="Ninguno"/>
          <w:rFonts w:ascii="Times New Roman" w:hAnsi="Times New Roman"/>
          <w:lang w:val="es-ES"/>
        </w:rPr>
        <w:t>í</w:t>
      </w:r>
      <w:r w:rsidRPr="00C8224A">
        <w:rPr>
          <w:rFonts w:ascii="Times New Roman" w:hAnsi="Times New Roman"/>
          <w:lang w:val="es-ES"/>
        </w:rPr>
        <w:t>a, naturalidad, unidad, dinamismo, confianza y calidez; mismos que ayudan a reforzar los conceptos a comunicar debido a que la plataforma suele ser una herramienta de aprendizaje nueva para colaboradores reci</w:t>
      </w:r>
      <w:r w:rsidRPr="00C8224A">
        <w:rPr>
          <w:rStyle w:val="Ninguno"/>
          <w:rFonts w:ascii="Times New Roman" w:hAnsi="Times New Roman"/>
          <w:lang w:val="es-ES"/>
        </w:rPr>
        <w:t>é</w:t>
      </w:r>
      <w:r w:rsidRPr="00C8224A">
        <w:rPr>
          <w:rFonts w:ascii="Times New Roman" w:hAnsi="Times New Roman"/>
          <w:lang w:val="es-ES"/>
        </w:rPr>
        <w:t xml:space="preserve">n integrados; la empresa desea cobijar y ofrecer cordialidad al nuevo usuario. </w:t>
      </w:r>
    </w:p>
    <w:p w14:paraId="6C611ADF" w14:textId="77777777" w:rsidR="00A166E2" w:rsidRPr="00C8224A" w:rsidRDefault="00C767A0" w:rsidP="00171884">
      <w:pPr>
        <w:pStyle w:val="Cuerpo"/>
        <w:numPr>
          <w:ilvl w:val="0"/>
          <w:numId w:val="13"/>
        </w:numPr>
        <w:spacing w:line="360" w:lineRule="auto"/>
        <w:rPr>
          <w:rFonts w:ascii="Times New Roman" w:hAnsi="Times New Roman"/>
          <w:lang w:val="es-ES"/>
        </w:rPr>
      </w:pPr>
      <w:r w:rsidRPr="00C8224A">
        <w:rPr>
          <w:rFonts w:ascii="Times New Roman" w:hAnsi="Times New Roman"/>
          <w:lang w:val="es-ES"/>
        </w:rPr>
        <w:t>En la barra superior se ofrece una herramienta clave en casi cualquier sistema, un buscador; que ofrece a los usuarios una manera sencilla de rastrear y encontrar informaci</w:t>
      </w:r>
      <w:r w:rsidRPr="00C8224A">
        <w:rPr>
          <w:rStyle w:val="Ninguno"/>
          <w:rFonts w:ascii="Times New Roman" w:hAnsi="Times New Roman"/>
          <w:lang w:val="es-ES"/>
        </w:rPr>
        <w:t>ó</w:t>
      </w:r>
      <w:r w:rsidRPr="00C8224A">
        <w:rPr>
          <w:rFonts w:ascii="Times New Roman" w:hAnsi="Times New Roman"/>
          <w:lang w:val="es-ES"/>
        </w:rPr>
        <w:t>n solicitada en concreto, mostrando la posibilidad de localizar cursos, personas (compa</w:t>
      </w:r>
      <w:r w:rsidRPr="00C8224A">
        <w:rPr>
          <w:rStyle w:val="Ninguno"/>
          <w:rFonts w:ascii="Times New Roman" w:hAnsi="Times New Roman"/>
          <w:lang w:val="es-ES"/>
        </w:rPr>
        <w:t>ñ</w:t>
      </w:r>
      <w:r w:rsidRPr="00C8224A">
        <w:rPr>
          <w:rFonts w:ascii="Times New Roman" w:hAnsi="Times New Roman"/>
          <w:lang w:val="es-ES"/>
        </w:rPr>
        <w:t>eros colaboradores) o estad</w:t>
      </w:r>
      <w:r w:rsidRPr="00C8224A">
        <w:rPr>
          <w:rStyle w:val="Ninguno"/>
          <w:rFonts w:ascii="Times New Roman" w:hAnsi="Times New Roman"/>
          <w:lang w:val="es-ES"/>
        </w:rPr>
        <w:t>í</w:t>
      </w:r>
      <w:r w:rsidRPr="00C8224A">
        <w:rPr>
          <w:rFonts w:ascii="Times New Roman" w:hAnsi="Times New Roman"/>
          <w:lang w:val="es-ES"/>
        </w:rPr>
        <w:t xml:space="preserve">sticas personales sobre sus logros y avances de cursos. </w:t>
      </w:r>
    </w:p>
    <w:p w14:paraId="6450C589" w14:textId="77777777" w:rsidR="00A166E2" w:rsidRPr="00C8224A" w:rsidRDefault="00C767A0" w:rsidP="00171884">
      <w:pPr>
        <w:pStyle w:val="Cuerpo"/>
        <w:numPr>
          <w:ilvl w:val="0"/>
          <w:numId w:val="13"/>
        </w:numPr>
        <w:spacing w:line="360" w:lineRule="auto"/>
        <w:rPr>
          <w:rFonts w:ascii="Times New Roman" w:hAnsi="Times New Roman"/>
          <w:lang w:val="es-ES"/>
        </w:rPr>
      </w:pPr>
      <w:r w:rsidRPr="00C8224A">
        <w:rPr>
          <w:rFonts w:ascii="Times New Roman" w:hAnsi="Times New Roman"/>
          <w:lang w:val="es-ES"/>
        </w:rPr>
        <w:t>Tambi</w:t>
      </w:r>
      <w:r w:rsidRPr="00C8224A">
        <w:rPr>
          <w:rStyle w:val="Ninguno"/>
          <w:rFonts w:ascii="Times New Roman" w:hAnsi="Times New Roman"/>
          <w:lang w:val="es-ES"/>
        </w:rPr>
        <w:t>é</w:t>
      </w:r>
      <w:r w:rsidRPr="00C8224A">
        <w:rPr>
          <w:rFonts w:ascii="Times New Roman" w:hAnsi="Times New Roman"/>
          <w:lang w:val="es-ES"/>
        </w:rPr>
        <w:t xml:space="preserve">n en la barra superior pero a la derecha se ofrece un </w:t>
      </w:r>
      <w:r w:rsidRPr="00C8224A">
        <w:rPr>
          <w:rStyle w:val="Ninguno"/>
          <w:rFonts w:ascii="Times New Roman" w:hAnsi="Times New Roman"/>
          <w:lang w:val="es-ES"/>
        </w:rPr>
        <w:t>“</w:t>
      </w:r>
      <w:proofErr w:type="spellStart"/>
      <w:r w:rsidRPr="00C8224A">
        <w:rPr>
          <w:rFonts w:ascii="Times New Roman" w:hAnsi="Times New Roman"/>
          <w:lang w:val="es-ES"/>
        </w:rPr>
        <w:t>dropdown</w:t>
      </w:r>
      <w:proofErr w:type="spellEnd"/>
      <w:r w:rsidRPr="00C8224A">
        <w:rPr>
          <w:rStyle w:val="Ninguno"/>
          <w:rFonts w:ascii="Times New Roman" w:hAnsi="Times New Roman"/>
          <w:lang w:val="es-ES"/>
        </w:rPr>
        <w:t xml:space="preserve">” </w:t>
      </w:r>
      <w:r w:rsidRPr="00C8224A">
        <w:rPr>
          <w:rFonts w:ascii="Times New Roman" w:hAnsi="Times New Roman"/>
          <w:lang w:val="es-ES"/>
        </w:rPr>
        <w:t xml:space="preserve">para administrar y configurar el perfil del usuario en </w:t>
      </w:r>
      <w:proofErr w:type="gramStart"/>
      <w:r w:rsidRPr="00C8224A">
        <w:rPr>
          <w:rFonts w:ascii="Times New Roman" w:hAnsi="Times New Roman"/>
          <w:lang w:val="es-ES"/>
        </w:rPr>
        <w:t>turno  con</w:t>
      </w:r>
      <w:proofErr w:type="gramEnd"/>
      <w:r w:rsidRPr="00C8224A">
        <w:rPr>
          <w:rFonts w:ascii="Times New Roman" w:hAnsi="Times New Roman"/>
          <w:lang w:val="es-ES"/>
        </w:rPr>
        <w:t xml:space="preserve"> un indicador circular de color para conocer el nivel en el que se encuentra el mismo usuario.</w:t>
      </w:r>
    </w:p>
    <w:p w14:paraId="09B70199" w14:textId="77777777" w:rsidR="00A166E2" w:rsidRPr="00C8224A" w:rsidRDefault="00C767A0" w:rsidP="00171884">
      <w:pPr>
        <w:pStyle w:val="Cuerpo"/>
        <w:numPr>
          <w:ilvl w:val="0"/>
          <w:numId w:val="13"/>
        </w:numPr>
        <w:spacing w:line="360" w:lineRule="auto"/>
        <w:rPr>
          <w:rFonts w:ascii="Times New Roman" w:hAnsi="Times New Roman"/>
          <w:lang w:val="es-ES"/>
        </w:rPr>
      </w:pPr>
      <w:r w:rsidRPr="00C8224A">
        <w:rPr>
          <w:rFonts w:ascii="Times New Roman" w:hAnsi="Times New Roman"/>
          <w:lang w:val="es-ES"/>
        </w:rPr>
        <w:t>Con ayuda de formas b</w:t>
      </w:r>
      <w:r w:rsidRPr="00C8224A">
        <w:rPr>
          <w:rStyle w:val="Ninguno"/>
          <w:rFonts w:ascii="Times New Roman" w:hAnsi="Times New Roman"/>
          <w:lang w:val="es-ES"/>
        </w:rPr>
        <w:t>á</w:t>
      </w:r>
      <w:r w:rsidRPr="00C8224A">
        <w:rPr>
          <w:rFonts w:ascii="Times New Roman" w:hAnsi="Times New Roman"/>
          <w:lang w:val="es-ES"/>
        </w:rPr>
        <w:t>sicas como rect</w:t>
      </w:r>
      <w:r w:rsidRPr="00C8224A">
        <w:rPr>
          <w:rStyle w:val="Ninguno"/>
          <w:rFonts w:ascii="Times New Roman" w:hAnsi="Times New Roman"/>
          <w:lang w:val="es-ES"/>
        </w:rPr>
        <w:t>á</w:t>
      </w:r>
      <w:r w:rsidRPr="00C8224A">
        <w:rPr>
          <w:rFonts w:ascii="Times New Roman" w:hAnsi="Times New Roman"/>
          <w:lang w:val="es-ES"/>
        </w:rPr>
        <w:t>ngulos redondeados que representan gr</w:t>
      </w:r>
      <w:r w:rsidRPr="00C8224A">
        <w:rPr>
          <w:rStyle w:val="Ninguno"/>
          <w:rFonts w:ascii="Times New Roman" w:hAnsi="Times New Roman"/>
          <w:lang w:val="es-ES"/>
        </w:rPr>
        <w:t>á</w:t>
      </w:r>
      <w:r w:rsidRPr="00C8224A">
        <w:rPr>
          <w:rFonts w:ascii="Times New Roman" w:hAnsi="Times New Roman"/>
          <w:lang w:val="es-ES"/>
        </w:rPr>
        <w:t xml:space="preserve">ficas es posible conocer el avance de cada nivel del </w:t>
      </w:r>
      <w:proofErr w:type="gramStart"/>
      <w:r w:rsidRPr="00C8224A">
        <w:rPr>
          <w:rFonts w:ascii="Times New Roman" w:hAnsi="Times New Roman"/>
          <w:lang w:val="es-ES"/>
        </w:rPr>
        <w:t>usuario</w:t>
      </w:r>
      <w:proofErr w:type="gramEnd"/>
      <w:r w:rsidRPr="00C8224A">
        <w:rPr>
          <w:rFonts w:ascii="Times New Roman" w:hAnsi="Times New Roman"/>
          <w:lang w:val="es-ES"/>
        </w:rPr>
        <w:t xml:space="preserve"> as</w:t>
      </w:r>
      <w:r w:rsidRPr="00C8224A">
        <w:rPr>
          <w:rStyle w:val="Ninguno"/>
          <w:rFonts w:ascii="Times New Roman" w:hAnsi="Times New Roman"/>
          <w:lang w:val="es-ES"/>
        </w:rPr>
        <w:t xml:space="preserve">í </w:t>
      </w:r>
      <w:r w:rsidRPr="00C8224A">
        <w:rPr>
          <w:rFonts w:ascii="Times New Roman" w:hAnsi="Times New Roman"/>
          <w:lang w:val="es-ES"/>
        </w:rPr>
        <w:t>como el porcentaje de progreso de los cursos en vigentes o en marca sin concluir. Dichas formas deber</w:t>
      </w:r>
      <w:r w:rsidRPr="00C8224A">
        <w:rPr>
          <w:rStyle w:val="Ninguno"/>
          <w:rFonts w:ascii="Times New Roman" w:hAnsi="Times New Roman"/>
          <w:lang w:val="es-ES"/>
        </w:rPr>
        <w:t>á</w:t>
      </w:r>
      <w:r w:rsidRPr="00C8224A">
        <w:rPr>
          <w:rFonts w:ascii="Times New Roman" w:hAnsi="Times New Roman"/>
          <w:lang w:val="es-ES"/>
        </w:rPr>
        <w:t>n ofrecer una invitaci</w:t>
      </w:r>
      <w:r w:rsidRPr="00C8224A">
        <w:rPr>
          <w:rStyle w:val="Ninguno"/>
          <w:rFonts w:ascii="Times New Roman" w:hAnsi="Times New Roman"/>
          <w:lang w:val="es-ES"/>
        </w:rPr>
        <w:t>ó</w:t>
      </w:r>
      <w:r w:rsidRPr="00C8224A">
        <w:rPr>
          <w:rFonts w:ascii="Times New Roman" w:hAnsi="Times New Roman"/>
          <w:lang w:val="es-ES"/>
        </w:rPr>
        <w:t>n intuitiva a interactuar con los elementos.</w:t>
      </w:r>
    </w:p>
    <w:p w14:paraId="4CC5027A" w14:textId="77777777" w:rsidR="00A166E2" w:rsidRPr="00C8224A" w:rsidRDefault="00C767A0" w:rsidP="00171884">
      <w:pPr>
        <w:pStyle w:val="Cuerpo"/>
        <w:numPr>
          <w:ilvl w:val="0"/>
          <w:numId w:val="13"/>
        </w:numPr>
        <w:spacing w:line="360" w:lineRule="auto"/>
        <w:rPr>
          <w:rFonts w:ascii="Times New Roman" w:hAnsi="Times New Roman"/>
          <w:lang w:val="es-ES"/>
        </w:rPr>
      </w:pPr>
      <w:r w:rsidRPr="00C8224A">
        <w:rPr>
          <w:rFonts w:ascii="Times New Roman" w:hAnsi="Times New Roman"/>
          <w:lang w:val="es-ES"/>
        </w:rPr>
        <w:t>La composici</w:t>
      </w:r>
      <w:r w:rsidRPr="00C8224A">
        <w:rPr>
          <w:rStyle w:val="Ninguno"/>
          <w:rFonts w:ascii="Times New Roman" w:hAnsi="Times New Roman"/>
          <w:lang w:val="es-ES"/>
        </w:rPr>
        <w:t>ó</w:t>
      </w:r>
      <w:r w:rsidRPr="00C8224A">
        <w:rPr>
          <w:rFonts w:ascii="Times New Roman" w:hAnsi="Times New Roman"/>
          <w:lang w:val="es-ES"/>
        </w:rPr>
        <w:t>n en general est</w:t>
      </w:r>
      <w:r w:rsidRPr="00C8224A">
        <w:rPr>
          <w:rStyle w:val="Ninguno"/>
          <w:rFonts w:ascii="Times New Roman" w:hAnsi="Times New Roman"/>
          <w:lang w:val="es-ES"/>
        </w:rPr>
        <w:t xml:space="preserve">á </w:t>
      </w:r>
      <w:r w:rsidRPr="00C8224A">
        <w:rPr>
          <w:rFonts w:ascii="Times New Roman" w:hAnsi="Times New Roman"/>
          <w:lang w:val="es-ES"/>
        </w:rPr>
        <w:t>basada en l</w:t>
      </w:r>
      <w:r w:rsidRPr="00C8224A">
        <w:rPr>
          <w:rStyle w:val="Ninguno"/>
          <w:rFonts w:ascii="Times New Roman" w:hAnsi="Times New Roman"/>
          <w:lang w:val="es-ES"/>
        </w:rPr>
        <w:t>í</w:t>
      </w:r>
      <w:r w:rsidRPr="00C8224A">
        <w:rPr>
          <w:rFonts w:ascii="Times New Roman" w:hAnsi="Times New Roman"/>
          <w:lang w:val="es-ES"/>
        </w:rPr>
        <w:t>neas, columnas y ret</w:t>
      </w:r>
      <w:r w:rsidRPr="00C8224A">
        <w:rPr>
          <w:rStyle w:val="Ninguno"/>
          <w:rFonts w:ascii="Times New Roman" w:hAnsi="Times New Roman"/>
          <w:lang w:val="es-ES"/>
        </w:rPr>
        <w:t>í</w:t>
      </w:r>
      <w:r w:rsidRPr="00C8224A">
        <w:rPr>
          <w:rFonts w:ascii="Times New Roman" w:hAnsi="Times New Roman"/>
          <w:lang w:val="es-ES"/>
        </w:rPr>
        <w:t>culas puesto que esto facilitar</w:t>
      </w:r>
      <w:r w:rsidRPr="00C8224A">
        <w:rPr>
          <w:rStyle w:val="Ninguno"/>
          <w:rFonts w:ascii="Times New Roman" w:hAnsi="Times New Roman"/>
          <w:lang w:val="es-ES"/>
        </w:rPr>
        <w:t xml:space="preserve">á </w:t>
      </w:r>
      <w:r w:rsidRPr="00C8224A">
        <w:rPr>
          <w:rFonts w:ascii="Times New Roman" w:hAnsi="Times New Roman"/>
          <w:lang w:val="es-ES"/>
        </w:rPr>
        <w:t>su adaptabilidad en versiones m</w:t>
      </w:r>
      <w:r w:rsidRPr="00C8224A">
        <w:rPr>
          <w:rStyle w:val="Ninguno"/>
          <w:rFonts w:ascii="Times New Roman" w:hAnsi="Times New Roman"/>
          <w:lang w:val="es-ES"/>
        </w:rPr>
        <w:t>ó</w:t>
      </w:r>
      <w:r w:rsidRPr="00C8224A">
        <w:rPr>
          <w:rFonts w:ascii="Times New Roman" w:hAnsi="Times New Roman"/>
          <w:lang w:val="es-ES"/>
        </w:rPr>
        <w:t>viles, adem</w:t>
      </w:r>
      <w:r w:rsidRPr="00C8224A">
        <w:rPr>
          <w:rStyle w:val="Ninguno"/>
          <w:rFonts w:ascii="Times New Roman" w:hAnsi="Times New Roman"/>
          <w:lang w:val="es-ES"/>
        </w:rPr>
        <w:t>á</w:t>
      </w:r>
      <w:r w:rsidRPr="00C8224A">
        <w:rPr>
          <w:rFonts w:ascii="Times New Roman" w:hAnsi="Times New Roman"/>
          <w:lang w:val="es-ES"/>
        </w:rPr>
        <w:t>s de ofrecer al usuario una sensaci</w:t>
      </w:r>
      <w:r w:rsidRPr="00C8224A">
        <w:rPr>
          <w:rStyle w:val="Ninguno"/>
          <w:rFonts w:ascii="Times New Roman" w:hAnsi="Times New Roman"/>
          <w:lang w:val="es-ES"/>
        </w:rPr>
        <w:t>ó</w:t>
      </w:r>
      <w:r w:rsidRPr="00C8224A">
        <w:rPr>
          <w:rFonts w:ascii="Times New Roman" w:hAnsi="Times New Roman"/>
          <w:lang w:val="es-ES"/>
        </w:rPr>
        <w:t>n de estabilidad y confianza. Este tipo de estructuras son parte del conjunto de conocimientos que sugieren dise</w:t>
      </w:r>
      <w:r w:rsidRPr="00C8224A">
        <w:rPr>
          <w:rStyle w:val="Ninguno"/>
          <w:rFonts w:ascii="Times New Roman" w:hAnsi="Times New Roman"/>
          <w:lang w:val="es-ES"/>
        </w:rPr>
        <w:t>ñ</w:t>
      </w:r>
      <w:r w:rsidRPr="00C8224A">
        <w:rPr>
          <w:rFonts w:ascii="Times New Roman" w:hAnsi="Times New Roman"/>
          <w:lang w:val="es-ES"/>
        </w:rPr>
        <w:t xml:space="preserve">os pensados en </w:t>
      </w:r>
      <w:proofErr w:type="spellStart"/>
      <w:r w:rsidRPr="00C8224A">
        <w:rPr>
          <w:rFonts w:ascii="Times New Roman" w:hAnsi="Times New Roman"/>
          <w:lang w:val="es-ES"/>
        </w:rPr>
        <w:t>responsividad</w:t>
      </w:r>
      <w:proofErr w:type="spellEnd"/>
      <w:r w:rsidRPr="00C8224A">
        <w:rPr>
          <w:rFonts w:ascii="Times New Roman" w:hAnsi="Times New Roman"/>
          <w:lang w:val="es-ES"/>
        </w:rPr>
        <w:t xml:space="preserve">. </w:t>
      </w:r>
    </w:p>
    <w:p w14:paraId="3CFCEF7E" w14:textId="77777777" w:rsidR="00A166E2" w:rsidRPr="00C8224A" w:rsidRDefault="00C767A0" w:rsidP="00171884">
      <w:pPr>
        <w:pStyle w:val="Cuerpo"/>
        <w:spacing w:line="360" w:lineRule="auto"/>
        <w:rPr>
          <w:rStyle w:val="Ninguno"/>
          <w:rFonts w:ascii="Times New Roman" w:eastAsia="Times New Roman" w:hAnsi="Times New Roman" w:cs="Times New Roman"/>
          <w:lang w:val="es-ES"/>
        </w:rPr>
      </w:pPr>
      <w:r w:rsidRPr="00C8224A">
        <w:rPr>
          <w:rStyle w:val="Ninguno"/>
          <w:rFonts w:ascii="Times New Roman" w:eastAsia="Times New Roman" w:hAnsi="Times New Roman" w:cs="Times New Roman"/>
          <w:lang w:val="es-ES"/>
        </w:rPr>
        <w:br/>
      </w:r>
      <w:r w:rsidRPr="00C8224A">
        <w:rPr>
          <w:rStyle w:val="Ninguno"/>
          <w:rFonts w:ascii="Times New Roman" w:eastAsia="Times New Roman" w:hAnsi="Times New Roman" w:cs="Times New Roman"/>
          <w:lang w:val="es-ES"/>
        </w:rPr>
        <w:br/>
      </w:r>
      <w:r w:rsidRPr="00C8224A">
        <w:rPr>
          <w:rStyle w:val="Ninguno"/>
          <w:rFonts w:ascii="Times New Roman" w:eastAsia="Times New Roman" w:hAnsi="Times New Roman" w:cs="Times New Roman"/>
          <w:lang w:val="es-ES"/>
        </w:rPr>
        <w:br/>
      </w:r>
      <w:r w:rsidRPr="00C8224A">
        <w:rPr>
          <w:rStyle w:val="Ninguno"/>
          <w:rFonts w:ascii="Times New Roman" w:eastAsia="Times New Roman" w:hAnsi="Times New Roman" w:cs="Times New Roman"/>
          <w:lang w:val="es-ES"/>
        </w:rPr>
        <w:br/>
      </w:r>
      <w:r w:rsidRPr="00C8224A">
        <w:rPr>
          <w:rStyle w:val="Ninguno"/>
          <w:rFonts w:ascii="Times New Roman" w:eastAsia="Times New Roman" w:hAnsi="Times New Roman" w:cs="Times New Roman"/>
          <w:lang w:val="es-ES"/>
        </w:rPr>
        <w:br/>
      </w:r>
      <w:r w:rsidRPr="00C8224A">
        <w:rPr>
          <w:rStyle w:val="Ninguno"/>
          <w:rFonts w:ascii="Times New Roman" w:eastAsia="Times New Roman" w:hAnsi="Times New Roman" w:cs="Times New Roman"/>
          <w:lang w:val="es-ES"/>
        </w:rPr>
        <w:br/>
      </w:r>
      <w:r w:rsidRPr="00C8224A">
        <w:rPr>
          <w:rStyle w:val="Ninguno"/>
          <w:rFonts w:ascii="Times New Roman" w:eastAsia="Times New Roman" w:hAnsi="Times New Roman" w:cs="Times New Roman"/>
          <w:noProof/>
          <w:lang w:val="es-ES"/>
        </w:rPr>
        <w:lastRenderedPageBreak/>
        <w:drawing>
          <wp:inline distT="0" distB="0" distL="0" distR="0" wp14:anchorId="78A0A4AB" wp14:editId="45DA3692">
            <wp:extent cx="6642100" cy="4125327"/>
            <wp:effectExtent l="0" t="0" r="0" b="0"/>
            <wp:docPr id="1073741828" name="officeArt object" descr="image6.png"/>
            <wp:cNvGraphicFramePr/>
            <a:graphic xmlns:a="http://schemas.openxmlformats.org/drawingml/2006/main">
              <a:graphicData uri="http://schemas.openxmlformats.org/drawingml/2006/picture">
                <pic:pic xmlns:pic="http://schemas.openxmlformats.org/drawingml/2006/picture">
                  <pic:nvPicPr>
                    <pic:cNvPr id="1073741828" name="image6.png" descr="image6.png"/>
                    <pic:cNvPicPr>
                      <a:picLocks noChangeAspect="1"/>
                    </pic:cNvPicPr>
                  </pic:nvPicPr>
                  <pic:blipFill>
                    <a:blip r:embed="rId13"/>
                    <a:stretch>
                      <a:fillRect/>
                    </a:stretch>
                  </pic:blipFill>
                  <pic:spPr>
                    <a:xfrm>
                      <a:off x="0" y="0"/>
                      <a:ext cx="6642100" cy="4125327"/>
                    </a:xfrm>
                    <a:prstGeom prst="rect">
                      <a:avLst/>
                    </a:prstGeom>
                    <a:ln w="12700" cap="flat">
                      <a:noFill/>
                      <a:miter lim="400000"/>
                    </a:ln>
                    <a:effectLst/>
                  </pic:spPr>
                </pic:pic>
              </a:graphicData>
            </a:graphic>
          </wp:inline>
        </w:drawing>
      </w:r>
      <w:r w:rsidRPr="00C8224A">
        <w:rPr>
          <w:rStyle w:val="Ninguno"/>
          <w:rFonts w:ascii="Times New Roman" w:eastAsia="Times New Roman" w:hAnsi="Times New Roman" w:cs="Times New Roman"/>
          <w:lang w:val="es-ES"/>
        </w:rPr>
        <w:br/>
      </w:r>
      <w:r w:rsidRPr="00C8224A">
        <w:rPr>
          <w:rStyle w:val="Ninguno"/>
          <w:rFonts w:ascii="Times New Roman" w:hAnsi="Times New Roman"/>
          <w:sz w:val="18"/>
          <w:szCs w:val="18"/>
          <w:lang w:val="es-ES"/>
        </w:rPr>
        <w:t xml:space="preserve">Figura 4. Explicación de propuesta. </w:t>
      </w:r>
      <w:r w:rsidRPr="00C8224A">
        <w:rPr>
          <w:rStyle w:val="Ninguno"/>
          <w:rFonts w:ascii="Times New Roman" w:eastAsia="Times New Roman" w:hAnsi="Times New Roman" w:cs="Times New Roman"/>
          <w:lang w:val="es-ES"/>
        </w:rPr>
        <w:br/>
      </w:r>
    </w:p>
    <w:p w14:paraId="4E7C8133" w14:textId="77777777" w:rsidR="00A166E2" w:rsidRPr="00C8224A" w:rsidRDefault="00A166E2" w:rsidP="00171884">
      <w:pPr>
        <w:pStyle w:val="Cuerpo"/>
        <w:spacing w:line="360" w:lineRule="auto"/>
        <w:rPr>
          <w:rStyle w:val="Ninguno"/>
          <w:rFonts w:ascii="Times New Roman" w:eastAsia="Times New Roman" w:hAnsi="Times New Roman" w:cs="Times New Roman"/>
          <w:lang w:val="es-ES"/>
        </w:rPr>
      </w:pPr>
    </w:p>
    <w:p w14:paraId="197565DC" w14:textId="77777777" w:rsidR="00A166E2" w:rsidRPr="00C8224A" w:rsidRDefault="00C767A0" w:rsidP="00171884">
      <w:pPr>
        <w:pStyle w:val="Cuerpo"/>
        <w:spacing w:line="360" w:lineRule="auto"/>
        <w:rPr>
          <w:rStyle w:val="Ninguno"/>
          <w:rFonts w:ascii="Times New Roman" w:eastAsia="Times New Roman" w:hAnsi="Times New Roman" w:cs="Times New Roman"/>
          <w:lang w:val="es-ES"/>
        </w:rPr>
      </w:pPr>
      <w:r w:rsidRPr="00C8224A">
        <w:rPr>
          <w:rStyle w:val="Ninguno"/>
          <w:rFonts w:ascii="Times New Roman" w:hAnsi="Times New Roman"/>
          <w:lang w:val="es-ES"/>
        </w:rPr>
        <w:t>De vez en cuando los clientes solicitan distintas propuestas, y así ofrecer varias posibilidades de acomodo e incluso colores:</w:t>
      </w:r>
    </w:p>
    <w:p w14:paraId="47D164B7" w14:textId="77777777" w:rsidR="00A166E2" w:rsidRPr="00C8224A" w:rsidRDefault="00C767A0" w:rsidP="00171884">
      <w:pPr>
        <w:pStyle w:val="Cuerpo"/>
        <w:spacing w:line="360" w:lineRule="auto"/>
        <w:rPr>
          <w:rStyle w:val="Ninguno"/>
          <w:rFonts w:ascii="Times New Roman" w:eastAsia="Times New Roman" w:hAnsi="Times New Roman" w:cs="Times New Roman"/>
          <w:sz w:val="18"/>
          <w:szCs w:val="18"/>
          <w:lang w:val="es-ES"/>
        </w:rPr>
      </w:pPr>
      <w:r w:rsidRPr="00C8224A">
        <w:rPr>
          <w:rStyle w:val="Ninguno"/>
          <w:rFonts w:ascii="Times New Roman" w:eastAsia="Times New Roman" w:hAnsi="Times New Roman" w:cs="Times New Roman"/>
          <w:noProof/>
          <w:lang w:val="es-ES"/>
        </w:rPr>
        <w:lastRenderedPageBreak/>
        <w:drawing>
          <wp:inline distT="0" distB="0" distL="0" distR="0" wp14:anchorId="5F6C6205" wp14:editId="5BF931A2">
            <wp:extent cx="6642100" cy="4125327"/>
            <wp:effectExtent l="0" t="0" r="0" b="0"/>
            <wp:docPr id="1073741829" name="officeArt object" descr="image3.png"/>
            <wp:cNvGraphicFramePr/>
            <a:graphic xmlns:a="http://schemas.openxmlformats.org/drawingml/2006/main">
              <a:graphicData uri="http://schemas.openxmlformats.org/drawingml/2006/picture">
                <pic:pic xmlns:pic="http://schemas.openxmlformats.org/drawingml/2006/picture">
                  <pic:nvPicPr>
                    <pic:cNvPr id="1073741829" name="image3.png" descr="image3.png"/>
                    <pic:cNvPicPr>
                      <a:picLocks noChangeAspect="1"/>
                    </pic:cNvPicPr>
                  </pic:nvPicPr>
                  <pic:blipFill>
                    <a:blip r:embed="rId14"/>
                    <a:stretch>
                      <a:fillRect/>
                    </a:stretch>
                  </pic:blipFill>
                  <pic:spPr>
                    <a:xfrm>
                      <a:off x="0" y="0"/>
                      <a:ext cx="6642100" cy="4125327"/>
                    </a:xfrm>
                    <a:prstGeom prst="rect">
                      <a:avLst/>
                    </a:prstGeom>
                    <a:ln w="12700" cap="flat">
                      <a:noFill/>
                      <a:miter lim="400000"/>
                    </a:ln>
                    <a:effectLst/>
                  </pic:spPr>
                </pic:pic>
              </a:graphicData>
            </a:graphic>
          </wp:inline>
        </w:drawing>
      </w:r>
      <w:r w:rsidRPr="00C8224A">
        <w:rPr>
          <w:rStyle w:val="Ninguno"/>
          <w:rFonts w:ascii="Times New Roman" w:eastAsia="Times New Roman" w:hAnsi="Times New Roman" w:cs="Times New Roman"/>
          <w:lang w:val="es-ES"/>
        </w:rPr>
        <w:br/>
      </w:r>
      <w:r w:rsidRPr="00C8224A">
        <w:rPr>
          <w:rStyle w:val="Ninguno"/>
          <w:rFonts w:ascii="Times New Roman" w:hAnsi="Times New Roman"/>
          <w:sz w:val="18"/>
          <w:szCs w:val="18"/>
          <w:lang w:val="es-ES"/>
        </w:rPr>
        <w:t xml:space="preserve">Figura 5. Propuesta 2. </w:t>
      </w:r>
      <w:r w:rsidRPr="00C8224A">
        <w:rPr>
          <w:rStyle w:val="Ninguno"/>
          <w:rFonts w:ascii="Times New Roman" w:eastAsia="Times New Roman" w:hAnsi="Times New Roman" w:cs="Times New Roman"/>
          <w:sz w:val="18"/>
          <w:szCs w:val="18"/>
          <w:lang w:val="es-ES"/>
        </w:rPr>
        <w:br/>
      </w:r>
      <w:r w:rsidRPr="00C8224A">
        <w:rPr>
          <w:rStyle w:val="Ninguno"/>
          <w:rFonts w:ascii="Times New Roman" w:eastAsia="Times New Roman" w:hAnsi="Times New Roman" w:cs="Times New Roman"/>
          <w:sz w:val="18"/>
          <w:szCs w:val="18"/>
          <w:lang w:val="es-ES"/>
        </w:rPr>
        <w:br/>
      </w:r>
    </w:p>
    <w:p w14:paraId="4711985F" w14:textId="77777777" w:rsidR="00A166E2" w:rsidRPr="00C8224A" w:rsidRDefault="00C767A0" w:rsidP="00171884">
      <w:pPr>
        <w:pStyle w:val="Cuerpo"/>
        <w:spacing w:line="360" w:lineRule="auto"/>
        <w:rPr>
          <w:rStyle w:val="Ninguno"/>
          <w:rFonts w:ascii="Times New Roman" w:eastAsia="Times New Roman" w:hAnsi="Times New Roman" w:cs="Times New Roman"/>
          <w:lang w:val="es-ES"/>
        </w:rPr>
      </w:pPr>
      <w:r w:rsidRPr="00C8224A">
        <w:rPr>
          <w:rStyle w:val="Ninguno"/>
          <w:rFonts w:ascii="Times New Roman" w:eastAsia="Times New Roman" w:hAnsi="Times New Roman" w:cs="Times New Roman"/>
          <w:noProof/>
          <w:lang w:val="es-ES"/>
        </w:rPr>
        <w:drawing>
          <wp:inline distT="0" distB="0" distL="0" distR="0" wp14:anchorId="01F1E933" wp14:editId="388BF8BC">
            <wp:extent cx="6642100" cy="4125327"/>
            <wp:effectExtent l="0" t="0" r="0" b="0"/>
            <wp:docPr id="1073741830" name="officeArt object" descr="image4.png"/>
            <wp:cNvGraphicFramePr/>
            <a:graphic xmlns:a="http://schemas.openxmlformats.org/drawingml/2006/main">
              <a:graphicData uri="http://schemas.openxmlformats.org/drawingml/2006/picture">
                <pic:pic xmlns:pic="http://schemas.openxmlformats.org/drawingml/2006/picture">
                  <pic:nvPicPr>
                    <pic:cNvPr id="1073741830" name="image4.png" descr="image4.png"/>
                    <pic:cNvPicPr>
                      <a:picLocks noChangeAspect="1"/>
                    </pic:cNvPicPr>
                  </pic:nvPicPr>
                  <pic:blipFill>
                    <a:blip r:embed="rId15"/>
                    <a:stretch>
                      <a:fillRect/>
                    </a:stretch>
                  </pic:blipFill>
                  <pic:spPr>
                    <a:xfrm>
                      <a:off x="0" y="0"/>
                      <a:ext cx="6642100" cy="4125327"/>
                    </a:xfrm>
                    <a:prstGeom prst="rect">
                      <a:avLst/>
                    </a:prstGeom>
                    <a:ln w="12700" cap="flat">
                      <a:noFill/>
                      <a:miter lim="400000"/>
                    </a:ln>
                    <a:effectLst/>
                  </pic:spPr>
                </pic:pic>
              </a:graphicData>
            </a:graphic>
          </wp:inline>
        </w:drawing>
      </w:r>
      <w:r w:rsidRPr="00C8224A">
        <w:rPr>
          <w:rStyle w:val="Ninguno"/>
          <w:rFonts w:ascii="Times New Roman" w:eastAsia="Times New Roman" w:hAnsi="Times New Roman" w:cs="Times New Roman"/>
          <w:lang w:val="es-ES"/>
        </w:rPr>
        <w:br/>
      </w:r>
      <w:r w:rsidRPr="00C8224A">
        <w:rPr>
          <w:rStyle w:val="Ninguno"/>
          <w:rFonts w:ascii="Times New Roman" w:hAnsi="Times New Roman"/>
          <w:sz w:val="18"/>
          <w:szCs w:val="18"/>
          <w:lang w:val="es-ES"/>
        </w:rPr>
        <w:t xml:space="preserve">Figura 5. Propuesta 3. </w:t>
      </w:r>
      <w:r w:rsidRPr="00C8224A">
        <w:rPr>
          <w:rStyle w:val="Ninguno"/>
          <w:rFonts w:ascii="Times New Roman" w:eastAsia="Times New Roman" w:hAnsi="Times New Roman" w:cs="Times New Roman"/>
          <w:sz w:val="18"/>
          <w:szCs w:val="18"/>
          <w:lang w:val="es-ES"/>
        </w:rPr>
        <w:br/>
      </w:r>
      <w:r w:rsidRPr="00C8224A">
        <w:rPr>
          <w:rStyle w:val="Ninguno"/>
          <w:rFonts w:ascii="Times New Roman" w:eastAsia="Times New Roman" w:hAnsi="Times New Roman" w:cs="Times New Roman"/>
          <w:lang w:val="es-ES"/>
        </w:rPr>
        <w:tab/>
      </w:r>
    </w:p>
    <w:p w14:paraId="090F50D4" w14:textId="77777777" w:rsidR="00A166E2" w:rsidRPr="00C8224A" w:rsidRDefault="00C767A0" w:rsidP="00171884">
      <w:pPr>
        <w:pStyle w:val="Cuerpo"/>
        <w:spacing w:line="360" w:lineRule="auto"/>
        <w:ind w:firstLine="720"/>
        <w:rPr>
          <w:rStyle w:val="Ninguno"/>
          <w:rFonts w:ascii="Times New Roman" w:eastAsia="Times New Roman" w:hAnsi="Times New Roman" w:cs="Times New Roman"/>
          <w:lang w:val="es-ES"/>
        </w:rPr>
      </w:pPr>
      <w:r w:rsidRPr="00C8224A">
        <w:rPr>
          <w:rStyle w:val="Ninguno"/>
          <w:rFonts w:ascii="Times New Roman" w:hAnsi="Times New Roman"/>
          <w:lang w:val="es-ES"/>
        </w:rPr>
        <w:lastRenderedPageBreak/>
        <w:t>Al final debemos recordar que una vez terminada esta primera sección se deberá “testear” su usabilidad y buscar su aprobación; después todos los estilos gráficos se replican en el resto de las pantallas principales a diseñar.</w:t>
      </w:r>
    </w:p>
    <w:p w14:paraId="2B9C801A" w14:textId="77777777" w:rsidR="00A166E2" w:rsidRPr="00C8224A" w:rsidRDefault="00C767A0" w:rsidP="00171884">
      <w:pPr>
        <w:pStyle w:val="Cuerpo"/>
        <w:spacing w:line="360" w:lineRule="auto"/>
        <w:rPr>
          <w:rStyle w:val="Ninguno"/>
          <w:rFonts w:ascii="Times New Roman" w:eastAsia="Times New Roman" w:hAnsi="Times New Roman" w:cs="Times New Roman"/>
          <w:b/>
          <w:bCs/>
          <w:lang w:val="es-ES"/>
        </w:rPr>
      </w:pPr>
      <w:r w:rsidRPr="00C8224A">
        <w:rPr>
          <w:rStyle w:val="Ninguno"/>
          <w:rFonts w:ascii="Times New Roman" w:eastAsia="Times New Roman" w:hAnsi="Times New Roman" w:cs="Times New Roman"/>
          <w:b/>
          <w:bCs/>
          <w:lang w:val="es-ES"/>
        </w:rPr>
        <w:br/>
      </w:r>
      <w:r w:rsidRPr="00C8224A">
        <w:rPr>
          <w:rStyle w:val="Ninguno"/>
          <w:rFonts w:ascii="Times New Roman" w:hAnsi="Times New Roman"/>
          <w:b/>
          <w:bCs/>
          <w:lang w:val="es-ES"/>
        </w:rPr>
        <w:t>Conclusiones</w:t>
      </w:r>
    </w:p>
    <w:p w14:paraId="2DEB29EE" w14:textId="77777777" w:rsidR="00A166E2" w:rsidRPr="00C8224A" w:rsidRDefault="00C767A0" w:rsidP="00171884">
      <w:pPr>
        <w:pStyle w:val="Cuerpo"/>
        <w:spacing w:line="360" w:lineRule="auto"/>
        <w:rPr>
          <w:rStyle w:val="Ninguno"/>
          <w:rFonts w:ascii="Times New Roman" w:eastAsia="Times New Roman" w:hAnsi="Times New Roman" w:cs="Times New Roman"/>
          <w:lang w:val="es-ES"/>
        </w:rPr>
      </w:pPr>
      <w:r w:rsidRPr="00C8224A">
        <w:rPr>
          <w:rStyle w:val="Ninguno"/>
          <w:rFonts w:ascii="Times New Roman" w:hAnsi="Times New Roman"/>
          <w:lang w:val="es-ES"/>
        </w:rPr>
        <w:t xml:space="preserve">Gran porcentaje de personas que han tenido la oportunidad de estudiar diseño gráfico y sus variantes me han compartido su inquietud por aprender a concebir desarrollos de software, sin </w:t>
      </w:r>
      <w:proofErr w:type="gramStart"/>
      <w:r w:rsidRPr="00C8224A">
        <w:rPr>
          <w:rStyle w:val="Ninguno"/>
          <w:rFonts w:ascii="Times New Roman" w:hAnsi="Times New Roman"/>
          <w:lang w:val="es-ES"/>
        </w:rPr>
        <w:t>embargo</w:t>
      </w:r>
      <w:proofErr w:type="gramEnd"/>
      <w:r w:rsidRPr="00C8224A">
        <w:rPr>
          <w:rStyle w:val="Ninguno"/>
          <w:rFonts w:ascii="Times New Roman" w:hAnsi="Times New Roman"/>
          <w:lang w:val="es-ES"/>
        </w:rPr>
        <w:t xml:space="preserve"> creo que todo se resume a aprender varios puntos:</w:t>
      </w:r>
    </w:p>
    <w:p w14:paraId="31B46A0D" w14:textId="77777777" w:rsidR="00A166E2" w:rsidRPr="00C8224A" w:rsidRDefault="00C767A0" w:rsidP="00171884">
      <w:pPr>
        <w:pStyle w:val="Cuerpo"/>
        <w:numPr>
          <w:ilvl w:val="0"/>
          <w:numId w:val="15"/>
        </w:numPr>
        <w:spacing w:line="360" w:lineRule="auto"/>
        <w:rPr>
          <w:rFonts w:ascii="Times New Roman" w:hAnsi="Times New Roman"/>
          <w:lang w:val="es-ES"/>
        </w:rPr>
      </w:pPr>
      <w:r w:rsidRPr="00C8224A">
        <w:rPr>
          <w:rFonts w:ascii="Times New Roman" w:hAnsi="Times New Roman"/>
          <w:lang w:val="es-ES"/>
        </w:rPr>
        <w:t>Observar y conocer tendencias digitales gr</w:t>
      </w:r>
      <w:r w:rsidRPr="00C8224A">
        <w:rPr>
          <w:rStyle w:val="Ninguno"/>
          <w:rFonts w:ascii="Times New Roman" w:hAnsi="Times New Roman"/>
          <w:lang w:val="es-ES"/>
        </w:rPr>
        <w:t>á</w:t>
      </w:r>
      <w:r w:rsidRPr="00C8224A">
        <w:rPr>
          <w:rFonts w:ascii="Times New Roman" w:hAnsi="Times New Roman"/>
          <w:lang w:val="es-ES"/>
        </w:rPr>
        <w:t>ficas actuales</w:t>
      </w:r>
    </w:p>
    <w:p w14:paraId="71553F59" w14:textId="77777777" w:rsidR="00A166E2" w:rsidRPr="00C8224A" w:rsidRDefault="00C767A0" w:rsidP="00171884">
      <w:pPr>
        <w:pStyle w:val="Cuerpo"/>
        <w:numPr>
          <w:ilvl w:val="0"/>
          <w:numId w:val="15"/>
        </w:numPr>
        <w:spacing w:line="360" w:lineRule="auto"/>
        <w:rPr>
          <w:rFonts w:ascii="Times New Roman" w:hAnsi="Times New Roman"/>
          <w:lang w:val="es-ES"/>
        </w:rPr>
      </w:pPr>
      <w:r w:rsidRPr="00C8224A">
        <w:rPr>
          <w:rFonts w:ascii="Times New Roman" w:hAnsi="Times New Roman"/>
          <w:lang w:val="es-ES"/>
        </w:rPr>
        <w:t>Reconocer y analizar la informaci</w:t>
      </w:r>
      <w:r w:rsidRPr="00C8224A">
        <w:rPr>
          <w:rStyle w:val="Ninguno"/>
          <w:rFonts w:ascii="Times New Roman" w:hAnsi="Times New Roman"/>
          <w:lang w:val="es-ES"/>
        </w:rPr>
        <w:t>ó</w:t>
      </w:r>
      <w:r w:rsidRPr="00C8224A">
        <w:rPr>
          <w:rFonts w:ascii="Times New Roman" w:hAnsi="Times New Roman"/>
          <w:lang w:val="es-ES"/>
        </w:rPr>
        <w:t>n conocida por el cliente, lo que se busca resolver, conceptualizar dichas necesidades y traducirlas de manera gr</w:t>
      </w:r>
      <w:r w:rsidRPr="00C8224A">
        <w:rPr>
          <w:rStyle w:val="Ninguno"/>
          <w:rFonts w:ascii="Times New Roman" w:hAnsi="Times New Roman"/>
          <w:lang w:val="es-ES"/>
        </w:rPr>
        <w:t>á</w:t>
      </w:r>
      <w:r w:rsidRPr="00C8224A">
        <w:rPr>
          <w:rFonts w:ascii="Times New Roman" w:hAnsi="Times New Roman"/>
          <w:lang w:val="es-ES"/>
        </w:rPr>
        <w:t>fica.</w:t>
      </w:r>
    </w:p>
    <w:p w14:paraId="6E6C363C" w14:textId="77777777" w:rsidR="00A166E2" w:rsidRPr="00C8224A" w:rsidRDefault="00C767A0" w:rsidP="00171884">
      <w:pPr>
        <w:pStyle w:val="Cuerpo"/>
        <w:numPr>
          <w:ilvl w:val="0"/>
          <w:numId w:val="15"/>
        </w:numPr>
        <w:spacing w:line="360" w:lineRule="auto"/>
        <w:rPr>
          <w:rFonts w:ascii="Times New Roman" w:hAnsi="Times New Roman"/>
          <w:lang w:val="es-ES"/>
        </w:rPr>
      </w:pPr>
      <w:r w:rsidRPr="00C8224A">
        <w:rPr>
          <w:rFonts w:ascii="Times New Roman" w:hAnsi="Times New Roman"/>
          <w:lang w:val="es-ES"/>
        </w:rPr>
        <w:t>Detectar elementos gr</w:t>
      </w:r>
      <w:r w:rsidRPr="00C8224A">
        <w:rPr>
          <w:rStyle w:val="Ninguno"/>
          <w:rFonts w:ascii="Times New Roman" w:hAnsi="Times New Roman"/>
          <w:lang w:val="es-ES"/>
        </w:rPr>
        <w:t>á</w:t>
      </w:r>
      <w:r w:rsidRPr="00C8224A">
        <w:rPr>
          <w:rFonts w:ascii="Times New Roman" w:hAnsi="Times New Roman"/>
          <w:lang w:val="es-ES"/>
        </w:rPr>
        <w:t>ficos que ayuden a representar la resoluci</w:t>
      </w:r>
      <w:r w:rsidRPr="00C8224A">
        <w:rPr>
          <w:rStyle w:val="Ninguno"/>
          <w:rFonts w:ascii="Times New Roman" w:hAnsi="Times New Roman"/>
          <w:lang w:val="es-ES"/>
        </w:rPr>
        <w:t>ó</w:t>
      </w:r>
      <w:r w:rsidRPr="00C8224A">
        <w:rPr>
          <w:rFonts w:ascii="Times New Roman" w:hAnsi="Times New Roman"/>
          <w:lang w:val="es-ES"/>
        </w:rPr>
        <w:t>n de problem</w:t>
      </w:r>
      <w:r w:rsidRPr="00C8224A">
        <w:rPr>
          <w:rStyle w:val="Ninguno"/>
          <w:rFonts w:ascii="Times New Roman" w:hAnsi="Times New Roman"/>
          <w:lang w:val="es-ES"/>
        </w:rPr>
        <w:t>á</w:t>
      </w:r>
      <w:r w:rsidRPr="00C8224A">
        <w:rPr>
          <w:rFonts w:ascii="Times New Roman" w:hAnsi="Times New Roman"/>
          <w:lang w:val="es-ES"/>
        </w:rPr>
        <w:t>ticas o necesidades de una manera sencilla.</w:t>
      </w:r>
    </w:p>
    <w:p w14:paraId="48699435" w14:textId="77777777" w:rsidR="00A166E2" w:rsidRPr="00C8224A" w:rsidRDefault="00C767A0" w:rsidP="00171884">
      <w:pPr>
        <w:pStyle w:val="Cuerpo"/>
        <w:numPr>
          <w:ilvl w:val="0"/>
          <w:numId w:val="15"/>
        </w:numPr>
        <w:spacing w:line="360" w:lineRule="auto"/>
        <w:rPr>
          <w:rFonts w:ascii="Times New Roman" w:hAnsi="Times New Roman"/>
          <w:lang w:val="es-ES"/>
        </w:rPr>
      </w:pPr>
      <w:r w:rsidRPr="00C8224A">
        <w:rPr>
          <w:rFonts w:ascii="Times New Roman" w:hAnsi="Times New Roman"/>
          <w:lang w:val="es-ES"/>
        </w:rPr>
        <w:t xml:space="preserve">Recurrir a la ya famosa frase </w:t>
      </w:r>
      <w:r w:rsidRPr="00C8224A">
        <w:rPr>
          <w:rStyle w:val="Ninguno"/>
          <w:rFonts w:ascii="Times New Roman" w:hAnsi="Times New Roman"/>
          <w:lang w:val="es-ES"/>
        </w:rPr>
        <w:t>“</w:t>
      </w:r>
      <w:r w:rsidRPr="00C8224A">
        <w:rPr>
          <w:rFonts w:ascii="Times New Roman" w:hAnsi="Times New Roman"/>
          <w:lang w:val="es-ES"/>
        </w:rPr>
        <w:t>menos es m</w:t>
      </w:r>
      <w:r w:rsidRPr="00C8224A">
        <w:rPr>
          <w:rStyle w:val="Ninguno"/>
          <w:rFonts w:ascii="Times New Roman" w:hAnsi="Times New Roman"/>
          <w:lang w:val="es-ES"/>
        </w:rPr>
        <w:t>á</w:t>
      </w:r>
      <w:r w:rsidRPr="00C8224A">
        <w:rPr>
          <w:rFonts w:ascii="Times New Roman" w:hAnsi="Times New Roman"/>
          <w:lang w:val="es-ES"/>
        </w:rPr>
        <w:t>s</w:t>
      </w:r>
      <w:r w:rsidRPr="00C8224A">
        <w:rPr>
          <w:rStyle w:val="Ninguno"/>
          <w:rFonts w:ascii="Times New Roman" w:hAnsi="Times New Roman"/>
          <w:lang w:val="es-ES"/>
        </w:rPr>
        <w:t xml:space="preserve">” </w:t>
      </w:r>
      <w:r w:rsidRPr="00C8224A">
        <w:rPr>
          <w:rFonts w:ascii="Times New Roman" w:hAnsi="Times New Roman"/>
          <w:lang w:val="es-ES"/>
        </w:rPr>
        <w:t>en donde se ofrezcan elementos gr</w:t>
      </w:r>
      <w:r w:rsidRPr="00C8224A">
        <w:rPr>
          <w:rStyle w:val="Ninguno"/>
          <w:rFonts w:ascii="Times New Roman" w:hAnsi="Times New Roman"/>
          <w:lang w:val="es-ES"/>
        </w:rPr>
        <w:t>á</w:t>
      </w:r>
      <w:r w:rsidRPr="00C8224A">
        <w:rPr>
          <w:rFonts w:ascii="Times New Roman" w:hAnsi="Times New Roman"/>
          <w:lang w:val="es-ES"/>
        </w:rPr>
        <w:t>ficos sencillos y concretos capaces de invitar al usuario a interactuar y a comprender como usar f</w:t>
      </w:r>
      <w:r w:rsidRPr="00C8224A">
        <w:rPr>
          <w:rStyle w:val="Ninguno"/>
          <w:rFonts w:ascii="Times New Roman" w:hAnsi="Times New Roman"/>
          <w:lang w:val="es-ES"/>
        </w:rPr>
        <w:t>á</w:t>
      </w:r>
      <w:r w:rsidRPr="00C8224A">
        <w:rPr>
          <w:rFonts w:ascii="Times New Roman" w:hAnsi="Times New Roman"/>
          <w:lang w:val="es-ES"/>
        </w:rPr>
        <w:t xml:space="preserve">cilmente todo el sistema. </w:t>
      </w:r>
    </w:p>
    <w:p w14:paraId="15678B33" w14:textId="77777777" w:rsidR="00A166E2" w:rsidRPr="00C8224A" w:rsidRDefault="00C767A0" w:rsidP="00171884">
      <w:pPr>
        <w:pStyle w:val="Cuerpo"/>
        <w:numPr>
          <w:ilvl w:val="0"/>
          <w:numId w:val="15"/>
        </w:numPr>
        <w:spacing w:line="360" w:lineRule="auto"/>
        <w:rPr>
          <w:rFonts w:ascii="Times New Roman" w:hAnsi="Times New Roman"/>
          <w:lang w:val="es-ES"/>
        </w:rPr>
      </w:pPr>
      <w:r w:rsidRPr="00C8224A">
        <w:rPr>
          <w:rFonts w:ascii="Times New Roman" w:hAnsi="Times New Roman"/>
          <w:lang w:val="es-ES"/>
        </w:rPr>
        <w:t>Conocer las tecnolog</w:t>
      </w:r>
      <w:r w:rsidRPr="00C8224A">
        <w:rPr>
          <w:rStyle w:val="Ninguno"/>
          <w:rFonts w:ascii="Times New Roman" w:hAnsi="Times New Roman"/>
          <w:lang w:val="es-ES"/>
        </w:rPr>
        <w:t>í</w:t>
      </w:r>
      <w:r w:rsidRPr="00C8224A">
        <w:rPr>
          <w:rFonts w:ascii="Times New Roman" w:hAnsi="Times New Roman"/>
          <w:lang w:val="es-ES"/>
        </w:rPr>
        <w:t>as ofrecidas para dise</w:t>
      </w:r>
      <w:r w:rsidRPr="00C8224A">
        <w:rPr>
          <w:rStyle w:val="Ninguno"/>
          <w:rFonts w:ascii="Times New Roman" w:hAnsi="Times New Roman"/>
          <w:lang w:val="es-ES"/>
        </w:rPr>
        <w:t>ñ</w:t>
      </w:r>
      <w:r w:rsidRPr="00C8224A">
        <w:rPr>
          <w:rFonts w:ascii="Times New Roman" w:hAnsi="Times New Roman"/>
          <w:lang w:val="es-ES"/>
        </w:rPr>
        <w:t>ar UX / UI</w:t>
      </w:r>
    </w:p>
    <w:p w14:paraId="4053E41E" w14:textId="628F246C" w:rsidR="00A166E2" w:rsidRPr="00C8224A" w:rsidRDefault="00C767A0" w:rsidP="00171884">
      <w:pPr>
        <w:pStyle w:val="Cuerpo"/>
        <w:spacing w:line="360" w:lineRule="auto"/>
        <w:rPr>
          <w:rStyle w:val="Ninguno"/>
          <w:rFonts w:ascii="Times New Roman" w:eastAsia="Times New Roman" w:hAnsi="Times New Roman" w:cs="Times New Roman"/>
          <w:lang w:val="es-ES"/>
        </w:rPr>
      </w:pPr>
      <w:r w:rsidRPr="00C8224A">
        <w:rPr>
          <w:rStyle w:val="Ninguno"/>
          <w:rFonts w:ascii="Times New Roman" w:hAnsi="Times New Roman"/>
          <w:lang w:val="es-ES"/>
        </w:rPr>
        <w:t>Por otro lado</w:t>
      </w:r>
      <w:ins w:id="97" w:author="Autor">
        <w:r w:rsidR="00245F11">
          <w:rPr>
            <w:rStyle w:val="Ninguno"/>
            <w:rFonts w:ascii="Times New Roman" w:hAnsi="Times New Roman"/>
            <w:lang w:val="es-ES"/>
          </w:rPr>
          <w:t>,</w:t>
        </w:r>
      </w:ins>
      <w:r w:rsidRPr="00C8224A">
        <w:rPr>
          <w:rStyle w:val="Ninguno"/>
          <w:rFonts w:ascii="Times New Roman" w:hAnsi="Times New Roman"/>
          <w:lang w:val="es-ES"/>
        </w:rPr>
        <w:t xml:space="preserve"> creo que más empresas deberían de tomar en cuenta el desempeño de los diseñadores UX, UI y de comunicación gráfica para concebir </w:t>
      </w:r>
      <w:del w:id="98" w:author="Autor">
        <w:r w:rsidRPr="00C8224A" w:rsidDel="00245F11">
          <w:rPr>
            <w:rStyle w:val="Ninguno"/>
            <w:rFonts w:ascii="Times New Roman" w:hAnsi="Times New Roman"/>
            <w:lang w:val="es-ES"/>
          </w:rPr>
          <w:delText>adecuadamente y estéticamente</w:delText>
        </w:r>
      </w:del>
      <w:ins w:id="99" w:author="Autor">
        <w:r w:rsidR="00245F11" w:rsidRPr="00C8224A">
          <w:rPr>
            <w:rStyle w:val="Ninguno"/>
            <w:rFonts w:ascii="Times New Roman" w:hAnsi="Times New Roman"/>
            <w:lang w:val="es-ES"/>
          </w:rPr>
          <w:t>adecuada y estéticamente</w:t>
        </w:r>
      </w:ins>
      <w:r w:rsidRPr="00C8224A">
        <w:rPr>
          <w:rStyle w:val="Ninguno"/>
          <w:rFonts w:ascii="Times New Roman" w:hAnsi="Times New Roman"/>
          <w:lang w:val="es-ES"/>
        </w:rPr>
        <w:t xml:space="preserve"> sus proyectos, y así mejorar la experiencia que tengan sus usuario</w:t>
      </w:r>
      <w:ins w:id="100" w:author="Autor">
        <w:r w:rsidR="00245F11">
          <w:rPr>
            <w:rStyle w:val="Ninguno"/>
            <w:rFonts w:ascii="Times New Roman" w:hAnsi="Times New Roman"/>
            <w:lang w:val="es-ES"/>
          </w:rPr>
          <w:t>s</w:t>
        </w:r>
      </w:ins>
      <w:r w:rsidRPr="00C8224A">
        <w:rPr>
          <w:rStyle w:val="Ninguno"/>
          <w:rFonts w:ascii="Times New Roman" w:hAnsi="Times New Roman"/>
          <w:lang w:val="es-ES"/>
        </w:rPr>
        <w:t xml:space="preserve"> junto a la agradable usabilidad; además claro de un uso adecuado de su identidad gráfica. </w:t>
      </w:r>
    </w:p>
    <w:p w14:paraId="6D631C67" w14:textId="77777777" w:rsidR="00A166E2" w:rsidRPr="00C8224A" w:rsidRDefault="00A166E2" w:rsidP="00171884">
      <w:pPr>
        <w:pStyle w:val="Cuerpo"/>
        <w:spacing w:line="360" w:lineRule="auto"/>
        <w:rPr>
          <w:rStyle w:val="Ninguno"/>
          <w:rFonts w:ascii="Times New Roman" w:eastAsia="Times New Roman" w:hAnsi="Times New Roman" w:cs="Times New Roman"/>
          <w:lang w:val="es-ES"/>
        </w:rPr>
      </w:pPr>
    </w:p>
    <w:p w14:paraId="0E457C87" w14:textId="77777777" w:rsidR="00A166E2" w:rsidRPr="00C8224A" w:rsidRDefault="00C767A0" w:rsidP="00171884">
      <w:pPr>
        <w:pStyle w:val="Cuerpo"/>
        <w:spacing w:line="360" w:lineRule="auto"/>
        <w:rPr>
          <w:rStyle w:val="Ninguno"/>
          <w:rFonts w:ascii="Times New Roman" w:eastAsia="Times New Roman" w:hAnsi="Times New Roman" w:cs="Times New Roman"/>
          <w:sz w:val="18"/>
          <w:szCs w:val="18"/>
          <w:lang w:val="es-ES"/>
        </w:rPr>
      </w:pPr>
      <w:commentRangeStart w:id="101"/>
      <w:r w:rsidRPr="00C8224A">
        <w:rPr>
          <w:rStyle w:val="Ninguno"/>
          <w:rFonts w:ascii="Times New Roman" w:hAnsi="Times New Roman"/>
          <w:b/>
          <w:bCs/>
          <w:lang w:val="es-ES"/>
        </w:rPr>
        <w:t xml:space="preserve">Referencias </w:t>
      </w:r>
      <w:commentRangeEnd w:id="101"/>
      <w:r w:rsidR="00245F11">
        <w:rPr>
          <w:rStyle w:val="Refdecomentario"/>
          <w:rFonts w:ascii="Times New Roman" w:eastAsia="Arial Unicode MS" w:hAnsi="Times New Roman" w:cs="Times New Roman"/>
          <w:color w:val="auto"/>
          <w:lang w:val="en-US"/>
        </w:rPr>
        <w:commentReference w:id="101"/>
      </w:r>
    </w:p>
    <w:p w14:paraId="1AC70A1B" w14:textId="77777777" w:rsidR="00A166E2" w:rsidRPr="00C8224A" w:rsidRDefault="00C767A0" w:rsidP="00171884">
      <w:pPr>
        <w:pStyle w:val="Cuerpo"/>
        <w:spacing w:after="180" w:line="276" w:lineRule="auto"/>
        <w:ind w:left="900" w:hanging="440"/>
        <w:rPr>
          <w:rStyle w:val="Ninguno"/>
          <w:rFonts w:ascii="Times New Roman" w:eastAsia="Times New Roman" w:hAnsi="Times New Roman" w:cs="Times New Roman"/>
          <w:sz w:val="18"/>
          <w:szCs w:val="18"/>
          <w:lang w:val="es-ES"/>
        </w:rPr>
      </w:pPr>
      <w:r w:rsidRPr="00C8224A">
        <w:rPr>
          <w:rStyle w:val="Ninguno"/>
          <w:rFonts w:ascii="Times New Roman" w:hAnsi="Times New Roman"/>
          <w:sz w:val="18"/>
          <w:szCs w:val="18"/>
          <w:lang w:val="es-ES"/>
        </w:rPr>
        <w:t xml:space="preserve">5 razones para comprar online. (2020). Consultado el 13 </w:t>
      </w:r>
      <w:proofErr w:type="gramStart"/>
      <w:r w:rsidRPr="00C8224A">
        <w:rPr>
          <w:rStyle w:val="Ninguno"/>
          <w:rFonts w:ascii="Times New Roman" w:hAnsi="Times New Roman"/>
          <w:sz w:val="18"/>
          <w:szCs w:val="18"/>
          <w:lang w:val="es-ES"/>
        </w:rPr>
        <w:t>Septiembre</w:t>
      </w:r>
      <w:proofErr w:type="gramEnd"/>
      <w:r w:rsidRPr="00C8224A">
        <w:rPr>
          <w:rStyle w:val="Ninguno"/>
          <w:rFonts w:ascii="Times New Roman" w:hAnsi="Times New Roman"/>
          <w:sz w:val="18"/>
          <w:szCs w:val="18"/>
          <w:lang w:val="es-ES"/>
        </w:rPr>
        <w:t xml:space="preserve"> 2020, desde https://www.daelclic.com/por-que</w:t>
      </w:r>
    </w:p>
    <w:p w14:paraId="60DB7716" w14:textId="77777777" w:rsidR="00A166E2" w:rsidRPr="00C8224A" w:rsidRDefault="00C767A0" w:rsidP="00171884">
      <w:pPr>
        <w:pStyle w:val="Cuerpo"/>
        <w:spacing w:after="180" w:line="276" w:lineRule="auto"/>
        <w:ind w:left="900" w:hanging="440"/>
        <w:rPr>
          <w:rStyle w:val="Ninguno"/>
          <w:rFonts w:ascii="Times New Roman" w:eastAsia="Times New Roman" w:hAnsi="Times New Roman" w:cs="Times New Roman"/>
          <w:sz w:val="18"/>
          <w:szCs w:val="18"/>
          <w:lang w:val="es-ES"/>
        </w:rPr>
      </w:pPr>
      <w:r w:rsidRPr="00C8224A">
        <w:rPr>
          <w:rStyle w:val="Ninguno"/>
          <w:rFonts w:ascii="Times New Roman" w:hAnsi="Times New Roman"/>
          <w:sz w:val="18"/>
          <w:szCs w:val="18"/>
          <w:lang w:val="es-ES"/>
        </w:rPr>
        <w:t xml:space="preserve">(2020). Consultado el 12 </w:t>
      </w:r>
      <w:proofErr w:type="gramStart"/>
      <w:r w:rsidRPr="00C8224A">
        <w:rPr>
          <w:rStyle w:val="Ninguno"/>
          <w:rFonts w:ascii="Times New Roman" w:hAnsi="Times New Roman"/>
          <w:sz w:val="18"/>
          <w:szCs w:val="18"/>
          <w:lang w:val="es-ES"/>
        </w:rPr>
        <w:t>Septiembre</w:t>
      </w:r>
      <w:proofErr w:type="gramEnd"/>
      <w:r w:rsidRPr="00C8224A">
        <w:rPr>
          <w:rStyle w:val="Ninguno"/>
          <w:rFonts w:ascii="Times New Roman" w:hAnsi="Times New Roman"/>
          <w:sz w:val="18"/>
          <w:szCs w:val="18"/>
          <w:lang w:val="es-ES"/>
        </w:rPr>
        <w:t xml:space="preserve"> 2020, desde https://www.inegi.org.mx/contenidos/saladeprensa/aproposito/2020/EAP_Internet20.pdf</w:t>
      </w:r>
    </w:p>
    <w:p w14:paraId="5E74798E" w14:textId="77777777" w:rsidR="00A166E2" w:rsidRPr="00C8224A" w:rsidRDefault="00C767A0" w:rsidP="00171884">
      <w:pPr>
        <w:pStyle w:val="Cuerpo"/>
        <w:spacing w:after="180" w:line="276" w:lineRule="auto"/>
        <w:ind w:left="900" w:hanging="440"/>
        <w:rPr>
          <w:rStyle w:val="Ninguno"/>
          <w:rFonts w:ascii="Times New Roman" w:eastAsia="Times New Roman" w:hAnsi="Times New Roman" w:cs="Times New Roman"/>
          <w:sz w:val="18"/>
          <w:szCs w:val="18"/>
          <w:lang w:val="es-ES"/>
        </w:rPr>
      </w:pPr>
      <w:r w:rsidRPr="00C8224A">
        <w:rPr>
          <w:rStyle w:val="Ninguno"/>
          <w:rFonts w:ascii="Times New Roman" w:hAnsi="Times New Roman"/>
          <w:sz w:val="18"/>
          <w:szCs w:val="18"/>
          <w:lang w:val="es-ES"/>
        </w:rPr>
        <w:t xml:space="preserve">Arias, A., &amp; Quintero, L. (2020). Home Office llegó para quedarse. Consultado el 10 </w:t>
      </w:r>
      <w:proofErr w:type="gramStart"/>
      <w:r w:rsidRPr="00C8224A">
        <w:rPr>
          <w:rStyle w:val="Ninguno"/>
          <w:rFonts w:ascii="Times New Roman" w:hAnsi="Times New Roman"/>
          <w:sz w:val="18"/>
          <w:szCs w:val="18"/>
          <w:lang w:val="es-ES"/>
        </w:rPr>
        <w:t>Septiembre</w:t>
      </w:r>
      <w:proofErr w:type="gramEnd"/>
      <w:r w:rsidRPr="00C8224A">
        <w:rPr>
          <w:rStyle w:val="Ninguno"/>
          <w:rFonts w:ascii="Times New Roman" w:hAnsi="Times New Roman"/>
          <w:sz w:val="18"/>
          <w:szCs w:val="18"/>
          <w:lang w:val="es-ES"/>
        </w:rPr>
        <w:t xml:space="preserve"> 2020, desde https://heraldodemexico.com.mx/mer-k-2/home-office-trabajo-casa-pandemia-covid19-cuando-termina-julio-2021-confinamiento/</w:t>
      </w:r>
    </w:p>
    <w:p w14:paraId="35683260" w14:textId="77777777" w:rsidR="00A166E2" w:rsidRPr="00C8224A" w:rsidRDefault="00C767A0" w:rsidP="00171884">
      <w:pPr>
        <w:pStyle w:val="Cuerpo"/>
        <w:spacing w:after="180" w:line="276" w:lineRule="auto"/>
        <w:ind w:left="900" w:hanging="440"/>
        <w:rPr>
          <w:rStyle w:val="Ninguno"/>
          <w:rFonts w:ascii="Times New Roman" w:eastAsia="Times New Roman" w:hAnsi="Times New Roman" w:cs="Times New Roman"/>
          <w:sz w:val="18"/>
          <w:szCs w:val="18"/>
          <w:lang w:val="es-ES"/>
        </w:rPr>
      </w:pPr>
      <w:r w:rsidRPr="00C8224A">
        <w:rPr>
          <w:rStyle w:val="Ninguno"/>
          <w:rFonts w:ascii="Times New Roman" w:hAnsi="Times New Roman"/>
          <w:sz w:val="18"/>
          <w:szCs w:val="18"/>
          <w:lang w:val="es-ES"/>
        </w:rPr>
        <w:t xml:space="preserve">Día Mundial de Internet: la importancia de estar conectados durante el COVID-19. (2020). Consultado el 10 </w:t>
      </w:r>
      <w:proofErr w:type="gramStart"/>
      <w:r w:rsidRPr="00C8224A">
        <w:rPr>
          <w:rStyle w:val="Ninguno"/>
          <w:rFonts w:ascii="Times New Roman" w:hAnsi="Times New Roman"/>
          <w:sz w:val="18"/>
          <w:szCs w:val="18"/>
          <w:lang w:val="es-ES"/>
        </w:rPr>
        <w:t>Septiembre</w:t>
      </w:r>
      <w:proofErr w:type="gramEnd"/>
      <w:r w:rsidRPr="00C8224A">
        <w:rPr>
          <w:rStyle w:val="Ninguno"/>
          <w:rFonts w:ascii="Times New Roman" w:hAnsi="Times New Roman"/>
          <w:sz w:val="18"/>
          <w:szCs w:val="18"/>
          <w:lang w:val="es-ES"/>
        </w:rPr>
        <w:t xml:space="preserve"> 2020, desde https://www.incibe.es/protege-tu-empresa/blog/dia-mundial-internet-importancia-estar-conectados-durante-el-covid-19</w:t>
      </w:r>
    </w:p>
    <w:p w14:paraId="79615507" w14:textId="77777777" w:rsidR="00A166E2" w:rsidRPr="00C8224A" w:rsidRDefault="00C767A0" w:rsidP="00171884">
      <w:pPr>
        <w:pStyle w:val="Cuerpo"/>
        <w:spacing w:after="180" w:line="276" w:lineRule="auto"/>
        <w:ind w:left="900" w:hanging="440"/>
        <w:rPr>
          <w:rStyle w:val="Ninguno"/>
          <w:rFonts w:ascii="Times New Roman" w:eastAsia="Times New Roman" w:hAnsi="Times New Roman" w:cs="Times New Roman"/>
          <w:sz w:val="18"/>
          <w:szCs w:val="18"/>
          <w:lang w:val="es-ES"/>
        </w:rPr>
      </w:pPr>
      <w:proofErr w:type="spellStart"/>
      <w:r w:rsidRPr="00C8224A">
        <w:rPr>
          <w:rStyle w:val="Ninguno"/>
          <w:rFonts w:ascii="Times New Roman" w:hAnsi="Times New Roman"/>
          <w:sz w:val="18"/>
          <w:szCs w:val="18"/>
          <w:lang w:val="es-ES"/>
        </w:rPr>
        <w:t>Dondis</w:t>
      </w:r>
      <w:proofErr w:type="spellEnd"/>
      <w:r w:rsidRPr="00C8224A">
        <w:rPr>
          <w:rStyle w:val="Ninguno"/>
          <w:rFonts w:ascii="Times New Roman" w:hAnsi="Times New Roman"/>
          <w:sz w:val="18"/>
          <w:szCs w:val="18"/>
          <w:lang w:val="es-ES"/>
        </w:rPr>
        <w:t xml:space="preserve">, D. (2011). </w:t>
      </w:r>
      <w:r w:rsidRPr="00C8224A">
        <w:rPr>
          <w:rStyle w:val="Ninguno"/>
          <w:rFonts w:ascii="Times New Roman" w:hAnsi="Times New Roman"/>
          <w:i/>
          <w:iCs/>
          <w:sz w:val="18"/>
          <w:szCs w:val="18"/>
          <w:lang w:val="es-ES"/>
        </w:rPr>
        <w:t>La sintaxis de la imagen</w:t>
      </w:r>
      <w:r w:rsidRPr="00C8224A">
        <w:rPr>
          <w:rStyle w:val="Ninguno"/>
          <w:rFonts w:ascii="Times New Roman" w:hAnsi="Times New Roman"/>
          <w:sz w:val="18"/>
          <w:szCs w:val="18"/>
          <w:lang w:val="es-ES"/>
        </w:rPr>
        <w:t xml:space="preserve"> (1st ed., pp. 53-91). Barcelona: Gustavo Gili.</w:t>
      </w:r>
    </w:p>
    <w:p w14:paraId="2607EAAD" w14:textId="77777777" w:rsidR="00A166E2" w:rsidRPr="00C8224A" w:rsidRDefault="00C767A0" w:rsidP="00171884">
      <w:pPr>
        <w:pStyle w:val="Cuerpo"/>
        <w:spacing w:after="180" w:line="276" w:lineRule="auto"/>
        <w:ind w:left="900" w:hanging="440"/>
        <w:rPr>
          <w:rStyle w:val="Ninguno"/>
          <w:rFonts w:ascii="Times New Roman" w:eastAsia="Times New Roman" w:hAnsi="Times New Roman" w:cs="Times New Roman"/>
          <w:sz w:val="18"/>
          <w:szCs w:val="18"/>
          <w:lang w:val="es-ES"/>
        </w:rPr>
      </w:pPr>
      <w:r w:rsidRPr="00C8224A">
        <w:rPr>
          <w:rStyle w:val="Ninguno"/>
          <w:rFonts w:ascii="Times New Roman" w:hAnsi="Times New Roman"/>
          <w:sz w:val="18"/>
          <w:szCs w:val="18"/>
          <w:lang w:val="es-ES"/>
        </w:rPr>
        <w:t xml:space="preserve">Humano, F. (2020). Solo 22% de los empleos se pueden hacer a distancia. Consultado el 11 </w:t>
      </w:r>
      <w:proofErr w:type="gramStart"/>
      <w:r w:rsidRPr="00C8224A">
        <w:rPr>
          <w:rStyle w:val="Ninguno"/>
          <w:rFonts w:ascii="Times New Roman" w:hAnsi="Times New Roman"/>
          <w:sz w:val="18"/>
          <w:szCs w:val="18"/>
          <w:lang w:val="es-ES"/>
        </w:rPr>
        <w:t>Septiembre</w:t>
      </w:r>
      <w:proofErr w:type="gramEnd"/>
      <w:r w:rsidRPr="00C8224A">
        <w:rPr>
          <w:rStyle w:val="Ninguno"/>
          <w:rFonts w:ascii="Times New Roman" w:hAnsi="Times New Roman"/>
          <w:sz w:val="18"/>
          <w:szCs w:val="18"/>
          <w:lang w:val="es-ES"/>
        </w:rPr>
        <w:t xml:space="preserve"> 2020, desde https://idconline.mx/laboral/2020/04/15/solo-22-de-los-empleos-se-pueden-hacer-a-distancia</w:t>
      </w:r>
    </w:p>
    <w:p w14:paraId="18C2AF83" w14:textId="77777777" w:rsidR="00A166E2" w:rsidRPr="00C8224A" w:rsidRDefault="00C767A0" w:rsidP="00171884">
      <w:pPr>
        <w:pStyle w:val="Cuerpo"/>
        <w:spacing w:after="180" w:line="276" w:lineRule="auto"/>
        <w:ind w:left="900" w:hanging="440"/>
        <w:rPr>
          <w:rStyle w:val="Ninguno"/>
          <w:rFonts w:ascii="Times New Roman" w:eastAsia="Times New Roman" w:hAnsi="Times New Roman" w:cs="Times New Roman"/>
          <w:sz w:val="18"/>
          <w:szCs w:val="18"/>
          <w:lang w:val="es-ES"/>
        </w:rPr>
      </w:pPr>
      <w:proofErr w:type="spellStart"/>
      <w:r w:rsidRPr="00C8224A">
        <w:rPr>
          <w:rStyle w:val="Ninguno"/>
          <w:rFonts w:ascii="Times New Roman" w:hAnsi="Times New Roman"/>
          <w:sz w:val="18"/>
          <w:szCs w:val="18"/>
          <w:lang w:val="es-ES"/>
        </w:rPr>
        <w:t>Inlogiq</w:t>
      </w:r>
      <w:proofErr w:type="spellEnd"/>
      <w:r w:rsidRPr="00C8224A">
        <w:rPr>
          <w:rStyle w:val="Ninguno"/>
          <w:rFonts w:ascii="Times New Roman" w:hAnsi="Times New Roman"/>
          <w:sz w:val="18"/>
          <w:szCs w:val="18"/>
          <w:lang w:val="es-ES"/>
        </w:rPr>
        <w:t xml:space="preserve">. 2020. Pautas A Considerar En El Desarrollo Del Software | </w:t>
      </w:r>
      <w:proofErr w:type="spellStart"/>
      <w:r w:rsidRPr="00C8224A">
        <w:rPr>
          <w:rStyle w:val="Ninguno"/>
          <w:rFonts w:ascii="Times New Roman" w:hAnsi="Times New Roman"/>
          <w:sz w:val="18"/>
          <w:szCs w:val="18"/>
          <w:lang w:val="es-ES"/>
        </w:rPr>
        <w:t>Inlogiq</w:t>
      </w:r>
      <w:proofErr w:type="spellEnd"/>
      <w:r w:rsidRPr="00C8224A">
        <w:rPr>
          <w:rStyle w:val="Ninguno"/>
          <w:rFonts w:ascii="Times New Roman" w:hAnsi="Times New Roman"/>
          <w:sz w:val="18"/>
          <w:szCs w:val="18"/>
          <w:lang w:val="es-ES"/>
        </w:rPr>
        <w:t xml:space="preserve">. [online] Disponible en: https://inlogiq.com/pautas-considerar-desarrollo-del-software/ [Consultado el 12 </w:t>
      </w:r>
      <w:proofErr w:type="spellStart"/>
      <w:r w:rsidRPr="00C8224A">
        <w:rPr>
          <w:rStyle w:val="Ninguno"/>
          <w:rFonts w:ascii="Times New Roman" w:hAnsi="Times New Roman"/>
          <w:sz w:val="18"/>
          <w:szCs w:val="18"/>
          <w:lang w:val="es-ES"/>
        </w:rPr>
        <w:t>September</w:t>
      </w:r>
      <w:proofErr w:type="spellEnd"/>
      <w:r w:rsidRPr="00C8224A">
        <w:rPr>
          <w:rStyle w:val="Ninguno"/>
          <w:rFonts w:ascii="Times New Roman" w:hAnsi="Times New Roman"/>
          <w:sz w:val="18"/>
          <w:szCs w:val="18"/>
          <w:lang w:val="es-ES"/>
        </w:rPr>
        <w:t xml:space="preserve"> 2020].</w:t>
      </w:r>
    </w:p>
    <w:p w14:paraId="7FD4050F" w14:textId="77777777" w:rsidR="00A166E2" w:rsidRPr="00C8224A" w:rsidRDefault="00C767A0" w:rsidP="00171884">
      <w:pPr>
        <w:pStyle w:val="Cuerpo"/>
        <w:spacing w:after="180" w:line="276" w:lineRule="auto"/>
        <w:ind w:left="900" w:hanging="440"/>
        <w:rPr>
          <w:rStyle w:val="Ninguno"/>
          <w:rFonts w:ascii="Times New Roman" w:eastAsia="Times New Roman" w:hAnsi="Times New Roman" w:cs="Times New Roman"/>
          <w:sz w:val="18"/>
          <w:szCs w:val="18"/>
          <w:lang w:val="es-ES"/>
        </w:rPr>
      </w:pPr>
      <w:r w:rsidRPr="00C8224A">
        <w:rPr>
          <w:rStyle w:val="Ninguno"/>
          <w:rFonts w:ascii="Times New Roman" w:hAnsi="Times New Roman"/>
          <w:sz w:val="18"/>
          <w:szCs w:val="18"/>
          <w:lang w:val="es-ES"/>
        </w:rPr>
        <w:t>Menta, D. (2020). UI (</w:t>
      </w:r>
      <w:proofErr w:type="spellStart"/>
      <w:r w:rsidRPr="00C8224A">
        <w:rPr>
          <w:rStyle w:val="Ninguno"/>
          <w:rFonts w:ascii="Times New Roman" w:hAnsi="Times New Roman"/>
          <w:sz w:val="18"/>
          <w:szCs w:val="18"/>
          <w:lang w:val="es-ES"/>
        </w:rPr>
        <w:t>User</w:t>
      </w:r>
      <w:proofErr w:type="spellEnd"/>
      <w:r w:rsidRPr="00C8224A">
        <w:rPr>
          <w:rStyle w:val="Ninguno"/>
          <w:rFonts w:ascii="Times New Roman" w:hAnsi="Times New Roman"/>
          <w:sz w:val="18"/>
          <w:szCs w:val="18"/>
          <w:lang w:val="es-ES"/>
        </w:rPr>
        <w:t xml:space="preserve"> </w:t>
      </w:r>
      <w:proofErr w:type="gramStart"/>
      <w:r w:rsidRPr="00C8224A">
        <w:rPr>
          <w:rStyle w:val="Ninguno"/>
          <w:rFonts w:ascii="Times New Roman" w:hAnsi="Times New Roman"/>
          <w:sz w:val="18"/>
          <w:szCs w:val="18"/>
          <w:lang w:val="es-ES"/>
        </w:rPr>
        <w:t>interface</w:t>
      </w:r>
      <w:proofErr w:type="gramEnd"/>
      <w:r w:rsidRPr="00C8224A">
        <w:rPr>
          <w:rStyle w:val="Ninguno"/>
          <w:rFonts w:ascii="Times New Roman" w:hAnsi="Times New Roman"/>
          <w:sz w:val="18"/>
          <w:szCs w:val="18"/>
          <w:lang w:val="es-ES"/>
        </w:rPr>
        <w:t xml:space="preserve">). Consultado el 14 </w:t>
      </w:r>
      <w:proofErr w:type="gramStart"/>
      <w:r w:rsidRPr="00C8224A">
        <w:rPr>
          <w:rStyle w:val="Ninguno"/>
          <w:rFonts w:ascii="Times New Roman" w:hAnsi="Times New Roman"/>
          <w:sz w:val="18"/>
          <w:szCs w:val="18"/>
          <w:lang w:val="es-ES"/>
        </w:rPr>
        <w:t>Septiembre</w:t>
      </w:r>
      <w:proofErr w:type="gramEnd"/>
      <w:r w:rsidRPr="00C8224A">
        <w:rPr>
          <w:rStyle w:val="Ninguno"/>
          <w:rFonts w:ascii="Times New Roman" w:hAnsi="Times New Roman"/>
          <w:sz w:val="18"/>
          <w:szCs w:val="18"/>
          <w:lang w:val="es-ES"/>
        </w:rPr>
        <w:t xml:space="preserve"> 2020, desde https://www.digitalmenta.com/ui-interfaz-usuario/#:~:text=UI%20o%20User%20Interface%20se,usable%20que%20esta%20pueda%20ser.</w:t>
      </w:r>
    </w:p>
    <w:p w14:paraId="03D313CD" w14:textId="77777777" w:rsidR="00A166E2" w:rsidRPr="00C8224A" w:rsidRDefault="00C767A0" w:rsidP="00171884">
      <w:pPr>
        <w:pStyle w:val="Cuerpo"/>
        <w:spacing w:after="180" w:line="276" w:lineRule="auto"/>
        <w:ind w:left="900" w:hanging="440"/>
        <w:rPr>
          <w:rStyle w:val="Ninguno"/>
          <w:rFonts w:ascii="Times New Roman" w:eastAsia="Times New Roman" w:hAnsi="Times New Roman" w:cs="Times New Roman"/>
          <w:sz w:val="18"/>
          <w:szCs w:val="18"/>
          <w:lang w:val="es-ES"/>
        </w:rPr>
      </w:pPr>
      <w:r w:rsidRPr="00C8224A">
        <w:rPr>
          <w:rStyle w:val="Ninguno"/>
          <w:rFonts w:ascii="Times New Roman" w:hAnsi="Times New Roman"/>
          <w:sz w:val="18"/>
          <w:szCs w:val="18"/>
          <w:lang w:val="es-ES"/>
        </w:rPr>
        <w:lastRenderedPageBreak/>
        <w:t xml:space="preserve">Metodología SCRUM para desarrollo de software a medida. (2020). Consultado el 14 </w:t>
      </w:r>
      <w:proofErr w:type="gramStart"/>
      <w:r w:rsidRPr="00C8224A">
        <w:rPr>
          <w:rStyle w:val="Ninguno"/>
          <w:rFonts w:ascii="Times New Roman" w:hAnsi="Times New Roman"/>
          <w:sz w:val="18"/>
          <w:szCs w:val="18"/>
          <w:lang w:val="es-ES"/>
        </w:rPr>
        <w:t>Septiembre</w:t>
      </w:r>
      <w:proofErr w:type="gramEnd"/>
      <w:r w:rsidRPr="00C8224A">
        <w:rPr>
          <w:rStyle w:val="Ninguno"/>
          <w:rFonts w:ascii="Times New Roman" w:hAnsi="Times New Roman"/>
          <w:sz w:val="18"/>
          <w:szCs w:val="18"/>
          <w:lang w:val="es-ES"/>
        </w:rPr>
        <w:t xml:space="preserve"> 2020, desde https://www.softeng.es/es-es/empresa/metodologias-de-trabajo/metodologia-scrum.html</w:t>
      </w:r>
    </w:p>
    <w:p w14:paraId="53AB62FB" w14:textId="77777777" w:rsidR="00A166E2" w:rsidRPr="00C8224A" w:rsidRDefault="00C767A0" w:rsidP="00171884">
      <w:pPr>
        <w:pStyle w:val="Cuerpo"/>
        <w:spacing w:after="180" w:line="276" w:lineRule="auto"/>
        <w:ind w:left="900" w:hanging="440"/>
        <w:rPr>
          <w:rStyle w:val="Ninguno"/>
          <w:rFonts w:ascii="Times New Roman" w:eastAsia="Times New Roman" w:hAnsi="Times New Roman" w:cs="Times New Roman"/>
          <w:sz w:val="18"/>
          <w:szCs w:val="18"/>
          <w:lang w:val="es-ES"/>
        </w:rPr>
      </w:pPr>
      <w:proofErr w:type="spellStart"/>
      <w:r w:rsidRPr="00C8224A">
        <w:rPr>
          <w:rStyle w:val="Ninguno"/>
          <w:rFonts w:ascii="Times New Roman" w:hAnsi="Times New Roman"/>
          <w:sz w:val="18"/>
          <w:szCs w:val="18"/>
          <w:lang w:val="es-ES"/>
        </w:rPr>
        <w:t>Miralpeix</w:t>
      </w:r>
      <w:proofErr w:type="spellEnd"/>
      <w:r w:rsidRPr="00C8224A">
        <w:rPr>
          <w:rStyle w:val="Ninguno"/>
          <w:rFonts w:ascii="Times New Roman" w:hAnsi="Times New Roman"/>
          <w:sz w:val="18"/>
          <w:szCs w:val="18"/>
          <w:lang w:val="es-ES"/>
        </w:rPr>
        <w:t xml:space="preserve">, D. (2020). La importancia del UI/UX. Consultado el 15 </w:t>
      </w:r>
      <w:proofErr w:type="gramStart"/>
      <w:r w:rsidRPr="00C8224A">
        <w:rPr>
          <w:rStyle w:val="Ninguno"/>
          <w:rFonts w:ascii="Times New Roman" w:hAnsi="Times New Roman"/>
          <w:sz w:val="18"/>
          <w:szCs w:val="18"/>
          <w:lang w:val="es-ES"/>
        </w:rPr>
        <w:t>Septiembre</w:t>
      </w:r>
      <w:proofErr w:type="gramEnd"/>
      <w:r w:rsidRPr="00C8224A">
        <w:rPr>
          <w:rStyle w:val="Ninguno"/>
          <w:rFonts w:ascii="Times New Roman" w:hAnsi="Times New Roman"/>
          <w:sz w:val="18"/>
          <w:szCs w:val="18"/>
          <w:lang w:val="es-ES"/>
        </w:rPr>
        <w:t xml:space="preserve"> 2020, desde https://www.flexygo.com/la-importancia-del-ui-ux/#:~:text=UX%20del%20ingl%C3%A9s%20User%20eXperience,al%20actuar%20con%20el%20producto.</w:t>
      </w:r>
    </w:p>
    <w:p w14:paraId="71012A45" w14:textId="77777777" w:rsidR="00A166E2" w:rsidRPr="00C8224A" w:rsidRDefault="00C767A0" w:rsidP="00171884">
      <w:pPr>
        <w:pStyle w:val="Cuerpo"/>
        <w:spacing w:after="180" w:line="276" w:lineRule="auto"/>
        <w:ind w:left="900" w:hanging="440"/>
        <w:rPr>
          <w:rStyle w:val="Ninguno"/>
          <w:rFonts w:ascii="Times New Roman" w:eastAsia="Times New Roman" w:hAnsi="Times New Roman" w:cs="Times New Roman"/>
          <w:sz w:val="18"/>
          <w:szCs w:val="18"/>
          <w:lang w:val="es-ES"/>
        </w:rPr>
      </w:pPr>
      <w:r w:rsidRPr="00C8224A">
        <w:rPr>
          <w:rStyle w:val="Ninguno"/>
          <w:rFonts w:ascii="Times New Roman" w:hAnsi="Times New Roman"/>
          <w:sz w:val="18"/>
          <w:szCs w:val="18"/>
          <w:lang w:val="es-ES"/>
        </w:rPr>
        <w:t xml:space="preserve">Morales, A. (2020). TIC: desarrollo, características, ventajas y desventajas. Consultado el 10 </w:t>
      </w:r>
      <w:proofErr w:type="gramStart"/>
      <w:r w:rsidRPr="00C8224A">
        <w:rPr>
          <w:rStyle w:val="Ninguno"/>
          <w:rFonts w:ascii="Times New Roman" w:hAnsi="Times New Roman"/>
          <w:sz w:val="18"/>
          <w:szCs w:val="18"/>
          <w:lang w:val="es-ES"/>
        </w:rPr>
        <w:t>Septiembre</w:t>
      </w:r>
      <w:proofErr w:type="gramEnd"/>
      <w:r w:rsidRPr="00C8224A">
        <w:rPr>
          <w:rStyle w:val="Ninguno"/>
          <w:rFonts w:ascii="Times New Roman" w:hAnsi="Times New Roman"/>
          <w:sz w:val="18"/>
          <w:szCs w:val="18"/>
          <w:lang w:val="es-ES"/>
        </w:rPr>
        <w:t xml:space="preserve"> 2020, desde https://www.todamateria.com/tic-tecnologias-de-la-informacion-y-la-comunicacion</w:t>
      </w:r>
    </w:p>
    <w:p w14:paraId="54BF9945" w14:textId="77777777" w:rsidR="00A166E2" w:rsidRPr="00C8224A" w:rsidRDefault="00C767A0" w:rsidP="00171884">
      <w:pPr>
        <w:pStyle w:val="Cuerpo"/>
        <w:spacing w:after="180" w:line="276" w:lineRule="auto"/>
        <w:ind w:left="900" w:hanging="440"/>
        <w:rPr>
          <w:rStyle w:val="Ninguno"/>
          <w:rFonts w:ascii="Times New Roman" w:eastAsia="Times New Roman" w:hAnsi="Times New Roman" w:cs="Times New Roman"/>
          <w:sz w:val="18"/>
          <w:szCs w:val="18"/>
          <w:lang w:val="es-ES"/>
        </w:rPr>
      </w:pPr>
      <w:r w:rsidRPr="00C8224A">
        <w:rPr>
          <w:rStyle w:val="Ninguno"/>
          <w:rFonts w:ascii="Times New Roman" w:hAnsi="Times New Roman"/>
          <w:sz w:val="18"/>
          <w:szCs w:val="18"/>
          <w:lang w:val="es-ES"/>
        </w:rPr>
        <w:t xml:space="preserve">Moreno, G. (2020). Los 10 principios de UX que inspiran a los QA para realizar pruebas. Consultado el 20 </w:t>
      </w:r>
      <w:proofErr w:type="gramStart"/>
      <w:r w:rsidRPr="00C8224A">
        <w:rPr>
          <w:rStyle w:val="Ninguno"/>
          <w:rFonts w:ascii="Times New Roman" w:hAnsi="Times New Roman"/>
          <w:sz w:val="18"/>
          <w:szCs w:val="18"/>
          <w:lang w:val="es-ES"/>
        </w:rPr>
        <w:t>Septiembre</w:t>
      </w:r>
      <w:proofErr w:type="gramEnd"/>
      <w:r w:rsidRPr="00C8224A">
        <w:rPr>
          <w:rStyle w:val="Ninguno"/>
          <w:rFonts w:ascii="Times New Roman" w:hAnsi="Times New Roman"/>
          <w:sz w:val="18"/>
          <w:szCs w:val="18"/>
          <w:lang w:val="es-ES"/>
        </w:rPr>
        <w:t xml:space="preserve"> 2020, desde https://www.pragma.com.co/blog/los-10-principios-de-ux-que-inspiran-a-los-qa-para-realizar-pruebas</w:t>
      </w:r>
    </w:p>
    <w:p w14:paraId="5567BDD0" w14:textId="77777777" w:rsidR="00A166E2" w:rsidRPr="00C8224A" w:rsidRDefault="00C767A0" w:rsidP="00171884">
      <w:pPr>
        <w:pStyle w:val="Cuerpo"/>
        <w:spacing w:after="180" w:line="276" w:lineRule="auto"/>
        <w:ind w:left="900" w:hanging="440"/>
        <w:rPr>
          <w:rStyle w:val="Ninguno"/>
          <w:rFonts w:ascii="Times New Roman" w:eastAsia="Times New Roman" w:hAnsi="Times New Roman" w:cs="Times New Roman"/>
          <w:sz w:val="18"/>
          <w:szCs w:val="18"/>
          <w:lang w:val="es-ES"/>
        </w:rPr>
      </w:pPr>
      <w:r w:rsidRPr="00C8224A">
        <w:rPr>
          <w:rStyle w:val="Ninguno"/>
          <w:rFonts w:ascii="Times New Roman" w:hAnsi="Times New Roman"/>
          <w:sz w:val="18"/>
          <w:szCs w:val="18"/>
          <w:lang w:val="es-ES"/>
        </w:rPr>
        <w:t>-</w:t>
      </w:r>
      <w:proofErr w:type="spellStart"/>
      <w:r w:rsidRPr="00C8224A">
        <w:rPr>
          <w:rStyle w:val="Ninguno"/>
          <w:rFonts w:ascii="Times New Roman" w:hAnsi="Times New Roman"/>
          <w:sz w:val="18"/>
          <w:szCs w:val="18"/>
          <w:lang w:val="es-ES"/>
        </w:rPr>
        <w:t>Obsbusiness.school</w:t>
      </w:r>
      <w:proofErr w:type="spellEnd"/>
      <w:r w:rsidRPr="00C8224A">
        <w:rPr>
          <w:rStyle w:val="Ninguno"/>
          <w:rFonts w:ascii="Times New Roman" w:hAnsi="Times New Roman"/>
          <w:sz w:val="18"/>
          <w:szCs w:val="18"/>
          <w:lang w:val="es-ES"/>
        </w:rPr>
        <w:t xml:space="preserve">. 2020. Software De </w:t>
      </w:r>
      <w:proofErr w:type="spellStart"/>
      <w:r w:rsidRPr="00C8224A">
        <w:rPr>
          <w:rStyle w:val="Ninguno"/>
          <w:rFonts w:ascii="Times New Roman" w:hAnsi="Times New Roman"/>
          <w:sz w:val="18"/>
          <w:szCs w:val="18"/>
          <w:lang w:val="es-ES"/>
        </w:rPr>
        <w:t>Aplicación</w:t>
      </w:r>
      <w:proofErr w:type="spellEnd"/>
      <w:r w:rsidRPr="00C8224A">
        <w:rPr>
          <w:rStyle w:val="Ninguno"/>
          <w:rFonts w:ascii="Times New Roman" w:hAnsi="Times New Roman"/>
          <w:sz w:val="18"/>
          <w:szCs w:val="18"/>
          <w:lang w:val="es-ES"/>
        </w:rPr>
        <w:t xml:space="preserve">, </w:t>
      </w:r>
      <w:proofErr w:type="spellStart"/>
      <w:r w:rsidRPr="00C8224A">
        <w:rPr>
          <w:rStyle w:val="Ninguno"/>
          <w:rFonts w:ascii="Times New Roman" w:hAnsi="Times New Roman"/>
          <w:sz w:val="18"/>
          <w:szCs w:val="18"/>
          <w:lang w:val="es-ES"/>
        </w:rPr>
        <w:t>Definición</w:t>
      </w:r>
      <w:proofErr w:type="spellEnd"/>
      <w:r w:rsidRPr="00C8224A">
        <w:rPr>
          <w:rStyle w:val="Ninguno"/>
          <w:rFonts w:ascii="Times New Roman" w:hAnsi="Times New Roman"/>
          <w:sz w:val="18"/>
          <w:szCs w:val="18"/>
          <w:lang w:val="es-ES"/>
        </w:rPr>
        <w:t xml:space="preserve"> Y </w:t>
      </w:r>
      <w:proofErr w:type="spellStart"/>
      <w:r w:rsidRPr="00C8224A">
        <w:rPr>
          <w:rStyle w:val="Ninguno"/>
          <w:rFonts w:ascii="Times New Roman" w:hAnsi="Times New Roman"/>
          <w:sz w:val="18"/>
          <w:szCs w:val="18"/>
          <w:lang w:val="es-ES"/>
        </w:rPr>
        <w:t>Características</w:t>
      </w:r>
      <w:proofErr w:type="spellEnd"/>
      <w:r w:rsidRPr="00C8224A">
        <w:rPr>
          <w:rStyle w:val="Ninguno"/>
          <w:rFonts w:ascii="Times New Roman" w:hAnsi="Times New Roman"/>
          <w:sz w:val="18"/>
          <w:szCs w:val="18"/>
          <w:lang w:val="es-ES"/>
        </w:rPr>
        <w:t xml:space="preserve"> | OBS Business </w:t>
      </w:r>
      <w:proofErr w:type="spellStart"/>
      <w:r w:rsidRPr="00C8224A">
        <w:rPr>
          <w:rStyle w:val="Ninguno"/>
          <w:rFonts w:ascii="Times New Roman" w:hAnsi="Times New Roman"/>
          <w:sz w:val="18"/>
          <w:szCs w:val="18"/>
          <w:lang w:val="es-ES"/>
        </w:rPr>
        <w:t>School</w:t>
      </w:r>
      <w:proofErr w:type="spellEnd"/>
      <w:r w:rsidRPr="00C8224A">
        <w:rPr>
          <w:rStyle w:val="Ninguno"/>
          <w:rFonts w:ascii="Times New Roman" w:hAnsi="Times New Roman"/>
          <w:sz w:val="18"/>
          <w:szCs w:val="18"/>
          <w:lang w:val="es-ES"/>
        </w:rPr>
        <w:t xml:space="preserve">. [online] Disponible en: https://obsbusiness.school/es/- blog-investigacion/sistemas/software-de-aplicacion-definicion-y-caracteristicas [Consultado el 10 </w:t>
      </w:r>
      <w:proofErr w:type="spellStart"/>
      <w:r w:rsidRPr="00C8224A">
        <w:rPr>
          <w:rStyle w:val="Ninguno"/>
          <w:rFonts w:ascii="Times New Roman" w:hAnsi="Times New Roman"/>
          <w:sz w:val="18"/>
          <w:szCs w:val="18"/>
          <w:lang w:val="es-ES"/>
        </w:rPr>
        <w:t>September</w:t>
      </w:r>
      <w:proofErr w:type="spellEnd"/>
      <w:r w:rsidRPr="00C8224A">
        <w:rPr>
          <w:rStyle w:val="Ninguno"/>
          <w:rFonts w:ascii="Times New Roman" w:hAnsi="Times New Roman"/>
          <w:sz w:val="18"/>
          <w:szCs w:val="18"/>
          <w:lang w:val="es-ES"/>
        </w:rPr>
        <w:t xml:space="preserve"> 2020].</w:t>
      </w:r>
    </w:p>
    <w:p w14:paraId="07E9B4ED" w14:textId="77777777" w:rsidR="00A166E2" w:rsidRPr="00C8224A" w:rsidRDefault="00C767A0" w:rsidP="00171884">
      <w:pPr>
        <w:pStyle w:val="Cuerpo"/>
        <w:spacing w:after="180" w:line="276" w:lineRule="auto"/>
        <w:ind w:left="900" w:hanging="440"/>
        <w:rPr>
          <w:rStyle w:val="Ninguno"/>
          <w:rFonts w:ascii="Times New Roman" w:eastAsia="Times New Roman" w:hAnsi="Times New Roman" w:cs="Times New Roman"/>
          <w:sz w:val="18"/>
          <w:szCs w:val="18"/>
          <w:lang w:val="es-ES"/>
        </w:rPr>
      </w:pPr>
      <w:r w:rsidRPr="00C8224A">
        <w:rPr>
          <w:rStyle w:val="Ninguno"/>
          <w:rFonts w:ascii="Times New Roman" w:hAnsi="Times New Roman"/>
          <w:sz w:val="18"/>
          <w:szCs w:val="18"/>
          <w:lang w:val="es-ES"/>
        </w:rPr>
        <w:t xml:space="preserve">Ramos, G (2020). Siete de cada 10 mexicanos son usuarios de Internet [online] Disponible en: </w:t>
      </w:r>
      <w:proofErr w:type="gramStart"/>
      <w:r w:rsidRPr="00C8224A">
        <w:rPr>
          <w:rStyle w:val="Ninguno"/>
          <w:rFonts w:ascii="Times New Roman" w:hAnsi="Times New Roman"/>
          <w:sz w:val="18"/>
          <w:szCs w:val="18"/>
          <w:lang w:val="es-ES"/>
        </w:rPr>
        <w:t>https://www.horaceronl.com/reportaje/siete-de-cada-10-mexicanos-son-usuarios-de-internet/  [</w:t>
      </w:r>
      <w:proofErr w:type="gramEnd"/>
      <w:r w:rsidRPr="00C8224A">
        <w:rPr>
          <w:rStyle w:val="Ninguno"/>
          <w:rFonts w:ascii="Times New Roman" w:hAnsi="Times New Roman"/>
          <w:sz w:val="18"/>
          <w:szCs w:val="18"/>
          <w:lang w:val="es-ES"/>
        </w:rPr>
        <w:t>Consultado el 28 Enero 2021].</w:t>
      </w:r>
    </w:p>
    <w:p w14:paraId="2BCE8BD7" w14:textId="77777777" w:rsidR="00A166E2" w:rsidRPr="00C8224A" w:rsidRDefault="00C767A0" w:rsidP="00171884">
      <w:pPr>
        <w:pStyle w:val="Cuerpo"/>
        <w:spacing w:after="180" w:line="276" w:lineRule="auto"/>
        <w:ind w:left="900" w:hanging="440"/>
        <w:rPr>
          <w:rStyle w:val="Ninguno"/>
          <w:rFonts w:ascii="Times New Roman" w:eastAsia="Times New Roman" w:hAnsi="Times New Roman" w:cs="Times New Roman"/>
          <w:sz w:val="18"/>
          <w:szCs w:val="18"/>
          <w:lang w:val="es-ES"/>
        </w:rPr>
      </w:pPr>
      <w:r w:rsidRPr="00245F11">
        <w:rPr>
          <w:rStyle w:val="Ninguno"/>
          <w:rFonts w:ascii="Times New Roman" w:hAnsi="Times New Roman"/>
          <w:color w:val="FF0000"/>
          <w:sz w:val="18"/>
          <w:szCs w:val="18"/>
          <w:lang w:val="es-ES"/>
          <w:rPrChange w:id="102" w:author="Autor">
            <w:rPr>
              <w:rStyle w:val="Ninguno"/>
              <w:rFonts w:ascii="Times New Roman" w:hAnsi="Times New Roman"/>
              <w:sz w:val="18"/>
              <w:szCs w:val="18"/>
              <w:lang w:val="es-ES"/>
            </w:rPr>
          </w:rPrChange>
        </w:rPr>
        <w:t>Transportes</w:t>
      </w:r>
      <w:r w:rsidRPr="00C8224A">
        <w:rPr>
          <w:rStyle w:val="Ninguno"/>
          <w:rFonts w:ascii="Times New Roman" w:hAnsi="Times New Roman"/>
          <w:sz w:val="18"/>
          <w:szCs w:val="18"/>
          <w:lang w:val="es-ES"/>
        </w:rPr>
        <w:t xml:space="preserve">, S. (2020). ¿Cuántos usuarios de internet somos en </w:t>
      </w:r>
      <w:proofErr w:type="gramStart"/>
      <w:r w:rsidRPr="00C8224A">
        <w:rPr>
          <w:rStyle w:val="Ninguno"/>
          <w:rFonts w:ascii="Times New Roman" w:hAnsi="Times New Roman"/>
          <w:sz w:val="18"/>
          <w:szCs w:val="18"/>
          <w:lang w:val="es-ES"/>
        </w:rPr>
        <w:t>México?.</w:t>
      </w:r>
      <w:proofErr w:type="gramEnd"/>
      <w:r w:rsidRPr="00C8224A">
        <w:rPr>
          <w:rStyle w:val="Ninguno"/>
          <w:rFonts w:ascii="Times New Roman" w:hAnsi="Times New Roman"/>
          <w:sz w:val="18"/>
          <w:szCs w:val="18"/>
          <w:lang w:val="es-ES"/>
        </w:rPr>
        <w:t xml:space="preserve"> Consultado el 12 </w:t>
      </w:r>
      <w:proofErr w:type="gramStart"/>
      <w:r w:rsidRPr="00C8224A">
        <w:rPr>
          <w:rStyle w:val="Ninguno"/>
          <w:rFonts w:ascii="Times New Roman" w:hAnsi="Times New Roman"/>
          <w:sz w:val="18"/>
          <w:szCs w:val="18"/>
          <w:lang w:val="es-ES"/>
        </w:rPr>
        <w:t>Septiembre</w:t>
      </w:r>
      <w:proofErr w:type="gramEnd"/>
      <w:r w:rsidRPr="00C8224A">
        <w:rPr>
          <w:rStyle w:val="Ninguno"/>
          <w:rFonts w:ascii="Times New Roman" w:hAnsi="Times New Roman"/>
          <w:sz w:val="18"/>
          <w:szCs w:val="18"/>
          <w:lang w:val="es-ES"/>
        </w:rPr>
        <w:t xml:space="preserve"> 2020, desde https://www.gob.mx/sct/articulos/cuantos-usuarios-de-internet-somos-en-mexico</w:t>
      </w:r>
    </w:p>
    <w:p w14:paraId="2DD7833C" w14:textId="77777777" w:rsidR="00A166E2" w:rsidRPr="00C8224A" w:rsidRDefault="00C767A0" w:rsidP="00171884">
      <w:pPr>
        <w:pStyle w:val="Cuerpo"/>
        <w:spacing w:after="180" w:line="276" w:lineRule="auto"/>
        <w:ind w:left="900" w:hanging="440"/>
        <w:rPr>
          <w:rStyle w:val="Ninguno"/>
          <w:rFonts w:ascii="Times New Roman" w:eastAsia="Times New Roman" w:hAnsi="Times New Roman" w:cs="Times New Roman"/>
          <w:sz w:val="18"/>
          <w:szCs w:val="18"/>
          <w:lang w:val="es-ES"/>
        </w:rPr>
      </w:pPr>
      <w:proofErr w:type="spellStart"/>
      <w:r w:rsidRPr="00C8224A">
        <w:rPr>
          <w:rStyle w:val="Ninguno"/>
          <w:rFonts w:ascii="Times New Roman" w:hAnsi="Times New Roman"/>
          <w:sz w:val="18"/>
          <w:szCs w:val="18"/>
          <w:lang w:val="es-ES"/>
        </w:rPr>
        <w:t>What</w:t>
      </w:r>
      <w:proofErr w:type="spellEnd"/>
      <w:r w:rsidRPr="00C8224A">
        <w:rPr>
          <w:rStyle w:val="Ninguno"/>
          <w:rFonts w:ascii="Times New Roman" w:hAnsi="Times New Roman"/>
          <w:sz w:val="18"/>
          <w:szCs w:val="18"/>
          <w:lang w:val="es-ES"/>
        </w:rPr>
        <w:t xml:space="preserve"> </w:t>
      </w:r>
      <w:proofErr w:type="spellStart"/>
      <w:r w:rsidRPr="00C8224A">
        <w:rPr>
          <w:rStyle w:val="Ninguno"/>
          <w:rFonts w:ascii="Times New Roman" w:hAnsi="Times New Roman"/>
          <w:sz w:val="18"/>
          <w:szCs w:val="18"/>
          <w:lang w:val="es-ES"/>
        </w:rPr>
        <w:t>is</w:t>
      </w:r>
      <w:proofErr w:type="spellEnd"/>
      <w:r w:rsidRPr="00C8224A">
        <w:rPr>
          <w:rStyle w:val="Ninguno"/>
          <w:rFonts w:ascii="Times New Roman" w:hAnsi="Times New Roman"/>
          <w:sz w:val="18"/>
          <w:szCs w:val="18"/>
          <w:lang w:val="es-ES"/>
        </w:rPr>
        <w:t xml:space="preserve"> </w:t>
      </w:r>
      <w:proofErr w:type="spellStart"/>
      <w:proofErr w:type="gramStart"/>
      <w:r w:rsidRPr="00C8224A">
        <w:rPr>
          <w:rStyle w:val="Ninguno"/>
          <w:rFonts w:ascii="Times New Roman" w:hAnsi="Times New Roman"/>
          <w:sz w:val="18"/>
          <w:szCs w:val="18"/>
          <w:lang w:val="es-ES"/>
        </w:rPr>
        <w:t>Wireframing</w:t>
      </w:r>
      <w:proofErr w:type="spellEnd"/>
      <w:r w:rsidRPr="00C8224A">
        <w:rPr>
          <w:rStyle w:val="Ninguno"/>
          <w:rFonts w:ascii="Times New Roman" w:hAnsi="Times New Roman"/>
          <w:sz w:val="18"/>
          <w:szCs w:val="18"/>
          <w:lang w:val="es-ES"/>
        </w:rPr>
        <w:t>?.</w:t>
      </w:r>
      <w:proofErr w:type="gramEnd"/>
      <w:r w:rsidRPr="00C8224A">
        <w:rPr>
          <w:rStyle w:val="Ninguno"/>
          <w:rFonts w:ascii="Times New Roman" w:hAnsi="Times New Roman"/>
          <w:sz w:val="18"/>
          <w:szCs w:val="18"/>
          <w:lang w:val="es-ES"/>
        </w:rPr>
        <w:t xml:space="preserve"> (2020). Consultado el 18 </w:t>
      </w:r>
      <w:proofErr w:type="gramStart"/>
      <w:r w:rsidRPr="00C8224A">
        <w:rPr>
          <w:rStyle w:val="Ninguno"/>
          <w:rFonts w:ascii="Times New Roman" w:hAnsi="Times New Roman"/>
          <w:sz w:val="18"/>
          <w:szCs w:val="18"/>
          <w:lang w:val="es-ES"/>
        </w:rPr>
        <w:t>Septiembre</w:t>
      </w:r>
      <w:proofErr w:type="gramEnd"/>
      <w:r w:rsidRPr="00C8224A">
        <w:rPr>
          <w:rStyle w:val="Ninguno"/>
          <w:rFonts w:ascii="Times New Roman" w:hAnsi="Times New Roman"/>
          <w:sz w:val="18"/>
          <w:szCs w:val="18"/>
          <w:lang w:val="es-ES"/>
        </w:rPr>
        <w:t xml:space="preserve"> 2020, desde https://www.interaction-design.org/literature/topics/wireframing#:~:text=Wireframing%20is%20a%20process%20where,user%2Dfocused%20prototypes%20and%20products.</w:t>
      </w:r>
    </w:p>
    <w:p w14:paraId="3FD25D41" w14:textId="77777777" w:rsidR="00A166E2" w:rsidRPr="00C8224A" w:rsidRDefault="00C767A0" w:rsidP="00171884">
      <w:pPr>
        <w:pStyle w:val="Cuerpo"/>
        <w:spacing w:after="180" w:line="276" w:lineRule="auto"/>
        <w:ind w:left="900" w:hanging="440"/>
        <w:rPr>
          <w:rStyle w:val="Ninguno"/>
          <w:rFonts w:ascii="Times New Roman" w:eastAsia="Times New Roman" w:hAnsi="Times New Roman" w:cs="Times New Roman"/>
          <w:sz w:val="18"/>
          <w:szCs w:val="18"/>
          <w:lang w:val="es-ES"/>
        </w:rPr>
      </w:pPr>
      <w:r w:rsidRPr="00C8224A">
        <w:rPr>
          <w:rStyle w:val="Ninguno"/>
          <w:rFonts w:ascii="Times New Roman" w:hAnsi="Times New Roman"/>
          <w:sz w:val="18"/>
          <w:szCs w:val="18"/>
          <w:lang w:val="es-ES"/>
        </w:rPr>
        <w:t xml:space="preserve">Workana.com. 2020. ¿Qué Es Experiencia De </w:t>
      </w:r>
      <w:proofErr w:type="gramStart"/>
      <w:r w:rsidRPr="00C8224A">
        <w:rPr>
          <w:rStyle w:val="Ninguno"/>
          <w:rFonts w:ascii="Times New Roman" w:hAnsi="Times New Roman"/>
          <w:sz w:val="18"/>
          <w:szCs w:val="18"/>
          <w:lang w:val="es-ES"/>
        </w:rPr>
        <w:t>Usuario?.</w:t>
      </w:r>
      <w:proofErr w:type="gramEnd"/>
      <w:r w:rsidRPr="00C8224A">
        <w:rPr>
          <w:rStyle w:val="Ninguno"/>
          <w:rFonts w:ascii="Times New Roman" w:hAnsi="Times New Roman"/>
          <w:sz w:val="18"/>
          <w:szCs w:val="18"/>
          <w:lang w:val="es-ES"/>
        </w:rPr>
        <w:t xml:space="preserve"> [online] Disponible en: https://www.workana.com/i/glosario/experiencia-de-usuario/ [Consultado el 14 </w:t>
      </w:r>
      <w:proofErr w:type="spellStart"/>
      <w:r w:rsidRPr="00C8224A">
        <w:rPr>
          <w:rStyle w:val="Ninguno"/>
          <w:rFonts w:ascii="Times New Roman" w:hAnsi="Times New Roman"/>
          <w:sz w:val="18"/>
          <w:szCs w:val="18"/>
          <w:lang w:val="es-ES"/>
        </w:rPr>
        <w:t>September</w:t>
      </w:r>
      <w:proofErr w:type="spellEnd"/>
      <w:r w:rsidRPr="00C8224A">
        <w:rPr>
          <w:rStyle w:val="Ninguno"/>
          <w:rFonts w:ascii="Times New Roman" w:hAnsi="Times New Roman"/>
          <w:sz w:val="18"/>
          <w:szCs w:val="18"/>
          <w:lang w:val="es-ES"/>
        </w:rPr>
        <w:t xml:space="preserve"> 2020].</w:t>
      </w:r>
    </w:p>
    <w:p w14:paraId="045052E5" w14:textId="77777777" w:rsidR="00A166E2" w:rsidRPr="00C8224A" w:rsidRDefault="00C767A0" w:rsidP="00171884">
      <w:pPr>
        <w:pStyle w:val="Cuerpo"/>
        <w:spacing w:after="180" w:line="276" w:lineRule="auto"/>
        <w:ind w:left="900" w:hanging="440"/>
        <w:rPr>
          <w:rStyle w:val="Ninguno"/>
          <w:rFonts w:ascii="Times New Roman" w:eastAsia="Times New Roman" w:hAnsi="Times New Roman" w:cs="Times New Roman"/>
          <w:sz w:val="18"/>
          <w:szCs w:val="18"/>
          <w:lang w:val="es-ES"/>
        </w:rPr>
      </w:pPr>
      <w:proofErr w:type="spellStart"/>
      <w:r w:rsidRPr="00245F11">
        <w:rPr>
          <w:rStyle w:val="Ninguno"/>
          <w:rFonts w:ascii="Times New Roman" w:hAnsi="Times New Roman"/>
          <w:color w:val="FF0000"/>
          <w:sz w:val="18"/>
          <w:szCs w:val="18"/>
          <w:lang w:val="es-ES"/>
          <w:rPrChange w:id="103" w:author="Autor">
            <w:rPr>
              <w:rStyle w:val="Ninguno"/>
              <w:rFonts w:ascii="Times New Roman" w:hAnsi="Times New Roman"/>
              <w:sz w:val="18"/>
              <w:szCs w:val="18"/>
              <w:lang w:val="es-ES"/>
            </w:rPr>
          </w:rPrChange>
        </w:rPr>
        <w:t>Wr</w:t>
      </w:r>
      <w:proofErr w:type="spellEnd"/>
      <w:r w:rsidRPr="00C8224A">
        <w:rPr>
          <w:rStyle w:val="Ninguno"/>
          <w:rFonts w:ascii="Times New Roman" w:hAnsi="Times New Roman"/>
          <w:sz w:val="18"/>
          <w:szCs w:val="18"/>
          <w:lang w:val="es-ES"/>
        </w:rPr>
        <w:t xml:space="preserve">, A. (2020). La importancia de UX y UI - </w:t>
      </w:r>
      <w:proofErr w:type="spellStart"/>
      <w:r w:rsidRPr="00C8224A">
        <w:rPr>
          <w:rStyle w:val="Ninguno"/>
          <w:rFonts w:ascii="Times New Roman" w:hAnsi="Times New Roman"/>
          <w:sz w:val="18"/>
          <w:szCs w:val="18"/>
          <w:lang w:val="es-ES"/>
        </w:rPr>
        <w:t>The</w:t>
      </w:r>
      <w:proofErr w:type="spellEnd"/>
      <w:r w:rsidRPr="00C8224A">
        <w:rPr>
          <w:rStyle w:val="Ninguno"/>
          <w:rFonts w:ascii="Times New Roman" w:hAnsi="Times New Roman"/>
          <w:sz w:val="18"/>
          <w:szCs w:val="18"/>
          <w:lang w:val="es-ES"/>
        </w:rPr>
        <w:t xml:space="preserve"> </w:t>
      </w:r>
      <w:proofErr w:type="spellStart"/>
      <w:r w:rsidRPr="00C8224A">
        <w:rPr>
          <w:rStyle w:val="Ninguno"/>
          <w:rFonts w:ascii="Times New Roman" w:hAnsi="Times New Roman"/>
          <w:sz w:val="18"/>
          <w:szCs w:val="18"/>
          <w:lang w:val="es-ES"/>
        </w:rPr>
        <w:t>Abstract</w:t>
      </w:r>
      <w:proofErr w:type="spellEnd"/>
      <w:r w:rsidRPr="00C8224A">
        <w:rPr>
          <w:rStyle w:val="Ninguno"/>
          <w:rFonts w:ascii="Times New Roman" w:hAnsi="Times New Roman"/>
          <w:sz w:val="18"/>
          <w:szCs w:val="18"/>
          <w:lang w:val="es-ES"/>
        </w:rPr>
        <w:t xml:space="preserve"> Blog. Consultado el 15 </w:t>
      </w:r>
      <w:proofErr w:type="gramStart"/>
      <w:r w:rsidRPr="00C8224A">
        <w:rPr>
          <w:rStyle w:val="Ninguno"/>
          <w:rFonts w:ascii="Times New Roman" w:hAnsi="Times New Roman"/>
          <w:sz w:val="18"/>
          <w:szCs w:val="18"/>
          <w:lang w:val="es-ES"/>
        </w:rPr>
        <w:t>Septiembre</w:t>
      </w:r>
      <w:proofErr w:type="gramEnd"/>
      <w:r w:rsidRPr="00C8224A">
        <w:rPr>
          <w:rStyle w:val="Ninguno"/>
          <w:rFonts w:ascii="Times New Roman" w:hAnsi="Times New Roman"/>
          <w:sz w:val="18"/>
          <w:szCs w:val="18"/>
          <w:lang w:val="es-ES"/>
        </w:rPr>
        <w:t xml:space="preserve"> 2020, desde http://blog.abstractmedia.com.mx/la-importancia-de-ux-y-ui/</w:t>
      </w:r>
    </w:p>
    <w:p w14:paraId="1888CB39" w14:textId="77777777" w:rsidR="00A166E2" w:rsidRPr="00C8224A" w:rsidRDefault="00C767A0" w:rsidP="00171884">
      <w:pPr>
        <w:pStyle w:val="Cuerpo"/>
        <w:spacing w:after="180" w:line="276" w:lineRule="auto"/>
        <w:ind w:left="900" w:hanging="440"/>
        <w:rPr>
          <w:rStyle w:val="Ninguno"/>
          <w:rFonts w:ascii="Times New Roman" w:eastAsia="Times New Roman" w:hAnsi="Times New Roman" w:cs="Times New Roman"/>
          <w:sz w:val="18"/>
          <w:szCs w:val="18"/>
          <w:lang w:val="es-ES"/>
        </w:rPr>
      </w:pPr>
      <w:proofErr w:type="spellStart"/>
      <w:r w:rsidRPr="00245F11">
        <w:rPr>
          <w:rStyle w:val="Ninguno"/>
          <w:rFonts w:ascii="Times New Roman" w:hAnsi="Times New Roman"/>
          <w:color w:val="FF0000"/>
          <w:sz w:val="18"/>
          <w:szCs w:val="18"/>
          <w:lang w:val="es-ES"/>
          <w:rPrChange w:id="104" w:author="Autor">
            <w:rPr>
              <w:rStyle w:val="Ninguno"/>
              <w:rFonts w:ascii="Times New Roman" w:hAnsi="Times New Roman"/>
              <w:sz w:val="18"/>
              <w:szCs w:val="18"/>
              <w:lang w:val="es-ES"/>
            </w:rPr>
          </w:rPrChange>
        </w:rPr>
        <w:t>Zubiría</w:t>
      </w:r>
      <w:proofErr w:type="spellEnd"/>
      <w:r w:rsidRPr="00C8224A">
        <w:rPr>
          <w:rStyle w:val="Ninguno"/>
          <w:rFonts w:ascii="Times New Roman" w:hAnsi="Times New Roman"/>
          <w:sz w:val="18"/>
          <w:szCs w:val="18"/>
          <w:lang w:val="es-ES"/>
        </w:rPr>
        <w:t xml:space="preserve">, R. (2020). Consultado el 17 </w:t>
      </w:r>
      <w:proofErr w:type="gramStart"/>
      <w:r w:rsidRPr="00C8224A">
        <w:rPr>
          <w:rStyle w:val="Ninguno"/>
          <w:rFonts w:ascii="Times New Roman" w:hAnsi="Times New Roman"/>
          <w:sz w:val="18"/>
          <w:szCs w:val="18"/>
          <w:lang w:val="es-ES"/>
        </w:rPr>
        <w:t>Septiembre</w:t>
      </w:r>
      <w:proofErr w:type="gramEnd"/>
      <w:r w:rsidRPr="00C8224A">
        <w:rPr>
          <w:rStyle w:val="Ninguno"/>
          <w:rFonts w:ascii="Times New Roman" w:hAnsi="Times New Roman"/>
          <w:sz w:val="18"/>
          <w:szCs w:val="18"/>
          <w:lang w:val="es-ES"/>
        </w:rPr>
        <w:t xml:space="preserve"> 2020, desde https://rafazubiria.es/la-importancia-del-diseno-ui-y-ux-en-un-ecommerce/</w:t>
      </w:r>
    </w:p>
    <w:p w14:paraId="7589739C" w14:textId="39B5A95C" w:rsidR="00A166E2" w:rsidRPr="00C8224A" w:rsidRDefault="00A166E2" w:rsidP="00171884">
      <w:pPr>
        <w:pStyle w:val="Cuerpo"/>
        <w:spacing w:after="200"/>
        <w:rPr>
          <w:lang w:val="es-ES"/>
        </w:rPr>
      </w:pPr>
      <w:bookmarkStart w:id="105" w:name="_headingh.gjdgxs"/>
      <w:bookmarkEnd w:id="105"/>
    </w:p>
    <w:sectPr w:rsidR="00A166E2" w:rsidRPr="00C8224A">
      <w:headerReference w:type="even" r:id="rId16"/>
      <w:headerReference w:type="default" r:id="rId17"/>
      <w:footerReference w:type="even" r:id="rId18"/>
      <w:footerReference w:type="default" r:id="rId19"/>
      <w:headerReference w:type="first" r:id="rId20"/>
      <w:footerReference w:type="first" r:id="rId21"/>
      <w:pgSz w:w="11900" w:h="16840"/>
      <w:pgMar w:top="720" w:right="720" w:bottom="720" w:left="72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5" w:author="Autor" w:initials="A">
    <w:p w14:paraId="07057411" w14:textId="1CBA8883" w:rsidR="007714AB" w:rsidRPr="00530874" w:rsidRDefault="007714AB">
      <w:pPr>
        <w:pStyle w:val="Textocomentario"/>
        <w:rPr>
          <w:lang w:val="es-ES"/>
        </w:rPr>
      </w:pPr>
      <w:r w:rsidRPr="00530874">
        <w:rPr>
          <w:rStyle w:val="Refdecomentario"/>
          <w:lang w:val="es-ES"/>
        </w:rPr>
        <w:annotationRef/>
      </w:r>
      <w:r w:rsidRPr="00530874">
        <w:rPr>
          <w:lang w:val="es-ES"/>
        </w:rPr>
        <w:t>Se sugiere unificar criterios en el uso de la palabra</w:t>
      </w:r>
    </w:p>
  </w:comment>
  <w:comment w:id="21" w:author="Autor" w:initials="A">
    <w:p w14:paraId="781D8721" w14:textId="2787B86A" w:rsidR="00C8224A" w:rsidRPr="00A81DFE" w:rsidRDefault="00C8224A">
      <w:pPr>
        <w:pStyle w:val="Textocomentario"/>
        <w:rPr>
          <w:lang w:val="es-ES_tradnl"/>
        </w:rPr>
      </w:pPr>
      <w:r w:rsidRPr="00A81DFE">
        <w:rPr>
          <w:rStyle w:val="Refdecomentario"/>
          <w:lang w:val="es-ES_tradnl"/>
        </w:rPr>
        <w:annotationRef/>
      </w:r>
      <w:r w:rsidRPr="00A81DFE">
        <w:rPr>
          <w:lang w:val="es-ES_tradnl"/>
        </w:rPr>
        <w:t xml:space="preserve">Se sugiere realizar sus propias tablas, </w:t>
      </w:r>
      <w:r w:rsidR="00530874" w:rsidRPr="00A81DFE">
        <w:rPr>
          <w:lang w:val="es-ES_tradnl"/>
        </w:rPr>
        <w:t>g</w:t>
      </w:r>
      <w:r w:rsidRPr="00A81DFE">
        <w:rPr>
          <w:lang w:val="es-ES_tradnl"/>
        </w:rPr>
        <w:t xml:space="preserve">ráficas y mencionar que están basadas en la Fuente, con la finalidad de evitar </w:t>
      </w:r>
      <w:r w:rsidR="00530874" w:rsidRPr="00A81DFE">
        <w:rPr>
          <w:lang w:val="es-ES_tradnl"/>
        </w:rPr>
        <w:t>conflictos</w:t>
      </w:r>
      <w:r w:rsidRPr="00A81DFE">
        <w:rPr>
          <w:lang w:val="es-ES_tradnl"/>
        </w:rPr>
        <w:t xml:space="preserve"> de autoría en la publicación.</w:t>
      </w:r>
    </w:p>
  </w:comment>
  <w:comment w:id="24" w:author="Autor" w:initials="A">
    <w:p w14:paraId="09BC77A1" w14:textId="11E96217" w:rsidR="001E7BA3" w:rsidRDefault="001E7BA3">
      <w:pPr>
        <w:pStyle w:val="Textocomentario"/>
      </w:pPr>
      <w:r>
        <w:rPr>
          <w:rStyle w:val="Refdecomentario"/>
        </w:rPr>
        <w:annotationRef/>
      </w:r>
      <w:r>
        <w:t>(</w:t>
      </w:r>
      <w:r w:rsidR="00A81DFE">
        <w:t>Imagen</w:t>
      </w:r>
      <w:r>
        <w:t xml:space="preserve"> 1)</w:t>
      </w:r>
    </w:p>
  </w:comment>
  <w:comment w:id="25" w:author="Autor" w:initials="A">
    <w:p w14:paraId="6BB971DF" w14:textId="5971B091" w:rsidR="009327A7" w:rsidRPr="00A81DFE" w:rsidRDefault="009327A7">
      <w:pPr>
        <w:pStyle w:val="Textocomentario"/>
        <w:rPr>
          <w:lang w:val="es-ES"/>
        </w:rPr>
      </w:pPr>
      <w:r w:rsidRPr="00A81DFE">
        <w:rPr>
          <w:rStyle w:val="Refdecomentario"/>
          <w:lang w:val="es-ES"/>
        </w:rPr>
        <w:annotationRef/>
      </w:r>
      <w:r w:rsidRPr="00A81DFE">
        <w:rPr>
          <w:lang w:val="es-ES"/>
        </w:rPr>
        <w:t>Ya esta dicho</w:t>
      </w:r>
    </w:p>
  </w:comment>
  <w:comment w:id="29" w:author="Autor" w:initials="A">
    <w:p w14:paraId="71F4B386" w14:textId="4D9E2512" w:rsidR="00530874" w:rsidRPr="00A81DFE" w:rsidRDefault="00530874">
      <w:pPr>
        <w:pStyle w:val="Textocomentario"/>
        <w:rPr>
          <w:lang w:val="es-ES_tradnl"/>
        </w:rPr>
      </w:pPr>
      <w:r w:rsidRPr="00A81DFE">
        <w:rPr>
          <w:rStyle w:val="Refdecomentario"/>
          <w:lang w:val="es-ES_tradnl"/>
        </w:rPr>
        <w:annotationRef/>
      </w:r>
      <w:r w:rsidRPr="00A81DFE">
        <w:rPr>
          <w:lang w:val="es-ES_tradnl"/>
        </w:rPr>
        <w:t xml:space="preserve">Sugerencia, utilizar el término TIC que aplica de manera general sin distinción de plural o singular en vez de </w:t>
      </w:r>
      <w:proofErr w:type="spellStart"/>
      <w:r w:rsidRPr="00A81DFE">
        <w:rPr>
          <w:lang w:val="es-ES_tradnl"/>
        </w:rPr>
        <w:t>TICs</w:t>
      </w:r>
      <w:proofErr w:type="spellEnd"/>
    </w:p>
  </w:comment>
  <w:comment w:id="31" w:author="Autor" w:initials="A">
    <w:p w14:paraId="3B13C070" w14:textId="5DDDEF67" w:rsidR="00530874" w:rsidRDefault="00530874">
      <w:pPr>
        <w:pStyle w:val="Textocomentario"/>
      </w:pPr>
      <w:r>
        <w:rPr>
          <w:rStyle w:val="Refdecomentario"/>
        </w:rPr>
        <w:annotationRef/>
      </w:r>
      <w:proofErr w:type="spellStart"/>
      <w:r>
        <w:t>Citar</w:t>
      </w:r>
      <w:proofErr w:type="spellEnd"/>
      <w:r>
        <w:t xml:space="preserve"> la </w:t>
      </w:r>
      <w:proofErr w:type="spellStart"/>
      <w:r>
        <w:t>fuente</w:t>
      </w:r>
      <w:proofErr w:type="spellEnd"/>
      <w:r>
        <w:t xml:space="preserve"> de </w:t>
      </w:r>
      <w:proofErr w:type="spellStart"/>
      <w:r>
        <w:t>estos</w:t>
      </w:r>
      <w:proofErr w:type="spellEnd"/>
      <w:r>
        <w:t xml:space="preserve"> 10 </w:t>
      </w:r>
      <w:proofErr w:type="spellStart"/>
      <w:r>
        <w:t>aspectos</w:t>
      </w:r>
      <w:proofErr w:type="spellEnd"/>
    </w:p>
  </w:comment>
  <w:comment w:id="32" w:author="Autor" w:initials="A">
    <w:p w14:paraId="26362241" w14:textId="06D320B6" w:rsidR="00530874" w:rsidRPr="00A81DFE" w:rsidRDefault="00530874">
      <w:pPr>
        <w:pStyle w:val="Textocomentario"/>
        <w:rPr>
          <w:lang w:val="es-ES"/>
        </w:rPr>
      </w:pPr>
      <w:r w:rsidRPr="00A81DFE">
        <w:rPr>
          <w:rStyle w:val="Refdecomentario"/>
          <w:lang w:val="es-ES"/>
        </w:rPr>
        <w:annotationRef/>
      </w:r>
      <w:r w:rsidR="00A81DFE" w:rsidRPr="00A81DFE">
        <w:rPr>
          <w:lang w:val="es-ES"/>
        </w:rPr>
        <w:t>Hay que mencionar</w:t>
      </w:r>
      <w:r w:rsidR="00E46D67" w:rsidRPr="00A81DFE">
        <w:rPr>
          <w:lang w:val="es-ES"/>
        </w:rPr>
        <w:t xml:space="preserve"> que significan las siglas y </w:t>
      </w:r>
      <w:r w:rsidRPr="00A81DFE">
        <w:rPr>
          <w:lang w:val="es-ES"/>
        </w:rPr>
        <w:t>citar</w:t>
      </w:r>
      <w:r w:rsidR="00E46D67" w:rsidRPr="00A81DFE">
        <w:rPr>
          <w:lang w:val="es-ES"/>
        </w:rPr>
        <w:t xml:space="preserve"> la fuente</w:t>
      </w:r>
    </w:p>
  </w:comment>
  <w:comment w:id="33" w:author="Autor" w:initials="A">
    <w:p w14:paraId="134491BF" w14:textId="334895B4" w:rsidR="00E46D67" w:rsidRPr="00A81DFE" w:rsidRDefault="00E46D67">
      <w:pPr>
        <w:pStyle w:val="Textocomentario"/>
        <w:rPr>
          <w:lang w:val="es-ES_tradnl"/>
        </w:rPr>
      </w:pPr>
      <w:r w:rsidRPr="00A81DFE">
        <w:rPr>
          <w:rStyle w:val="Refdecomentario"/>
          <w:lang w:val="es-ES_tradnl"/>
        </w:rPr>
        <w:annotationRef/>
      </w:r>
      <w:r w:rsidRPr="00A81DFE">
        <w:rPr>
          <w:lang w:val="es-ES_tradnl"/>
        </w:rPr>
        <w:t>Revisar en todo el documento errores de términos en plural cunado el verbo es singular y viceversa</w:t>
      </w:r>
    </w:p>
  </w:comment>
  <w:comment w:id="52" w:author="Autor" w:initials="A">
    <w:p w14:paraId="030FCE75" w14:textId="29096A6A" w:rsidR="001B26D5" w:rsidRPr="00A81DFE" w:rsidRDefault="001B26D5">
      <w:pPr>
        <w:pStyle w:val="Textocomentario"/>
        <w:rPr>
          <w:lang w:val="es-ES"/>
        </w:rPr>
      </w:pPr>
      <w:r w:rsidRPr="00A81DFE">
        <w:rPr>
          <w:rStyle w:val="Refdecomentario"/>
          <w:lang w:val="es-ES"/>
        </w:rPr>
        <w:annotationRef/>
      </w:r>
      <w:r w:rsidRPr="00A81DFE">
        <w:rPr>
          <w:lang w:val="es-ES"/>
        </w:rPr>
        <w:t>Revisar la forma de citación según APA</w:t>
      </w:r>
    </w:p>
  </w:comment>
  <w:comment w:id="80" w:author="Autor" w:initials="A">
    <w:p w14:paraId="6121AA5E" w14:textId="0572D276" w:rsidR="001B26D5" w:rsidRPr="00A81DFE" w:rsidRDefault="001B26D5">
      <w:pPr>
        <w:pStyle w:val="Textocomentario"/>
        <w:rPr>
          <w:lang w:val="es-ES"/>
        </w:rPr>
      </w:pPr>
      <w:r w:rsidRPr="00A81DFE">
        <w:rPr>
          <w:rStyle w:val="Refdecomentario"/>
          <w:lang w:val="es-ES"/>
        </w:rPr>
        <w:annotationRef/>
      </w:r>
      <w:r w:rsidRPr="00A81DFE">
        <w:rPr>
          <w:lang w:val="es-ES"/>
        </w:rPr>
        <w:t>Al ser un texto académico, se sugiere redactor en tercera persona</w:t>
      </w:r>
    </w:p>
  </w:comment>
  <w:comment w:id="89" w:author="Autor" w:initials="A">
    <w:p w14:paraId="67451605" w14:textId="4B1EA784" w:rsidR="005A5250" w:rsidRPr="005A5250" w:rsidRDefault="005A5250">
      <w:pPr>
        <w:pStyle w:val="Textocomentario"/>
        <w:rPr>
          <w:lang w:val="es-ES_tradnl"/>
        </w:rPr>
      </w:pPr>
      <w:r w:rsidRPr="005A5250">
        <w:rPr>
          <w:rStyle w:val="Refdecomentario"/>
          <w:lang w:val="es-ES_tradnl"/>
        </w:rPr>
        <w:annotationRef/>
      </w:r>
      <w:r w:rsidRPr="005A5250">
        <w:rPr>
          <w:lang w:val="es-ES_tradnl"/>
        </w:rPr>
        <w:t xml:space="preserve">Favor de cambiar Figura, Gráfico por Imagen #. Y atender a los requerimientos de la convocatoria: </w:t>
      </w:r>
      <w:r w:rsidRPr="005A5250">
        <w:rPr>
          <w:lang w:val="es-ES_tradnl"/>
        </w:rPr>
        <w:t>Cada imagen deber</w:t>
      </w:r>
      <w:r w:rsidRPr="005A5250">
        <w:rPr>
          <w:lang w:val="es-ES_tradnl"/>
        </w:rPr>
        <w:t>á</w:t>
      </w:r>
      <w:r w:rsidRPr="005A5250">
        <w:rPr>
          <w:lang w:val="es-ES_tradnl"/>
        </w:rPr>
        <w:t xml:space="preserve"> indicar </w:t>
      </w:r>
      <w:r w:rsidRPr="005A5250">
        <w:rPr>
          <w:lang w:val="es-ES_tradnl"/>
        </w:rPr>
        <w:t>además</w:t>
      </w:r>
      <w:r w:rsidRPr="005A5250">
        <w:rPr>
          <w:lang w:val="es-ES_tradnl"/>
        </w:rPr>
        <w:t xml:space="preserve"> la fuente de la que se obtuvo (libro, revista u otro tipo de publicaci</w:t>
      </w:r>
      <w:r w:rsidRPr="005A5250">
        <w:rPr>
          <w:lang w:val="es-ES_tradnl"/>
        </w:rPr>
        <w:t>ó</w:t>
      </w:r>
      <w:r w:rsidRPr="005A5250">
        <w:rPr>
          <w:lang w:val="es-ES_tradnl"/>
        </w:rPr>
        <w:t>n, fot</w:t>
      </w:r>
      <w:r w:rsidRPr="005A5250">
        <w:rPr>
          <w:lang w:val="es-ES_tradnl"/>
        </w:rPr>
        <w:t>ó</w:t>
      </w:r>
      <w:r w:rsidRPr="005A5250">
        <w:rPr>
          <w:lang w:val="es-ES_tradnl"/>
        </w:rPr>
        <w:t>grafo original, p</w:t>
      </w:r>
      <w:r w:rsidRPr="005A5250">
        <w:rPr>
          <w:lang w:val="es-ES_tradnl"/>
        </w:rPr>
        <w:t>á</w:t>
      </w:r>
      <w:r w:rsidRPr="005A5250">
        <w:rPr>
          <w:lang w:val="es-ES_tradnl"/>
        </w:rPr>
        <w:t>gina de Internet) y en su caso se dar</w:t>
      </w:r>
      <w:r w:rsidRPr="005A5250">
        <w:rPr>
          <w:lang w:val="es-ES_tradnl"/>
        </w:rPr>
        <w:t>á</w:t>
      </w:r>
      <w:r w:rsidRPr="005A5250">
        <w:rPr>
          <w:lang w:val="es-ES_tradnl"/>
        </w:rPr>
        <w:t xml:space="preserve"> cr</w:t>
      </w:r>
      <w:r w:rsidRPr="005A5250">
        <w:rPr>
          <w:lang w:val="es-ES_tradnl"/>
        </w:rPr>
        <w:t>é</w:t>
      </w:r>
      <w:r w:rsidRPr="005A5250">
        <w:rPr>
          <w:lang w:val="es-ES_tradnl"/>
        </w:rPr>
        <w:t xml:space="preserve">dito </w:t>
      </w:r>
      <w:r w:rsidRPr="005A5250">
        <w:rPr>
          <w:lang w:val="es-ES_tradnl"/>
        </w:rPr>
        <w:t>también</w:t>
      </w:r>
      <w:r w:rsidRPr="005A5250">
        <w:rPr>
          <w:lang w:val="es-ES_tradnl"/>
        </w:rPr>
        <w:t xml:space="preserve"> al </w:t>
      </w:r>
      <w:r w:rsidRPr="005A5250">
        <w:rPr>
          <w:lang w:val="es-ES_tradnl"/>
        </w:rPr>
        <w:t>fotógrafo</w:t>
      </w:r>
      <w:r w:rsidRPr="005A5250">
        <w:rPr>
          <w:lang w:val="es-ES_tradnl"/>
        </w:rPr>
        <w:t xml:space="preserve"> o </w:t>
      </w:r>
      <w:r w:rsidRPr="005A5250">
        <w:rPr>
          <w:lang w:val="es-ES_tradnl"/>
        </w:rPr>
        <w:t>diseñador</w:t>
      </w:r>
      <w:r w:rsidRPr="005A5250">
        <w:rPr>
          <w:lang w:val="es-ES_tradnl"/>
        </w:rPr>
        <w:t xml:space="preserve"> que la genera o reproduce originalmente.</w:t>
      </w:r>
    </w:p>
  </w:comment>
  <w:comment w:id="101" w:author="Autor" w:initials="A">
    <w:p w14:paraId="36929E69" w14:textId="706F4475" w:rsidR="00245F11" w:rsidRPr="00A81DFE" w:rsidRDefault="00245F11">
      <w:pPr>
        <w:pStyle w:val="Textocomentario"/>
        <w:rPr>
          <w:lang w:val="es-ES"/>
        </w:rPr>
      </w:pPr>
      <w:r w:rsidRPr="00A81DFE">
        <w:rPr>
          <w:rStyle w:val="Refdecomentario"/>
          <w:lang w:val="es-ES"/>
        </w:rPr>
        <w:annotationRef/>
      </w:r>
      <w:r w:rsidRPr="00A81DFE">
        <w:rPr>
          <w:lang w:val="es-ES"/>
        </w:rPr>
        <w:t xml:space="preserve">Revisar las referencias y </w:t>
      </w:r>
      <w:r w:rsidR="00A81DFE" w:rsidRPr="00A81DFE">
        <w:rPr>
          <w:lang w:val="es-ES"/>
        </w:rPr>
        <w:t>conservar</w:t>
      </w:r>
      <w:r w:rsidRPr="00A81DFE">
        <w:rPr>
          <w:lang w:val="es-ES"/>
        </w:rPr>
        <w:t xml:space="preserve"> solo aquellas que aparezcan citadas a lo largo del escrito.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7057411" w15:done="0"/>
  <w15:commentEx w15:paraId="781D8721" w15:done="0"/>
  <w15:commentEx w15:paraId="09BC77A1" w15:done="0"/>
  <w15:commentEx w15:paraId="6BB971DF" w15:done="0"/>
  <w15:commentEx w15:paraId="71F4B386" w15:done="0"/>
  <w15:commentEx w15:paraId="3B13C070" w15:done="0"/>
  <w15:commentEx w15:paraId="26362241" w15:done="0"/>
  <w15:commentEx w15:paraId="134491BF" w15:done="0"/>
  <w15:commentEx w15:paraId="030FCE75" w15:done="0"/>
  <w15:commentEx w15:paraId="6121AA5E" w15:done="0"/>
  <w15:commentEx w15:paraId="67451605" w15:done="0"/>
  <w15:commentEx w15:paraId="36929E6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7057411" w16cid:durableId="23C91559"/>
  <w16cid:commentId w16cid:paraId="781D8721" w16cid:durableId="23C916AB"/>
  <w16cid:commentId w16cid:paraId="09BC77A1" w16cid:durableId="23C9174B"/>
  <w16cid:commentId w16cid:paraId="6BB971DF" w16cid:durableId="23C91783"/>
  <w16cid:commentId w16cid:paraId="71F4B386" w16cid:durableId="23C918A5"/>
  <w16cid:commentId w16cid:paraId="3B13C070" w16cid:durableId="23C91953"/>
  <w16cid:commentId w16cid:paraId="26362241" w16cid:durableId="23C91A0B"/>
  <w16cid:commentId w16cid:paraId="134491BF" w16cid:durableId="23C91A62"/>
  <w16cid:commentId w16cid:paraId="030FCE75" w16cid:durableId="23C91B09"/>
  <w16cid:commentId w16cid:paraId="6121AA5E" w16cid:durableId="23C91BCF"/>
  <w16cid:commentId w16cid:paraId="67451605" w16cid:durableId="23CBB23D"/>
  <w16cid:commentId w16cid:paraId="36929E69" w16cid:durableId="23CBB3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F8C2A5" w14:textId="77777777" w:rsidR="00F3777A" w:rsidRDefault="00F3777A">
      <w:r>
        <w:separator/>
      </w:r>
    </w:p>
  </w:endnote>
  <w:endnote w:type="continuationSeparator" w:id="0">
    <w:p w14:paraId="3B5C2F4D" w14:textId="77777777" w:rsidR="00F3777A" w:rsidRDefault="00F37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3626E1" w14:textId="77777777" w:rsidR="00C36B8A" w:rsidRDefault="00C36B8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EF3BEA" w14:textId="77777777" w:rsidR="00A166E2" w:rsidRDefault="00A166E2">
    <w:pPr>
      <w:pStyle w:val="Encabezadoypi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71A49B" w14:textId="77777777" w:rsidR="00C36B8A" w:rsidRDefault="00C36B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31423D" w14:textId="77777777" w:rsidR="00F3777A" w:rsidRDefault="00F3777A">
      <w:r>
        <w:separator/>
      </w:r>
    </w:p>
  </w:footnote>
  <w:footnote w:type="continuationSeparator" w:id="0">
    <w:p w14:paraId="59BFCBAB" w14:textId="77777777" w:rsidR="00F3777A" w:rsidRDefault="00F377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24DAE7" w14:textId="77777777" w:rsidR="00C36B8A" w:rsidRDefault="00C36B8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DF8112" w14:textId="77777777" w:rsidR="00A166E2" w:rsidRDefault="00A166E2">
    <w:pPr>
      <w:pStyle w:val="Encabezadoypi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93018B" w14:textId="77777777" w:rsidR="00C36B8A" w:rsidRDefault="00C36B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86263C"/>
    <w:multiLevelType w:val="hybridMultilevel"/>
    <w:tmpl w:val="824C0D3A"/>
    <w:numStyleLink w:val="Estiloimportado1"/>
  </w:abstractNum>
  <w:abstractNum w:abstractNumId="1" w15:restartNumberingAfterBreak="0">
    <w:nsid w:val="0A545857"/>
    <w:multiLevelType w:val="hybridMultilevel"/>
    <w:tmpl w:val="93B86C62"/>
    <w:styleLink w:val="Estiloimportado5"/>
    <w:lvl w:ilvl="0" w:tplc="4AC8383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4A862C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316272A">
      <w:start w:val="1"/>
      <w:numFmt w:val="lowerRoman"/>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tplc="C9FA26C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1CE16C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656E2CE">
      <w:start w:val="1"/>
      <w:numFmt w:val="lowerRoman"/>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tplc="86E8D12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A14E51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7708D8C">
      <w:start w:val="1"/>
      <w:numFmt w:val="lowerRoman"/>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98950AA"/>
    <w:multiLevelType w:val="hybridMultilevel"/>
    <w:tmpl w:val="981CD182"/>
    <w:styleLink w:val="Estiloimportado6"/>
    <w:lvl w:ilvl="0" w:tplc="1F3C92F0">
      <w:start w:val="1"/>
      <w:numFmt w:val="decimal"/>
      <w:lvlText w:val="%1."/>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1" w:tplc="888E2406">
      <w:start w:val="1"/>
      <w:numFmt w:val="decimal"/>
      <w:lvlText w:val="%1.%2."/>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2" w:tplc="3C587EC4">
      <w:start w:val="1"/>
      <w:numFmt w:val="decimal"/>
      <w:suff w:val="nothing"/>
      <w:lvlText w:val="%1.%2.%3."/>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3" w:tplc="CA98B6A4">
      <w:start w:val="1"/>
      <w:numFmt w:val="decimal"/>
      <w:suff w:val="nothing"/>
      <w:lvlText w:val="%1.%2.%3.%4."/>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4" w:tplc="3BB2A9D8">
      <w:start w:val="1"/>
      <w:numFmt w:val="decimal"/>
      <w:suff w:val="nothing"/>
      <w:lvlText w:val="%1.%2.%3.%4.%5."/>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5" w:tplc="5B98656C">
      <w:start w:val="1"/>
      <w:numFmt w:val="decimal"/>
      <w:suff w:val="nothing"/>
      <w:lvlText w:val="%1.%2.%3.%4.%5.%6."/>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6" w:tplc="79B2134E">
      <w:start w:val="1"/>
      <w:numFmt w:val="decimal"/>
      <w:suff w:val="nothing"/>
      <w:lvlText w:val="%1.%2.%3.%4.%5.%6.%7."/>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7" w:tplc="F8C68FD2">
      <w:start w:val="1"/>
      <w:numFmt w:val="decimal"/>
      <w:suff w:val="nothing"/>
      <w:lvlText w:val="%1.%2.%3.%4.%5.%6.%7.%8."/>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lvl w:ilvl="8" w:tplc="0C94EB78">
      <w:start w:val="1"/>
      <w:numFmt w:val="decimal"/>
      <w:suff w:val="nothing"/>
      <w:lvlText w:val="%1.%2.%3.%4.%5.%6.%7.%8.%9."/>
      <w:lvlJc w:val="left"/>
      <w:pPr>
        <w:ind w:left="720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2766383E"/>
    <w:multiLevelType w:val="hybridMultilevel"/>
    <w:tmpl w:val="BB320080"/>
    <w:styleLink w:val="Estiloimportado4"/>
    <w:lvl w:ilvl="0" w:tplc="AC025D10">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00A3FDE">
      <w:start w:val="1"/>
      <w:numFmt w:val="bullet"/>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578C1D2">
      <w:start w:val="1"/>
      <w:numFmt w:val="bullet"/>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46B84DAE">
      <w:start w:val="1"/>
      <w:numFmt w:val="bullet"/>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546869E">
      <w:start w:val="1"/>
      <w:numFmt w:val="bullet"/>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C343200">
      <w:start w:val="1"/>
      <w:numFmt w:val="bullet"/>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9732FB34">
      <w:start w:val="1"/>
      <w:numFmt w:val="bullet"/>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39CF7F6">
      <w:start w:val="1"/>
      <w:numFmt w:val="bullet"/>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40A972E">
      <w:start w:val="1"/>
      <w:numFmt w:val="bullet"/>
      <w:lvlText w:val="-"/>
      <w:lvlJc w:val="left"/>
      <w:pPr>
        <w:ind w:left="72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C8E7B5E"/>
    <w:multiLevelType w:val="hybridMultilevel"/>
    <w:tmpl w:val="93B86C62"/>
    <w:numStyleLink w:val="Estiloimportado5"/>
  </w:abstractNum>
  <w:abstractNum w:abstractNumId="5" w15:restartNumberingAfterBreak="0">
    <w:nsid w:val="38111D07"/>
    <w:multiLevelType w:val="hybridMultilevel"/>
    <w:tmpl w:val="824C0D3A"/>
    <w:styleLink w:val="Estiloimportado1"/>
    <w:lvl w:ilvl="0" w:tplc="D4041A1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D04653E">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FEA2E3C">
      <w:start w:val="1"/>
      <w:numFmt w:val="lowerRoman"/>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tplc="FA4009E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F42694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8EE10F2">
      <w:start w:val="1"/>
      <w:numFmt w:val="lowerRoman"/>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tplc="9266C3A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58BDC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628319E">
      <w:start w:val="1"/>
      <w:numFmt w:val="lowerRoman"/>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48580B5C"/>
    <w:multiLevelType w:val="hybridMultilevel"/>
    <w:tmpl w:val="E1A2AA00"/>
    <w:styleLink w:val="Estiloimportado2"/>
    <w:lvl w:ilvl="0" w:tplc="5F12B44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67A93A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AFA7920">
      <w:start w:val="1"/>
      <w:numFmt w:val="lowerRoman"/>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tplc="624EA61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79434A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FC28BE0">
      <w:start w:val="1"/>
      <w:numFmt w:val="lowerRoman"/>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tplc="9C480E4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D5CB11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6847966">
      <w:start w:val="1"/>
      <w:numFmt w:val="lowerRoman"/>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A3F1E47"/>
    <w:multiLevelType w:val="hybridMultilevel"/>
    <w:tmpl w:val="981CD182"/>
    <w:numStyleLink w:val="Estiloimportado6"/>
  </w:abstractNum>
  <w:abstractNum w:abstractNumId="8" w15:restartNumberingAfterBreak="0">
    <w:nsid w:val="4B55310D"/>
    <w:multiLevelType w:val="hybridMultilevel"/>
    <w:tmpl w:val="F68272BC"/>
    <w:styleLink w:val="Estiloimportado7"/>
    <w:lvl w:ilvl="0" w:tplc="04103046">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56CC2D7C">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79C042A">
      <w:start w:val="1"/>
      <w:numFmt w:val="bullet"/>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3272B454">
      <w:start w:val="1"/>
      <w:numFmt w:val="bullet"/>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5066044">
      <w:start w:val="1"/>
      <w:numFmt w:val="bullet"/>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9E247D8">
      <w:start w:val="1"/>
      <w:numFmt w:val="bullet"/>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9126E8AE">
      <w:start w:val="1"/>
      <w:numFmt w:val="bullet"/>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5F457AA">
      <w:start w:val="1"/>
      <w:numFmt w:val="bullet"/>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92E726C">
      <w:start w:val="1"/>
      <w:numFmt w:val="bullet"/>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618A46E3"/>
    <w:multiLevelType w:val="hybridMultilevel"/>
    <w:tmpl w:val="8E829DEA"/>
    <w:styleLink w:val="Estiloimportado3"/>
    <w:lvl w:ilvl="0" w:tplc="9190D24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1C4010A">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32B812E0">
      <w:start w:val="1"/>
      <w:numFmt w:val="lowerRoman"/>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tplc="585AFA6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E520BD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02CEF22">
      <w:start w:val="1"/>
      <w:numFmt w:val="lowerRoman"/>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tplc="B5C61B2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BD417B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DE66422">
      <w:start w:val="1"/>
      <w:numFmt w:val="lowerRoman"/>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65F53270"/>
    <w:multiLevelType w:val="hybridMultilevel"/>
    <w:tmpl w:val="E1A2AA00"/>
    <w:numStyleLink w:val="Estiloimportado2"/>
  </w:abstractNum>
  <w:abstractNum w:abstractNumId="11" w15:restartNumberingAfterBreak="0">
    <w:nsid w:val="6DCA3D75"/>
    <w:multiLevelType w:val="hybridMultilevel"/>
    <w:tmpl w:val="F68272BC"/>
    <w:numStyleLink w:val="Estiloimportado7"/>
  </w:abstractNum>
  <w:abstractNum w:abstractNumId="12" w15:restartNumberingAfterBreak="0">
    <w:nsid w:val="705F38A8"/>
    <w:multiLevelType w:val="hybridMultilevel"/>
    <w:tmpl w:val="8E829DEA"/>
    <w:numStyleLink w:val="Estiloimportado3"/>
  </w:abstractNum>
  <w:abstractNum w:abstractNumId="13" w15:restartNumberingAfterBreak="0">
    <w:nsid w:val="7E486284"/>
    <w:multiLevelType w:val="hybridMultilevel"/>
    <w:tmpl w:val="BB320080"/>
    <w:numStyleLink w:val="Estiloimportado4"/>
  </w:abstractNum>
  <w:num w:numId="1">
    <w:abstractNumId w:val="5"/>
  </w:num>
  <w:num w:numId="2">
    <w:abstractNumId w:val="0"/>
  </w:num>
  <w:num w:numId="3">
    <w:abstractNumId w:val="6"/>
  </w:num>
  <w:num w:numId="4">
    <w:abstractNumId w:val="10"/>
  </w:num>
  <w:num w:numId="5">
    <w:abstractNumId w:val="9"/>
  </w:num>
  <w:num w:numId="6">
    <w:abstractNumId w:val="12"/>
  </w:num>
  <w:num w:numId="7">
    <w:abstractNumId w:val="3"/>
  </w:num>
  <w:num w:numId="8">
    <w:abstractNumId w:val="13"/>
  </w:num>
  <w:num w:numId="9">
    <w:abstractNumId w:val="12"/>
    <w:lvlOverride w:ilvl="0">
      <w:startOverride w:val="3"/>
    </w:lvlOverride>
  </w:num>
  <w:num w:numId="10">
    <w:abstractNumId w:val="1"/>
  </w:num>
  <w:num w:numId="11">
    <w:abstractNumId w:val="4"/>
  </w:num>
  <w:num w:numId="12">
    <w:abstractNumId w:val="2"/>
  </w:num>
  <w:num w:numId="13">
    <w:abstractNumId w:val="7"/>
  </w:num>
  <w:num w:numId="14">
    <w:abstractNumId w:val="8"/>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removePersonalInformation/>
  <w:removeDateAndTime/>
  <w:displayBackgroundShape/>
  <w:proofState w:spelling="clean" w:grammar="clean"/>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6E2"/>
    <w:rsid w:val="00171884"/>
    <w:rsid w:val="001B26D5"/>
    <w:rsid w:val="001E7BA3"/>
    <w:rsid w:val="00245F11"/>
    <w:rsid w:val="004051CA"/>
    <w:rsid w:val="00485F67"/>
    <w:rsid w:val="004D19DB"/>
    <w:rsid w:val="004F0604"/>
    <w:rsid w:val="00530874"/>
    <w:rsid w:val="005A5250"/>
    <w:rsid w:val="007714AB"/>
    <w:rsid w:val="009327A7"/>
    <w:rsid w:val="00A11179"/>
    <w:rsid w:val="00A166E2"/>
    <w:rsid w:val="00A81DFE"/>
    <w:rsid w:val="00BB12B6"/>
    <w:rsid w:val="00BC37FD"/>
    <w:rsid w:val="00C36B8A"/>
    <w:rsid w:val="00C767A0"/>
    <w:rsid w:val="00C8224A"/>
    <w:rsid w:val="00E46D67"/>
    <w:rsid w:val="00F3777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BF7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s-MX"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paragraph" w:customStyle="1" w:styleId="Encabezadoypie">
    <w:name w:val="Encabezado y pie"/>
    <w:pPr>
      <w:tabs>
        <w:tab w:val="right" w:pos="9020"/>
      </w:tabs>
    </w:pPr>
    <w:rPr>
      <w:rFonts w:ascii="Helvetica Neue" w:hAnsi="Helvetica Neue" w:cs="Arial Unicode MS"/>
      <w:color w:val="000000"/>
      <w:sz w:val="24"/>
      <w:szCs w:val="24"/>
    </w:rPr>
  </w:style>
  <w:style w:type="paragraph" w:customStyle="1" w:styleId="Cuerpo">
    <w:name w:val="Cuerpo"/>
    <w:rPr>
      <w:rFonts w:ascii="Calibri" w:eastAsia="Calibri" w:hAnsi="Calibri" w:cs="Calibri"/>
      <w:color w:val="000000"/>
      <w:sz w:val="24"/>
      <w:szCs w:val="24"/>
      <w:u w:color="000000"/>
      <w:lang w:val="es-ES_tradnl"/>
    </w:rPr>
  </w:style>
  <w:style w:type="character" w:customStyle="1" w:styleId="Ninguno">
    <w:name w:val="Ninguno"/>
    <w:rPr>
      <w:lang w:val="es-ES_tradnl"/>
    </w:rPr>
  </w:style>
  <w:style w:type="numbering" w:customStyle="1" w:styleId="Estiloimportado1">
    <w:name w:val="Estilo importado 1"/>
    <w:pPr>
      <w:numPr>
        <w:numId w:val="1"/>
      </w:numPr>
    </w:pPr>
  </w:style>
  <w:style w:type="numbering" w:customStyle="1" w:styleId="Estiloimportado2">
    <w:name w:val="Estilo importado 2"/>
    <w:pPr>
      <w:numPr>
        <w:numId w:val="3"/>
      </w:numPr>
    </w:pPr>
  </w:style>
  <w:style w:type="numbering" w:customStyle="1" w:styleId="Estiloimportado3">
    <w:name w:val="Estilo importado 3"/>
    <w:pPr>
      <w:numPr>
        <w:numId w:val="5"/>
      </w:numPr>
    </w:pPr>
  </w:style>
  <w:style w:type="numbering" w:customStyle="1" w:styleId="Estiloimportado4">
    <w:name w:val="Estilo importado 4"/>
    <w:pPr>
      <w:numPr>
        <w:numId w:val="7"/>
      </w:numPr>
    </w:pPr>
  </w:style>
  <w:style w:type="numbering" w:customStyle="1" w:styleId="Estiloimportado5">
    <w:name w:val="Estilo importado 5"/>
    <w:pPr>
      <w:numPr>
        <w:numId w:val="10"/>
      </w:numPr>
    </w:pPr>
  </w:style>
  <w:style w:type="numbering" w:customStyle="1" w:styleId="Estiloimportado6">
    <w:name w:val="Estilo importado 6"/>
    <w:pPr>
      <w:numPr>
        <w:numId w:val="12"/>
      </w:numPr>
    </w:pPr>
  </w:style>
  <w:style w:type="numbering" w:customStyle="1" w:styleId="Estiloimportado7">
    <w:name w:val="Estilo importado 7"/>
    <w:pPr>
      <w:numPr>
        <w:numId w:val="14"/>
      </w:numPr>
    </w:pPr>
  </w:style>
  <w:style w:type="character" w:customStyle="1" w:styleId="Hyperlink0">
    <w:name w:val="Hyperlink.0"/>
    <w:basedOn w:val="Ninguno"/>
    <w:rPr>
      <w:rFonts w:ascii="Times New Roman" w:eastAsia="Times New Roman" w:hAnsi="Times New Roman" w:cs="Times New Roman"/>
      <w:color w:val="1155CC"/>
      <w:sz w:val="20"/>
      <w:szCs w:val="20"/>
      <w:u w:val="single" w:color="1155CC"/>
      <w:lang w:val="es-ES_tradnl"/>
    </w:rPr>
  </w:style>
  <w:style w:type="paragraph" w:styleId="Encabezado">
    <w:name w:val="header"/>
    <w:basedOn w:val="Normal"/>
    <w:link w:val="EncabezadoCar"/>
    <w:uiPriority w:val="99"/>
    <w:unhideWhenUsed/>
    <w:rsid w:val="00C36B8A"/>
    <w:pPr>
      <w:tabs>
        <w:tab w:val="center" w:pos="4680"/>
        <w:tab w:val="right" w:pos="9360"/>
      </w:tabs>
    </w:pPr>
  </w:style>
  <w:style w:type="character" w:customStyle="1" w:styleId="EncabezadoCar">
    <w:name w:val="Encabezado Car"/>
    <w:basedOn w:val="Fuentedeprrafopredeter"/>
    <w:link w:val="Encabezado"/>
    <w:uiPriority w:val="99"/>
    <w:rsid w:val="00C36B8A"/>
    <w:rPr>
      <w:sz w:val="24"/>
      <w:szCs w:val="24"/>
      <w:lang w:val="en-US"/>
    </w:rPr>
  </w:style>
  <w:style w:type="paragraph" w:styleId="Piedepgina">
    <w:name w:val="footer"/>
    <w:basedOn w:val="Normal"/>
    <w:link w:val="PiedepginaCar"/>
    <w:uiPriority w:val="99"/>
    <w:unhideWhenUsed/>
    <w:rsid w:val="00C36B8A"/>
    <w:pPr>
      <w:tabs>
        <w:tab w:val="center" w:pos="4680"/>
        <w:tab w:val="right" w:pos="9360"/>
      </w:tabs>
    </w:pPr>
  </w:style>
  <w:style w:type="character" w:customStyle="1" w:styleId="PiedepginaCar">
    <w:name w:val="Pie de página Car"/>
    <w:basedOn w:val="Fuentedeprrafopredeter"/>
    <w:link w:val="Piedepgina"/>
    <w:uiPriority w:val="99"/>
    <w:rsid w:val="00C36B8A"/>
    <w:rPr>
      <w:sz w:val="24"/>
      <w:szCs w:val="24"/>
      <w:lang w:val="en-US"/>
    </w:rPr>
  </w:style>
  <w:style w:type="character" w:styleId="Refdecomentario">
    <w:name w:val="annotation reference"/>
    <w:basedOn w:val="Fuentedeprrafopredeter"/>
    <w:uiPriority w:val="99"/>
    <w:semiHidden/>
    <w:unhideWhenUsed/>
    <w:rsid w:val="007714AB"/>
    <w:rPr>
      <w:sz w:val="16"/>
      <w:szCs w:val="16"/>
    </w:rPr>
  </w:style>
  <w:style w:type="paragraph" w:styleId="Textocomentario">
    <w:name w:val="annotation text"/>
    <w:basedOn w:val="Normal"/>
    <w:link w:val="TextocomentarioCar"/>
    <w:uiPriority w:val="99"/>
    <w:semiHidden/>
    <w:unhideWhenUsed/>
    <w:rsid w:val="007714AB"/>
    <w:rPr>
      <w:sz w:val="20"/>
      <w:szCs w:val="20"/>
    </w:rPr>
  </w:style>
  <w:style w:type="character" w:customStyle="1" w:styleId="TextocomentarioCar">
    <w:name w:val="Texto comentario Car"/>
    <w:basedOn w:val="Fuentedeprrafopredeter"/>
    <w:link w:val="Textocomentario"/>
    <w:uiPriority w:val="99"/>
    <w:semiHidden/>
    <w:rsid w:val="007714AB"/>
    <w:rPr>
      <w:lang w:val="en-US"/>
    </w:rPr>
  </w:style>
  <w:style w:type="paragraph" w:styleId="Asuntodelcomentario">
    <w:name w:val="annotation subject"/>
    <w:basedOn w:val="Textocomentario"/>
    <w:next w:val="Textocomentario"/>
    <w:link w:val="AsuntodelcomentarioCar"/>
    <w:uiPriority w:val="99"/>
    <w:semiHidden/>
    <w:unhideWhenUsed/>
    <w:rsid w:val="007714AB"/>
    <w:rPr>
      <w:b/>
      <w:bCs/>
    </w:rPr>
  </w:style>
  <w:style w:type="character" w:customStyle="1" w:styleId="AsuntodelcomentarioCar">
    <w:name w:val="Asunto del comentario Car"/>
    <w:basedOn w:val="TextocomentarioCar"/>
    <w:link w:val="Asuntodelcomentario"/>
    <w:uiPriority w:val="99"/>
    <w:semiHidden/>
    <w:rsid w:val="007714AB"/>
    <w:rPr>
      <w:b/>
      <w:b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99073076">
      <w:bodyDiv w:val="1"/>
      <w:marLeft w:val="0"/>
      <w:marRight w:val="0"/>
      <w:marTop w:val="0"/>
      <w:marBottom w:val="0"/>
      <w:divBdr>
        <w:top w:val="none" w:sz="0" w:space="0" w:color="auto"/>
        <w:left w:val="none" w:sz="0" w:space="0" w:color="auto"/>
        <w:bottom w:val="none" w:sz="0" w:space="0" w:color="auto"/>
        <w:right w:val="none" w:sz="0" w:space="0" w:color="auto"/>
      </w:divBdr>
      <w:divsChild>
        <w:div w:id="1492720371">
          <w:marLeft w:val="0"/>
          <w:marRight w:val="0"/>
          <w:marTop w:val="0"/>
          <w:marBottom w:val="0"/>
          <w:divBdr>
            <w:top w:val="none" w:sz="0" w:space="0" w:color="auto"/>
            <w:left w:val="none" w:sz="0" w:space="0" w:color="auto"/>
            <w:bottom w:val="none" w:sz="0" w:space="0" w:color="auto"/>
            <w:right w:val="none" w:sz="0" w:space="0" w:color="auto"/>
          </w:divBdr>
          <w:divsChild>
            <w:div w:id="655959832">
              <w:marLeft w:val="0"/>
              <w:marRight w:val="0"/>
              <w:marTop w:val="0"/>
              <w:marBottom w:val="0"/>
              <w:divBdr>
                <w:top w:val="none" w:sz="0" w:space="0" w:color="auto"/>
                <w:left w:val="none" w:sz="0" w:space="0" w:color="auto"/>
                <w:bottom w:val="none" w:sz="0" w:space="0" w:color="auto"/>
                <w:right w:val="none" w:sz="0" w:space="0" w:color="auto"/>
              </w:divBdr>
              <w:divsChild>
                <w:div w:id="81129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6453</Words>
  <Characters>35492</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2021-02-03T22:18:00Z</dcterms:created>
  <dcterms:modified xsi:type="dcterms:W3CDTF">2021-02-08T18:59:00Z</dcterms:modified>
</cp:coreProperties>
</file>