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906697" w14:textId="387EADEE" w:rsidR="00E64E81" w:rsidRPr="008869F6" w:rsidRDefault="009D7BE7" w:rsidP="00152960">
      <w:pPr>
        <w:spacing w:after="0" w:line="240" w:lineRule="auto"/>
        <w:jc w:val="center"/>
        <w:rPr>
          <w:rFonts w:ascii="Times New Roman" w:hAnsi="Times New Roman" w:cs="Times New Roman"/>
          <w:b/>
          <w:sz w:val="26"/>
          <w:szCs w:val="26"/>
        </w:rPr>
      </w:pPr>
      <w:r w:rsidRPr="008869F6">
        <w:rPr>
          <w:rFonts w:ascii="Times New Roman" w:hAnsi="Times New Roman" w:cs="Times New Roman"/>
          <w:b/>
          <w:sz w:val="26"/>
          <w:szCs w:val="26"/>
        </w:rPr>
        <w:t>Reflexiones</w:t>
      </w:r>
      <w:r w:rsidR="007D4131" w:rsidRPr="008869F6">
        <w:rPr>
          <w:rFonts w:ascii="Times New Roman" w:hAnsi="Times New Roman" w:cs="Times New Roman"/>
          <w:b/>
          <w:sz w:val="26"/>
          <w:szCs w:val="26"/>
        </w:rPr>
        <w:t xml:space="preserve"> sobre el diseño </w:t>
      </w:r>
      <w:r w:rsidR="00E64E81" w:rsidRPr="008869F6">
        <w:rPr>
          <w:rFonts w:ascii="Times New Roman" w:hAnsi="Times New Roman" w:cs="Times New Roman"/>
          <w:b/>
          <w:sz w:val="26"/>
          <w:szCs w:val="26"/>
        </w:rPr>
        <w:t>de la señaléti</w:t>
      </w:r>
      <w:r w:rsidR="007D4131" w:rsidRPr="008869F6">
        <w:rPr>
          <w:rFonts w:ascii="Times New Roman" w:hAnsi="Times New Roman" w:cs="Times New Roman"/>
          <w:b/>
          <w:sz w:val="26"/>
          <w:szCs w:val="26"/>
        </w:rPr>
        <w:t>ca</w:t>
      </w:r>
      <w:r w:rsidR="00246CFF" w:rsidRPr="008869F6">
        <w:rPr>
          <w:rFonts w:ascii="Times New Roman" w:hAnsi="Times New Roman" w:cs="Times New Roman"/>
          <w:b/>
          <w:sz w:val="26"/>
          <w:szCs w:val="26"/>
        </w:rPr>
        <w:t xml:space="preserve"> </w:t>
      </w:r>
      <w:r w:rsidR="007D4131" w:rsidRPr="008869F6">
        <w:rPr>
          <w:rFonts w:ascii="Times New Roman" w:hAnsi="Times New Roman" w:cs="Times New Roman"/>
          <w:b/>
          <w:sz w:val="26"/>
          <w:szCs w:val="26"/>
        </w:rPr>
        <w:t>de orientación táctil activa en personas</w:t>
      </w:r>
      <w:r w:rsidR="00152960" w:rsidRPr="008869F6">
        <w:rPr>
          <w:rFonts w:ascii="Times New Roman" w:hAnsi="Times New Roman" w:cs="Times New Roman"/>
          <w:b/>
          <w:sz w:val="26"/>
          <w:szCs w:val="26"/>
        </w:rPr>
        <w:t xml:space="preserve"> </w:t>
      </w:r>
      <w:r w:rsidR="00E64E81" w:rsidRPr="008869F6">
        <w:rPr>
          <w:rFonts w:ascii="Times New Roman" w:hAnsi="Times New Roman" w:cs="Times New Roman"/>
          <w:b/>
          <w:sz w:val="26"/>
          <w:szCs w:val="26"/>
        </w:rPr>
        <w:t>con discapacidad visual frente al Covid-19</w:t>
      </w:r>
    </w:p>
    <w:p w14:paraId="70BC9654" w14:textId="77777777" w:rsidR="00E64E81" w:rsidRPr="008869F6" w:rsidRDefault="00E64E81" w:rsidP="00246CFF">
      <w:pPr>
        <w:spacing w:after="0" w:line="240" w:lineRule="auto"/>
        <w:jc w:val="center"/>
        <w:rPr>
          <w:rFonts w:ascii="Times New Roman" w:hAnsi="Times New Roman" w:cs="Times New Roman"/>
          <w:b/>
          <w:sz w:val="26"/>
          <w:szCs w:val="26"/>
        </w:rPr>
      </w:pPr>
    </w:p>
    <w:p w14:paraId="39454504" w14:textId="753F2DE9" w:rsidR="00152960" w:rsidRPr="008869F6" w:rsidRDefault="00152960" w:rsidP="00152960">
      <w:pPr>
        <w:spacing w:after="0" w:line="360" w:lineRule="auto"/>
        <w:jc w:val="center"/>
        <w:rPr>
          <w:rFonts w:ascii="Times New Roman" w:hAnsi="Times New Roman" w:cs="Times New Roman"/>
          <w:b/>
          <w:sz w:val="26"/>
          <w:szCs w:val="26"/>
          <w:lang w:val="en-US"/>
        </w:rPr>
      </w:pPr>
      <w:r w:rsidRPr="008869F6">
        <w:rPr>
          <w:rFonts w:ascii="Times New Roman" w:hAnsi="Times New Roman" w:cs="Times New Roman"/>
          <w:b/>
          <w:sz w:val="26"/>
          <w:szCs w:val="26"/>
          <w:lang w:val="en-US"/>
        </w:rPr>
        <w:t>Reflections on the design of active tactile orientation signage in people with visual disabilities in the face of Covid-19</w:t>
      </w:r>
    </w:p>
    <w:p w14:paraId="3175802C" w14:textId="77777777" w:rsidR="00152960" w:rsidRPr="008869F6" w:rsidRDefault="00152960" w:rsidP="00246CFF">
      <w:pPr>
        <w:spacing w:after="0" w:line="240" w:lineRule="auto"/>
        <w:jc w:val="center"/>
        <w:rPr>
          <w:rFonts w:ascii="Times New Roman" w:hAnsi="Times New Roman" w:cs="Times New Roman"/>
          <w:b/>
          <w:sz w:val="24"/>
          <w:szCs w:val="24"/>
          <w:lang w:val="en-US"/>
        </w:rPr>
      </w:pPr>
    </w:p>
    <w:p w14:paraId="25D7D9F0" w14:textId="77777777" w:rsidR="00246CFF" w:rsidRPr="00C0040C" w:rsidRDefault="00246CFF" w:rsidP="00246CFF">
      <w:pPr>
        <w:spacing w:after="0" w:line="240" w:lineRule="auto"/>
        <w:jc w:val="center"/>
        <w:rPr>
          <w:rFonts w:ascii="Times New Roman" w:hAnsi="Times New Roman" w:cs="Times New Roman"/>
          <w:b/>
          <w:lang w:val="en-US"/>
        </w:rPr>
      </w:pPr>
    </w:p>
    <w:p w14:paraId="244FCE33" w14:textId="77777777" w:rsidR="00B4429E" w:rsidRPr="00C0040C" w:rsidRDefault="00B4429E" w:rsidP="005B5C07">
      <w:pPr>
        <w:spacing w:after="0" w:line="360" w:lineRule="auto"/>
        <w:rPr>
          <w:rFonts w:ascii="Times New Roman" w:hAnsi="Times New Roman" w:cs="Times New Roman"/>
          <w:b/>
          <w:sz w:val="20"/>
          <w:szCs w:val="20"/>
          <w:lang w:val="en-US"/>
        </w:rPr>
      </w:pPr>
    </w:p>
    <w:p w14:paraId="78318767" w14:textId="77777777" w:rsidR="00152960" w:rsidRPr="00C0040C" w:rsidRDefault="00152960" w:rsidP="00152960">
      <w:pPr>
        <w:spacing w:after="0" w:line="240" w:lineRule="auto"/>
        <w:jc w:val="right"/>
        <w:rPr>
          <w:rFonts w:ascii="Times New Roman" w:hAnsi="Times New Roman" w:cs="Times New Roman"/>
          <w:b/>
          <w:sz w:val="24"/>
          <w:szCs w:val="24"/>
          <w:lang w:val="en-US"/>
        </w:rPr>
      </w:pPr>
    </w:p>
    <w:p w14:paraId="1F247800"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b/>
          <w:sz w:val="20"/>
          <w:szCs w:val="20"/>
        </w:rPr>
        <w:t>Resumen:</w:t>
      </w:r>
      <w:r w:rsidRPr="008869F6">
        <w:rPr>
          <w:rFonts w:ascii="Times New Roman" w:hAnsi="Times New Roman" w:cs="Times New Roman"/>
          <w:sz w:val="20"/>
          <w:szCs w:val="20"/>
        </w:rPr>
        <w:t xml:space="preserve"> La pandemia provocada por el SARS-CoV-2 Síndrome Respiratorio Agudo Grave del tipo 2 nombre oficial que recibe el virus descubierto en la ciudad china de Wuhan a finales del año 2019 puede transmitirse a través de boca, ojos o nariz una vez que se ha entrado en contacto con una zona infectada con las manos (OMS, 2020), esto ha impactado no sólo en la actividad cotidiana y la forma de relacionarse con las personas en la sociedad sino que, además ha afectado al entorno físico, condicionando el ambiente construido al restringir el contacto con objetos de uso público en espacios abiertos o cerrados y ha requerido de un gran esfuerzo por parte de la población en su interacción con el mobiliario urbano, lo que reduce o condiciona la funcionalidad de dichos objetos y el soporte que brindan a las actividades de integración al medio. </w:t>
      </w:r>
    </w:p>
    <w:p w14:paraId="551C5BF6"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sz w:val="20"/>
          <w:szCs w:val="20"/>
        </w:rPr>
        <w:t xml:space="preserve">El sistema táctil es un sentido de suma importancia para la supervivencia biológica del ser humano, pues le permite orientarse y percibir los estímulos de su entorno, es el primero en activarse y tiene gran influencia en el cerebro (Ortíz Alonso, 2020). </w:t>
      </w:r>
    </w:p>
    <w:p w14:paraId="3C00BC8B" w14:textId="77777777" w:rsidR="00152960" w:rsidRPr="008869F6" w:rsidRDefault="00152960" w:rsidP="00B550DB">
      <w:pPr>
        <w:spacing w:after="0" w:line="360" w:lineRule="auto"/>
        <w:rPr>
          <w:rFonts w:ascii="Times New Roman" w:eastAsia="Times New Roman" w:hAnsi="Times New Roman" w:cs="Times New Roman"/>
          <w:sz w:val="20"/>
          <w:szCs w:val="20"/>
          <w:lang w:eastAsia="es-MX"/>
        </w:rPr>
      </w:pPr>
      <w:r w:rsidRPr="008869F6">
        <w:rPr>
          <w:rFonts w:ascii="Times New Roman" w:hAnsi="Times New Roman" w:cs="Times New Roman"/>
          <w:sz w:val="20"/>
          <w:szCs w:val="20"/>
        </w:rPr>
        <w:t xml:space="preserve">Frente a este escenario de contingencia sanitaria es preciso cuestionarse sobre los elementos que intervienen y conforman el diseño de la señalética de orientación táctil activa para las personas con discapacidad visual, pues de ella se obtiene gran parte de la información del entorno. Este medio se encuentra comprometido ante la posible amenaza de superficies infectadas, ya que la higiene de manos </w:t>
      </w:r>
      <w:r w:rsidRPr="008869F6">
        <w:rPr>
          <w:rFonts w:ascii="Times New Roman" w:eastAsia="Times New Roman" w:hAnsi="Times New Roman" w:cs="Times New Roman"/>
          <w:sz w:val="20"/>
          <w:szCs w:val="20"/>
          <w:lang w:eastAsia="es-MX"/>
        </w:rPr>
        <w:t>continúa siendo uno de los hábitos más importantes para interrumpir la cadena de transmisión del Covid-19. Además, la capacidad de distanciamiento físico tanto de objetos como de personas con discapacidad visual está disminuida, por lo que, cumplir con las medidas de distanciamiento físico y aislamiento es particularmente difícil. Esto plantea el objetivo de reflexionar sobre los retos que enfrenta el diseño de la señalética de orientación táctil activa en espacios públicos</w:t>
      </w:r>
      <w:r w:rsidRPr="008869F6">
        <w:rPr>
          <w:rFonts w:ascii="Times New Roman" w:hAnsi="Times New Roman" w:cs="Times New Roman"/>
          <w:sz w:val="20"/>
          <w:szCs w:val="20"/>
        </w:rPr>
        <w:t xml:space="preserve"> y su funcionalidad en personas con discapacidad visual debido a las medidas regulatorias de distanciamiento social al interior y exterior de los </w:t>
      </w:r>
      <w:commentRangeStart w:id="0"/>
      <w:r w:rsidRPr="008869F6">
        <w:rPr>
          <w:rFonts w:ascii="Times New Roman" w:hAnsi="Times New Roman" w:cs="Times New Roman"/>
          <w:sz w:val="20"/>
          <w:szCs w:val="20"/>
        </w:rPr>
        <w:t>espacios</w:t>
      </w:r>
      <w:commentRangeEnd w:id="0"/>
      <w:r w:rsidR="008B5BC1">
        <w:rPr>
          <w:rStyle w:val="Refdecomentario"/>
        </w:rPr>
        <w:commentReference w:id="0"/>
      </w:r>
      <w:r w:rsidRPr="008869F6">
        <w:rPr>
          <w:rFonts w:ascii="Times New Roman" w:hAnsi="Times New Roman" w:cs="Times New Roman"/>
          <w:sz w:val="20"/>
          <w:szCs w:val="20"/>
        </w:rPr>
        <w:t xml:space="preserve">. </w:t>
      </w:r>
    </w:p>
    <w:p w14:paraId="034DE19D"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sz w:val="20"/>
          <w:szCs w:val="20"/>
        </w:rPr>
        <w:t xml:space="preserve">La metodología aplicada en la presente investigación parte de la consideración del uso de los sistemas de orientación táctil como parte esencial para orientarse en espacios públicos, para ello se analizan fuentes documentales, artículos, noticias de prensa y observación directa de las condiciones físicas de los mismos sistemas. </w:t>
      </w:r>
    </w:p>
    <w:p w14:paraId="5DD4F197" w14:textId="44CE16EB"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sz w:val="20"/>
          <w:szCs w:val="20"/>
        </w:rPr>
        <w:t xml:space="preserve">Los resultados plantean una reflexión sobre el diseño de estos medios, no sólo en el cómo se presenta la orientación para </w:t>
      </w:r>
      <w:commentRangeStart w:id="1"/>
      <w:r w:rsidRPr="008869F6">
        <w:rPr>
          <w:rFonts w:ascii="Times New Roman" w:hAnsi="Times New Roman" w:cs="Times New Roman"/>
          <w:sz w:val="20"/>
          <w:szCs w:val="20"/>
        </w:rPr>
        <w:t xml:space="preserve">invidentes </w:t>
      </w:r>
      <w:commentRangeEnd w:id="1"/>
      <w:r w:rsidR="008B5BC1">
        <w:rPr>
          <w:rStyle w:val="Refdecomentario"/>
        </w:rPr>
        <w:commentReference w:id="1"/>
      </w:r>
      <w:r w:rsidRPr="008869F6">
        <w:rPr>
          <w:rFonts w:ascii="Times New Roman" w:hAnsi="Times New Roman" w:cs="Times New Roman"/>
          <w:sz w:val="20"/>
          <w:szCs w:val="20"/>
        </w:rPr>
        <w:t xml:space="preserve">sino también en cómo </w:t>
      </w:r>
      <w:del w:id="2" w:author="Autor">
        <w:r w:rsidRPr="008869F6" w:rsidDel="008B5BC1">
          <w:rPr>
            <w:rFonts w:ascii="Times New Roman" w:hAnsi="Times New Roman" w:cs="Times New Roman"/>
            <w:sz w:val="20"/>
            <w:szCs w:val="20"/>
          </w:rPr>
          <w:delText xml:space="preserve">se </w:delText>
        </w:r>
      </w:del>
      <w:r w:rsidRPr="008869F6">
        <w:rPr>
          <w:rFonts w:ascii="Times New Roman" w:hAnsi="Times New Roman" w:cs="Times New Roman"/>
          <w:sz w:val="20"/>
          <w:szCs w:val="20"/>
        </w:rPr>
        <w:t xml:space="preserve">accede y cómo </w:t>
      </w:r>
      <w:del w:id="3" w:author="Autor">
        <w:r w:rsidRPr="008869F6" w:rsidDel="008B5BC1">
          <w:rPr>
            <w:rFonts w:ascii="Times New Roman" w:hAnsi="Times New Roman" w:cs="Times New Roman"/>
            <w:sz w:val="20"/>
            <w:szCs w:val="20"/>
          </w:rPr>
          <w:delText xml:space="preserve">se </w:delText>
        </w:r>
      </w:del>
      <w:r w:rsidRPr="008869F6">
        <w:rPr>
          <w:rFonts w:ascii="Times New Roman" w:hAnsi="Times New Roman" w:cs="Times New Roman"/>
          <w:sz w:val="20"/>
          <w:szCs w:val="20"/>
        </w:rPr>
        <w:t xml:space="preserve">usa de manera habitual, cómo </w:t>
      </w:r>
      <w:del w:id="4" w:author="Autor">
        <w:r w:rsidRPr="008869F6" w:rsidDel="008B5BC1">
          <w:rPr>
            <w:rFonts w:ascii="Times New Roman" w:hAnsi="Times New Roman" w:cs="Times New Roman"/>
            <w:sz w:val="20"/>
            <w:szCs w:val="20"/>
          </w:rPr>
          <w:delText xml:space="preserve">se </w:delText>
        </w:r>
      </w:del>
      <w:r w:rsidRPr="008869F6">
        <w:rPr>
          <w:rFonts w:ascii="Times New Roman" w:hAnsi="Times New Roman" w:cs="Times New Roman"/>
          <w:sz w:val="20"/>
          <w:szCs w:val="20"/>
        </w:rPr>
        <w:t xml:space="preserve">estructuran cada uno de los componentes del sistema de orientación en espacios abiertos que permitan los recorridos por la ciudad, así como en su uso dentro de espacios cerrados. El diagnóstico actual expone sus limitaciones en </w:t>
      </w:r>
      <w:r w:rsidRPr="008869F6">
        <w:rPr>
          <w:rFonts w:ascii="Times New Roman" w:hAnsi="Times New Roman" w:cs="Times New Roman"/>
          <w:sz w:val="20"/>
          <w:szCs w:val="20"/>
        </w:rPr>
        <w:lastRenderedPageBreak/>
        <w:t xml:space="preserve">términos de usabilidad y funcionalidad y permite establecer alcances como un nuevo nivel de conciencia para su fortalecimiento ante la crisis </w:t>
      </w:r>
      <w:commentRangeStart w:id="5"/>
      <w:r w:rsidRPr="008869F6">
        <w:rPr>
          <w:rFonts w:ascii="Times New Roman" w:hAnsi="Times New Roman" w:cs="Times New Roman"/>
          <w:sz w:val="20"/>
          <w:szCs w:val="20"/>
        </w:rPr>
        <w:t>sanitaria</w:t>
      </w:r>
      <w:commentRangeEnd w:id="5"/>
      <w:r w:rsidR="008B5BC1">
        <w:rPr>
          <w:rStyle w:val="Refdecomentario"/>
        </w:rPr>
        <w:commentReference w:id="5"/>
      </w:r>
      <w:r w:rsidRPr="008869F6">
        <w:rPr>
          <w:rFonts w:ascii="Times New Roman" w:hAnsi="Times New Roman" w:cs="Times New Roman"/>
          <w:sz w:val="20"/>
          <w:szCs w:val="20"/>
        </w:rPr>
        <w:t>.</w:t>
      </w:r>
    </w:p>
    <w:p w14:paraId="573FD831" w14:textId="77777777" w:rsidR="00152960" w:rsidRPr="008869F6" w:rsidRDefault="00152960" w:rsidP="00B550DB">
      <w:pPr>
        <w:spacing w:after="0" w:line="360" w:lineRule="auto"/>
        <w:rPr>
          <w:rFonts w:ascii="Times New Roman" w:hAnsi="Times New Roman" w:cs="Times New Roman"/>
          <w:sz w:val="20"/>
          <w:szCs w:val="20"/>
        </w:rPr>
      </w:pPr>
    </w:p>
    <w:p w14:paraId="4D45187B" w14:textId="77777777" w:rsidR="00152960" w:rsidRPr="008869F6" w:rsidRDefault="00152960" w:rsidP="00B550DB">
      <w:pPr>
        <w:spacing w:after="0" w:line="360" w:lineRule="auto"/>
        <w:rPr>
          <w:rFonts w:ascii="Times New Roman" w:hAnsi="Times New Roman" w:cs="Times New Roman"/>
          <w:sz w:val="20"/>
          <w:szCs w:val="20"/>
        </w:rPr>
      </w:pPr>
      <w:r w:rsidRPr="008869F6">
        <w:rPr>
          <w:rFonts w:ascii="Times New Roman" w:hAnsi="Times New Roman" w:cs="Times New Roman"/>
          <w:b/>
          <w:sz w:val="20"/>
          <w:szCs w:val="20"/>
        </w:rPr>
        <w:t>Palabras clave:</w:t>
      </w:r>
      <w:r w:rsidRPr="008869F6">
        <w:rPr>
          <w:rFonts w:ascii="Times New Roman" w:hAnsi="Times New Roman" w:cs="Times New Roman"/>
          <w:sz w:val="20"/>
          <w:szCs w:val="20"/>
        </w:rPr>
        <w:t xml:space="preserve"> Covid-19; diseño de orientación táctil; discapacidad visual; señalética.</w:t>
      </w:r>
    </w:p>
    <w:p w14:paraId="6EC9035E" w14:textId="77777777" w:rsidR="00152960" w:rsidRPr="008869F6" w:rsidRDefault="00152960" w:rsidP="00B550DB">
      <w:pPr>
        <w:spacing w:after="0" w:line="360" w:lineRule="auto"/>
        <w:rPr>
          <w:rFonts w:ascii="Times New Roman" w:hAnsi="Times New Roman" w:cs="Times New Roman"/>
          <w:sz w:val="20"/>
          <w:szCs w:val="20"/>
        </w:rPr>
      </w:pPr>
    </w:p>
    <w:p w14:paraId="30932170" w14:textId="7FD20F70" w:rsidR="00152960" w:rsidRPr="008869F6" w:rsidRDefault="00152960" w:rsidP="00B550DB">
      <w:pPr>
        <w:spacing w:after="0" w:line="360" w:lineRule="auto"/>
        <w:rPr>
          <w:rFonts w:ascii="Times New Roman" w:hAnsi="Times New Roman" w:cs="Times New Roman"/>
          <w:sz w:val="20"/>
          <w:szCs w:val="20"/>
          <w:lang w:val="en-US"/>
        </w:rPr>
      </w:pPr>
      <w:del w:id="6" w:author="Autor">
        <w:r w:rsidRPr="008869F6" w:rsidDel="008B5BC1">
          <w:rPr>
            <w:rFonts w:ascii="Times New Roman" w:hAnsi="Times New Roman" w:cs="Times New Roman"/>
            <w:b/>
            <w:sz w:val="20"/>
            <w:szCs w:val="20"/>
            <w:lang w:val="en-US"/>
          </w:rPr>
          <w:delText>Abstrac</w:delText>
        </w:r>
      </w:del>
      <w:ins w:id="7" w:author="Autor">
        <w:r w:rsidR="008B5BC1" w:rsidRPr="008869F6">
          <w:rPr>
            <w:rFonts w:ascii="Times New Roman" w:hAnsi="Times New Roman" w:cs="Times New Roman"/>
            <w:b/>
            <w:sz w:val="20"/>
            <w:szCs w:val="20"/>
            <w:lang w:val="en-US"/>
          </w:rPr>
          <w:t>Abstract</w:t>
        </w:r>
      </w:ins>
      <w:r w:rsidRPr="008869F6">
        <w:rPr>
          <w:rFonts w:ascii="Times New Roman" w:hAnsi="Times New Roman" w:cs="Times New Roman"/>
          <w:b/>
          <w:sz w:val="20"/>
          <w:szCs w:val="20"/>
          <w:lang w:val="en-US"/>
        </w:rPr>
        <w:t>:</w:t>
      </w:r>
      <w:r w:rsidRPr="008869F6">
        <w:rPr>
          <w:rFonts w:ascii="Times New Roman" w:hAnsi="Times New Roman" w:cs="Times New Roman"/>
          <w:sz w:val="20"/>
          <w:szCs w:val="20"/>
          <w:lang w:val="en-US"/>
        </w:rPr>
        <w:t xml:space="preserve"> The pandemic caused by the SARS-CoV-2 Severe Acute Respiratory Syndrome type 2, the official name given to the virus discovered in the Chinese city of Wuhan at the end of 2019, can be transmitted through the mouth, eyes, or nose, once the hands </w:t>
      </w:r>
      <w:proofErr w:type="gramStart"/>
      <w:r w:rsidRPr="008869F6">
        <w:rPr>
          <w:rFonts w:ascii="Times New Roman" w:hAnsi="Times New Roman" w:cs="Times New Roman"/>
          <w:sz w:val="20"/>
          <w:szCs w:val="20"/>
          <w:lang w:val="en-US"/>
        </w:rPr>
        <w:t>come into contact with</w:t>
      </w:r>
      <w:proofErr w:type="gramEnd"/>
      <w:r w:rsidRPr="008869F6">
        <w:rPr>
          <w:rFonts w:ascii="Times New Roman" w:hAnsi="Times New Roman" w:cs="Times New Roman"/>
          <w:sz w:val="20"/>
          <w:szCs w:val="20"/>
          <w:lang w:val="en-US"/>
        </w:rPr>
        <w:t xml:space="preserve"> an infected area (WHO, 2020). This has had an impact, not only on daily activities and people's social relations but, has also affected the physical environment; conditioning the before built environment by restricting contact with objects for public use in open or closed spaces, and has required a great effort on the part of the population in their interaction with the objects around, which reduces or conditions the functionality of said objects and the support they provide. </w:t>
      </w:r>
    </w:p>
    <w:p w14:paraId="17769BEF"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The tactile system is a sense of utmost importance for the biological survival of the human being, as it allows them to orient themselves and perceive the stimuli from their environment, it is the first to activate and has a great influence on the brain (Ortíz Alonso, 2020). </w:t>
      </w:r>
    </w:p>
    <w:p w14:paraId="3C48D5EC"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Facing this health contingency scenario, it becomes necessary to question the elements that intervene and make up the design of active tactile orientation signage for people with visual disabilities, the reason being they obtain a large part of the information about the environment through it. This medium is compromised by the possible threat of infected surfaces, considering hand hygiene continues to be one of the most important habits to interrupt the chain of transmission of Covid-19. In addition, the capacity for physical distancing of both: objects and people with visual disabilities, is diminished. As a result, complying with the measures of physical distancing and isolation is particularly difficult. This brings forward the objective of reflecting on the challenges faced by the design of active tactile orientation signage in public spaces and its functionality, in relation to the regulatory measures of social distancing inside and outside the spaces, to people with visual disabilities. </w:t>
      </w:r>
    </w:p>
    <w:p w14:paraId="51439E1E" w14:textId="77777777"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The methodology applied in the present research begins with the consideration of the use of tactile orientation systems as an essential part to orient oneself in public spaces. For this, documentary sources, articles, press releases, and direct observation of the physical conditions of the same systems are analyzed. </w:t>
      </w:r>
    </w:p>
    <w:p w14:paraId="2A15C781" w14:textId="38A73E84" w:rsidR="00152960" w:rsidRPr="008869F6" w:rsidRDefault="00152960" w:rsidP="00B550DB">
      <w:pPr>
        <w:spacing w:after="0" w:line="360" w:lineRule="auto"/>
        <w:rPr>
          <w:rFonts w:ascii="Times New Roman" w:hAnsi="Times New Roman" w:cs="Times New Roman"/>
          <w:sz w:val="20"/>
          <w:szCs w:val="20"/>
          <w:lang w:val="en-US"/>
        </w:rPr>
      </w:pPr>
      <w:r w:rsidRPr="008869F6">
        <w:rPr>
          <w:rFonts w:ascii="Times New Roman" w:hAnsi="Times New Roman" w:cs="Times New Roman"/>
          <w:sz w:val="20"/>
          <w:szCs w:val="20"/>
          <w:lang w:val="en-US"/>
        </w:rPr>
        <w:t xml:space="preserve">The results raise a reflection on the design of these types of media, not only in what manner the orientation for the blind is presented but also in how it is accessed and the way it is used in a habitual way. Also by what method each of the components of the orientation system are structured in open spaces, which allow tours of the city, as well as their use within closed spaces. The current diagnosis exposes its limitations in terms of usability and functionality, along with establishing scopes as a new level of consciousness for its strengthening in the face of the health </w:t>
      </w:r>
      <w:commentRangeStart w:id="8"/>
      <w:r w:rsidRPr="008869F6">
        <w:rPr>
          <w:rFonts w:ascii="Times New Roman" w:hAnsi="Times New Roman" w:cs="Times New Roman"/>
          <w:sz w:val="20"/>
          <w:szCs w:val="20"/>
          <w:lang w:val="en-US"/>
        </w:rPr>
        <w:t>crisis</w:t>
      </w:r>
      <w:commentRangeEnd w:id="8"/>
      <w:r w:rsidR="008B5BC1">
        <w:rPr>
          <w:rStyle w:val="Refdecomentario"/>
        </w:rPr>
        <w:commentReference w:id="8"/>
      </w:r>
      <w:r w:rsidRPr="008869F6">
        <w:rPr>
          <w:rFonts w:ascii="Times New Roman" w:hAnsi="Times New Roman" w:cs="Times New Roman"/>
          <w:sz w:val="20"/>
          <w:szCs w:val="20"/>
          <w:lang w:val="en-US"/>
        </w:rPr>
        <w:t>.</w:t>
      </w:r>
      <w:ins w:id="9" w:author="Autor">
        <w:r w:rsidR="008B5BC1">
          <w:rPr>
            <w:rFonts w:ascii="Times New Roman" w:hAnsi="Times New Roman" w:cs="Times New Roman"/>
            <w:sz w:val="20"/>
            <w:szCs w:val="20"/>
            <w:lang w:val="en-US"/>
          </w:rPr>
          <w:t xml:space="preserve"> </w:t>
        </w:r>
      </w:ins>
    </w:p>
    <w:p w14:paraId="4755BB06" w14:textId="77777777" w:rsidR="00152960" w:rsidRPr="008869F6" w:rsidRDefault="00152960" w:rsidP="00B550DB">
      <w:pPr>
        <w:spacing w:after="0" w:line="360" w:lineRule="auto"/>
        <w:rPr>
          <w:rFonts w:ascii="Times New Roman" w:hAnsi="Times New Roman" w:cs="Times New Roman"/>
          <w:sz w:val="20"/>
          <w:szCs w:val="20"/>
          <w:lang w:val="en-US"/>
        </w:rPr>
      </w:pPr>
    </w:p>
    <w:p w14:paraId="20937B34" w14:textId="77777777" w:rsidR="00152960" w:rsidRPr="008869F6" w:rsidRDefault="00152960" w:rsidP="00B550DB">
      <w:pPr>
        <w:spacing w:after="0" w:line="360" w:lineRule="auto"/>
        <w:rPr>
          <w:rFonts w:ascii="Times New Roman" w:hAnsi="Times New Roman" w:cs="Times New Roman"/>
          <w:b/>
          <w:bCs/>
          <w:sz w:val="20"/>
          <w:szCs w:val="20"/>
          <w:shd w:val="clear" w:color="auto" w:fill="FFFFFF"/>
          <w:lang w:val="en-US"/>
        </w:rPr>
      </w:pPr>
      <w:r w:rsidRPr="008869F6">
        <w:rPr>
          <w:rFonts w:ascii="Times New Roman" w:hAnsi="Times New Roman" w:cs="Times New Roman"/>
          <w:b/>
          <w:bCs/>
          <w:sz w:val="20"/>
          <w:szCs w:val="20"/>
          <w:shd w:val="clear" w:color="auto" w:fill="FFFFFF"/>
          <w:lang w:val="en-US"/>
        </w:rPr>
        <w:t xml:space="preserve">Keywords: </w:t>
      </w:r>
      <w:r w:rsidRPr="008869F6">
        <w:rPr>
          <w:rFonts w:ascii="Times New Roman" w:hAnsi="Times New Roman" w:cs="Times New Roman"/>
          <w:bCs/>
          <w:sz w:val="20"/>
          <w:szCs w:val="20"/>
          <w:shd w:val="clear" w:color="auto" w:fill="FFFFFF"/>
          <w:lang w:val="en-US"/>
        </w:rPr>
        <w:t>Covid-19; touch orientation design; visual disability; signage.</w:t>
      </w:r>
    </w:p>
    <w:p w14:paraId="33F87216" w14:textId="77777777" w:rsidR="00E64E81" w:rsidRPr="008869F6" w:rsidRDefault="00E64E81" w:rsidP="005B5C07">
      <w:pPr>
        <w:spacing w:after="0" w:line="360" w:lineRule="auto"/>
        <w:rPr>
          <w:rFonts w:ascii="Times New Roman" w:hAnsi="Times New Roman" w:cs="Times New Roman"/>
          <w:b/>
          <w:bCs/>
          <w:sz w:val="24"/>
          <w:szCs w:val="24"/>
          <w:shd w:val="clear" w:color="auto" w:fill="FFFFFF"/>
          <w:lang w:val="en-US"/>
        </w:rPr>
      </w:pPr>
    </w:p>
    <w:p w14:paraId="52615314" w14:textId="77777777" w:rsidR="00152960" w:rsidRPr="008869F6" w:rsidRDefault="00152960" w:rsidP="005B5C07">
      <w:pPr>
        <w:spacing w:after="0" w:line="360" w:lineRule="auto"/>
        <w:rPr>
          <w:rFonts w:ascii="Times New Roman" w:hAnsi="Times New Roman" w:cs="Times New Roman"/>
          <w:b/>
          <w:bCs/>
          <w:sz w:val="24"/>
          <w:szCs w:val="24"/>
          <w:shd w:val="clear" w:color="auto" w:fill="FFFFFF"/>
          <w:lang w:val="en-US"/>
        </w:rPr>
      </w:pPr>
    </w:p>
    <w:p w14:paraId="5D3D730F" w14:textId="77777777" w:rsidR="00E64E81" w:rsidRPr="008869F6" w:rsidRDefault="00E64E81" w:rsidP="005B5C07">
      <w:pPr>
        <w:spacing w:after="0" w:line="360" w:lineRule="auto"/>
        <w:rPr>
          <w:rFonts w:ascii="Times New Roman" w:hAnsi="Times New Roman" w:cs="Times New Roman"/>
          <w:b/>
          <w:bCs/>
          <w:sz w:val="24"/>
          <w:szCs w:val="24"/>
          <w:shd w:val="clear" w:color="auto" w:fill="FFFFFF"/>
        </w:rPr>
      </w:pPr>
      <w:r w:rsidRPr="008869F6">
        <w:rPr>
          <w:rFonts w:ascii="Times New Roman" w:hAnsi="Times New Roman" w:cs="Times New Roman"/>
          <w:b/>
          <w:bCs/>
          <w:sz w:val="24"/>
          <w:szCs w:val="24"/>
          <w:shd w:val="clear" w:color="auto" w:fill="FFFFFF"/>
        </w:rPr>
        <w:t>Introducción</w:t>
      </w:r>
    </w:p>
    <w:p w14:paraId="5D5C2325" w14:textId="77777777" w:rsidR="001F65AB" w:rsidRPr="008869F6" w:rsidRDefault="00E64E81"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Tras el confinamiento por la p</w:t>
      </w:r>
      <w:r w:rsidR="0094005C" w:rsidRPr="008869F6">
        <w:rPr>
          <w:rFonts w:ascii="Times New Roman" w:hAnsi="Times New Roman" w:cs="Times New Roman"/>
          <w:sz w:val="24"/>
          <w:szCs w:val="24"/>
          <w:shd w:val="clear" w:color="auto" w:fill="FFFFFF"/>
        </w:rPr>
        <w:t>andemia del Covid-19 que implicó</w:t>
      </w:r>
      <w:r w:rsidRPr="008869F6">
        <w:rPr>
          <w:rFonts w:ascii="Times New Roman" w:hAnsi="Times New Roman" w:cs="Times New Roman"/>
          <w:sz w:val="24"/>
          <w:szCs w:val="24"/>
          <w:shd w:val="clear" w:color="auto" w:fill="FFFFFF"/>
        </w:rPr>
        <w:t xml:space="preserve"> que las personas permanecieran en casa, se plantearon estrategias para la reapertu</w:t>
      </w:r>
      <w:r w:rsidR="0094005C" w:rsidRPr="008869F6">
        <w:rPr>
          <w:rFonts w:ascii="Times New Roman" w:hAnsi="Times New Roman" w:cs="Times New Roman"/>
          <w:sz w:val="24"/>
          <w:szCs w:val="24"/>
          <w:shd w:val="clear" w:color="auto" w:fill="FFFFFF"/>
        </w:rPr>
        <w:t>ra de actividades. México diseñó tres</w:t>
      </w:r>
      <w:r w:rsidRPr="008869F6">
        <w:rPr>
          <w:rFonts w:ascii="Times New Roman" w:hAnsi="Times New Roman" w:cs="Times New Roman"/>
          <w:sz w:val="24"/>
          <w:szCs w:val="24"/>
          <w:shd w:val="clear" w:color="auto" w:fill="FFFFFF"/>
        </w:rPr>
        <w:t xml:space="preserve"> etapas para la desescalada o reinicio. La tercera etapa está planteada de acuerdo con un semáforo semanal para la reapertura por regiones con cuatro colores (rojo, nar</w:t>
      </w:r>
      <w:r w:rsidR="0094005C" w:rsidRPr="008869F6">
        <w:rPr>
          <w:rFonts w:ascii="Times New Roman" w:hAnsi="Times New Roman" w:cs="Times New Roman"/>
          <w:sz w:val="24"/>
          <w:szCs w:val="24"/>
          <w:shd w:val="clear" w:color="auto" w:fill="FFFFFF"/>
        </w:rPr>
        <w:t xml:space="preserve">anja, amarillo y verde) desde </w:t>
      </w:r>
      <w:r w:rsidRPr="008869F6">
        <w:rPr>
          <w:rFonts w:ascii="Times New Roman" w:hAnsi="Times New Roman" w:cs="Times New Roman"/>
          <w:sz w:val="24"/>
          <w:szCs w:val="24"/>
          <w:shd w:val="clear" w:color="auto" w:fill="FFFFFF"/>
        </w:rPr>
        <w:t>el 1</w:t>
      </w:r>
      <w:r w:rsidR="0094005C" w:rsidRPr="008869F6">
        <w:rPr>
          <w:rFonts w:ascii="Times New Roman" w:hAnsi="Times New Roman" w:cs="Times New Roman"/>
          <w:sz w:val="24"/>
          <w:szCs w:val="24"/>
          <w:shd w:val="clear" w:color="auto" w:fill="FFFFFF"/>
        </w:rPr>
        <w:t>º.</w:t>
      </w:r>
      <w:r w:rsidRPr="008869F6">
        <w:rPr>
          <w:rFonts w:ascii="Times New Roman" w:hAnsi="Times New Roman" w:cs="Times New Roman"/>
          <w:sz w:val="24"/>
          <w:szCs w:val="24"/>
          <w:shd w:val="clear" w:color="auto" w:fill="FFFFFF"/>
        </w:rPr>
        <w:t xml:space="preserve"> de junio </w:t>
      </w:r>
      <w:r w:rsidR="0094005C" w:rsidRPr="008869F6">
        <w:rPr>
          <w:rFonts w:ascii="Times New Roman" w:hAnsi="Times New Roman" w:cs="Times New Roman"/>
          <w:sz w:val="24"/>
          <w:szCs w:val="24"/>
          <w:shd w:val="clear" w:color="auto" w:fill="FFFFFF"/>
        </w:rPr>
        <w:t xml:space="preserve">del año en curso </w:t>
      </w:r>
      <w:r w:rsidRPr="008869F6">
        <w:rPr>
          <w:rFonts w:ascii="Times New Roman" w:hAnsi="Times New Roman" w:cs="Times New Roman"/>
          <w:sz w:val="24"/>
          <w:szCs w:val="24"/>
          <w:shd w:val="clear" w:color="auto" w:fill="FFFFFF"/>
        </w:rPr>
        <w:t>(El Financiero, 13/05/2020).</w:t>
      </w:r>
      <w:r w:rsidR="001F65AB"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shd w:val="clear" w:color="auto" w:fill="FFFFFF"/>
        </w:rPr>
        <w:t>Sin embargo, la actual desescalada para el retorno hacia la denominada nueva normalidad no ha sido igual para todas las personas, pues no todas atraviesan de la misma manera esta reincorpora</w:t>
      </w:r>
      <w:r w:rsidR="001F65AB" w:rsidRPr="008869F6">
        <w:rPr>
          <w:rFonts w:ascii="Times New Roman" w:hAnsi="Times New Roman" w:cs="Times New Roman"/>
          <w:sz w:val="24"/>
          <w:szCs w:val="24"/>
          <w:shd w:val="clear" w:color="auto" w:fill="FFFFFF"/>
        </w:rPr>
        <w:t>ción a las actividades diarias.</w:t>
      </w:r>
    </w:p>
    <w:p w14:paraId="1E5FABE5" w14:textId="77777777" w:rsidR="001F65AB" w:rsidRPr="008869F6" w:rsidRDefault="001F65AB" w:rsidP="005B5C07">
      <w:pPr>
        <w:spacing w:after="0" w:line="360" w:lineRule="auto"/>
        <w:rPr>
          <w:rFonts w:ascii="Times New Roman" w:hAnsi="Times New Roman" w:cs="Times New Roman"/>
          <w:sz w:val="24"/>
          <w:szCs w:val="24"/>
          <w:shd w:val="clear" w:color="auto" w:fill="FFFFFF"/>
        </w:rPr>
      </w:pPr>
    </w:p>
    <w:p w14:paraId="0DA6E61A" w14:textId="76166E23" w:rsidR="00E64E81" w:rsidRPr="008869F6" w:rsidRDefault="001F65AB"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 xml:space="preserve">Por demás está decir, que </w:t>
      </w:r>
      <w:r w:rsidR="00E64E81" w:rsidRPr="008869F6">
        <w:rPr>
          <w:rFonts w:ascii="Times New Roman" w:hAnsi="Times New Roman" w:cs="Times New Roman"/>
          <w:sz w:val="24"/>
          <w:szCs w:val="24"/>
          <w:shd w:val="clear" w:color="auto" w:fill="FFFFFF"/>
        </w:rPr>
        <w:t>resulta difícil deshacerse de hábitos que se han desarrollado tanto al interior de la familia como e</w:t>
      </w:r>
      <w:r w:rsidR="0094005C" w:rsidRPr="008869F6">
        <w:rPr>
          <w:rFonts w:ascii="Times New Roman" w:hAnsi="Times New Roman" w:cs="Times New Roman"/>
          <w:sz w:val="24"/>
          <w:szCs w:val="24"/>
          <w:shd w:val="clear" w:color="auto" w:fill="FFFFFF"/>
        </w:rPr>
        <w:t>n lo social. S</w:t>
      </w:r>
      <w:r w:rsidR="00E64E81" w:rsidRPr="008869F6">
        <w:rPr>
          <w:rFonts w:ascii="Times New Roman" w:hAnsi="Times New Roman" w:cs="Times New Roman"/>
          <w:sz w:val="24"/>
          <w:szCs w:val="24"/>
          <w:shd w:val="clear" w:color="auto" w:fill="FFFFFF"/>
        </w:rPr>
        <w:t>e lucha contra la inercia de actividades tan cotidianas como el saludo afectivo y la proximidad, mientras se busca establecer rutinas de higiene mucho más rígidas y metódicas.</w:t>
      </w:r>
      <w:r w:rsidR="00E64E81" w:rsidRPr="008869F6">
        <w:rPr>
          <w:rFonts w:ascii="Times New Roman" w:hAnsi="Times New Roman" w:cs="Times New Roman"/>
          <w:sz w:val="24"/>
          <w:szCs w:val="24"/>
        </w:rPr>
        <w:t xml:space="preserve"> Esto afecta más a l</w:t>
      </w:r>
      <w:r w:rsidR="00E64E81" w:rsidRPr="008869F6">
        <w:rPr>
          <w:rFonts w:ascii="Times New Roman" w:hAnsi="Times New Roman" w:cs="Times New Roman"/>
          <w:sz w:val="24"/>
          <w:szCs w:val="24"/>
          <w:shd w:val="clear" w:color="auto" w:fill="FFFFFF"/>
        </w:rPr>
        <w:t>os grupos vulnerables que presentan alguna discapacidad y que necesitan de la ayuda de personas o herramientas para poder llevar acabo el día a día</w:t>
      </w:r>
      <w:r w:rsidR="004327BB" w:rsidRPr="008869F6">
        <w:rPr>
          <w:rFonts w:ascii="Times New Roman" w:hAnsi="Times New Roman" w:cs="Times New Roman"/>
          <w:sz w:val="24"/>
          <w:szCs w:val="24"/>
          <w:shd w:val="clear" w:color="auto" w:fill="FFFFFF"/>
        </w:rPr>
        <w:t>,</w:t>
      </w:r>
      <w:r w:rsidR="00E64E81" w:rsidRPr="008869F6">
        <w:rPr>
          <w:rFonts w:ascii="Times New Roman" w:hAnsi="Times New Roman" w:cs="Times New Roman"/>
          <w:sz w:val="24"/>
          <w:szCs w:val="24"/>
          <w:shd w:val="clear" w:color="auto" w:fill="FFFFFF"/>
        </w:rPr>
        <w:t xml:space="preserve"> por lo que</w:t>
      </w:r>
      <w:r w:rsidR="004327BB" w:rsidRPr="008869F6">
        <w:rPr>
          <w:rFonts w:ascii="Times New Roman" w:hAnsi="Times New Roman" w:cs="Times New Roman"/>
          <w:sz w:val="24"/>
          <w:szCs w:val="24"/>
          <w:shd w:val="clear" w:color="auto" w:fill="FFFFFF"/>
        </w:rPr>
        <w:t>,</w:t>
      </w:r>
      <w:r w:rsidR="00E64E81" w:rsidRPr="008869F6">
        <w:rPr>
          <w:rFonts w:ascii="Times New Roman" w:hAnsi="Times New Roman" w:cs="Times New Roman"/>
          <w:sz w:val="24"/>
          <w:szCs w:val="24"/>
          <w:shd w:val="clear" w:color="auto" w:fill="FFFFFF"/>
        </w:rPr>
        <w:t xml:space="preserve"> el retorno a la nueva normalidad es más complejo</w:t>
      </w:r>
      <w:r w:rsidR="004327BB"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pues </w:t>
      </w:r>
      <w:r w:rsidR="00E64E81" w:rsidRPr="008869F6">
        <w:rPr>
          <w:rFonts w:ascii="Times New Roman" w:hAnsi="Times New Roman" w:cs="Times New Roman"/>
          <w:sz w:val="24"/>
          <w:szCs w:val="24"/>
          <w:shd w:val="clear" w:color="auto" w:fill="FFFFFF"/>
        </w:rPr>
        <w:t>neces</w:t>
      </w:r>
      <w:r w:rsidRPr="008869F6">
        <w:rPr>
          <w:rFonts w:ascii="Times New Roman" w:hAnsi="Times New Roman" w:cs="Times New Roman"/>
          <w:sz w:val="24"/>
          <w:szCs w:val="24"/>
          <w:shd w:val="clear" w:color="auto" w:fill="FFFFFF"/>
        </w:rPr>
        <w:t xml:space="preserve">itan de una atención permanente hacia sí mismos y dentro </w:t>
      </w:r>
      <w:r w:rsidR="00E64E81" w:rsidRPr="008869F6">
        <w:rPr>
          <w:rFonts w:ascii="Times New Roman" w:hAnsi="Times New Roman" w:cs="Times New Roman"/>
          <w:sz w:val="24"/>
          <w:szCs w:val="24"/>
          <w:shd w:val="clear" w:color="auto" w:fill="FFFFFF"/>
        </w:rPr>
        <w:t>los espacios destinados a su educación, cultura, deporte o actividad física.</w:t>
      </w:r>
    </w:p>
    <w:p w14:paraId="79DB0218" w14:textId="77777777" w:rsidR="004327BB" w:rsidRPr="008869F6" w:rsidRDefault="004327BB" w:rsidP="005B5C07">
      <w:pPr>
        <w:spacing w:after="0" w:line="360" w:lineRule="auto"/>
        <w:rPr>
          <w:rFonts w:ascii="Times New Roman" w:hAnsi="Times New Roman" w:cs="Times New Roman"/>
          <w:sz w:val="24"/>
          <w:szCs w:val="24"/>
          <w:shd w:val="clear" w:color="auto" w:fill="FFFFFF"/>
        </w:rPr>
      </w:pPr>
    </w:p>
    <w:p w14:paraId="56D624E6" w14:textId="7B5BE077" w:rsidR="00E64E81" w:rsidRPr="008869F6" w:rsidRDefault="00E64E81"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Esta reincorporación a la nueva normalidad genera un mayor efecto sobre las personas con discapacidad visual y ceguera, pues su forma de obtener información de su entorno es a través del tacto</w:t>
      </w:r>
      <w:r w:rsidR="004327BB" w:rsidRPr="008869F6">
        <w:rPr>
          <w:rFonts w:ascii="Times New Roman" w:hAnsi="Times New Roman" w:cs="Times New Roman"/>
          <w:sz w:val="24"/>
          <w:szCs w:val="24"/>
          <w:shd w:val="clear" w:color="auto" w:fill="FFFFFF"/>
        </w:rPr>
        <w:t xml:space="preserve"> en</w:t>
      </w:r>
      <w:r w:rsidRPr="008869F6">
        <w:rPr>
          <w:rFonts w:ascii="Times New Roman" w:hAnsi="Times New Roman" w:cs="Times New Roman"/>
          <w:sz w:val="24"/>
          <w:szCs w:val="24"/>
          <w:shd w:val="clear" w:color="auto" w:fill="FFFFFF"/>
        </w:rPr>
        <w:t xml:space="preserve"> superficies que</w:t>
      </w:r>
      <w:r w:rsidR="00C01052" w:rsidRPr="008869F6">
        <w:rPr>
          <w:rFonts w:ascii="Times New Roman" w:hAnsi="Times New Roman" w:cs="Times New Roman"/>
          <w:sz w:val="24"/>
          <w:szCs w:val="24"/>
          <w:shd w:val="clear" w:color="auto" w:fill="FFFFFF"/>
        </w:rPr>
        <w:t xml:space="preserve">, </w:t>
      </w:r>
      <w:r w:rsidR="004327BB" w:rsidRPr="008869F6">
        <w:rPr>
          <w:rFonts w:ascii="Times New Roman" w:hAnsi="Times New Roman" w:cs="Times New Roman"/>
          <w:sz w:val="24"/>
          <w:szCs w:val="24"/>
          <w:shd w:val="clear" w:color="auto" w:fill="FFFFFF"/>
        </w:rPr>
        <w:t>por el momento,</w:t>
      </w:r>
      <w:r w:rsidRPr="008869F6">
        <w:rPr>
          <w:rFonts w:ascii="Times New Roman" w:hAnsi="Times New Roman" w:cs="Times New Roman"/>
          <w:sz w:val="24"/>
          <w:szCs w:val="24"/>
          <w:shd w:val="clear" w:color="auto" w:fill="FFFFFF"/>
        </w:rPr>
        <w:t xml:space="preserve"> son potenciales fuentes de contagio. Frente a este problema</w:t>
      </w:r>
      <w:r w:rsidR="00C01052"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se plantea la pregunta sobre la necesidad de migrar a sistemas de información en los que no se tenga que entrar en contacto, </w:t>
      </w:r>
      <w:r w:rsidR="00C01052" w:rsidRPr="008869F6">
        <w:rPr>
          <w:rFonts w:ascii="Times New Roman" w:hAnsi="Times New Roman" w:cs="Times New Roman"/>
          <w:sz w:val="24"/>
          <w:szCs w:val="24"/>
          <w:shd w:val="clear" w:color="auto" w:fill="FFFFFF"/>
        </w:rPr>
        <w:t>y son</w:t>
      </w:r>
      <w:r w:rsidRPr="008869F6">
        <w:rPr>
          <w:rFonts w:ascii="Times New Roman" w:hAnsi="Times New Roman" w:cs="Times New Roman"/>
          <w:sz w:val="24"/>
          <w:szCs w:val="24"/>
          <w:shd w:val="clear" w:color="auto" w:fill="FFFFFF"/>
        </w:rPr>
        <w:t xml:space="preserve"> los recursos tecnológicos </w:t>
      </w:r>
      <w:r w:rsidR="00C01052" w:rsidRPr="008869F6">
        <w:rPr>
          <w:rFonts w:ascii="Times New Roman" w:hAnsi="Times New Roman" w:cs="Times New Roman"/>
          <w:sz w:val="24"/>
          <w:szCs w:val="24"/>
          <w:shd w:val="clear" w:color="auto" w:fill="FFFFFF"/>
        </w:rPr>
        <w:t xml:space="preserve">la </w:t>
      </w:r>
      <w:r w:rsidRPr="008869F6">
        <w:rPr>
          <w:rFonts w:ascii="Times New Roman" w:hAnsi="Times New Roman" w:cs="Times New Roman"/>
          <w:sz w:val="24"/>
          <w:szCs w:val="24"/>
          <w:shd w:val="clear" w:color="auto" w:fill="FFFFFF"/>
        </w:rPr>
        <w:t xml:space="preserve">principal herramienta </w:t>
      </w:r>
      <w:r w:rsidR="00C01052" w:rsidRPr="008869F6">
        <w:rPr>
          <w:rFonts w:ascii="Times New Roman" w:hAnsi="Times New Roman" w:cs="Times New Roman"/>
          <w:sz w:val="24"/>
          <w:szCs w:val="24"/>
          <w:shd w:val="clear" w:color="auto" w:fill="FFFFFF"/>
        </w:rPr>
        <w:t xml:space="preserve">a cubrir tal necesidad y </w:t>
      </w:r>
      <w:r w:rsidRPr="008869F6">
        <w:rPr>
          <w:rFonts w:ascii="Times New Roman" w:hAnsi="Times New Roman" w:cs="Times New Roman"/>
          <w:sz w:val="24"/>
          <w:szCs w:val="24"/>
          <w:shd w:val="clear" w:color="auto" w:fill="FFFFFF"/>
        </w:rPr>
        <w:t>una preocupación po</w:t>
      </w:r>
      <w:r w:rsidR="004600C1" w:rsidRPr="008869F6">
        <w:rPr>
          <w:rFonts w:ascii="Times New Roman" w:hAnsi="Times New Roman" w:cs="Times New Roman"/>
          <w:sz w:val="24"/>
          <w:szCs w:val="24"/>
          <w:shd w:val="clear" w:color="auto" w:fill="FFFFFF"/>
        </w:rPr>
        <w:t>r la obsolescencia que acompaña a</w:t>
      </w:r>
      <w:r w:rsidRPr="008869F6">
        <w:rPr>
          <w:rFonts w:ascii="Times New Roman" w:hAnsi="Times New Roman" w:cs="Times New Roman"/>
          <w:sz w:val="24"/>
          <w:szCs w:val="24"/>
          <w:shd w:val="clear" w:color="auto" w:fill="FFFFFF"/>
        </w:rPr>
        <w:t xml:space="preserve">l actual diseño de los sistemas de la señalética táctil </w:t>
      </w:r>
      <w:commentRangeStart w:id="10"/>
      <w:r w:rsidRPr="008869F6">
        <w:rPr>
          <w:rFonts w:ascii="Times New Roman" w:hAnsi="Times New Roman" w:cs="Times New Roman"/>
          <w:sz w:val="24"/>
          <w:szCs w:val="24"/>
          <w:shd w:val="clear" w:color="auto" w:fill="FFFFFF"/>
        </w:rPr>
        <w:t>activa</w:t>
      </w:r>
      <w:commentRangeEnd w:id="10"/>
      <w:r w:rsidR="008B5BC1">
        <w:rPr>
          <w:rStyle w:val="Refdecomentario"/>
        </w:rPr>
        <w:commentReference w:id="10"/>
      </w:r>
      <w:r w:rsidRPr="008869F6">
        <w:rPr>
          <w:rFonts w:ascii="Times New Roman" w:hAnsi="Times New Roman" w:cs="Times New Roman"/>
          <w:sz w:val="24"/>
          <w:szCs w:val="24"/>
          <w:shd w:val="clear" w:color="auto" w:fill="FFFFFF"/>
        </w:rPr>
        <w:t>.</w:t>
      </w:r>
    </w:p>
    <w:p w14:paraId="705260E5" w14:textId="77777777" w:rsidR="00E64E81" w:rsidRPr="008869F6" w:rsidRDefault="00E64E81" w:rsidP="005B5C07">
      <w:pPr>
        <w:spacing w:after="0" w:line="360" w:lineRule="auto"/>
        <w:rPr>
          <w:rFonts w:ascii="Times New Roman" w:hAnsi="Times New Roman" w:cs="Times New Roman"/>
          <w:sz w:val="24"/>
          <w:szCs w:val="24"/>
          <w:shd w:val="clear" w:color="auto" w:fill="FFFFFF"/>
        </w:rPr>
      </w:pPr>
    </w:p>
    <w:p w14:paraId="4CEA0120" w14:textId="77777777" w:rsidR="00246CFF" w:rsidRPr="008869F6" w:rsidRDefault="00E64E81"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b/>
          <w:bCs/>
          <w:sz w:val="24"/>
          <w:szCs w:val="24"/>
        </w:rPr>
        <w:t>Métodos</w:t>
      </w:r>
    </w:p>
    <w:p w14:paraId="15453133" w14:textId="4839FA39" w:rsidR="002A6E4D" w:rsidRPr="008869F6" w:rsidRDefault="00E64E81"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Se plantea el examen de nuevos enfoques analíticos que puedan ser de utilidad para comprender algunos fenómenos que suceden entorno a la nueva normalidad, la </w:t>
      </w:r>
      <w:r w:rsidRPr="008869F6">
        <w:rPr>
          <w:rFonts w:ascii="Times New Roman" w:hAnsi="Times New Roman" w:cs="Times New Roman"/>
          <w:sz w:val="24"/>
          <w:szCs w:val="24"/>
        </w:rPr>
        <w:lastRenderedPageBreak/>
        <w:t>discapacidad visual y el diseño d</w:t>
      </w:r>
      <w:r w:rsidR="00DE2AA9" w:rsidRPr="008869F6">
        <w:rPr>
          <w:rFonts w:ascii="Times New Roman" w:hAnsi="Times New Roman" w:cs="Times New Roman"/>
          <w:sz w:val="24"/>
          <w:szCs w:val="24"/>
        </w:rPr>
        <w:t xml:space="preserve">e la </w:t>
      </w:r>
      <w:commentRangeStart w:id="11"/>
      <w:r w:rsidR="00DE2AA9" w:rsidRPr="008869F6">
        <w:rPr>
          <w:rFonts w:ascii="Times New Roman" w:hAnsi="Times New Roman" w:cs="Times New Roman"/>
          <w:sz w:val="24"/>
          <w:szCs w:val="24"/>
        </w:rPr>
        <w:t>señalética táctil activa</w:t>
      </w:r>
      <w:commentRangeEnd w:id="11"/>
      <w:r w:rsidR="008B5BC1">
        <w:rPr>
          <w:rStyle w:val="Refdecomentario"/>
        </w:rPr>
        <w:commentReference w:id="11"/>
      </w:r>
      <w:r w:rsidR="00DE2AA9" w:rsidRPr="008869F6">
        <w:rPr>
          <w:rFonts w:ascii="Times New Roman" w:hAnsi="Times New Roman" w:cs="Times New Roman"/>
          <w:sz w:val="24"/>
          <w:szCs w:val="24"/>
        </w:rPr>
        <w:t>, e</w:t>
      </w:r>
      <w:r w:rsidRPr="008869F6">
        <w:rPr>
          <w:rFonts w:ascii="Times New Roman" w:hAnsi="Times New Roman" w:cs="Times New Roman"/>
          <w:sz w:val="24"/>
          <w:szCs w:val="24"/>
        </w:rPr>
        <w:t>specialmente si con ello se contribuye a la reflexión y discusión sobre los desafíos que enfrenta e</w:t>
      </w:r>
      <w:r w:rsidR="00DE2AA9" w:rsidRPr="008869F6">
        <w:rPr>
          <w:rFonts w:ascii="Times New Roman" w:hAnsi="Times New Roman" w:cs="Times New Roman"/>
          <w:sz w:val="24"/>
          <w:szCs w:val="24"/>
        </w:rPr>
        <w:t>l diseño universal y su aporte hacia</w:t>
      </w:r>
      <w:r w:rsidRPr="008869F6">
        <w:rPr>
          <w:rFonts w:ascii="Times New Roman" w:hAnsi="Times New Roman" w:cs="Times New Roman"/>
          <w:sz w:val="24"/>
          <w:szCs w:val="24"/>
        </w:rPr>
        <w:t xml:space="preserve"> los estudios de accesibilidad e inclusión en el espacio público al exponer las debilidades y retos que enfrenta el diseño de estos sistemas de orientación y el análisis de la situación actual de las personas con discapacidad. </w:t>
      </w:r>
    </w:p>
    <w:p w14:paraId="50740CD7" w14:textId="77777777" w:rsidR="002A6E4D" w:rsidRPr="008869F6" w:rsidRDefault="002A6E4D" w:rsidP="005B5C07">
      <w:pPr>
        <w:shd w:val="clear" w:color="auto" w:fill="FFFFFF"/>
        <w:spacing w:after="0" w:line="360" w:lineRule="auto"/>
        <w:rPr>
          <w:rFonts w:ascii="Times New Roman" w:hAnsi="Times New Roman" w:cs="Times New Roman"/>
          <w:sz w:val="24"/>
          <w:szCs w:val="24"/>
        </w:rPr>
      </w:pPr>
    </w:p>
    <w:p w14:paraId="5D780AE8" w14:textId="0F5CA142" w:rsidR="001F65AB" w:rsidRPr="008869F6" w:rsidRDefault="00E64E81"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Para abordar lo anterior</w:t>
      </w:r>
      <w:r w:rsidR="002A6E4D" w:rsidRPr="008869F6">
        <w:rPr>
          <w:rFonts w:ascii="Times New Roman" w:hAnsi="Times New Roman" w:cs="Times New Roman"/>
          <w:sz w:val="24"/>
          <w:szCs w:val="24"/>
        </w:rPr>
        <w:t>,</w:t>
      </w:r>
      <w:r w:rsidRPr="008869F6">
        <w:rPr>
          <w:rFonts w:ascii="Times New Roman" w:hAnsi="Times New Roman" w:cs="Times New Roman"/>
          <w:sz w:val="24"/>
          <w:szCs w:val="24"/>
        </w:rPr>
        <w:t xml:space="preserve"> se desarrolló una revisión documental de artículos científicos orientados a la salud, manuales de señalética para discapacitados, leyes y acuerdos internacionales sobre disca</w:t>
      </w:r>
      <w:r w:rsidR="001F65AB" w:rsidRPr="008869F6">
        <w:rPr>
          <w:rFonts w:ascii="Times New Roman" w:hAnsi="Times New Roman" w:cs="Times New Roman"/>
          <w:sz w:val="24"/>
          <w:szCs w:val="24"/>
        </w:rPr>
        <w:t xml:space="preserve">pacidad y vulnerabilidad social, </w:t>
      </w:r>
      <w:r w:rsidRPr="008869F6">
        <w:rPr>
          <w:rFonts w:ascii="Times New Roman" w:hAnsi="Times New Roman" w:cs="Times New Roman"/>
          <w:sz w:val="24"/>
          <w:szCs w:val="24"/>
        </w:rPr>
        <w:t>así como medios de prensa. Se realizó un análisis sistemáti</w:t>
      </w:r>
      <w:r w:rsidR="002A6E4D" w:rsidRPr="008869F6">
        <w:rPr>
          <w:rFonts w:ascii="Times New Roman" w:hAnsi="Times New Roman" w:cs="Times New Roman"/>
          <w:sz w:val="24"/>
          <w:szCs w:val="24"/>
        </w:rPr>
        <w:t>co de la información científico-</w:t>
      </w:r>
      <w:r w:rsidR="00D96174" w:rsidRPr="008869F6">
        <w:rPr>
          <w:rFonts w:ascii="Times New Roman" w:hAnsi="Times New Roman" w:cs="Times New Roman"/>
          <w:sz w:val="24"/>
          <w:szCs w:val="24"/>
        </w:rPr>
        <w:t xml:space="preserve">profesional, </w:t>
      </w:r>
      <w:r w:rsidRPr="008869F6">
        <w:rPr>
          <w:rFonts w:ascii="Times New Roman" w:hAnsi="Times New Roman" w:cs="Times New Roman"/>
          <w:sz w:val="24"/>
          <w:szCs w:val="24"/>
        </w:rPr>
        <w:t xml:space="preserve">basados en información empírica relevante publicada </w:t>
      </w:r>
      <w:r w:rsidR="002A6E4D" w:rsidRPr="008869F6">
        <w:rPr>
          <w:rFonts w:ascii="Times New Roman" w:hAnsi="Times New Roman" w:cs="Times New Roman"/>
          <w:sz w:val="24"/>
          <w:szCs w:val="24"/>
        </w:rPr>
        <w:t xml:space="preserve">sobre la discapacidad visual </w:t>
      </w:r>
      <w:r w:rsidRPr="008869F6">
        <w:rPr>
          <w:rFonts w:ascii="Times New Roman" w:hAnsi="Times New Roman" w:cs="Times New Roman"/>
          <w:sz w:val="24"/>
          <w:szCs w:val="24"/>
        </w:rPr>
        <w:t xml:space="preserve">frente al contexto </w:t>
      </w:r>
      <w:r w:rsidR="005B5C07" w:rsidRPr="008869F6">
        <w:rPr>
          <w:rFonts w:ascii="Times New Roman" w:hAnsi="Times New Roman" w:cs="Times New Roman"/>
          <w:sz w:val="24"/>
          <w:szCs w:val="24"/>
        </w:rPr>
        <w:t>mundial de la pandemia de Covid-</w:t>
      </w:r>
      <w:r w:rsidRPr="008869F6">
        <w:rPr>
          <w:rFonts w:ascii="Times New Roman" w:hAnsi="Times New Roman" w:cs="Times New Roman"/>
          <w:sz w:val="24"/>
          <w:szCs w:val="24"/>
        </w:rPr>
        <w:t>19 y la llamada nueva normalidad para obtener un juicio crítico sobre el fenómeno de estudio y generar una estructura que sustente la reflexión sobre el futuro de la señalética de orientación táctil ac</w:t>
      </w:r>
      <w:r w:rsidR="002A6E4D" w:rsidRPr="008869F6">
        <w:rPr>
          <w:rFonts w:ascii="Times New Roman" w:hAnsi="Times New Roman" w:cs="Times New Roman"/>
          <w:sz w:val="24"/>
          <w:szCs w:val="24"/>
        </w:rPr>
        <w:t xml:space="preserve">tiva para invidentes. </w:t>
      </w:r>
    </w:p>
    <w:p w14:paraId="0711A450" w14:textId="77777777" w:rsidR="001F65AB" w:rsidRPr="008869F6" w:rsidRDefault="001F65AB" w:rsidP="005B5C07">
      <w:pPr>
        <w:shd w:val="clear" w:color="auto" w:fill="FFFFFF"/>
        <w:spacing w:after="0" w:line="360" w:lineRule="auto"/>
        <w:rPr>
          <w:rFonts w:ascii="Times New Roman" w:hAnsi="Times New Roman" w:cs="Times New Roman"/>
          <w:sz w:val="24"/>
          <w:szCs w:val="24"/>
        </w:rPr>
      </w:pPr>
    </w:p>
    <w:p w14:paraId="3D921461" w14:textId="77777777" w:rsidR="00246CFF" w:rsidRPr="008869F6" w:rsidRDefault="001F65AB"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S</w:t>
      </w:r>
      <w:r w:rsidR="00E64E81" w:rsidRPr="008869F6">
        <w:rPr>
          <w:rFonts w:ascii="Times New Roman" w:hAnsi="Times New Roman" w:cs="Times New Roman"/>
          <w:sz w:val="24"/>
          <w:szCs w:val="24"/>
        </w:rPr>
        <w:t xml:space="preserve">e parte </w:t>
      </w:r>
      <w:r w:rsidR="004F7077" w:rsidRPr="008869F6">
        <w:rPr>
          <w:rFonts w:ascii="Times New Roman" w:hAnsi="Times New Roman" w:cs="Times New Roman"/>
          <w:sz w:val="24"/>
          <w:szCs w:val="24"/>
        </w:rPr>
        <w:t>del concepto de vulnerabilidad y su relación con la discapacidad y</w:t>
      </w:r>
      <w:r w:rsidR="000B7C8E" w:rsidRPr="008869F6">
        <w:rPr>
          <w:rFonts w:ascii="Times New Roman" w:hAnsi="Times New Roman" w:cs="Times New Roman"/>
          <w:sz w:val="24"/>
          <w:szCs w:val="24"/>
        </w:rPr>
        <w:t>,</w:t>
      </w:r>
      <w:r w:rsidR="004F7077" w:rsidRPr="008869F6">
        <w:rPr>
          <w:rFonts w:ascii="Times New Roman" w:hAnsi="Times New Roman" w:cs="Times New Roman"/>
          <w:sz w:val="24"/>
          <w:szCs w:val="24"/>
        </w:rPr>
        <w:t xml:space="preserve"> su</w:t>
      </w:r>
      <w:r w:rsidR="00E64E81" w:rsidRPr="008869F6">
        <w:rPr>
          <w:rFonts w:ascii="Times New Roman" w:hAnsi="Times New Roman" w:cs="Times New Roman"/>
          <w:sz w:val="24"/>
          <w:szCs w:val="24"/>
        </w:rPr>
        <w:t xml:space="preserve"> reconocimiento </w:t>
      </w:r>
      <w:r w:rsidR="004F7077" w:rsidRPr="008869F6">
        <w:rPr>
          <w:rFonts w:ascii="Times New Roman" w:hAnsi="Times New Roman" w:cs="Times New Roman"/>
          <w:sz w:val="24"/>
          <w:szCs w:val="24"/>
        </w:rPr>
        <w:t xml:space="preserve">a través </w:t>
      </w:r>
      <w:r w:rsidR="00E64E81" w:rsidRPr="008869F6">
        <w:rPr>
          <w:rFonts w:ascii="Times New Roman" w:hAnsi="Times New Roman" w:cs="Times New Roman"/>
          <w:sz w:val="24"/>
          <w:szCs w:val="24"/>
        </w:rPr>
        <w:t xml:space="preserve">de leyes y acuerdos a nivel mundial </w:t>
      </w:r>
      <w:r w:rsidR="004F7077" w:rsidRPr="008869F6">
        <w:rPr>
          <w:rFonts w:ascii="Times New Roman" w:hAnsi="Times New Roman" w:cs="Times New Roman"/>
          <w:sz w:val="24"/>
          <w:szCs w:val="24"/>
        </w:rPr>
        <w:t xml:space="preserve">sobre </w:t>
      </w:r>
      <w:r w:rsidR="00E64E81" w:rsidRPr="008869F6">
        <w:rPr>
          <w:rFonts w:ascii="Times New Roman" w:hAnsi="Times New Roman" w:cs="Times New Roman"/>
          <w:sz w:val="24"/>
          <w:szCs w:val="24"/>
        </w:rPr>
        <w:t xml:space="preserve">los derechos de las personas con discapacidad, destacando la importancia de incorporar </w:t>
      </w:r>
      <w:r w:rsidR="000B7C8E" w:rsidRPr="008869F6">
        <w:rPr>
          <w:rFonts w:ascii="Times New Roman" w:hAnsi="Times New Roman" w:cs="Times New Roman"/>
          <w:sz w:val="24"/>
          <w:szCs w:val="24"/>
        </w:rPr>
        <w:t>los cuestionamientos asociados al concepto</w:t>
      </w:r>
      <w:r w:rsidR="00E64E81" w:rsidRPr="008869F6">
        <w:rPr>
          <w:rFonts w:ascii="Times New Roman" w:hAnsi="Times New Roman" w:cs="Times New Roman"/>
          <w:sz w:val="24"/>
          <w:szCs w:val="24"/>
        </w:rPr>
        <w:t xml:space="preserve"> como parte integrante de las estrategias pertinentes de desarrollo sostenible </w:t>
      </w:r>
      <w:r w:rsidR="00E64E81" w:rsidRPr="008869F6">
        <w:rPr>
          <w:rFonts w:ascii="Times New Roman" w:hAnsi="Times New Roman" w:cs="Times New Roman"/>
          <w:sz w:val="24"/>
          <w:szCs w:val="24"/>
          <w:shd w:val="clear" w:color="auto" w:fill="FFFFFF"/>
        </w:rPr>
        <w:t>(CRPD, 2006)</w:t>
      </w:r>
      <w:r w:rsidR="008B0FD8" w:rsidRPr="008869F6">
        <w:rPr>
          <w:rFonts w:ascii="Times New Roman" w:hAnsi="Times New Roman" w:cs="Times New Roman"/>
          <w:sz w:val="24"/>
          <w:szCs w:val="24"/>
        </w:rPr>
        <w:t xml:space="preserve">, así como </w:t>
      </w:r>
      <w:r w:rsidR="00E64E81" w:rsidRPr="008869F6">
        <w:rPr>
          <w:rFonts w:ascii="Times New Roman" w:hAnsi="Times New Roman" w:cs="Times New Roman"/>
          <w:sz w:val="24"/>
          <w:szCs w:val="24"/>
        </w:rPr>
        <w:t xml:space="preserve">su inclusión social para generar marcos reflexivos y analíticos que planteen el problema de la señalética táctil activa como medio de inclusión y el comportamiento sociodemográfico de individuos </w:t>
      </w:r>
      <w:r w:rsidR="008E200F" w:rsidRPr="008869F6">
        <w:rPr>
          <w:rFonts w:ascii="Times New Roman" w:hAnsi="Times New Roman" w:cs="Times New Roman"/>
          <w:sz w:val="24"/>
          <w:szCs w:val="24"/>
        </w:rPr>
        <w:t>y hogares frente a las prá</w:t>
      </w:r>
      <w:r w:rsidR="00E64E81" w:rsidRPr="008869F6">
        <w:rPr>
          <w:rFonts w:ascii="Times New Roman" w:hAnsi="Times New Roman" w:cs="Times New Roman"/>
          <w:sz w:val="24"/>
          <w:szCs w:val="24"/>
        </w:rPr>
        <w:t xml:space="preserve">cticas higiénicas </w:t>
      </w:r>
      <w:r w:rsidR="008E200F" w:rsidRPr="008869F6">
        <w:rPr>
          <w:rFonts w:ascii="Times New Roman" w:hAnsi="Times New Roman" w:cs="Times New Roman"/>
          <w:sz w:val="24"/>
          <w:szCs w:val="24"/>
        </w:rPr>
        <w:t>planteadas</w:t>
      </w:r>
      <w:r w:rsidR="00E64E81" w:rsidRPr="008869F6">
        <w:rPr>
          <w:rFonts w:ascii="Times New Roman" w:hAnsi="Times New Roman" w:cs="Times New Roman"/>
          <w:sz w:val="24"/>
          <w:szCs w:val="24"/>
        </w:rPr>
        <w:t xml:space="preserve"> por la nueva normalidad como consecuencia del </w:t>
      </w:r>
      <w:r w:rsidR="00246CFF" w:rsidRPr="008869F6">
        <w:rPr>
          <w:rFonts w:ascii="Times New Roman" w:hAnsi="Times New Roman" w:cs="Times New Roman"/>
          <w:sz w:val="24"/>
          <w:szCs w:val="24"/>
        </w:rPr>
        <w:t>Síndrome Respiratorio Agudo Grave del tipo 2 (</w:t>
      </w:r>
      <w:r w:rsidR="00E64E81" w:rsidRPr="008869F6">
        <w:rPr>
          <w:rFonts w:ascii="Times New Roman" w:hAnsi="Times New Roman" w:cs="Times New Roman"/>
          <w:sz w:val="24"/>
          <w:szCs w:val="24"/>
        </w:rPr>
        <w:t>SARS-CoV-2</w:t>
      </w:r>
      <w:r w:rsidR="00246CFF" w:rsidRPr="008869F6">
        <w:rPr>
          <w:rFonts w:ascii="Times New Roman" w:hAnsi="Times New Roman" w:cs="Times New Roman"/>
          <w:sz w:val="24"/>
          <w:szCs w:val="24"/>
        </w:rPr>
        <w:t>).</w:t>
      </w:r>
    </w:p>
    <w:p w14:paraId="1DA9A44A" w14:textId="77777777" w:rsidR="00246CFF" w:rsidRPr="008869F6" w:rsidRDefault="00246CFF" w:rsidP="005B5C07">
      <w:pPr>
        <w:shd w:val="clear" w:color="auto" w:fill="FFFFFF"/>
        <w:spacing w:after="0" w:line="360" w:lineRule="auto"/>
        <w:rPr>
          <w:rFonts w:ascii="Times New Roman" w:hAnsi="Times New Roman" w:cs="Times New Roman"/>
          <w:sz w:val="24"/>
          <w:szCs w:val="24"/>
        </w:rPr>
      </w:pPr>
    </w:p>
    <w:p w14:paraId="223BE8E3" w14:textId="5DF346E6" w:rsidR="00E64E81" w:rsidRPr="008869F6" w:rsidRDefault="00246CFF" w:rsidP="005B5C07">
      <w:pPr>
        <w:shd w:val="clear" w:color="auto" w:fill="FFFFFF"/>
        <w:spacing w:after="0" w:line="360" w:lineRule="auto"/>
        <w:rPr>
          <w:rFonts w:ascii="Times New Roman" w:hAnsi="Times New Roman" w:cs="Times New Roman"/>
          <w:sz w:val="24"/>
          <w:szCs w:val="24"/>
        </w:rPr>
      </w:pPr>
      <w:r w:rsidRPr="008869F6">
        <w:rPr>
          <w:rFonts w:ascii="Times New Roman" w:hAnsi="Times New Roman" w:cs="Times New Roman"/>
          <w:sz w:val="24"/>
          <w:szCs w:val="24"/>
        </w:rPr>
        <w:t>Finalmente, se reflexiona</w:t>
      </w:r>
      <w:r w:rsidR="00E64E81" w:rsidRPr="008869F6">
        <w:rPr>
          <w:rFonts w:ascii="Times New Roman" w:hAnsi="Times New Roman" w:cs="Times New Roman"/>
          <w:sz w:val="24"/>
          <w:szCs w:val="24"/>
        </w:rPr>
        <w:t xml:space="preserve"> en qué medida las necesidades de orientación de la población con discapacidad visual conlleva riesgos específicos que pueden agudizar la vulnerabilidad.</w:t>
      </w:r>
    </w:p>
    <w:p w14:paraId="0B174B5C" w14:textId="77777777" w:rsidR="00246CFF" w:rsidRPr="008869F6" w:rsidRDefault="00246CFF" w:rsidP="005B5C07">
      <w:pPr>
        <w:spacing w:after="0" w:line="360" w:lineRule="auto"/>
        <w:rPr>
          <w:rFonts w:ascii="Times New Roman" w:hAnsi="Times New Roman" w:cs="Times New Roman"/>
          <w:b/>
          <w:bCs/>
          <w:sz w:val="24"/>
          <w:szCs w:val="24"/>
        </w:rPr>
      </w:pPr>
    </w:p>
    <w:p w14:paraId="26B9D756" w14:textId="4A1C6421" w:rsidR="00246CFF" w:rsidRPr="008869F6" w:rsidRDefault="00477F40" w:rsidP="00246CFF">
      <w:pPr>
        <w:spacing w:after="0" w:line="36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La vulnerabilidad y sociedad</w:t>
      </w:r>
    </w:p>
    <w:p w14:paraId="062EEF4D" w14:textId="08948B92" w:rsidR="00916EB4" w:rsidRPr="008869F6" w:rsidRDefault="00E64E81" w:rsidP="008F0EC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La vulnerabilidad </w:t>
      </w:r>
      <w:r w:rsidR="00CA3D64" w:rsidRPr="008869F6">
        <w:rPr>
          <w:rFonts w:ascii="Times New Roman" w:hAnsi="Times New Roman" w:cs="Times New Roman"/>
          <w:sz w:val="24"/>
          <w:szCs w:val="24"/>
        </w:rPr>
        <w:t>surge en la literatura de</w:t>
      </w:r>
      <w:r w:rsidRPr="008869F6">
        <w:rPr>
          <w:rFonts w:ascii="Times New Roman" w:hAnsi="Times New Roman" w:cs="Times New Roman"/>
          <w:sz w:val="24"/>
          <w:szCs w:val="24"/>
        </w:rPr>
        <w:t xml:space="preserve"> las ciencias ambientales </w:t>
      </w:r>
      <w:r w:rsidR="00447518" w:rsidRPr="008869F6">
        <w:rPr>
          <w:rFonts w:ascii="Times New Roman" w:hAnsi="Times New Roman" w:cs="Times New Roman"/>
          <w:sz w:val="24"/>
          <w:szCs w:val="24"/>
        </w:rPr>
        <w:t xml:space="preserve">como un concepto </w:t>
      </w:r>
      <w:r w:rsidRPr="008869F6">
        <w:rPr>
          <w:rFonts w:ascii="Times New Roman" w:hAnsi="Times New Roman" w:cs="Times New Roman"/>
          <w:sz w:val="24"/>
          <w:szCs w:val="24"/>
        </w:rPr>
        <w:t>para el estudio de la</w:t>
      </w:r>
      <w:r w:rsidR="00CA3D64" w:rsidRPr="008869F6">
        <w:rPr>
          <w:rFonts w:ascii="Times New Roman" w:hAnsi="Times New Roman" w:cs="Times New Roman"/>
          <w:sz w:val="24"/>
          <w:szCs w:val="24"/>
        </w:rPr>
        <w:t>s amenazas y los desastre en</w:t>
      </w:r>
      <w:r w:rsidRPr="008869F6">
        <w:rPr>
          <w:rFonts w:ascii="Times New Roman" w:hAnsi="Times New Roman" w:cs="Times New Roman"/>
          <w:sz w:val="24"/>
          <w:szCs w:val="24"/>
        </w:rPr>
        <w:t xml:space="preserve"> </w:t>
      </w:r>
      <w:r w:rsidR="008F0EC7" w:rsidRPr="008869F6">
        <w:rPr>
          <w:rFonts w:ascii="Times New Roman" w:hAnsi="Times New Roman" w:cs="Times New Roman"/>
          <w:sz w:val="24"/>
          <w:szCs w:val="24"/>
        </w:rPr>
        <w:t xml:space="preserve">la </w:t>
      </w:r>
      <w:r w:rsidRPr="008869F6">
        <w:rPr>
          <w:rFonts w:ascii="Times New Roman" w:hAnsi="Times New Roman" w:cs="Times New Roman"/>
          <w:sz w:val="24"/>
          <w:szCs w:val="24"/>
        </w:rPr>
        <w:t>po</w:t>
      </w:r>
      <w:r w:rsidR="00CA3D64" w:rsidRPr="008869F6">
        <w:rPr>
          <w:rFonts w:ascii="Times New Roman" w:hAnsi="Times New Roman" w:cs="Times New Roman"/>
          <w:sz w:val="24"/>
          <w:szCs w:val="24"/>
        </w:rPr>
        <w:t xml:space="preserve">blación afectada por las contingencias de </w:t>
      </w:r>
      <w:r w:rsidR="00CA3D64" w:rsidRPr="008869F6">
        <w:rPr>
          <w:rFonts w:ascii="Times New Roman" w:hAnsi="Times New Roman" w:cs="Times New Roman"/>
          <w:sz w:val="24"/>
          <w:szCs w:val="24"/>
        </w:rPr>
        <w:lastRenderedPageBreak/>
        <w:t>las fuerzas extremas de la naturaleza</w:t>
      </w:r>
      <w:r w:rsidRPr="008869F6">
        <w:rPr>
          <w:rFonts w:ascii="Times New Roman" w:hAnsi="Times New Roman" w:cs="Times New Roman"/>
          <w:sz w:val="24"/>
          <w:szCs w:val="24"/>
        </w:rPr>
        <w:t xml:space="preserve"> (Prowse, 2003</w:t>
      </w:r>
      <w:r w:rsidR="008F0EC7" w:rsidRPr="008869F6">
        <w:rPr>
          <w:rFonts w:ascii="Times New Roman" w:hAnsi="Times New Roman" w:cs="Times New Roman"/>
          <w:sz w:val="24"/>
          <w:szCs w:val="24"/>
        </w:rPr>
        <w:t>:4</w:t>
      </w:r>
      <w:r w:rsidR="00447518" w:rsidRPr="008869F6">
        <w:rPr>
          <w:rFonts w:ascii="Times New Roman" w:hAnsi="Times New Roman" w:cs="Times New Roman"/>
          <w:sz w:val="24"/>
          <w:szCs w:val="24"/>
        </w:rPr>
        <w:t xml:space="preserve">), su relación con los componentes </w:t>
      </w:r>
      <w:r w:rsidR="008F0EC7" w:rsidRPr="008869F6">
        <w:rPr>
          <w:rFonts w:ascii="Times New Roman" w:hAnsi="Times New Roman" w:cs="Times New Roman"/>
          <w:sz w:val="24"/>
          <w:szCs w:val="24"/>
        </w:rPr>
        <w:t>de esta</w:t>
      </w:r>
      <w:r w:rsidR="00447518" w:rsidRPr="008869F6">
        <w:rPr>
          <w:rFonts w:ascii="Times New Roman" w:hAnsi="Times New Roman" w:cs="Times New Roman"/>
          <w:sz w:val="24"/>
          <w:szCs w:val="24"/>
        </w:rPr>
        <w:t xml:space="preserve"> y</w:t>
      </w:r>
      <w:r w:rsidR="008F0EC7" w:rsidRPr="008869F6">
        <w:rPr>
          <w:rFonts w:ascii="Times New Roman" w:hAnsi="Times New Roman" w:cs="Times New Roman"/>
          <w:sz w:val="24"/>
          <w:szCs w:val="24"/>
        </w:rPr>
        <w:t>,</w:t>
      </w:r>
      <w:r w:rsidR="00447518" w:rsidRPr="008869F6">
        <w:rPr>
          <w:rFonts w:ascii="Times New Roman" w:hAnsi="Times New Roman" w:cs="Times New Roman"/>
          <w:sz w:val="24"/>
          <w:szCs w:val="24"/>
        </w:rPr>
        <w:t xml:space="preserve"> el desarrollo socioeconómico preponderante (desastres, sobreexplotación, hambr</w:t>
      </w:r>
      <w:r w:rsidR="008F0EC7" w:rsidRPr="008869F6">
        <w:rPr>
          <w:rFonts w:ascii="Times New Roman" w:hAnsi="Times New Roman" w:cs="Times New Roman"/>
          <w:sz w:val="24"/>
          <w:szCs w:val="24"/>
        </w:rPr>
        <w:t>unas, conflictos armados),</w:t>
      </w:r>
      <w:r w:rsidR="00447518" w:rsidRPr="008869F6">
        <w:rPr>
          <w:rFonts w:ascii="Times New Roman" w:hAnsi="Times New Roman" w:cs="Times New Roman"/>
          <w:sz w:val="24"/>
          <w:szCs w:val="24"/>
        </w:rPr>
        <w:t xml:space="preserve"> destaca</w:t>
      </w:r>
      <w:r w:rsidR="008F0EC7" w:rsidRPr="008869F6">
        <w:rPr>
          <w:rFonts w:ascii="Times New Roman" w:hAnsi="Times New Roman" w:cs="Times New Roman"/>
          <w:sz w:val="24"/>
          <w:szCs w:val="24"/>
        </w:rPr>
        <w:t>ndo su disociación</w:t>
      </w:r>
      <w:r w:rsidR="00447518" w:rsidRPr="008869F6">
        <w:rPr>
          <w:rFonts w:ascii="Times New Roman" w:hAnsi="Times New Roman" w:cs="Times New Roman"/>
          <w:sz w:val="24"/>
          <w:szCs w:val="24"/>
        </w:rPr>
        <w:t xml:space="preserve"> de los complejos procesos sociales (Sánchez</w:t>
      </w:r>
      <w:r w:rsidR="00C40CB6" w:rsidRPr="008869F6">
        <w:rPr>
          <w:rFonts w:ascii="Times New Roman" w:hAnsi="Times New Roman" w:cs="Times New Roman"/>
          <w:sz w:val="24"/>
          <w:szCs w:val="24"/>
        </w:rPr>
        <w:t>-González</w:t>
      </w:r>
      <w:r w:rsidR="00447518" w:rsidRPr="008869F6">
        <w:rPr>
          <w:rFonts w:ascii="Times New Roman" w:hAnsi="Times New Roman" w:cs="Times New Roman"/>
          <w:sz w:val="24"/>
          <w:szCs w:val="24"/>
        </w:rPr>
        <w:t xml:space="preserve"> &amp; Egea</w:t>
      </w:r>
      <w:r w:rsidR="00C40CB6" w:rsidRPr="008869F6">
        <w:rPr>
          <w:rFonts w:ascii="Times New Roman" w:hAnsi="Times New Roman" w:cs="Times New Roman"/>
          <w:sz w:val="24"/>
          <w:szCs w:val="24"/>
        </w:rPr>
        <w:t>-Jiménez,</w:t>
      </w:r>
      <w:r w:rsidR="00447518" w:rsidRPr="008869F6">
        <w:rPr>
          <w:rFonts w:ascii="Times New Roman" w:hAnsi="Times New Roman" w:cs="Times New Roman"/>
          <w:sz w:val="24"/>
          <w:szCs w:val="24"/>
        </w:rPr>
        <w:t xml:space="preserve"> 2011:154). </w:t>
      </w:r>
    </w:p>
    <w:p w14:paraId="12FB6FA7" w14:textId="77777777" w:rsidR="008F0EC7" w:rsidRPr="008869F6" w:rsidRDefault="008F0EC7" w:rsidP="008F0EC7">
      <w:pPr>
        <w:spacing w:after="0" w:line="360" w:lineRule="auto"/>
        <w:rPr>
          <w:rFonts w:ascii="Times New Roman" w:hAnsi="Times New Roman" w:cs="Times New Roman"/>
          <w:b/>
          <w:sz w:val="24"/>
          <w:szCs w:val="24"/>
          <w:shd w:val="clear" w:color="auto" w:fill="FFFFFF"/>
        </w:rPr>
      </w:pPr>
    </w:p>
    <w:p w14:paraId="7A60F199" w14:textId="43249477" w:rsidR="00E64E81" w:rsidRPr="008869F6" w:rsidRDefault="00BF7AD3"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Visiones</w:t>
      </w:r>
      <w:r w:rsidR="00E64E81" w:rsidRPr="008869F6">
        <w:rPr>
          <w:rFonts w:ascii="Times New Roman" w:hAnsi="Times New Roman" w:cs="Times New Roman"/>
          <w:color w:val="auto"/>
        </w:rPr>
        <w:t xml:space="preserve"> reciente</w:t>
      </w:r>
      <w:r w:rsidR="007A1474" w:rsidRPr="008869F6">
        <w:rPr>
          <w:rFonts w:ascii="Times New Roman" w:hAnsi="Times New Roman" w:cs="Times New Roman"/>
          <w:color w:val="auto"/>
        </w:rPr>
        <w:t>s</w:t>
      </w:r>
      <w:r w:rsidRPr="008869F6">
        <w:rPr>
          <w:rFonts w:ascii="Times New Roman" w:hAnsi="Times New Roman" w:cs="Times New Roman"/>
          <w:color w:val="auto"/>
        </w:rPr>
        <w:t xml:space="preserve"> exponen</w:t>
      </w:r>
      <w:r w:rsidR="00E64E81" w:rsidRPr="008869F6">
        <w:rPr>
          <w:rFonts w:ascii="Times New Roman" w:hAnsi="Times New Roman" w:cs="Times New Roman"/>
          <w:color w:val="auto"/>
        </w:rPr>
        <w:t xml:space="preserve"> la vulnerabilidad desde una perspectiva sociodemográfica como el nivel de riesgo, debilidad o desventaja que afronta –una comunidad</w:t>
      </w:r>
      <w:r w:rsidR="007A1474" w:rsidRPr="008869F6">
        <w:rPr>
          <w:rFonts w:ascii="Times New Roman" w:hAnsi="Times New Roman" w:cs="Times New Roman"/>
          <w:color w:val="auto"/>
        </w:rPr>
        <w:t>–</w:t>
      </w:r>
      <w:r w:rsidR="00E64E81" w:rsidRPr="008869F6">
        <w:rPr>
          <w:rFonts w:ascii="Times New Roman" w:hAnsi="Times New Roman" w:cs="Times New Roman"/>
          <w:color w:val="auto"/>
        </w:rPr>
        <w:t xml:space="preserve"> </w:t>
      </w:r>
      <w:r w:rsidR="002844E0" w:rsidRPr="008869F6">
        <w:rPr>
          <w:rFonts w:ascii="Times New Roman" w:hAnsi="Times New Roman" w:cs="Times New Roman"/>
          <w:color w:val="auto"/>
        </w:rPr>
        <w:t>de igual manera para</w:t>
      </w:r>
      <w:r w:rsidR="007964CF" w:rsidRPr="008869F6">
        <w:rPr>
          <w:rFonts w:ascii="Times New Roman" w:hAnsi="Times New Roman" w:cs="Times New Roman"/>
          <w:color w:val="auto"/>
        </w:rPr>
        <w:t xml:space="preserve"> las trasformacion</w:t>
      </w:r>
      <w:r w:rsidR="002844E0" w:rsidRPr="008869F6">
        <w:rPr>
          <w:rFonts w:ascii="Times New Roman" w:hAnsi="Times New Roman" w:cs="Times New Roman"/>
          <w:color w:val="auto"/>
        </w:rPr>
        <w:t>es de su entorno como a consecuencia</w:t>
      </w:r>
      <w:r w:rsidR="007964CF" w:rsidRPr="008869F6">
        <w:rPr>
          <w:rFonts w:ascii="Times New Roman" w:hAnsi="Times New Roman" w:cs="Times New Roman"/>
          <w:color w:val="auto"/>
        </w:rPr>
        <w:t xml:space="preserve"> de las </w:t>
      </w:r>
      <w:r w:rsidR="002844E0" w:rsidRPr="008869F6">
        <w:rPr>
          <w:rFonts w:ascii="Times New Roman" w:hAnsi="Times New Roman" w:cs="Times New Roman"/>
          <w:color w:val="auto"/>
        </w:rPr>
        <w:t>restricciones de rasgos y singularidades que les son inherentes por su cultura</w:t>
      </w:r>
      <w:r w:rsidRPr="008869F6">
        <w:rPr>
          <w:rFonts w:ascii="Times New Roman" w:hAnsi="Times New Roman" w:cs="Times New Roman"/>
          <w:color w:val="auto"/>
        </w:rPr>
        <w:t xml:space="preserve"> y </w:t>
      </w:r>
      <w:r w:rsidR="00E64E81" w:rsidRPr="008869F6">
        <w:rPr>
          <w:rFonts w:ascii="Times New Roman" w:hAnsi="Times New Roman" w:cs="Times New Roman"/>
          <w:color w:val="auto"/>
        </w:rPr>
        <w:t xml:space="preserve">su medio de vida ante </w:t>
      </w:r>
      <w:r w:rsidR="00E64E81" w:rsidRPr="008869F6">
        <w:rPr>
          <w:rFonts w:ascii="Times New Roman" w:hAnsi="Times New Roman" w:cs="Times New Roman"/>
          <w:color w:val="auto"/>
          <w:shd w:val="clear" w:color="auto" w:fill="FFFFFF"/>
        </w:rPr>
        <w:t xml:space="preserve">la intervención de factores externos e internos que se manifiestan a escala de la comunidad en un espacio y tiempo determinado </w:t>
      </w:r>
      <w:r w:rsidR="00E64E81" w:rsidRPr="008869F6">
        <w:rPr>
          <w:rFonts w:ascii="Times New Roman" w:hAnsi="Times New Roman" w:cs="Times New Roman"/>
          <w:color w:val="auto"/>
        </w:rPr>
        <w:t>(Cepal, 2001:6). Este enfoque s</w:t>
      </w:r>
      <w:r w:rsidR="00B039D0" w:rsidRPr="008869F6">
        <w:rPr>
          <w:rFonts w:ascii="Times New Roman" w:hAnsi="Times New Roman" w:cs="Times New Roman"/>
          <w:color w:val="auto"/>
        </w:rPr>
        <w:t>e ve apoyado con los estudios realizados por Blaikie (1996) que apuntan hacia el conjunto de características que posee una persona, grupo so</w:t>
      </w:r>
      <w:r w:rsidR="00376803" w:rsidRPr="008869F6">
        <w:rPr>
          <w:rFonts w:ascii="Times New Roman" w:hAnsi="Times New Roman" w:cs="Times New Roman"/>
          <w:color w:val="auto"/>
        </w:rPr>
        <w:t xml:space="preserve">ciocultural o comunidad como concepto de </w:t>
      </w:r>
      <w:r w:rsidR="00B039D0" w:rsidRPr="008869F6">
        <w:rPr>
          <w:rFonts w:ascii="Times New Roman" w:hAnsi="Times New Roman" w:cs="Times New Roman"/>
          <w:color w:val="auto"/>
        </w:rPr>
        <w:t xml:space="preserve">vulnerabilidad </w:t>
      </w:r>
      <w:r w:rsidR="00906724" w:rsidRPr="008869F6">
        <w:rPr>
          <w:rFonts w:ascii="Times New Roman" w:hAnsi="Times New Roman" w:cs="Times New Roman"/>
          <w:color w:val="auto"/>
        </w:rPr>
        <w:t>social y</w:t>
      </w:r>
      <w:r w:rsidR="00376803" w:rsidRPr="008869F6">
        <w:rPr>
          <w:rFonts w:ascii="Times New Roman" w:hAnsi="Times New Roman" w:cs="Times New Roman"/>
          <w:color w:val="auto"/>
        </w:rPr>
        <w:t xml:space="preserve"> que definen</w:t>
      </w:r>
      <w:r w:rsidR="00906724" w:rsidRPr="008869F6">
        <w:rPr>
          <w:rFonts w:ascii="Times New Roman" w:hAnsi="Times New Roman" w:cs="Times New Roman"/>
          <w:color w:val="auto"/>
        </w:rPr>
        <w:t xml:space="preserve"> su disposición</w:t>
      </w:r>
      <w:r w:rsidR="00E64E81" w:rsidRPr="008869F6">
        <w:rPr>
          <w:rFonts w:ascii="Times New Roman" w:hAnsi="Times New Roman" w:cs="Times New Roman"/>
          <w:color w:val="auto"/>
        </w:rPr>
        <w:t xml:space="preserve"> </w:t>
      </w:r>
      <w:r w:rsidR="00906724" w:rsidRPr="008869F6">
        <w:rPr>
          <w:rFonts w:ascii="Times New Roman" w:hAnsi="Times New Roman" w:cs="Times New Roman"/>
          <w:color w:val="auto"/>
        </w:rPr>
        <w:t>resiliente</w:t>
      </w:r>
      <w:r w:rsidR="00376803" w:rsidRPr="008869F6">
        <w:rPr>
          <w:rFonts w:ascii="Times New Roman" w:hAnsi="Times New Roman" w:cs="Times New Roman"/>
          <w:color w:val="auto"/>
        </w:rPr>
        <w:t xml:space="preserve"> para</w:t>
      </w:r>
      <w:r w:rsidR="00906724" w:rsidRPr="008869F6">
        <w:rPr>
          <w:rFonts w:ascii="Times New Roman" w:hAnsi="Times New Roman" w:cs="Times New Roman"/>
          <w:color w:val="auto"/>
        </w:rPr>
        <w:t xml:space="preserve"> anticipar, prever, sobrevivir, soportar y recuperar</w:t>
      </w:r>
      <w:r w:rsidR="00376803" w:rsidRPr="008869F6">
        <w:rPr>
          <w:rFonts w:ascii="Times New Roman" w:hAnsi="Times New Roman" w:cs="Times New Roman"/>
          <w:color w:val="auto"/>
        </w:rPr>
        <w:t>se del impacto de los</w:t>
      </w:r>
      <w:r w:rsidR="00C40CB6" w:rsidRPr="008869F6">
        <w:rPr>
          <w:rFonts w:ascii="Times New Roman" w:hAnsi="Times New Roman" w:cs="Times New Roman"/>
          <w:color w:val="auto"/>
        </w:rPr>
        <w:t xml:space="preserve"> acontecimientos inesperados</w:t>
      </w:r>
      <w:r w:rsidR="00906724" w:rsidRPr="008869F6">
        <w:rPr>
          <w:rFonts w:ascii="Times New Roman" w:hAnsi="Times New Roman" w:cs="Times New Roman"/>
          <w:color w:val="auto"/>
        </w:rPr>
        <w:t xml:space="preserve"> </w:t>
      </w:r>
      <w:r w:rsidR="00C40CB6" w:rsidRPr="008869F6">
        <w:rPr>
          <w:rFonts w:ascii="Times New Roman" w:hAnsi="Times New Roman" w:cs="Times New Roman"/>
          <w:color w:val="auto"/>
        </w:rPr>
        <w:t>(Sánchez-González &amp; Egea-Jiménez, 2011).</w:t>
      </w:r>
    </w:p>
    <w:p w14:paraId="5F0C3C70" w14:textId="77777777" w:rsidR="00390113" w:rsidRPr="008869F6" w:rsidRDefault="00390113" w:rsidP="005B5C07">
      <w:pPr>
        <w:pStyle w:val="Default"/>
        <w:spacing w:line="360" w:lineRule="auto"/>
        <w:rPr>
          <w:rFonts w:ascii="Times New Roman" w:hAnsi="Times New Roman" w:cs="Times New Roman"/>
          <w:color w:val="auto"/>
        </w:rPr>
      </w:pPr>
    </w:p>
    <w:p w14:paraId="74218472" w14:textId="126598F5" w:rsidR="00E64E81"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La vulnerabilidad se percibe por los diversos actores y agentes sociales en los países de América Latina y el Caribe como incertidumbre, inseguridad, desprotección, precaried</w:t>
      </w:r>
      <w:r w:rsidR="00454014" w:rsidRPr="008869F6">
        <w:rPr>
          <w:rFonts w:ascii="Times New Roman" w:hAnsi="Times New Roman" w:cs="Times New Roman"/>
          <w:color w:val="auto"/>
        </w:rPr>
        <w:t>ad y pérdida de derechos. Asociado</w:t>
      </w:r>
      <w:r w:rsidRPr="008869F6">
        <w:rPr>
          <w:rFonts w:ascii="Times New Roman" w:hAnsi="Times New Roman" w:cs="Times New Roman"/>
          <w:color w:val="auto"/>
        </w:rPr>
        <w:t xml:space="preserve"> a estos factores ya reconocidos </w:t>
      </w:r>
      <w:r w:rsidR="00390113" w:rsidRPr="008869F6">
        <w:rPr>
          <w:rFonts w:ascii="Times New Roman" w:hAnsi="Times New Roman" w:cs="Times New Roman"/>
          <w:color w:val="auto"/>
        </w:rPr>
        <w:t xml:space="preserve">desde </w:t>
      </w:r>
      <w:r w:rsidRPr="008869F6">
        <w:rPr>
          <w:rFonts w:ascii="Times New Roman" w:hAnsi="Times New Roman" w:cs="Times New Roman"/>
          <w:color w:val="auto"/>
        </w:rPr>
        <w:t>hace tiempo</w:t>
      </w:r>
      <w:r w:rsidR="00390113" w:rsidRPr="008869F6">
        <w:rPr>
          <w:rFonts w:ascii="Times New Roman" w:hAnsi="Times New Roman" w:cs="Times New Roman"/>
          <w:color w:val="auto"/>
        </w:rPr>
        <w:t>,</w:t>
      </w:r>
      <w:r w:rsidR="00454014" w:rsidRPr="008869F6">
        <w:rPr>
          <w:rFonts w:ascii="Times New Roman" w:hAnsi="Times New Roman" w:cs="Times New Roman"/>
          <w:color w:val="auto"/>
        </w:rPr>
        <w:t xml:space="preserve"> se añaden </w:t>
      </w:r>
      <w:r w:rsidRPr="008869F6">
        <w:rPr>
          <w:rFonts w:ascii="Times New Roman" w:hAnsi="Times New Roman" w:cs="Times New Roman"/>
          <w:color w:val="auto"/>
        </w:rPr>
        <w:t>otros co</w:t>
      </w:r>
      <w:r w:rsidR="00EB166E" w:rsidRPr="008869F6">
        <w:rPr>
          <w:rFonts w:ascii="Times New Roman" w:hAnsi="Times New Roman" w:cs="Times New Roman"/>
          <w:color w:val="auto"/>
        </w:rPr>
        <w:t>mo la frag</w:t>
      </w:r>
      <w:r w:rsidRPr="008869F6">
        <w:rPr>
          <w:rFonts w:ascii="Times New Roman" w:hAnsi="Times New Roman" w:cs="Times New Roman"/>
          <w:color w:val="auto"/>
        </w:rPr>
        <w:t>mentación de la oferta de servicios sociales, l</w:t>
      </w:r>
      <w:r w:rsidR="00EB166E" w:rsidRPr="008869F6">
        <w:rPr>
          <w:rFonts w:ascii="Times New Roman" w:hAnsi="Times New Roman" w:cs="Times New Roman"/>
          <w:color w:val="auto"/>
        </w:rPr>
        <w:t>a segregación urbana, la disolución</w:t>
      </w:r>
      <w:r w:rsidRPr="008869F6">
        <w:rPr>
          <w:rFonts w:ascii="Times New Roman" w:hAnsi="Times New Roman" w:cs="Times New Roman"/>
          <w:color w:val="auto"/>
        </w:rPr>
        <w:t xml:space="preserve"> de las formas de soli</w:t>
      </w:r>
      <w:r w:rsidR="00EB166E" w:rsidRPr="008869F6">
        <w:rPr>
          <w:rFonts w:ascii="Times New Roman" w:hAnsi="Times New Roman" w:cs="Times New Roman"/>
          <w:color w:val="auto"/>
        </w:rPr>
        <w:t>daridad y en general el abandono</w:t>
      </w:r>
      <w:r w:rsidR="00376803" w:rsidRPr="008869F6">
        <w:rPr>
          <w:rFonts w:ascii="Times New Roman" w:hAnsi="Times New Roman" w:cs="Times New Roman"/>
          <w:color w:val="auto"/>
        </w:rPr>
        <w:t xml:space="preserve"> y deterioro</w:t>
      </w:r>
      <w:r w:rsidRPr="008869F6">
        <w:rPr>
          <w:rFonts w:ascii="Times New Roman" w:hAnsi="Times New Roman" w:cs="Times New Roman"/>
          <w:color w:val="auto"/>
        </w:rPr>
        <w:t xml:space="preserve"> de lazos sociales (</w:t>
      </w:r>
      <w:r w:rsidR="00EB166E" w:rsidRPr="008869F6">
        <w:rPr>
          <w:rFonts w:ascii="Times New Roman" w:hAnsi="Times New Roman" w:cs="Times New Roman"/>
          <w:color w:val="auto"/>
        </w:rPr>
        <w:t xml:space="preserve">Bueno, 2003:174, </w:t>
      </w:r>
      <w:r w:rsidRPr="008869F6">
        <w:rPr>
          <w:rFonts w:ascii="Times New Roman" w:hAnsi="Times New Roman" w:cs="Times New Roman"/>
          <w:color w:val="auto"/>
        </w:rPr>
        <w:t>Cepal, 2001</w:t>
      </w:r>
      <w:r w:rsidR="00EB166E" w:rsidRPr="008869F6">
        <w:rPr>
          <w:rFonts w:ascii="Times New Roman" w:hAnsi="Times New Roman" w:cs="Times New Roman"/>
          <w:color w:val="auto"/>
        </w:rPr>
        <w:t>a</w:t>
      </w:r>
      <w:r w:rsidRPr="008869F6">
        <w:rPr>
          <w:rFonts w:ascii="Times New Roman" w:hAnsi="Times New Roman" w:cs="Times New Roman"/>
          <w:color w:val="auto"/>
        </w:rPr>
        <w:t xml:space="preserve">:15). </w:t>
      </w:r>
    </w:p>
    <w:p w14:paraId="1140115D" w14:textId="77777777" w:rsidR="00390113" w:rsidRPr="008869F6" w:rsidRDefault="00390113" w:rsidP="005B5C07">
      <w:pPr>
        <w:pStyle w:val="Default"/>
        <w:spacing w:line="360" w:lineRule="auto"/>
        <w:rPr>
          <w:rFonts w:ascii="Times New Roman" w:hAnsi="Times New Roman" w:cs="Times New Roman"/>
          <w:color w:val="auto"/>
        </w:rPr>
      </w:pPr>
    </w:p>
    <w:p w14:paraId="28E4BDD2" w14:textId="09A474CD" w:rsidR="00137C81"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Para el estudio de la vulnerabilidad</w:t>
      </w:r>
      <w:r w:rsidR="0043727A" w:rsidRPr="008869F6">
        <w:rPr>
          <w:rFonts w:ascii="Times New Roman" w:hAnsi="Times New Roman" w:cs="Times New Roman"/>
          <w:color w:val="auto"/>
        </w:rPr>
        <w:t>,</w:t>
      </w:r>
      <w:r w:rsidRPr="008869F6">
        <w:rPr>
          <w:rFonts w:ascii="Times New Roman" w:hAnsi="Times New Roman" w:cs="Times New Roman"/>
          <w:color w:val="auto"/>
        </w:rPr>
        <w:t xml:space="preserve"> la Cepal expone las siguientes categorías analíticas para su evaluación</w:t>
      </w:r>
      <w:r w:rsidR="0043727A" w:rsidRPr="008869F6">
        <w:rPr>
          <w:rFonts w:ascii="Times New Roman" w:hAnsi="Times New Roman" w:cs="Times New Roman"/>
          <w:color w:val="auto"/>
        </w:rPr>
        <w:t>:</w:t>
      </w:r>
      <w:r w:rsidRPr="008869F6">
        <w:rPr>
          <w:rFonts w:ascii="Times New Roman" w:hAnsi="Times New Roman" w:cs="Times New Roman"/>
          <w:color w:val="auto"/>
        </w:rPr>
        <w:t xml:space="preserve"> a) </w:t>
      </w:r>
      <w:r w:rsidRPr="008869F6">
        <w:rPr>
          <w:rFonts w:ascii="Times New Roman" w:hAnsi="Times New Roman" w:cs="Times New Roman"/>
          <w:bCs/>
          <w:color w:val="auto"/>
        </w:rPr>
        <w:t>los activos</w:t>
      </w:r>
      <w:r w:rsidRPr="008869F6">
        <w:rPr>
          <w:rFonts w:ascii="Times New Roman" w:hAnsi="Times New Roman" w:cs="Times New Roman"/>
          <w:color w:val="auto"/>
        </w:rPr>
        <w:t xml:space="preserve"> físicos, humanos, sociales</w:t>
      </w:r>
      <w:r w:rsidR="0043727A" w:rsidRPr="008869F6">
        <w:rPr>
          <w:rFonts w:ascii="Times New Roman" w:hAnsi="Times New Roman" w:cs="Times New Roman"/>
          <w:color w:val="auto"/>
        </w:rPr>
        <w:t xml:space="preserve">, así como los </w:t>
      </w:r>
      <w:r w:rsidRPr="008869F6">
        <w:rPr>
          <w:rFonts w:ascii="Times New Roman" w:hAnsi="Times New Roman" w:cs="Times New Roman"/>
          <w:color w:val="auto"/>
        </w:rPr>
        <w:t>financ</w:t>
      </w:r>
      <w:r w:rsidR="00615807" w:rsidRPr="008869F6">
        <w:rPr>
          <w:rFonts w:ascii="Times New Roman" w:hAnsi="Times New Roman" w:cs="Times New Roman"/>
          <w:color w:val="auto"/>
        </w:rPr>
        <w:t xml:space="preserve">ieros de los individuos donde se pueden </w:t>
      </w:r>
      <w:r w:rsidRPr="008869F6">
        <w:rPr>
          <w:rFonts w:ascii="Times New Roman" w:hAnsi="Times New Roman" w:cs="Times New Roman"/>
          <w:color w:val="auto"/>
        </w:rPr>
        <w:t>considerar las capacidades físicas y mentales de las personas</w:t>
      </w:r>
      <w:r w:rsidR="00615807" w:rsidRPr="008869F6">
        <w:rPr>
          <w:rFonts w:ascii="Times New Roman" w:hAnsi="Times New Roman" w:cs="Times New Roman"/>
          <w:color w:val="auto"/>
        </w:rPr>
        <w:t>, su estatus social y económico;</w:t>
      </w:r>
      <w:r w:rsidRPr="008869F6">
        <w:rPr>
          <w:rFonts w:ascii="Times New Roman" w:hAnsi="Times New Roman" w:cs="Times New Roman"/>
          <w:color w:val="auto"/>
        </w:rPr>
        <w:t xml:space="preserve"> b) los conjuntos de oportunidades</w:t>
      </w:r>
      <w:r w:rsidR="00193E2F" w:rsidRPr="008869F6">
        <w:rPr>
          <w:rFonts w:ascii="Times New Roman" w:hAnsi="Times New Roman" w:cs="Times New Roman"/>
          <w:color w:val="auto"/>
        </w:rPr>
        <w:t xml:space="preserve"> derivadas</w:t>
      </w:r>
      <w:r w:rsidR="00615807" w:rsidRPr="008869F6">
        <w:rPr>
          <w:rFonts w:ascii="Times New Roman" w:hAnsi="Times New Roman" w:cs="Times New Roman"/>
          <w:color w:val="auto"/>
        </w:rPr>
        <w:t xml:space="preserve"> del entorno social</w:t>
      </w:r>
      <w:r w:rsidRPr="008869F6">
        <w:rPr>
          <w:rFonts w:ascii="Times New Roman" w:hAnsi="Times New Roman" w:cs="Times New Roman"/>
          <w:color w:val="auto"/>
        </w:rPr>
        <w:t xml:space="preserve"> construido por el estado, el mercado y la sociedad</w:t>
      </w:r>
      <w:r w:rsidR="00615807" w:rsidRPr="008869F6">
        <w:rPr>
          <w:rFonts w:ascii="Times New Roman" w:hAnsi="Times New Roman" w:cs="Times New Roman"/>
          <w:color w:val="auto"/>
        </w:rPr>
        <w:t>;</w:t>
      </w:r>
      <w:r w:rsidR="004A6F51" w:rsidRPr="008869F6">
        <w:rPr>
          <w:rFonts w:ascii="Times New Roman" w:hAnsi="Times New Roman" w:cs="Times New Roman"/>
          <w:color w:val="auto"/>
        </w:rPr>
        <w:t xml:space="preserve"> y c) las estrategias (o patrones</w:t>
      </w:r>
      <w:r w:rsidRPr="008869F6">
        <w:rPr>
          <w:rFonts w:ascii="Times New Roman" w:hAnsi="Times New Roman" w:cs="Times New Roman"/>
          <w:color w:val="auto"/>
        </w:rPr>
        <w:t xml:space="preserve"> de comportamiento) que desarrollan individuos, h</w:t>
      </w:r>
      <w:r w:rsidR="004A6F51" w:rsidRPr="008869F6">
        <w:rPr>
          <w:rFonts w:ascii="Times New Roman" w:hAnsi="Times New Roman" w:cs="Times New Roman"/>
          <w:color w:val="auto"/>
        </w:rPr>
        <w:t>ogares y comunidades para dinami</w:t>
      </w:r>
      <w:r w:rsidR="002607EE" w:rsidRPr="008869F6">
        <w:rPr>
          <w:rFonts w:ascii="Times New Roman" w:hAnsi="Times New Roman" w:cs="Times New Roman"/>
          <w:color w:val="auto"/>
        </w:rPr>
        <w:t xml:space="preserve">zar sus recursos y/o capacidades para </w:t>
      </w:r>
      <w:r w:rsidR="00AD3C74" w:rsidRPr="008869F6">
        <w:rPr>
          <w:rFonts w:ascii="Times New Roman" w:hAnsi="Times New Roman" w:cs="Times New Roman"/>
          <w:color w:val="auto"/>
        </w:rPr>
        <w:t xml:space="preserve">enfrentar </w:t>
      </w:r>
      <w:r w:rsidR="007A1E94" w:rsidRPr="008869F6">
        <w:rPr>
          <w:rFonts w:ascii="Times New Roman" w:hAnsi="Times New Roman" w:cs="Times New Roman"/>
          <w:color w:val="auto"/>
        </w:rPr>
        <w:t>las transformaciones externa</w:t>
      </w:r>
      <w:r w:rsidRPr="008869F6">
        <w:rPr>
          <w:rFonts w:ascii="Times New Roman" w:hAnsi="Times New Roman" w:cs="Times New Roman"/>
          <w:color w:val="auto"/>
        </w:rPr>
        <w:t>s (Cepal, 2001</w:t>
      </w:r>
      <w:r w:rsidR="00AD3C74" w:rsidRPr="008869F6">
        <w:rPr>
          <w:rFonts w:ascii="Times New Roman" w:hAnsi="Times New Roman" w:cs="Times New Roman"/>
          <w:color w:val="auto"/>
        </w:rPr>
        <w:t>a</w:t>
      </w:r>
      <w:r w:rsidRPr="008869F6">
        <w:rPr>
          <w:rFonts w:ascii="Times New Roman" w:hAnsi="Times New Roman" w:cs="Times New Roman"/>
          <w:color w:val="auto"/>
        </w:rPr>
        <w:t xml:space="preserve">). </w:t>
      </w:r>
    </w:p>
    <w:p w14:paraId="0765AD1F" w14:textId="77777777" w:rsidR="00137C81" w:rsidRPr="008869F6" w:rsidRDefault="00137C81" w:rsidP="005B5C07">
      <w:pPr>
        <w:pStyle w:val="Default"/>
        <w:spacing w:line="360" w:lineRule="auto"/>
        <w:rPr>
          <w:rFonts w:ascii="Times New Roman" w:hAnsi="Times New Roman" w:cs="Times New Roman"/>
          <w:color w:val="auto"/>
        </w:rPr>
      </w:pPr>
    </w:p>
    <w:p w14:paraId="7643A4AA" w14:textId="7F4369E3" w:rsidR="00C17979"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Si bien la vulnerabilidad se plantea a partir de múltiples factores e indicadores, casi todos cobran un sentido y expresión social (Cepal, 2001</w:t>
      </w:r>
      <w:r w:rsidR="00AD4D00" w:rsidRPr="008869F6">
        <w:rPr>
          <w:rFonts w:ascii="Times New Roman" w:hAnsi="Times New Roman" w:cs="Times New Roman"/>
          <w:color w:val="auto"/>
        </w:rPr>
        <w:t>a</w:t>
      </w:r>
      <w:r w:rsidRPr="008869F6">
        <w:rPr>
          <w:rFonts w:ascii="Times New Roman" w:hAnsi="Times New Roman" w:cs="Times New Roman"/>
          <w:color w:val="auto"/>
        </w:rPr>
        <w:t>;</w:t>
      </w:r>
      <w:r w:rsidR="00AD4D00" w:rsidRPr="008869F6">
        <w:rPr>
          <w:rFonts w:ascii="Times New Roman" w:hAnsi="Times New Roman" w:cs="Times New Roman"/>
          <w:color w:val="auto"/>
        </w:rPr>
        <w:t xml:space="preserve"> Sánchez-González &amp; Egea-Jiménez, 2011</w:t>
      </w:r>
      <w:r w:rsidRPr="008869F6">
        <w:rPr>
          <w:rFonts w:ascii="Times New Roman" w:hAnsi="Times New Roman" w:cs="Times New Roman"/>
          <w:color w:val="auto"/>
        </w:rPr>
        <w:t>), pero no será sino hasta la última década del siglo XX</w:t>
      </w:r>
      <w:r w:rsidR="00C17979" w:rsidRPr="008869F6">
        <w:rPr>
          <w:rFonts w:ascii="Times New Roman" w:hAnsi="Times New Roman" w:cs="Times New Roman"/>
          <w:color w:val="auto"/>
        </w:rPr>
        <w:t>,</w:t>
      </w:r>
      <w:r w:rsidRPr="008869F6">
        <w:rPr>
          <w:rFonts w:ascii="Times New Roman" w:hAnsi="Times New Roman" w:cs="Times New Roman"/>
          <w:color w:val="auto"/>
        </w:rPr>
        <w:t xml:space="preserve"> cuando se inicie una aproximación hacia su conceptualización desde un enfoque social (</w:t>
      </w:r>
      <w:r w:rsidR="00AD4D00" w:rsidRPr="008869F6">
        <w:rPr>
          <w:rFonts w:ascii="Times New Roman" w:hAnsi="Times New Roman" w:cs="Times New Roman"/>
          <w:color w:val="auto"/>
        </w:rPr>
        <w:t>Sánchez-González &amp; Egea-Jiménez, 2011</w:t>
      </w:r>
      <w:r w:rsidRPr="008869F6">
        <w:rPr>
          <w:rFonts w:ascii="Times New Roman" w:hAnsi="Times New Roman" w:cs="Times New Roman"/>
          <w:color w:val="auto"/>
        </w:rPr>
        <w:t xml:space="preserve">). Este cambio de enfoque del concepto de vulnerabilidad permite analizar más situaciones, incluyendo el abandono </w:t>
      </w:r>
      <w:r w:rsidR="00C17979" w:rsidRPr="008869F6">
        <w:rPr>
          <w:rFonts w:ascii="Times New Roman" w:hAnsi="Times New Roman" w:cs="Times New Roman"/>
          <w:color w:val="auto"/>
        </w:rPr>
        <w:t xml:space="preserve">de sus funciones </w:t>
      </w:r>
      <w:r w:rsidRPr="008869F6">
        <w:rPr>
          <w:rFonts w:ascii="Times New Roman" w:hAnsi="Times New Roman" w:cs="Times New Roman"/>
          <w:color w:val="auto"/>
        </w:rPr>
        <w:t xml:space="preserve">por parte del estado </w:t>
      </w:r>
      <w:r w:rsidR="00C17979" w:rsidRPr="008869F6">
        <w:rPr>
          <w:rFonts w:ascii="Times New Roman" w:hAnsi="Times New Roman" w:cs="Times New Roman"/>
          <w:color w:val="auto"/>
        </w:rPr>
        <w:t>como son</w:t>
      </w:r>
      <w:r w:rsidRPr="008869F6">
        <w:rPr>
          <w:rFonts w:ascii="Times New Roman" w:hAnsi="Times New Roman" w:cs="Times New Roman"/>
          <w:color w:val="auto"/>
        </w:rPr>
        <w:t xml:space="preserve"> brindar protección y seguridad a sectores de la población dentro del espacio físico y social. </w:t>
      </w:r>
    </w:p>
    <w:p w14:paraId="56CCD70B" w14:textId="77777777" w:rsidR="00C17979" w:rsidRPr="008869F6" w:rsidRDefault="00C17979" w:rsidP="005B5C07">
      <w:pPr>
        <w:pStyle w:val="Default"/>
        <w:spacing w:line="360" w:lineRule="auto"/>
        <w:rPr>
          <w:rFonts w:ascii="Times New Roman" w:hAnsi="Times New Roman" w:cs="Times New Roman"/>
          <w:color w:val="auto"/>
        </w:rPr>
      </w:pPr>
    </w:p>
    <w:p w14:paraId="1BCC05C5" w14:textId="318026BB" w:rsidR="00613FCA" w:rsidRPr="008869F6" w:rsidRDefault="00E64E8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La noción de vulnerabilidad social permite comprender los complejos procesos de transformación que exper</w:t>
      </w:r>
      <w:r w:rsidR="00FD6856" w:rsidRPr="008869F6">
        <w:rPr>
          <w:rFonts w:ascii="Times New Roman" w:hAnsi="Times New Roman" w:cs="Times New Roman"/>
          <w:color w:val="auto"/>
        </w:rPr>
        <w:t xml:space="preserve">imentan las sociedades y, su </w:t>
      </w:r>
      <w:r w:rsidRPr="008869F6">
        <w:rPr>
          <w:rFonts w:ascii="Times New Roman" w:hAnsi="Times New Roman" w:cs="Times New Roman"/>
          <w:color w:val="auto"/>
        </w:rPr>
        <w:t>validación op</w:t>
      </w:r>
      <w:r w:rsidR="007A1E94" w:rsidRPr="008869F6">
        <w:rPr>
          <w:rFonts w:ascii="Times New Roman" w:hAnsi="Times New Roman" w:cs="Times New Roman"/>
          <w:color w:val="auto"/>
        </w:rPr>
        <w:t>erativa tiene vastas implicaciones para la planeación</w:t>
      </w:r>
      <w:r w:rsidRPr="008869F6">
        <w:rPr>
          <w:rFonts w:ascii="Times New Roman" w:hAnsi="Times New Roman" w:cs="Times New Roman"/>
          <w:color w:val="auto"/>
        </w:rPr>
        <w:t xml:space="preserve"> de p</w:t>
      </w:r>
      <w:r w:rsidR="00FD6856" w:rsidRPr="008869F6">
        <w:rPr>
          <w:rFonts w:ascii="Times New Roman" w:hAnsi="Times New Roman" w:cs="Times New Roman"/>
          <w:color w:val="auto"/>
        </w:rPr>
        <w:t>olíticas públicas, que repercute</w:t>
      </w:r>
      <w:r w:rsidRPr="008869F6">
        <w:rPr>
          <w:rFonts w:ascii="Times New Roman" w:hAnsi="Times New Roman" w:cs="Times New Roman"/>
          <w:color w:val="auto"/>
        </w:rPr>
        <w:t>n en la vida cotidiana de las personas (Cepal, 2001</w:t>
      </w:r>
      <w:r w:rsidR="00FD6856" w:rsidRPr="008869F6">
        <w:rPr>
          <w:rFonts w:ascii="Times New Roman" w:hAnsi="Times New Roman" w:cs="Times New Roman"/>
          <w:color w:val="auto"/>
        </w:rPr>
        <w:t>a</w:t>
      </w:r>
      <w:r w:rsidRPr="008869F6">
        <w:rPr>
          <w:rFonts w:ascii="Times New Roman" w:hAnsi="Times New Roman" w:cs="Times New Roman"/>
          <w:color w:val="auto"/>
        </w:rPr>
        <w:t xml:space="preserve">). </w:t>
      </w:r>
      <w:r w:rsidR="00D92DF5" w:rsidRPr="008869F6">
        <w:rPr>
          <w:rFonts w:ascii="Times New Roman" w:hAnsi="Times New Roman" w:cs="Times New Roman"/>
          <w:color w:val="auto"/>
        </w:rPr>
        <w:t>Esto ha permitido que</w:t>
      </w:r>
      <w:r w:rsidR="00FD6856" w:rsidRPr="008869F6">
        <w:rPr>
          <w:rFonts w:ascii="Times New Roman" w:hAnsi="Times New Roman" w:cs="Times New Roman"/>
          <w:color w:val="auto"/>
        </w:rPr>
        <w:t xml:space="preserve"> se visualice la dimensión social del concepto de vulnerabilidad, destinándose</w:t>
      </w:r>
      <w:r w:rsidRPr="008869F6">
        <w:rPr>
          <w:rFonts w:ascii="Times New Roman" w:hAnsi="Times New Roman" w:cs="Times New Roman"/>
          <w:color w:val="auto"/>
        </w:rPr>
        <w:t xml:space="preserve"> a las personas</w:t>
      </w:r>
      <w:r w:rsidR="00FD6856" w:rsidRPr="008869F6">
        <w:rPr>
          <w:rFonts w:ascii="Times New Roman" w:hAnsi="Times New Roman" w:cs="Times New Roman"/>
          <w:color w:val="auto"/>
        </w:rPr>
        <w:t>,</w:t>
      </w:r>
      <w:r w:rsidRPr="008869F6">
        <w:rPr>
          <w:rFonts w:ascii="Times New Roman" w:hAnsi="Times New Roman" w:cs="Times New Roman"/>
          <w:color w:val="auto"/>
        </w:rPr>
        <w:t xml:space="preserve"> antes que a los lugar</w:t>
      </w:r>
      <w:r w:rsidR="00FD6856" w:rsidRPr="008869F6">
        <w:rPr>
          <w:rFonts w:ascii="Times New Roman" w:hAnsi="Times New Roman" w:cs="Times New Roman"/>
          <w:color w:val="auto"/>
        </w:rPr>
        <w:t>es o al contexto que habitan</w:t>
      </w:r>
      <w:r w:rsidRPr="008869F6">
        <w:rPr>
          <w:rFonts w:ascii="Times New Roman" w:hAnsi="Times New Roman" w:cs="Times New Roman"/>
          <w:color w:val="auto"/>
        </w:rPr>
        <w:t xml:space="preserve"> (Banerrechea et al., 2002)</w:t>
      </w:r>
      <w:r w:rsidR="00D92DF5" w:rsidRPr="008869F6">
        <w:rPr>
          <w:rFonts w:ascii="Times New Roman" w:hAnsi="Times New Roman" w:cs="Times New Roman"/>
          <w:color w:val="auto"/>
        </w:rPr>
        <w:t>, p</w:t>
      </w:r>
      <w:r w:rsidRPr="008869F6">
        <w:rPr>
          <w:rFonts w:ascii="Times New Roman" w:hAnsi="Times New Roman" w:cs="Times New Roman"/>
          <w:color w:val="auto"/>
        </w:rPr>
        <w:t>ues son las p</w:t>
      </w:r>
      <w:r w:rsidR="00AD4D00" w:rsidRPr="008869F6">
        <w:rPr>
          <w:rFonts w:ascii="Times New Roman" w:hAnsi="Times New Roman" w:cs="Times New Roman"/>
          <w:color w:val="auto"/>
        </w:rPr>
        <w:t>ersonas, las que están comprometidas</w:t>
      </w:r>
      <w:r w:rsidRPr="008869F6">
        <w:rPr>
          <w:rFonts w:ascii="Times New Roman" w:hAnsi="Times New Roman" w:cs="Times New Roman"/>
          <w:color w:val="auto"/>
        </w:rPr>
        <w:t xml:space="preserve"> a</w:t>
      </w:r>
      <w:r w:rsidR="00AD4D00" w:rsidRPr="008869F6">
        <w:rPr>
          <w:rFonts w:ascii="Times New Roman" w:hAnsi="Times New Roman" w:cs="Times New Roman"/>
          <w:color w:val="auto"/>
        </w:rPr>
        <w:t>nte los</w:t>
      </w:r>
      <w:r w:rsidRPr="008869F6">
        <w:rPr>
          <w:rFonts w:ascii="Times New Roman" w:hAnsi="Times New Roman" w:cs="Times New Roman"/>
          <w:color w:val="auto"/>
        </w:rPr>
        <w:t xml:space="preserve"> riesgos y la</w:t>
      </w:r>
      <w:r w:rsidR="00AD4D00" w:rsidRPr="008869F6">
        <w:rPr>
          <w:rFonts w:ascii="Times New Roman" w:hAnsi="Times New Roman" w:cs="Times New Roman"/>
          <w:color w:val="auto"/>
        </w:rPr>
        <w:t>s que cuentan o no con habilidades</w:t>
      </w:r>
      <w:r w:rsidRPr="008869F6">
        <w:rPr>
          <w:rFonts w:ascii="Times New Roman" w:hAnsi="Times New Roman" w:cs="Times New Roman"/>
          <w:color w:val="auto"/>
        </w:rPr>
        <w:t xml:space="preserve"> o mecanismos para defenderse (</w:t>
      </w:r>
      <w:r w:rsidR="00AD4D00" w:rsidRPr="008869F6">
        <w:rPr>
          <w:rFonts w:ascii="Times New Roman" w:hAnsi="Times New Roman" w:cs="Times New Roman"/>
          <w:color w:val="auto"/>
        </w:rPr>
        <w:t>Sánchez-González &amp; Egea-Jiménez, 2011</w:t>
      </w:r>
      <w:r w:rsidRPr="008869F6">
        <w:rPr>
          <w:rFonts w:ascii="Times New Roman" w:hAnsi="Times New Roman" w:cs="Times New Roman"/>
          <w:color w:val="auto"/>
        </w:rPr>
        <w:t xml:space="preserve">). </w:t>
      </w:r>
    </w:p>
    <w:p w14:paraId="6B96BB59" w14:textId="77777777" w:rsidR="00613FCA" w:rsidRPr="008869F6" w:rsidRDefault="00613FCA" w:rsidP="005B5C07">
      <w:pPr>
        <w:pStyle w:val="Default"/>
        <w:spacing w:line="360" w:lineRule="auto"/>
        <w:rPr>
          <w:rFonts w:ascii="Times New Roman" w:hAnsi="Times New Roman" w:cs="Times New Roman"/>
          <w:color w:val="auto"/>
        </w:rPr>
      </w:pPr>
    </w:p>
    <w:p w14:paraId="44E31202" w14:textId="0CB60DDE" w:rsidR="00E64E81" w:rsidRPr="008869F6" w:rsidRDefault="00314921" w:rsidP="005B5C07">
      <w:pPr>
        <w:pStyle w:val="Default"/>
        <w:spacing w:line="360" w:lineRule="auto"/>
        <w:rPr>
          <w:rFonts w:ascii="Times New Roman" w:hAnsi="Times New Roman" w:cs="Times New Roman"/>
          <w:color w:val="auto"/>
        </w:rPr>
      </w:pPr>
      <w:r w:rsidRPr="008869F6">
        <w:rPr>
          <w:rFonts w:ascii="Times New Roman" w:hAnsi="Times New Roman" w:cs="Times New Roman"/>
          <w:color w:val="auto"/>
        </w:rPr>
        <w:t>La</w:t>
      </w:r>
      <w:r w:rsidR="00E64E81" w:rsidRPr="008869F6">
        <w:rPr>
          <w:rFonts w:ascii="Times New Roman" w:hAnsi="Times New Roman" w:cs="Times New Roman"/>
          <w:color w:val="auto"/>
        </w:rPr>
        <w:t xml:space="preserve"> v</w:t>
      </w:r>
      <w:r w:rsidRPr="008869F6">
        <w:rPr>
          <w:rFonts w:ascii="Times New Roman" w:hAnsi="Times New Roman" w:cs="Times New Roman"/>
          <w:color w:val="auto"/>
        </w:rPr>
        <w:t>ulnerabilidad asume</w:t>
      </w:r>
      <w:r w:rsidR="00E64E81" w:rsidRPr="008869F6">
        <w:rPr>
          <w:rFonts w:ascii="Times New Roman" w:hAnsi="Times New Roman" w:cs="Times New Roman"/>
          <w:color w:val="auto"/>
        </w:rPr>
        <w:t xml:space="preserve"> los gr</w:t>
      </w:r>
      <w:r w:rsidR="007A7D7E" w:rsidRPr="008869F6">
        <w:rPr>
          <w:rFonts w:ascii="Times New Roman" w:hAnsi="Times New Roman" w:cs="Times New Roman"/>
          <w:color w:val="auto"/>
        </w:rPr>
        <w:t>upos con discapacidades</w:t>
      </w:r>
      <w:r w:rsidR="00AD4D00" w:rsidRPr="008869F6">
        <w:rPr>
          <w:rFonts w:ascii="Times New Roman" w:hAnsi="Times New Roman" w:cs="Times New Roman"/>
          <w:color w:val="auto"/>
        </w:rPr>
        <w:t>,</w:t>
      </w:r>
      <w:r w:rsidR="007A7D7E" w:rsidRPr="008869F6">
        <w:rPr>
          <w:rFonts w:ascii="Times New Roman" w:hAnsi="Times New Roman" w:cs="Times New Roman"/>
          <w:color w:val="auto"/>
        </w:rPr>
        <w:t xml:space="preserve"> ya que é</w:t>
      </w:r>
      <w:r w:rsidR="00E64E81" w:rsidRPr="008869F6">
        <w:rPr>
          <w:rFonts w:ascii="Times New Roman" w:hAnsi="Times New Roman" w:cs="Times New Roman"/>
          <w:color w:val="auto"/>
        </w:rPr>
        <w:t>sta</w:t>
      </w:r>
      <w:r w:rsidR="00AD4D00" w:rsidRPr="008869F6">
        <w:rPr>
          <w:rFonts w:ascii="Times New Roman" w:hAnsi="Times New Roman" w:cs="Times New Roman"/>
          <w:color w:val="auto"/>
        </w:rPr>
        <w:t>,</w:t>
      </w:r>
      <w:r w:rsidR="00E64E81" w:rsidRPr="008869F6">
        <w:rPr>
          <w:rFonts w:ascii="Times New Roman" w:hAnsi="Times New Roman" w:cs="Times New Roman"/>
          <w:color w:val="auto"/>
        </w:rPr>
        <w:t xml:space="preserve"> se entiende como un</w:t>
      </w:r>
      <w:r w:rsidR="00AD4D00" w:rsidRPr="008869F6">
        <w:rPr>
          <w:rFonts w:ascii="Times New Roman" w:hAnsi="Times New Roman" w:cs="Times New Roman"/>
          <w:color w:val="auto"/>
        </w:rPr>
        <w:t xml:space="preserve"> proceso al cual puede llegar</w:t>
      </w:r>
      <w:r w:rsidR="00E64E81" w:rsidRPr="008869F6">
        <w:rPr>
          <w:rFonts w:ascii="Times New Roman" w:hAnsi="Times New Roman" w:cs="Times New Roman"/>
          <w:color w:val="auto"/>
        </w:rPr>
        <w:t xml:space="preserve"> cualquier person</w:t>
      </w:r>
      <w:r w:rsidR="00AD4D00" w:rsidRPr="008869F6">
        <w:rPr>
          <w:rFonts w:ascii="Times New Roman" w:hAnsi="Times New Roman" w:cs="Times New Roman"/>
          <w:color w:val="auto"/>
        </w:rPr>
        <w:t xml:space="preserve">a, grupo o comunidad que en un determinado momento concurra </w:t>
      </w:r>
      <w:r w:rsidR="00E64E81" w:rsidRPr="008869F6">
        <w:rPr>
          <w:rFonts w:ascii="Times New Roman" w:hAnsi="Times New Roman" w:cs="Times New Roman"/>
          <w:color w:val="auto"/>
        </w:rPr>
        <w:t xml:space="preserve">en </w:t>
      </w:r>
      <w:r w:rsidR="00AD4D00" w:rsidRPr="008869F6">
        <w:rPr>
          <w:rFonts w:ascii="Times New Roman" w:hAnsi="Times New Roman" w:cs="Times New Roman"/>
          <w:color w:val="auto"/>
        </w:rPr>
        <w:t xml:space="preserve">una </w:t>
      </w:r>
      <w:r w:rsidR="00E64E81" w:rsidRPr="008869F6">
        <w:rPr>
          <w:rFonts w:ascii="Times New Roman" w:hAnsi="Times New Roman" w:cs="Times New Roman"/>
          <w:color w:val="auto"/>
        </w:rPr>
        <w:t>situación desfav</w:t>
      </w:r>
      <w:r w:rsidR="00AD4D00" w:rsidRPr="008869F6">
        <w:rPr>
          <w:rFonts w:ascii="Times New Roman" w:hAnsi="Times New Roman" w:cs="Times New Roman"/>
          <w:color w:val="auto"/>
        </w:rPr>
        <w:t xml:space="preserve">orecida o de desventaja en relación con </w:t>
      </w:r>
      <w:r w:rsidR="00E64E81" w:rsidRPr="008869F6">
        <w:rPr>
          <w:rFonts w:ascii="Times New Roman" w:hAnsi="Times New Roman" w:cs="Times New Roman"/>
          <w:color w:val="auto"/>
        </w:rPr>
        <w:t>otras personas, grupos o co</w:t>
      </w:r>
      <w:r w:rsidRPr="008869F6">
        <w:rPr>
          <w:rFonts w:ascii="Times New Roman" w:hAnsi="Times New Roman" w:cs="Times New Roman"/>
          <w:color w:val="auto"/>
        </w:rPr>
        <w:t>munidades; y que considera</w:t>
      </w:r>
      <w:r w:rsidR="00E64E81" w:rsidRPr="008869F6">
        <w:rPr>
          <w:rFonts w:ascii="Times New Roman" w:hAnsi="Times New Roman" w:cs="Times New Roman"/>
          <w:color w:val="auto"/>
        </w:rPr>
        <w:t xml:space="preserve"> los recursos </w:t>
      </w:r>
      <w:r w:rsidRPr="008869F6">
        <w:rPr>
          <w:rFonts w:ascii="Times New Roman" w:hAnsi="Times New Roman" w:cs="Times New Roman"/>
          <w:color w:val="auto"/>
        </w:rPr>
        <w:t>disponibles para encar</w:t>
      </w:r>
      <w:r w:rsidR="00E64E81" w:rsidRPr="008869F6">
        <w:rPr>
          <w:rFonts w:ascii="Times New Roman" w:hAnsi="Times New Roman" w:cs="Times New Roman"/>
          <w:color w:val="auto"/>
        </w:rPr>
        <w:t>ar</w:t>
      </w:r>
      <w:r w:rsidRPr="008869F6">
        <w:rPr>
          <w:rFonts w:ascii="Times New Roman" w:hAnsi="Times New Roman" w:cs="Times New Roman"/>
          <w:color w:val="auto"/>
        </w:rPr>
        <w:t xml:space="preserve"> los riesgos y sus efectos</w:t>
      </w:r>
      <w:r w:rsidR="00E64E81" w:rsidRPr="008869F6">
        <w:rPr>
          <w:rFonts w:ascii="Times New Roman" w:hAnsi="Times New Roman" w:cs="Times New Roman"/>
          <w:color w:val="auto"/>
        </w:rPr>
        <w:t xml:space="preserve"> (Cepal, 2001</w:t>
      </w:r>
      <w:r w:rsidR="00AD4D00" w:rsidRPr="008869F6">
        <w:rPr>
          <w:rFonts w:ascii="Times New Roman" w:hAnsi="Times New Roman" w:cs="Times New Roman"/>
          <w:color w:val="auto"/>
        </w:rPr>
        <w:t xml:space="preserve">a, </w:t>
      </w:r>
      <w:r w:rsidR="00E64E81" w:rsidRPr="008869F6">
        <w:rPr>
          <w:rFonts w:ascii="Times New Roman" w:hAnsi="Times New Roman" w:cs="Times New Roman"/>
          <w:color w:val="auto"/>
        </w:rPr>
        <w:t>2002</w:t>
      </w:r>
      <w:r w:rsidR="00AD4D00" w:rsidRPr="008869F6">
        <w:rPr>
          <w:rFonts w:ascii="Times New Roman" w:hAnsi="Times New Roman" w:cs="Times New Roman"/>
          <w:color w:val="auto"/>
        </w:rPr>
        <w:t xml:space="preserve">b; Sánchez-González &amp; Egea-Jiménez </w:t>
      </w:r>
      <w:r w:rsidR="00E64E81" w:rsidRPr="008869F6">
        <w:rPr>
          <w:rFonts w:ascii="Times New Roman" w:hAnsi="Times New Roman" w:cs="Times New Roman"/>
          <w:color w:val="auto"/>
        </w:rPr>
        <w:t>2011:</w:t>
      </w:r>
      <w:commentRangeStart w:id="12"/>
      <w:r w:rsidR="00E64E81" w:rsidRPr="008869F6">
        <w:rPr>
          <w:rFonts w:ascii="Times New Roman" w:hAnsi="Times New Roman" w:cs="Times New Roman"/>
          <w:color w:val="auto"/>
        </w:rPr>
        <w:t>155</w:t>
      </w:r>
      <w:commentRangeEnd w:id="12"/>
      <w:r w:rsidR="00360999">
        <w:rPr>
          <w:rStyle w:val="Refdecomentario"/>
          <w:rFonts w:asciiTheme="minorHAnsi" w:hAnsiTheme="minorHAnsi" w:cstheme="minorBidi"/>
          <w:color w:val="auto"/>
        </w:rPr>
        <w:commentReference w:id="12"/>
      </w:r>
      <w:r w:rsidR="00E64E81" w:rsidRPr="008869F6">
        <w:rPr>
          <w:rFonts w:ascii="Times New Roman" w:hAnsi="Times New Roman" w:cs="Times New Roman"/>
          <w:color w:val="auto"/>
        </w:rPr>
        <w:t>).</w:t>
      </w:r>
    </w:p>
    <w:p w14:paraId="7936939D" w14:textId="77777777" w:rsidR="00BF4835" w:rsidRDefault="00BF4835" w:rsidP="005B5C07">
      <w:pPr>
        <w:spacing w:after="0" w:line="360" w:lineRule="auto"/>
        <w:rPr>
          <w:rFonts w:ascii="Times New Roman" w:hAnsi="Times New Roman" w:cs="Times New Roman"/>
          <w:b/>
          <w:sz w:val="24"/>
          <w:szCs w:val="24"/>
        </w:rPr>
      </w:pPr>
    </w:p>
    <w:p w14:paraId="47F48822" w14:textId="12582903" w:rsidR="00246CFF" w:rsidRPr="00477F40" w:rsidRDefault="00477F40" w:rsidP="005B5C07">
      <w:pPr>
        <w:spacing w:after="0" w:line="360" w:lineRule="auto"/>
        <w:rPr>
          <w:rFonts w:ascii="Times New Roman" w:hAnsi="Times New Roman" w:cs="Times New Roman"/>
          <w:b/>
          <w:sz w:val="24"/>
          <w:szCs w:val="24"/>
        </w:rPr>
      </w:pPr>
      <w:r w:rsidRPr="00477F40">
        <w:rPr>
          <w:rFonts w:ascii="Times New Roman" w:hAnsi="Times New Roman" w:cs="Times New Roman"/>
          <w:b/>
          <w:sz w:val="24"/>
          <w:szCs w:val="24"/>
        </w:rPr>
        <w:t>Pandemia, minorías y discapacidad visual</w:t>
      </w:r>
    </w:p>
    <w:p w14:paraId="12D3BFAE" w14:textId="77777777" w:rsidR="008C2AA7" w:rsidRPr="008869F6" w:rsidRDefault="00C058B9" w:rsidP="005B5C07">
      <w:pPr>
        <w:widowControl w:val="0"/>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En los primeros años del siglo XXI, el interés por las minorías, su calidad de vida y un desarrollo más equilibrado y justo</w:t>
      </w:r>
      <w:r w:rsidR="004B6E2D"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w:t>
      </w:r>
      <w:r w:rsidR="004B6E2D" w:rsidRPr="008869F6">
        <w:rPr>
          <w:rFonts w:ascii="Times New Roman" w:hAnsi="Times New Roman" w:cs="Times New Roman"/>
          <w:sz w:val="24"/>
          <w:szCs w:val="24"/>
          <w:shd w:val="clear" w:color="auto" w:fill="FFFFFF"/>
        </w:rPr>
        <w:t>ha motivado el surgimiento no só</w:t>
      </w:r>
      <w:r w:rsidRPr="008869F6">
        <w:rPr>
          <w:rFonts w:ascii="Times New Roman" w:hAnsi="Times New Roman" w:cs="Times New Roman"/>
          <w:sz w:val="24"/>
          <w:szCs w:val="24"/>
          <w:shd w:val="clear" w:color="auto" w:fill="FFFFFF"/>
        </w:rPr>
        <w:t>lo del debate teórico del concepto de vulnerabilidad, sino que también se han planteado objetivos globales desde las Naciones Unidas dentro de la Agenda 203</w:t>
      </w:r>
      <w:r w:rsidR="009B436C" w:rsidRPr="008869F6">
        <w:rPr>
          <w:rFonts w:ascii="Times New Roman" w:hAnsi="Times New Roman" w:cs="Times New Roman"/>
          <w:sz w:val="24"/>
          <w:szCs w:val="24"/>
          <w:shd w:val="clear" w:color="auto" w:fill="FFFFFF"/>
        </w:rPr>
        <w:t>0,</w:t>
      </w:r>
      <w:r w:rsidRPr="008869F6">
        <w:rPr>
          <w:rFonts w:ascii="Times New Roman" w:hAnsi="Times New Roman" w:cs="Times New Roman"/>
          <w:sz w:val="24"/>
          <w:szCs w:val="24"/>
          <w:shd w:val="clear" w:color="auto" w:fill="FFFFFF"/>
        </w:rPr>
        <w:t xml:space="preserve"> llamados Objetivos de Desarrollo Sostenible (ODS) a los que se han sumado varios países de América Latina con un interés </w:t>
      </w:r>
      <w:r w:rsidRPr="008869F6">
        <w:rPr>
          <w:rFonts w:ascii="Times New Roman" w:hAnsi="Times New Roman" w:cs="Times New Roman"/>
          <w:sz w:val="24"/>
          <w:szCs w:val="24"/>
          <w:shd w:val="clear" w:color="auto" w:fill="FFFFFF"/>
        </w:rPr>
        <w:lastRenderedPageBreak/>
        <w:t xml:space="preserve">por la accesibilidad universal motivados por la inclusión de grupos vulnerables con capacidades diferentes. </w:t>
      </w:r>
    </w:p>
    <w:p w14:paraId="5718D448" w14:textId="77777777" w:rsidR="008C2AA7" w:rsidRPr="008869F6" w:rsidRDefault="008C2AA7" w:rsidP="005B5C07">
      <w:pPr>
        <w:widowControl w:val="0"/>
        <w:spacing w:after="0" w:line="360" w:lineRule="auto"/>
        <w:rPr>
          <w:rFonts w:ascii="Times New Roman" w:hAnsi="Times New Roman" w:cs="Times New Roman"/>
          <w:sz w:val="24"/>
          <w:szCs w:val="24"/>
          <w:shd w:val="clear" w:color="auto" w:fill="FFFFFF"/>
        </w:rPr>
      </w:pPr>
    </w:p>
    <w:p w14:paraId="43035C49" w14:textId="42613838" w:rsidR="004F7077" w:rsidRPr="008869F6" w:rsidRDefault="00C058B9" w:rsidP="005B5C07">
      <w:pPr>
        <w:widowControl w:val="0"/>
        <w:spacing w:after="0" w:line="360" w:lineRule="auto"/>
        <w:rPr>
          <w:rFonts w:ascii="Times New Roman" w:hAnsi="Times New Roman" w:cs="Times New Roman"/>
          <w:sz w:val="24"/>
          <w:szCs w:val="24"/>
          <w:shd w:val="clear" w:color="auto" w:fill="FAF9F8"/>
        </w:rPr>
      </w:pPr>
      <w:r w:rsidRPr="008869F6">
        <w:rPr>
          <w:rFonts w:ascii="Times New Roman" w:hAnsi="Times New Roman" w:cs="Times New Roman"/>
          <w:sz w:val="24"/>
          <w:szCs w:val="24"/>
          <w:shd w:val="clear" w:color="auto" w:fill="FFFFFF"/>
        </w:rPr>
        <w:t>En el año 2000</w:t>
      </w:r>
      <w:r w:rsidR="00D155D2"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la Organización M</w:t>
      </w:r>
      <w:r w:rsidR="009C6F00" w:rsidRPr="008869F6">
        <w:rPr>
          <w:rFonts w:ascii="Times New Roman" w:hAnsi="Times New Roman" w:cs="Times New Roman"/>
          <w:sz w:val="24"/>
          <w:szCs w:val="24"/>
        </w:rPr>
        <w:t>undial de la Salud (OMS) publicó</w:t>
      </w:r>
      <w:r w:rsidRPr="008869F6">
        <w:rPr>
          <w:rFonts w:ascii="Times New Roman" w:hAnsi="Times New Roman" w:cs="Times New Roman"/>
          <w:sz w:val="24"/>
          <w:szCs w:val="24"/>
        </w:rPr>
        <w:t xml:space="preserve"> tres niveles diferentes como</w:t>
      </w:r>
      <w:r w:rsidR="00CB5F05" w:rsidRPr="008869F6">
        <w:rPr>
          <w:rFonts w:ascii="Times New Roman" w:hAnsi="Times New Roman" w:cs="Times New Roman"/>
          <w:sz w:val="24"/>
          <w:szCs w:val="24"/>
        </w:rPr>
        <w:t xml:space="preserve"> criterios para la discapacidad: </w:t>
      </w:r>
      <w:r w:rsidRPr="008869F6">
        <w:rPr>
          <w:rFonts w:ascii="Times New Roman" w:hAnsi="Times New Roman" w:cs="Times New Roman"/>
          <w:i/>
          <w:sz w:val="24"/>
          <w:szCs w:val="24"/>
        </w:rPr>
        <w:t>deficiencia</w:t>
      </w:r>
      <w:r w:rsidRPr="008869F6">
        <w:rPr>
          <w:rFonts w:ascii="Times New Roman" w:hAnsi="Times New Roman" w:cs="Times New Roman"/>
          <w:sz w:val="24"/>
          <w:szCs w:val="24"/>
        </w:rPr>
        <w:t>, referido a</w:t>
      </w:r>
      <w:r w:rsidR="009C6F00" w:rsidRPr="008869F6">
        <w:rPr>
          <w:rFonts w:ascii="Times New Roman" w:hAnsi="Times New Roman" w:cs="Times New Roman"/>
          <w:sz w:val="24"/>
          <w:szCs w:val="24"/>
        </w:rPr>
        <w:t xml:space="preserve"> la formación física del cuerpo;</w:t>
      </w:r>
      <w:r w:rsidRPr="008869F6">
        <w:rPr>
          <w:rFonts w:ascii="Times New Roman" w:hAnsi="Times New Roman" w:cs="Times New Roman"/>
          <w:sz w:val="24"/>
          <w:szCs w:val="24"/>
        </w:rPr>
        <w:t xml:space="preserve"> la </w:t>
      </w:r>
      <w:r w:rsidRPr="008869F6">
        <w:rPr>
          <w:rFonts w:ascii="Times New Roman" w:hAnsi="Times New Roman" w:cs="Times New Roman"/>
          <w:i/>
          <w:sz w:val="24"/>
          <w:szCs w:val="24"/>
        </w:rPr>
        <w:t>discapacidad</w:t>
      </w:r>
      <w:r w:rsidRPr="008869F6">
        <w:rPr>
          <w:rFonts w:ascii="Times New Roman" w:hAnsi="Times New Roman" w:cs="Times New Roman"/>
          <w:sz w:val="24"/>
          <w:szCs w:val="24"/>
        </w:rPr>
        <w:t xml:space="preserve"> desde el punto de vista funcion</w:t>
      </w:r>
      <w:r w:rsidR="003823A2" w:rsidRPr="008869F6">
        <w:rPr>
          <w:rFonts w:ascii="Times New Roman" w:hAnsi="Times New Roman" w:cs="Times New Roman"/>
          <w:sz w:val="24"/>
          <w:szCs w:val="24"/>
        </w:rPr>
        <w:t>al y de la actividad, comprendida como aquellas limitantes</w:t>
      </w:r>
      <w:r w:rsidRPr="008869F6">
        <w:rPr>
          <w:rFonts w:ascii="Times New Roman" w:hAnsi="Times New Roman" w:cs="Times New Roman"/>
          <w:sz w:val="24"/>
          <w:szCs w:val="24"/>
        </w:rPr>
        <w:t xml:space="preserve"> fís</w:t>
      </w:r>
      <w:r w:rsidR="003823A2" w:rsidRPr="008869F6">
        <w:rPr>
          <w:rFonts w:ascii="Times New Roman" w:hAnsi="Times New Roman" w:cs="Times New Roman"/>
          <w:sz w:val="24"/>
          <w:szCs w:val="24"/>
        </w:rPr>
        <w:t>icas o mentales que impiden a la persona interactuar</w:t>
      </w:r>
      <w:r w:rsidRPr="008869F6">
        <w:rPr>
          <w:rFonts w:ascii="Times New Roman" w:hAnsi="Times New Roman" w:cs="Times New Roman"/>
          <w:sz w:val="24"/>
          <w:szCs w:val="24"/>
        </w:rPr>
        <w:t xml:space="preserve"> con el contexto social</w:t>
      </w:r>
      <w:r w:rsidR="009C6F00" w:rsidRPr="008869F6">
        <w:rPr>
          <w:rFonts w:ascii="Times New Roman" w:hAnsi="Times New Roman" w:cs="Times New Roman"/>
          <w:sz w:val="24"/>
          <w:szCs w:val="24"/>
        </w:rPr>
        <w:t xml:space="preserve"> generan</w:t>
      </w:r>
      <w:r w:rsidR="003823A2" w:rsidRPr="008869F6">
        <w:rPr>
          <w:rFonts w:ascii="Times New Roman" w:hAnsi="Times New Roman" w:cs="Times New Roman"/>
          <w:sz w:val="24"/>
          <w:szCs w:val="24"/>
        </w:rPr>
        <w:t>do con lo</w:t>
      </w:r>
      <w:r w:rsidR="009C6F00" w:rsidRPr="008869F6">
        <w:rPr>
          <w:rFonts w:ascii="Times New Roman" w:hAnsi="Times New Roman" w:cs="Times New Roman"/>
          <w:sz w:val="24"/>
          <w:szCs w:val="24"/>
        </w:rPr>
        <w:t xml:space="preserve"> anterior</w:t>
      </w:r>
      <w:r w:rsidRPr="008869F6">
        <w:rPr>
          <w:rFonts w:ascii="Times New Roman" w:hAnsi="Times New Roman" w:cs="Times New Roman"/>
          <w:sz w:val="24"/>
          <w:szCs w:val="24"/>
        </w:rPr>
        <w:t xml:space="preserve"> </w:t>
      </w:r>
      <w:r w:rsidR="009C6F00" w:rsidRPr="008869F6">
        <w:rPr>
          <w:rFonts w:ascii="Times New Roman" w:hAnsi="Times New Roman" w:cs="Times New Roman"/>
          <w:sz w:val="24"/>
          <w:szCs w:val="24"/>
        </w:rPr>
        <w:t>las</w:t>
      </w:r>
      <w:r w:rsidRPr="008869F6">
        <w:rPr>
          <w:rFonts w:ascii="Times New Roman" w:hAnsi="Times New Roman" w:cs="Times New Roman"/>
          <w:sz w:val="24"/>
          <w:szCs w:val="24"/>
        </w:rPr>
        <w:t xml:space="preserve"> </w:t>
      </w:r>
      <w:r w:rsidRPr="008869F6">
        <w:rPr>
          <w:rFonts w:ascii="Times New Roman" w:hAnsi="Times New Roman" w:cs="Times New Roman"/>
          <w:i/>
          <w:sz w:val="24"/>
          <w:szCs w:val="24"/>
        </w:rPr>
        <w:t>minusvalías</w:t>
      </w:r>
      <w:r w:rsidR="009C6F00" w:rsidRPr="008869F6">
        <w:rPr>
          <w:rFonts w:ascii="Times New Roman" w:hAnsi="Times New Roman" w:cs="Times New Roman"/>
          <w:i/>
          <w:sz w:val="24"/>
          <w:szCs w:val="24"/>
        </w:rPr>
        <w:t xml:space="preserve">, </w:t>
      </w:r>
      <w:r w:rsidR="009C6F00" w:rsidRPr="008869F6">
        <w:rPr>
          <w:rFonts w:ascii="Times New Roman" w:hAnsi="Times New Roman" w:cs="Times New Roman"/>
          <w:sz w:val="24"/>
          <w:szCs w:val="24"/>
        </w:rPr>
        <w:t>es decir</w:t>
      </w:r>
      <w:r w:rsidR="00593196" w:rsidRPr="008869F6">
        <w:rPr>
          <w:rFonts w:ascii="Times New Roman" w:hAnsi="Times New Roman" w:cs="Times New Roman"/>
          <w:sz w:val="24"/>
          <w:szCs w:val="24"/>
        </w:rPr>
        <w:t xml:space="preserve">, </w:t>
      </w:r>
      <w:r w:rsidR="003823A2" w:rsidRPr="008869F6">
        <w:rPr>
          <w:rFonts w:ascii="Times New Roman" w:hAnsi="Times New Roman" w:cs="Times New Roman"/>
          <w:sz w:val="24"/>
          <w:szCs w:val="24"/>
        </w:rPr>
        <w:t>esos obstáculos que vive</w:t>
      </w:r>
      <w:r w:rsidRPr="008869F6">
        <w:rPr>
          <w:rFonts w:ascii="Times New Roman" w:hAnsi="Times New Roman" w:cs="Times New Roman"/>
          <w:sz w:val="24"/>
          <w:szCs w:val="24"/>
        </w:rPr>
        <w:t xml:space="preserve"> el </w:t>
      </w:r>
      <w:r w:rsidR="003823A2" w:rsidRPr="008869F6">
        <w:rPr>
          <w:rFonts w:ascii="Times New Roman" w:hAnsi="Times New Roman" w:cs="Times New Roman"/>
          <w:sz w:val="24"/>
          <w:szCs w:val="24"/>
        </w:rPr>
        <w:t>individuo como reflejo</w:t>
      </w:r>
      <w:r w:rsidRPr="008869F6">
        <w:rPr>
          <w:rFonts w:ascii="Times New Roman" w:hAnsi="Times New Roman" w:cs="Times New Roman"/>
          <w:sz w:val="24"/>
          <w:szCs w:val="24"/>
        </w:rPr>
        <w:t xml:space="preserve"> de las deficiencias y discapacidades.</w:t>
      </w:r>
      <w:r w:rsidRPr="008869F6">
        <w:rPr>
          <w:rFonts w:ascii="Times New Roman" w:hAnsi="Times New Roman" w:cs="Times New Roman"/>
          <w:sz w:val="24"/>
          <w:szCs w:val="24"/>
          <w:shd w:val="clear" w:color="auto" w:fill="FAF9F8"/>
        </w:rPr>
        <w:t xml:space="preserve"> (</w:t>
      </w:r>
      <w:r w:rsidR="003823A2" w:rsidRPr="008869F6">
        <w:rPr>
          <w:rFonts w:ascii="Times New Roman" w:hAnsi="Times New Roman" w:cs="Times New Roman"/>
          <w:sz w:val="24"/>
          <w:szCs w:val="24"/>
          <w:shd w:val="clear" w:color="auto" w:fill="FAF9F8"/>
        </w:rPr>
        <w:t>González, García &amp; Ramírez, 2016:196</w:t>
      </w:r>
      <w:r w:rsidRPr="008869F6">
        <w:rPr>
          <w:rFonts w:ascii="Times New Roman" w:hAnsi="Times New Roman" w:cs="Times New Roman"/>
          <w:sz w:val="24"/>
          <w:szCs w:val="24"/>
          <w:shd w:val="clear" w:color="auto" w:fill="FAF9F8"/>
        </w:rPr>
        <w:t>)</w:t>
      </w:r>
      <w:r w:rsidRPr="008869F6">
        <w:rPr>
          <w:rFonts w:ascii="Times New Roman" w:hAnsi="Times New Roman" w:cs="Times New Roman"/>
          <w:sz w:val="24"/>
          <w:szCs w:val="24"/>
          <w:shd w:val="clear" w:color="auto" w:fill="FFFFFF"/>
        </w:rPr>
        <w:t xml:space="preserve">. </w:t>
      </w:r>
      <w:r w:rsidR="001A68F6" w:rsidRPr="008869F6">
        <w:rPr>
          <w:rFonts w:ascii="Times New Roman" w:hAnsi="Times New Roman" w:cs="Times New Roman"/>
          <w:sz w:val="24"/>
          <w:szCs w:val="24"/>
          <w:shd w:val="clear" w:color="auto" w:fill="FAF9F8"/>
        </w:rPr>
        <w:t xml:space="preserve">El 22 de mayo </w:t>
      </w:r>
      <w:r w:rsidR="000447A2" w:rsidRPr="008869F6">
        <w:rPr>
          <w:rFonts w:ascii="Times New Roman" w:hAnsi="Times New Roman" w:cs="Times New Roman"/>
          <w:sz w:val="24"/>
          <w:szCs w:val="24"/>
          <w:shd w:val="clear" w:color="auto" w:fill="FAF9F8"/>
        </w:rPr>
        <w:t>de</w:t>
      </w:r>
      <w:r w:rsidR="001A68F6" w:rsidRPr="008869F6">
        <w:rPr>
          <w:rFonts w:ascii="Times New Roman" w:hAnsi="Times New Roman" w:cs="Times New Roman"/>
          <w:sz w:val="24"/>
          <w:szCs w:val="24"/>
          <w:shd w:val="clear" w:color="auto" w:fill="FAF9F8"/>
        </w:rPr>
        <w:t xml:space="preserve"> </w:t>
      </w:r>
      <w:r w:rsidRPr="008869F6">
        <w:rPr>
          <w:rFonts w:ascii="Times New Roman" w:hAnsi="Times New Roman" w:cs="Times New Roman"/>
          <w:sz w:val="24"/>
          <w:szCs w:val="24"/>
          <w:shd w:val="clear" w:color="auto" w:fill="FAF9F8"/>
        </w:rPr>
        <w:t>2001 con una visión más integral</w:t>
      </w:r>
      <w:r w:rsidR="001A68F6" w:rsidRPr="008869F6">
        <w:rPr>
          <w:rFonts w:ascii="Times New Roman" w:hAnsi="Times New Roman" w:cs="Times New Roman"/>
          <w:sz w:val="24"/>
          <w:szCs w:val="24"/>
          <w:shd w:val="clear" w:color="auto" w:fill="FAF9F8"/>
        </w:rPr>
        <w:t xml:space="preserve">, 119 </w:t>
      </w:r>
      <w:r w:rsidR="00AE0B71" w:rsidRPr="008869F6">
        <w:rPr>
          <w:rFonts w:ascii="Times New Roman" w:hAnsi="Times New Roman" w:cs="Times New Roman"/>
          <w:sz w:val="24"/>
          <w:szCs w:val="24"/>
          <w:shd w:val="clear" w:color="auto" w:fill="FAF9F8"/>
        </w:rPr>
        <w:t xml:space="preserve">países miembros </w:t>
      </w:r>
      <w:r w:rsidR="001A68F6" w:rsidRPr="008869F6">
        <w:rPr>
          <w:rFonts w:ascii="Times New Roman" w:hAnsi="Times New Roman" w:cs="Times New Roman"/>
          <w:sz w:val="24"/>
          <w:szCs w:val="24"/>
          <w:shd w:val="clear" w:color="auto" w:fill="FAF9F8"/>
        </w:rPr>
        <w:t xml:space="preserve">de la OMS, </w:t>
      </w:r>
      <w:r w:rsidR="006763C8" w:rsidRPr="008869F6">
        <w:rPr>
          <w:rFonts w:ascii="Times New Roman" w:hAnsi="Times New Roman" w:cs="Times New Roman"/>
          <w:sz w:val="24"/>
          <w:szCs w:val="24"/>
          <w:shd w:val="clear" w:color="auto" w:fill="FAF9F8"/>
        </w:rPr>
        <w:t xml:space="preserve">(González, García &amp; Ramírez, 2016:196) plantean que </w:t>
      </w:r>
      <w:r w:rsidR="00BB4175" w:rsidRPr="008869F6">
        <w:rPr>
          <w:rFonts w:ascii="Times New Roman" w:hAnsi="Times New Roman" w:cs="Times New Roman"/>
          <w:sz w:val="24"/>
          <w:szCs w:val="24"/>
          <w:shd w:val="clear" w:color="auto" w:fill="FAF9F8"/>
        </w:rPr>
        <w:t>la C</w:t>
      </w:r>
      <w:r w:rsidR="001A68F6" w:rsidRPr="008869F6">
        <w:rPr>
          <w:rFonts w:ascii="Times New Roman" w:hAnsi="Times New Roman" w:cs="Times New Roman"/>
          <w:sz w:val="24"/>
          <w:szCs w:val="24"/>
          <w:shd w:val="clear" w:color="auto" w:fill="FAF9F8"/>
        </w:rPr>
        <w:t xml:space="preserve">lasificación </w:t>
      </w:r>
      <w:r w:rsidRPr="008869F6">
        <w:rPr>
          <w:rFonts w:ascii="Times New Roman" w:hAnsi="Times New Roman" w:cs="Times New Roman"/>
          <w:sz w:val="24"/>
          <w:szCs w:val="24"/>
          <w:shd w:val="clear" w:color="auto" w:fill="FAF9F8"/>
        </w:rPr>
        <w:t>Internacional de las Deficiencias, Di</w:t>
      </w:r>
      <w:r w:rsidR="001A68F6" w:rsidRPr="008869F6">
        <w:rPr>
          <w:rFonts w:ascii="Times New Roman" w:hAnsi="Times New Roman" w:cs="Times New Roman"/>
          <w:sz w:val="24"/>
          <w:szCs w:val="24"/>
          <w:shd w:val="clear" w:color="auto" w:fill="FAF9F8"/>
        </w:rPr>
        <w:t>scapacidades y Minusvalías (CIDDM)</w:t>
      </w:r>
      <w:r w:rsidR="006763C8" w:rsidRPr="008869F6">
        <w:rPr>
          <w:rFonts w:ascii="Times New Roman" w:hAnsi="Times New Roman" w:cs="Times New Roman"/>
          <w:sz w:val="24"/>
          <w:szCs w:val="24"/>
          <w:shd w:val="clear" w:color="auto" w:fill="FAF9F8"/>
        </w:rPr>
        <w:t xml:space="preserve"> cambie de nombre por el de </w:t>
      </w:r>
      <w:r w:rsidR="001A68F6" w:rsidRPr="008869F6">
        <w:rPr>
          <w:rFonts w:ascii="Times New Roman" w:hAnsi="Times New Roman" w:cs="Times New Roman"/>
          <w:sz w:val="24"/>
          <w:szCs w:val="24"/>
          <w:shd w:val="clear" w:color="auto" w:fill="FAF9F8"/>
        </w:rPr>
        <w:t xml:space="preserve">Clasificación </w:t>
      </w:r>
      <w:r w:rsidR="006763C8" w:rsidRPr="008869F6">
        <w:rPr>
          <w:rFonts w:ascii="Times New Roman" w:hAnsi="Times New Roman" w:cs="Times New Roman"/>
          <w:sz w:val="24"/>
          <w:szCs w:val="24"/>
          <w:shd w:val="clear" w:color="auto" w:fill="FAF9F8"/>
        </w:rPr>
        <w:t>Internacional</w:t>
      </w:r>
      <w:r w:rsidRPr="008869F6">
        <w:rPr>
          <w:rFonts w:ascii="Times New Roman" w:hAnsi="Times New Roman" w:cs="Times New Roman"/>
          <w:sz w:val="24"/>
          <w:szCs w:val="24"/>
          <w:shd w:val="clear" w:color="auto" w:fill="FAF9F8"/>
        </w:rPr>
        <w:t xml:space="preserve"> del funcionamiento de las discapacidades y de la salud (CIF), </w:t>
      </w:r>
      <w:r w:rsidR="006763C8" w:rsidRPr="008869F6">
        <w:rPr>
          <w:rFonts w:ascii="Times New Roman" w:hAnsi="Times New Roman" w:cs="Times New Roman"/>
          <w:sz w:val="24"/>
          <w:szCs w:val="24"/>
          <w:shd w:val="clear" w:color="auto" w:fill="FAF9F8"/>
        </w:rPr>
        <w:t>(González, García &amp; Ramírez, 2016:196) y con ello conjuntar</w:t>
      </w:r>
      <w:r w:rsidR="00BB4175" w:rsidRPr="008869F6">
        <w:rPr>
          <w:rFonts w:ascii="Times New Roman" w:hAnsi="Times New Roman" w:cs="Times New Roman"/>
          <w:sz w:val="24"/>
          <w:szCs w:val="24"/>
          <w:shd w:val="clear" w:color="auto" w:fill="FAF9F8"/>
        </w:rPr>
        <w:t xml:space="preserve"> lo social con lo médico-</w:t>
      </w:r>
      <w:r w:rsidRPr="008869F6">
        <w:rPr>
          <w:rFonts w:ascii="Times New Roman" w:hAnsi="Times New Roman" w:cs="Times New Roman"/>
          <w:sz w:val="24"/>
          <w:szCs w:val="24"/>
          <w:shd w:val="clear" w:color="auto" w:fill="FAF9F8"/>
        </w:rPr>
        <w:t xml:space="preserve">biológico. </w:t>
      </w:r>
    </w:p>
    <w:p w14:paraId="440283FF" w14:textId="77777777" w:rsidR="000447A2" w:rsidRPr="008869F6" w:rsidRDefault="000447A2" w:rsidP="005B5C07">
      <w:pPr>
        <w:widowControl w:val="0"/>
        <w:spacing w:after="0" w:line="360" w:lineRule="auto"/>
        <w:rPr>
          <w:rFonts w:ascii="Times New Roman" w:hAnsi="Times New Roman" w:cs="Times New Roman"/>
          <w:sz w:val="24"/>
          <w:szCs w:val="24"/>
          <w:shd w:val="clear" w:color="auto" w:fill="FAF9F8"/>
        </w:rPr>
      </w:pPr>
    </w:p>
    <w:p w14:paraId="72F84438" w14:textId="3C20A12E" w:rsidR="00C058B9" w:rsidRPr="008869F6" w:rsidRDefault="005B5EA6"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shd w:val="clear" w:color="auto" w:fill="FAF9F8"/>
        </w:rPr>
        <w:t>L</w:t>
      </w:r>
      <w:r w:rsidR="004C5254" w:rsidRPr="008869F6">
        <w:rPr>
          <w:rFonts w:ascii="Times New Roman" w:hAnsi="Times New Roman" w:cs="Times New Roman"/>
          <w:sz w:val="24"/>
          <w:szCs w:val="24"/>
        </w:rPr>
        <w:t>a C</w:t>
      </w:r>
      <w:r w:rsidR="00C058B9" w:rsidRPr="008869F6">
        <w:rPr>
          <w:rFonts w:ascii="Times New Roman" w:hAnsi="Times New Roman" w:cs="Times New Roman"/>
          <w:sz w:val="24"/>
          <w:szCs w:val="24"/>
        </w:rPr>
        <w:t xml:space="preserve">onvención </w:t>
      </w:r>
      <w:r w:rsidR="00C058B9" w:rsidRPr="008869F6">
        <w:rPr>
          <w:rFonts w:ascii="Times New Roman" w:hAnsi="Times New Roman" w:cs="Times New Roman"/>
          <w:bCs/>
          <w:sz w:val="24"/>
          <w:szCs w:val="24"/>
          <w:shd w:val="clear" w:color="auto" w:fill="FFFFFF"/>
        </w:rPr>
        <w:t>Internacional sobre los Derechos de las Personas con Discapacidad</w:t>
      </w:r>
      <w:r w:rsidR="004C5254" w:rsidRPr="008869F6">
        <w:rPr>
          <w:rFonts w:ascii="Times New Roman" w:hAnsi="Times New Roman" w:cs="Times New Roman"/>
          <w:sz w:val="24"/>
          <w:szCs w:val="24"/>
          <w:shd w:val="clear" w:color="auto" w:fill="FFFFFF"/>
        </w:rPr>
        <w:t xml:space="preserve"> aprobada por la asamblea de la ONU el 13 de diciembre de 2006</w:t>
      </w:r>
      <w:r w:rsidR="00FF77A6" w:rsidRPr="008869F6">
        <w:rPr>
          <w:rFonts w:ascii="Times New Roman" w:hAnsi="Times New Roman" w:cs="Times New Roman"/>
          <w:sz w:val="24"/>
          <w:szCs w:val="24"/>
          <w:shd w:val="clear" w:color="auto" w:fill="FFFFFF"/>
        </w:rPr>
        <w:t>,</w:t>
      </w:r>
      <w:r w:rsidR="00C058B9" w:rsidRPr="008869F6">
        <w:rPr>
          <w:rFonts w:ascii="Times New Roman" w:hAnsi="Times New Roman" w:cs="Times New Roman"/>
          <w:sz w:val="24"/>
          <w:szCs w:val="24"/>
          <w:shd w:val="clear" w:color="auto" w:fill="FFFFFF"/>
        </w:rPr>
        <w:t xml:space="preserve"> </w:t>
      </w:r>
      <w:r w:rsidR="00C058B9" w:rsidRPr="008869F6">
        <w:rPr>
          <w:rFonts w:ascii="Times New Roman" w:hAnsi="Times New Roman" w:cs="Times New Roman"/>
          <w:sz w:val="24"/>
          <w:szCs w:val="24"/>
        </w:rPr>
        <w:t>reconoce que la discapacidad es un concepto que evoluciona y que resulta de la interacción entre las personas con deficiencias y las barreras debidas a la actitud y al entorno que evitan su participación plena y efectiva en la sociedad, en igualdad de condi</w:t>
      </w:r>
      <w:r w:rsidR="004C5254" w:rsidRPr="008869F6">
        <w:rPr>
          <w:rFonts w:ascii="Times New Roman" w:hAnsi="Times New Roman" w:cs="Times New Roman"/>
          <w:sz w:val="24"/>
          <w:szCs w:val="24"/>
        </w:rPr>
        <w:t>ciones con las demás. (Conapred, 2006</w:t>
      </w:r>
      <w:r w:rsidR="008B717D" w:rsidRPr="008869F6">
        <w:rPr>
          <w:rFonts w:ascii="Times New Roman" w:hAnsi="Times New Roman" w:cs="Times New Roman"/>
          <w:sz w:val="24"/>
          <w:szCs w:val="24"/>
        </w:rPr>
        <w:t>:</w:t>
      </w:r>
      <w:r w:rsidR="004C5254" w:rsidRPr="008869F6">
        <w:rPr>
          <w:rFonts w:ascii="Times New Roman" w:hAnsi="Times New Roman" w:cs="Times New Roman"/>
          <w:sz w:val="24"/>
          <w:szCs w:val="24"/>
        </w:rPr>
        <w:t>1</w:t>
      </w:r>
      <w:r w:rsidR="008B717D" w:rsidRPr="008869F6">
        <w:rPr>
          <w:rFonts w:ascii="Times New Roman" w:hAnsi="Times New Roman" w:cs="Times New Roman"/>
          <w:sz w:val="24"/>
          <w:szCs w:val="24"/>
        </w:rPr>
        <w:t xml:space="preserve">)  </w:t>
      </w:r>
      <w:r w:rsidR="00C058B9" w:rsidRPr="008869F6">
        <w:rPr>
          <w:rFonts w:ascii="Times New Roman" w:hAnsi="Times New Roman" w:cs="Times New Roman"/>
          <w:sz w:val="24"/>
          <w:szCs w:val="24"/>
        </w:rPr>
        <w:t>Sin embargo,</w:t>
      </w:r>
      <w:r w:rsidRPr="008869F6">
        <w:rPr>
          <w:rFonts w:ascii="Times New Roman" w:hAnsi="Times New Roman" w:cs="Times New Roman"/>
          <w:sz w:val="24"/>
          <w:szCs w:val="24"/>
        </w:rPr>
        <w:t xml:space="preserve"> el hecho de pasar de una comprensión médica de la discapacidad a una social, no implica en modo alguno el descuido y/o abandono de los cuidados y asistencia médica</w:t>
      </w:r>
      <w:r w:rsidR="00C058B9" w:rsidRPr="008869F6">
        <w:rPr>
          <w:rFonts w:ascii="Times New Roman" w:hAnsi="Times New Roman" w:cs="Times New Roman"/>
          <w:sz w:val="24"/>
          <w:szCs w:val="24"/>
        </w:rPr>
        <w:t xml:space="preserve">, sino de ser más integrales al </w:t>
      </w:r>
      <w:r w:rsidRPr="008869F6">
        <w:rPr>
          <w:rFonts w:ascii="Times New Roman" w:hAnsi="Times New Roman" w:cs="Times New Roman"/>
          <w:sz w:val="24"/>
          <w:szCs w:val="24"/>
        </w:rPr>
        <w:t>tener una perspectiva más humana al aceptar</w:t>
      </w:r>
      <w:r w:rsidR="00C058B9" w:rsidRPr="008869F6">
        <w:rPr>
          <w:rFonts w:ascii="Times New Roman" w:hAnsi="Times New Roman" w:cs="Times New Roman"/>
          <w:sz w:val="24"/>
          <w:szCs w:val="24"/>
        </w:rPr>
        <w:t xml:space="preserve"> y reconocer los valores y derechos d</w:t>
      </w:r>
      <w:r w:rsidRPr="008869F6">
        <w:rPr>
          <w:rFonts w:ascii="Times New Roman" w:hAnsi="Times New Roman" w:cs="Times New Roman"/>
          <w:sz w:val="24"/>
          <w:szCs w:val="24"/>
        </w:rPr>
        <w:t>e las personas con discapacidad dentro de la sociedad</w:t>
      </w:r>
      <w:r w:rsidR="003C6EEF" w:rsidRPr="008869F6">
        <w:rPr>
          <w:rFonts w:ascii="Times New Roman" w:hAnsi="Times New Roman" w:cs="Times New Roman"/>
          <w:sz w:val="24"/>
          <w:szCs w:val="24"/>
        </w:rPr>
        <w:t>.</w:t>
      </w:r>
      <w:r w:rsidRPr="008869F6">
        <w:rPr>
          <w:rFonts w:ascii="Times New Roman" w:hAnsi="Times New Roman" w:cs="Times New Roman"/>
          <w:sz w:val="24"/>
          <w:szCs w:val="24"/>
        </w:rPr>
        <w:t xml:space="preserve"> </w:t>
      </w:r>
      <w:r w:rsidR="00C058B9" w:rsidRPr="008869F6">
        <w:rPr>
          <w:rFonts w:ascii="Times New Roman" w:hAnsi="Times New Roman" w:cs="Times New Roman"/>
          <w:sz w:val="24"/>
          <w:szCs w:val="24"/>
        </w:rPr>
        <w:t>(</w:t>
      </w:r>
      <w:r w:rsidR="00262208" w:rsidRPr="008869F6">
        <w:rPr>
          <w:rFonts w:ascii="Times New Roman" w:hAnsi="Times New Roman" w:cs="Times New Roman"/>
          <w:sz w:val="24"/>
          <w:szCs w:val="24"/>
          <w:shd w:val="clear" w:color="auto" w:fill="FAF9F8"/>
        </w:rPr>
        <w:t>González, García &amp; Ramírez, 2016:197,</w:t>
      </w:r>
      <w:r w:rsidR="003C6EEF" w:rsidRPr="008869F6">
        <w:rPr>
          <w:rFonts w:ascii="Times New Roman" w:hAnsi="Times New Roman" w:cs="Times New Roman"/>
          <w:sz w:val="24"/>
          <w:szCs w:val="24"/>
        </w:rPr>
        <w:t xml:space="preserve"> Conapred, 2006</w:t>
      </w:r>
      <w:r w:rsidR="00C058B9" w:rsidRPr="008869F6">
        <w:rPr>
          <w:rFonts w:ascii="Times New Roman" w:hAnsi="Times New Roman" w:cs="Times New Roman"/>
          <w:sz w:val="24"/>
          <w:szCs w:val="24"/>
        </w:rPr>
        <w:t>)</w:t>
      </w:r>
    </w:p>
    <w:p w14:paraId="610017FE" w14:textId="77777777" w:rsidR="00FF77A6" w:rsidRPr="008869F6" w:rsidRDefault="00FF77A6" w:rsidP="005B5C07">
      <w:pPr>
        <w:widowControl w:val="0"/>
        <w:spacing w:after="0" w:line="360" w:lineRule="auto"/>
        <w:rPr>
          <w:rFonts w:ascii="Times New Roman" w:hAnsi="Times New Roman" w:cs="Times New Roman"/>
          <w:sz w:val="24"/>
          <w:szCs w:val="24"/>
          <w:shd w:val="clear" w:color="auto" w:fill="FAF9F8"/>
        </w:rPr>
      </w:pPr>
    </w:p>
    <w:p w14:paraId="395E012B" w14:textId="38EF2B8B" w:rsidR="00D50C79" w:rsidRPr="008869F6" w:rsidRDefault="00D50C79"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shd w:val="clear" w:color="auto" w:fill="FFFFFF"/>
        </w:rPr>
        <w:t>La discapacidad se concibe desde el 200</w:t>
      </w:r>
      <w:r w:rsidR="00087E11" w:rsidRPr="008869F6">
        <w:rPr>
          <w:rFonts w:ascii="Times New Roman" w:hAnsi="Times New Roman" w:cs="Times New Roman"/>
          <w:sz w:val="24"/>
          <w:szCs w:val="24"/>
          <w:shd w:val="clear" w:color="auto" w:fill="FFFFFF"/>
        </w:rPr>
        <w:t>1 como un asunto intersectorial</w:t>
      </w:r>
      <w:r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WHO, 1980)</w:t>
      </w:r>
      <w:r w:rsidR="00087E11"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shd w:val="clear" w:color="auto" w:fill="FFFFFF"/>
        </w:rPr>
        <w:t>es decir</w:t>
      </w:r>
      <w:r w:rsidR="00087E11"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 xml:space="preserve"> como </w:t>
      </w:r>
      <w:r w:rsidRPr="008869F6">
        <w:rPr>
          <w:rFonts w:ascii="Times New Roman" w:hAnsi="Times New Roman" w:cs="Times New Roman"/>
          <w:sz w:val="24"/>
          <w:szCs w:val="24"/>
        </w:rPr>
        <w:t>la “intervención coordinada de instituciones representativas de más de un sector social, en acciones destinadas, total o parcialmente, a tratar los problemas vinculados con la salud, el bienestar y la calidad de vida” (</w:t>
      </w:r>
      <w:r w:rsidR="00632FD3" w:rsidRPr="008869F6">
        <w:rPr>
          <w:rFonts w:ascii="Times New Roman" w:hAnsi="Times New Roman" w:cs="Times New Roman"/>
          <w:sz w:val="24"/>
          <w:szCs w:val="24"/>
        </w:rPr>
        <w:t>Sosa, Rodríguez, et. al. 2013:657</w:t>
      </w:r>
      <w:r w:rsidR="00CA77AB" w:rsidRPr="008869F6">
        <w:rPr>
          <w:rFonts w:ascii="Times New Roman" w:hAnsi="Times New Roman" w:cs="Times New Roman"/>
          <w:sz w:val="24"/>
          <w:szCs w:val="24"/>
        </w:rPr>
        <w:t xml:space="preserve">), </w:t>
      </w:r>
      <w:r w:rsidR="00CA77AB" w:rsidRPr="008869F6">
        <w:rPr>
          <w:rFonts w:ascii="Times New Roman" w:hAnsi="Times New Roman" w:cs="Times New Roman"/>
          <w:sz w:val="24"/>
          <w:szCs w:val="24"/>
        </w:rPr>
        <w:lastRenderedPageBreak/>
        <w:t>(</w:t>
      </w:r>
      <w:r w:rsidRPr="008869F6">
        <w:rPr>
          <w:rFonts w:ascii="Times New Roman" w:hAnsi="Times New Roman" w:cs="Times New Roman"/>
          <w:sz w:val="24"/>
          <w:szCs w:val="24"/>
        </w:rPr>
        <w:t xml:space="preserve">FLACSO, 2015). </w:t>
      </w:r>
      <w:r w:rsidR="00CA77AB" w:rsidRPr="008869F6">
        <w:rPr>
          <w:rFonts w:ascii="Times New Roman" w:hAnsi="Times New Roman" w:cs="Times New Roman"/>
          <w:sz w:val="24"/>
          <w:szCs w:val="24"/>
        </w:rPr>
        <w:t xml:space="preserve">De acuerdo con Suarez </w:t>
      </w:r>
      <w:r w:rsidR="00CA77AB" w:rsidRPr="008869F6">
        <w:rPr>
          <w:rFonts w:ascii="Times New Roman" w:hAnsi="Times New Roman" w:cs="Times New Roman"/>
          <w:sz w:val="24"/>
          <w:szCs w:val="24"/>
          <w:shd w:val="clear" w:color="auto" w:fill="FFFFFF"/>
        </w:rPr>
        <w:t xml:space="preserve">Escudero </w:t>
      </w:r>
      <w:r w:rsidRPr="008869F6">
        <w:rPr>
          <w:rFonts w:ascii="Times New Roman" w:hAnsi="Times New Roman" w:cs="Times New Roman"/>
          <w:sz w:val="24"/>
          <w:szCs w:val="24"/>
        </w:rPr>
        <w:t xml:space="preserve">se asume </w:t>
      </w:r>
      <w:r w:rsidR="00C273BA" w:rsidRPr="008869F6">
        <w:rPr>
          <w:rFonts w:ascii="Times New Roman" w:hAnsi="Times New Roman" w:cs="Times New Roman"/>
          <w:sz w:val="24"/>
          <w:szCs w:val="24"/>
        </w:rPr>
        <w:t xml:space="preserve">en 2001 </w:t>
      </w:r>
      <w:r w:rsidRPr="008869F6">
        <w:rPr>
          <w:rFonts w:ascii="Times New Roman" w:hAnsi="Times New Roman" w:cs="Times New Roman"/>
          <w:sz w:val="24"/>
          <w:szCs w:val="24"/>
        </w:rPr>
        <w:t xml:space="preserve">el modelo dinámico multidimensional de la </w:t>
      </w:r>
      <w:r w:rsidR="00C273BA" w:rsidRPr="008869F6">
        <w:rPr>
          <w:rFonts w:ascii="Times New Roman" w:hAnsi="Times New Roman" w:cs="Times New Roman"/>
          <w:sz w:val="24"/>
          <w:szCs w:val="24"/>
        </w:rPr>
        <w:t>Clasificación Internacional del Funcionamiento</w:t>
      </w:r>
      <w:r w:rsidRPr="008869F6">
        <w:rPr>
          <w:rFonts w:ascii="Times New Roman" w:hAnsi="Times New Roman" w:cs="Times New Roman"/>
          <w:sz w:val="24"/>
          <w:szCs w:val="24"/>
        </w:rPr>
        <w:t xml:space="preserve"> de la salud y discapacidad</w:t>
      </w:r>
      <w:r w:rsidR="00C273BA" w:rsidRPr="008869F6">
        <w:rPr>
          <w:rFonts w:ascii="Times New Roman" w:hAnsi="Times New Roman" w:cs="Times New Roman"/>
          <w:sz w:val="24"/>
          <w:szCs w:val="24"/>
        </w:rPr>
        <w:t xml:space="preserve"> llamado CIF</w:t>
      </w:r>
      <w:r w:rsidR="00CA77AB" w:rsidRPr="008869F6">
        <w:rPr>
          <w:rFonts w:ascii="Times New Roman" w:hAnsi="Times New Roman" w:cs="Times New Roman"/>
          <w:sz w:val="24"/>
          <w:szCs w:val="24"/>
        </w:rPr>
        <w:t xml:space="preserve"> (</w:t>
      </w:r>
      <w:r w:rsidR="00CA77AB" w:rsidRPr="008869F6">
        <w:rPr>
          <w:rFonts w:ascii="Times New Roman" w:hAnsi="Times New Roman" w:cs="Times New Roman"/>
          <w:sz w:val="24"/>
          <w:szCs w:val="24"/>
          <w:shd w:val="clear" w:color="auto" w:fill="FFFFFF"/>
        </w:rPr>
        <w:t>Suarez</w:t>
      </w:r>
      <w:r w:rsidR="00C273BA" w:rsidRPr="008869F6">
        <w:rPr>
          <w:rFonts w:ascii="Times New Roman" w:hAnsi="Times New Roman" w:cs="Times New Roman"/>
          <w:sz w:val="24"/>
          <w:szCs w:val="24"/>
          <w:shd w:val="clear" w:color="auto" w:fill="FFFFFF"/>
        </w:rPr>
        <w:t xml:space="preserve"> Escudero</w:t>
      </w:r>
      <w:r w:rsidR="00CA77AB" w:rsidRPr="008869F6">
        <w:rPr>
          <w:rFonts w:ascii="Times New Roman" w:hAnsi="Times New Roman" w:cs="Times New Roman"/>
          <w:sz w:val="24"/>
          <w:szCs w:val="24"/>
          <w:shd w:val="clear" w:color="auto" w:fill="FFFFFF"/>
        </w:rPr>
        <w:t>, 2011</w:t>
      </w:r>
      <w:r w:rsidR="00C273BA" w:rsidRPr="008869F6">
        <w:rPr>
          <w:rFonts w:ascii="Times New Roman" w:hAnsi="Times New Roman" w:cs="Times New Roman"/>
          <w:sz w:val="24"/>
          <w:szCs w:val="24"/>
          <w:shd w:val="clear" w:color="auto" w:fill="FFFFFF"/>
        </w:rPr>
        <w:t>:171</w:t>
      </w:r>
      <w:r w:rsidR="00CA77AB"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rPr>
        <w:t xml:space="preserve"> (Jiménez, González &amp; Martín, 2002)</w:t>
      </w:r>
      <w:r w:rsidR="0042152D" w:rsidRPr="008869F6">
        <w:rPr>
          <w:rFonts w:ascii="Times New Roman" w:hAnsi="Times New Roman" w:cs="Times New Roman"/>
          <w:sz w:val="24"/>
          <w:szCs w:val="24"/>
        </w:rPr>
        <w:t>, “</w:t>
      </w:r>
      <w:r w:rsidRPr="008869F6">
        <w:rPr>
          <w:rFonts w:ascii="Times New Roman" w:hAnsi="Times New Roman" w:cs="Times New Roman"/>
          <w:sz w:val="24"/>
          <w:szCs w:val="24"/>
        </w:rPr>
        <w:t>que trasciende el concepto clásico de discapacidad y presenta un modelo de diversidad funcional en las actividades y en la participación</w:t>
      </w:r>
      <w:r w:rsidR="0042152D" w:rsidRPr="008869F6">
        <w:rPr>
          <w:rFonts w:ascii="Times New Roman" w:hAnsi="Times New Roman" w:cs="Times New Roman"/>
          <w:sz w:val="24"/>
          <w:szCs w:val="24"/>
        </w:rPr>
        <w:t>.”</w:t>
      </w:r>
      <w:r w:rsidRPr="008869F6">
        <w:rPr>
          <w:rFonts w:ascii="Times New Roman" w:hAnsi="Times New Roman" w:cs="Times New Roman"/>
          <w:sz w:val="24"/>
          <w:szCs w:val="24"/>
        </w:rPr>
        <w:t xml:space="preserve"> (Suarez</w:t>
      </w:r>
      <w:r w:rsidR="00C273BA" w:rsidRPr="008869F6">
        <w:rPr>
          <w:rFonts w:ascii="Times New Roman" w:hAnsi="Times New Roman" w:cs="Times New Roman"/>
          <w:sz w:val="24"/>
          <w:szCs w:val="24"/>
        </w:rPr>
        <w:t xml:space="preserve"> Escudero</w:t>
      </w:r>
      <w:r w:rsidRPr="008869F6">
        <w:rPr>
          <w:rFonts w:ascii="Times New Roman" w:hAnsi="Times New Roman" w:cs="Times New Roman"/>
          <w:sz w:val="24"/>
          <w:szCs w:val="24"/>
        </w:rPr>
        <w:t>, 2011</w:t>
      </w:r>
      <w:r w:rsidR="00C273BA" w:rsidRPr="008869F6">
        <w:rPr>
          <w:rFonts w:ascii="Times New Roman" w:hAnsi="Times New Roman" w:cs="Times New Roman"/>
          <w:sz w:val="24"/>
          <w:szCs w:val="24"/>
        </w:rPr>
        <w:t>:171</w:t>
      </w:r>
      <w:r w:rsidR="0042152D" w:rsidRPr="008869F6">
        <w:rPr>
          <w:rFonts w:ascii="Times New Roman" w:hAnsi="Times New Roman" w:cs="Times New Roman"/>
          <w:sz w:val="24"/>
          <w:szCs w:val="24"/>
        </w:rPr>
        <w:t>), adquirió</w:t>
      </w:r>
      <w:r w:rsidRPr="008869F6">
        <w:rPr>
          <w:rFonts w:ascii="Times New Roman" w:hAnsi="Times New Roman" w:cs="Times New Roman"/>
          <w:sz w:val="24"/>
          <w:szCs w:val="24"/>
        </w:rPr>
        <w:t xml:space="preserve"> </w:t>
      </w:r>
      <w:r w:rsidR="0042152D" w:rsidRPr="008869F6">
        <w:rPr>
          <w:rFonts w:ascii="Times New Roman" w:hAnsi="Times New Roman" w:cs="Times New Roman"/>
          <w:sz w:val="24"/>
          <w:szCs w:val="24"/>
        </w:rPr>
        <w:t>“</w:t>
      </w:r>
      <w:r w:rsidRPr="008869F6">
        <w:rPr>
          <w:rFonts w:ascii="Times New Roman" w:hAnsi="Times New Roman" w:cs="Times New Roman"/>
          <w:sz w:val="24"/>
          <w:szCs w:val="24"/>
        </w:rPr>
        <w:t>un rol más</w:t>
      </w:r>
      <w:r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positivo que deficitario o negativo, donde la discapacidad no es sinónimo de enfermedad</w:t>
      </w:r>
      <w:r w:rsidR="0042152D" w:rsidRPr="008869F6">
        <w:rPr>
          <w:rFonts w:ascii="Times New Roman" w:hAnsi="Times New Roman" w:cs="Times New Roman"/>
          <w:sz w:val="24"/>
          <w:szCs w:val="24"/>
        </w:rPr>
        <w:t>”. (Suarez Escudero, 2011:171),</w:t>
      </w:r>
      <w:r w:rsidRPr="008869F6">
        <w:rPr>
          <w:rFonts w:ascii="Times New Roman" w:hAnsi="Times New Roman" w:cs="Times New Roman"/>
          <w:sz w:val="24"/>
          <w:szCs w:val="24"/>
        </w:rPr>
        <w:t xml:space="preserve"> (OIT, Unesco, OMS, RBC, 2005)</w:t>
      </w:r>
      <w:r w:rsidR="0042152D" w:rsidRPr="008869F6">
        <w:rPr>
          <w:rFonts w:ascii="Times New Roman" w:hAnsi="Times New Roman" w:cs="Times New Roman"/>
          <w:sz w:val="24"/>
          <w:szCs w:val="24"/>
        </w:rPr>
        <w:t xml:space="preserve"> A</w:t>
      </w:r>
      <w:r w:rsidRPr="008869F6">
        <w:rPr>
          <w:rFonts w:ascii="Times New Roman" w:hAnsi="Times New Roman" w:cs="Times New Roman"/>
          <w:sz w:val="24"/>
          <w:szCs w:val="24"/>
        </w:rPr>
        <w:t xml:space="preserve">sí </w:t>
      </w:r>
      <w:r w:rsidR="00D02D93" w:rsidRPr="008869F6">
        <w:rPr>
          <w:rFonts w:ascii="Times New Roman" w:hAnsi="Times New Roman" w:cs="Times New Roman"/>
          <w:sz w:val="24"/>
          <w:szCs w:val="24"/>
        </w:rPr>
        <w:t>“</w:t>
      </w:r>
      <w:r w:rsidRPr="008869F6">
        <w:rPr>
          <w:rFonts w:ascii="Times New Roman" w:hAnsi="Times New Roman" w:cs="Times New Roman"/>
          <w:sz w:val="24"/>
          <w:szCs w:val="24"/>
        </w:rPr>
        <w:t xml:space="preserve">la CIF </w:t>
      </w:r>
      <w:r w:rsidR="009840EE" w:rsidRPr="008869F6">
        <w:rPr>
          <w:rFonts w:ascii="Times New Roman" w:hAnsi="Times New Roman" w:cs="Times New Roman"/>
          <w:sz w:val="24"/>
          <w:szCs w:val="24"/>
        </w:rPr>
        <w:t xml:space="preserve">ha </w:t>
      </w:r>
      <w:r w:rsidRPr="008869F6">
        <w:rPr>
          <w:rFonts w:ascii="Times New Roman" w:hAnsi="Times New Roman" w:cs="Times New Roman"/>
          <w:sz w:val="24"/>
          <w:szCs w:val="24"/>
        </w:rPr>
        <w:t xml:space="preserve">pasa de ser una clasificación de </w:t>
      </w:r>
      <w:r w:rsidR="009840EE" w:rsidRPr="008869F6">
        <w:rPr>
          <w:rFonts w:ascii="Times New Roman" w:hAnsi="Times New Roman" w:cs="Times New Roman"/>
          <w:sz w:val="24"/>
          <w:szCs w:val="24"/>
        </w:rPr>
        <w:t xml:space="preserve">“consecuencias de </w:t>
      </w:r>
      <w:r w:rsidRPr="008869F6">
        <w:rPr>
          <w:rFonts w:ascii="Times New Roman" w:hAnsi="Times New Roman" w:cs="Times New Roman"/>
          <w:sz w:val="24"/>
          <w:szCs w:val="24"/>
        </w:rPr>
        <w:t>enfermedades" (versión de 1980) a una clasificación de "</w:t>
      </w:r>
      <w:r w:rsidR="00D02D93" w:rsidRPr="008869F6">
        <w:rPr>
          <w:rFonts w:ascii="Times New Roman" w:hAnsi="Times New Roman" w:cs="Times New Roman"/>
          <w:sz w:val="24"/>
          <w:szCs w:val="24"/>
        </w:rPr>
        <w:t>componentes de salud"</w:t>
      </w:r>
      <w:r w:rsidR="009840EE" w:rsidRPr="008869F6">
        <w:rPr>
          <w:rFonts w:ascii="Times New Roman" w:hAnsi="Times New Roman" w:cs="Times New Roman"/>
          <w:sz w:val="24"/>
          <w:szCs w:val="24"/>
        </w:rPr>
        <w:t>. (CIF, 2001:4)</w:t>
      </w:r>
    </w:p>
    <w:p w14:paraId="76FC1BA7" w14:textId="77777777" w:rsidR="004D60BD" w:rsidRPr="008869F6" w:rsidRDefault="004D60BD" w:rsidP="005B5C07">
      <w:pPr>
        <w:widowControl w:val="0"/>
        <w:spacing w:after="0" w:line="360" w:lineRule="auto"/>
        <w:rPr>
          <w:rFonts w:ascii="Times New Roman" w:hAnsi="Times New Roman" w:cs="Times New Roman"/>
          <w:sz w:val="24"/>
          <w:szCs w:val="24"/>
          <w:shd w:val="clear" w:color="auto" w:fill="FFFFFF"/>
        </w:rPr>
      </w:pPr>
    </w:p>
    <w:p w14:paraId="4DC82456" w14:textId="3DE890E4" w:rsidR="00A02A7F" w:rsidRPr="008869F6" w:rsidRDefault="00D50C79"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rPr>
        <w:t>La discapacidad afecta de manera desproporcionada a las poblaciones vulnerables, más de mil millones de personas pade</w:t>
      </w:r>
      <w:r w:rsidR="00A02A7F" w:rsidRPr="008869F6">
        <w:rPr>
          <w:rFonts w:ascii="Times New Roman" w:hAnsi="Times New Roman" w:cs="Times New Roman"/>
          <w:sz w:val="24"/>
          <w:szCs w:val="24"/>
        </w:rPr>
        <w:t>ce algún tipo de discapacidad. L</w:t>
      </w:r>
      <w:r w:rsidRPr="008869F6">
        <w:rPr>
          <w:rFonts w:ascii="Times New Roman" w:hAnsi="Times New Roman" w:cs="Times New Roman"/>
          <w:sz w:val="24"/>
          <w:szCs w:val="24"/>
        </w:rPr>
        <w:t>a Organiz</w:t>
      </w:r>
      <w:r w:rsidR="00D147BB" w:rsidRPr="008869F6">
        <w:rPr>
          <w:rFonts w:ascii="Times New Roman" w:hAnsi="Times New Roman" w:cs="Times New Roman"/>
          <w:sz w:val="24"/>
          <w:szCs w:val="24"/>
        </w:rPr>
        <w:t>ación Mundial de la Salud estimó</w:t>
      </w:r>
      <w:r w:rsidRPr="008869F6">
        <w:rPr>
          <w:rFonts w:ascii="Times New Roman" w:hAnsi="Times New Roman" w:cs="Times New Roman"/>
          <w:sz w:val="24"/>
          <w:szCs w:val="24"/>
        </w:rPr>
        <w:t xml:space="preserve"> </w:t>
      </w:r>
      <w:r w:rsidR="00A02A7F" w:rsidRPr="008869F6">
        <w:rPr>
          <w:rFonts w:ascii="Times New Roman" w:hAnsi="Times New Roman" w:cs="Times New Roman"/>
          <w:sz w:val="24"/>
          <w:szCs w:val="24"/>
        </w:rPr>
        <w:t xml:space="preserve">en 2010 </w:t>
      </w:r>
      <w:r w:rsidRPr="008869F6">
        <w:rPr>
          <w:rFonts w:ascii="Times New Roman" w:hAnsi="Times New Roman" w:cs="Times New Roman"/>
          <w:sz w:val="24"/>
          <w:szCs w:val="24"/>
        </w:rPr>
        <w:t>que el 10% de la población mundial tenía una discapaci</w:t>
      </w:r>
      <w:r w:rsidR="00D147BB" w:rsidRPr="008869F6">
        <w:rPr>
          <w:rFonts w:ascii="Times New Roman" w:hAnsi="Times New Roman" w:cs="Times New Roman"/>
          <w:sz w:val="24"/>
          <w:szCs w:val="24"/>
        </w:rPr>
        <w:t>dad.</w:t>
      </w:r>
    </w:p>
    <w:p w14:paraId="7E351B6D" w14:textId="0364891A" w:rsidR="00D147BB" w:rsidRPr="008869F6" w:rsidRDefault="00D147BB"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rPr>
        <w:t>Para 2017 esta tasa aumentó</w:t>
      </w:r>
      <w:r w:rsidR="00D50C79" w:rsidRPr="008869F6">
        <w:rPr>
          <w:rFonts w:ascii="Times New Roman" w:hAnsi="Times New Roman" w:cs="Times New Roman"/>
          <w:sz w:val="24"/>
          <w:szCs w:val="24"/>
        </w:rPr>
        <w:t xml:space="preserve"> a 15% y se espera que siga en ascenso a causa del envejecimiento y de las enfermedades crónicas. Dentro de los grupos con discapacidad se encuentra la deficiencia visual o ceguera</w:t>
      </w:r>
      <w:r w:rsidR="00D50C79" w:rsidRPr="008869F6">
        <w:rPr>
          <w:rFonts w:ascii="Times New Roman" w:hAnsi="Times New Roman" w:cs="Times New Roman"/>
          <w:bCs/>
          <w:sz w:val="24"/>
          <w:szCs w:val="24"/>
        </w:rPr>
        <w:t xml:space="preserve">, se estima que a nivel mundial un tercio de la población aproximadamente unos </w:t>
      </w:r>
      <w:r w:rsidR="00D50C79" w:rsidRPr="008869F6">
        <w:rPr>
          <w:rFonts w:ascii="Times New Roman" w:hAnsi="Times New Roman" w:cs="Times New Roman"/>
          <w:sz w:val="24"/>
          <w:szCs w:val="24"/>
        </w:rPr>
        <w:t>2</w:t>
      </w:r>
      <w:r w:rsidRPr="008869F6">
        <w:rPr>
          <w:rFonts w:ascii="Times New Roman" w:hAnsi="Times New Roman" w:cs="Times New Roman"/>
          <w:sz w:val="24"/>
          <w:szCs w:val="24"/>
        </w:rPr>
        <w:t>,</w:t>
      </w:r>
      <w:r w:rsidR="00D50C79" w:rsidRPr="008869F6">
        <w:rPr>
          <w:rFonts w:ascii="Times New Roman" w:hAnsi="Times New Roman" w:cs="Times New Roman"/>
          <w:sz w:val="24"/>
          <w:szCs w:val="24"/>
        </w:rPr>
        <w:t>200 millones de personas viven con deficiencia visual o ceguera (OMS, 9/10/2019)</w:t>
      </w:r>
      <w:r w:rsidRPr="008869F6">
        <w:rPr>
          <w:rFonts w:ascii="Times New Roman" w:hAnsi="Times New Roman" w:cs="Times New Roman"/>
          <w:sz w:val="24"/>
          <w:szCs w:val="24"/>
        </w:rPr>
        <w:t>,</w:t>
      </w:r>
      <w:r w:rsidR="00D50C79" w:rsidRPr="008869F6">
        <w:rPr>
          <w:rFonts w:ascii="Times New Roman" w:hAnsi="Times New Roman" w:cs="Times New Roman"/>
          <w:bCs/>
          <w:sz w:val="24"/>
          <w:szCs w:val="24"/>
        </w:rPr>
        <w:t xml:space="preserve"> este es un aumento considerable ya que en 2018 se estimaron 1</w:t>
      </w:r>
      <w:r w:rsidRPr="008869F6">
        <w:rPr>
          <w:rFonts w:ascii="Times New Roman" w:hAnsi="Times New Roman" w:cs="Times New Roman"/>
          <w:bCs/>
          <w:sz w:val="24"/>
          <w:szCs w:val="24"/>
        </w:rPr>
        <w:t>,</w:t>
      </w:r>
      <w:r w:rsidR="00D50C79" w:rsidRPr="008869F6">
        <w:rPr>
          <w:rFonts w:ascii="Times New Roman" w:hAnsi="Times New Roman" w:cs="Times New Roman"/>
          <w:bCs/>
          <w:sz w:val="24"/>
          <w:szCs w:val="24"/>
        </w:rPr>
        <w:t xml:space="preserve">300 millones </w:t>
      </w:r>
      <w:r w:rsidR="00D50C79" w:rsidRPr="008869F6">
        <w:rPr>
          <w:rFonts w:ascii="Times New Roman" w:hAnsi="Times New Roman" w:cs="Times New Roman"/>
          <w:sz w:val="24"/>
          <w:szCs w:val="24"/>
          <w:shd w:val="clear" w:color="auto" w:fill="FFFFFF"/>
        </w:rPr>
        <w:t xml:space="preserve">(OMS, 11/10/2018), </w:t>
      </w:r>
      <w:r w:rsidR="00D50C79" w:rsidRPr="008869F6">
        <w:rPr>
          <w:rFonts w:ascii="Times New Roman" w:hAnsi="Times New Roman" w:cs="Times New Roman"/>
          <w:sz w:val="24"/>
          <w:szCs w:val="24"/>
        </w:rPr>
        <w:t xml:space="preserve">con respecto a la visión de lejos, 188,5 millones tienen una deficiencia visual moderada, 36 millones de personas son invidentes y 217 millones tienen una deficiencia visual </w:t>
      </w:r>
      <w:r w:rsidR="00A02A7F" w:rsidRPr="008869F6">
        <w:rPr>
          <w:rFonts w:ascii="Times New Roman" w:hAnsi="Times New Roman" w:cs="Times New Roman"/>
          <w:sz w:val="24"/>
          <w:szCs w:val="24"/>
        </w:rPr>
        <w:t xml:space="preserve">(OMS, </w:t>
      </w:r>
      <w:r w:rsidR="00A02A7F" w:rsidRPr="008869F6">
        <w:rPr>
          <w:rFonts w:ascii="Times New Roman" w:hAnsi="Times New Roman" w:cs="Times New Roman"/>
          <w:sz w:val="24"/>
          <w:szCs w:val="24"/>
          <w:shd w:val="clear" w:color="auto" w:fill="FFFFFF"/>
        </w:rPr>
        <w:t>11/10/2018</w:t>
      </w:r>
      <w:r w:rsidR="00A02A7F" w:rsidRPr="008869F6">
        <w:rPr>
          <w:rFonts w:ascii="Times New Roman" w:hAnsi="Times New Roman" w:cs="Times New Roman"/>
          <w:sz w:val="24"/>
          <w:szCs w:val="24"/>
        </w:rPr>
        <w:t xml:space="preserve">), </w:t>
      </w:r>
      <w:r w:rsidR="00D50C79" w:rsidRPr="008869F6">
        <w:rPr>
          <w:rFonts w:ascii="Times New Roman" w:hAnsi="Times New Roman" w:cs="Times New Roman"/>
          <w:sz w:val="24"/>
          <w:szCs w:val="24"/>
        </w:rPr>
        <w:t xml:space="preserve">(Bourne, Flaxman, et al., 2017). </w:t>
      </w:r>
    </w:p>
    <w:p w14:paraId="3FFFEC87" w14:textId="77777777" w:rsidR="00D147BB" w:rsidRPr="008869F6" w:rsidRDefault="00D147BB" w:rsidP="005B5C07">
      <w:pPr>
        <w:widowControl w:val="0"/>
        <w:spacing w:after="0" w:line="360" w:lineRule="auto"/>
        <w:rPr>
          <w:rFonts w:ascii="Times New Roman" w:hAnsi="Times New Roman" w:cs="Times New Roman"/>
          <w:sz w:val="24"/>
          <w:szCs w:val="24"/>
        </w:rPr>
      </w:pPr>
    </w:p>
    <w:p w14:paraId="665FACF4" w14:textId="0711966C" w:rsidR="00D50C79" w:rsidRPr="008869F6" w:rsidRDefault="00D50C79" w:rsidP="005B5C07">
      <w:pPr>
        <w:widowControl w:val="0"/>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Por otro lado, 826 millones de personas padecen una deficiencia de la visión de cerca </w:t>
      </w:r>
      <w:r w:rsidR="00A02A7F" w:rsidRPr="008869F6">
        <w:rPr>
          <w:rFonts w:ascii="Times New Roman" w:hAnsi="Times New Roman" w:cs="Times New Roman"/>
          <w:sz w:val="24"/>
          <w:szCs w:val="24"/>
        </w:rPr>
        <w:t xml:space="preserve">(OMS, </w:t>
      </w:r>
      <w:r w:rsidR="00A02A7F" w:rsidRPr="008869F6">
        <w:rPr>
          <w:rFonts w:ascii="Times New Roman" w:hAnsi="Times New Roman" w:cs="Times New Roman"/>
          <w:sz w:val="24"/>
          <w:szCs w:val="24"/>
          <w:shd w:val="clear" w:color="auto" w:fill="FFFFFF"/>
        </w:rPr>
        <w:t>11/10/2018</w:t>
      </w:r>
      <w:r w:rsidR="00A02A7F" w:rsidRPr="008869F6">
        <w:rPr>
          <w:rFonts w:ascii="Times New Roman" w:hAnsi="Times New Roman" w:cs="Times New Roman"/>
          <w:sz w:val="24"/>
          <w:szCs w:val="24"/>
        </w:rPr>
        <w:t xml:space="preserve">), </w:t>
      </w:r>
      <w:r w:rsidRPr="008869F6">
        <w:rPr>
          <w:rFonts w:ascii="Times New Roman" w:hAnsi="Times New Roman" w:cs="Times New Roman"/>
          <w:sz w:val="24"/>
          <w:szCs w:val="24"/>
        </w:rPr>
        <w:t>(Fricke, Tahhan, et al., 2018)</w:t>
      </w:r>
      <w:r w:rsidR="00D147BB" w:rsidRPr="008869F6">
        <w:rPr>
          <w:rFonts w:ascii="Times New Roman" w:hAnsi="Times New Roman" w:cs="Times New Roman"/>
          <w:sz w:val="24"/>
          <w:szCs w:val="24"/>
        </w:rPr>
        <w:t>,</w:t>
      </w:r>
      <w:r w:rsidRPr="008869F6">
        <w:rPr>
          <w:rFonts w:ascii="Times New Roman" w:hAnsi="Times New Roman" w:cs="Times New Roman"/>
          <w:sz w:val="24"/>
          <w:szCs w:val="24"/>
        </w:rPr>
        <w:t xml:space="preserve"> </w:t>
      </w:r>
      <w:r w:rsidR="00616948" w:rsidRPr="008869F6">
        <w:rPr>
          <w:rFonts w:ascii="Times New Roman" w:hAnsi="Times New Roman" w:cs="Times New Roman"/>
          <w:sz w:val="24"/>
          <w:szCs w:val="24"/>
        </w:rPr>
        <w:t>é</w:t>
      </w:r>
      <w:r w:rsidRPr="008869F6">
        <w:rPr>
          <w:rFonts w:ascii="Times New Roman" w:hAnsi="Times New Roman" w:cs="Times New Roman"/>
          <w:sz w:val="24"/>
          <w:szCs w:val="24"/>
        </w:rPr>
        <w:t xml:space="preserve">stas estimaciones incrementaran de acuerdo con el envejecimiento de la población mundial aumentando el riesgo de que más personas se vean afectadas por una deficiencia visual </w:t>
      </w:r>
      <w:r w:rsidRPr="008869F6">
        <w:rPr>
          <w:rFonts w:ascii="Times New Roman" w:hAnsi="Times New Roman" w:cs="Times New Roman"/>
          <w:sz w:val="24"/>
          <w:szCs w:val="24"/>
          <w:shd w:val="clear" w:color="auto" w:fill="FFFFFF"/>
        </w:rPr>
        <w:t>(OMS, 11/10/2018).</w:t>
      </w:r>
      <w:r w:rsidRPr="008869F6">
        <w:rPr>
          <w:rFonts w:ascii="Times New Roman" w:hAnsi="Times New Roman" w:cs="Times New Roman"/>
          <w:sz w:val="24"/>
          <w:szCs w:val="24"/>
        </w:rPr>
        <w:t xml:space="preserve"> </w:t>
      </w:r>
    </w:p>
    <w:p w14:paraId="27CE4280" w14:textId="77777777" w:rsidR="00616948" w:rsidRPr="008869F6" w:rsidRDefault="00616948" w:rsidP="005B5C07">
      <w:pPr>
        <w:widowControl w:val="0"/>
        <w:spacing w:after="0" w:line="360" w:lineRule="auto"/>
        <w:rPr>
          <w:rFonts w:ascii="Times New Roman" w:hAnsi="Times New Roman" w:cs="Times New Roman"/>
          <w:sz w:val="24"/>
          <w:szCs w:val="24"/>
        </w:rPr>
      </w:pPr>
    </w:p>
    <w:p w14:paraId="7F7B00C7" w14:textId="3BC26F7A" w:rsidR="00D50C79" w:rsidRPr="008869F6" w:rsidRDefault="00D50C79"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rPr>
        <w:t>La Organización Panamericana</w:t>
      </w:r>
      <w:r w:rsidR="00616948" w:rsidRPr="008869F6">
        <w:rPr>
          <w:rFonts w:ascii="Times New Roman" w:hAnsi="Times New Roman" w:cs="Times New Roman"/>
          <w:sz w:val="24"/>
          <w:szCs w:val="24"/>
        </w:rPr>
        <w:t xml:space="preserve"> de la Salud (OPS), reportó</w:t>
      </w:r>
      <w:r w:rsidRPr="008869F6">
        <w:rPr>
          <w:rFonts w:ascii="Times New Roman" w:hAnsi="Times New Roman" w:cs="Times New Roman"/>
          <w:sz w:val="24"/>
          <w:szCs w:val="24"/>
        </w:rPr>
        <w:t xml:space="preserve"> en 2010 que en América Latina y el Caribe por ca</w:t>
      </w:r>
      <w:r w:rsidR="00616948" w:rsidRPr="008869F6">
        <w:rPr>
          <w:rFonts w:ascii="Times New Roman" w:hAnsi="Times New Roman" w:cs="Times New Roman"/>
          <w:sz w:val="24"/>
          <w:szCs w:val="24"/>
        </w:rPr>
        <w:t>da millón de habitantes había 5,000 personas invidentes y 20,</w:t>
      </w:r>
      <w:r w:rsidRPr="008869F6">
        <w:rPr>
          <w:rFonts w:ascii="Times New Roman" w:hAnsi="Times New Roman" w:cs="Times New Roman"/>
          <w:sz w:val="24"/>
          <w:szCs w:val="24"/>
        </w:rPr>
        <w:t xml:space="preserve">000 personas con discapacidad visual </w:t>
      </w:r>
      <w:r w:rsidR="00EB75AA" w:rsidRPr="008869F6">
        <w:rPr>
          <w:rFonts w:ascii="Times New Roman" w:hAnsi="Times New Roman" w:cs="Times New Roman"/>
          <w:sz w:val="24"/>
          <w:szCs w:val="24"/>
        </w:rPr>
        <w:t xml:space="preserve">(Suárez Escudero 2011:171), </w:t>
      </w:r>
      <w:r w:rsidRPr="008869F6">
        <w:rPr>
          <w:rFonts w:ascii="Times New Roman" w:hAnsi="Times New Roman" w:cs="Times New Roman"/>
          <w:sz w:val="24"/>
          <w:szCs w:val="24"/>
        </w:rPr>
        <w:t>(OPS, 2010). Actualmente</w:t>
      </w:r>
      <w:r w:rsidR="004910AD" w:rsidRPr="008869F6">
        <w:rPr>
          <w:rFonts w:ascii="Times New Roman" w:hAnsi="Times New Roman" w:cs="Times New Roman"/>
          <w:sz w:val="24"/>
          <w:szCs w:val="24"/>
        </w:rPr>
        <w:t>,</w:t>
      </w:r>
      <w:r w:rsidRPr="008869F6">
        <w:rPr>
          <w:rFonts w:ascii="Times New Roman" w:hAnsi="Times New Roman" w:cs="Times New Roman"/>
          <w:sz w:val="24"/>
          <w:szCs w:val="24"/>
        </w:rPr>
        <w:t xml:space="preserve"> se estima que más de 26 millones de personas sufren alguna deficiencia visual. En cifras </w:t>
      </w:r>
      <w:r w:rsidRPr="008869F6">
        <w:rPr>
          <w:rFonts w:ascii="Times New Roman" w:hAnsi="Times New Roman" w:cs="Times New Roman"/>
          <w:sz w:val="24"/>
          <w:szCs w:val="24"/>
        </w:rPr>
        <w:lastRenderedPageBreak/>
        <w:t>totales mundiales, hay alrededor de 269 millones con discapacidad visual y 45 millones de invidentes</w:t>
      </w:r>
      <w:r w:rsidR="00EB75AA" w:rsidRPr="008869F6">
        <w:rPr>
          <w:rFonts w:ascii="Times New Roman" w:hAnsi="Times New Roman" w:cs="Times New Roman"/>
          <w:sz w:val="24"/>
          <w:szCs w:val="24"/>
          <w:shd w:val="clear" w:color="auto" w:fill="FFFFFF"/>
        </w:rPr>
        <w:t xml:space="preserve">. </w:t>
      </w:r>
      <w:r w:rsidRPr="008869F6">
        <w:rPr>
          <w:rFonts w:ascii="Times New Roman" w:hAnsi="Times New Roman" w:cs="Times New Roman"/>
          <w:sz w:val="24"/>
          <w:szCs w:val="24"/>
        </w:rPr>
        <w:t xml:space="preserve">El 87% de las personas con discapacidad visual habitan países en desarrollo </w:t>
      </w:r>
      <w:r w:rsidR="00EB75AA" w:rsidRPr="008869F6">
        <w:rPr>
          <w:rFonts w:ascii="Times New Roman" w:hAnsi="Times New Roman" w:cs="Times New Roman"/>
          <w:sz w:val="24"/>
          <w:szCs w:val="24"/>
          <w:shd w:val="clear" w:color="auto" w:fill="FFFFFF"/>
        </w:rPr>
        <w:t xml:space="preserve">(Suarez Escudero, 2011:171), </w:t>
      </w:r>
      <w:r w:rsidRPr="008869F6">
        <w:rPr>
          <w:rFonts w:ascii="Times New Roman" w:hAnsi="Times New Roman" w:cs="Times New Roman"/>
          <w:sz w:val="24"/>
          <w:szCs w:val="24"/>
        </w:rPr>
        <w:t>(OMS, 2010) y</w:t>
      </w:r>
      <w:r w:rsidR="004910AD" w:rsidRPr="008869F6">
        <w:rPr>
          <w:rFonts w:ascii="Times New Roman" w:hAnsi="Times New Roman" w:cs="Times New Roman"/>
          <w:sz w:val="24"/>
          <w:szCs w:val="24"/>
        </w:rPr>
        <w:t>,</w:t>
      </w:r>
      <w:r w:rsidRPr="008869F6">
        <w:rPr>
          <w:rFonts w:ascii="Times New Roman" w:hAnsi="Times New Roman" w:cs="Times New Roman"/>
          <w:sz w:val="24"/>
          <w:szCs w:val="24"/>
        </w:rPr>
        <w:t xml:space="preserve"> se considera como la segunda discapacidad más inhabilitante que afecta a 467 mil personas en México </w:t>
      </w:r>
      <w:r w:rsidRPr="008869F6">
        <w:rPr>
          <w:rFonts w:ascii="Times New Roman" w:hAnsi="Times New Roman" w:cs="Times New Roman"/>
          <w:sz w:val="24"/>
          <w:szCs w:val="24"/>
          <w:shd w:val="clear" w:color="auto" w:fill="FFFFFF"/>
        </w:rPr>
        <w:t xml:space="preserve">y 51.7 por ciento de la población con discapacidad visual no asiste a la escuela, mientras que 32.2 por ciento del total de las personas ciegas o débiles visuales en México es analfabeta </w:t>
      </w:r>
      <w:r w:rsidRPr="008869F6">
        <w:rPr>
          <w:rFonts w:ascii="Times New Roman" w:hAnsi="Times New Roman" w:cs="Times New Roman"/>
          <w:sz w:val="24"/>
          <w:szCs w:val="24"/>
        </w:rPr>
        <w:t>(</w:t>
      </w:r>
      <w:r w:rsidRPr="008869F6">
        <w:rPr>
          <w:rFonts w:ascii="Times New Roman" w:hAnsi="Times New Roman" w:cs="Times New Roman"/>
          <w:sz w:val="24"/>
          <w:szCs w:val="24"/>
          <w:shd w:val="clear" w:color="auto" w:fill="FFFFFF"/>
        </w:rPr>
        <w:t>INEGI, 2005).</w:t>
      </w:r>
    </w:p>
    <w:p w14:paraId="3D7E2C4A" w14:textId="77777777" w:rsidR="00BA6CF5" w:rsidRPr="008869F6" w:rsidRDefault="00BA6CF5" w:rsidP="005B5C07">
      <w:pPr>
        <w:spacing w:after="0" w:line="360" w:lineRule="auto"/>
        <w:rPr>
          <w:rFonts w:ascii="Times New Roman" w:hAnsi="Times New Roman" w:cs="Times New Roman"/>
          <w:sz w:val="24"/>
          <w:szCs w:val="24"/>
          <w:shd w:val="clear" w:color="auto" w:fill="FFFFFF"/>
        </w:rPr>
      </w:pPr>
    </w:p>
    <w:p w14:paraId="7487B65C" w14:textId="3D30814C" w:rsidR="0091070A" w:rsidRPr="008869F6" w:rsidRDefault="005B5C07"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La pandemia del Covid</w:t>
      </w:r>
      <w:r w:rsidR="00D50C79" w:rsidRPr="008869F6">
        <w:rPr>
          <w:rFonts w:ascii="Times New Roman" w:hAnsi="Times New Roman" w:cs="Times New Roman"/>
          <w:sz w:val="24"/>
          <w:szCs w:val="24"/>
          <w:shd w:val="clear" w:color="auto" w:fill="FFFFFF"/>
        </w:rPr>
        <w:t xml:space="preserve">-19 ha tenido un efecto desproporcionado en las personas con discapacidad quienes ya se encontraban desfavorecidos desde el punto de vista social y </w:t>
      </w:r>
      <w:commentRangeStart w:id="13"/>
      <w:r w:rsidR="00D50C79" w:rsidRPr="008869F6">
        <w:rPr>
          <w:rFonts w:ascii="Times New Roman" w:hAnsi="Times New Roman" w:cs="Times New Roman"/>
          <w:sz w:val="24"/>
          <w:szCs w:val="24"/>
          <w:shd w:val="clear" w:color="auto" w:fill="FFFFFF"/>
        </w:rPr>
        <w:t>educativo</w:t>
      </w:r>
      <w:commentRangeEnd w:id="13"/>
      <w:r w:rsidR="00833634">
        <w:rPr>
          <w:rStyle w:val="Refdecomentario"/>
        </w:rPr>
        <w:commentReference w:id="13"/>
      </w:r>
      <w:r w:rsidR="00D50C79" w:rsidRPr="008869F6">
        <w:rPr>
          <w:rFonts w:ascii="Times New Roman" w:hAnsi="Times New Roman" w:cs="Times New Roman"/>
          <w:sz w:val="24"/>
          <w:szCs w:val="24"/>
          <w:shd w:val="clear" w:color="auto" w:fill="FFFFFF"/>
        </w:rPr>
        <w:t>. Ahora deben hacer frente a la carencia de informaciones accesibles sobre la salud pública, a importantes obstáculos en la aplicación de las medidas sanitarias básicas y a la imposibilidad de acceder</w:t>
      </w:r>
      <w:r w:rsidR="0091070A" w:rsidRPr="008869F6">
        <w:rPr>
          <w:rFonts w:ascii="Times New Roman" w:hAnsi="Times New Roman" w:cs="Times New Roman"/>
          <w:sz w:val="24"/>
          <w:szCs w:val="24"/>
          <w:shd w:val="clear" w:color="auto" w:fill="FFFFFF"/>
        </w:rPr>
        <w:t xml:space="preserve"> a los centros sanitarios, afirmó</w:t>
      </w:r>
      <w:r w:rsidR="00D50C79" w:rsidRPr="008869F6">
        <w:rPr>
          <w:rFonts w:ascii="Times New Roman" w:hAnsi="Times New Roman" w:cs="Times New Roman"/>
          <w:sz w:val="24"/>
          <w:szCs w:val="24"/>
          <w:shd w:val="clear" w:color="auto" w:fill="FFFFFF"/>
        </w:rPr>
        <w:t xml:space="preserve"> el Secretario General de las Naciones Unidas (</w:t>
      </w:r>
      <w:proofErr w:type="spellStart"/>
      <w:r w:rsidR="00D50C79" w:rsidRPr="008869F6">
        <w:rPr>
          <w:rFonts w:ascii="Times New Roman" w:hAnsi="Times New Roman" w:cs="Times New Roman"/>
          <w:sz w:val="24"/>
          <w:szCs w:val="24"/>
          <w:shd w:val="clear" w:color="auto" w:fill="FFFFFF"/>
        </w:rPr>
        <w:t>Guterres</w:t>
      </w:r>
      <w:proofErr w:type="spellEnd"/>
      <w:r w:rsidR="00D50C79" w:rsidRPr="008869F6">
        <w:rPr>
          <w:rFonts w:ascii="Times New Roman" w:hAnsi="Times New Roman" w:cs="Times New Roman"/>
          <w:sz w:val="24"/>
          <w:szCs w:val="24"/>
          <w:shd w:val="clear" w:color="auto" w:fill="FFFFFF"/>
        </w:rPr>
        <w:t xml:space="preserve">, </w:t>
      </w:r>
      <w:commentRangeStart w:id="14"/>
      <w:r w:rsidR="00D50C79" w:rsidRPr="008869F6">
        <w:rPr>
          <w:rFonts w:ascii="Times New Roman" w:hAnsi="Times New Roman" w:cs="Times New Roman"/>
          <w:sz w:val="24"/>
          <w:szCs w:val="24"/>
          <w:shd w:val="clear" w:color="auto" w:fill="FFFFFF"/>
        </w:rPr>
        <w:t>2020</w:t>
      </w:r>
      <w:commentRangeEnd w:id="14"/>
      <w:r w:rsidR="00833634">
        <w:rPr>
          <w:rStyle w:val="Refdecomentario"/>
        </w:rPr>
        <w:commentReference w:id="14"/>
      </w:r>
      <w:r w:rsidR="00D50C79" w:rsidRPr="008869F6">
        <w:rPr>
          <w:rFonts w:ascii="Times New Roman" w:hAnsi="Times New Roman" w:cs="Times New Roman"/>
          <w:sz w:val="24"/>
          <w:szCs w:val="24"/>
          <w:shd w:val="clear" w:color="auto" w:fill="FFFFFF"/>
        </w:rPr>
        <w:t>). Reflexion</w:t>
      </w:r>
      <w:r w:rsidRPr="008869F6">
        <w:rPr>
          <w:rFonts w:ascii="Times New Roman" w:hAnsi="Times New Roman" w:cs="Times New Roman"/>
          <w:sz w:val="24"/>
          <w:szCs w:val="24"/>
          <w:shd w:val="clear" w:color="auto" w:fill="FFFFFF"/>
        </w:rPr>
        <w:t>ar sobre los efectos de la Covid</w:t>
      </w:r>
      <w:r w:rsidR="00D50C79" w:rsidRPr="008869F6">
        <w:rPr>
          <w:rFonts w:ascii="Times New Roman" w:hAnsi="Times New Roman" w:cs="Times New Roman"/>
          <w:sz w:val="24"/>
          <w:szCs w:val="24"/>
          <w:shd w:val="clear" w:color="auto" w:fill="FFFFFF"/>
        </w:rPr>
        <w:t xml:space="preserve">-19 no sólo en la salud y la vida, sino también el tenso límite entre el bienestar general y los derechos individuales, nos lleva a pensar en la importancia de políticas públicas de inclusión para personas con discapacidad, pues enfrentan desigualdades aún mayores en estos tiempos de confinamiento en su acceso a la atención médica, a causa de información y entornos de salud inaccesibles. </w:t>
      </w:r>
    </w:p>
    <w:p w14:paraId="63B963E0" w14:textId="77777777" w:rsidR="0091070A" w:rsidRPr="008869F6" w:rsidRDefault="0091070A" w:rsidP="005B5C07">
      <w:pPr>
        <w:spacing w:after="0" w:line="360" w:lineRule="auto"/>
        <w:rPr>
          <w:rFonts w:ascii="Times New Roman" w:hAnsi="Times New Roman" w:cs="Times New Roman"/>
          <w:sz w:val="24"/>
          <w:szCs w:val="24"/>
          <w:shd w:val="clear" w:color="auto" w:fill="FFFFFF"/>
        </w:rPr>
      </w:pPr>
    </w:p>
    <w:p w14:paraId="177D5BE6" w14:textId="4DD9AD59" w:rsidR="001F65AB" w:rsidRPr="008869F6" w:rsidRDefault="00D50C79" w:rsidP="005B5C07">
      <w:pPr>
        <w:spacing w:after="0" w:line="360" w:lineRule="auto"/>
        <w:rPr>
          <w:rFonts w:ascii="Times New Roman" w:hAnsi="Times New Roman" w:cs="Times New Roman"/>
          <w:sz w:val="24"/>
          <w:szCs w:val="24"/>
          <w:shd w:val="clear" w:color="auto" w:fill="FFFFFF"/>
        </w:rPr>
      </w:pPr>
      <w:r w:rsidRPr="008869F6">
        <w:rPr>
          <w:rFonts w:ascii="Times New Roman" w:hAnsi="Times New Roman" w:cs="Times New Roman"/>
          <w:sz w:val="24"/>
          <w:szCs w:val="24"/>
          <w:shd w:val="clear" w:color="auto" w:fill="FFFFFF"/>
        </w:rPr>
        <w:t xml:space="preserve">La UNESCO apoya la Convención sobre los Derechos de las Personas con Discapacidad, firmada por México en 2007 y a través de su Artículo 11, </w:t>
      </w:r>
      <w:r w:rsidR="007511FC" w:rsidRPr="008869F6">
        <w:rPr>
          <w:rFonts w:ascii="Times New Roman" w:hAnsi="Times New Roman" w:cs="Times New Roman"/>
          <w:sz w:val="24"/>
          <w:szCs w:val="24"/>
          <w:shd w:val="clear" w:color="auto" w:fill="FFFFFF"/>
        </w:rPr>
        <w:t xml:space="preserve">la obligación de los Estados Miembros </w:t>
      </w:r>
      <w:r w:rsidRPr="008869F6">
        <w:rPr>
          <w:rFonts w:ascii="Times New Roman" w:hAnsi="Times New Roman" w:cs="Times New Roman"/>
          <w:sz w:val="24"/>
          <w:szCs w:val="24"/>
          <w:shd w:val="clear" w:color="auto" w:fill="FFFFFF"/>
        </w:rPr>
        <w:t xml:space="preserve">a </w:t>
      </w:r>
      <w:r w:rsidR="007511FC" w:rsidRPr="008869F6">
        <w:rPr>
          <w:rFonts w:ascii="Times New Roman" w:hAnsi="Times New Roman" w:cs="Times New Roman"/>
          <w:sz w:val="24"/>
          <w:szCs w:val="24"/>
          <w:shd w:val="clear" w:color="auto" w:fill="FFFFFF"/>
        </w:rPr>
        <w:t>“</w:t>
      </w:r>
      <w:r w:rsidRPr="008869F6">
        <w:rPr>
          <w:rFonts w:ascii="Times New Roman" w:hAnsi="Times New Roman" w:cs="Times New Roman"/>
          <w:sz w:val="24"/>
          <w:szCs w:val="24"/>
          <w:shd w:val="clear" w:color="auto" w:fill="FFFFFF"/>
        </w:rPr>
        <w:t>tomar todas las medidas necesarias para garantizar la seguridad y la protección de las personas con discapacidad en situaciones de riesgo, incluidos contextos de conflicto armado, emergencias humanitarias y desastres naturales</w:t>
      </w:r>
      <w:r w:rsidR="007511FC" w:rsidRPr="008869F6">
        <w:rPr>
          <w:rFonts w:ascii="Times New Roman" w:hAnsi="Times New Roman" w:cs="Times New Roman"/>
          <w:sz w:val="24"/>
          <w:szCs w:val="24"/>
          <w:shd w:val="clear" w:color="auto" w:fill="FFFFFF"/>
        </w:rPr>
        <w:t>”</w:t>
      </w:r>
      <w:r w:rsidR="0027510D" w:rsidRPr="008869F6">
        <w:rPr>
          <w:rFonts w:ascii="Times New Roman" w:hAnsi="Times New Roman" w:cs="Times New Roman"/>
          <w:sz w:val="24"/>
          <w:szCs w:val="24"/>
          <w:shd w:val="clear" w:color="auto" w:fill="FFFFFF"/>
        </w:rPr>
        <w:t xml:space="preserve"> </w:t>
      </w:r>
      <w:r w:rsidR="007511FC" w:rsidRPr="008869F6">
        <w:rPr>
          <w:rFonts w:ascii="Times New Roman" w:hAnsi="Times New Roman" w:cs="Times New Roman"/>
          <w:sz w:val="24"/>
          <w:szCs w:val="24"/>
          <w:shd w:val="clear" w:color="auto" w:fill="FFFFFF"/>
        </w:rPr>
        <w:t>(ONU,</w:t>
      </w:r>
      <w:r w:rsidR="0027510D" w:rsidRPr="008869F6">
        <w:rPr>
          <w:rFonts w:ascii="Times New Roman" w:hAnsi="Times New Roman" w:cs="Times New Roman"/>
          <w:sz w:val="24"/>
          <w:szCs w:val="24"/>
          <w:shd w:val="clear" w:color="auto" w:fill="FFFFFF"/>
        </w:rPr>
        <w:t xml:space="preserve"> 2010). </w:t>
      </w:r>
      <w:r w:rsidRPr="008869F6">
        <w:rPr>
          <w:rFonts w:ascii="Times New Roman" w:hAnsi="Times New Roman" w:cs="Times New Roman"/>
          <w:sz w:val="24"/>
          <w:szCs w:val="24"/>
          <w:shd w:val="clear" w:color="auto" w:fill="FFFFFF"/>
        </w:rPr>
        <w:t xml:space="preserve">En México existe la </w:t>
      </w:r>
      <w:r w:rsidRPr="008869F6">
        <w:rPr>
          <w:rFonts w:ascii="Times New Roman" w:hAnsi="Times New Roman" w:cs="Times New Roman"/>
          <w:sz w:val="24"/>
          <w:szCs w:val="24"/>
        </w:rPr>
        <w:t>Ley General de las Personas con Discapacidad</w:t>
      </w:r>
      <w:r w:rsidRPr="008869F6">
        <w:rPr>
          <w:rFonts w:ascii="Times New Roman" w:hAnsi="Times New Roman" w:cs="Times New Roman"/>
          <w:sz w:val="24"/>
          <w:szCs w:val="24"/>
          <w:shd w:val="clear" w:color="auto" w:fill="FFFFFF"/>
        </w:rPr>
        <w:t xml:space="preserve"> que </w:t>
      </w:r>
      <w:r w:rsidRPr="008869F6">
        <w:rPr>
          <w:rFonts w:ascii="Times New Roman" w:hAnsi="Times New Roman" w:cs="Times New Roman"/>
          <w:sz w:val="24"/>
          <w:szCs w:val="24"/>
        </w:rPr>
        <w:t xml:space="preserve">establece las bases para desarrollar </w:t>
      </w:r>
      <w:r w:rsidRPr="008869F6">
        <w:rPr>
          <w:rFonts w:ascii="Times New Roman" w:hAnsi="Times New Roman" w:cs="Times New Roman"/>
          <w:iCs/>
          <w:sz w:val="24"/>
          <w:szCs w:val="24"/>
        </w:rPr>
        <w:t>políticas incluyentes y de no discriminación que permitan la plena inclusión de las personas con discapacidad</w:t>
      </w:r>
      <w:r w:rsidR="0026675B" w:rsidRPr="008869F6">
        <w:rPr>
          <w:rFonts w:ascii="Times New Roman" w:hAnsi="Times New Roman" w:cs="Times New Roman"/>
          <w:iCs/>
          <w:sz w:val="24"/>
          <w:szCs w:val="24"/>
        </w:rPr>
        <w:t xml:space="preserve"> (PNUD</w:t>
      </w:r>
      <w:r w:rsidR="00EB4258" w:rsidRPr="008869F6">
        <w:rPr>
          <w:rFonts w:ascii="Times New Roman" w:hAnsi="Times New Roman" w:cs="Times New Roman"/>
          <w:iCs/>
          <w:sz w:val="24"/>
          <w:szCs w:val="24"/>
        </w:rPr>
        <w:t>, 2008)</w:t>
      </w:r>
      <w:r w:rsidRPr="008869F6">
        <w:rPr>
          <w:rFonts w:ascii="Times New Roman" w:hAnsi="Times New Roman" w:cs="Times New Roman"/>
          <w:sz w:val="24"/>
          <w:szCs w:val="24"/>
        </w:rPr>
        <w:t>, en un marco de igualdad y de equiparación de oportunidades, e</w:t>
      </w:r>
      <w:r w:rsidR="0027510D" w:rsidRPr="008869F6">
        <w:rPr>
          <w:rFonts w:ascii="Times New Roman" w:hAnsi="Times New Roman" w:cs="Times New Roman"/>
          <w:sz w:val="24"/>
          <w:szCs w:val="24"/>
        </w:rPr>
        <w:t>n todos los ámbitos de la vida (</w:t>
      </w:r>
      <w:r w:rsidR="0026675B" w:rsidRPr="008869F6">
        <w:rPr>
          <w:rFonts w:ascii="Times New Roman" w:hAnsi="Times New Roman" w:cs="Times New Roman"/>
          <w:sz w:val="24"/>
          <w:szCs w:val="24"/>
        </w:rPr>
        <w:t>PNUD, 2008)</w:t>
      </w:r>
    </w:p>
    <w:p w14:paraId="613BF366" w14:textId="77777777" w:rsidR="001F65AB" w:rsidRPr="008869F6" w:rsidRDefault="001F65AB" w:rsidP="005B5C07">
      <w:pPr>
        <w:spacing w:after="0" w:line="360" w:lineRule="auto"/>
        <w:rPr>
          <w:rFonts w:ascii="Times New Roman" w:hAnsi="Times New Roman" w:cs="Times New Roman"/>
          <w:sz w:val="24"/>
          <w:szCs w:val="24"/>
        </w:rPr>
      </w:pPr>
    </w:p>
    <w:p w14:paraId="2CD9C0F7" w14:textId="2FEEB3A1" w:rsidR="00D50C79" w:rsidRPr="008869F6" w:rsidRDefault="001F65AB" w:rsidP="005B5C07">
      <w:pPr>
        <w:spacing w:after="0" w:line="360" w:lineRule="auto"/>
        <w:rPr>
          <w:rFonts w:ascii="Times New Roman" w:hAnsi="Times New Roman" w:cs="Times New Roman"/>
          <w:b/>
          <w:sz w:val="24"/>
          <w:szCs w:val="24"/>
          <w:shd w:val="clear" w:color="auto" w:fill="FFFFFF"/>
        </w:rPr>
      </w:pPr>
      <w:r w:rsidRPr="008869F6">
        <w:rPr>
          <w:rFonts w:ascii="Times New Roman" w:hAnsi="Times New Roman" w:cs="Times New Roman"/>
          <w:sz w:val="24"/>
          <w:szCs w:val="24"/>
        </w:rPr>
        <w:t xml:space="preserve">De igual manera, </w:t>
      </w:r>
      <w:r w:rsidR="00D50C79" w:rsidRPr="008869F6">
        <w:rPr>
          <w:rFonts w:ascii="Times New Roman" w:hAnsi="Times New Roman" w:cs="Times New Roman"/>
          <w:sz w:val="24"/>
          <w:szCs w:val="24"/>
        </w:rPr>
        <w:t xml:space="preserve">la Ley General de Asentamientos Humanos recoge parte de estas medidas al enunciar que </w:t>
      </w:r>
      <w:r w:rsidR="0026675B" w:rsidRPr="008869F6">
        <w:rPr>
          <w:rFonts w:ascii="Times New Roman" w:hAnsi="Times New Roman" w:cs="Times New Roman"/>
          <w:sz w:val="24"/>
          <w:szCs w:val="24"/>
        </w:rPr>
        <w:t>“m</w:t>
      </w:r>
      <w:r w:rsidR="00D50C79" w:rsidRPr="008869F6">
        <w:rPr>
          <w:rFonts w:ascii="Times New Roman" w:hAnsi="Times New Roman" w:cs="Times New Roman"/>
          <w:sz w:val="24"/>
          <w:szCs w:val="24"/>
        </w:rPr>
        <w:t xml:space="preserve">ejora el nivel y calidad de vida de la población urbana y rural, mediante </w:t>
      </w:r>
      <w:r w:rsidR="00D50C79" w:rsidRPr="008869F6">
        <w:rPr>
          <w:rFonts w:ascii="Times New Roman" w:hAnsi="Times New Roman" w:cs="Times New Roman"/>
          <w:sz w:val="24"/>
          <w:szCs w:val="24"/>
        </w:rPr>
        <w:lastRenderedPageBreak/>
        <w:t xml:space="preserve">la adecuación de la infraestructura, el equipamiento y los servicios urbanos que garanticen la seguridad, libre tránsito y </w:t>
      </w:r>
      <w:r w:rsidR="00D50C79" w:rsidRPr="008869F6">
        <w:rPr>
          <w:rFonts w:ascii="Times New Roman" w:hAnsi="Times New Roman" w:cs="Times New Roman"/>
          <w:iCs/>
          <w:sz w:val="24"/>
          <w:szCs w:val="24"/>
        </w:rPr>
        <w:t>accesibilidad que requieren las personas con discapacidad</w:t>
      </w:r>
      <w:r w:rsidR="0026675B" w:rsidRPr="008869F6">
        <w:rPr>
          <w:rFonts w:ascii="Times New Roman" w:hAnsi="Times New Roman" w:cs="Times New Roman"/>
          <w:iCs/>
          <w:sz w:val="24"/>
          <w:szCs w:val="24"/>
        </w:rPr>
        <w:t>”, (PNUD</w:t>
      </w:r>
      <w:r w:rsidR="00543FFB" w:rsidRPr="008869F6">
        <w:rPr>
          <w:rFonts w:ascii="Times New Roman" w:hAnsi="Times New Roman" w:cs="Times New Roman"/>
          <w:iCs/>
          <w:sz w:val="24"/>
          <w:szCs w:val="24"/>
        </w:rPr>
        <w:t>, 2008)</w:t>
      </w:r>
      <w:r w:rsidR="00D50C79" w:rsidRPr="008869F6">
        <w:rPr>
          <w:rFonts w:ascii="Times New Roman" w:hAnsi="Times New Roman" w:cs="Times New Roman"/>
          <w:sz w:val="24"/>
          <w:szCs w:val="24"/>
        </w:rPr>
        <w:t>, estableciendo los procedimientos de consulta a los discapacitados sobre las características técnicas de los proyectos. Por su parte la Ley de Obras Públicas General enuncia que</w:t>
      </w:r>
      <w:r w:rsidR="00D50C79" w:rsidRPr="008869F6">
        <w:rPr>
          <w:rFonts w:ascii="Times New Roman" w:hAnsi="Times New Roman" w:cs="Times New Roman"/>
          <w:sz w:val="24"/>
          <w:szCs w:val="24"/>
          <w:shd w:val="clear" w:color="auto" w:fill="FFFFFF"/>
        </w:rPr>
        <w:t xml:space="preserve"> </w:t>
      </w:r>
      <w:r w:rsidR="0026675B" w:rsidRPr="008869F6">
        <w:rPr>
          <w:rFonts w:ascii="Times New Roman" w:hAnsi="Times New Roman" w:cs="Times New Roman"/>
          <w:sz w:val="24"/>
          <w:szCs w:val="24"/>
          <w:shd w:val="clear" w:color="auto" w:fill="FFFFFF"/>
        </w:rPr>
        <w:t>“</w:t>
      </w:r>
      <w:r w:rsidR="00D50C79" w:rsidRPr="008869F6">
        <w:rPr>
          <w:rFonts w:ascii="Times New Roman" w:hAnsi="Times New Roman" w:cs="Times New Roman"/>
          <w:sz w:val="24"/>
          <w:szCs w:val="24"/>
        </w:rPr>
        <w:t>Toda instalación pública deberá asegurar la accesibilidad, evacuación, libre tránsito sin barreras arquitectónicas, para todas las personas; y deberán cumplir con las normas de diseño y de señalización que se emitan, en instalaciones, circulaciones, servicios sanitarios y demás instalaciones análogas para las personas con discapacid</w:t>
      </w:r>
      <w:r w:rsidR="0026675B" w:rsidRPr="008869F6">
        <w:rPr>
          <w:rFonts w:ascii="Times New Roman" w:hAnsi="Times New Roman" w:cs="Times New Roman"/>
          <w:sz w:val="24"/>
          <w:szCs w:val="24"/>
        </w:rPr>
        <w:t xml:space="preserve">ad”. </w:t>
      </w:r>
      <w:r w:rsidR="00152960" w:rsidRPr="008869F6">
        <w:rPr>
          <w:rFonts w:ascii="Times New Roman" w:hAnsi="Times New Roman" w:cs="Times New Roman"/>
          <w:iCs/>
          <w:sz w:val="24"/>
          <w:szCs w:val="24"/>
        </w:rPr>
        <w:t>(PNUD</w:t>
      </w:r>
      <w:r w:rsidR="0026675B" w:rsidRPr="008869F6">
        <w:rPr>
          <w:rFonts w:ascii="Times New Roman" w:hAnsi="Times New Roman" w:cs="Times New Roman"/>
          <w:iCs/>
          <w:sz w:val="24"/>
          <w:szCs w:val="24"/>
        </w:rPr>
        <w:t xml:space="preserve">, </w:t>
      </w:r>
      <w:commentRangeStart w:id="15"/>
      <w:r w:rsidR="0026675B" w:rsidRPr="008869F6">
        <w:rPr>
          <w:rFonts w:ascii="Times New Roman" w:hAnsi="Times New Roman" w:cs="Times New Roman"/>
          <w:iCs/>
          <w:sz w:val="24"/>
          <w:szCs w:val="24"/>
        </w:rPr>
        <w:t>2008</w:t>
      </w:r>
      <w:commentRangeEnd w:id="15"/>
      <w:r w:rsidR="00833634">
        <w:rPr>
          <w:rStyle w:val="Refdecomentario"/>
        </w:rPr>
        <w:commentReference w:id="15"/>
      </w:r>
      <w:r w:rsidR="0026675B" w:rsidRPr="008869F6">
        <w:rPr>
          <w:rFonts w:ascii="Times New Roman" w:hAnsi="Times New Roman" w:cs="Times New Roman"/>
          <w:iCs/>
          <w:sz w:val="24"/>
          <w:szCs w:val="24"/>
        </w:rPr>
        <w:t>)</w:t>
      </w:r>
      <w:ins w:id="16" w:author="Autor">
        <w:r w:rsidR="00833634">
          <w:rPr>
            <w:rFonts w:ascii="Times New Roman" w:hAnsi="Times New Roman" w:cs="Times New Roman"/>
            <w:iCs/>
            <w:sz w:val="24"/>
            <w:szCs w:val="24"/>
          </w:rPr>
          <w:t xml:space="preserve"> </w:t>
        </w:r>
      </w:ins>
    </w:p>
    <w:p w14:paraId="38CC8226" w14:textId="77777777" w:rsidR="00E64E81" w:rsidRPr="008869F6" w:rsidRDefault="00E64E81" w:rsidP="005B5C07">
      <w:pPr>
        <w:pStyle w:val="Default"/>
        <w:spacing w:line="360" w:lineRule="auto"/>
        <w:rPr>
          <w:rFonts w:ascii="Times New Roman" w:hAnsi="Times New Roman" w:cs="Times New Roman"/>
          <w:color w:val="auto"/>
        </w:rPr>
      </w:pPr>
    </w:p>
    <w:p w14:paraId="5F896569" w14:textId="0B5DD32D" w:rsidR="00E64E81" w:rsidRPr="008869F6" w:rsidRDefault="004F7077" w:rsidP="005B5C07">
      <w:pPr>
        <w:spacing w:after="0" w:line="360" w:lineRule="auto"/>
        <w:rPr>
          <w:rFonts w:ascii="Times New Roman" w:hAnsi="Times New Roman" w:cs="Times New Roman"/>
          <w:b/>
          <w:sz w:val="24"/>
          <w:szCs w:val="24"/>
        </w:rPr>
      </w:pPr>
      <w:r w:rsidRPr="008869F6">
        <w:rPr>
          <w:rFonts w:ascii="Times New Roman" w:hAnsi="Times New Roman" w:cs="Times New Roman"/>
          <w:b/>
          <w:sz w:val="24"/>
          <w:szCs w:val="24"/>
        </w:rPr>
        <w:t>Señalética</w:t>
      </w:r>
      <w:r w:rsidR="00477F40">
        <w:rPr>
          <w:rFonts w:ascii="Times New Roman" w:hAnsi="Times New Roman" w:cs="Times New Roman"/>
          <w:b/>
          <w:sz w:val="24"/>
          <w:szCs w:val="24"/>
        </w:rPr>
        <w:t xml:space="preserve"> de orientación accesible e inclusiva</w:t>
      </w:r>
    </w:p>
    <w:p w14:paraId="350452F9" w14:textId="722D419E"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La palabra señalética, también conocida como </w:t>
      </w:r>
      <w:r w:rsidRPr="008869F6">
        <w:rPr>
          <w:rFonts w:ascii="Times New Roman" w:hAnsi="Times New Roman" w:cs="Times New Roman"/>
          <w:i/>
          <w:sz w:val="24"/>
          <w:szCs w:val="24"/>
        </w:rPr>
        <w:t>signage</w:t>
      </w:r>
      <w:r w:rsidRPr="008869F6">
        <w:rPr>
          <w:rFonts w:ascii="Times New Roman" w:hAnsi="Times New Roman" w:cs="Times New Roman"/>
          <w:sz w:val="24"/>
          <w:szCs w:val="24"/>
        </w:rPr>
        <w:t xml:space="preserve"> o </w:t>
      </w:r>
      <w:r w:rsidRPr="008869F6">
        <w:rPr>
          <w:rFonts w:ascii="Times New Roman" w:hAnsi="Times New Roman" w:cs="Times New Roman"/>
          <w:i/>
          <w:sz w:val="24"/>
          <w:szCs w:val="24"/>
        </w:rPr>
        <w:t>wayfinding</w:t>
      </w:r>
      <w:r w:rsidRPr="008869F6">
        <w:rPr>
          <w:rFonts w:ascii="Times New Roman" w:hAnsi="Times New Roman" w:cs="Times New Roman"/>
          <w:sz w:val="24"/>
          <w:szCs w:val="24"/>
        </w:rPr>
        <w:t xml:space="preserve"> en inglés, identifica a través del uso de signos, señales o símbolos habituales los elementos gráficos contenidos para ser interpretados con facilidad por la gente. Según Ambrose y Harris (</w:t>
      </w:r>
      <w:commentRangeStart w:id="17"/>
      <w:r w:rsidRPr="008869F6">
        <w:rPr>
          <w:rFonts w:ascii="Times New Roman" w:hAnsi="Times New Roman" w:cs="Times New Roman"/>
          <w:sz w:val="24"/>
          <w:szCs w:val="24"/>
        </w:rPr>
        <w:t>2010</w:t>
      </w:r>
      <w:commentRangeEnd w:id="17"/>
      <w:r w:rsidR="003C2CD0">
        <w:rPr>
          <w:rStyle w:val="Refdecomentario"/>
        </w:rPr>
        <w:commentReference w:id="17"/>
      </w:r>
      <w:r w:rsidRPr="008869F6">
        <w:rPr>
          <w:rFonts w:ascii="Times New Roman" w:hAnsi="Times New Roman" w:cs="Times New Roman"/>
          <w:sz w:val="24"/>
          <w:szCs w:val="24"/>
        </w:rPr>
        <w:t xml:space="preserve">), se ordena un movimiento a los usuarios permanentes, temporales o intermitentes a partir de la señalética que suele ser fija y conducente al seguimiento de lo que se indaga en el espacio físico, siendo posteriormente olvidada por los usuarios quienes no pretenderían conservarla en la mente. Es decir, la señalética como cualquier otro medio de comunciación visual en el diseño, viene a satisfacer una necesidad. </w:t>
      </w:r>
    </w:p>
    <w:p w14:paraId="427BD93A" w14:textId="77777777" w:rsidR="00D1131A" w:rsidRPr="008869F6" w:rsidRDefault="00D1131A" w:rsidP="005B5C07">
      <w:pPr>
        <w:spacing w:after="0" w:line="360" w:lineRule="auto"/>
        <w:rPr>
          <w:rFonts w:ascii="Times New Roman" w:hAnsi="Times New Roman" w:cs="Times New Roman"/>
          <w:sz w:val="24"/>
          <w:szCs w:val="24"/>
        </w:rPr>
      </w:pPr>
    </w:p>
    <w:p w14:paraId="01EFEE88" w14:textId="77777777"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 xml:space="preserve">La señalética maneja una relación individual con el usuario en el espacio y se puede encontrar en todas partes, sobre todo en aquellos lugares donde hay una necesidad precisa de identificar, informar y orientar a públicos que confluyen en áreas de salida y entrada con comunicaciones internas y/o externas de mediana o gran complejidad. Son requeridos sistemas de señalización desde el diseño para eficientizar la circulación de los diferentes tipos de usuarios en todos los espacios con servicios públicos y/o privados como los aeropuertos, las universidades, los centros de salud o centros comerciales, los bancos, los sitios turísticos o de diversiones, entre muchos otros, para facilitar los accesos que en otras situaciones se tornarían caóticos. </w:t>
      </w:r>
    </w:p>
    <w:p w14:paraId="4D3B334C" w14:textId="77777777" w:rsidR="00D1131A" w:rsidRPr="008869F6" w:rsidRDefault="00D1131A" w:rsidP="005B5C07">
      <w:pPr>
        <w:spacing w:after="0" w:line="360" w:lineRule="auto"/>
        <w:rPr>
          <w:rFonts w:ascii="Times New Roman" w:hAnsi="Times New Roman" w:cs="Times New Roman"/>
          <w:sz w:val="24"/>
          <w:szCs w:val="24"/>
        </w:rPr>
      </w:pPr>
    </w:p>
    <w:p w14:paraId="6C9E833D" w14:textId="72D12DCA"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lastRenderedPageBreak/>
        <w:t>Por otra parte, tal como lo refiere Preoenza Segura (1999, p. 422), y también Ambrose y Harris (2008), la señalética, no tiene el objetivo de persuadir sino básicamente de orientar para loca</w:t>
      </w:r>
      <w:r w:rsidR="00D1131A" w:rsidRPr="008869F6">
        <w:rPr>
          <w:rFonts w:ascii="Times New Roman" w:hAnsi="Times New Roman" w:cs="Times New Roman"/>
          <w:sz w:val="24"/>
          <w:szCs w:val="24"/>
        </w:rPr>
        <w:t xml:space="preserve">lizar algo en el entorno urbano, </w:t>
      </w:r>
      <w:r w:rsidRPr="008869F6">
        <w:rPr>
          <w:rFonts w:ascii="Times New Roman" w:hAnsi="Times New Roman" w:cs="Times New Roman"/>
          <w:sz w:val="24"/>
          <w:szCs w:val="24"/>
        </w:rPr>
        <w:t xml:space="preserve">por lo que, constituye un medio de comunicación gráfico fundamental en un mundo cada vez más globalizado y complejo de gran variabilidad humana y antropométrica a nivel mundial en interacción bajo condiciones y capacidades fisiológicas y psíquicas múltiples. Los letreros de señalización o rótulos pueden establecerse sobre superficies horizontales o irregulares justo al pie de la persona, ser colgantes o adosados, siempre que se guarde una relación ergonómica óptima con el usuario en su contexto para cumplir con los objetivos de comunicación que le son requeridos. </w:t>
      </w:r>
    </w:p>
    <w:p w14:paraId="297B17A0" w14:textId="77777777" w:rsidR="00477F40" w:rsidRDefault="00477F40" w:rsidP="005B5C07">
      <w:pPr>
        <w:spacing w:after="0" w:line="360" w:lineRule="auto"/>
        <w:rPr>
          <w:rFonts w:ascii="Times New Roman" w:hAnsi="Times New Roman" w:cs="Times New Roman"/>
          <w:sz w:val="24"/>
          <w:szCs w:val="24"/>
        </w:rPr>
      </w:pPr>
    </w:p>
    <w:p w14:paraId="1519E581" w14:textId="6551268C"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El término accesibilidad, también denominado diseño universal o diseño para todos, se alude por la Convención sobre los Derechos de las Personas con Discapacidad y su Protocolo facultativo, en cuyo propósito fundamental está “asegurar el goce pleno en condiciones de igualdad de todos los derechos humanos para todas las personas con discapacidad” (</w:t>
      </w:r>
      <w:r w:rsidR="008869F6" w:rsidRPr="008869F6">
        <w:rPr>
          <w:rFonts w:ascii="Times New Roman" w:hAnsi="Times New Roman" w:cs="Times New Roman"/>
          <w:sz w:val="24"/>
          <w:szCs w:val="24"/>
        </w:rPr>
        <w:t xml:space="preserve">Cndh, </w:t>
      </w:r>
      <w:r w:rsidRPr="008869F6">
        <w:rPr>
          <w:rFonts w:ascii="Times New Roman" w:hAnsi="Times New Roman" w:cs="Times New Roman"/>
          <w:sz w:val="24"/>
          <w:szCs w:val="24"/>
        </w:rPr>
        <w:t xml:space="preserve">2018). La admisión del documento, publicado por la Comisión Nacional de los Derechos Humanos [Cndh] (2018) en México, reconoce que se vulnera y es un acto de discriminación atentar contra la dignidad y el valor al ser humano en razón de su discapacidad, por lo que, es una norma que todos los individuos tengan acceso a productos o servicios sin exclusión a su condición física o mental. </w:t>
      </w:r>
    </w:p>
    <w:p w14:paraId="5DD691B2" w14:textId="77777777" w:rsidR="00D1131A" w:rsidRPr="008869F6" w:rsidRDefault="00D1131A" w:rsidP="005B5C07">
      <w:pPr>
        <w:spacing w:after="0" w:line="360" w:lineRule="auto"/>
        <w:rPr>
          <w:rFonts w:ascii="Times New Roman" w:hAnsi="Times New Roman" w:cs="Times New Roman"/>
          <w:sz w:val="24"/>
          <w:szCs w:val="24"/>
        </w:rPr>
      </w:pPr>
    </w:p>
    <w:p w14:paraId="1D8635E5" w14:textId="77777777"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Por otro lado, la Convención sobre los Derechos, prefigura al diseño inclusivo al establecer el concepto desde su ideación y engloba a las personas por igual para no ser recluidos por la comunidad. De esta manera, entendiendo el tipo y grado de discapacidad se han establecido criterios muy particulares asociados con las características de elaboración de las mismas señales que intentan mejorar el servicio que prestan a los grupos sociales y que estarían adaptadas a las normativas establecidas para su uso en los diferentes países. Son la cantidad de información, el tamaño de los signos gráficos, el color, el área de ubicación, las dimensiones y superficies, la tipografía y la composición textual, el tratamiento técnico como el relieve, algunos de los criterios considerados para su diseño.</w:t>
      </w:r>
    </w:p>
    <w:p w14:paraId="0BA0487D" w14:textId="77777777" w:rsidR="00D1131A" w:rsidRPr="008869F6" w:rsidRDefault="00D1131A" w:rsidP="005B5C07">
      <w:pPr>
        <w:spacing w:after="0" w:line="360" w:lineRule="auto"/>
        <w:rPr>
          <w:rFonts w:ascii="Times New Roman" w:hAnsi="Times New Roman" w:cs="Times New Roman"/>
          <w:sz w:val="24"/>
          <w:szCs w:val="24"/>
        </w:rPr>
      </w:pPr>
    </w:p>
    <w:p w14:paraId="40CE563A" w14:textId="77777777" w:rsidR="00E64E81" w:rsidRPr="008869F6" w:rsidRDefault="00E64E81" w:rsidP="005B5C07">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lastRenderedPageBreak/>
        <w:t xml:space="preserve">El Sistema de lectoescritura en Braille es el método adaptado hasta el día de hoy en las diferentes señaléticas dispuestas en los contextos internacionales, mismas que en correlación con un buen acceso arquitectónico logran orientar en buena medida a las personas con ceguera o debilidad visual, pero desafortunadamente riesgoso en un proceso de pandemia limitado por el contacto en todos los espacios del mundo. Es por tal razón, que resulta imprescindible reflexionar en alternativas que permitan conducirse con plena seguridad a las personas con alguna discapacidad visual. </w:t>
      </w:r>
    </w:p>
    <w:p w14:paraId="46CEC636" w14:textId="77777777" w:rsidR="00E64E81" w:rsidRPr="008869F6" w:rsidRDefault="00E64E81" w:rsidP="005B5C07">
      <w:pPr>
        <w:widowControl w:val="0"/>
        <w:spacing w:after="0" w:line="360" w:lineRule="auto"/>
        <w:rPr>
          <w:rFonts w:ascii="Times New Roman" w:hAnsi="Times New Roman" w:cs="Times New Roman"/>
          <w:sz w:val="24"/>
          <w:szCs w:val="24"/>
          <w:shd w:val="clear" w:color="auto" w:fill="FFFFFF"/>
        </w:rPr>
      </w:pPr>
    </w:p>
    <w:p w14:paraId="4124EB1E" w14:textId="08D5334B" w:rsidR="005300FB" w:rsidRPr="008869F6" w:rsidRDefault="00477F40" w:rsidP="005300FB">
      <w:pPr>
        <w:spacing w:after="0" w:line="36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C</w:t>
      </w:r>
      <w:r w:rsidR="005300FB" w:rsidRPr="008869F6">
        <w:rPr>
          <w:rFonts w:ascii="Times New Roman" w:hAnsi="Times New Roman" w:cs="Times New Roman"/>
          <w:b/>
          <w:sz w:val="24"/>
          <w:szCs w:val="24"/>
          <w:shd w:val="clear" w:color="auto" w:fill="FFFFFF"/>
        </w:rPr>
        <w:t>onclusión</w:t>
      </w:r>
    </w:p>
    <w:p w14:paraId="405CC227" w14:textId="5F62ABA7" w:rsidR="005300FB" w:rsidRPr="008869F6" w:rsidRDefault="005300FB" w:rsidP="005300FB">
      <w:pPr>
        <w:pStyle w:val="NormalWeb"/>
        <w:spacing w:before="0" w:beforeAutospacing="0" w:after="0" w:afterAutospacing="0" w:line="360" w:lineRule="auto"/>
        <w:textAlignment w:val="baseline"/>
      </w:pPr>
      <w:r w:rsidRPr="008869F6">
        <w:t>La pandemia del Covid-19, ha supuesto dificultades añadidas para las personas con discapacidad visual que normalmente reciben la información impresa en braille y que toman la información de su contexto a través de los soportes rígidos expuestos en el espacio público de manera táctil, si esto era un avance en la inclusión y el diseño universal actualmente se ha visto rebasado por las prácticas sanitarias. Una de las medidas de protección más seguras frente al contagio de virus es el distanciamiento entre las personas. Se recomienda la separación de dos metros en países europeos y de uno a tres brazos en México, es decir,</w:t>
      </w:r>
      <w:r w:rsidR="00D96174" w:rsidRPr="008869F6">
        <w:t xml:space="preserve"> entre 1 y 1.5 metros, </w:t>
      </w:r>
      <w:r w:rsidRPr="008869F6">
        <w:t xml:space="preserve">según la Jornada Nacional de Sana Distancia. </w:t>
      </w:r>
    </w:p>
    <w:p w14:paraId="419138D2" w14:textId="77777777" w:rsidR="005300FB" w:rsidRPr="008869F6" w:rsidRDefault="005300FB" w:rsidP="005300FB">
      <w:pPr>
        <w:pStyle w:val="NormalWeb"/>
        <w:spacing w:before="0" w:beforeAutospacing="0" w:after="0" w:afterAutospacing="0" w:line="360" w:lineRule="auto"/>
        <w:textAlignment w:val="baseline"/>
      </w:pPr>
    </w:p>
    <w:p w14:paraId="7B3DA448" w14:textId="6B1ECA4A" w:rsidR="005300FB" w:rsidRPr="008869F6" w:rsidRDefault="005300FB" w:rsidP="005300FB">
      <w:pPr>
        <w:pStyle w:val="NormalWeb"/>
        <w:spacing w:before="0" w:beforeAutospacing="0" w:after="0" w:afterAutospacing="0" w:line="360" w:lineRule="auto"/>
        <w:textAlignment w:val="baseline"/>
      </w:pPr>
      <w:r w:rsidRPr="008869F6">
        <w:t>Para mantener las distancias al interior de los establecimientos se marca visualmente</w:t>
      </w:r>
      <w:r w:rsidRPr="008869F6">
        <w:rPr>
          <w:bCs/>
        </w:rPr>
        <w:t xml:space="preserve"> en el piso y forman parte hoy de supermercados y tiendas; se extenderá a otros negocios como bares, restaurantes, hoteles, comercios, al tiempo que</w:t>
      </w:r>
      <w:r w:rsidRPr="008869F6">
        <w:t xml:space="preserve"> se controlan los aforos de acceso haciendo más difícil el retorno a las actividades de personas con discapacidad visual. Esto deriva en cuestionamientos como: ¿La señalética para discapacitados visuales es funcional en un contexto como el actual? ¿Qué tipo de señalética es necesaria? ¿Cómo se tiene que marcar la distancia en los establecimientos?</w:t>
      </w:r>
    </w:p>
    <w:p w14:paraId="06D44FC0" w14:textId="77777777" w:rsidR="005300FB" w:rsidRPr="008869F6" w:rsidRDefault="005300FB" w:rsidP="005300FB">
      <w:pPr>
        <w:spacing w:after="0" w:line="360" w:lineRule="auto"/>
        <w:rPr>
          <w:rFonts w:ascii="Times New Roman" w:eastAsia="Times New Roman" w:hAnsi="Times New Roman" w:cs="Times New Roman"/>
          <w:sz w:val="24"/>
          <w:szCs w:val="24"/>
          <w:lang w:eastAsia="es-MX"/>
        </w:rPr>
      </w:pPr>
    </w:p>
    <w:p w14:paraId="1A043A51" w14:textId="77777777" w:rsidR="005300FB" w:rsidRPr="008869F6" w:rsidRDefault="005300FB" w:rsidP="005300FB">
      <w:pPr>
        <w:spacing w:after="0" w:line="360" w:lineRule="auto"/>
        <w:rPr>
          <w:rFonts w:ascii="Times New Roman" w:hAnsi="Times New Roman" w:cs="Times New Roman"/>
          <w:sz w:val="24"/>
          <w:szCs w:val="24"/>
          <w:shd w:val="clear" w:color="auto" w:fill="FFFFFF"/>
        </w:rPr>
      </w:pPr>
      <w:r w:rsidRPr="008869F6">
        <w:rPr>
          <w:rFonts w:ascii="Times New Roman" w:eastAsia="Times New Roman" w:hAnsi="Times New Roman" w:cs="Times New Roman"/>
          <w:sz w:val="24"/>
          <w:szCs w:val="24"/>
          <w:lang w:eastAsia="es-MX"/>
        </w:rPr>
        <w:t>La</w:t>
      </w:r>
      <w:r w:rsidRPr="008869F6">
        <w:rPr>
          <w:rFonts w:ascii="Times New Roman" w:hAnsi="Times New Roman" w:cs="Times New Roman"/>
          <w:sz w:val="24"/>
          <w:szCs w:val="24"/>
          <w:shd w:val="clear" w:color="auto" w:fill="FFFFFF"/>
        </w:rPr>
        <w:t xml:space="preserve"> función principal de un sistema de señalización es aportar información a todas las personas, en este sentido el sistema de orientación táctil para las personas con discapacidad visual ha mostrado ante los efectos de la pandemia no ser muy seguro, sobre todo aquellos colocados en espacios públicos donde no existe un sistema de limpieza y desinfección constante. Esto ha puesto de relieve la necesidad de repensar tanto en el diseño como en el </w:t>
      </w:r>
      <w:r w:rsidRPr="008869F6">
        <w:rPr>
          <w:rFonts w:ascii="Times New Roman" w:hAnsi="Times New Roman" w:cs="Times New Roman"/>
          <w:sz w:val="24"/>
          <w:szCs w:val="24"/>
          <w:shd w:val="clear" w:color="auto" w:fill="FFFFFF"/>
        </w:rPr>
        <w:lastRenderedPageBreak/>
        <w:t>formato de la señalética de orientación en los espacios públicos, pues si bien el sistema de lectoescritura braille sigue siendo la primera opción, debe analizarse la conveniencia de tenerla sobre un soporte rígido con el que se tenga que interactuar.</w:t>
      </w:r>
    </w:p>
    <w:p w14:paraId="2F3DE66E" w14:textId="77777777" w:rsidR="005300FB" w:rsidRPr="008869F6" w:rsidRDefault="005300FB" w:rsidP="005300FB">
      <w:pPr>
        <w:spacing w:after="0" w:line="360" w:lineRule="auto"/>
        <w:rPr>
          <w:rFonts w:ascii="Times New Roman" w:hAnsi="Times New Roman" w:cs="Times New Roman"/>
          <w:sz w:val="24"/>
          <w:szCs w:val="24"/>
          <w:shd w:val="clear" w:color="auto" w:fill="FFFFFF"/>
        </w:rPr>
      </w:pPr>
    </w:p>
    <w:p w14:paraId="681C1785" w14:textId="77777777" w:rsidR="00FF7C35" w:rsidRPr="008869F6" w:rsidRDefault="005300FB" w:rsidP="005300FB">
      <w:pPr>
        <w:spacing w:after="0" w:line="360" w:lineRule="auto"/>
        <w:rPr>
          <w:rFonts w:ascii="Times New Roman" w:hAnsi="Times New Roman" w:cs="Times New Roman"/>
          <w:sz w:val="24"/>
          <w:szCs w:val="24"/>
        </w:rPr>
      </w:pPr>
      <w:r w:rsidRPr="008869F6">
        <w:rPr>
          <w:rFonts w:ascii="Times New Roman" w:hAnsi="Times New Roman" w:cs="Times New Roman"/>
          <w:sz w:val="24"/>
          <w:szCs w:val="24"/>
          <w:shd w:val="clear" w:color="auto" w:fill="FFFFFF"/>
        </w:rPr>
        <w:t xml:space="preserve">Por lo anterior, vale la pena preguntarse por la conveniencia e incluso vigencia de este tipo de señalética en medio de una situación como la actual. Es preciso reflexionar y pensar en nuevos sistemas apoyados por la tecnología </w:t>
      </w:r>
      <w:r w:rsidRPr="008869F6">
        <w:rPr>
          <w:rFonts w:ascii="Times New Roman" w:hAnsi="Times New Roman" w:cs="Times New Roman"/>
          <w:sz w:val="24"/>
          <w:szCs w:val="24"/>
        </w:rPr>
        <w:t xml:space="preserve">que permitan la accesibilidad e inclusión de las personas. Es momento de que se propongan temas de diseño universal en las universidades </w:t>
      </w:r>
      <w:r w:rsidR="00FF7C35" w:rsidRPr="008869F6">
        <w:rPr>
          <w:rFonts w:ascii="Times New Roman" w:hAnsi="Times New Roman" w:cs="Times New Roman"/>
          <w:sz w:val="24"/>
          <w:szCs w:val="24"/>
        </w:rPr>
        <w:t>donde se atienda</w:t>
      </w:r>
      <w:r w:rsidRPr="008869F6">
        <w:rPr>
          <w:rFonts w:ascii="Times New Roman" w:hAnsi="Times New Roman" w:cs="Times New Roman"/>
          <w:sz w:val="24"/>
          <w:szCs w:val="24"/>
        </w:rPr>
        <w:t xml:space="preserve">n temas de usabilidad para este tipo de formatos como la señalética aunado a términos de eficiencia y medidas sanitarias para perfilar otras formas de configurarlos implementando tecnologías que estimulen otras capacidades sensitivas en las personas como la auditiva. </w:t>
      </w:r>
    </w:p>
    <w:p w14:paraId="796F3349" w14:textId="77777777" w:rsidR="00FF7C35" w:rsidRPr="008869F6" w:rsidRDefault="00FF7C35" w:rsidP="005300FB">
      <w:pPr>
        <w:spacing w:after="0" w:line="360" w:lineRule="auto"/>
        <w:rPr>
          <w:rFonts w:ascii="Times New Roman" w:hAnsi="Times New Roman" w:cs="Times New Roman"/>
          <w:sz w:val="24"/>
          <w:szCs w:val="24"/>
        </w:rPr>
      </w:pPr>
    </w:p>
    <w:p w14:paraId="7B406AAE" w14:textId="23EFE783" w:rsidR="00FF7C35" w:rsidRPr="008869F6" w:rsidRDefault="005300FB" w:rsidP="005300FB">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Generar nuevos estándares de accesibilidad universal basados en la promoción de la seguridad sanitaria y la calidad de vida de las personas con discapacidad visual es indispensable. Actualmente existen aportaciones como la incorporación de tecnología que utiliza el Sistema Braille en ordenadores y dispositivos móviles que se pueden comunicar a través de puertos USB o por Bluetooth permitiendo el acceso a la información y la comunicación, esta tecnología también incluye teclados en braille para el estudio</w:t>
      </w:r>
      <w:r w:rsidR="00FF7C35" w:rsidRPr="008869F6">
        <w:rPr>
          <w:rFonts w:ascii="Times New Roman" w:hAnsi="Times New Roman" w:cs="Times New Roman"/>
          <w:sz w:val="24"/>
          <w:szCs w:val="24"/>
        </w:rPr>
        <w:t xml:space="preserve"> de </w:t>
      </w:r>
      <w:r w:rsidR="00876689" w:rsidRPr="008869F6">
        <w:rPr>
          <w:rFonts w:ascii="Times New Roman" w:hAnsi="Times New Roman" w:cs="Times New Roman"/>
          <w:sz w:val="24"/>
          <w:szCs w:val="24"/>
        </w:rPr>
        <w:t>los usuarios</w:t>
      </w:r>
      <w:r w:rsidRPr="008869F6">
        <w:rPr>
          <w:rFonts w:ascii="Times New Roman" w:hAnsi="Times New Roman" w:cs="Times New Roman"/>
          <w:sz w:val="24"/>
          <w:szCs w:val="24"/>
        </w:rPr>
        <w:t xml:space="preserve"> a distancia. </w:t>
      </w:r>
    </w:p>
    <w:p w14:paraId="2D1B8AAB" w14:textId="77777777" w:rsidR="00FF7C35" w:rsidRPr="008869F6" w:rsidRDefault="00FF7C35" w:rsidP="005300FB">
      <w:pPr>
        <w:spacing w:after="0" w:line="360" w:lineRule="auto"/>
        <w:rPr>
          <w:rFonts w:ascii="Times New Roman" w:hAnsi="Times New Roman" w:cs="Times New Roman"/>
          <w:sz w:val="24"/>
          <w:szCs w:val="24"/>
        </w:rPr>
      </w:pPr>
    </w:p>
    <w:p w14:paraId="2F899719" w14:textId="17435CC4" w:rsidR="005300FB" w:rsidRPr="008869F6" w:rsidRDefault="00DE5D9E" w:rsidP="005300FB">
      <w:pPr>
        <w:spacing w:after="0" w:line="360" w:lineRule="auto"/>
        <w:rPr>
          <w:rFonts w:ascii="Times New Roman" w:hAnsi="Times New Roman" w:cs="Times New Roman"/>
          <w:sz w:val="24"/>
          <w:szCs w:val="24"/>
        </w:rPr>
      </w:pPr>
      <w:r w:rsidRPr="008869F6">
        <w:rPr>
          <w:rFonts w:ascii="Times New Roman" w:hAnsi="Times New Roman" w:cs="Times New Roman"/>
          <w:sz w:val="24"/>
          <w:szCs w:val="24"/>
        </w:rPr>
        <w:t>Cabe destacar que, l</w:t>
      </w:r>
      <w:r w:rsidR="005300FB" w:rsidRPr="008869F6">
        <w:rPr>
          <w:rFonts w:ascii="Times New Roman" w:hAnsi="Times New Roman" w:cs="Times New Roman"/>
          <w:sz w:val="24"/>
          <w:szCs w:val="24"/>
        </w:rPr>
        <w:t xml:space="preserve">a empresa </w:t>
      </w:r>
      <w:r w:rsidR="00D96174" w:rsidRPr="008869F6">
        <w:rPr>
          <w:rFonts w:ascii="Times New Roman" w:hAnsi="Times New Roman" w:cs="Times New Roman"/>
          <w:sz w:val="24"/>
          <w:szCs w:val="24"/>
        </w:rPr>
        <w:t xml:space="preserve">española </w:t>
      </w:r>
      <w:r w:rsidR="005300FB" w:rsidRPr="008869F6">
        <w:rPr>
          <w:rFonts w:ascii="Times New Roman" w:eastAsia="Times New Roman" w:hAnsi="Times New Roman" w:cs="Times New Roman"/>
          <w:sz w:val="24"/>
          <w:szCs w:val="24"/>
          <w:lang w:eastAsia="es-MX"/>
        </w:rPr>
        <w:t>Neosistec lanzó </w:t>
      </w:r>
      <w:r w:rsidR="005300FB" w:rsidRPr="008869F6">
        <w:rPr>
          <w:rFonts w:ascii="Times New Roman" w:eastAsia="Times New Roman" w:hAnsi="Times New Roman" w:cs="Times New Roman"/>
          <w:bCs/>
          <w:sz w:val="24"/>
          <w:szCs w:val="24"/>
          <w:bdr w:val="none" w:sz="0" w:space="0" w:color="auto" w:frame="1"/>
          <w:lang w:eastAsia="es-MX"/>
        </w:rPr>
        <w:t xml:space="preserve">“NaviLens” </w:t>
      </w:r>
      <w:r w:rsidR="005300FB" w:rsidRPr="008869F6">
        <w:rPr>
          <w:rFonts w:ascii="Times New Roman" w:eastAsia="Times New Roman" w:hAnsi="Times New Roman" w:cs="Times New Roman"/>
          <w:sz w:val="24"/>
          <w:szCs w:val="24"/>
          <w:lang w:eastAsia="es-MX"/>
        </w:rPr>
        <w:t>un sistema de señalética</w:t>
      </w:r>
      <w:r w:rsidR="005300FB" w:rsidRPr="008869F6">
        <w:rPr>
          <w:rFonts w:ascii="Times New Roman" w:eastAsia="Times New Roman" w:hAnsi="Times New Roman" w:cs="Times New Roman"/>
          <w:bCs/>
          <w:sz w:val="24"/>
          <w:szCs w:val="24"/>
          <w:bdr w:val="none" w:sz="0" w:space="0" w:color="auto" w:frame="1"/>
          <w:lang w:eastAsia="es-MX"/>
        </w:rPr>
        <w:t xml:space="preserve"> </w:t>
      </w:r>
      <w:r w:rsidR="005300FB" w:rsidRPr="008869F6">
        <w:rPr>
          <w:rFonts w:ascii="Times New Roman" w:eastAsia="Times New Roman" w:hAnsi="Times New Roman" w:cs="Times New Roman"/>
          <w:sz w:val="24"/>
          <w:szCs w:val="24"/>
          <w:lang w:eastAsia="es-MX"/>
        </w:rPr>
        <w:t xml:space="preserve">con carácter universal, y que facilita a las personas ciegas o con discapacidad visual orientarse simplemente con un ligero movimiento de la mano en la que sostienen su smartphone. </w:t>
      </w:r>
      <w:r w:rsidR="005300FB" w:rsidRPr="008869F6">
        <w:rPr>
          <w:rFonts w:ascii="Times New Roman" w:hAnsi="Times New Roman" w:cs="Times New Roman"/>
          <w:sz w:val="24"/>
          <w:szCs w:val="24"/>
        </w:rPr>
        <w:t>Desafortunadamente en América Latina las personas con discapacidad pertenecen a grupos vulnerables desde una perspectiva socioeconómica, y al mantener estándares de vida precarios, también se presenta una incapacidad de acceso a tecnologías de alto costo.</w:t>
      </w:r>
    </w:p>
    <w:p w14:paraId="51281D77" w14:textId="77777777" w:rsidR="005300FB" w:rsidRPr="008869F6" w:rsidRDefault="005300FB" w:rsidP="005300FB">
      <w:pPr>
        <w:spacing w:after="0" w:line="360" w:lineRule="auto"/>
        <w:jc w:val="both"/>
        <w:rPr>
          <w:rFonts w:ascii="Times New Roman" w:hAnsi="Times New Roman" w:cs="Times New Roman"/>
          <w:sz w:val="24"/>
          <w:szCs w:val="24"/>
        </w:rPr>
      </w:pPr>
    </w:p>
    <w:p w14:paraId="73C150EB" w14:textId="77777777" w:rsidR="005300FB" w:rsidRPr="008869F6" w:rsidRDefault="005300FB" w:rsidP="005300FB">
      <w:pPr>
        <w:spacing w:after="0" w:line="360" w:lineRule="auto"/>
        <w:jc w:val="both"/>
        <w:rPr>
          <w:rFonts w:ascii="Times New Roman" w:hAnsi="Times New Roman" w:cs="Times New Roman"/>
          <w:b/>
          <w:bCs/>
          <w:sz w:val="24"/>
          <w:szCs w:val="24"/>
        </w:rPr>
      </w:pPr>
      <w:r w:rsidRPr="008869F6">
        <w:rPr>
          <w:rFonts w:ascii="Times New Roman" w:hAnsi="Times New Roman" w:cs="Times New Roman"/>
          <w:b/>
          <w:sz w:val="24"/>
          <w:szCs w:val="24"/>
          <w:shd w:val="clear" w:color="auto" w:fill="FFFFFF"/>
        </w:rPr>
        <w:t>Referencias</w:t>
      </w:r>
    </w:p>
    <w:p w14:paraId="5A4A4DA4"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Barrenechea, J., E. Gentile, S. González, CE. Natenzon y D. Ríos. (2002). </w:t>
      </w:r>
      <w:r w:rsidRPr="008869F6">
        <w:rPr>
          <w:rFonts w:ascii="Times New Roman" w:hAnsi="Times New Roman" w:cs="Times New Roman"/>
          <w:i/>
          <w:sz w:val="18"/>
          <w:szCs w:val="18"/>
        </w:rPr>
        <w:t>Revisión del concepto de vulnerabilidad social,</w:t>
      </w:r>
      <w:r w:rsidRPr="008869F6">
        <w:rPr>
          <w:rFonts w:ascii="Times New Roman" w:hAnsi="Times New Roman" w:cs="Times New Roman"/>
          <w:sz w:val="18"/>
          <w:szCs w:val="18"/>
        </w:rPr>
        <w:t xml:space="preserve"> Pirna, Buenos Aires, Argentina.</w:t>
      </w:r>
    </w:p>
    <w:p w14:paraId="6F91799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lastRenderedPageBreak/>
        <w:t xml:space="preserve">Blaikie, P., T. Cannon, I. Davis y B. Wisner. </w:t>
      </w:r>
      <w:r w:rsidRPr="008869F6">
        <w:rPr>
          <w:rFonts w:ascii="Times New Roman" w:hAnsi="Times New Roman" w:cs="Times New Roman"/>
          <w:sz w:val="18"/>
          <w:szCs w:val="18"/>
        </w:rPr>
        <w:t xml:space="preserve">(1996). </w:t>
      </w:r>
      <w:r w:rsidRPr="008869F6">
        <w:rPr>
          <w:rFonts w:ascii="Times New Roman" w:hAnsi="Times New Roman" w:cs="Times New Roman"/>
          <w:i/>
          <w:sz w:val="18"/>
          <w:szCs w:val="18"/>
        </w:rPr>
        <w:t>Vulnerabilidad. El entorno social, político y económico de los desastres</w:t>
      </w:r>
      <w:r w:rsidRPr="008869F6">
        <w:rPr>
          <w:rFonts w:ascii="Times New Roman" w:hAnsi="Times New Roman" w:cs="Times New Roman"/>
          <w:sz w:val="18"/>
          <w:szCs w:val="18"/>
        </w:rPr>
        <w:t>, LA RED, Red de Estudios Sociales en Prevención de Desastres en América Latina, Bogotá, Colombia.</w:t>
      </w:r>
    </w:p>
    <w:p w14:paraId="3AF2C770" w14:textId="77777777" w:rsidR="005300FB" w:rsidRPr="008869F6" w:rsidRDefault="005300FB" w:rsidP="005300FB">
      <w:pPr>
        <w:spacing w:after="0" w:line="360" w:lineRule="auto"/>
        <w:rPr>
          <w:rFonts w:ascii="Times New Roman" w:hAnsi="Times New Roman" w:cs="Times New Roman"/>
          <w:sz w:val="18"/>
          <w:szCs w:val="18"/>
        </w:rPr>
      </w:pPr>
      <w:r w:rsidRPr="004E6FDC">
        <w:rPr>
          <w:rFonts w:ascii="Times New Roman" w:hAnsi="Times New Roman" w:cs="Times New Roman"/>
          <w:sz w:val="18"/>
          <w:szCs w:val="18"/>
          <w:lang w:val="de-DE"/>
        </w:rPr>
        <w:t xml:space="preserve">Bourne RRA, Flaxman SR, Braithwaite T, Cicinelli MV, Das A, Jonas JB, et al.; (01/09/2017). </w:t>
      </w:r>
      <w:r w:rsidRPr="008869F6">
        <w:rPr>
          <w:rFonts w:ascii="Times New Roman" w:hAnsi="Times New Roman" w:cs="Times New Roman"/>
          <w:sz w:val="18"/>
          <w:szCs w:val="18"/>
          <w:lang w:val="en-US"/>
        </w:rPr>
        <w:t>Vision Loss Expert Group. </w:t>
      </w:r>
      <w:hyperlink r:id="rId12" w:history="1">
        <w:r w:rsidRPr="008869F6">
          <w:rPr>
            <w:rStyle w:val="Hipervnculo"/>
            <w:rFonts w:ascii="Times New Roman" w:hAnsi="Times New Roman" w:cs="Times New Roman"/>
            <w:i/>
            <w:color w:val="auto"/>
            <w:sz w:val="18"/>
            <w:szCs w:val="18"/>
            <w:u w:val="none"/>
            <w:lang w:val="en-US"/>
          </w:rPr>
          <w:t>Magnitude, temporal trends, and projections of the global prevalence of blindness and distance and near vision impairment: a systematic review and meta-analysis</w:t>
        </w:r>
      </w:hyperlink>
      <w:r w:rsidRPr="008869F6">
        <w:rPr>
          <w:rFonts w:ascii="Times New Roman" w:hAnsi="Times New Roman" w:cs="Times New Roman"/>
          <w:i/>
          <w:sz w:val="18"/>
          <w:szCs w:val="18"/>
          <w:lang w:val="en-US"/>
        </w:rPr>
        <w:t>.</w:t>
      </w:r>
      <w:r w:rsidRPr="008869F6">
        <w:rPr>
          <w:rFonts w:ascii="Times New Roman" w:hAnsi="Times New Roman" w:cs="Times New Roman"/>
          <w:sz w:val="18"/>
          <w:szCs w:val="18"/>
          <w:lang w:val="en-US"/>
        </w:rPr>
        <w:t xml:space="preserve"> </w:t>
      </w:r>
      <w:r w:rsidRPr="008869F6">
        <w:rPr>
          <w:rFonts w:ascii="Times New Roman" w:hAnsi="Times New Roman" w:cs="Times New Roman"/>
          <w:sz w:val="18"/>
          <w:szCs w:val="18"/>
        </w:rPr>
        <w:t>Journal Lancet Glob Health, 5, (9) e888–897.</w:t>
      </w:r>
    </w:p>
    <w:p w14:paraId="6F15DF4B" w14:textId="62304E4A" w:rsidR="00EB166E" w:rsidRPr="008869F6" w:rsidRDefault="00EB166E"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Bueno Sánchez Eramis (2003). </w:t>
      </w:r>
      <w:r w:rsidRPr="008869F6">
        <w:rPr>
          <w:rFonts w:ascii="Times New Roman" w:hAnsi="Times New Roman" w:cs="Times New Roman"/>
          <w:i/>
          <w:sz w:val="18"/>
          <w:szCs w:val="18"/>
        </w:rPr>
        <w:t>Población y Desarrollo, Temas Vigentes en la Era de la Globalización</w:t>
      </w:r>
      <w:r w:rsidRPr="008869F6">
        <w:rPr>
          <w:rFonts w:ascii="Times New Roman" w:hAnsi="Times New Roman" w:cs="Times New Roman"/>
          <w:sz w:val="18"/>
          <w:szCs w:val="18"/>
        </w:rPr>
        <w:t>, Santo Domingo: Instituto Tecnológico de Santo Domingo,</w:t>
      </w:r>
    </w:p>
    <w:p w14:paraId="2DB6875C" w14:textId="73719E87" w:rsidR="007A1E94" w:rsidRPr="008869F6" w:rsidRDefault="005300FB" w:rsidP="005300FB">
      <w:pPr>
        <w:spacing w:after="0" w:line="360" w:lineRule="auto"/>
        <w:rPr>
          <w:rFonts w:ascii="Times New Roman" w:hAnsi="Times New Roman" w:cs="Times New Roman"/>
          <w:sz w:val="18"/>
          <w:szCs w:val="18"/>
          <w:shd w:val="clear" w:color="auto" w:fill="FFFFFF"/>
        </w:rPr>
      </w:pPr>
      <w:r w:rsidRPr="008869F6">
        <w:rPr>
          <w:rFonts w:ascii="Times New Roman" w:hAnsi="Times New Roman" w:cs="Times New Roman"/>
          <w:sz w:val="18"/>
          <w:szCs w:val="18"/>
          <w:shd w:val="clear" w:color="auto" w:fill="FFFFFF"/>
        </w:rPr>
        <w:t>Cepal, (2001</w:t>
      </w:r>
      <w:r w:rsidR="00EB166E" w:rsidRPr="008869F6">
        <w:rPr>
          <w:rFonts w:ascii="Times New Roman" w:hAnsi="Times New Roman" w:cs="Times New Roman"/>
          <w:sz w:val="18"/>
          <w:szCs w:val="18"/>
          <w:shd w:val="clear" w:color="auto" w:fill="FFFFFF"/>
        </w:rPr>
        <w:t>a</w:t>
      </w:r>
      <w:r w:rsidRPr="008869F6">
        <w:rPr>
          <w:rFonts w:ascii="Times New Roman" w:hAnsi="Times New Roman" w:cs="Times New Roman"/>
          <w:sz w:val="18"/>
          <w:szCs w:val="18"/>
          <w:shd w:val="clear" w:color="auto" w:fill="FFFFFF"/>
        </w:rPr>
        <w:t>) “</w:t>
      </w:r>
      <w:r w:rsidRPr="008869F6">
        <w:rPr>
          <w:rFonts w:ascii="Times New Roman" w:hAnsi="Times New Roman" w:cs="Times New Roman"/>
          <w:i/>
          <w:iCs/>
          <w:sz w:val="18"/>
          <w:szCs w:val="18"/>
          <w:shd w:val="clear" w:color="auto" w:fill="FFFFFF"/>
        </w:rPr>
        <w:t>Informe de la Reunión de Expertos: Seminario Internacional sobre las Diferentes Expresiones de la Vulnerabilidad Social en América Latina y el Caribe”,</w:t>
      </w:r>
      <w:r w:rsidRPr="008869F6">
        <w:rPr>
          <w:rFonts w:ascii="Times New Roman" w:hAnsi="Times New Roman" w:cs="Times New Roman"/>
          <w:sz w:val="18"/>
          <w:szCs w:val="18"/>
          <w:shd w:val="clear" w:color="auto" w:fill="FFFFFF"/>
        </w:rPr>
        <w:t> División de Población de la Cepal/</w:t>
      </w:r>
      <w:r w:rsidR="007A1E94" w:rsidRPr="008869F6">
        <w:rPr>
          <w:rFonts w:ascii="Times New Roman" w:hAnsi="Times New Roman" w:cs="Times New Roman"/>
          <w:sz w:val="18"/>
          <w:szCs w:val="18"/>
          <w:shd w:val="clear" w:color="auto" w:fill="FFFFFF"/>
        </w:rPr>
        <w:t xml:space="preserve">Celade, </w:t>
      </w:r>
      <w:r w:rsidR="00EF3247" w:rsidRPr="008869F6">
        <w:rPr>
          <w:rFonts w:ascii="Times New Roman" w:hAnsi="Times New Roman" w:cs="Times New Roman"/>
          <w:sz w:val="18"/>
          <w:szCs w:val="18"/>
          <w:shd w:val="clear" w:color="auto" w:fill="FFFFFF"/>
        </w:rPr>
        <w:t xml:space="preserve">Santiago de Chile. Recuperado de </w:t>
      </w:r>
      <w:r w:rsidR="007A1E94" w:rsidRPr="008869F6">
        <w:rPr>
          <w:rFonts w:ascii="Times New Roman" w:hAnsi="Times New Roman" w:cs="Times New Roman"/>
          <w:sz w:val="18"/>
          <w:szCs w:val="18"/>
          <w:shd w:val="clear" w:color="auto" w:fill="FFFFFF"/>
        </w:rPr>
        <w:t xml:space="preserve"> </w:t>
      </w:r>
      <w:hyperlink r:id="rId13" w:history="1">
        <w:r w:rsidR="007A1E94" w:rsidRPr="008869F6">
          <w:rPr>
            <w:rStyle w:val="Hipervnculo"/>
            <w:rFonts w:ascii="Times New Roman" w:hAnsi="Times New Roman" w:cs="Times New Roman"/>
            <w:color w:val="auto"/>
            <w:sz w:val="18"/>
            <w:szCs w:val="18"/>
            <w:shd w:val="clear" w:color="auto" w:fill="FFFFFF"/>
          </w:rPr>
          <w:t>https://repositorio.cepal.org/handle/11362/20046</w:t>
        </w:r>
      </w:hyperlink>
    </w:p>
    <w:p w14:paraId="568EC757" w14:textId="414E7143"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Cepal, (2002</w:t>
      </w:r>
      <w:r w:rsidR="00AD3C74" w:rsidRPr="008869F6">
        <w:rPr>
          <w:rFonts w:ascii="Times New Roman" w:hAnsi="Times New Roman" w:cs="Times New Roman"/>
          <w:sz w:val="18"/>
          <w:szCs w:val="18"/>
        </w:rPr>
        <w:t>b</w:t>
      </w:r>
      <w:r w:rsidRPr="008869F6">
        <w:rPr>
          <w:rFonts w:ascii="Times New Roman" w:hAnsi="Times New Roman" w:cs="Times New Roman"/>
          <w:sz w:val="18"/>
          <w:szCs w:val="18"/>
        </w:rPr>
        <w:t xml:space="preserve">). </w:t>
      </w:r>
      <w:r w:rsidRPr="008869F6">
        <w:rPr>
          <w:rFonts w:ascii="Times New Roman" w:hAnsi="Times New Roman" w:cs="Times New Roman"/>
          <w:i/>
          <w:sz w:val="18"/>
          <w:szCs w:val="18"/>
        </w:rPr>
        <w:t>Vulnerabilidad sociodemográfica: viejos y nuevos riesgos para comunidades, hogares y personas,</w:t>
      </w:r>
      <w:r w:rsidRPr="008869F6">
        <w:rPr>
          <w:rFonts w:ascii="Times New Roman" w:hAnsi="Times New Roman" w:cs="Times New Roman"/>
          <w:sz w:val="18"/>
          <w:szCs w:val="18"/>
        </w:rPr>
        <w:t xml:space="preserve"> División de Población de la Cepal/</w:t>
      </w:r>
      <w:r w:rsidR="00AD3C74" w:rsidRPr="008869F6">
        <w:rPr>
          <w:rFonts w:ascii="Times New Roman" w:hAnsi="Times New Roman" w:cs="Times New Roman"/>
          <w:sz w:val="18"/>
          <w:szCs w:val="18"/>
        </w:rPr>
        <w:t>Celade, Santiago de Chile</w:t>
      </w:r>
      <w:r w:rsidRPr="008869F6">
        <w:rPr>
          <w:rFonts w:ascii="Times New Roman" w:hAnsi="Times New Roman" w:cs="Times New Roman"/>
          <w:sz w:val="18"/>
          <w:szCs w:val="18"/>
        </w:rPr>
        <w:t>.</w:t>
      </w:r>
    </w:p>
    <w:p w14:paraId="0DE40B51" w14:textId="2C0D3AB5" w:rsidR="00D02D93" w:rsidRPr="008869F6" w:rsidRDefault="00D02D93"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CIF, (2001). Clasificación Internacional del Funcionamiento, de la Discapacidad y de la Salud, Organización Mundial de la Salud</w:t>
      </w:r>
      <w:r w:rsidR="009840EE" w:rsidRPr="008869F6">
        <w:rPr>
          <w:rFonts w:ascii="Times New Roman" w:hAnsi="Times New Roman" w:cs="Times New Roman"/>
          <w:sz w:val="18"/>
          <w:szCs w:val="18"/>
        </w:rPr>
        <w:t>, Recuperado 24 de septiembre de 2020 de https://aspace.org/assets/uploads/publicaciones/e74e4-cif_2001.pdf</w:t>
      </w:r>
    </w:p>
    <w:p w14:paraId="44992A7E" w14:textId="4AE57EDC" w:rsidR="003C6EEF" w:rsidRPr="008869F6" w:rsidRDefault="008B717D"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Conapred, Consejo Nacional para Prevenir la Discriminación</w:t>
      </w:r>
      <w:r w:rsidR="004C5254" w:rsidRPr="008869F6">
        <w:rPr>
          <w:rFonts w:ascii="Times New Roman" w:hAnsi="Times New Roman" w:cs="Times New Roman"/>
          <w:sz w:val="18"/>
          <w:szCs w:val="18"/>
        </w:rPr>
        <w:t>,</w:t>
      </w:r>
      <w:r w:rsidRPr="008869F6">
        <w:rPr>
          <w:rFonts w:ascii="Times New Roman" w:hAnsi="Times New Roman" w:cs="Times New Roman"/>
          <w:sz w:val="18"/>
          <w:szCs w:val="18"/>
        </w:rPr>
        <w:t xml:space="preserve"> (2006). </w:t>
      </w:r>
      <w:r w:rsidR="004C5254" w:rsidRPr="008869F6">
        <w:rPr>
          <w:rFonts w:ascii="Times New Roman" w:hAnsi="Times New Roman" w:cs="Times New Roman"/>
          <w:sz w:val="18"/>
          <w:szCs w:val="18"/>
        </w:rPr>
        <w:t>Convención sobre los Derechos de las Personas con D</w:t>
      </w:r>
      <w:r w:rsidRPr="008869F6">
        <w:rPr>
          <w:rFonts w:ascii="Times New Roman" w:hAnsi="Times New Roman" w:cs="Times New Roman"/>
          <w:sz w:val="18"/>
          <w:szCs w:val="18"/>
        </w:rPr>
        <w:t xml:space="preserve">iscapacidad, Recuperado de </w:t>
      </w:r>
      <w:hyperlink r:id="rId14" w:history="1">
        <w:r w:rsidR="003C6EEF" w:rsidRPr="008869F6">
          <w:rPr>
            <w:rStyle w:val="Hipervnculo"/>
            <w:rFonts w:ascii="Times New Roman" w:hAnsi="Times New Roman" w:cs="Times New Roman"/>
            <w:color w:val="auto"/>
            <w:sz w:val="18"/>
            <w:szCs w:val="18"/>
          </w:rPr>
          <w:t>http://www.conapred.org.mx/leyes/convencion_derechos_personas_discapacidad.pdf</w:t>
        </w:r>
      </w:hyperlink>
    </w:p>
    <w:p w14:paraId="7540B67A" w14:textId="32C822B7" w:rsidR="008869F6" w:rsidRPr="008869F6" w:rsidRDefault="008869F6"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Cndh (2018). Comisión Nacional de los Derechos Humanos, Los principales derechos de las personas con discapacidad. Recuperado de </w:t>
      </w:r>
      <w:hyperlink r:id="rId15" w:history="1">
        <w:r w:rsidRPr="008869F6">
          <w:rPr>
            <w:rStyle w:val="Hipervnculo"/>
            <w:rFonts w:ascii="Times New Roman" w:hAnsi="Times New Roman" w:cs="Times New Roman"/>
            <w:color w:val="auto"/>
            <w:sz w:val="18"/>
            <w:szCs w:val="18"/>
          </w:rPr>
          <w:t>https://www.cndh.org.mx/sites/all/doc/cartillas/2015-2016/33-dh-princi-discapacidad.pdf</w:t>
        </w:r>
      </w:hyperlink>
    </w:p>
    <w:p w14:paraId="3E822B4C" w14:textId="42E898FA"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FLACSO (2015). </w:t>
      </w:r>
      <w:r w:rsidRPr="008869F6">
        <w:rPr>
          <w:rFonts w:ascii="Times New Roman" w:hAnsi="Times New Roman" w:cs="Times New Roman"/>
          <w:i/>
          <w:sz w:val="18"/>
          <w:szCs w:val="18"/>
        </w:rPr>
        <w:t>Informe Técnico para el Diseño de Plan de Trabajo para reorientación de Programas de Salud Pública.</w:t>
      </w:r>
      <w:r w:rsidRPr="008869F6">
        <w:rPr>
          <w:rFonts w:ascii="Times New Roman" w:hAnsi="Times New Roman" w:cs="Times New Roman"/>
          <w:sz w:val="18"/>
          <w:szCs w:val="18"/>
        </w:rPr>
        <w:t xml:space="preserve"> Chile: Facultad Latinoamericana de Ciencias Sociales.</w:t>
      </w:r>
    </w:p>
    <w:p w14:paraId="22C3E285" w14:textId="77777777" w:rsidR="005300FB" w:rsidRPr="008869F6" w:rsidRDefault="005300FB" w:rsidP="005300FB">
      <w:pPr>
        <w:spacing w:after="0" w:line="360" w:lineRule="auto"/>
        <w:rPr>
          <w:rStyle w:val="Hipervnculo"/>
          <w:rFonts w:ascii="Times New Roman" w:hAnsi="Times New Roman" w:cs="Times New Roman"/>
          <w:color w:val="auto"/>
          <w:sz w:val="18"/>
          <w:szCs w:val="18"/>
          <w:u w:val="none"/>
        </w:rPr>
      </w:pPr>
      <w:r w:rsidRPr="008869F6">
        <w:rPr>
          <w:rFonts w:ascii="Times New Roman" w:hAnsi="Times New Roman" w:cs="Times New Roman"/>
          <w:sz w:val="18"/>
          <w:szCs w:val="18"/>
          <w:shd w:val="clear" w:color="auto" w:fill="FFFFFF"/>
        </w:rPr>
        <w:t xml:space="preserve">Fricke, T. R., Tahhan, N., Resnikoff, S., Papas, E., Burnett, A., Ho, S. M., Naduvilath, T., &amp; Naidoo, K. S. (2018). </w:t>
      </w:r>
      <w:r w:rsidRPr="008869F6">
        <w:rPr>
          <w:rFonts w:ascii="Times New Roman" w:hAnsi="Times New Roman" w:cs="Times New Roman"/>
          <w:i/>
          <w:sz w:val="18"/>
          <w:szCs w:val="18"/>
          <w:shd w:val="clear" w:color="auto" w:fill="FFFFFF"/>
          <w:lang w:val="en-US"/>
        </w:rPr>
        <w:t>Global Prevalence of Presbyopia and Vision Impairment from Uncorrected Presbyopia: Systematic Review, Meta-analysis, and Modelling. </w:t>
      </w:r>
      <w:r w:rsidRPr="008869F6">
        <w:rPr>
          <w:rFonts w:ascii="Times New Roman" w:hAnsi="Times New Roman" w:cs="Times New Roman"/>
          <w:i/>
          <w:iCs/>
          <w:sz w:val="18"/>
          <w:szCs w:val="18"/>
          <w:shd w:val="clear" w:color="auto" w:fill="FFFFFF"/>
        </w:rPr>
        <w:t>Ophthalmology</w:t>
      </w:r>
      <w:r w:rsidRPr="008869F6">
        <w:rPr>
          <w:rFonts w:ascii="Times New Roman" w:hAnsi="Times New Roman" w:cs="Times New Roman"/>
          <w:i/>
          <w:sz w:val="18"/>
          <w:szCs w:val="18"/>
          <w:shd w:val="clear" w:color="auto" w:fill="FFFFFF"/>
        </w:rPr>
        <w:t>, </w:t>
      </w:r>
      <w:r w:rsidRPr="008869F6">
        <w:rPr>
          <w:rFonts w:ascii="Times New Roman" w:hAnsi="Times New Roman" w:cs="Times New Roman"/>
          <w:i/>
          <w:iCs/>
          <w:sz w:val="18"/>
          <w:szCs w:val="18"/>
          <w:shd w:val="clear" w:color="auto" w:fill="FFFFFF"/>
        </w:rPr>
        <w:t>125</w:t>
      </w:r>
      <w:r w:rsidRPr="008869F6">
        <w:rPr>
          <w:rFonts w:ascii="Times New Roman" w:hAnsi="Times New Roman" w:cs="Times New Roman"/>
          <w:i/>
          <w:sz w:val="18"/>
          <w:szCs w:val="18"/>
          <w:shd w:val="clear" w:color="auto" w:fill="FFFFFF"/>
        </w:rPr>
        <w:t>(10), 1492–1499</w:t>
      </w:r>
      <w:r w:rsidRPr="008869F6">
        <w:rPr>
          <w:rFonts w:ascii="Times New Roman" w:hAnsi="Times New Roman" w:cs="Times New Roman"/>
          <w:sz w:val="18"/>
          <w:szCs w:val="18"/>
          <w:shd w:val="clear" w:color="auto" w:fill="FFFFFF"/>
        </w:rPr>
        <w:t xml:space="preserve">.  En: </w:t>
      </w:r>
      <w:hyperlink r:id="rId16" w:history="1">
        <w:r w:rsidRPr="008869F6">
          <w:rPr>
            <w:rStyle w:val="Hipervnculo"/>
            <w:rFonts w:ascii="Times New Roman" w:hAnsi="Times New Roman" w:cs="Times New Roman"/>
            <w:color w:val="auto"/>
            <w:sz w:val="18"/>
            <w:szCs w:val="18"/>
            <w:shd w:val="clear" w:color="auto" w:fill="FFFFFF"/>
          </w:rPr>
          <w:t>https://doi.org/10.1016/j.ophtha.2018.04.013</w:t>
        </w:r>
      </w:hyperlink>
    </w:p>
    <w:p w14:paraId="4FD5CEF9" w14:textId="661F50C1" w:rsidR="005300FB" w:rsidRPr="008869F6" w:rsidRDefault="005300FB" w:rsidP="005300FB">
      <w:pPr>
        <w:spacing w:after="0" w:line="360" w:lineRule="auto"/>
        <w:rPr>
          <w:rStyle w:val="Hipervnculo"/>
          <w:rFonts w:ascii="Times New Roman" w:hAnsi="Times New Roman" w:cs="Times New Roman"/>
          <w:color w:val="auto"/>
          <w:sz w:val="18"/>
          <w:szCs w:val="18"/>
          <w:u w:val="none"/>
        </w:rPr>
      </w:pPr>
      <w:r w:rsidRPr="008869F6">
        <w:rPr>
          <w:rStyle w:val="Hipervnculo"/>
          <w:rFonts w:ascii="Times New Roman" w:hAnsi="Times New Roman" w:cs="Times New Roman"/>
          <w:color w:val="auto"/>
          <w:sz w:val="18"/>
          <w:szCs w:val="18"/>
          <w:u w:val="none"/>
        </w:rPr>
        <w:t>González Saucedo</w:t>
      </w:r>
      <w:r w:rsidR="00EF3247" w:rsidRPr="008869F6">
        <w:rPr>
          <w:rStyle w:val="Hipervnculo"/>
          <w:rFonts w:ascii="Times New Roman" w:hAnsi="Times New Roman" w:cs="Times New Roman"/>
          <w:color w:val="auto"/>
          <w:sz w:val="18"/>
          <w:szCs w:val="18"/>
          <w:u w:val="none"/>
        </w:rPr>
        <w:t>, A.</w:t>
      </w:r>
      <w:r w:rsidRPr="008869F6">
        <w:rPr>
          <w:rStyle w:val="Hipervnculo"/>
          <w:rFonts w:ascii="Times New Roman" w:hAnsi="Times New Roman" w:cs="Times New Roman"/>
          <w:color w:val="auto"/>
          <w:sz w:val="18"/>
          <w:szCs w:val="18"/>
          <w:u w:val="none"/>
        </w:rPr>
        <w:t>, García Heredia</w:t>
      </w:r>
      <w:r w:rsidR="00EF3247" w:rsidRPr="008869F6">
        <w:rPr>
          <w:rStyle w:val="Hipervnculo"/>
          <w:rFonts w:ascii="Times New Roman" w:hAnsi="Times New Roman" w:cs="Times New Roman"/>
          <w:color w:val="auto"/>
          <w:sz w:val="18"/>
          <w:szCs w:val="18"/>
          <w:u w:val="none"/>
        </w:rPr>
        <w:t>, F.</w:t>
      </w:r>
      <w:r w:rsidRPr="008869F6">
        <w:rPr>
          <w:rStyle w:val="Hipervnculo"/>
          <w:rFonts w:ascii="Times New Roman" w:hAnsi="Times New Roman" w:cs="Times New Roman"/>
          <w:color w:val="auto"/>
          <w:sz w:val="18"/>
          <w:szCs w:val="18"/>
          <w:u w:val="none"/>
        </w:rPr>
        <w:t xml:space="preserve">, </w:t>
      </w:r>
      <w:r w:rsidR="00EF3247" w:rsidRPr="008869F6">
        <w:rPr>
          <w:rStyle w:val="Hipervnculo"/>
          <w:rFonts w:ascii="Times New Roman" w:hAnsi="Times New Roman" w:cs="Times New Roman"/>
          <w:color w:val="auto"/>
          <w:sz w:val="18"/>
          <w:szCs w:val="18"/>
          <w:u w:val="none"/>
        </w:rPr>
        <w:t xml:space="preserve">&amp; </w:t>
      </w:r>
      <w:r w:rsidRPr="008869F6">
        <w:rPr>
          <w:rStyle w:val="Hipervnculo"/>
          <w:rFonts w:ascii="Times New Roman" w:hAnsi="Times New Roman" w:cs="Times New Roman"/>
          <w:color w:val="auto"/>
          <w:sz w:val="18"/>
          <w:szCs w:val="18"/>
          <w:u w:val="none"/>
        </w:rPr>
        <w:t>Ramírez Martínez</w:t>
      </w:r>
      <w:r w:rsidR="00EF3247" w:rsidRPr="008869F6">
        <w:rPr>
          <w:rStyle w:val="Hipervnculo"/>
          <w:rFonts w:ascii="Times New Roman" w:hAnsi="Times New Roman" w:cs="Times New Roman"/>
          <w:color w:val="auto"/>
          <w:sz w:val="18"/>
          <w:szCs w:val="18"/>
          <w:u w:val="none"/>
        </w:rPr>
        <w:t>, R. (2016</w:t>
      </w:r>
      <w:r w:rsidRPr="008869F6">
        <w:rPr>
          <w:rStyle w:val="Hipervnculo"/>
          <w:rFonts w:ascii="Times New Roman" w:hAnsi="Times New Roman" w:cs="Times New Roman"/>
          <w:color w:val="auto"/>
          <w:sz w:val="18"/>
          <w:szCs w:val="18"/>
          <w:u w:val="none"/>
        </w:rPr>
        <w:t xml:space="preserve">). </w:t>
      </w:r>
      <w:r w:rsidRPr="008869F6">
        <w:rPr>
          <w:rStyle w:val="Hipervnculo"/>
          <w:rFonts w:ascii="Times New Roman" w:hAnsi="Times New Roman" w:cs="Times New Roman"/>
          <w:i/>
          <w:color w:val="auto"/>
          <w:sz w:val="18"/>
          <w:szCs w:val="18"/>
          <w:u w:val="none"/>
        </w:rPr>
        <w:t>Discapacidad visual</w:t>
      </w:r>
      <w:r w:rsidR="00EF3247" w:rsidRPr="008869F6">
        <w:rPr>
          <w:rStyle w:val="Hipervnculo"/>
          <w:rFonts w:ascii="Times New Roman" w:hAnsi="Times New Roman" w:cs="Times New Roman"/>
          <w:color w:val="auto"/>
          <w:sz w:val="18"/>
          <w:szCs w:val="18"/>
          <w:u w:val="none"/>
        </w:rPr>
        <w:t xml:space="preserve">. Cultura Científica y Tecnológica, 10 (51). Recuperado de </w:t>
      </w:r>
      <w:hyperlink r:id="rId17" w:tgtFrame="_new" w:history="1">
        <w:r w:rsidR="00EF3247" w:rsidRPr="008869F6">
          <w:rPr>
            <w:rStyle w:val="Hipervnculo"/>
            <w:rFonts w:ascii="Times New Roman" w:hAnsi="Times New Roman" w:cs="Times New Roman"/>
            <w:color w:val="auto"/>
            <w:sz w:val="18"/>
            <w:szCs w:val="18"/>
            <w:shd w:val="clear" w:color="auto" w:fill="FFFFFF"/>
          </w:rPr>
          <w:t>http://erevistas.uacj.mx/ojs/index.php/culcyt/article/view/954</w:t>
        </w:r>
      </w:hyperlink>
      <w:r w:rsidRPr="008869F6">
        <w:rPr>
          <w:rStyle w:val="Hipervnculo"/>
          <w:rFonts w:ascii="Times New Roman" w:hAnsi="Times New Roman" w:cs="Times New Roman"/>
          <w:color w:val="auto"/>
          <w:sz w:val="18"/>
          <w:szCs w:val="18"/>
          <w:u w:val="none"/>
        </w:rPr>
        <w:t xml:space="preserve"> </w:t>
      </w:r>
    </w:p>
    <w:p w14:paraId="58720B4F"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Jiménez MT, González D, Martín J. (2001). </w:t>
      </w:r>
      <w:r w:rsidRPr="008869F6">
        <w:rPr>
          <w:rFonts w:ascii="Times New Roman" w:hAnsi="Times New Roman" w:cs="Times New Roman"/>
          <w:i/>
          <w:sz w:val="18"/>
          <w:szCs w:val="18"/>
        </w:rPr>
        <w:t>La clasificación internacional del funcionamiento, de la discapacidad y de la salud,</w:t>
      </w:r>
      <w:r w:rsidRPr="008869F6">
        <w:rPr>
          <w:rFonts w:ascii="Times New Roman" w:hAnsi="Times New Roman" w:cs="Times New Roman"/>
          <w:sz w:val="18"/>
          <w:szCs w:val="18"/>
        </w:rPr>
        <w:t xml:space="preserve"> Rev. Especialidad, Salud Pública. 2002; 76: 271- 279.</w:t>
      </w:r>
    </w:p>
    <w:p w14:paraId="2A28C246" w14:textId="555B1408" w:rsidR="005300FB" w:rsidRDefault="008869F6" w:rsidP="005300FB">
      <w:pPr>
        <w:spacing w:after="0" w:line="360" w:lineRule="auto"/>
        <w:rPr>
          <w:rStyle w:val="Hipervnculo"/>
          <w:rFonts w:ascii="Times New Roman" w:hAnsi="Times New Roman" w:cs="Times New Roman"/>
          <w:color w:val="auto"/>
          <w:sz w:val="18"/>
          <w:szCs w:val="18"/>
        </w:rPr>
      </w:pPr>
      <w:r>
        <w:rPr>
          <w:rFonts w:ascii="Times New Roman" w:hAnsi="Times New Roman" w:cs="Times New Roman"/>
          <w:sz w:val="18"/>
          <w:szCs w:val="18"/>
        </w:rPr>
        <w:t xml:space="preserve">OMS </w:t>
      </w:r>
      <w:r w:rsidR="005300FB" w:rsidRPr="008869F6">
        <w:rPr>
          <w:rFonts w:ascii="Times New Roman" w:hAnsi="Times New Roman" w:cs="Times New Roman"/>
          <w:sz w:val="18"/>
          <w:szCs w:val="18"/>
        </w:rPr>
        <w:t xml:space="preserve">(2020). </w:t>
      </w:r>
      <w:r w:rsidRPr="008869F6">
        <w:rPr>
          <w:rFonts w:ascii="Times New Roman" w:hAnsi="Times New Roman" w:cs="Times New Roman"/>
          <w:sz w:val="18"/>
          <w:szCs w:val="18"/>
        </w:rPr>
        <w:t>Organización Mundial de la Salud</w:t>
      </w:r>
      <w:r>
        <w:rPr>
          <w:rFonts w:ascii="Times New Roman" w:hAnsi="Times New Roman" w:cs="Times New Roman"/>
          <w:i/>
          <w:sz w:val="18"/>
          <w:szCs w:val="18"/>
        </w:rPr>
        <w:t xml:space="preserve">, </w:t>
      </w:r>
      <w:r w:rsidR="005300FB" w:rsidRPr="008869F6">
        <w:rPr>
          <w:rFonts w:ascii="Times New Roman" w:hAnsi="Times New Roman" w:cs="Times New Roman"/>
          <w:i/>
          <w:sz w:val="18"/>
          <w:szCs w:val="18"/>
        </w:rPr>
        <w:t>Consejos para la población acerca de los rumores sobre el nuevo coronavirus (2019-nCoV).</w:t>
      </w:r>
      <w:r w:rsidR="005300FB" w:rsidRPr="008869F6">
        <w:rPr>
          <w:rFonts w:ascii="Times New Roman" w:hAnsi="Times New Roman" w:cs="Times New Roman"/>
          <w:sz w:val="18"/>
          <w:szCs w:val="18"/>
        </w:rPr>
        <w:t xml:space="preserve"> Disponible en: </w:t>
      </w:r>
      <w:hyperlink r:id="rId18" w:history="1">
        <w:r w:rsidR="005300FB" w:rsidRPr="008869F6">
          <w:rPr>
            <w:rStyle w:val="Hipervnculo"/>
            <w:rFonts w:ascii="Times New Roman" w:hAnsi="Times New Roman" w:cs="Times New Roman"/>
            <w:color w:val="auto"/>
            <w:sz w:val="18"/>
            <w:szCs w:val="18"/>
          </w:rPr>
          <w:t>https://www.who.int/es/emergencies/diseases/novel-coronavirus-2019/advice-for-public/myth-busters</w:t>
        </w:r>
      </w:hyperlink>
    </w:p>
    <w:p w14:paraId="0CFCC3FD" w14:textId="49E87AC4" w:rsidR="008869F6" w:rsidRPr="008869F6" w:rsidRDefault="008869F6" w:rsidP="005300FB">
      <w:pPr>
        <w:spacing w:after="0" w:line="360" w:lineRule="auto"/>
        <w:rPr>
          <w:rStyle w:val="Hipervnculo"/>
          <w:rFonts w:ascii="Times New Roman" w:hAnsi="Times New Roman" w:cs="Times New Roman"/>
          <w:color w:val="auto"/>
          <w:sz w:val="18"/>
          <w:szCs w:val="18"/>
          <w:u w:val="none"/>
        </w:rPr>
      </w:pPr>
      <w:r>
        <w:rPr>
          <w:rFonts w:ascii="Times New Roman" w:hAnsi="Times New Roman" w:cs="Times New Roman"/>
          <w:sz w:val="18"/>
          <w:szCs w:val="18"/>
        </w:rPr>
        <w:t xml:space="preserve">OMS (2018). </w:t>
      </w:r>
      <w:r w:rsidRPr="008869F6">
        <w:rPr>
          <w:rFonts w:ascii="Times New Roman" w:hAnsi="Times New Roman" w:cs="Times New Roman"/>
          <w:sz w:val="18"/>
          <w:szCs w:val="18"/>
        </w:rPr>
        <w:t>Organización Mundial de la Salud</w:t>
      </w:r>
      <w:r>
        <w:rPr>
          <w:rFonts w:ascii="Times New Roman" w:hAnsi="Times New Roman" w:cs="Times New Roman"/>
          <w:sz w:val="18"/>
          <w:szCs w:val="18"/>
        </w:rPr>
        <w:t xml:space="preserve">, </w:t>
      </w:r>
      <w:r w:rsidRPr="008869F6">
        <w:rPr>
          <w:rFonts w:ascii="Times New Roman" w:hAnsi="Times New Roman" w:cs="Times New Roman"/>
          <w:sz w:val="18"/>
          <w:szCs w:val="18"/>
        </w:rPr>
        <w:t>Ceguera y discapacidad visual, Sitio Web Mundial, centro de prensa</w:t>
      </w:r>
      <w:r>
        <w:rPr>
          <w:rFonts w:ascii="Times New Roman" w:hAnsi="Times New Roman" w:cs="Times New Roman"/>
          <w:sz w:val="18"/>
          <w:szCs w:val="18"/>
        </w:rPr>
        <w:t xml:space="preserve"> </w:t>
      </w:r>
      <w:r w:rsidRPr="008869F6">
        <w:rPr>
          <w:rFonts w:ascii="Times New Roman" w:hAnsi="Times New Roman" w:cs="Times New Roman"/>
          <w:sz w:val="18"/>
          <w:szCs w:val="18"/>
        </w:rPr>
        <w:t>(11/10/2018)</w:t>
      </w:r>
      <w:r>
        <w:rPr>
          <w:rFonts w:ascii="Times New Roman" w:hAnsi="Times New Roman" w:cs="Times New Roman"/>
          <w:sz w:val="18"/>
          <w:szCs w:val="18"/>
        </w:rPr>
        <w:t>.</w:t>
      </w:r>
      <w:r w:rsidRPr="008869F6">
        <w:rPr>
          <w:rFonts w:ascii="Times New Roman" w:hAnsi="Times New Roman" w:cs="Times New Roman"/>
          <w:sz w:val="18"/>
          <w:szCs w:val="18"/>
        </w:rPr>
        <w:t xml:space="preserve"> Recuperado 21 de septiembre de 2020 de  </w:t>
      </w:r>
      <w:hyperlink r:id="rId19" w:history="1">
        <w:r w:rsidRPr="008869F6">
          <w:rPr>
            <w:rStyle w:val="Hipervnculo"/>
            <w:rFonts w:ascii="Times New Roman" w:hAnsi="Times New Roman" w:cs="Times New Roman"/>
            <w:color w:val="auto"/>
            <w:sz w:val="18"/>
            <w:szCs w:val="18"/>
          </w:rPr>
          <w:t>https://www.who.int/es/news-room/fact-sheets/detail/blindness-and-visual-impairment</w:t>
        </w:r>
      </w:hyperlink>
      <w:r w:rsidRPr="008869F6">
        <w:rPr>
          <w:rFonts w:ascii="Times New Roman" w:hAnsi="Times New Roman" w:cs="Times New Roman"/>
          <w:sz w:val="18"/>
          <w:szCs w:val="18"/>
        </w:rPr>
        <w:t>.</w:t>
      </w:r>
    </w:p>
    <w:p w14:paraId="1457FCC2" w14:textId="206EDBC9" w:rsidR="008869F6" w:rsidRPr="008869F6" w:rsidRDefault="008869F6"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OMS. (2010) </w:t>
      </w:r>
      <w:r w:rsidRPr="008869F6">
        <w:rPr>
          <w:rFonts w:ascii="Times New Roman" w:hAnsi="Times New Roman" w:cs="Times New Roman"/>
          <w:i/>
          <w:sz w:val="18"/>
          <w:szCs w:val="18"/>
        </w:rPr>
        <w:t>Ceguera y discapacidad visual,</w:t>
      </w:r>
      <w:r w:rsidRPr="008869F6">
        <w:rPr>
          <w:rFonts w:ascii="Times New Roman" w:hAnsi="Times New Roman" w:cs="Times New Roman"/>
          <w:sz w:val="18"/>
          <w:szCs w:val="18"/>
        </w:rPr>
        <w:t xml:space="preserve"> Washington. Recuperado de </w:t>
      </w:r>
      <w:r w:rsidRPr="008869F6">
        <w:rPr>
          <w:rFonts w:ascii="Times New Roman" w:hAnsi="Times New Roman" w:cs="Times New Roman"/>
          <w:sz w:val="18"/>
          <w:szCs w:val="18"/>
          <w:u w:val="single"/>
        </w:rPr>
        <w:t>http://www.who.int/mediacentre/factsheets/fs282/ es/index.html</w:t>
      </w:r>
    </w:p>
    <w:p w14:paraId="78B1B278"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OMS. (22/1|2/2005). </w:t>
      </w:r>
      <w:r w:rsidRPr="008869F6">
        <w:rPr>
          <w:rFonts w:ascii="Times New Roman" w:hAnsi="Times New Roman" w:cs="Times New Roman"/>
          <w:i/>
          <w:sz w:val="18"/>
          <w:szCs w:val="18"/>
        </w:rPr>
        <w:t xml:space="preserve">Prevención de la ceguera y la discapacidad visual evitables: informe de la secretaría. Consejo ejecutivo 117ª reunión. </w:t>
      </w:r>
      <w:r w:rsidRPr="008869F6">
        <w:rPr>
          <w:rFonts w:ascii="Times New Roman" w:hAnsi="Times New Roman" w:cs="Times New Roman"/>
          <w:sz w:val="18"/>
          <w:szCs w:val="18"/>
        </w:rPr>
        <w:t xml:space="preserve">Geneva: OMS; 2006. Documento EB117/35. </w:t>
      </w:r>
    </w:p>
    <w:p w14:paraId="5160CC10" w14:textId="77777777" w:rsidR="005300FB" w:rsidRPr="008869F6" w:rsidRDefault="005300FB" w:rsidP="005300FB">
      <w:pPr>
        <w:spacing w:after="0" w:line="360" w:lineRule="auto"/>
        <w:rPr>
          <w:rFonts w:ascii="Times New Roman" w:hAnsi="Times New Roman" w:cs="Times New Roman"/>
          <w:sz w:val="18"/>
          <w:szCs w:val="18"/>
          <w:shd w:val="clear" w:color="auto" w:fill="F5F5F5"/>
        </w:rPr>
      </w:pPr>
      <w:r w:rsidRPr="008869F6">
        <w:rPr>
          <w:rFonts w:ascii="Times New Roman" w:hAnsi="Times New Roman" w:cs="Times New Roman"/>
          <w:sz w:val="18"/>
          <w:szCs w:val="18"/>
        </w:rPr>
        <w:t xml:space="preserve">ONU, (2006). </w:t>
      </w:r>
      <w:r w:rsidRPr="008869F6">
        <w:rPr>
          <w:rFonts w:ascii="Times New Roman" w:hAnsi="Times New Roman" w:cs="Times New Roman"/>
          <w:i/>
          <w:sz w:val="18"/>
          <w:szCs w:val="18"/>
        </w:rPr>
        <w:t>Convención sobre los Derechos de las Personas con Discapacidad</w:t>
      </w:r>
      <w:r w:rsidRPr="008869F6">
        <w:rPr>
          <w:rFonts w:ascii="Times New Roman" w:hAnsi="Times New Roman" w:cs="Times New Roman"/>
          <w:sz w:val="18"/>
          <w:szCs w:val="18"/>
        </w:rPr>
        <w:t xml:space="preserve">, disponible en: </w:t>
      </w:r>
      <w:hyperlink r:id="rId20" w:history="1">
        <w:r w:rsidRPr="008869F6">
          <w:rPr>
            <w:rStyle w:val="Hipervnculo"/>
            <w:rFonts w:ascii="Times New Roman" w:hAnsi="Times New Roman" w:cs="Times New Roman"/>
            <w:color w:val="auto"/>
            <w:sz w:val="18"/>
            <w:szCs w:val="18"/>
            <w:bdr w:val="none" w:sz="0" w:space="0" w:color="auto" w:frame="1"/>
            <w:shd w:val="clear" w:color="auto" w:fill="F5F5F5"/>
          </w:rPr>
          <w:t>https://www.un.org/esa/socdev/enable/documents/tccconvs.pdf</w:t>
        </w:r>
      </w:hyperlink>
      <w:r w:rsidRPr="008869F6">
        <w:rPr>
          <w:rFonts w:ascii="Times New Roman" w:hAnsi="Times New Roman" w:cs="Times New Roman"/>
          <w:sz w:val="18"/>
          <w:szCs w:val="18"/>
          <w:shd w:val="clear" w:color="auto" w:fill="F5F5F5"/>
        </w:rPr>
        <w:t>.</w:t>
      </w:r>
    </w:p>
    <w:p w14:paraId="749A6CA9" w14:textId="5FC501C9" w:rsidR="007511FC" w:rsidRPr="008869F6" w:rsidRDefault="007511FC"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5F5F5"/>
        </w:rPr>
        <w:t>ONU, (2010). Personas con Discapacidad Departamento de Asuntos Económicos y Sociales</w:t>
      </w:r>
      <w:r w:rsidR="0027510D" w:rsidRPr="008869F6">
        <w:rPr>
          <w:rFonts w:ascii="Times New Roman" w:hAnsi="Times New Roman" w:cs="Times New Roman"/>
          <w:sz w:val="18"/>
          <w:szCs w:val="18"/>
          <w:shd w:val="clear" w:color="auto" w:fill="F5F5F5"/>
        </w:rPr>
        <w:t xml:space="preserve">, Discapacidad, desastres naturales y situaciones de emergencia, El marco internacional jurídico para incluir a las personas con discapacidad. </w:t>
      </w:r>
      <w:r w:rsidR="0027510D" w:rsidRPr="008869F6">
        <w:rPr>
          <w:rFonts w:ascii="Times New Roman" w:hAnsi="Times New Roman" w:cs="Times New Roman"/>
          <w:sz w:val="18"/>
          <w:szCs w:val="18"/>
          <w:shd w:val="clear" w:color="auto" w:fill="F5F5F5"/>
        </w:rPr>
        <w:lastRenderedPageBreak/>
        <w:t>Recuperado de https://www.un.org/development/desa/disabilities-es/discapacidad-desastres-naturales-y-situaciones-de-emergencia.html</w:t>
      </w:r>
    </w:p>
    <w:p w14:paraId="0981567C"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ONU, (2014). </w:t>
      </w:r>
      <w:r w:rsidRPr="008869F6">
        <w:rPr>
          <w:rFonts w:ascii="Times New Roman" w:hAnsi="Times New Roman" w:cs="Times New Roman"/>
          <w:i/>
          <w:sz w:val="18"/>
          <w:szCs w:val="18"/>
        </w:rPr>
        <w:t>Convención sobre los Derechos de las Personas con Discapacidad, Guía de Formación</w:t>
      </w:r>
      <w:r w:rsidRPr="008869F6">
        <w:rPr>
          <w:rFonts w:ascii="Times New Roman" w:hAnsi="Times New Roman" w:cs="Times New Roman"/>
          <w:sz w:val="18"/>
          <w:szCs w:val="18"/>
        </w:rPr>
        <w:t xml:space="preserve">, Serie de capacitación profesional N° 19, disponible en: </w:t>
      </w:r>
      <w:hyperlink r:id="rId21" w:history="1">
        <w:r w:rsidRPr="008869F6">
          <w:rPr>
            <w:rStyle w:val="Hipervnculo"/>
            <w:rFonts w:ascii="Times New Roman" w:hAnsi="Times New Roman" w:cs="Times New Roman"/>
            <w:color w:val="auto"/>
            <w:sz w:val="18"/>
            <w:szCs w:val="18"/>
          </w:rPr>
          <w:t>https://www.ohchr.org/Documents/Publications/CRPD_TrainingGuide_PTS19_sp.pdf</w:t>
        </w:r>
      </w:hyperlink>
    </w:p>
    <w:p w14:paraId="41DF9043"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OIT, Unesco, OMS, RBC. (2005). </w:t>
      </w:r>
      <w:r w:rsidRPr="008869F6">
        <w:rPr>
          <w:rFonts w:ascii="Times New Roman" w:hAnsi="Times New Roman" w:cs="Times New Roman"/>
          <w:i/>
          <w:sz w:val="18"/>
          <w:szCs w:val="18"/>
        </w:rPr>
        <w:t>Estrategia para la rehabilitación, la igualdad de oportunidades, la reducción de la pobreza y la integración social de las personas con discapacidad: documento conjunto de posición</w:t>
      </w:r>
      <w:r w:rsidRPr="008869F6">
        <w:rPr>
          <w:rFonts w:ascii="Times New Roman" w:hAnsi="Times New Roman" w:cs="Times New Roman"/>
          <w:sz w:val="18"/>
          <w:szCs w:val="18"/>
        </w:rPr>
        <w:t>. Ginebra: Oficina Internacional del Trabajo: Organización de las Naciones Unidas para la Educación la Ciencia y la Cultura: Organización Mundial de la Salud.</w:t>
      </w:r>
    </w:p>
    <w:p w14:paraId="38AE438A"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Ortíz Alonso Tomás (2020) </w:t>
      </w:r>
      <w:r w:rsidRPr="008869F6">
        <w:rPr>
          <w:rFonts w:ascii="Times New Roman" w:hAnsi="Times New Roman" w:cs="Times New Roman"/>
          <w:i/>
          <w:sz w:val="18"/>
          <w:szCs w:val="18"/>
        </w:rPr>
        <w:t>Neuroplasticidad crosmodal táctil: ¿Podría un ciego “ver” mediante el tacto?</w:t>
      </w:r>
      <w:r w:rsidRPr="008869F6">
        <w:rPr>
          <w:rFonts w:ascii="Times New Roman" w:hAnsi="Times New Roman" w:cs="Times New Roman"/>
          <w:sz w:val="18"/>
          <w:szCs w:val="18"/>
        </w:rPr>
        <w:t>, Revista An RANM, n°137 (01), 22-26.</w:t>
      </w:r>
    </w:p>
    <w:p w14:paraId="1061DFE0" w14:textId="537B714E"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OPS</w:t>
      </w:r>
      <w:r w:rsidR="00EB75AA" w:rsidRPr="008869F6">
        <w:rPr>
          <w:rFonts w:ascii="Times New Roman" w:hAnsi="Times New Roman" w:cs="Times New Roman"/>
          <w:sz w:val="18"/>
          <w:szCs w:val="18"/>
        </w:rPr>
        <w:t xml:space="preserve"> Organización Panamericana de la Salud</w:t>
      </w:r>
      <w:r w:rsidRPr="008869F6">
        <w:rPr>
          <w:rFonts w:ascii="Times New Roman" w:hAnsi="Times New Roman" w:cs="Times New Roman"/>
          <w:sz w:val="18"/>
          <w:szCs w:val="18"/>
        </w:rPr>
        <w:t xml:space="preserve"> (2010). </w:t>
      </w:r>
      <w:r w:rsidRPr="008869F6">
        <w:rPr>
          <w:rFonts w:ascii="Times New Roman" w:hAnsi="Times New Roman" w:cs="Times New Roman"/>
          <w:i/>
          <w:sz w:val="18"/>
          <w:szCs w:val="18"/>
        </w:rPr>
        <w:t>Prevención de ceguera y salud ocular</w:t>
      </w:r>
      <w:r w:rsidRPr="008869F6">
        <w:rPr>
          <w:rFonts w:ascii="Times New Roman" w:hAnsi="Times New Roman" w:cs="Times New Roman"/>
          <w:sz w:val="18"/>
          <w:szCs w:val="18"/>
        </w:rPr>
        <w:t xml:space="preserve">, Washington: OPS., Disponible en: </w:t>
      </w:r>
      <w:hyperlink r:id="rId22" w:history="1">
        <w:r w:rsidRPr="008869F6">
          <w:rPr>
            <w:rStyle w:val="Hipervnculo"/>
            <w:rFonts w:ascii="Times New Roman" w:hAnsi="Times New Roman" w:cs="Times New Roman"/>
            <w:color w:val="auto"/>
            <w:sz w:val="18"/>
            <w:szCs w:val="18"/>
          </w:rPr>
          <w:t>http://new.paho.org/hq/</w:t>
        </w:r>
      </w:hyperlink>
      <w:r w:rsidRPr="008869F6">
        <w:rPr>
          <w:rFonts w:ascii="Times New Roman" w:hAnsi="Times New Roman" w:cs="Times New Roman"/>
          <w:sz w:val="18"/>
          <w:szCs w:val="18"/>
        </w:rPr>
        <w:t>.</w:t>
      </w:r>
    </w:p>
    <w:p w14:paraId="10A14FD5" w14:textId="4B657A84" w:rsidR="0026675B" w:rsidRPr="008869F6" w:rsidRDefault="0026675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PNUD (2008). Programa de las Naciones Unidas para el Desarrollo Marco Normativo de México en materia de discapacidad. Compendio de Legislación sobre Discapacidad. Recuperado de http://intranet.dif.df.gob.mx/transparencia/new/art_15/10/_anexos/05%20COMP%20LEGIS%20DISCA%20MARCO%20NORMATIVO%20MEXICO.pdf</w:t>
      </w:r>
    </w:p>
    <w:p w14:paraId="585E6A11" w14:textId="75E39588" w:rsidR="005300FB" w:rsidRPr="008869F6" w:rsidRDefault="00CA3D64" w:rsidP="005300FB">
      <w:pPr>
        <w:spacing w:after="0" w:line="360" w:lineRule="auto"/>
        <w:rPr>
          <w:rFonts w:ascii="Times New Roman" w:hAnsi="Times New Roman" w:cs="Times New Roman"/>
          <w:sz w:val="18"/>
          <w:szCs w:val="18"/>
          <w:lang w:val="en-US"/>
        </w:rPr>
      </w:pPr>
      <w:r w:rsidRPr="00477F40">
        <w:rPr>
          <w:rFonts w:ascii="Times New Roman" w:hAnsi="Times New Roman" w:cs="Times New Roman"/>
          <w:sz w:val="18"/>
          <w:szCs w:val="18"/>
          <w:lang w:val="en-US"/>
        </w:rPr>
        <w:t xml:space="preserve">Prowse, </w:t>
      </w:r>
      <w:proofErr w:type="spellStart"/>
      <w:r w:rsidRPr="00477F40">
        <w:rPr>
          <w:rFonts w:ascii="Times New Roman" w:hAnsi="Times New Roman" w:cs="Times New Roman"/>
          <w:sz w:val="18"/>
          <w:szCs w:val="18"/>
          <w:lang w:val="en-US"/>
        </w:rPr>
        <w:t>M.artin</w:t>
      </w:r>
      <w:proofErr w:type="spellEnd"/>
      <w:r w:rsidR="005300FB" w:rsidRPr="00477F40">
        <w:rPr>
          <w:rFonts w:ascii="Times New Roman" w:hAnsi="Times New Roman" w:cs="Times New Roman"/>
          <w:sz w:val="18"/>
          <w:szCs w:val="18"/>
          <w:lang w:val="en-US"/>
        </w:rPr>
        <w:t xml:space="preserve"> (2003). </w:t>
      </w:r>
      <w:r w:rsidR="005300FB" w:rsidRPr="008869F6">
        <w:rPr>
          <w:rFonts w:ascii="Times New Roman" w:hAnsi="Times New Roman" w:cs="Times New Roman"/>
          <w:i/>
          <w:sz w:val="18"/>
          <w:szCs w:val="18"/>
          <w:lang w:val="en-US"/>
        </w:rPr>
        <w:t>Towards a clearer understanding of ‘vulnerability’ in relation to chronic poverty, Chronic Poverty Research Centre Working,</w:t>
      </w:r>
      <w:r w:rsidR="005300FB" w:rsidRPr="008869F6">
        <w:rPr>
          <w:rFonts w:ascii="Times New Roman" w:hAnsi="Times New Roman" w:cs="Times New Roman"/>
          <w:sz w:val="18"/>
          <w:szCs w:val="18"/>
          <w:lang w:val="en-US"/>
        </w:rPr>
        <w:t xml:space="preserve"> Paper 24, University of Man</w:t>
      </w:r>
      <w:r w:rsidRPr="008869F6">
        <w:rPr>
          <w:rFonts w:ascii="Times New Roman" w:hAnsi="Times New Roman" w:cs="Times New Roman"/>
          <w:sz w:val="18"/>
          <w:szCs w:val="18"/>
          <w:lang w:val="en-US"/>
        </w:rPr>
        <w:t>chester, Manchester.</w:t>
      </w:r>
    </w:p>
    <w:p w14:paraId="6280DCF9" w14:textId="04AA3492" w:rsidR="002C2778" w:rsidRPr="008869F6" w:rsidRDefault="005300FB" w:rsidP="005300FB">
      <w:pPr>
        <w:spacing w:after="0" w:line="360" w:lineRule="auto"/>
        <w:rPr>
          <w:rFonts w:ascii="Times New Roman" w:hAnsi="Times New Roman" w:cs="Times New Roman"/>
          <w:sz w:val="18"/>
          <w:szCs w:val="18"/>
        </w:rPr>
      </w:pPr>
      <w:proofErr w:type="spellStart"/>
      <w:r w:rsidRPr="008869F6">
        <w:rPr>
          <w:rFonts w:ascii="Times New Roman" w:hAnsi="Times New Roman" w:cs="Times New Roman"/>
          <w:sz w:val="18"/>
          <w:szCs w:val="18"/>
          <w:lang w:val="en-US"/>
        </w:rPr>
        <w:t>Senjam</w:t>
      </w:r>
      <w:proofErr w:type="spellEnd"/>
      <w:r w:rsidRPr="008869F6">
        <w:rPr>
          <w:rFonts w:ascii="Times New Roman" w:hAnsi="Times New Roman" w:cs="Times New Roman"/>
          <w:sz w:val="18"/>
          <w:szCs w:val="18"/>
          <w:lang w:val="en-US"/>
        </w:rPr>
        <w:t xml:space="preserve">, SS. (2020). Impact of COVID-19 pandemic on people living with visual disability. </w:t>
      </w:r>
      <w:r w:rsidRPr="008869F6">
        <w:rPr>
          <w:rFonts w:ascii="Times New Roman" w:hAnsi="Times New Roman" w:cs="Times New Roman"/>
          <w:i/>
          <w:sz w:val="18"/>
          <w:szCs w:val="18"/>
        </w:rPr>
        <w:t>Indian J Ophthalmol,</w:t>
      </w:r>
      <w:r w:rsidRPr="008869F6">
        <w:rPr>
          <w:rFonts w:ascii="Times New Roman" w:hAnsi="Times New Roman" w:cs="Times New Roman"/>
          <w:sz w:val="18"/>
          <w:szCs w:val="18"/>
        </w:rPr>
        <w:t xml:space="preserve"> 68:1367-70. Disponible en</w:t>
      </w:r>
      <w:r w:rsidRPr="008869F6">
        <w:rPr>
          <w:rFonts w:ascii="Times New Roman" w:hAnsi="Times New Roman" w:cs="Times New Roman"/>
          <w:sz w:val="18"/>
          <w:szCs w:val="18"/>
          <w:u w:val="single"/>
        </w:rPr>
        <w:t>: http:// doi: 10.4103/ijo.IJO_1513_20</w:t>
      </w:r>
    </w:p>
    <w:p w14:paraId="0EA2A0C5" w14:textId="0B4A7BCF" w:rsidR="00632FD3" w:rsidRPr="00D74E2B" w:rsidRDefault="002C2778"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Sánchez-González, Diego, &amp; Egea-Jiménez, Carmen. (2011). Enfoque de vulnerabilidad social para investigar las desventajas socioambientales: Su aplicación en el estudio de los adultos mayores. </w:t>
      </w:r>
      <w:r w:rsidRPr="008869F6">
        <w:rPr>
          <w:rFonts w:ascii="Times New Roman" w:hAnsi="Times New Roman" w:cs="Times New Roman"/>
          <w:i/>
          <w:iCs/>
          <w:sz w:val="18"/>
          <w:szCs w:val="18"/>
        </w:rPr>
        <w:t>Papeles de población</w:t>
      </w:r>
      <w:r w:rsidRPr="008869F6">
        <w:rPr>
          <w:rFonts w:ascii="Times New Roman" w:hAnsi="Times New Roman" w:cs="Times New Roman"/>
          <w:sz w:val="18"/>
          <w:szCs w:val="18"/>
        </w:rPr>
        <w:t>, </w:t>
      </w:r>
      <w:r w:rsidRPr="008869F6">
        <w:rPr>
          <w:rFonts w:ascii="Times New Roman" w:hAnsi="Times New Roman" w:cs="Times New Roman"/>
          <w:i/>
          <w:iCs/>
          <w:sz w:val="18"/>
          <w:szCs w:val="18"/>
        </w:rPr>
        <w:t>17</w:t>
      </w:r>
      <w:r w:rsidRPr="008869F6">
        <w:rPr>
          <w:rFonts w:ascii="Times New Roman" w:hAnsi="Times New Roman" w:cs="Times New Roman"/>
          <w:sz w:val="18"/>
          <w:szCs w:val="18"/>
        </w:rPr>
        <w:t xml:space="preserve">(69), 151-185. Recuperado en 26 de enero de 2021, de </w:t>
      </w:r>
      <w:hyperlink r:id="rId23" w:history="1">
        <w:r w:rsidR="00632FD3" w:rsidRPr="008869F6">
          <w:rPr>
            <w:rStyle w:val="Hipervnculo"/>
            <w:rFonts w:ascii="Times New Roman" w:hAnsi="Times New Roman" w:cs="Times New Roman"/>
            <w:color w:val="auto"/>
            <w:sz w:val="18"/>
            <w:szCs w:val="18"/>
          </w:rPr>
          <w:t>http://www.scielo.org.mx/scielo.php?script=sci_arttext&amp;pid=S1405-74252011000300006&amp;lng=es&amp;tlng=es</w:t>
        </w:r>
      </w:hyperlink>
      <w:r w:rsidRPr="008869F6">
        <w:rPr>
          <w:rFonts w:ascii="Times New Roman" w:hAnsi="Times New Roman" w:cs="Times New Roman"/>
          <w:sz w:val="18"/>
          <w:szCs w:val="18"/>
        </w:rPr>
        <w:t>.</w:t>
      </w:r>
    </w:p>
    <w:p w14:paraId="46A9286E" w14:textId="6B82CDD1" w:rsidR="002C2778" w:rsidRPr="00D74E2B" w:rsidRDefault="00632FD3"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Sosa Lorenzo, Irma, Rodríguez Salvá, Armando, Álvarez Pérez, Adolfo, &amp; Bonet Gorbea, Mariano. (2013). Intersectorialidad y participación en la planificación, implementación y evaluación de intervenciones de salud en Cuba. </w:t>
      </w:r>
      <w:r w:rsidRPr="008869F6">
        <w:rPr>
          <w:rFonts w:ascii="Times New Roman" w:hAnsi="Times New Roman" w:cs="Times New Roman"/>
          <w:i/>
          <w:iCs/>
          <w:sz w:val="18"/>
          <w:szCs w:val="18"/>
        </w:rPr>
        <w:t>MEDISAN</w:t>
      </w:r>
      <w:r w:rsidRPr="008869F6">
        <w:rPr>
          <w:rFonts w:ascii="Times New Roman" w:hAnsi="Times New Roman" w:cs="Times New Roman"/>
          <w:sz w:val="18"/>
          <w:szCs w:val="18"/>
        </w:rPr>
        <w:t>, </w:t>
      </w:r>
      <w:r w:rsidRPr="008869F6">
        <w:rPr>
          <w:rFonts w:ascii="Times New Roman" w:hAnsi="Times New Roman" w:cs="Times New Roman"/>
          <w:i/>
          <w:iCs/>
          <w:sz w:val="18"/>
          <w:szCs w:val="18"/>
        </w:rPr>
        <w:t>17</w:t>
      </w:r>
      <w:r w:rsidRPr="008869F6">
        <w:rPr>
          <w:rFonts w:ascii="Times New Roman" w:hAnsi="Times New Roman" w:cs="Times New Roman"/>
          <w:sz w:val="18"/>
          <w:szCs w:val="18"/>
        </w:rPr>
        <w:t xml:space="preserve">(4), 650-660. Recuperado en 27 de enero de 2021, de </w:t>
      </w:r>
      <w:hyperlink r:id="rId24" w:history="1">
        <w:r w:rsidR="00D74E2B" w:rsidRPr="00D74E2B">
          <w:rPr>
            <w:rStyle w:val="Hipervnculo"/>
            <w:rFonts w:ascii="Times New Roman" w:hAnsi="Times New Roman" w:cs="Times New Roman"/>
            <w:color w:val="auto"/>
            <w:sz w:val="18"/>
            <w:szCs w:val="18"/>
          </w:rPr>
          <w:t>http://scielo.sld.cu/scielo.php?script=sci_arttext&amp;pid=S1029-30192013000400012&amp;lng=es&amp;tlng=es</w:t>
        </w:r>
      </w:hyperlink>
      <w:r w:rsidRPr="00D74E2B">
        <w:rPr>
          <w:rFonts w:ascii="Times New Roman" w:hAnsi="Times New Roman" w:cs="Times New Roman"/>
          <w:sz w:val="18"/>
          <w:szCs w:val="18"/>
        </w:rPr>
        <w:t>.</w:t>
      </w:r>
    </w:p>
    <w:p w14:paraId="641B9F6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FFFFF"/>
        </w:rPr>
        <w:t xml:space="preserve">Suarez Escudero, Juan Camilo (2011). Discapacidad visual y ceguera en el adulto: revisión de tema. Medicina U.P.B., 30(2):170-180. Fecha de consulta 24 de septiembre de 2020, disponible en: </w:t>
      </w:r>
      <w:hyperlink r:id="rId25" w:history="1">
        <w:r w:rsidRPr="008869F6">
          <w:rPr>
            <w:rStyle w:val="Hipervnculo"/>
            <w:rFonts w:ascii="Times New Roman" w:hAnsi="Times New Roman" w:cs="Times New Roman"/>
            <w:color w:val="auto"/>
            <w:sz w:val="18"/>
            <w:szCs w:val="18"/>
            <w:shd w:val="clear" w:color="auto" w:fill="FFFFFF"/>
          </w:rPr>
          <w:t>http://www.redalyc.org/articulo.oa?id=1590/159022496008</w:t>
        </w:r>
      </w:hyperlink>
    </w:p>
    <w:p w14:paraId="12BF6068"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t xml:space="preserve">UNESCO (2006). </w:t>
      </w:r>
      <w:r w:rsidRPr="008869F6">
        <w:rPr>
          <w:rFonts w:ascii="Times New Roman" w:hAnsi="Times New Roman" w:cs="Times New Roman"/>
          <w:i/>
          <w:sz w:val="18"/>
          <w:szCs w:val="18"/>
          <w:lang w:val="en-US"/>
        </w:rPr>
        <w:t>The right to education for persons with disabilities: Towards inclusion</w:t>
      </w:r>
      <w:r w:rsidRPr="008869F6">
        <w:rPr>
          <w:rFonts w:ascii="Times New Roman" w:hAnsi="Times New Roman" w:cs="Times New Roman"/>
          <w:sz w:val="18"/>
          <w:szCs w:val="18"/>
          <w:lang w:val="en-US"/>
        </w:rPr>
        <w:t xml:space="preserve">. </w:t>
      </w:r>
      <w:r w:rsidRPr="008869F6">
        <w:rPr>
          <w:rFonts w:ascii="Times New Roman" w:hAnsi="Times New Roman" w:cs="Times New Roman"/>
          <w:sz w:val="18"/>
          <w:szCs w:val="18"/>
        </w:rPr>
        <w:t xml:space="preserve">Disponible en: </w:t>
      </w:r>
      <w:r w:rsidRPr="008869F6">
        <w:rPr>
          <w:rFonts w:ascii="Times New Roman" w:hAnsi="Times New Roman" w:cs="Times New Roman"/>
          <w:sz w:val="18"/>
          <w:szCs w:val="18"/>
          <w:u w:val="single"/>
        </w:rPr>
        <w:t xml:space="preserve">http:/ </w:t>
      </w:r>
      <w:hyperlink r:id="rId26" w:history="1">
        <w:r w:rsidRPr="008869F6">
          <w:rPr>
            <w:rStyle w:val="Hipervnculo"/>
            <w:rFonts w:ascii="Times New Roman" w:hAnsi="Times New Roman" w:cs="Times New Roman"/>
            <w:color w:val="auto"/>
            <w:sz w:val="18"/>
            <w:szCs w:val="18"/>
          </w:rPr>
          <w:t>www.unesco.org/education/efa/</w:t>
        </w:r>
      </w:hyperlink>
    </w:p>
    <w:p w14:paraId="52E2206A"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FFFFF"/>
        </w:rPr>
        <w:t xml:space="preserve">UNESCO, Manikandan K. (2020). </w:t>
      </w:r>
      <w:r w:rsidRPr="008869F6">
        <w:rPr>
          <w:rFonts w:ascii="Times New Roman" w:hAnsi="Times New Roman" w:cs="Times New Roman"/>
          <w:i/>
          <w:sz w:val="18"/>
          <w:szCs w:val="18"/>
          <w:shd w:val="clear" w:color="auto" w:fill="FFFFFF"/>
        </w:rPr>
        <w:t>Catedra UNESCO de gestión comunitaria de la discapacidad</w:t>
      </w:r>
      <w:r w:rsidRPr="008869F6">
        <w:rPr>
          <w:rFonts w:ascii="Times New Roman" w:hAnsi="Times New Roman" w:cs="Times New Roman"/>
          <w:sz w:val="18"/>
          <w:szCs w:val="18"/>
          <w:shd w:val="clear" w:color="auto" w:fill="FFFFFF"/>
        </w:rPr>
        <w:t xml:space="preserve">, disponible en: </w:t>
      </w:r>
      <w:hyperlink r:id="rId27" w:history="1">
        <w:r w:rsidRPr="008869F6">
          <w:rPr>
            <w:rStyle w:val="Hipervnculo"/>
            <w:rFonts w:ascii="Times New Roman" w:hAnsi="Times New Roman" w:cs="Times New Roman"/>
            <w:color w:val="auto"/>
            <w:sz w:val="18"/>
            <w:szCs w:val="18"/>
            <w:shd w:val="clear" w:color="auto" w:fill="FFFFFF"/>
          </w:rPr>
          <w:t>https://es.unesco.org/news/confinamiento-guia-padres-ninos-y-ninas-discapacidad-ahora-tambien-lenguaje-senas-braille-y</w:t>
        </w:r>
      </w:hyperlink>
    </w:p>
    <w:p w14:paraId="480269E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shd w:val="clear" w:color="auto" w:fill="FFFFFF"/>
        </w:rPr>
        <w:t xml:space="preserve">Vera GM, Rodríguez GY, Chacón CL, Moreno Pérez BÁ. (2012). </w:t>
      </w:r>
      <w:r w:rsidRPr="008869F6">
        <w:rPr>
          <w:rFonts w:ascii="Times New Roman" w:hAnsi="Times New Roman" w:cs="Times New Roman"/>
          <w:i/>
          <w:sz w:val="18"/>
          <w:szCs w:val="18"/>
          <w:shd w:val="clear" w:color="auto" w:fill="FFFFFF"/>
        </w:rPr>
        <w:t>Abordaje de la discapacidad visual en la región de las américas en el contexto de la salud internacional</w:t>
      </w:r>
      <w:r w:rsidRPr="008869F6">
        <w:rPr>
          <w:rFonts w:ascii="Times New Roman" w:hAnsi="Times New Roman" w:cs="Times New Roman"/>
          <w:sz w:val="18"/>
          <w:szCs w:val="18"/>
          <w:shd w:val="clear" w:color="auto" w:fill="FFFFFF"/>
        </w:rPr>
        <w:t xml:space="preserve">. Revista cubana de Salud Pública Internacional, vol. 3, n°1, disponible en: </w:t>
      </w:r>
      <w:hyperlink r:id="rId28" w:history="1">
        <w:r w:rsidRPr="008869F6">
          <w:rPr>
            <w:rStyle w:val="Hipervnculo"/>
            <w:rFonts w:ascii="Times New Roman" w:hAnsi="Times New Roman" w:cs="Times New Roman"/>
            <w:color w:val="auto"/>
            <w:sz w:val="18"/>
            <w:szCs w:val="18"/>
            <w:shd w:val="clear" w:color="auto" w:fill="FFFFFF"/>
          </w:rPr>
          <w:t>https://www.medigraphic.com/cgi-bin/new/resumen.cgi?IDARTICULO=49689</w:t>
        </w:r>
      </w:hyperlink>
    </w:p>
    <w:p w14:paraId="1FA5DC99"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rPr>
        <w:t xml:space="preserve">Virgili G, Acosta R. (20016). </w:t>
      </w:r>
      <w:r w:rsidRPr="008869F6">
        <w:rPr>
          <w:rFonts w:ascii="Times New Roman" w:hAnsi="Times New Roman" w:cs="Times New Roman"/>
          <w:i/>
          <w:sz w:val="18"/>
          <w:szCs w:val="18"/>
        </w:rPr>
        <w:t>Ayudas para la lectura en adultos con baja visión</w:t>
      </w:r>
      <w:r w:rsidRPr="008869F6">
        <w:rPr>
          <w:rFonts w:ascii="Times New Roman" w:hAnsi="Times New Roman" w:cs="Times New Roman"/>
          <w:sz w:val="18"/>
          <w:szCs w:val="18"/>
        </w:rPr>
        <w:t>: revisión Cochrane traducida. La Biblioteca Cochrane Plus. Disponible en</w:t>
      </w:r>
      <w:r w:rsidRPr="008869F6">
        <w:rPr>
          <w:rFonts w:ascii="Times New Roman" w:hAnsi="Times New Roman" w:cs="Times New Roman"/>
          <w:sz w:val="18"/>
          <w:szCs w:val="18"/>
          <w:u w:val="single"/>
        </w:rPr>
        <w:t>: http://www.GetDocument. asp?SessionID= 2138981&amp;DocumentID=CD003303</w:t>
      </w:r>
    </w:p>
    <w:p w14:paraId="390CA1F7"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lastRenderedPageBreak/>
        <w:t xml:space="preserve">WHO, World Health Organization. (1980). </w:t>
      </w:r>
      <w:r w:rsidRPr="008869F6">
        <w:rPr>
          <w:rFonts w:ascii="Times New Roman" w:hAnsi="Times New Roman" w:cs="Times New Roman"/>
          <w:i/>
          <w:sz w:val="18"/>
          <w:szCs w:val="18"/>
          <w:lang w:val="en-US"/>
        </w:rPr>
        <w:t>International classification of impairments, disabilities and handicaps: a manual of classification relating to the consequences of disease.</w:t>
      </w:r>
      <w:r w:rsidRPr="008869F6">
        <w:rPr>
          <w:rFonts w:ascii="Times New Roman" w:hAnsi="Times New Roman" w:cs="Times New Roman"/>
          <w:sz w:val="18"/>
          <w:szCs w:val="18"/>
          <w:lang w:val="en-US"/>
        </w:rPr>
        <w:t xml:space="preserve"> Geneva: World Health Organization.</w:t>
      </w:r>
    </w:p>
    <w:p w14:paraId="34AE460A" w14:textId="77777777" w:rsidR="005300FB" w:rsidRPr="008869F6" w:rsidRDefault="005300FB" w:rsidP="005300FB">
      <w:pPr>
        <w:spacing w:after="0" w:line="360" w:lineRule="auto"/>
        <w:rPr>
          <w:rFonts w:ascii="Times New Roman" w:hAnsi="Times New Roman" w:cs="Times New Roman"/>
          <w:sz w:val="18"/>
          <w:szCs w:val="18"/>
          <w:lang w:val="en-US"/>
        </w:rPr>
      </w:pPr>
      <w:r w:rsidRPr="008869F6">
        <w:rPr>
          <w:rFonts w:ascii="Times New Roman" w:hAnsi="Times New Roman" w:cs="Times New Roman"/>
          <w:sz w:val="18"/>
          <w:szCs w:val="18"/>
          <w:lang w:val="en-US"/>
        </w:rPr>
        <w:t xml:space="preserve">WHO. World report on disability and rehabilitation (2010). </w:t>
      </w:r>
      <w:proofErr w:type="spellStart"/>
      <w:proofErr w:type="gramStart"/>
      <w:r w:rsidRPr="008869F6">
        <w:rPr>
          <w:rFonts w:ascii="Times New Roman" w:hAnsi="Times New Roman" w:cs="Times New Roman"/>
          <w:sz w:val="18"/>
          <w:szCs w:val="18"/>
          <w:lang w:val="en-US"/>
        </w:rPr>
        <w:t>Geneva:World</w:t>
      </w:r>
      <w:proofErr w:type="spellEnd"/>
      <w:proofErr w:type="gramEnd"/>
      <w:r w:rsidRPr="008869F6">
        <w:rPr>
          <w:rFonts w:ascii="Times New Roman" w:hAnsi="Times New Roman" w:cs="Times New Roman"/>
          <w:sz w:val="18"/>
          <w:szCs w:val="18"/>
          <w:lang w:val="en-US"/>
        </w:rPr>
        <w:t xml:space="preserve"> Health Organization.</w:t>
      </w:r>
    </w:p>
    <w:p w14:paraId="1CC1C826" w14:textId="77777777" w:rsidR="005300FB" w:rsidRPr="008869F6" w:rsidRDefault="005300FB" w:rsidP="005300FB">
      <w:pPr>
        <w:spacing w:after="0" w:line="360" w:lineRule="auto"/>
        <w:rPr>
          <w:rFonts w:ascii="Times New Roman" w:hAnsi="Times New Roman" w:cs="Times New Roman"/>
          <w:sz w:val="18"/>
          <w:szCs w:val="18"/>
        </w:rPr>
      </w:pPr>
      <w:r w:rsidRPr="008869F6">
        <w:rPr>
          <w:rFonts w:ascii="Times New Roman" w:hAnsi="Times New Roman" w:cs="Times New Roman"/>
          <w:sz w:val="18"/>
          <w:szCs w:val="18"/>
          <w:lang w:val="en-US"/>
        </w:rPr>
        <w:t xml:space="preserve">WHO. World Health Organization. (2013). </w:t>
      </w:r>
      <w:r w:rsidRPr="008869F6">
        <w:rPr>
          <w:rFonts w:ascii="Times New Roman" w:hAnsi="Times New Roman" w:cs="Times New Roman"/>
          <w:i/>
          <w:sz w:val="18"/>
          <w:szCs w:val="18"/>
          <w:lang w:val="en-US"/>
        </w:rPr>
        <w:t>Cluster strategy: noncommunicable diseases and mental health 2008-2013.</w:t>
      </w:r>
      <w:r w:rsidRPr="008869F6">
        <w:rPr>
          <w:rFonts w:ascii="Times New Roman" w:hAnsi="Times New Roman" w:cs="Times New Roman"/>
          <w:sz w:val="18"/>
          <w:szCs w:val="18"/>
          <w:lang w:val="en-US"/>
        </w:rPr>
        <w:t xml:space="preserve"> Geneva: World Health Organization.</w:t>
      </w:r>
    </w:p>
    <w:p w14:paraId="09746CC1" w14:textId="77777777" w:rsidR="00E64E81" w:rsidRPr="008869F6" w:rsidRDefault="00E64E81" w:rsidP="005B5C07">
      <w:pPr>
        <w:widowControl w:val="0"/>
        <w:spacing w:after="0" w:line="360" w:lineRule="auto"/>
        <w:rPr>
          <w:rFonts w:ascii="Times New Roman" w:hAnsi="Times New Roman" w:cs="Times New Roman"/>
          <w:sz w:val="24"/>
          <w:szCs w:val="24"/>
          <w:shd w:val="clear" w:color="auto" w:fill="FFFFFF"/>
          <w:lang w:val="en-US"/>
        </w:rPr>
      </w:pPr>
    </w:p>
    <w:p w14:paraId="527CE8DA" w14:textId="77777777" w:rsidR="00F5366B" w:rsidRPr="008869F6" w:rsidRDefault="00F5366B" w:rsidP="005B5C07">
      <w:pPr>
        <w:rPr>
          <w:rFonts w:ascii="Times New Roman" w:hAnsi="Times New Roman" w:cs="Times New Roman"/>
          <w:sz w:val="24"/>
          <w:szCs w:val="24"/>
          <w:lang w:val="en-US"/>
        </w:rPr>
      </w:pPr>
    </w:p>
    <w:sectPr w:rsidR="00F5366B" w:rsidRPr="008869F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01C77003" w14:textId="22D6B125" w:rsidR="008B5BC1" w:rsidRDefault="008B5BC1">
      <w:pPr>
        <w:pStyle w:val="Textocomentario"/>
      </w:pPr>
      <w:r>
        <w:rPr>
          <w:rStyle w:val="Refdecomentario"/>
        </w:rPr>
        <w:annotationRef/>
      </w:r>
      <w:r>
        <w:t>No se plantea un objetivo claro sobre el trabajo</w:t>
      </w:r>
    </w:p>
  </w:comment>
  <w:comment w:id="1" w:author="Autor" w:initials="A">
    <w:p w14:paraId="2156AA7D" w14:textId="10D44A62" w:rsidR="008B5BC1" w:rsidRDefault="008B5BC1">
      <w:pPr>
        <w:pStyle w:val="Textocomentario"/>
      </w:pPr>
      <w:r>
        <w:rPr>
          <w:rStyle w:val="Refdecomentario"/>
        </w:rPr>
        <w:annotationRef/>
      </w:r>
      <w:r>
        <w:t>Tratar de NO usar este término. Mejor “persona con discapacidad visual”, “persona con debilidad visual” según sea el caso.</w:t>
      </w:r>
    </w:p>
  </w:comment>
  <w:comment w:id="5" w:author="Autor" w:initials="A">
    <w:p w14:paraId="3151FC41" w14:textId="4B33E462" w:rsidR="008B5BC1" w:rsidRDefault="008B5BC1">
      <w:pPr>
        <w:pStyle w:val="Textocomentario"/>
      </w:pPr>
      <w:r>
        <w:rPr>
          <w:rStyle w:val="Refdecomentario"/>
        </w:rPr>
        <w:annotationRef/>
      </w:r>
      <w:r>
        <w:t>Llama un poco la atención que se omite el carácter informativo de los sistemas de señales y su uso específico por parte de las personas con discapacidad visual</w:t>
      </w:r>
    </w:p>
  </w:comment>
  <w:comment w:id="8" w:author="Autor" w:initials="A">
    <w:p w14:paraId="03161E0E" w14:textId="5729DD80" w:rsidR="008B5BC1" w:rsidRDefault="008B5BC1">
      <w:pPr>
        <w:pStyle w:val="Textocomentario"/>
      </w:pPr>
      <w:r>
        <w:rPr>
          <w:rStyle w:val="Refdecomentario"/>
        </w:rPr>
        <w:annotationRef/>
      </w:r>
      <w:r>
        <w:t xml:space="preserve">Revisar la traducción. Parece muy técnica, de traductor computarizado </w:t>
      </w:r>
    </w:p>
  </w:comment>
  <w:comment w:id="10" w:author="Autor" w:initials="A">
    <w:p w14:paraId="7C236E68" w14:textId="27DB4900" w:rsidR="008B5BC1" w:rsidRDefault="008B5BC1">
      <w:pPr>
        <w:pStyle w:val="Textocomentario"/>
      </w:pPr>
      <w:r>
        <w:rPr>
          <w:rStyle w:val="Refdecomentario"/>
        </w:rPr>
        <w:annotationRef/>
      </w:r>
      <w:r>
        <w:t xml:space="preserve">Revisar la redacción en general. Tiempos verbales y sintaxis </w:t>
      </w:r>
    </w:p>
  </w:comment>
  <w:comment w:id="11" w:author="Autor" w:initials="A">
    <w:p w14:paraId="228C56E6" w14:textId="78CFFD9B" w:rsidR="008B5BC1" w:rsidRDefault="008B5BC1">
      <w:pPr>
        <w:pStyle w:val="Textocomentario"/>
      </w:pPr>
      <w:r>
        <w:rPr>
          <w:rStyle w:val="Refdecomentario"/>
        </w:rPr>
        <w:annotationRef/>
      </w:r>
      <w:r>
        <w:t xml:space="preserve">¿Cómo se fundamenta este término? ¿Autores, referencias? No se define en el texto tampoco </w:t>
      </w:r>
    </w:p>
  </w:comment>
  <w:comment w:id="12" w:author="Autor" w:initials="A">
    <w:p w14:paraId="18C9075E" w14:textId="2271B2BC" w:rsidR="00360999" w:rsidRDefault="00360999">
      <w:pPr>
        <w:pStyle w:val="Textocomentario"/>
      </w:pPr>
      <w:r>
        <w:rPr>
          <w:rStyle w:val="Refdecomentario"/>
        </w:rPr>
        <w:annotationRef/>
      </w:r>
      <w:r>
        <w:t xml:space="preserve">¿Cuál es la relación del estado de vulnerabilidad de las personas con discapacidad visual con el tema del documento? No se especifica. Esto con el objetivo de ir conectando los temas expuestos </w:t>
      </w:r>
    </w:p>
  </w:comment>
  <w:comment w:id="13" w:author="Autor" w:initials="A">
    <w:p w14:paraId="11DCF4B4" w14:textId="161B49E6" w:rsidR="00833634" w:rsidRDefault="00833634">
      <w:pPr>
        <w:pStyle w:val="Textocomentario"/>
      </w:pPr>
      <w:r>
        <w:rPr>
          <w:rStyle w:val="Refdecomentario"/>
        </w:rPr>
        <w:annotationRef/>
      </w:r>
      <w:r>
        <w:t>Qué circunstancias o situaciones específicas ejemplificarían este efecto desproporcionado. Habría que ser más específico/a</w:t>
      </w:r>
    </w:p>
  </w:comment>
  <w:comment w:id="14" w:author="Autor" w:initials="A">
    <w:p w14:paraId="12D0E403" w14:textId="5AFC0872" w:rsidR="00833634" w:rsidRDefault="00833634">
      <w:pPr>
        <w:pStyle w:val="Textocomentario"/>
      </w:pPr>
      <w:r>
        <w:rPr>
          <w:rStyle w:val="Refdecomentario"/>
        </w:rPr>
        <w:annotationRef/>
      </w:r>
      <w:r>
        <w:t xml:space="preserve">Esta referencia no se encuentra </w:t>
      </w:r>
    </w:p>
  </w:comment>
  <w:comment w:id="15" w:author="Autor" w:initials="A">
    <w:p w14:paraId="736DEE5E" w14:textId="704EBE40" w:rsidR="00833634" w:rsidRDefault="00833634">
      <w:pPr>
        <w:pStyle w:val="Textocomentario"/>
      </w:pPr>
      <w:r>
        <w:rPr>
          <w:rStyle w:val="Refdecomentario"/>
        </w:rPr>
        <w:annotationRef/>
      </w:r>
      <w:r>
        <w:t xml:space="preserve">Al final de cada apartado hace falta un párrafo que conecte lo expuesto en cada </w:t>
      </w:r>
      <w:r w:rsidR="003C2CD0">
        <w:t>parte</w:t>
      </w:r>
      <w:r>
        <w:t xml:space="preserve"> con el tema en cuestión y enfatice su pertinencia. Las ideas </w:t>
      </w:r>
      <w:r w:rsidR="003C2CD0">
        <w:t>están</w:t>
      </w:r>
      <w:r>
        <w:t xml:space="preserve"> un poco desconectadas </w:t>
      </w:r>
    </w:p>
  </w:comment>
  <w:comment w:id="17" w:author="Autor" w:initials="A">
    <w:p w14:paraId="3223E345" w14:textId="52DB5CC8" w:rsidR="003C2CD0" w:rsidRDefault="003C2CD0">
      <w:pPr>
        <w:pStyle w:val="Textocomentario"/>
      </w:pPr>
      <w:r>
        <w:rPr>
          <w:rStyle w:val="Refdecomentario"/>
        </w:rPr>
        <w:annotationRef/>
      </w:r>
      <w:r>
        <w:t>Esta referencia tampoco está en el texto ni en fuentes consultadas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1C77003" w15:done="0"/>
  <w15:commentEx w15:paraId="2156AA7D" w15:done="0"/>
  <w15:commentEx w15:paraId="3151FC41" w15:done="0"/>
  <w15:commentEx w15:paraId="03161E0E" w15:done="0"/>
  <w15:commentEx w15:paraId="7C236E68" w15:done="0"/>
  <w15:commentEx w15:paraId="228C56E6" w15:done="0"/>
  <w15:commentEx w15:paraId="18C9075E" w15:done="0"/>
  <w15:commentEx w15:paraId="11DCF4B4" w15:done="0"/>
  <w15:commentEx w15:paraId="12D0E403" w15:done="0"/>
  <w15:commentEx w15:paraId="736DEE5E" w15:done="0"/>
  <w15:commentEx w15:paraId="3223E3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1C77003" w16cid:durableId="240303F5"/>
  <w16cid:commentId w16cid:paraId="2156AA7D" w16cid:durableId="24030419"/>
  <w16cid:commentId w16cid:paraId="3151FC41" w16cid:durableId="2403046F"/>
  <w16cid:commentId w16cid:paraId="03161E0E" w16cid:durableId="240304AA"/>
  <w16cid:commentId w16cid:paraId="7C236E68" w16cid:durableId="24030504"/>
  <w16cid:commentId w16cid:paraId="228C56E6" w16cid:durableId="24030522"/>
  <w16cid:commentId w16cid:paraId="18C9075E" w16cid:durableId="2403097F"/>
  <w16cid:commentId w16cid:paraId="11DCF4B4" w16cid:durableId="24030C93"/>
  <w16cid:commentId w16cid:paraId="12D0E403" w16cid:durableId="24030C68"/>
  <w16cid:commentId w16cid:paraId="736DEE5E" w16cid:durableId="24030CDE"/>
  <w16cid:commentId w16cid:paraId="3223E345" w16cid:durableId="240318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1CB1DA" w14:textId="77777777" w:rsidR="009525EA" w:rsidRDefault="009525EA" w:rsidP="00543FFB">
      <w:pPr>
        <w:spacing w:after="0" w:line="240" w:lineRule="auto"/>
      </w:pPr>
      <w:r>
        <w:separator/>
      </w:r>
    </w:p>
  </w:endnote>
  <w:endnote w:type="continuationSeparator" w:id="0">
    <w:p w14:paraId="42E05F1A" w14:textId="77777777" w:rsidR="009525EA" w:rsidRDefault="009525EA" w:rsidP="0054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FCODO+TimesNew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5E6D5D" w14:textId="77777777" w:rsidR="009525EA" w:rsidRDefault="009525EA" w:rsidP="00543FFB">
      <w:pPr>
        <w:spacing w:after="0" w:line="240" w:lineRule="auto"/>
      </w:pPr>
      <w:r>
        <w:separator/>
      </w:r>
    </w:p>
  </w:footnote>
  <w:footnote w:type="continuationSeparator" w:id="0">
    <w:p w14:paraId="26D928B3" w14:textId="77777777" w:rsidR="009525EA" w:rsidRDefault="009525EA" w:rsidP="00543F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removePersonalInformation/>
  <w:removeDateAndTime/>
  <w:displayBackgroundShap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E81"/>
    <w:rsid w:val="00034B56"/>
    <w:rsid w:val="000447A2"/>
    <w:rsid w:val="00052507"/>
    <w:rsid w:val="00087E11"/>
    <w:rsid w:val="000A0EE8"/>
    <w:rsid w:val="000B7C8E"/>
    <w:rsid w:val="00137C81"/>
    <w:rsid w:val="00152960"/>
    <w:rsid w:val="00193E2F"/>
    <w:rsid w:val="001A68F6"/>
    <w:rsid w:val="001F5F9A"/>
    <w:rsid w:val="001F65AB"/>
    <w:rsid w:val="00211973"/>
    <w:rsid w:val="00246CFF"/>
    <w:rsid w:val="002607EE"/>
    <w:rsid w:val="00262208"/>
    <w:rsid w:val="0026675B"/>
    <w:rsid w:val="0027510D"/>
    <w:rsid w:val="002844E0"/>
    <w:rsid w:val="002A6E4D"/>
    <w:rsid w:val="002C2778"/>
    <w:rsid w:val="00314921"/>
    <w:rsid w:val="003428B4"/>
    <w:rsid w:val="00360999"/>
    <w:rsid w:val="00370C2A"/>
    <w:rsid w:val="00376803"/>
    <w:rsid w:val="003823A2"/>
    <w:rsid w:val="00390113"/>
    <w:rsid w:val="003C2CD0"/>
    <w:rsid w:val="003C6EEF"/>
    <w:rsid w:val="003E4CE8"/>
    <w:rsid w:val="0042152D"/>
    <w:rsid w:val="004275E1"/>
    <w:rsid w:val="004327BB"/>
    <w:rsid w:val="0043727A"/>
    <w:rsid w:val="00441AB8"/>
    <w:rsid w:val="00447518"/>
    <w:rsid w:val="00454014"/>
    <w:rsid w:val="004600C1"/>
    <w:rsid w:val="00477F40"/>
    <w:rsid w:val="004910AD"/>
    <w:rsid w:val="004A5BA7"/>
    <w:rsid w:val="004A6F51"/>
    <w:rsid w:val="004B6E2D"/>
    <w:rsid w:val="004C5254"/>
    <w:rsid w:val="004D60BD"/>
    <w:rsid w:val="004E6FDC"/>
    <w:rsid w:val="004F7077"/>
    <w:rsid w:val="005300FB"/>
    <w:rsid w:val="00543FFB"/>
    <w:rsid w:val="00551B62"/>
    <w:rsid w:val="00593196"/>
    <w:rsid w:val="005B18B2"/>
    <w:rsid w:val="005B5C07"/>
    <w:rsid w:val="005B5EA6"/>
    <w:rsid w:val="005C0DA4"/>
    <w:rsid w:val="00613FCA"/>
    <w:rsid w:val="00615807"/>
    <w:rsid w:val="00616948"/>
    <w:rsid w:val="00632FD3"/>
    <w:rsid w:val="00633031"/>
    <w:rsid w:val="006429CD"/>
    <w:rsid w:val="0064416A"/>
    <w:rsid w:val="006469C6"/>
    <w:rsid w:val="006763C8"/>
    <w:rsid w:val="006965D3"/>
    <w:rsid w:val="006C0B4C"/>
    <w:rsid w:val="00702334"/>
    <w:rsid w:val="007511FC"/>
    <w:rsid w:val="00762A32"/>
    <w:rsid w:val="007964CF"/>
    <w:rsid w:val="007A1474"/>
    <w:rsid w:val="007A1E94"/>
    <w:rsid w:val="007A7D7E"/>
    <w:rsid w:val="007D4131"/>
    <w:rsid w:val="00833634"/>
    <w:rsid w:val="00841EC9"/>
    <w:rsid w:val="0087215E"/>
    <w:rsid w:val="00876689"/>
    <w:rsid w:val="008869F6"/>
    <w:rsid w:val="008B0FD8"/>
    <w:rsid w:val="008B5BC1"/>
    <w:rsid w:val="008B717D"/>
    <w:rsid w:val="008C2AA7"/>
    <w:rsid w:val="008E200F"/>
    <w:rsid w:val="008F0EC7"/>
    <w:rsid w:val="00906724"/>
    <w:rsid w:val="0091070A"/>
    <w:rsid w:val="00916EB4"/>
    <w:rsid w:val="00936F7E"/>
    <w:rsid w:val="0094005C"/>
    <w:rsid w:val="009525EA"/>
    <w:rsid w:val="00967EAE"/>
    <w:rsid w:val="009840EE"/>
    <w:rsid w:val="009B436C"/>
    <w:rsid w:val="009C6F00"/>
    <w:rsid w:val="009D5A83"/>
    <w:rsid w:val="009D7BE7"/>
    <w:rsid w:val="00A02A7F"/>
    <w:rsid w:val="00A53BC6"/>
    <w:rsid w:val="00A61AA3"/>
    <w:rsid w:val="00AD3C74"/>
    <w:rsid w:val="00AD4D00"/>
    <w:rsid w:val="00AE0B71"/>
    <w:rsid w:val="00B039D0"/>
    <w:rsid w:val="00B36AFF"/>
    <w:rsid w:val="00B4429E"/>
    <w:rsid w:val="00B550DB"/>
    <w:rsid w:val="00BA6CF5"/>
    <w:rsid w:val="00BB4175"/>
    <w:rsid w:val="00BD5AC7"/>
    <w:rsid w:val="00BF4835"/>
    <w:rsid w:val="00BF7AD3"/>
    <w:rsid w:val="00BF7BD7"/>
    <w:rsid w:val="00C0040C"/>
    <w:rsid w:val="00C01052"/>
    <w:rsid w:val="00C058B9"/>
    <w:rsid w:val="00C12C22"/>
    <w:rsid w:val="00C17979"/>
    <w:rsid w:val="00C273BA"/>
    <w:rsid w:val="00C40CB6"/>
    <w:rsid w:val="00C47FE5"/>
    <w:rsid w:val="00CA3D64"/>
    <w:rsid w:val="00CA77AB"/>
    <w:rsid w:val="00CB5F05"/>
    <w:rsid w:val="00D02D93"/>
    <w:rsid w:val="00D1131A"/>
    <w:rsid w:val="00D147BB"/>
    <w:rsid w:val="00D155D2"/>
    <w:rsid w:val="00D50C79"/>
    <w:rsid w:val="00D74E2B"/>
    <w:rsid w:val="00D92DF5"/>
    <w:rsid w:val="00D96174"/>
    <w:rsid w:val="00DE2AA9"/>
    <w:rsid w:val="00DE34CD"/>
    <w:rsid w:val="00DE5D9E"/>
    <w:rsid w:val="00E64E81"/>
    <w:rsid w:val="00EB166E"/>
    <w:rsid w:val="00EB4258"/>
    <w:rsid w:val="00EB75AA"/>
    <w:rsid w:val="00EF3247"/>
    <w:rsid w:val="00F130FD"/>
    <w:rsid w:val="00F5366B"/>
    <w:rsid w:val="00FA259D"/>
    <w:rsid w:val="00FD3C20"/>
    <w:rsid w:val="00FD6856"/>
    <w:rsid w:val="00FF77A6"/>
    <w:rsid w:val="00FF7C3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3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64E8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64E81"/>
    <w:pPr>
      <w:autoSpaceDE w:val="0"/>
      <w:autoSpaceDN w:val="0"/>
      <w:adjustRightInd w:val="0"/>
      <w:spacing w:after="0" w:line="240" w:lineRule="auto"/>
    </w:pPr>
    <w:rPr>
      <w:rFonts w:ascii="AFCODO+TimesNewRoman" w:hAnsi="AFCODO+TimesNewRoman" w:cs="AFCODO+TimesNewRoman"/>
      <w:color w:val="000000"/>
      <w:sz w:val="24"/>
      <w:szCs w:val="24"/>
    </w:rPr>
  </w:style>
  <w:style w:type="character" w:styleId="Hipervnculo">
    <w:name w:val="Hyperlink"/>
    <w:basedOn w:val="Fuentedeprrafopredeter"/>
    <w:uiPriority w:val="99"/>
    <w:unhideWhenUsed/>
    <w:rsid w:val="00E64E81"/>
    <w:rPr>
      <w:color w:val="0000FF"/>
      <w:u w:val="single"/>
    </w:rPr>
  </w:style>
  <w:style w:type="paragraph" w:styleId="NormalWeb">
    <w:name w:val="Normal (Web)"/>
    <w:basedOn w:val="Normal"/>
    <w:uiPriority w:val="99"/>
    <w:unhideWhenUsed/>
    <w:rsid w:val="005300F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extonotapie">
    <w:name w:val="footnote text"/>
    <w:basedOn w:val="Normal"/>
    <w:link w:val="TextonotapieCar"/>
    <w:uiPriority w:val="99"/>
    <w:unhideWhenUsed/>
    <w:rsid w:val="00543FFB"/>
    <w:pPr>
      <w:spacing w:after="0" w:line="240" w:lineRule="auto"/>
    </w:pPr>
    <w:rPr>
      <w:sz w:val="24"/>
      <w:szCs w:val="24"/>
    </w:rPr>
  </w:style>
  <w:style w:type="character" w:customStyle="1" w:styleId="TextonotapieCar">
    <w:name w:val="Texto nota pie Car"/>
    <w:basedOn w:val="Fuentedeprrafopredeter"/>
    <w:link w:val="Textonotapie"/>
    <w:uiPriority w:val="99"/>
    <w:rsid w:val="00543FFB"/>
    <w:rPr>
      <w:sz w:val="24"/>
      <w:szCs w:val="24"/>
    </w:rPr>
  </w:style>
  <w:style w:type="character" w:styleId="Refdenotaalpie">
    <w:name w:val="footnote reference"/>
    <w:basedOn w:val="Fuentedeprrafopredeter"/>
    <w:unhideWhenUsed/>
    <w:rsid w:val="00543FFB"/>
    <w:rPr>
      <w:vertAlign w:val="superscript"/>
    </w:rPr>
  </w:style>
  <w:style w:type="character" w:customStyle="1" w:styleId="article-title">
    <w:name w:val="article-title"/>
    <w:basedOn w:val="Fuentedeprrafopredeter"/>
    <w:rsid w:val="002C2778"/>
  </w:style>
  <w:style w:type="character" w:styleId="Refdecomentario">
    <w:name w:val="annotation reference"/>
    <w:basedOn w:val="Fuentedeprrafopredeter"/>
    <w:uiPriority w:val="99"/>
    <w:semiHidden/>
    <w:unhideWhenUsed/>
    <w:rsid w:val="008B5BC1"/>
    <w:rPr>
      <w:sz w:val="16"/>
      <w:szCs w:val="16"/>
    </w:rPr>
  </w:style>
  <w:style w:type="paragraph" w:styleId="Textocomentario">
    <w:name w:val="annotation text"/>
    <w:basedOn w:val="Normal"/>
    <w:link w:val="TextocomentarioCar"/>
    <w:uiPriority w:val="99"/>
    <w:semiHidden/>
    <w:unhideWhenUsed/>
    <w:rsid w:val="008B5BC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B5BC1"/>
    <w:rPr>
      <w:sz w:val="20"/>
      <w:szCs w:val="20"/>
    </w:rPr>
  </w:style>
  <w:style w:type="paragraph" w:styleId="Asuntodelcomentario">
    <w:name w:val="annotation subject"/>
    <w:basedOn w:val="Textocomentario"/>
    <w:next w:val="Textocomentario"/>
    <w:link w:val="AsuntodelcomentarioCar"/>
    <w:uiPriority w:val="99"/>
    <w:semiHidden/>
    <w:unhideWhenUsed/>
    <w:rsid w:val="008B5BC1"/>
    <w:rPr>
      <w:b/>
      <w:bCs/>
    </w:rPr>
  </w:style>
  <w:style w:type="character" w:customStyle="1" w:styleId="AsuntodelcomentarioCar">
    <w:name w:val="Asunto del comentario Car"/>
    <w:basedOn w:val="TextocomentarioCar"/>
    <w:link w:val="Asuntodelcomentario"/>
    <w:uiPriority w:val="99"/>
    <w:semiHidden/>
    <w:rsid w:val="008B5B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epositorio.cepal.org/handle/11362/20046" TargetMode="External"/><Relationship Id="rId18" Type="http://schemas.openxmlformats.org/officeDocument/2006/relationships/hyperlink" Target="https://www.who.int/es/emergencies/diseases/novel-coronavirus-2019/advice-for-public/myth-busters" TargetMode="External"/><Relationship Id="rId26" Type="http://schemas.openxmlformats.org/officeDocument/2006/relationships/hyperlink" Target="http://www.unesco.org/education/efa/" TargetMode="External"/><Relationship Id="rId3" Type="http://schemas.openxmlformats.org/officeDocument/2006/relationships/customXml" Target="../customXml/item3.xml"/><Relationship Id="rId21" Type="http://schemas.openxmlformats.org/officeDocument/2006/relationships/hyperlink" Target="https://www.ohchr.org/Documents/Publications/CRPD_TrainingGuide_PTS19_sp.pdf" TargetMode="External"/><Relationship Id="rId7" Type="http://schemas.openxmlformats.org/officeDocument/2006/relationships/footnotes" Target="footnotes.xml"/><Relationship Id="rId12" Type="http://schemas.openxmlformats.org/officeDocument/2006/relationships/hyperlink" Target="https://doi.org/10.1016/S2214-109X(17)30293-0" TargetMode="External"/><Relationship Id="rId17" Type="http://schemas.openxmlformats.org/officeDocument/2006/relationships/hyperlink" Target="http://erevistas.uacj.mx/ojs/index.php/culcyt/article/view/954" TargetMode="External"/><Relationship Id="rId25" Type="http://schemas.openxmlformats.org/officeDocument/2006/relationships/hyperlink" Target="http://www.redalyc.org/articulo.oa?id=1590/159022496008" TargetMode="External"/><Relationship Id="rId2" Type="http://schemas.openxmlformats.org/officeDocument/2006/relationships/customXml" Target="../customXml/item2.xml"/><Relationship Id="rId16" Type="http://schemas.openxmlformats.org/officeDocument/2006/relationships/hyperlink" Target="https://doi.org/10.1016/j.ophtha.2018.04.013" TargetMode="External"/><Relationship Id="rId20" Type="http://schemas.openxmlformats.org/officeDocument/2006/relationships/hyperlink" Target="https://www.un.org/esa/socdev/enable/documents/tccconv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cielo.sld.cu/scielo.php?script=sci_arttext&amp;pid=S1029-30192013000400012&amp;lng=es&amp;tlng=es" TargetMode="External"/><Relationship Id="rId5" Type="http://schemas.openxmlformats.org/officeDocument/2006/relationships/settings" Target="settings.xml"/><Relationship Id="rId15" Type="http://schemas.openxmlformats.org/officeDocument/2006/relationships/hyperlink" Target="https://www.cndh.org.mx/sites/all/doc/cartillas/2015-2016/33-dh-princi-discapacidad.pdf" TargetMode="External"/><Relationship Id="rId23" Type="http://schemas.openxmlformats.org/officeDocument/2006/relationships/hyperlink" Target="http://www.scielo.org.mx/scielo.php?script=sci_arttext&amp;pid=S1405-74252011000300006&amp;lng=es&amp;tlng=es" TargetMode="External"/><Relationship Id="rId28" Type="http://schemas.openxmlformats.org/officeDocument/2006/relationships/hyperlink" Target="https://www.medigraphic.com/cgi-bin/new/resumen.cgi?IDARTICULO=49689" TargetMode="External"/><Relationship Id="rId10" Type="http://schemas.microsoft.com/office/2011/relationships/commentsExtended" Target="commentsExtended.xml"/><Relationship Id="rId19" Type="http://schemas.openxmlformats.org/officeDocument/2006/relationships/hyperlink" Target="https://www.who.int/es/news-room/fact-sheets/detail/blindness-and-visual-impairmen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www.conapred.org.mx/leyes/convencion_derechos_personas_discapacidad.pdf" TargetMode="External"/><Relationship Id="rId22" Type="http://schemas.openxmlformats.org/officeDocument/2006/relationships/hyperlink" Target="http://new.paho.org/hq/" TargetMode="External"/><Relationship Id="rId27" Type="http://schemas.openxmlformats.org/officeDocument/2006/relationships/hyperlink" Target="https://es.unesco.org/news/confinamiento-guia-padres-ninos-y-ninas-discapacidad-ahora-tambien-lenguaje-senas-braille-y"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CF7415-5312-47C3-9884-69F86217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ABB306-1FC9-4B82-B95A-377DE33F8965}">
  <ds:schemaRefs>
    <ds:schemaRef ds:uri="http://schemas.microsoft.com/sharepoint/v3/contenttype/forms"/>
  </ds:schemaRefs>
</ds:datastoreItem>
</file>

<file path=customXml/itemProps3.xml><?xml version="1.0" encoding="utf-8"?>
<ds:datastoreItem xmlns:ds="http://schemas.openxmlformats.org/officeDocument/2006/customXml" ds:itemID="{51B3BF73-734B-438E-A708-2889C90F5E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6812</Words>
  <Characters>34063</Characters>
  <Application>Microsoft Office Word</Application>
  <DocSecurity>0</DocSecurity>
  <Lines>1792</Lines>
  <Paragraphs>973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2021-01-31T18:55:00Z</dcterms:created>
  <dcterms:modified xsi:type="dcterms:W3CDTF">2021-03-22T20:10:00Z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