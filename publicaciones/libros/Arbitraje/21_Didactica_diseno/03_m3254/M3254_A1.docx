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199A6A" w14:textId="1CF89720" w:rsidR="008E0878" w:rsidRPr="001D39FF" w:rsidRDefault="008E0878" w:rsidP="008E0878">
      <w:pPr>
        <w:spacing w:line="360" w:lineRule="auto"/>
        <w:jc w:val="both"/>
        <w:rPr>
          <w:rFonts w:ascii="Times New Roman" w:hAnsi="Times New Roman" w:cs="Times New Roman"/>
          <w:b/>
          <w:bCs/>
          <w:sz w:val="26"/>
          <w:szCs w:val="26"/>
          <w:lang w:val="es-ES"/>
        </w:rPr>
      </w:pPr>
      <w:r w:rsidRPr="00734CC5">
        <w:rPr>
          <w:rFonts w:ascii="Times New Roman" w:hAnsi="Times New Roman" w:cs="Times New Roman"/>
          <w:b/>
          <w:sz w:val="26"/>
          <w:szCs w:val="26"/>
          <w:lang w:val="es-MX"/>
        </w:rPr>
        <w:t>El proceso de Diseño como Investigación Creación</w:t>
      </w:r>
      <w:del w:id="0" w:author="Autor">
        <w:r w:rsidDel="0084631F">
          <w:rPr>
            <w:rFonts w:ascii="Times New Roman" w:hAnsi="Times New Roman" w:cs="Times New Roman"/>
            <w:b/>
            <w:sz w:val="26"/>
            <w:szCs w:val="26"/>
            <w:lang w:val="es-MX"/>
          </w:rPr>
          <w:delText>.</w:delText>
        </w:r>
      </w:del>
    </w:p>
    <w:p w14:paraId="7545B35D" w14:textId="77777777" w:rsidR="008E0878" w:rsidRPr="00E07361" w:rsidRDefault="00E07361" w:rsidP="008E0878">
      <w:pPr>
        <w:spacing w:line="360" w:lineRule="auto"/>
        <w:jc w:val="both"/>
        <w:rPr>
          <w:rFonts w:ascii="Times New Roman" w:hAnsi="Times New Roman" w:cs="Times New Roman"/>
          <w:b/>
          <w:bCs/>
          <w:sz w:val="26"/>
          <w:szCs w:val="26"/>
          <w:lang w:val="en-US"/>
        </w:rPr>
      </w:pPr>
      <w:r w:rsidRPr="00E07361">
        <w:rPr>
          <w:rFonts w:ascii="Times New Roman" w:hAnsi="Times New Roman" w:cs="Times New Roman"/>
          <w:b/>
          <w:bCs/>
          <w:sz w:val="26"/>
          <w:szCs w:val="26"/>
          <w:lang w:val="en-US"/>
        </w:rPr>
        <w:t>The design process as research</w:t>
      </w:r>
      <w:r>
        <w:rPr>
          <w:rFonts w:ascii="Times New Roman" w:hAnsi="Times New Roman" w:cs="Times New Roman"/>
          <w:b/>
          <w:bCs/>
          <w:sz w:val="26"/>
          <w:szCs w:val="26"/>
          <w:lang w:val="en-US"/>
        </w:rPr>
        <w:t>-creation</w:t>
      </w:r>
      <w:del w:id="1" w:author="Autor">
        <w:r w:rsidRPr="00E07361" w:rsidDel="0084631F">
          <w:rPr>
            <w:rFonts w:ascii="Times New Roman" w:hAnsi="Times New Roman" w:cs="Times New Roman"/>
            <w:b/>
            <w:bCs/>
            <w:sz w:val="26"/>
            <w:szCs w:val="26"/>
            <w:lang w:val="en-US"/>
          </w:rPr>
          <w:delText>.</w:delText>
        </w:r>
      </w:del>
    </w:p>
    <w:p w14:paraId="0916DC81" w14:textId="77777777" w:rsidR="008E0878" w:rsidRPr="0084631F" w:rsidRDefault="008E0878" w:rsidP="008E0878">
      <w:pPr>
        <w:pStyle w:val="KeywordsText"/>
        <w:jc w:val="both"/>
        <w:rPr>
          <w:sz w:val="20"/>
        </w:rPr>
      </w:pPr>
    </w:p>
    <w:p w14:paraId="4D1608CB" w14:textId="77777777" w:rsidR="008E0878" w:rsidRPr="004B7DDF" w:rsidRDefault="009A364E" w:rsidP="00C63FD1">
      <w:pPr>
        <w:spacing w:line="360" w:lineRule="auto"/>
        <w:jc w:val="both"/>
        <w:rPr>
          <w:rFonts w:ascii="Times New Roman" w:hAnsi="Times New Roman" w:cs="Times New Roman"/>
          <w:i/>
        </w:rPr>
      </w:pPr>
      <w:r w:rsidRPr="004B7DDF">
        <w:rPr>
          <w:rFonts w:ascii="Times New Roman" w:hAnsi="Times New Roman" w:cs="Times New Roman"/>
          <w:i/>
        </w:rPr>
        <w:t>Resumen</w:t>
      </w:r>
      <w:r w:rsidR="004B7DDF" w:rsidRPr="004B7DDF">
        <w:rPr>
          <w:rFonts w:ascii="Times New Roman" w:hAnsi="Times New Roman" w:cs="Times New Roman"/>
          <w:i/>
        </w:rPr>
        <w:t>:</w:t>
      </w:r>
    </w:p>
    <w:p w14:paraId="615C3BF8" w14:textId="77777777" w:rsidR="000C5816" w:rsidRPr="008222DD" w:rsidRDefault="004F332D" w:rsidP="008222DD">
      <w:pPr>
        <w:spacing w:line="360" w:lineRule="auto"/>
        <w:jc w:val="both"/>
        <w:rPr>
          <w:rFonts w:ascii="Times New Roman" w:hAnsi="Times New Roman" w:cs="Times New Roman"/>
          <w:i/>
          <w:lang w:val="es-MX"/>
        </w:rPr>
      </w:pPr>
      <w:r w:rsidRPr="004B7DDF">
        <w:rPr>
          <w:rFonts w:ascii="Times New Roman" w:hAnsi="Times New Roman" w:cs="Times New Roman"/>
          <w:i/>
          <w:lang w:val="es-MX"/>
        </w:rPr>
        <w:t xml:space="preserve">El proceso de Diseño </w:t>
      </w:r>
      <w:r w:rsidR="00BB6E04" w:rsidRPr="004B7DDF">
        <w:rPr>
          <w:rFonts w:ascii="Times New Roman" w:hAnsi="Times New Roman" w:cs="Times New Roman"/>
          <w:i/>
          <w:lang w:val="es-MX"/>
        </w:rPr>
        <w:t xml:space="preserve">(PD) </w:t>
      </w:r>
      <w:r w:rsidRPr="004B7DDF">
        <w:rPr>
          <w:rFonts w:ascii="Times New Roman" w:hAnsi="Times New Roman" w:cs="Times New Roman"/>
          <w:i/>
          <w:lang w:val="es-MX"/>
        </w:rPr>
        <w:t xml:space="preserve">siempre ha sido un tema fundamental a la hora de entender su naturaleza disciplinar. </w:t>
      </w:r>
      <w:r w:rsidR="00436ECE" w:rsidRPr="004B7DDF">
        <w:rPr>
          <w:rFonts w:ascii="Times New Roman" w:hAnsi="Times New Roman" w:cs="Times New Roman"/>
          <w:i/>
          <w:lang w:val="es-MX"/>
        </w:rPr>
        <w:t>Diversos autores, sobre todo desde la especialidad del Diseño Industrial, han profundizado en su definición como</w:t>
      </w:r>
      <w:r w:rsidR="00041F7F">
        <w:rPr>
          <w:rFonts w:ascii="Times New Roman" w:hAnsi="Times New Roman" w:cs="Times New Roman"/>
          <w:i/>
          <w:lang w:val="es-MX"/>
        </w:rPr>
        <w:t xml:space="preserve"> un</w:t>
      </w:r>
      <w:r w:rsidR="00436ECE" w:rsidRPr="004B7DDF">
        <w:rPr>
          <w:rFonts w:ascii="Times New Roman" w:hAnsi="Times New Roman" w:cs="Times New Roman"/>
          <w:i/>
          <w:lang w:val="es-MX"/>
        </w:rPr>
        <w:t xml:space="preserve"> proceso </w:t>
      </w:r>
      <w:r w:rsidR="00041F7F">
        <w:rPr>
          <w:rFonts w:ascii="Times New Roman" w:hAnsi="Times New Roman" w:cs="Times New Roman"/>
          <w:i/>
          <w:lang w:val="es-MX"/>
        </w:rPr>
        <w:t>integrado</w:t>
      </w:r>
      <w:r w:rsidR="00436ECE" w:rsidRPr="004B7DDF">
        <w:rPr>
          <w:rFonts w:ascii="Times New Roman" w:hAnsi="Times New Roman" w:cs="Times New Roman"/>
          <w:i/>
          <w:lang w:val="es-MX"/>
        </w:rPr>
        <w:t xml:space="preserve"> por una serie de etapas generales orientado a la resolución de problemas</w:t>
      </w:r>
      <w:r w:rsidR="00041F7F">
        <w:rPr>
          <w:rFonts w:ascii="Times New Roman" w:hAnsi="Times New Roman" w:cs="Times New Roman"/>
          <w:i/>
          <w:lang w:val="es-MX"/>
        </w:rPr>
        <w:t xml:space="preserve"> complejos </w:t>
      </w:r>
      <w:r w:rsidR="00041F7F" w:rsidRPr="004B7DDF">
        <w:rPr>
          <w:rFonts w:ascii="Times New Roman" w:hAnsi="Times New Roman" w:cs="Times New Roman"/>
          <w:i/>
          <w:lang w:val="es-MX"/>
        </w:rPr>
        <w:t>por</w:t>
      </w:r>
      <w:r w:rsidR="00436ECE" w:rsidRPr="004B7DDF">
        <w:rPr>
          <w:rFonts w:ascii="Times New Roman" w:hAnsi="Times New Roman" w:cs="Times New Roman"/>
          <w:i/>
          <w:lang w:val="es-MX"/>
        </w:rPr>
        <w:t xml:space="preserve"> medio de </w:t>
      </w:r>
      <w:r w:rsidR="00041F7F">
        <w:rPr>
          <w:rFonts w:ascii="Times New Roman" w:hAnsi="Times New Roman" w:cs="Times New Roman"/>
          <w:i/>
          <w:lang w:val="es-MX"/>
        </w:rPr>
        <w:t xml:space="preserve">la configuración de </w:t>
      </w:r>
      <w:r w:rsidR="00436ECE" w:rsidRPr="004B7DDF">
        <w:rPr>
          <w:rFonts w:ascii="Times New Roman" w:hAnsi="Times New Roman" w:cs="Times New Roman"/>
          <w:i/>
          <w:lang w:val="es-MX"/>
        </w:rPr>
        <w:t xml:space="preserve">objetos. </w:t>
      </w:r>
      <w:r w:rsidRPr="004B7DDF">
        <w:rPr>
          <w:rFonts w:ascii="Times New Roman" w:hAnsi="Times New Roman" w:cs="Times New Roman"/>
          <w:i/>
          <w:lang w:val="es-MX"/>
        </w:rPr>
        <w:t>A continuación, se presenta un análisis comparativo respecto a diferentes perspectivas que en los últimos 50 años se han presentado con la intensión de comprender</w:t>
      </w:r>
      <w:r w:rsidR="00BB6E04" w:rsidRPr="004B7DDF">
        <w:rPr>
          <w:rFonts w:ascii="Times New Roman" w:hAnsi="Times New Roman" w:cs="Times New Roman"/>
          <w:i/>
          <w:lang w:val="es-MX"/>
        </w:rPr>
        <w:t xml:space="preserve"> el proceso de Diseño;</w:t>
      </w:r>
      <w:r w:rsidR="000F7CA8" w:rsidRPr="004B7DDF">
        <w:rPr>
          <w:rFonts w:ascii="Times New Roman" w:hAnsi="Times New Roman" w:cs="Times New Roman"/>
          <w:i/>
          <w:lang w:val="es-MX"/>
        </w:rPr>
        <w:t xml:space="preserve"> este análisis da lugar a la identificación de ciertos aspectos comunes que en términos generales permiten describir el proceso de Diseño desde su concepción, sus características </w:t>
      </w:r>
      <w:r w:rsidR="003E281E">
        <w:rPr>
          <w:rFonts w:ascii="Times New Roman" w:hAnsi="Times New Roman" w:cs="Times New Roman"/>
          <w:i/>
          <w:lang w:val="es-MX"/>
        </w:rPr>
        <w:t xml:space="preserve">principales </w:t>
      </w:r>
      <w:r w:rsidR="000F7CA8" w:rsidRPr="004B7DDF">
        <w:rPr>
          <w:rFonts w:ascii="Times New Roman" w:hAnsi="Times New Roman" w:cs="Times New Roman"/>
          <w:i/>
          <w:lang w:val="es-MX"/>
        </w:rPr>
        <w:t xml:space="preserve">y sus etapas </w:t>
      </w:r>
      <w:r w:rsidR="00041F7F">
        <w:rPr>
          <w:rFonts w:ascii="Times New Roman" w:hAnsi="Times New Roman" w:cs="Times New Roman"/>
          <w:i/>
          <w:lang w:val="es-MX"/>
        </w:rPr>
        <w:t>básicas</w:t>
      </w:r>
      <w:r w:rsidR="000F7CA8" w:rsidRPr="004B7DDF">
        <w:rPr>
          <w:rFonts w:ascii="Times New Roman" w:hAnsi="Times New Roman" w:cs="Times New Roman"/>
          <w:i/>
          <w:lang w:val="es-MX"/>
        </w:rPr>
        <w:t>. Posteriormente, se desarrolla una descripción general del concepto de Investigación Creación, dada su reciente aparición en el contexto de la formación proyectual en Colombia y en el ámbito de la investigación académica.</w:t>
      </w:r>
      <w:r w:rsidR="00BB6E04" w:rsidRPr="004B7DDF">
        <w:rPr>
          <w:rFonts w:ascii="Times New Roman" w:hAnsi="Times New Roman" w:cs="Times New Roman"/>
          <w:i/>
          <w:lang w:val="es-MX"/>
        </w:rPr>
        <w:t xml:space="preserve"> Dicha descripción presenta la Investigación Creación (IC) como un modelo alternativo para la generación de nuevo conocimiento, mucho más cercano a las disciplinas creativas.</w:t>
      </w:r>
      <w:r w:rsidR="000F7CA8" w:rsidRPr="004B7DDF">
        <w:rPr>
          <w:rFonts w:ascii="Times New Roman" w:hAnsi="Times New Roman" w:cs="Times New Roman"/>
          <w:i/>
          <w:lang w:val="es-MX"/>
        </w:rPr>
        <w:t xml:space="preserve"> Finalmente, dadas las evidentes similitudes entre los dos conceptos se presenta una propuesta que </w:t>
      </w:r>
      <w:r w:rsidR="00041F7F">
        <w:rPr>
          <w:rFonts w:ascii="Times New Roman" w:hAnsi="Times New Roman" w:cs="Times New Roman"/>
          <w:i/>
          <w:lang w:val="es-MX"/>
        </w:rPr>
        <w:t>hace posible,</w:t>
      </w:r>
      <w:r w:rsidR="000F7CA8" w:rsidRPr="004B7DDF">
        <w:rPr>
          <w:rFonts w:ascii="Times New Roman" w:hAnsi="Times New Roman" w:cs="Times New Roman"/>
          <w:i/>
          <w:lang w:val="es-MX"/>
        </w:rPr>
        <w:t xml:space="preserve"> desde la comparación entre los </w:t>
      </w:r>
      <w:r w:rsidR="00BB6E04" w:rsidRPr="004B7DDF">
        <w:rPr>
          <w:rFonts w:ascii="Times New Roman" w:hAnsi="Times New Roman" w:cs="Times New Roman"/>
          <w:i/>
          <w:lang w:val="es-MX"/>
        </w:rPr>
        <w:t>aspectos fundamentales de ambos</w:t>
      </w:r>
      <w:r w:rsidR="00041F7F">
        <w:rPr>
          <w:rFonts w:ascii="Times New Roman" w:hAnsi="Times New Roman" w:cs="Times New Roman"/>
          <w:i/>
          <w:lang w:val="es-MX"/>
        </w:rPr>
        <w:t xml:space="preserve">, </w:t>
      </w:r>
      <w:r w:rsidR="00D56839">
        <w:rPr>
          <w:rFonts w:ascii="Times New Roman" w:hAnsi="Times New Roman" w:cs="Times New Roman"/>
          <w:i/>
          <w:lang w:val="es-MX"/>
        </w:rPr>
        <w:t xml:space="preserve">el </w:t>
      </w:r>
      <w:r w:rsidR="00D56839" w:rsidRPr="004B7DDF">
        <w:rPr>
          <w:rFonts w:ascii="Times New Roman" w:hAnsi="Times New Roman" w:cs="Times New Roman"/>
          <w:i/>
          <w:lang w:val="es-MX"/>
        </w:rPr>
        <w:t>planteamiento</w:t>
      </w:r>
      <w:r w:rsidR="00D56839">
        <w:rPr>
          <w:rFonts w:ascii="Times New Roman" w:hAnsi="Times New Roman" w:cs="Times New Roman"/>
          <w:i/>
          <w:lang w:val="es-MX"/>
        </w:rPr>
        <w:t xml:space="preserve"> </w:t>
      </w:r>
      <w:r w:rsidR="00D56839" w:rsidRPr="004B7DDF">
        <w:rPr>
          <w:rFonts w:ascii="Times New Roman" w:hAnsi="Times New Roman" w:cs="Times New Roman"/>
          <w:i/>
          <w:lang w:val="es-MX"/>
        </w:rPr>
        <w:t>del</w:t>
      </w:r>
      <w:r w:rsidR="000F7CA8" w:rsidRPr="004B7DDF">
        <w:rPr>
          <w:rFonts w:ascii="Times New Roman" w:hAnsi="Times New Roman" w:cs="Times New Roman"/>
          <w:i/>
          <w:lang w:val="es-MX"/>
        </w:rPr>
        <w:t xml:space="preserve"> proceso de Diseño como un proceso de Investiga</w:t>
      </w:r>
      <w:r w:rsidR="00565F7E">
        <w:rPr>
          <w:rFonts w:ascii="Times New Roman" w:hAnsi="Times New Roman" w:cs="Times New Roman"/>
          <w:i/>
          <w:lang w:val="es-MX"/>
        </w:rPr>
        <w:t xml:space="preserve">ción Creación. Esta </w:t>
      </w:r>
      <w:r w:rsidR="005F4DF2">
        <w:rPr>
          <w:rFonts w:ascii="Times New Roman" w:hAnsi="Times New Roman" w:cs="Times New Roman"/>
          <w:i/>
          <w:lang w:val="es-MX"/>
        </w:rPr>
        <w:t>propuesta, hace</w:t>
      </w:r>
      <w:r w:rsidR="000F7CA8" w:rsidRPr="004B7DDF">
        <w:rPr>
          <w:rFonts w:ascii="Times New Roman" w:hAnsi="Times New Roman" w:cs="Times New Roman"/>
          <w:i/>
          <w:lang w:val="es-MX"/>
        </w:rPr>
        <w:t xml:space="preserve"> énfasis en la importancia que tiene a nivel disciplinar el otorgar al Diseño como proceso complejo y riguroso un papel fundamental en la generación de nuevo conocimi</w:t>
      </w:r>
      <w:r w:rsidR="0034366A" w:rsidRPr="004B7DDF">
        <w:rPr>
          <w:rFonts w:ascii="Times New Roman" w:hAnsi="Times New Roman" w:cs="Times New Roman"/>
          <w:i/>
          <w:lang w:val="es-MX"/>
        </w:rPr>
        <w:t xml:space="preserve">ento desde la perspectiva de la </w:t>
      </w:r>
      <w:r w:rsidR="0034366A" w:rsidRPr="008222DD">
        <w:rPr>
          <w:rFonts w:ascii="Times New Roman" w:hAnsi="Times New Roman" w:cs="Times New Roman"/>
          <w:i/>
          <w:lang w:val="es-MX"/>
        </w:rPr>
        <w:t>Investigación Creación.</w:t>
      </w:r>
    </w:p>
    <w:p w14:paraId="2A758C56" w14:textId="77777777" w:rsidR="004B7DDF" w:rsidRDefault="004B7DDF" w:rsidP="00BD77ED">
      <w:pPr>
        <w:pStyle w:val="KeywordsText"/>
        <w:spacing w:line="360" w:lineRule="auto"/>
        <w:jc w:val="both"/>
        <w:rPr>
          <w:sz w:val="22"/>
          <w:szCs w:val="22"/>
          <w:lang w:val="es-ES"/>
        </w:rPr>
      </w:pPr>
      <w:r w:rsidRPr="008222DD">
        <w:rPr>
          <w:sz w:val="22"/>
          <w:szCs w:val="22"/>
          <w:lang w:val="es-ES"/>
        </w:rPr>
        <w:t>Palabras clave: Diseño, Proceso de Diseño, Investi</w:t>
      </w:r>
      <w:r w:rsidR="00BD77ED">
        <w:rPr>
          <w:sz w:val="22"/>
          <w:szCs w:val="22"/>
          <w:lang w:val="es-ES"/>
        </w:rPr>
        <w:t>gación, Investigación Creación.</w:t>
      </w:r>
    </w:p>
    <w:p w14:paraId="7A9580A7" w14:textId="77777777" w:rsidR="00BD77ED" w:rsidRPr="00BD77ED" w:rsidRDefault="00BD77ED" w:rsidP="00BD77ED">
      <w:pPr>
        <w:pStyle w:val="KeywordsText"/>
        <w:spacing w:line="360" w:lineRule="auto"/>
        <w:jc w:val="both"/>
        <w:rPr>
          <w:sz w:val="22"/>
          <w:szCs w:val="22"/>
          <w:lang w:val="es-ES"/>
        </w:rPr>
      </w:pPr>
    </w:p>
    <w:p w14:paraId="54757676" w14:textId="77777777" w:rsidR="004B7DDF" w:rsidRPr="008222DD" w:rsidRDefault="004B7DDF" w:rsidP="008222DD">
      <w:pPr>
        <w:pStyle w:val="AbstractStyle"/>
        <w:spacing w:line="360" w:lineRule="auto"/>
        <w:rPr>
          <w:sz w:val="22"/>
          <w:szCs w:val="22"/>
        </w:rPr>
      </w:pPr>
      <w:r w:rsidRPr="008222DD">
        <w:rPr>
          <w:sz w:val="22"/>
          <w:szCs w:val="22"/>
        </w:rPr>
        <w:t xml:space="preserve">Abstract: </w:t>
      </w:r>
    </w:p>
    <w:p w14:paraId="394E6702" w14:textId="77777777" w:rsidR="004B7DDF" w:rsidRDefault="003E281E" w:rsidP="008222DD">
      <w:pPr>
        <w:pStyle w:val="AbstractStyle"/>
        <w:spacing w:line="360" w:lineRule="auto"/>
        <w:rPr>
          <w:sz w:val="22"/>
          <w:szCs w:val="22"/>
        </w:rPr>
      </w:pPr>
      <w:r w:rsidRPr="008222DD">
        <w:rPr>
          <w:sz w:val="22"/>
          <w:szCs w:val="22"/>
        </w:rPr>
        <w:t>The d</w:t>
      </w:r>
      <w:r w:rsidR="008222DD">
        <w:rPr>
          <w:sz w:val="22"/>
          <w:szCs w:val="22"/>
        </w:rPr>
        <w:t>esign process (</w:t>
      </w:r>
      <w:r w:rsidRPr="008222DD">
        <w:rPr>
          <w:sz w:val="22"/>
          <w:szCs w:val="22"/>
        </w:rPr>
        <w:t>D</w:t>
      </w:r>
      <w:r w:rsidR="008222DD">
        <w:rPr>
          <w:sz w:val="22"/>
          <w:szCs w:val="22"/>
        </w:rPr>
        <w:t>P</w:t>
      </w:r>
      <w:r w:rsidRPr="008222DD">
        <w:rPr>
          <w:sz w:val="22"/>
          <w:szCs w:val="22"/>
        </w:rPr>
        <w:t xml:space="preserve">) has always been a fundamental issue when it comes to understanding its disciplinary nature. Various authors, especially from the specialty of Industrial Design, have deepened its definition as a process integrated by a series of general stages aimed at solving complex problems through the configuration of objects. Next, a comparative analysis is presented regarding different perspectives that in the last 50 years have been presented with the intention of understanding the design process; this analysis leads to the identification of certain common aspects that in general terms allow describing the design process from its conception, main characteristics and basic stages. </w:t>
      </w:r>
      <w:r w:rsidRPr="008222DD">
        <w:rPr>
          <w:sz w:val="22"/>
          <w:szCs w:val="22"/>
        </w:rPr>
        <w:lastRenderedPageBreak/>
        <w:t xml:space="preserve">Subsequently, a general description of the Research-Creation concept is developed, given its recent appearance in the context of design education in Colombia and in the field of academic research. This description presents Research-Creation (RC) as an alternative model for the generation of new knowledge, much closer to the creative disciplines. Finally, given the obvious similarities between the two concepts a proposal is presented that makes possible, from the comparison between the fundamental aspects of both, the approach of the Design process as a </w:t>
      </w:r>
      <w:r w:rsidR="00565F7E">
        <w:rPr>
          <w:sz w:val="22"/>
          <w:szCs w:val="22"/>
        </w:rPr>
        <w:t>Research-</w:t>
      </w:r>
      <w:r w:rsidRPr="008222DD">
        <w:rPr>
          <w:sz w:val="22"/>
          <w:szCs w:val="22"/>
        </w:rPr>
        <w:t xml:space="preserve">Creation </w:t>
      </w:r>
      <w:r w:rsidR="005F4DF2">
        <w:rPr>
          <w:sz w:val="22"/>
          <w:szCs w:val="22"/>
        </w:rPr>
        <w:t>process. This proposal</w:t>
      </w:r>
      <w:r w:rsidRPr="008222DD">
        <w:rPr>
          <w:sz w:val="22"/>
          <w:szCs w:val="22"/>
        </w:rPr>
        <w:t xml:space="preserve"> </w:t>
      </w:r>
      <w:r w:rsidR="005F4DF2" w:rsidRPr="005F4DF2">
        <w:rPr>
          <w:sz w:val="22"/>
          <w:szCs w:val="22"/>
        </w:rPr>
        <w:t xml:space="preserve">emphasizes </w:t>
      </w:r>
      <w:r w:rsidRPr="008222DD">
        <w:rPr>
          <w:sz w:val="22"/>
          <w:szCs w:val="22"/>
        </w:rPr>
        <w:t xml:space="preserve">the importance at disciplinary level </w:t>
      </w:r>
      <w:r w:rsidR="005F4DF2">
        <w:rPr>
          <w:sz w:val="22"/>
          <w:szCs w:val="22"/>
        </w:rPr>
        <w:t>of</w:t>
      </w:r>
      <w:r w:rsidRPr="008222DD">
        <w:rPr>
          <w:sz w:val="22"/>
          <w:szCs w:val="22"/>
        </w:rPr>
        <w:t xml:space="preserve"> giving Design as a complex and rigorous process a fundamental role in the generation of new knowledge from the perspective of Research-Creation.</w:t>
      </w:r>
    </w:p>
    <w:p w14:paraId="0FD27EE9" w14:textId="77777777" w:rsidR="004B7DDF" w:rsidRPr="008222DD" w:rsidRDefault="004B7DDF" w:rsidP="008222DD">
      <w:pPr>
        <w:pStyle w:val="KeywordsText"/>
        <w:spacing w:line="360" w:lineRule="auto"/>
        <w:jc w:val="both"/>
        <w:rPr>
          <w:sz w:val="22"/>
          <w:szCs w:val="22"/>
        </w:rPr>
      </w:pPr>
    </w:p>
    <w:p w14:paraId="195B798D" w14:textId="77777777" w:rsidR="004B7DDF" w:rsidRPr="008222DD" w:rsidRDefault="004B7DDF" w:rsidP="008222DD">
      <w:pPr>
        <w:pStyle w:val="KeywordsText"/>
        <w:spacing w:line="360" w:lineRule="auto"/>
        <w:jc w:val="both"/>
        <w:rPr>
          <w:sz w:val="22"/>
          <w:szCs w:val="22"/>
        </w:rPr>
      </w:pPr>
      <w:r w:rsidRPr="008222DD">
        <w:rPr>
          <w:sz w:val="22"/>
          <w:szCs w:val="22"/>
        </w:rPr>
        <w:t>Keywords: Design, Design Process, Research, Creation-Research.</w:t>
      </w:r>
    </w:p>
    <w:p w14:paraId="6552E5F2" w14:textId="77777777" w:rsidR="004B7DDF" w:rsidRPr="008222DD" w:rsidRDefault="004B7DDF" w:rsidP="008222DD">
      <w:pPr>
        <w:spacing w:line="360" w:lineRule="auto"/>
        <w:jc w:val="both"/>
        <w:rPr>
          <w:rFonts w:ascii="Times New Roman" w:hAnsi="Times New Roman" w:cs="Times New Roman"/>
          <w:lang w:val="en-US"/>
        </w:rPr>
      </w:pPr>
    </w:p>
    <w:p w14:paraId="384C58F2" w14:textId="77777777" w:rsidR="0036639D" w:rsidRPr="00E07361" w:rsidRDefault="0036639D" w:rsidP="00E07361">
      <w:pPr>
        <w:spacing w:line="360" w:lineRule="auto"/>
        <w:jc w:val="both"/>
        <w:rPr>
          <w:rFonts w:ascii="Times New Roman" w:hAnsi="Times New Roman" w:cs="Times New Roman"/>
          <w:b/>
          <w:sz w:val="24"/>
          <w:szCs w:val="24"/>
          <w:lang w:val="es-MX"/>
        </w:rPr>
      </w:pPr>
      <w:r w:rsidRPr="00E07361">
        <w:rPr>
          <w:rFonts w:ascii="Times New Roman" w:hAnsi="Times New Roman" w:cs="Times New Roman"/>
          <w:b/>
          <w:sz w:val="24"/>
          <w:szCs w:val="24"/>
          <w:lang w:val="es-MX"/>
        </w:rPr>
        <w:t>El proceso de Diseño</w:t>
      </w:r>
      <w:del w:id="2" w:author="Autor">
        <w:r w:rsidRPr="00E07361" w:rsidDel="00DD3D8F">
          <w:rPr>
            <w:rFonts w:ascii="Times New Roman" w:hAnsi="Times New Roman" w:cs="Times New Roman"/>
            <w:b/>
            <w:sz w:val="24"/>
            <w:szCs w:val="24"/>
            <w:lang w:val="es-MX"/>
          </w:rPr>
          <w:delText>.</w:delText>
        </w:r>
      </w:del>
    </w:p>
    <w:p w14:paraId="63FD0232" w14:textId="77777777" w:rsidR="009A1847" w:rsidRPr="00E07361" w:rsidRDefault="0036639D" w:rsidP="00E07361">
      <w:pPr>
        <w:spacing w:line="360" w:lineRule="auto"/>
        <w:jc w:val="both"/>
        <w:rPr>
          <w:rFonts w:ascii="Times New Roman" w:hAnsi="Times New Roman" w:cs="Times New Roman"/>
          <w:sz w:val="24"/>
          <w:szCs w:val="24"/>
        </w:rPr>
      </w:pPr>
      <w:r w:rsidRPr="00E07361">
        <w:rPr>
          <w:rFonts w:ascii="Times New Roman" w:hAnsi="Times New Roman" w:cs="Times New Roman"/>
          <w:sz w:val="24"/>
          <w:szCs w:val="24"/>
          <w:lang w:val="es-MX"/>
        </w:rPr>
        <w:t>Definir el Diseño siempre ha sido motivo de reflexión, en tanto su naturaleza disciplinar es igual o más cambiante respecto a las áreas de conocimiento tradicionales. A pesar de esta característica, una const</w:t>
      </w:r>
      <w:r w:rsidR="002A1435" w:rsidRPr="00E07361">
        <w:rPr>
          <w:rFonts w:ascii="Times New Roman" w:hAnsi="Times New Roman" w:cs="Times New Roman"/>
          <w:sz w:val="24"/>
          <w:szCs w:val="24"/>
          <w:lang w:val="es-MX"/>
        </w:rPr>
        <w:t xml:space="preserve">ante en la definición de Diseño desde sus inicios hasta nuestros días, ha sido el concebirlo desde la noción de proceso. Un proceso racionalizado en sus inicios, por la aproximación que teóricos como </w:t>
      </w:r>
      <w:r w:rsidR="00BD77ED">
        <w:rPr>
          <w:rFonts w:ascii="Times New Roman" w:hAnsi="Times New Roman" w:cs="Times New Roman"/>
          <w:sz w:val="24"/>
          <w:szCs w:val="24"/>
          <w:lang w:val="es-MX"/>
        </w:rPr>
        <w:t xml:space="preserve">John </w:t>
      </w:r>
      <w:r w:rsidR="002A1435" w:rsidRPr="00E07361">
        <w:rPr>
          <w:rFonts w:ascii="Times New Roman" w:hAnsi="Times New Roman" w:cs="Times New Roman"/>
          <w:sz w:val="24"/>
          <w:szCs w:val="24"/>
          <w:lang w:val="es-MX"/>
        </w:rPr>
        <w:t>Christopher Jones</w:t>
      </w:r>
      <w:r w:rsidR="00BD77ED">
        <w:rPr>
          <w:rFonts w:ascii="Times New Roman" w:hAnsi="Times New Roman" w:cs="Times New Roman"/>
          <w:sz w:val="24"/>
          <w:szCs w:val="24"/>
          <w:lang w:val="es-MX"/>
        </w:rPr>
        <w:t>,</w:t>
      </w:r>
      <w:r w:rsidR="002A1435" w:rsidRPr="00E07361">
        <w:rPr>
          <w:rFonts w:ascii="Times New Roman" w:hAnsi="Times New Roman" w:cs="Times New Roman"/>
          <w:sz w:val="24"/>
          <w:szCs w:val="24"/>
          <w:lang w:val="es-MX"/>
        </w:rPr>
        <w:t xml:space="preserve"> Cristopher</w:t>
      </w:r>
      <w:r w:rsidR="00BD77ED">
        <w:rPr>
          <w:rFonts w:ascii="Times New Roman" w:hAnsi="Times New Roman" w:cs="Times New Roman"/>
          <w:sz w:val="24"/>
          <w:szCs w:val="24"/>
          <w:lang w:val="es-MX"/>
        </w:rPr>
        <w:t xml:space="preserve"> Alexander y otros de la época</w:t>
      </w:r>
      <w:r w:rsidR="002A1435" w:rsidRPr="00E07361">
        <w:rPr>
          <w:rFonts w:ascii="Times New Roman" w:hAnsi="Times New Roman" w:cs="Times New Roman"/>
          <w:sz w:val="24"/>
          <w:szCs w:val="24"/>
          <w:lang w:val="es-MX"/>
        </w:rPr>
        <w:t xml:space="preserve"> desde su visión cartesiana y metodista pretendía otorgarle un carácter cientificista; como también un proceso iterativo y divergente, no lineal, pero no menos complejo, desde una perspectiva </w:t>
      </w:r>
      <w:r w:rsidR="00F81530" w:rsidRPr="00E07361">
        <w:rPr>
          <w:rFonts w:ascii="Times New Roman" w:hAnsi="Times New Roman" w:cs="Times New Roman"/>
          <w:sz w:val="24"/>
          <w:szCs w:val="24"/>
          <w:lang w:val="es-MX"/>
        </w:rPr>
        <w:t xml:space="preserve">a partir </w:t>
      </w:r>
      <w:r w:rsidR="00BD77ED">
        <w:rPr>
          <w:rFonts w:ascii="Times New Roman" w:hAnsi="Times New Roman" w:cs="Times New Roman"/>
          <w:sz w:val="24"/>
          <w:szCs w:val="24"/>
          <w:lang w:val="es-MX"/>
        </w:rPr>
        <w:t>de</w:t>
      </w:r>
      <w:r w:rsidR="00F81530" w:rsidRPr="00E07361">
        <w:rPr>
          <w:rFonts w:ascii="Times New Roman" w:hAnsi="Times New Roman" w:cs="Times New Roman"/>
          <w:sz w:val="24"/>
          <w:szCs w:val="24"/>
          <w:lang w:val="es-MX"/>
        </w:rPr>
        <w:t xml:space="preserve"> los que podemos denominar un</w:t>
      </w:r>
      <w:r w:rsidR="002A1435" w:rsidRPr="00E07361">
        <w:rPr>
          <w:rFonts w:ascii="Times New Roman" w:hAnsi="Times New Roman" w:cs="Times New Roman"/>
          <w:sz w:val="24"/>
          <w:szCs w:val="24"/>
          <w:lang w:val="es-MX"/>
        </w:rPr>
        <w:t xml:space="preserve"> cambio de paradigma </w:t>
      </w:r>
      <w:r w:rsidR="00F81530" w:rsidRPr="00E07361">
        <w:rPr>
          <w:rFonts w:ascii="Times New Roman" w:hAnsi="Times New Roman" w:cs="Times New Roman"/>
          <w:sz w:val="24"/>
          <w:szCs w:val="24"/>
          <w:lang w:val="es-MX"/>
        </w:rPr>
        <w:t xml:space="preserve">a raíz </w:t>
      </w:r>
      <w:r w:rsidR="00F81530" w:rsidRPr="00E07361">
        <w:rPr>
          <w:rFonts w:ascii="Times New Roman" w:eastAsia="Times New Roman" w:hAnsi="Times New Roman" w:cs="Times New Roman"/>
          <w:bCs/>
          <w:sz w:val="24"/>
          <w:szCs w:val="24"/>
          <w:lang w:eastAsia="es-CO"/>
        </w:rPr>
        <w:t xml:space="preserve">de la conocida postura de Feyerabend, ampliamente difundida en su obra </w:t>
      </w:r>
      <w:r w:rsidR="00F81530" w:rsidRPr="00E07361">
        <w:rPr>
          <w:rFonts w:ascii="Times New Roman" w:eastAsia="Times New Roman" w:hAnsi="Times New Roman" w:cs="Times New Roman"/>
          <w:bCs/>
          <w:i/>
          <w:sz w:val="24"/>
          <w:szCs w:val="24"/>
          <w:lang w:eastAsia="es-CO"/>
        </w:rPr>
        <w:t>Contra el método</w:t>
      </w:r>
      <w:r w:rsidR="00F81530" w:rsidRPr="00E07361">
        <w:rPr>
          <w:rFonts w:ascii="Times New Roman" w:eastAsia="Times New Roman" w:hAnsi="Times New Roman" w:cs="Times New Roman"/>
          <w:bCs/>
          <w:sz w:val="24"/>
          <w:szCs w:val="24"/>
          <w:lang w:eastAsia="es-CO"/>
        </w:rPr>
        <w:t xml:space="preserve"> (1976) y en la cual realiza una extensa crítica a la aceptación universal de un único método concreto, la cual enfatiza en la búsqueda del conocimiento por medio de diversos puntos de vista bajo una concepción humanística por encima de la racionalista.</w:t>
      </w:r>
      <w:r w:rsidR="00AC4BED" w:rsidRPr="00E07361">
        <w:rPr>
          <w:rFonts w:ascii="Times New Roman" w:hAnsi="Times New Roman" w:cs="Times New Roman"/>
          <w:sz w:val="24"/>
          <w:szCs w:val="24"/>
        </w:rPr>
        <w:t xml:space="preserve"> Esta perspectiva </w:t>
      </w:r>
      <w:r w:rsidR="002A1435" w:rsidRPr="00E07361">
        <w:rPr>
          <w:rFonts w:ascii="Times New Roman" w:hAnsi="Times New Roman" w:cs="Times New Roman"/>
          <w:sz w:val="24"/>
          <w:szCs w:val="24"/>
          <w:lang w:val="es-MX"/>
        </w:rPr>
        <w:t>precisamente motivó a Jones y A</w:t>
      </w:r>
      <w:r w:rsidR="00AC4BED" w:rsidRPr="00E07361">
        <w:rPr>
          <w:rFonts w:ascii="Times New Roman" w:hAnsi="Times New Roman" w:cs="Times New Roman"/>
          <w:sz w:val="24"/>
          <w:szCs w:val="24"/>
          <w:lang w:val="es-MX"/>
        </w:rPr>
        <w:t>lexander a replantear su visión sobre</w:t>
      </w:r>
      <w:r w:rsidR="002A1435" w:rsidRPr="00E07361">
        <w:rPr>
          <w:rFonts w:ascii="Times New Roman" w:hAnsi="Times New Roman" w:cs="Times New Roman"/>
          <w:sz w:val="24"/>
          <w:szCs w:val="24"/>
          <w:lang w:val="es-MX"/>
        </w:rPr>
        <w:t xml:space="preserve"> proceso</w:t>
      </w:r>
      <w:r w:rsidR="00AC4BED" w:rsidRPr="00E07361">
        <w:rPr>
          <w:rFonts w:ascii="Times New Roman" w:hAnsi="Times New Roman" w:cs="Times New Roman"/>
          <w:sz w:val="24"/>
          <w:szCs w:val="24"/>
          <w:lang w:val="es-MX"/>
        </w:rPr>
        <w:t>,</w:t>
      </w:r>
      <w:r w:rsidR="002A1435" w:rsidRPr="00E07361">
        <w:rPr>
          <w:rFonts w:ascii="Times New Roman" w:hAnsi="Times New Roman" w:cs="Times New Roman"/>
          <w:sz w:val="24"/>
          <w:szCs w:val="24"/>
          <w:lang w:val="es-MX"/>
        </w:rPr>
        <w:t xml:space="preserve"> </w:t>
      </w:r>
      <w:r w:rsidR="00AC4BED" w:rsidRPr="00E07361">
        <w:rPr>
          <w:rFonts w:ascii="Times New Roman" w:hAnsi="Times New Roman" w:cs="Times New Roman"/>
          <w:sz w:val="24"/>
          <w:szCs w:val="24"/>
          <w:lang w:val="es-MX"/>
        </w:rPr>
        <w:t xml:space="preserve">visión </w:t>
      </w:r>
      <w:r w:rsidR="002A1435" w:rsidRPr="00E07361">
        <w:rPr>
          <w:rFonts w:ascii="Times New Roman" w:hAnsi="Times New Roman" w:cs="Times New Roman"/>
          <w:sz w:val="24"/>
          <w:szCs w:val="24"/>
          <w:lang w:val="es-MX"/>
        </w:rPr>
        <w:t xml:space="preserve">que hoy en día de igual manera ha permeado la perspectiva de </w:t>
      </w:r>
      <w:r w:rsidR="00BD77ED">
        <w:rPr>
          <w:rFonts w:ascii="Times New Roman" w:hAnsi="Times New Roman" w:cs="Times New Roman"/>
          <w:sz w:val="24"/>
          <w:szCs w:val="24"/>
          <w:lang w:val="es-MX"/>
        </w:rPr>
        <w:t xml:space="preserve">la </w:t>
      </w:r>
      <w:r w:rsidR="002A1435" w:rsidRPr="00E07361">
        <w:rPr>
          <w:rFonts w:ascii="Times New Roman" w:hAnsi="Times New Roman" w:cs="Times New Roman"/>
          <w:sz w:val="24"/>
          <w:szCs w:val="24"/>
          <w:lang w:val="es-MX"/>
        </w:rPr>
        <w:t>formación en Diseño</w:t>
      </w:r>
      <w:r w:rsidR="00E07361" w:rsidRPr="00E07361">
        <w:rPr>
          <w:rFonts w:ascii="Times New Roman" w:hAnsi="Times New Roman" w:cs="Times New Roman"/>
          <w:sz w:val="24"/>
          <w:szCs w:val="24"/>
          <w:lang w:val="es-MX"/>
        </w:rPr>
        <w:t>.</w:t>
      </w:r>
    </w:p>
    <w:p w14:paraId="7C4A2089" w14:textId="77777777" w:rsidR="00BD77ED" w:rsidRDefault="00BD77ED" w:rsidP="00E07361">
      <w:pPr>
        <w:spacing w:line="360" w:lineRule="auto"/>
        <w:jc w:val="both"/>
        <w:rPr>
          <w:rFonts w:ascii="Times New Roman" w:hAnsi="Times New Roman" w:cs="Times New Roman"/>
          <w:sz w:val="24"/>
          <w:szCs w:val="24"/>
        </w:rPr>
      </w:pPr>
    </w:p>
    <w:p w14:paraId="42CF28F2" w14:textId="28F8CC7F" w:rsidR="00795752" w:rsidRDefault="00CF7D12" w:rsidP="00E07361">
      <w:pPr>
        <w:spacing w:line="360" w:lineRule="auto"/>
        <w:jc w:val="both"/>
        <w:rPr>
          <w:rFonts w:ascii="Times New Roman" w:eastAsia="Times New Roman" w:hAnsi="Times New Roman" w:cs="Times New Roman"/>
          <w:bCs/>
          <w:sz w:val="24"/>
          <w:szCs w:val="24"/>
          <w:lang w:eastAsia="es-CO"/>
        </w:rPr>
      </w:pPr>
      <w:r w:rsidRPr="00E07361">
        <w:rPr>
          <w:rFonts w:ascii="Times New Roman" w:hAnsi="Times New Roman" w:cs="Times New Roman"/>
          <w:sz w:val="24"/>
          <w:szCs w:val="24"/>
        </w:rPr>
        <w:t xml:space="preserve">Ahora bien, el término “proceso” puede provocar que la perspectiva correspondiente al Diseño tome rasgos racionalizadores, por lo </w:t>
      </w:r>
      <w:r w:rsidR="00D14245" w:rsidRPr="00E07361">
        <w:rPr>
          <w:rFonts w:ascii="Times New Roman" w:hAnsi="Times New Roman" w:cs="Times New Roman"/>
          <w:sz w:val="24"/>
          <w:szCs w:val="24"/>
        </w:rPr>
        <w:t>tanto,</w:t>
      </w:r>
      <w:r w:rsidRPr="00E07361">
        <w:rPr>
          <w:rFonts w:ascii="Times New Roman" w:hAnsi="Times New Roman" w:cs="Times New Roman"/>
          <w:sz w:val="24"/>
          <w:szCs w:val="24"/>
        </w:rPr>
        <w:t xml:space="preserve"> es necesario identificar las particularidades de ese proceso que implica</w:t>
      </w:r>
      <w:r w:rsidR="00BD77ED">
        <w:rPr>
          <w:rFonts w:ascii="Times New Roman" w:hAnsi="Times New Roman" w:cs="Times New Roman"/>
          <w:sz w:val="24"/>
          <w:szCs w:val="24"/>
        </w:rPr>
        <w:t xml:space="preserve"> el acto de</w:t>
      </w:r>
      <w:r w:rsidRPr="00E07361">
        <w:rPr>
          <w:rFonts w:ascii="Times New Roman" w:hAnsi="Times New Roman" w:cs="Times New Roman"/>
          <w:sz w:val="24"/>
          <w:szCs w:val="24"/>
        </w:rPr>
        <w:t xml:space="preserve"> diseñar. Han sido diversos los autores </w:t>
      </w:r>
      <w:r w:rsidRPr="00E07361">
        <w:rPr>
          <w:rFonts w:ascii="Times New Roman" w:hAnsi="Times New Roman" w:cs="Times New Roman"/>
          <w:sz w:val="24"/>
          <w:szCs w:val="24"/>
        </w:rPr>
        <w:lastRenderedPageBreak/>
        <w:t xml:space="preserve">que </w:t>
      </w:r>
      <w:r w:rsidRPr="00E07361">
        <w:rPr>
          <w:rFonts w:ascii="Times New Roman" w:eastAsia="Times New Roman" w:hAnsi="Times New Roman" w:cs="Times New Roman"/>
          <w:bCs/>
          <w:sz w:val="24"/>
          <w:szCs w:val="24"/>
          <w:lang w:eastAsia="es-CO"/>
        </w:rPr>
        <w:t>han abordado el tema</w:t>
      </w:r>
      <w:r w:rsidR="00BD77ED">
        <w:rPr>
          <w:rFonts w:ascii="Times New Roman" w:eastAsia="Times New Roman" w:hAnsi="Times New Roman" w:cs="Times New Roman"/>
          <w:bCs/>
          <w:sz w:val="24"/>
          <w:szCs w:val="24"/>
          <w:lang w:eastAsia="es-CO"/>
        </w:rPr>
        <w:t>,</w:t>
      </w:r>
      <w:r w:rsidRPr="00E07361">
        <w:rPr>
          <w:rFonts w:ascii="Times New Roman" w:eastAsia="Times New Roman" w:hAnsi="Times New Roman" w:cs="Times New Roman"/>
          <w:bCs/>
          <w:sz w:val="24"/>
          <w:szCs w:val="24"/>
          <w:lang w:eastAsia="es-CO"/>
        </w:rPr>
        <w:t xml:space="preserve"> </w:t>
      </w:r>
      <w:r w:rsidR="00A62CAC">
        <w:rPr>
          <w:rFonts w:ascii="Times New Roman" w:eastAsia="Times New Roman" w:hAnsi="Times New Roman" w:cs="Times New Roman"/>
          <w:bCs/>
          <w:sz w:val="24"/>
          <w:szCs w:val="24"/>
          <w:lang w:eastAsia="es-CO"/>
        </w:rPr>
        <w:t>d</w:t>
      </w:r>
      <w:r w:rsidR="00FA63B9">
        <w:rPr>
          <w:rFonts w:ascii="Times New Roman" w:eastAsia="Times New Roman" w:hAnsi="Times New Roman" w:cs="Times New Roman"/>
          <w:bCs/>
          <w:sz w:val="24"/>
          <w:szCs w:val="24"/>
          <w:lang w:eastAsia="es-CO"/>
        </w:rPr>
        <w:t xml:space="preserve">enominando como metodología o método de una manera indistinta </w:t>
      </w:r>
      <w:r w:rsidR="00A62CAC">
        <w:rPr>
          <w:rFonts w:ascii="Times New Roman" w:eastAsia="Times New Roman" w:hAnsi="Times New Roman" w:cs="Times New Roman"/>
          <w:bCs/>
          <w:sz w:val="24"/>
          <w:szCs w:val="24"/>
          <w:lang w:eastAsia="es-CO"/>
        </w:rPr>
        <w:t xml:space="preserve">para </w:t>
      </w:r>
      <w:r w:rsidR="00FA63B9">
        <w:rPr>
          <w:rFonts w:ascii="Times New Roman" w:eastAsia="Times New Roman" w:hAnsi="Times New Roman" w:cs="Times New Roman"/>
          <w:bCs/>
          <w:sz w:val="24"/>
          <w:szCs w:val="24"/>
          <w:lang w:eastAsia="es-CO"/>
        </w:rPr>
        <w:t>el proceso de Diseño mediante</w:t>
      </w:r>
      <w:r w:rsidR="00B169B0">
        <w:rPr>
          <w:rFonts w:ascii="Times New Roman" w:eastAsia="Times New Roman" w:hAnsi="Times New Roman" w:cs="Times New Roman"/>
          <w:bCs/>
          <w:sz w:val="24"/>
          <w:szCs w:val="24"/>
          <w:lang w:eastAsia="es-CO"/>
        </w:rPr>
        <w:t xml:space="preserve"> una serie de pasos o etapas que lo determinan. Bonsiepe en ese sentido afirma que</w:t>
      </w:r>
      <w:r w:rsidR="00A62CAC">
        <w:rPr>
          <w:rFonts w:ascii="Times New Roman" w:eastAsia="Times New Roman" w:hAnsi="Times New Roman" w:cs="Times New Roman"/>
          <w:bCs/>
          <w:sz w:val="24"/>
          <w:szCs w:val="24"/>
          <w:lang w:eastAsia="es-CO"/>
        </w:rPr>
        <w:t>,</w:t>
      </w:r>
      <w:r w:rsidR="00B169B0">
        <w:rPr>
          <w:rFonts w:ascii="Times New Roman" w:eastAsia="Times New Roman" w:hAnsi="Times New Roman" w:cs="Times New Roman"/>
          <w:bCs/>
          <w:sz w:val="24"/>
          <w:szCs w:val="24"/>
          <w:lang w:eastAsia="es-CO"/>
        </w:rPr>
        <w:t xml:space="preserve"> incluso la concepción metodológica del Diseño hasta principios de los ochentas tuvo como propósito el objetivizar el proceso proyectual (1985, p.90). Esta concepción suponía la pretensión de plasmar, como un proceso secuencial y definido, el pensamiento racional identificado en los pasos que un diseñador plantea durante el desarrollo de un proyecto. Lo anterior asumía la existencia de una estructura </w:t>
      </w:r>
      <w:r w:rsidR="00084A28">
        <w:rPr>
          <w:rFonts w:ascii="Times New Roman" w:eastAsia="Times New Roman" w:hAnsi="Times New Roman" w:cs="Times New Roman"/>
          <w:bCs/>
          <w:sz w:val="24"/>
          <w:szCs w:val="24"/>
          <w:lang w:eastAsia="es-CO"/>
        </w:rPr>
        <w:t xml:space="preserve">del proceso proyectual </w:t>
      </w:r>
      <w:r w:rsidR="00B169B0">
        <w:rPr>
          <w:rFonts w:ascii="Times New Roman" w:eastAsia="Times New Roman" w:hAnsi="Times New Roman" w:cs="Times New Roman"/>
          <w:bCs/>
          <w:sz w:val="24"/>
          <w:szCs w:val="24"/>
          <w:lang w:eastAsia="es-CO"/>
        </w:rPr>
        <w:t xml:space="preserve">replicable </w:t>
      </w:r>
      <w:r w:rsidR="00084A28">
        <w:rPr>
          <w:rFonts w:ascii="Times New Roman" w:eastAsia="Times New Roman" w:hAnsi="Times New Roman" w:cs="Times New Roman"/>
          <w:bCs/>
          <w:sz w:val="24"/>
          <w:szCs w:val="24"/>
          <w:lang w:eastAsia="es-CO"/>
        </w:rPr>
        <w:t>de manera idéntica sin importar la naturaleza propia de cada solución a desarrollar para cada problema específico.</w:t>
      </w:r>
    </w:p>
    <w:p w14:paraId="7AE8A215" w14:textId="191DFD48" w:rsidR="00FA63B9" w:rsidRPr="00E07361" w:rsidRDefault="00FA63B9" w:rsidP="00E07361">
      <w:pPr>
        <w:spacing w:line="360" w:lineRule="auto"/>
        <w:jc w:val="both"/>
        <w:rPr>
          <w:rFonts w:ascii="Times New Roman" w:hAnsi="Times New Roman" w:cs="Times New Roman"/>
          <w:sz w:val="24"/>
          <w:szCs w:val="24"/>
        </w:rPr>
      </w:pPr>
    </w:p>
    <w:p w14:paraId="2062AB73" w14:textId="6BC9F043" w:rsidR="00795752" w:rsidRPr="00E07361" w:rsidRDefault="00795752" w:rsidP="00E07361">
      <w:pPr>
        <w:pStyle w:val="Prrafodelista"/>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val="es-MX" w:eastAsia="es-CO"/>
        </w:rPr>
        <w:t>Previamente,</w:t>
      </w:r>
      <w:r w:rsidRPr="00E07361">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val="es-MX" w:eastAsia="es-CO"/>
        </w:rPr>
        <w:t xml:space="preserve">fue </w:t>
      </w:r>
      <w:r w:rsidRPr="00E07361">
        <w:rPr>
          <w:rFonts w:ascii="Times New Roman" w:eastAsia="Times New Roman" w:hAnsi="Times New Roman" w:cs="Times New Roman"/>
          <w:bCs/>
          <w:lang w:eastAsia="es-CO"/>
        </w:rPr>
        <w:t>Hans Gugelot</w:t>
      </w:r>
      <w:r w:rsidRPr="00E07361">
        <w:rPr>
          <w:rFonts w:ascii="Times New Roman" w:eastAsia="Times New Roman" w:hAnsi="Times New Roman" w:cs="Times New Roman"/>
          <w:bCs/>
          <w:lang w:val="es-MX" w:eastAsia="es-CO"/>
        </w:rPr>
        <w:t xml:space="preserve"> en el año de</w:t>
      </w:r>
      <w:r w:rsidRPr="00E07361">
        <w:rPr>
          <w:rFonts w:ascii="Times New Roman" w:eastAsia="Times New Roman" w:hAnsi="Times New Roman" w:cs="Times New Roman"/>
          <w:bCs/>
          <w:lang w:eastAsia="es-CO"/>
        </w:rPr>
        <w:t xml:space="preserve"> 1963 </w:t>
      </w:r>
      <w:r w:rsidRPr="00E07361">
        <w:rPr>
          <w:rFonts w:ascii="Times New Roman" w:eastAsia="Times New Roman" w:hAnsi="Times New Roman" w:cs="Times New Roman"/>
          <w:bCs/>
          <w:lang w:val="es-MX" w:eastAsia="es-CO"/>
        </w:rPr>
        <w:t>el encargado</w:t>
      </w:r>
      <w:r w:rsidRPr="00E07361">
        <w:rPr>
          <w:rFonts w:ascii="Times New Roman" w:eastAsia="Times New Roman" w:hAnsi="Times New Roman" w:cs="Times New Roman"/>
          <w:bCs/>
          <w:lang w:eastAsia="es-CO"/>
        </w:rPr>
        <w:t xml:space="preserve"> de </w:t>
      </w:r>
      <w:r w:rsidR="00BD77ED">
        <w:rPr>
          <w:rFonts w:ascii="Times New Roman" w:eastAsia="Times New Roman" w:hAnsi="Times New Roman" w:cs="Times New Roman"/>
          <w:bCs/>
          <w:lang w:eastAsia="es-CO"/>
        </w:rPr>
        <w:t>generar</w:t>
      </w:r>
      <w:r w:rsidRPr="00E07361">
        <w:rPr>
          <w:rFonts w:ascii="Times New Roman" w:eastAsia="Times New Roman" w:hAnsi="Times New Roman" w:cs="Times New Roman"/>
          <w:bCs/>
          <w:lang w:eastAsia="es-CO"/>
        </w:rPr>
        <w:t xml:space="preserve"> la </w:t>
      </w:r>
      <w:r w:rsidRPr="00E07361">
        <w:rPr>
          <w:rFonts w:ascii="Times New Roman" w:eastAsia="Times New Roman" w:hAnsi="Times New Roman" w:cs="Times New Roman"/>
          <w:bCs/>
          <w:lang w:val="es-MX" w:eastAsia="es-CO"/>
        </w:rPr>
        <w:t xml:space="preserve">primera </w:t>
      </w:r>
      <w:r w:rsidRPr="00E07361">
        <w:rPr>
          <w:rFonts w:ascii="Times New Roman" w:eastAsia="Times New Roman" w:hAnsi="Times New Roman" w:cs="Times New Roman"/>
          <w:bCs/>
          <w:lang w:eastAsia="es-CO"/>
        </w:rPr>
        <w:t xml:space="preserve">propuesta para </w:t>
      </w:r>
      <w:r w:rsidRPr="00E07361">
        <w:rPr>
          <w:rFonts w:ascii="Times New Roman" w:eastAsia="Times New Roman" w:hAnsi="Times New Roman" w:cs="Times New Roman"/>
          <w:bCs/>
          <w:lang w:val="es-MX" w:eastAsia="es-CO"/>
        </w:rPr>
        <w:t>una</w:t>
      </w:r>
      <w:r w:rsidRPr="00E07361">
        <w:rPr>
          <w:rFonts w:ascii="Times New Roman" w:eastAsia="Times New Roman" w:hAnsi="Times New Roman" w:cs="Times New Roman"/>
          <w:bCs/>
          <w:lang w:eastAsia="es-CO"/>
        </w:rPr>
        <w:t xml:space="preserve"> metodología clásica del Diseño</w:t>
      </w:r>
      <w:r w:rsidRPr="00E07361">
        <w:rPr>
          <w:rFonts w:ascii="Times New Roman" w:eastAsia="Times New Roman" w:hAnsi="Times New Roman" w:cs="Times New Roman"/>
          <w:bCs/>
          <w:lang w:val="es-MX" w:eastAsia="es-CO"/>
        </w:rPr>
        <w:t xml:space="preserve"> en el contexto de la Escuela Superior de Diseño de Ulm</w:t>
      </w:r>
      <w:r w:rsidRPr="00E07361">
        <w:rPr>
          <w:rFonts w:ascii="Times New Roman" w:eastAsia="Times New Roman" w:hAnsi="Times New Roman" w:cs="Times New Roman"/>
          <w:bCs/>
          <w:lang w:eastAsia="es-CO"/>
        </w:rPr>
        <w:t xml:space="preserve">, desarrollada mediante un proceso determinado en una serie de etapas </w:t>
      </w:r>
      <w:r w:rsidR="00084A28">
        <w:rPr>
          <w:rFonts w:ascii="Times New Roman" w:eastAsia="Times New Roman" w:hAnsi="Times New Roman" w:cs="Times New Roman"/>
          <w:bCs/>
          <w:lang w:eastAsia="es-CO"/>
        </w:rPr>
        <w:t>plenamente identificadas</w:t>
      </w:r>
      <w:r w:rsidRPr="00E07361">
        <w:rPr>
          <w:rFonts w:ascii="Times New Roman" w:eastAsia="Times New Roman" w:hAnsi="Times New Roman" w:cs="Times New Roman"/>
          <w:bCs/>
          <w:lang w:eastAsia="es-CO"/>
        </w:rPr>
        <w:t>:</w:t>
      </w:r>
    </w:p>
    <w:p w14:paraId="045824F6" w14:textId="17145583" w:rsidR="00795752" w:rsidRPr="00E07361" w:rsidRDefault="00795752" w:rsidP="00A62CAC">
      <w:pPr>
        <w:pStyle w:val="Prrafodelista"/>
        <w:numPr>
          <w:ilvl w:val="1"/>
          <w:numId w:val="8"/>
        </w:numPr>
        <w:ind w:left="709"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Etapa de información. Recolectar toda la información posible sobre la compañía para la que se va a diseñar: prioridades, tipo de productos, programas de desarrollo, infraestructura productiva, sistema administrativo, etc. Se estudian productos similares en el mercado.</w:t>
      </w:r>
    </w:p>
    <w:p w14:paraId="448E9E19" w14:textId="53B54D4F" w:rsidR="00795752" w:rsidRPr="00E07361" w:rsidRDefault="00795752" w:rsidP="00A62CAC">
      <w:pPr>
        <w:pStyle w:val="Prrafodelista"/>
        <w:numPr>
          <w:ilvl w:val="1"/>
          <w:numId w:val="8"/>
        </w:numPr>
        <w:ind w:left="709"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Etapa de investigación sobre las necesidades del usuario, del contexto del producto, aspectos funcionales y sobre nuevos métodos de producción posibles. Se obtienen requerimientos.</w:t>
      </w:r>
    </w:p>
    <w:p w14:paraId="2E540FC8" w14:textId="29F6F325" w:rsidR="00795752" w:rsidRPr="00E07361" w:rsidRDefault="00795752" w:rsidP="00A62CAC">
      <w:pPr>
        <w:pStyle w:val="Prrafodelista"/>
        <w:numPr>
          <w:ilvl w:val="1"/>
          <w:numId w:val="8"/>
        </w:numPr>
        <w:ind w:left="709"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Etapa de diseño. Exploración en búsqueda de nuevas posibilidades formales, estudio tipológico. Es necesario aclarar que esta etapa se apoya en diversos conocimientos científicos y no en la inspiración del diseñador.</w:t>
      </w:r>
    </w:p>
    <w:p w14:paraId="69EE384E" w14:textId="77777777" w:rsidR="00795752" w:rsidRPr="00E07361" w:rsidRDefault="00795752" w:rsidP="00A62CAC">
      <w:pPr>
        <w:pStyle w:val="Prrafodelista"/>
        <w:numPr>
          <w:ilvl w:val="1"/>
          <w:numId w:val="8"/>
        </w:numPr>
        <w:ind w:left="709"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Etapa de decisión. El diseño se presenta tanto al departamento de ventas como al de producción, para lo cual es necesario presentar estudios de costo/beneficio a ambos; en particular es necesario presentarle al departamento de producción un estudio tecnológico bien fundamentado.</w:t>
      </w:r>
    </w:p>
    <w:p w14:paraId="72F30191" w14:textId="77777777" w:rsidR="00795752" w:rsidRPr="00E07361" w:rsidRDefault="00795752" w:rsidP="00A62CAC">
      <w:pPr>
        <w:pStyle w:val="Prrafodelista"/>
        <w:numPr>
          <w:ilvl w:val="1"/>
          <w:numId w:val="8"/>
        </w:numPr>
        <w:ind w:left="709"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Etapa de cálculo. Se ajusta el diseño a las normas y estándares de materiales y producción. Cálculo de resistencias, desgaste, etc. En el caso del diseño gráfico, esta etapa se refiere al cálculo de folios o pliegos para la impresión, etc.</w:t>
      </w:r>
    </w:p>
    <w:p w14:paraId="6F9013D4" w14:textId="77777777" w:rsidR="00795752" w:rsidRPr="00E07361" w:rsidRDefault="00795752" w:rsidP="00A62CAC">
      <w:pPr>
        <w:pStyle w:val="Prrafodelista"/>
        <w:numPr>
          <w:ilvl w:val="1"/>
          <w:numId w:val="8"/>
        </w:numPr>
        <w:ind w:left="709"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Construcción prototipo. Se realizan pruebas con el prototipo, evaluándolo con respecto a los objetivos iniciales. (Rodríguez, 2006, p.30-32)</w:t>
      </w:r>
    </w:p>
    <w:p w14:paraId="0555AB79" w14:textId="77777777" w:rsidR="00795752" w:rsidRPr="00E07361" w:rsidRDefault="00795752" w:rsidP="0094640E">
      <w:pPr>
        <w:pStyle w:val="Prrafodelista"/>
        <w:spacing w:line="360" w:lineRule="auto"/>
        <w:ind w:left="993"/>
        <w:jc w:val="both"/>
        <w:rPr>
          <w:rFonts w:ascii="Times New Roman" w:eastAsia="Times New Roman" w:hAnsi="Times New Roman" w:cs="Times New Roman"/>
          <w:bCs/>
          <w:lang w:eastAsia="es-CO"/>
        </w:rPr>
      </w:pPr>
    </w:p>
    <w:p w14:paraId="429FF362" w14:textId="3D132929" w:rsidR="00795752" w:rsidRPr="00E07361" w:rsidRDefault="006D6FCA" w:rsidP="00E07361">
      <w:pPr>
        <w:pStyle w:val="Prrafodelista"/>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Bürdek</w:t>
      </w:r>
      <w:r w:rsidR="00795752" w:rsidRPr="00E07361">
        <w:rPr>
          <w:rFonts w:ascii="Times New Roman" w:eastAsia="Times New Roman" w:hAnsi="Times New Roman" w:cs="Times New Roman"/>
          <w:bCs/>
          <w:lang w:eastAsia="es-CO"/>
        </w:rPr>
        <w:t xml:space="preserve"> </w:t>
      </w:r>
      <w:r w:rsidR="00A77BDA">
        <w:rPr>
          <w:rFonts w:ascii="Times New Roman" w:eastAsia="Times New Roman" w:hAnsi="Times New Roman" w:cs="Times New Roman"/>
          <w:bCs/>
          <w:lang w:eastAsia="es-CO"/>
        </w:rPr>
        <w:t xml:space="preserve">en ese sentido </w:t>
      </w:r>
      <w:r w:rsidR="00795752" w:rsidRPr="00E07361">
        <w:rPr>
          <w:rFonts w:ascii="Times New Roman" w:eastAsia="Times New Roman" w:hAnsi="Times New Roman" w:cs="Times New Roman"/>
          <w:bCs/>
          <w:lang w:eastAsia="es-CO"/>
        </w:rPr>
        <w:t>afirma:</w:t>
      </w:r>
    </w:p>
    <w:p w14:paraId="0D48D9CF" w14:textId="77777777" w:rsidR="00795752" w:rsidRPr="00E07361" w:rsidRDefault="00795752" w:rsidP="00E07361">
      <w:pPr>
        <w:pStyle w:val="Prrafodelista"/>
        <w:spacing w:line="360" w:lineRule="auto"/>
        <w:ind w:left="0"/>
        <w:jc w:val="both"/>
        <w:rPr>
          <w:rFonts w:ascii="Times New Roman" w:eastAsia="Times New Roman" w:hAnsi="Times New Roman" w:cs="Times New Roman"/>
          <w:bCs/>
          <w:lang w:eastAsia="es-CO"/>
        </w:rPr>
      </w:pPr>
    </w:p>
    <w:p w14:paraId="3ED8A08F" w14:textId="77777777" w:rsidR="00795752" w:rsidRPr="00E07361" w:rsidRDefault="00795752" w:rsidP="00A62CAC">
      <w:pPr>
        <w:pStyle w:val="Prrafodelista"/>
        <w:ind w:left="709"/>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lastRenderedPageBreak/>
        <w:t>Se exigía a los estudiantes a elaborar procesos de diseño de forma consciente y controlada. De esta forma, adquirían una mecánica de pensamiento a la altura de los encargos, que les permitiría más adelante superar las dificultades en el campo del diseño de producto, de la producción industrial o de la comunicación. (1994, p.44)</w:t>
      </w:r>
    </w:p>
    <w:p w14:paraId="179456EF" w14:textId="77777777" w:rsidR="00795752" w:rsidRPr="00E07361" w:rsidRDefault="00795752" w:rsidP="00E07361">
      <w:pPr>
        <w:spacing w:line="360" w:lineRule="auto"/>
        <w:jc w:val="both"/>
        <w:rPr>
          <w:rFonts w:ascii="Times New Roman" w:eastAsia="Times New Roman" w:hAnsi="Times New Roman" w:cs="Times New Roman"/>
          <w:bCs/>
          <w:sz w:val="24"/>
          <w:szCs w:val="24"/>
          <w:lang w:eastAsia="es-CO"/>
        </w:rPr>
      </w:pPr>
    </w:p>
    <w:p w14:paraId="30D7BF27" w14:textId="4FD9F70F" w:rsidR="008F0AE6" w:rsidRPr="00E07361" w:rsidRDefault="00D14245" w:rsidP="009C51A0">
      <w:pPr>
        <w:pStyle w:val="Prrafodelista"/>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 xml:space="preserve">Esta perspectiva inicial, respecto a un proceso de Diseño racionalizado, fue evolucionando dando lugar a nuevas posturas </w:t>
      </w:r>
      <w:r w:rsidR="00CF7D12" w:rsidRPr="00E07361">
        <w:rPr>
          <w:rFonts w:ascii="Times New Roman" w:eastAsia="Times New Roman" w:hAnsi="Times New Roman" w:cs="Times New Roman"/>
          <w:bCs/>
          <w:lang w:eastAsia="es-CO"/>
        </w:rPr>
        <w:t>(A</w:t>
      </w:r>
      <w:r w:rsidR="008E0878" w:rsidRPr="00E07361">
        <w:rPr>
          <w:rFonts w:ascii="Times New Roman" w:eastAsia="Times New Roman" w:hAnsi="Times New Roman" w:cs="Times New Roman"/>
          <w:bCs/>
          <w:lang w:eastAsia="es-CO"/>
        </w:rPr>
        <w:t>lexander, Asimow, Archer, Jones</w:t>
      </w:r>
      <w:r w:rsidR="00CF7D12" w:rsidRPr="00E07361">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eastAsia="es-CO"/>
        </w:rPr>
        <w:t>que originaron el planteamiento de</w:t>
      </w:r>
      <w:r w:rsidR="00BD77ED">
        <w:rPr>
          <w:rFonts w:ascii="Times New Roman" w:eastAsia="Times New Roman" w:hAnsi="Times New Roman" w:cs="Times New Roman"/>
          <w:bCs/>
          <w:lang w:eastAsia="es-CO"/>
        </w:rPr>
        <w:t xml:space="preserve"> </w:t>
      </w:r>
      <w:r w:rsidR="00455554">
        <w:rPr>
          <w:rFonts w:ascii="Times New Roman" w:eastAsia="Times New Roman" w:hAnsi="Times New Roman" w:cs="Times New Roman"/>
          <w:bCs/>
          <w:lang w:eastAsia="es-CO"/>
        </w:rPr>
        <w:t>los métodos de Diseño, como los “procedimientos” que conllevan a la solución formal de problemas. Así entonces, los conceptos de método de diseño y proceso de diseño son inherentes uno del otro, otorgando al primero un carácter específico que tipo procedimental, y comprendiendo el segundo</w:t>
      </w:r>
      <w:r w:rsidR="00921998">
        <w:rPr>
          <w:rFonts w:ascii="Times New Roman" w:eastAsia="Times New Roman" w:hAnsi="Times New Roman" w:cs="Times New Roman"/>
          <w:bCs/>
          <w:lang w:eastAsia="es-CO"/>
        </w:rPr>
        <w:t xml:space="preserve"> como la integralidad del proceso creativo necesario para resolver un problema y llevado a cabo por el diseñador. Por ejemplo, John Christopher Jones (1971. </w:t>
      </w:r>
      <w:r w:rsidR="00634C3F">
        <w:rPr>
          <w:rFonts w:ascii="Times New Roman" w:eastAsia="Times New Roman" w:hAnsi="Times New Roman" w:cs="Times New Roman"/>
          <w:bCs/>
          <w:lang w:eastAsia="es-CO"/>
        </w:rPr>
        <w:t>p</w:t>
      </w:r>
      <w:r w:rsidR="00921998">
        <w:rPr>
          <w:rFonts w:ascii="Times New Roman" w:eastAsia="Times New Roman" w:hAnsi="Times New Roman" w:cs="Times New Roman"/>
          <w:bCs/>
          <w:lang w:eastAsia="es-CO"/>
        </w:rPr>
        <w:t xml:space="preserve">.61) sintetiza el proceso de Diseño mediante su “desintegración” en tres etapas generales: divergencia, transformación y convergencia. </w:t>
      </w:r>
    </w:p>
    <w:p w14:paraId="5FCD1B13" w14:textId="77777777" w:rsidR="00D55052" w:rsidRPr="00E07361" w:rsidRDefault="00D55052" w:rsidP="009C51A0">
      <w:pPr>
        <w:pStyle w:val="Prrafodelista"/>
        <w:spacing w:line="360" w:lineRule="auto"/>
        <w:ind w:left="0"/>
        <w:jc w:val="both"/>
        <w:rPr>
          <w:rFonts w:ascii="Times New Roman" w:eastAsia="Times New Roman" w:hAnsi="Times New Roman" w:cs="Times New Roman"/>
          <w:bCs/>
          <w:lang w:eastAsia="es-CO"/>
        </w:rPr>
      </w:pPr>
    </w:p>
    <w:p w14:paraId="5A9494EC" w14:textId="25DC78C0" w:rsidR="00D55052" w:rsidRPr="00E07361" w:rsidRDefault="005B76F4" w:rsidP="009C51A0">
      <w:pPr>
        <w:pStyle w:val="Prrafodelista"/>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La etapa de d</w:t>
      </w:r>
      <w:r w:rsidR="00D55052" w:rsidRPr="00E07361">
        <w:rPr>
          <w:rFonts w:ascii="Times New Roman" w:eastAsia="Times New Roman" w:hAnsi="Times New Roman" w:cs="Times New Roman"/>
          <w:bCs/>
          <w:lang w:eastAsia="es-CO"/>
        </w:rPr>
        <w:t>ivergencia</w:t>
      </w:r>
      <w:r w:rsidRPr="00E07361">
        <w:rPr>
          <w:rFonts w:ascii="Times New Roman" w:eastAsia="Times New Roman" w:hAnsi="Times New Roman" w:cs="Times New Roman"/>
          <w:bCs/>
          <w:lang w:eastAsia="es-CO"/>
        </w:rPr>
        <w:t xml:space="preserve"> se comprende </w:t>
      </w:r>
      <w:r w:rsidR="00BE5792">
        <w:rPr>
          <w:rFonts w:ascii="Times New Roman" w:eastAsia="Times New Roman" w:hAnsi="Times New Roman" w:cs="Times New Roman"/>
          <w:bCs/>
          <w:lang w:eastAsia="es-CO"/>
        </w:rPr>
        <w:t>como aquel acto que tiene como propósito expandir el límite de un problema de Diseño, de manera que sea posible llegar a su solución habiendo generado un amplio espacio de búsqueda.</w:t>
      </w:r>
      <w:r w:rsidR="00D55052" w:rsidRPr="00E07361">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eastAsia="es-CO"/>
        </w:rPr>
        <w:t>No existen límites definidos y los objetivos propuestos son tentativos. En ese sentido, e</w:t>
      </w:r>
      <w:r w:rsidR="00D55052" w:rsidRPr="00E07361">
        <w:rPr>
          <w:rFonts w:ascii="Times New Roman" w:eastAsia="Times New Roman" w:hAnsi="Times New Roman" w:cs="Times New Roman"/>
          <w:bCs/>
          <w:lang w:eastAsia="es-CO"/>
        </w:rPr>
        <w:t>l diseñador explora todo aquello</w:t>
      </w:r>
      <w:r w:rsidRPr="00E07361">
        <w:rPr>
          <w:rFonts w:ascii="Times New Roman" w:eastAsia="Times New Roman" w:hAnsi="Times New Roman" w:cs="Times New Roman"/>
          <w:bCs/>
          <w:lang w:eastAsia="es-CO"/>
        </w:rPr>
        <w:t xml:space="preserve"> que sea relevante al problema.</w:t>
      </w:r>
    </w:p>
    <w:p w14:paraId="11220697" w14:textId="77777777" w:rsidR="005B76F4" w:rsidRPr="00E07361" w:rsidRDefault="005B76F4" w:rsidP="009C51A0">
      <w:pPr>
        <w:pStyle w:val="Prrafodelista"/>
        <w:spacing w:line="360" w:lineRule="auto"/>
        <w:ind w:left="0"/>
        <w:jc w:val="both"/>
        <w:rPr>
          <w:rFonts w:ascii="Times New Roman" w:eastAsia="Times New Roman" w:hAnsi="Times New Roman" w:cs="Times New Roman"/>
          <w:bCs/>
          <w:lang w:eastAsia="es-CO"/>
        </w:rPr>
      </w:pPr>
    </w:p>
    <w:p w14:paraId="61639510" w14:textId="6F1ECB93" w:rsidR="00D55052" w:rsidRPr="00E07361" w:rsidRDefault="00BE5792" w:rsidP="009C51A0">
      <w:pPr>
        <w:pStyle w:val="Prrafodelista"/>
        <w:spacing w:line="360" w:lineRule="auto"/>
        <w:ind w:left="0"/>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La etapa de transformación se entiende como aquella enfocada específicamente a definir el problema y sus requerimientos, de manera que sea posible generar un modelo orientado a la convergencia necesaria para alcanzar una solución.</w:t>
      </w:r>
      <w:r w:rsidR="00D55052" w:rsidRPr="00E07361">
        <w:rPr>
          <w:rFonts w:ascii="Times New Roman" w:eastAsia="Times New Roman" w:hAnsi="Times New Roman" w:cs="Times New Roman"/>
          <w:bCs/>
          <w:lang w:eastAsia="es-CO"/>
        </w:rPr>
        <w:t xml:space="preserve"> </w:t>
      </w:r>
    </w:p>
    <w:p w14:paraId="445A6838" w14:textId="77777777" w:rsidR="00D55052" w:rsidRPr="00E07361" w:rsidRDefault="00D55052" w:rsidP="009C51A0">
      <w:pPr>
        <w:pStyle w:val="Prrafodelista"/>
        <w:spacing w:line="360" w:lineRule="auto"/>
        <w:ind w:left="0"/>
        <w:jc w:val="both"/>
        <w:rPr>
          <w:rFonts w:ascii="Times New Roman" w:eastAsia="Times New Roman" w:hAnsi="Times New Roman" w:cs="Times New Roman"/>
          <w:bCs/>
          <w:lang w:eastAsia="es-CO"/>
        </w:rPr>
      </w:pPr>
    </w:p>
    <w:p w14:paraId="5B5D0B47" w14:textId="67D36BA7" w:rsidR="00D55052" w:rsidRPr="00E07361" w:rsidRDefault="00BE5792" w:rsidP="009C51A0">
      <w:pPr>
        <w:pStyle w:val="Prrafodelista"/>
        <w:spacing w:line="360" w:lineRule="auto"/>
        <w:ind w:left="0"/>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 xml:space="preserve">La etapa de convergencia puede entenderse como el diseño específicamente hablando, pues una vez se ha configurado el problema y su realidad se posibilita el planteamiento de diversas alternativas de solución y la consecuente elección de la solución definitiva. </w:t>
      </w:r>
    </w:p>
    <w:p w14:paraId="1B8681F4" w14:textId="77777777" w:rsidR="00D55052" w:rsidRPr="00E07361" w:rsidRDefault="00D55052" w:rsidP="009C51A0">
      <w:pPr>
        <w:pStyle w:val="Prrafodelista"/>
        <w:spacing w:line="360" w:lineRule="auto"/>
        <w:ind w:left="0"/>
        <w:jc w:val="both"/>
        <w:rPr>
          <w:rFonts w:ascii="Times New Roman" w:eastAsia="Times New Roman" w:hAnsi="Times New Roman" w:cs="Times New Roman"/>
          <w:bCs/>
          <w:lang w:eastAsia="es-CO"/>
        </w:rPr>
      </w:pPr>
    </w:p>
    <w:p w14:paraId="12343B58" w14:textId="32610D7B" w:rsidR="00D55052" w:rsidRPr="00E07361" w:rsidRDefault="005B76F4" w:rsidP="009C51A0">
      <w:pPr>
        <w:pStyle w:val="Prrafodelista"/>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 xml:space="preserve">La propuesta de </w:t>
      </w:r>
      <w:r w:rsidR="00D55052" w:rsidRPr="00E07361">
        <w:rPr>
          <w:rFonts w:ascii="Times New Roman" w:eastAsia="Times New Roman" w:hAnsi="Times New Roman" w:cs="Times New Roman"/>
          <w:bCs/>
          <w:lang w:eastAsia="es-CO"/>
        </w:rPr>
        <w:t xml:space="preserve">Jones </w:t>
      </w:r>
      <w:r w:rsidR="001A6CF0">
        <w:rPr>
          <w:rFonts w:ascii="Times New Roman" w:eastAsia="Times New Roman" w:hAnsi="Times New Roman" w:cs="Times New Roman"/>
          <w:bCs/>
          <w:lang w:eastAsia="es-CO"/>
        </w:rPr>
        <w:t xml:space="preserve">se caracteriza por abarcar el listado más amplio de métodos o estrategias, que el diseñador puede aplicar en cada una de las etapas mencionadas anteriormente, cuyo propósito consiste en facilitar el proceso de Diseño. Así mismo, plantea </w:t>
      </w:r>
      <w:r w:rsidR="001A6CF0">
        <w:rPr>
          <w:rFonts w:ascii="Times New Roman" w:eastAsia="Times New Roman" w:hAnsi="Times New Roman" w:cs="Times New Roman"/>
          <w:bCs/>
          <w:lang w:eastAsia="es-CO"/>
        </w:rPr>
        <w:lastRenderedPageBreak/>
        <w:t xml:space="preserve">tres conceptos fundamentales en relación al proceso de Diseño: análisis, síntesis y evaluación. Pese a la perspectiva científica </w:t>
      </w:r>
      <w:r w:rsidR="00FF6B32">
        <w:rPr>
          <w:rFonts w:ascii="Times New Roman" w:eastAsia="Times New Roman" w:hAnsi="Times New Roman" w:cs="Times New Roman"/>
          <w:bCs/>
          <w:lang w:eastAsia="es-CO"/>
        </w:rPr>
        <w:t xml:space="preserve">que se percibe en sus postulados, y </w:t>
      </w:r>
      <w:r w:rsidR="001A6CF0">
        <w:rPr>
          <w:rFonts w:ascii="Times New Roman" w:eastAsia="Times New Roman" w:hAnsi="Times New Roman" w:cs="Times New Roman"/>
          <w:bCs/>
          <w:lang w:eastAsia="es-CO"/>
        </w:rPr>
        <w:t xml:space="preserve">que tiende a racionalizar el proceso de Diseño, Jones no pretende encasillar el acto proyectual en un método único, pues </w:t>
      </w:r>
      <w:r w:rsidR="00634C3F">
        <w:rPr>
          <w:rFonts w:ascii="Times New Roman" w:eastAsia="Times New Roman" w:hAnsi="Times New Roman" w:cs="Times New Roman"/>
          <w:bCs/>
          <w:lang w:eastAsia="es-CO"/>
        </w:rPr>
        <w:t>respecto a las tres etapas afirma que</w:t>
      </w:r>
      <w:r w:rsidR="001A6CF0">
        <w:rPr>
          <w:rFonts w:ascii="Times New Roman" w:eastAsia="Times New Roman" w:hAnsi="Times New Roman" w:cs="Times New Roman"/>
          <w:bCs/>
          <w:lang w:eastAsia="es-CO"/>
        </w:rPr>
        <w:t xml:space="preserve"> </w:t>
      </w:r>
      <w:r w:rsidR="00D55052" w:rsidRPr="00E07361">
        <w:rPr>
          <w:rFonts w:ascii="Times New Roman" w:eastAsia="Times New Roman" w:hAnsi="Times New Roman" w:cs="Times New Roman"/>
          <w:bCs/>
          <w:lang w:eastAsia="es-CO"/>
        </w:rPr>
        <w:t xml:space="preserve">“no necesariamente encajan entre sí para formar una estrategia universal compuesta de ciclos aún más detallados” </w:t>
      </w:r>
      <w:r w:rsidR="00634C3F">
        <w:rPr>
          <w:rFonts w:ascii="Times New Roman" w:eastAsia="Times New Roman" w:hAnsi="Times New Roman" w:cs="Times New Roman"/>
          <w:bCs/>
          <w:lang w:eastAsia="es-CO"/>
        </w:rPr>
        <w:t>(</w:t>
      </w:r>
      <w:r w:rsidR="00D55052" w:rsidRPr="00E07361">
        <w:rPr>
          <w:rFonts w:ascii="Times New Roman" w:eastAsia="Times New Roman" w:hAnsi="Times New Roman" w:cs="Times New Roman"/>
          <w:bCs/>
          <w:lang w:eastAsia="es-CO"/>
        </w:rPr>
        <w:t>197</w:t>
      </w:r>
      <w:r w:rsidR="001A6F92">
        <w:rPr>
          <w:rFonts w:ascii="Times New Roman" w:eastAsia="Times New Roman" w:hAnsi="Times New Roman" w:cs="Times New Roman"/>
          <w:bCs/>
          <w:lang w:eastAsia="es-CO"/>
        </w:rPr>
        <w:t>1</w:t>
      </w:r>
      <w:r w:rsidR="00D55052" w:rsidRPr="00E07361">
        <w:rPr>
          <w:rFonts w:ascii="Times New Roman" w:eastAsia="Times New Roman" w:hAnsi="Times New Roman" w:cs="Times New Roman"/>
          <w:bCs/>
          <w:lang w:eastAsia="es-CO"/>
        </w:rPr>
        <w:t>, p.64).</w:t>
      </w:r>
    </w:p>
    <w:p w14:paraId="78D5604E" w14:textId="77777777" w:rsidR="008E0878" w:rsidRPr="00E07361" w:rsidRDefault="008E0878" w:rsidP="009C51A0">
      <w:pPr>
        <w:pStyle w:val="Prrafodelista"/>
        <w:spacing w:line="360" w:lineRule="auto"/>
        <w:ind w:left="0"/>
        <w:jc w:val="both"/>
        <w:rPr>
          <w:rFonts w:ascii="Times New Roman" w:eastAsia="Times New Roman" w:hAnsi="Times New Roman" w:cs="Times New Roman"/>
          <w:bCs/>
          <w:lang w:eastAsia="es-CO"/>
        </w:rPr>
      </w:pPr>
    </w:p>
    <w:p w14:paraId="2CDC792A" w14:textId="09139D5F" w:rsidR="00795752" w:rsidRDefault="008E0878" w:rsidP="009C51A0">
      <w:pPr>
        <w:pStyle w:val="Prrafodelista"/>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 xml:space="preserve">Es así como la concepción inicial del proceso de Diseño y su aspecto metodológico desde una perspectiva cientificista inicia una transición hacia una perspectiva que corresponde a su naturaleza disciplinar. </w:t>
      </w:r>
      <w:r w:rsidR="00E27361">
        <w:rPr>
          <w:rFonts w:ascii="Times New Roman" w:eastAsia="Times New Roman" w:hAnsi="Times New Roman" w:cs="Times New Roman"/>
          <w:bCs/>
          <w:lang w:eastAsia="es-CO"/>
        </w:rPr>
        <w:t xml:space="preserve">Lo anterior puede entenderse como un cambio de paradigma identificado precisamente en teóricos del Diseño caracterizados por su tradición cientificista. En ese contexto, Christopher Alexander y John Christopher Jones expresan </w:t>
      </w:r>
      <w:r w:rsidR="006D2AB8">
        <w:rPr>
          <w:rFonts w:ascii="Times New Roman" w:eastAsia="Times New Roman" w:hAnsi="Times New Roman" w:cs="Times New Roman"/>
          <w:bCs/>
          <w:lang w:eastAsia="es-CO"/>
        </w:rPr>
        <w:t>su</w:t>
      </w:r>
      <w:r w:rsidR="00E27361">
        <w:rPr>
          <w:rFonts w:ascii="Times New Roman" w:eastAsia="Times New Roman" w:hAnsi="Times New Roman" w:cs="Times New Roman"/>
          <w:bCs/>
          <w:lang w:eastAsia="es-CO"/>
        </w:rPr>
        <w:t xml:space="preserve"> desmotivación frente a una actividad proyectual que se ha encasillado en procesos sistemáticos y rígidos, motivo por el cual re orientan su visión tradicional; sumado a lo anterior se identifica que frente a la práctica profesional del Diseño no existe mayor prueba de la efectividad existente al implementar métodos científicos. En ese sentido</w:t>
      </w:r>
      <w:r w:rsidR="00E67AC3">
        <w:rPr>
          <w:rFonts w:ascii="Times New Roman" w:eastAsia="Times New Roman" w:hAnsi="Times New Roman" w:cs="Times New Roman"/>
          <w:bCs/>
          <w:lang w:eastAsia="es-CO"/>
        </w:rPr>
        <w:t>, Alexander afirma que mientras</w:t>
      </w:r>
      <w:r w:rsidR="006D2AB8">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eastAsia="es-CO"/>
        </w:rPr>
        <w:t>“los científicos intentan identificar los componentes de estructuras existentes, los diseñadores intentan configurar los componentes de nuevas estructuras”</w:t>
      </w:r>
      <w:r w:rsidRPr="00E07361">
        <w:rPr>
          <w:rFonts w:ascii="Times New Roman" w:eastAsia="Times New Roman" w:hAnsi="Times New Roman" w:cs="Times New Roman"/>
          <w:bCs/>
          <w:i/>
          <w:lang w:eastAsia="es-CO"/>
        </w:rPr>
        <w:t xml:space="preserve"> </w:t>
      </w:r>
      <w:r w:rsidRPr="00E07361">
        <w:rPr>
          <w:rFonts w:ascii="Times New Roman" w:eastAsia="Times New Roman" w:hAnsi="Times New Roman" w:cs="Times New Roman"/>
          <w:bCs/>
          <w:lang w:eastAsia="es-CO"/>
        </w:rPr>
        <w:t>(Alexander, 1976).</w:t>
      </w:r>
    </w:p>
    <w:p w14:paraId="2120F83B" w14:textId="77777777" w:rsidR="002D53FF" w:rsidRDefault="002D53FF" w:rsidP="009C51A0">
      <w:pPr>
        <w:pStyle w:val="Prrafodelista"/>
        <w:spacing w:line="360" w:lineRule="auto"/>
        <w:ind w:left="0"/>
        <w:jc w:val="both"/>
        <w:rPr>
          <w:rFonts w:ascii="Times New Roman" w:eastAsia="Times New Roman" w:hAnsi="Times New Roman" w:cs="Times New Roman"/>
          <w:bCs/>
          <w:lang w:eastAsia="es-CO"/>
        </w:rPr>
      </w:pPr>
    </w:p>
    <w:p w14:paraId="08DFBD36" w14:textId="062FEF22" w:rsidR="00154333" w:rsidRDefault="002D53FF" w:rsidP="009C51A0">
      <w:pPr>
        <w:pStyle w:val="Prrafodelista"/>
        <w:spacing w:line="360" w:lineRule="auto"/>
        <w:ind w:left="0"/>
        <w:jc w:val="both"/>
        <w:rPr>
          <w:rFonts w:ascii="Times New Roman" w:eastAsia="Times New Roman" w:hAnsi="Times New Roman" w:cs="Times New Roman"/>
          <w:bCs/>
          <w:lang w:eastAsia="es-CO"/>
        </w:rPr>
      </w:pPr>
      <w:r w:rsidRPr="008F0071">
        <w:rPr>
          <w:rFonts w:ascii="Times New Roman" w:eastAsia="Times New Roman" w:hAnsi="Times New Roman" w:cs="Times New Roman"/>
          <w:bCs/>
          <w:lang w:eastAsia="es-CO"/>
        </w:rPr>
        <w:t>Igualmente, Buchanan (1992)</w:t>
      </w:r>
      <w:r>
        <w:rPr>
          <w:rFonts w:ascii="Times New Roman" w:eastAsia="Times New Roman" w:hAnsi="Times New Roman" w:cs="Times New Roman"/>
          <w:bCs/>
          <w:lang w:eastAsia="es-CO"/>
        </w:rPr>
        <w:t xml:space="preserve"> </w:t>
      </w:r>
      <w:r w:rsidR="00041F7F">
        <w:rPr>
          <w:rFonts w:ascii="Times New Roman" w:eastAsia="Times New Roman" w:hAnsi="Times New Roman" w:cs="Times New Roman"/>
          <w:bCs/>
          <w:lang w:eastAsia="es-CO"/>
        </w:rPr>
        <w:t>hace una</w:t>
      </w:r>
      <w:r w:rsidR="00154333">
        <w:rPr>
          <w:rFonts w:ascii="Times New Roman" w:eastAsia="Times New Roman" w:hAnsi="Times New Roman" w:cs="Times New Roman"/>
          <w:bCs/>
          <w:lang w:eastAsia="es-CO"/>
        </w:rPr>
        <w:t xml:space="preserve"> referencia al modelo alternativo de proceso de </w:t>
      </w:r>
      <w:r w:rsidR="006D2AB8">
        <w:rPr>
          <w:rFonts w:ascii="Times New Roman" w:eastAsia="Times New Roman" w:hAnsi="Times New Roman" w:cs="Times New Roman"/>
          <w:bCs/>
          <w:lang w:eastAsia="es-CO"/>
        </w:rPr>
        <w:t>Diseño que</w:t>
      </w:r>
      <w:r w:rsidR="00154333">
        <w:rPr>
          <w:rFonts w:ascii="Times New Roman" w:eastAsia="Times New Roman" w:hAnsi="Times New Roman" w:cs="Times New Roman"/>
          <w:bCs/>
          <w:lang w:eastAsia="es-CO"/>
        </w:rPr>
        <w:t xml:space="preserve"> Horst Rittel en los años sesenta propone, frente al modelo lineal existente. Rittel propone dos fases distintas generales:</w:t>
      </w:r>
    </w:p>
    <w:p w14:paraId="0A6A88ED" w14:textId="77777777" w:rsidR="00154333" w:rsidRDefault="00154333" w:rsidP="009C51A0">
      <w:pPr>
        <w:pStyle w:val="Prrafodelista"/>
        <w:numPr>
          <w:ilvl w:val="0"/>
          <w:numId w:val="8"/>
        </w:numPr>
        <w:spacing w:line="360" w:lineRule="auto"/>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Definición del problema: consiste en una secuencia analítica en la cual se determinan tanto los elementos del problema como los requerimientos que la solución debe tener para ser exitosa.</w:t>
      </w:r>
    </w:p>
    <w:p w14:paraId="3413AA70" w14:textId="77777777" w:rsidR="008F0071" w:rsidRDefault="00154333" w:rsidP="008F0071">
      <w:pPr>
        <w:pStyle w:val="Prrafodelista"/>
        <w:numPr>
          <w:ilvl w:val="0"/>
          <w:numId w:val="8"/>
        </w:numPr>
        <w:spacing w:line="360" w:lineRule="auto"/>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 xml:space="preserve">Solución del problema: </w:t>
      </w:r>
      <w:r w:rsidRPr="00F76EEF">
        <w:rPr>
          <w:rFonts w:ascii="Times New Roman" w:eastAsia="Times New Roman" w:hAnsi="Times New Roman" w:cs="Times New Roman"/>
          <w:bCs/>
          <w:lang w:eastAsia="es-CO"/>
        </w:rPr>
        <w:t>consiste en una secuencia sintética en la cual se combinan varios requerimientos</w:t>
      </w:r>
      <w:r w:rsidR="008F0071" w:rsidRPr="00F76EEF">
        <w:rPr>
          <w:rFonts w:ascii="Times New Roman" w:eastAsia="Times New Roman" w:hAnsi="Times New Roman" w:cs="Times New Roman"/>
          <w:bCs/>
          <w:lang w:eastAsia="es-CO"/>
        </w:rPr>
        <w:t xml:space="preserve"> que llevan a la producción final de la solución.</w:t>
      </w:r>
    </w:p>
    <w:p w14:paraId="717E6952" w14:textId="77777777" w:rsidR="009C51A0" w:rsidRPr="009C51A0" w:rsidRDefault="009C51A0" w:rsidP="009C51A0">
      <w:pPr>
        <w:pStyle w:val="Prrafodelista"/>
        <w:spacing w:line="360" w:lineRule="auto"/>
        <w:ind w:left="1069"/>
        <w:jc w:val="both"/>
        <w:rPr>
          <w:rFonts w:ascii="Times New Roman" w:eastAsia="Times New Roman" w:hAnsi="Times New Roman" w:cs="Times New Roman"/>
          <w:bCs/>
          <w:lang w:eastAsia="es-CO"/>
        </w:rPr>
      </w:pPr>
    </w:p>
    <w:p w14:paraId="199B5871" w14:textId="77777777" w:rsidR="008F0071" w:rsidRPr="003F33A2" w:rsidRDefault="008F0071" w:rsidP="008F0071">
      <w:pPr>
        <w:spacing w:line="360" w:lineRule="auto"/>
        <w:jc w:val="both"/>
        <w:rPr>
          <w:rFonts w:ascii="Times New Roman" w:eastAsia="Times New Roman" w:hAnsi="Times New Roman" w:cs="Times New Roman"/>
          <w:bCs/>
          <w:sz w:val="24"/>
          <w:szCs w:val="24"/>
          <w:lang w:eastAsia="es-CO"/>
        </w:rPr>
      </w:pPr>
      <w:r w:rsidRPr="00F76EEF">
        <w:rPr>
          <w:rFonts w:ascii="Times New Roman" w:eastAsia="Times New Roman" w:hAnsi="Times New Roman" w:cs="Times New Roman"/>
          <w:bCs/>
          <w:sz w:val="24"/>
          <w:szCs w:val="24"/>
          <w:lang w:eastAsia="es-CO"/>
        </w:rPr>
        <w:t xml:space="preserve">A pesar de constituir una síntesis del modelo lineal, Buchanan advierte que para la época </w:t>
      </w:r>
      <w:r w:rsidRPr="003F33A2">
        <w:rPr>
          <w:rFonts w:ascii="Times New Roman" w:eastAsia="Times New Roman" w:hAnsi="Times New Roman" w:cs="Times New Roman"/>
          <w:bCs/>
          <w:sz w:val="24"/>
          <w:szCs w:val="24"/>
          <w:lang w:eastAsia="es-CO"/>
        </w:rPr>
        <w:t>existían muchas variaciones de dicho modelo, lo cual deja ver que la secuencialidad y rigidez del modelo es cuestionable. Al respecto señala que:</w:t>
      </w:r>
    </w:p>
    <w:p w14:paraId="779C9F05" w14:textId="77777777" w:rsidR="00154333" w:rsidRPr="003F33A2" w:rsidRDefault="008F0071" w:rsidP="003F33A2">
      <w:pPr>
        <w:spacing w:line="360" w:lineRule="auto"/>
        <w:ind w:left="567" w:firstLine="142"/>
        <w:jc w:val="both"/>
        <w:rPr>
          <w:rFonts w:ascii="Times New Roman" w:eastAsia="Times New Roman" w:hAnsi="Times New Roman" w:cs="Times New Roman"/>
          <w:bCs/>
          <w:sz w:val="24"/>
          <w:szCs w:val="24"/>
          <w:lang w:eastAsia="es-CO"/>
        </w:rPr>
      </w:pPr>
      <w:r w:rsidRPr="003F33A2">
        <w:rPr>
          <w:rFonts w:ascii="Times New Roman" w:eastAsia="Times New Roman" w:hAnsi="Times New Roman" w:cs="Times New Roman"/>
          <w:bCs/>
          <w:sz w:val="24"/>
          <w:szCs w:val="24"/>
          <w:lang w:eastAsia="es-CO"/>
        </w:rPr>
        <w:lastRenderedPageBreak/>
        <w:t>[…] algunos críticos fueron rápidos en</w:t>
      </w:r>
      <w:r w:rsidR="003F33A2" w:rsidRPr="003F33A2">
        <w:rPr>
          <w:rFonts w:ascii="Times New Roman" w:eastAsia="Times New Roman" w:hAnsi="Times New Roman" w:cs="Times New Roman"/>
          <w:bCs/>
          <w:sz w:val="24"/>
          <w:szCs w:val="24"/>
          <w:lang w:eastAsia="es-CO"/>
        </w:rPr>
        <w:t xml:space="preserve"> señalar dos puntos débiles: uno</w:t>
      </w:r>
      <w:r w:rsidRPr="003F33A2">
        <w:rPr>
          <w:rFonts w:ascii="Times New Roman" w:eastAsia="Times New Roman" w:hAnsi="Times New Roman" w:cs="Times New Roman"/>
          <w:bCs/>
          <w:sz w:val="24"/>
          <w:szCs w:val="24"/>
          <w:lang w:eastAsia="es-CO"/>
        </w:rPr>
        <w:t>, la actual secuenci</w:t>
      </w:r>
      <w:r w:rsidR="003F33A2" w:rsidRPr="003F33A2">
        <w:rPr>
          <w:rFonts w:ascii="Times New Roman" w:eastAsia="Times New Roman" w:hAnsi="Times New Roman" w:cs="Times New Roman"/>
          <w:bCs/>
          <w:sz w:val="24"/>
          <w:szCs w:val="24"/>
          <w:lang w:eastAsia="es-CO"/>
        </w:rPr>
        <w:t>a de pensamiento del diseño y la</w:t>
      </w:r>
      <w:r w:rsidRPr="003F33A2">
        <w:rPr>
          <w:rFonts w:ascii="Times New Roman" w:eastAsia="Times New Roman" w:hAnsi="Times New Roman" w:cs="Times New Roman"/>
          <w:bCs/>
          <w:sz w:val="24"/>
          <w:szCs w:val="24"/>
          <w:lang w:eastAsia="es-CO"/>
        </w:rPr>
        <w:t xml:space="preserve"> </w:t>
      </w:r>
      <w:r w:rsidR="003F33A2" w:rsidRPr="003F33A2">
        <w:rPr>
          <w:rFonts w:ascii="Times New Roman" w:eastAsia="Times New Roman" w:hAnsi="Times New Roman" w:cs="Times New Roman"/>
          <w:bCs/>
          <w:sz w:val="24"/>
          <w:szCs w:val="24"/>
          <w:lang w:eastAsia="es-CO"/>
        </w:rPr>
        <w:t>toma</w:t>
      </w:r>
      <w:r w:rsidRPr="003F33A2">
        <w:rPr>
          <w:rFonts w:ascii="Times New Roman" w:eastAsia="Times New Roman" w:hAnsi="Times New Roman" w:cs="Times New Roman"/>
          <w:bCs/>
          <w:sz w:val="24"/>
          <w:szCs w:val="24"/>
          <w:lang w:eastAsia="es-CO"/>
        </w:rPr>
        <w:t xml:space="preserve"> </w:t>
      </w:r>
      <w:r w:rsidR="003F33A2" w:rsidRPr="003F33A2">
        <w:rPr>
          <w:rFonts w:ascii="Times New Roman" w:eastAsia="Times New Roman" w:hAnsi="Times New Roman" w:cs="Times New Roman"/>
          <w:bCs/>
          <w:sz w:val="24"/>
          <w:szCs w:val="24"/>
          <w:lang w:eastAsia="es-CO"/>
        </w:rPr>
        <w:t xml:space="preserve">de </w:t>
      </w:r>
      <w:r w:rsidRPr="003F33A2">
        <w:rPr>
          <w:rFonts w:ascii="Times New Roman" w:eastAsia="Times New Roman" w:hAnsi="Times New Roman" w:cs="Times New Roman"/>
          <w:bCs/>
          <w:sz w:val="24"/>
          <w:szCs w:val="24"/>
          <w:lang w:eastAsia="es-CO"/>
        </w:rPr>
        <w:t xml:space="preserve">decisiones, no es un </w:t>
      </w:r>
      <w:r w:rsidR="003F33A2" w:rsidRPr="003F33A2">
        <w:rPr>
          <w:rFonts w:ascii="Times New Roman" w:eastAsia="Times New Roman" w:hAnsi="Times New Roman" w:cs="Times New Roman"/>
          <w:bCs/>
          <w:sz w:val="24"/>
          <w:szCs w:val="24"/>
          <w:lang w:eastAsia="es-CO"/>
        </w:rPr>
        <w:t xml:space="preserve">simple proceso lineal; </w:t>
      </w:r>
      <w:r w:rsidRPr="003F33A2">
        <w:rPr>
          <w:rFonts w:ascii="Times New Roman" w:eastAsia="Times New Roman" w:hAnsi="Times New Roman" w:cs="Times New Roman"/>
          <w:bCs/>
          <w:sz w:val="24"/>
          <w:szCs w:val="24"/>
          <w:lang w:eastAsia="es-CO"/>
        </w:rPr>
        <w:t xml:space="preserve">y dos, los problemas </w:t>
      </w:r>
      <w:r w:rsidR="003F33A2" w:rsidRPr="003F33A2">
        <w:rPr>
          <w:rFonts w:ascii="Times New Roman" w:eastAsia="Times New Roman" w:hAnsi="Times New Roman" w:cs="Times New Roman"/>
          <w:bCs/>
          <w:sz w:val="24"/>
          <w:szCs w:val="24"/>
          <w:lang w:eastAsia="es-CO"/>
        </w:rPr>
        <w:t>abordados</w:t>
      </w:r>
      <w:r w:rsidRPr="003F33A2">
        <w:rPr>
          <w:rFonts w:ascii="Times New Roman" w:eastAsia="Times New Roman" w:hAnsi="Times New Roman" w:cs="Times New Roman"/>
          <w:bCs/>
          <w:sz w:val="24"/>
          <w:szCs w:val="24"/>
          <w:lang w:eastAsia="es-CO"/>
        </w:rPr>
        <w:t xml:space="preserve"> por los diseñadores en la práctica actual, no desembocan en ningún análisis ni en síntesis lineal hasta ahora propuesto</w:t>
      </w:r>
      <w:r w:rsidR="003F33A2" w:rsidRPr="003F33A2">
        <w:rPr>
          <w:rFonts w:ascii="Times New Roman" w:eastAsia="Times New Roman" w:hAnsi="Times New Roman" w:cs="Times New Roman"/>
          <w:bCs/>
          <w:sz w:val="24"/>
          <w:szCs w:val="24"/>
          <w:lang w:eastAsia="es-CO"/>
        </w:rPr>
        <w:t>s</w:t>
      </w:r>
      <w:r w:rsidRPr="003F33A2">
        <w:rPr>
          <w:rFonts w:ascii="Times New Roman" w:eastAsia="Times New Roman" w:hAnsi="Times New Roman" w:cs="Times New Roman"/>
          <w:bCs/>
          <w:sz w:val="24"/>
          <w:szCs w:val="24"/>
          <w:lang w:eastAsia="es-CO"/>
        </w:rPr>
        <w:t>.</w:t>
      </w:r>
      <w:r w:rsidR="00F76EEF" w:rsidRPr="003F33A2">
        <w:rPr>
          <w:rFonts w:ascii="Times New Roman" w:eastAsia="Times New Roman" w:hAnsi="Times New Roman" w:cs="Times New Roman"/>
          <w:bCs/>
          <w:sz w:val="24"/>
          <w:szCs w:val="24"/>
          <w:lang w:eastAsia="es-CO"/>
        </w:rPr>
        <w:t xml:space="preserve"> (1992, p.1</w:t>
      </w:r>
      <w:r w:rsidR="003F33A2">
        <w:rPr>
          <w:rFonts w:ascii="Times New Roman" w:eastAsia="Times New Roman" w:hAnsi="Times New Roman" w:cs="Times New Roman"/>
          <w:bCs/>
          <w:sz w:val="24"/>
          <w:szCs w:val="24"/>
          <w:lang w:eastAsia="es-CO"/>
        </w:rPr>
        <w:t>5</w:t>
      </w:r>
      <w:r w:rsidR="00F76EEF" w:rsidRPr="003F33A2">
        <w:rPr>
          <w:rFonts w:ascii="Times New Roman" w:eastAsia="Times New Roman" w:hAnsi="Times New Roman" w:cs="Times New Roman"/>
          <w:bCs/>
          <w:sz w:val="24"/>
          <w:szCs w:val="24"/>
          <w:lang w:eastAsia="es-CO"/>
        </w:rPr>
        <w:t>)”</w:t>
      </w:r>
    </w:p>
    <w:p w14:paraId="4E8D76F4" w14:textId="77777777" w:rsidR="002D53FF" w:rsidRPr="00F76EEF" w:rsidRDefault="008F0071" w:rsidP="00E07361">
      <w:pPr>
        <w:pStyle w:val="Prrafodelista"/>
        <w:spacing w:line="360" w:lineRule="auto"/>
        <w:ind w:left="0"/>
        <w:jc w:val="both"/>
        <w:rPr>
          <w:rFonts w:ascii="Times New Roman" w:eastAsia="Times New Roman" w:hAnsi="Times New Roman" w:cs="Times New Roman"/>
          <w:bCs/>
          <w:lang w:eastAsia="es-CO"/>
        </w:rPr>
      </w:pPr>
      <w:r w:rsidRPr="00F76EEF">
        <w:rPr>
          <w:rFonts w:ascii="Times New Roman" w:eastAsia="Times New Roman" w:hAnsi="Times New Roman" w:cs="Times New Roman"/>
          <w:bCs/>
          <w:lang w:eastAsia="es-CO"/>
        </w:rPr>
        <w:t>Buchanan, a partir de esta referencia desarrolla</w:t>
      </w:r>
      <w:r w:rsidR="00041F7F" w:rsidRPr="00F76EEF">
        <w:rPr>
          <w:rFonts w:ascii="Times New Roman" w:eastAsia="Times New Roman" w:hAnsi="Times New Roman" w:cs="Times New Roman"/>
          <w:bCs/>
          <w:lang w:eastAsia="es-CO"/>
        </w:rPr>
        <w:t xml:space="preserve"> </w:t>
      </w:r>
      <w:r w:rsidRPr="00F76EEF">
        <w:rPr>
          <w:rFonts w:ascii="Times New Roman" w:eastAsia="Times New Roman" w:hAnsi="Times New Roman" w:cs="Times New Roman"/>
          <w:bCs/>
          <w:lang w:eastAsia="es-CO"/>
        </w:rPr>
        <w:t>una interesante descripción de la complejidad que poseen los problemas de Diseño, que denomina como “perversos”, complejidad</w:t>
      </w:r>
      <w:r w:rsidR="00041F7F" w:rsidRPr="00F76EEF">
        <w:rPr>
          <w:rFonts w:ascii="Times New Roman" w:eastAsia="Times New Roman" w:hAnsi="Times New Roman" w:cs="Times New Roman"/>
          <w:bCs/>
          <w:lang w:eastAsia="es-CO"/>
        </w:rPr>
        <w:t xml:space="preserve"> </w:t>
      </w:r>
      <w:r w:rsidRPr="00F76EEF">
        <w:rPr>
          <w:rFonts w:ascii="Times New Roman" w:eastAsia="Times New Roman" w:hAnsi="Times New Roman" w:cs="Times New Roman"/>
          <w:bCs/>
          <w:lang w:eastAsia="es-CO"/>
        </w:rPr>
        <w:t>que hace necesaria una</w:t>
      </w:r>
      <w:r w:rsidR="0021415D" w:rsidRPr="00F76EEF">
        <w:rPr>
          <w:rFonts w:ascii="Times New Roman" w:eastAsia="Times New Roman" w:hAnsi="Times New Roman" w:cs="Times New Roman"/>
          <w:bCs/>
          <w:lang w:eastAsia="es-CO"/>
        </w:rPr>
        <w:t xml:space="preserve"> estructura de pensamiento </w:t>
      </w:r>
      <w:r w:rsidR="009C51A0">
        <w:rPr>
          <w:rFonts w:ascii="Times New Roman" w:eastAsia="Times New Roman" w:hAnsi="Times New Roman" w:cs="Times New Roman"/>
          <w:bCs/>
          <w:lang w:eastAsia="es-CO"/>
        </w:rPr>
        <w:t xml:space="preserve">particular </w:t>
      </w:r>
      <w:r w:rsidR="0021415D" w:rsidRPr="00F76EEF">
        <w:rPr>
          <w:rFonts w:ascii="Times New Roman" w:eastAsia="Times New Roman" w:hAnsi="Times New Roman" w:cs="Times New Roman"/>
          <w:bCs/>
          <w:lang w:eastAsia="es-CO"/>
        </w:rPr>
        <w:t>denominada precisamente como</w:t>
      </w:r>
      <w:r w:rsidRPr="00F76EEF">
        <w:rPr>
          <w:rFonts w:ascii="Times New Roman" w:eastAsia="Times New Roman" w:hAnsi="Times New Roman" w:cs="Times New Roman"/>
          <w:bCs/>
          <w:lang w:eastAsia="es-CO"/>
        </w:rPr>
        <w:t xml:space="preserve"> pensamiento de Diseño y que es característica de la práctica proyectual.</w:t>
      </w:r>
    </w:p>
    <w:p w14:paraId="24195D76" w14:textId="77777777" w:rsidR="00906DA3" w:rsidRPr="00E07361" w:rsidRDefault="00906DA3" w:rsidP="00E07361">
      <w:pPr>
        <w:pStyle w:val="Prrafodelista"/>
        <w:spacing w:line="360" w:lineRule="auto"/>
        <w:ind w:left="0"/>
        <w:jc w:val="both"/>
        <w:rPr>
          <w:rFonts w:ascii="Times New Roman" w:hAnsi="Times New Roman" w:cs="Times New Roman"/>
        </w:rPr>
      </w:pPr>
    </w:p>
    <w:p w14:paraId="7C25558F" w14:textId="77E7D017" w:rsidR="004A7738" w:rsidRDefault="003F33A2" w:rsidP="00E07361">
      <w:pPr>
        <w:pStyle w:val="Prrafodelista"/>
        <w:spacing w:line="360" w:lineRule="auto"/>
        <w:ind w:left="0"/>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Posteriormente, la</w:t>
      </w:r>
      <w:r w:rsidR="00C63FD1" w:rsidRPr="00E07361">
        <w:rPr>
          <w:rFonts w:ascii="Times New Roman" w:eastAsia="Times New Roman" w:hAnsi="Times New Roman" w:cs="Times New Roman"/>
          <w:bCs/>
          <w:lang w:eastAsia="es-CO"/>
        </w:rPr>
        <w:t xml:space="preserve"> transición del proceso de Diseño hacia su naturaleza disciplinar es evidente en los </w:t>
      </w:r>
      <w:r w:rsidR="006D2AB8">
        <w:rPr>
          <w:rFonts w:ascii="Times New Roman" w:eastAsia="Times New Roman" w:hAnsi="Times New Roman" w:cs="Times New Roman"/>
          <w:bCs/>
          <w:lang w:eastAsia="es-CO"/>
        </w:rPr>
        <w:t>postulados</w:t>
      </w:r>
      <w:r w:rsidR="006D2AB8" w:rsidRPr="00E07361">
        <w:rPr>
          <w:rFonts w:ascii="Times New Roman" w:eastAsia="Times New Roman" w:hAnsi="Times New Roman" w:cs="Times New Roman"/>
          <w:bCs/>
          <w:lang w:eastAsia="es-CO"/>
        </w:rPr>
        <w:t xml:space="preserve"> </w:t>
      </w:r>
      <w:r w:rsidR="006D2AB8">
        <w:rPr>
          <w:rFonts w:ascii="Times New Roman" w:eastAsia="Times New Roman" w:hAnsi="Times New Roman" w:cs="Times New Roman"/>
          <w:bCs/>
          <w:lang w:eastAsia="es-CO"/>
        </w:rPr>
        <w:t xml:space="preserve">de </w:t>
      </w:r>
      <w:r w:rsidR="00FE0BE4">
        <w:rPr>
          <w:rFonts w:ascii="Times New Roman" w:eastAsia="Times New Roman" w:hAnsi="Times New Roman" w:cs="Times New Roman"/>
          <w:bCs/>
          <w:lang w:eastAsia="es-CO"/>
        </w:rPr>
        <w:t xml:space="preserve">Bruno Munari, quien plantea el proceso de Diseño orientado a un método proyectual como </w:t>
      </w:r>
      <w:r w:rsidR="00906DA3" w:rsidRPr="00E07361">
        <w:rPr>
          <w:rFonts w:ascii="Times New Roman" w:eastAsia="Times New Roman" w:hAnsi="Times New Roman" w:cs="Times New Roman"/>
          <w:bCs/>
          <w:lang w:eastAsia="es-CO"/>
        </w:rPr>
        <w:t>“una serie de operaciones necesarias dispuestas en un orden lógico dictado por la experiencia” (Munari, 200</w:t>
      </w:r>
      <w:r w:rsidR="001A6F92">
        <w:rPr>
          <w:rFonts w:ascii="Times New Roman" w:eastAsia="Times New Roman" w:hAnsi="Times New Roman" w:cs="Times New Roman"/>
          <w:bCs/>
          <w:lang w:eastAsia="es-CO"/>
        </w:rPr>
        <w:t>4</w:t>
      </w:r>
      <w:r w:rsidR="00906DA3" w:rsidRPr="00E07361">
        <w:rPr>
          <w:rFonts w:ascii="Times New Roman" w:eastAsia="Times New Roman" w:hAnsi="Times New Roman" w:cs="Times New Roman"/>
          <w:bCs/>
          <w:lang w:eastAsia="es-CO"/>
        </w:rPr>
        <w:t xml:space="preserve">, p.18). Esta afirmación deja ver rasgos de esa nueva concepción del proceso de Diseño, pues </w:t>
      </w:r>
      <w:r w:rsidR="006D2AB8">
        <w:rPr>
          <w:rFonts w:ascii="Times New Roman" w:eastAsia="Times New Roman" w:hAnsi="Times New Roman" w:cs="Times New Roman"/>
          <w:bCs/>
          <w:lang w:eastAsia="es-CO"/>
        </w:rPr>
        <w:t>c</w:t>
      </w:r>
      <w:r w:rsidR="004A7738">
        <w:rPr>
          <w:rFonts w:ascii="Times New Roman" w:eastAsia="Times New Roman" w:hAnsi="Times New Roman" w:cs="Times New Roman"/>
          <w:bCs/>
          <w:lang w:eastAsia="es-CO"/>
        </w:rPr>
        <w:t>oncibe la experiencia propia del diseñador como el elemento principal desde el cual se organizan de manera lógica dichas operaciones.</w:t>
      </w:r>
      <w:r w:rsidR="004A7738" w:rsidRPr="00E07361" w:rsidDel="004A7738">
        <w:rPr>
          <w:rFonts w:ascii="Times New Roman" w:eastAsia="Times New Roman" w:hAnsi="Times New Roman" w:cs="Times New Roman"/>
          <w:bCs/>
          <w:lang w:eastAsia="es-CO"/>
        </w:rPr>
        <w:t xml:space="preserve"> </w:t>
      </w:r>
    </w:p>
    <w:p w14:paraId="34C861C8" w14:textId="77777777" w:rsidR="006D2AB8" w:rsidRDefault="006D2AB8" w:rsidP="00E07361">
      <w:pPr>
        <w:pStyle w:val="Prrafodelista"/>
        <w:spacing w:line="360" w:lineRule="auto"/>
        <w:ind w:left="0"/>
        <w:jc w:val="both"/>
        <w:rPr>
          <w:rFonts w:ascii="Times New Roman" w:eastAsia="Times New Roman" w:hAnsi="Times New Roman" w:cs="Times New Roman"/>
          <w:bCs/>
          <w:lang w:eastAsia="es-CO"/>
        </w:rPr>
      </w:pPr>
    </w:p>
    <w:p w14:paraId="7C234424" w14:textId="098FDD05" w:rsidR="00906DA3" w:rsidRPr="006D2AB8" w:rsidRDefault="00906DA3" w:rsidP="00E07361">
      <w:pPr>
        <w:pStyle w:val="Prrafodelista"/>
        <w:spacing w:line="360" w:lineRule="auto"/>
        <w:ind w:left="0"/>
        <w:jc w:val="both"/>
        <w:rPr>
          <w:rFonts w:ascii="Times New Roman" w:eastAsia="Times New Roman" w:hAnsi="Times New Roman" w:cs="Times New Roman"/>
          <w:bCs/>
          <w:lang w:val="es-ES" w:eastAsia="es-CO"/>
        </w:rPr>
      </w:pPr>
      <w:r w:rsidRPr="00E07361">
        <w:rPr>
          <w:rFonts w:ascii="Times New Roman" w:eastAsia="Times New Roman" w:hAnsi="Times New Roman" w:cs="Times New Roman"/>
          <w:bCs/>
          <w:lang w:eastAsia="es-CO"/>
        </w:rPr>
        <w:t xml:space="preserve">Interpretando lo anterior, podemos entender por </w:t>
      </w:r>
      <w:r w:rsidR="009C51A0">
        <w:rPr>
          <w:rFonts w:ascii="Times New Roman" w:eastAsia="Times New Roman" w:hAnsi="Times New Roman" w:cs="Times New Roman"/>
          <w:bCs/>
          <w:lang w:eastAsia="es-CO"/>
        </w:rPr>
        <w:t>“ordenar”</w:t>
      </w:r>
      <w:r w:rsidRPr="00E07361">
        <w:rPr>
          <w:rFonts w:ascii="Times New Roman" w:eastAsia="Times New Roman" w:hAnsi="Times New Roman" w:cs="Times New Roman"/>
          <w:bCs/>
          <w:lang w:eastAsia="es-CO"/>
        </w:rPr>
        <w:t xml:space="preserve"> la acción </w:t>
      </w:r>
      <w:r w:rsidR="006D2AB8">
        <w:rPr>
          <w:rFonts w:ascii="Times New Roman" w:eastAsia="Times New Roman" w:hAnsi="Times New Roman" w:cs="Times New Roman"/>
          <w:bCs/>
          <w:lang w:eastAsia="es-CO"/>
        </w:rPr>
        <w:t>de tomar</w:t>
      </w:r>
      <w:r w:rsidR="004A7738">
        <w:rPr>
          <w:rFonts w:ascii="Times New Roman" w:eastAsia="Times New Roman" w:hAnsi="Times New Roman" w:cs="Times New Roman"/>
          <w:bCs/>
          <w:lang w:eastAsia="es-CO"/>
        </w:rPr>
        <w:t xml:space="preserve"> decisiones a lo largo del proceso de Diseño fundamentadas en </w:t>
      </w:r>
      <w:r w:rsidR="005E6DC1">
        <w:rPr>
          <w:rFonts w:ascii="Times New Roman" w:eastAsia="Times New Roman" w:hAnsi="Times New Roman" w:cs="Times New Roman"/>
          <w:bCs/>
          <w:lang w:eastAsia="es-CO"/>
        </w:rPr>
        <w:t xml:space="preserve">la particular comprensión del contexto que cada diseñador desarrolla. Precisamente Munari hace alusión a esta afirmación cuando presenta el ejemplo del </w:t>
      </w:r>
      <w:r w:rsidR="005E6DC1" w:rsidRPr="00AE4255">
        <w:rPr>
          <w:rFonts w:ascii="Times New Roman" w:eastAsia="Times New Roman" w:hAnsi="Times New Roman" w:cs="Times New Roman"/>
          <w:bCs/>
          <w:i/>
          <w:lang w:eastAsia="es-CO"/>
        </w:rPr>
        <w:t>arroz verde</w:t>
      </w:r>
      <w:r w:rsidR="005E6DC1">
        <w:rPr>
          <w:rFonts w:ascii="Times New Roman" w:eastAsia="Times New Roman" w:hAnsi="Times New Roman" w:cs="Times New Roman"/>
          <w:bCs/>
          <w:lang w:eastAsia="es-CO"/>
        </w:rPr>
        <w:t xml:space="preserve">, el cual consiste en una descripción </w:t>
      </w:r>
      <w:r w:rsidR="00FD4291">
        <w:rPr>
          <w:rFonts w:ascii="Times New Roman" w:eastAsia="Times New Roman" w:hAnsi="Times New Roman" w:cs="Times New Roman"/>
          <w:bCs/>
          <w:lang w:eastAsia="es-CO"/>
        </w:rPr>
        <w:t xml:space="preserve">del proceso de preparación de este plato culinario como una receta modificable por el ejecutor en cualquier momento, a razón de sus </w:t>
      </w:r>
      <w:r w:rsidR="006D2AB8">
        <w:rPr>
          <w:rFonts w:ascii="Times New Roman" w:eastAsia="Times New Roman" w:hAnsi="Times New Roman" w:cs="Times New Roman"/>
          <w:bCs/>
          <w:lang w:eastAsia="es-CO"/>
        </w:rPr>
        <w:t xml:space="preserve">propias </w:t>
      </w:r>
      <w:r w:rsidR="00FD4291">
        <w:rPr>
          <w:rFonts w:ascii="Times New Roman" w:eastAsia="Times New Roman" w:hAnsi="Times New Roman" w:cs="Times New Roman"/>
          <w:bCs/>
          <w:lang w:eastAsia="es-CO"/>
        </w:rPr>
        <w:t xml:space="preserve">decisiones que permitirán alcanzar la meta propuesta; proceso bastante detallado si se observan las diferentes etapas necesarias para alcanzar la solución, siendo una necesidad o problema el inicio del proceso y la solución el final, e identificando momentos repetibles de manera indistinta a lo largo de dicho proceso </w:t>
      </w:r>
      <w:r w:rsidRPr="00E07361">
        <w:rPr>
          <w:rFonts w:ascii="Times New Roman" w:eastAsia="Times New Roman" w:hAnsi="Times New Roman" w:cs="Times New Roman"/>
          <w:bCs/>
          <w:lang w:eastAsia="es-CO"/>
        </w:rPr>
        <w:t>(Munari, 2004, p.37-64).</w:t>
      </w:r>
    </w:p>
    <w:p w14:paraId="6FFA15D5" w14:textId="77777777" w:rsidR="00906DA3" w:rsidRPr="00E07361" w:rsidRDefault="00906DA3" w:rsidP="00E07361">
      <w:pPr>
        <w:pStyle w:val="Prrafodelista"/>
        <w:spacing w:line="360" w:lineRule="auto"/>
        <w:ind w:left="0"/>
        <w:jc w:val="both"/>
        <w:rPr>
          <w:rFonts w:ascii="Times New Roman" w:eastAsia="Times New Roman" w:hAnsi="Times New Roman" w:cs="Times New Roman"/>
          <w:bCs/>
          <w:lang w:eastAsia="es-CO"/>
        </w:rPr>
      </w:pPr>
    </w:p>
    <w:p w14:paraId="682476DA" w14:textId="190B249C" w:rsidR="00906DA3" w:rsidRPr="00E07361" w:rsidRDefault="009C51A0" w:rsidP="00E07361">
      <w:pPr>
        <w:pStyle w:val="Prrafodelista"/>
        <w:spacing w:line="360" w:lineRule="auto"/>
        <w:ind w:left="0"/>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En una perspectiva similar</w:t>
      </w:r>
      <w:r w:rsidR="00906DA3" w:rsidRPr="00E07361">
        <w:rPr>
          <w:rFonts w:ascii="Times New Roman" w:eastAsia="Times New Roman" w:hAnsi="Times New Roman" w:cs="Times New Roman"/>
          <w:bCs/>
          <w:lang w:eastAsia="es-CO"/>
        </w:rPr>
        <w:t xml:space="preserve">, Bernd Löbach </w:t>
      </w:r>
      <w:r w:rsidR="004C4443">
        <w:rPr>
          <w:rFonts w:ascii="Times New Roman" w:eastAsia="Times New Roman" w:hAnsi="Times New Roman" w:cs="Times New Roman"/>
          <w:bCs/>
          <w:lang w:eastAsia="es-CO"/>
        </w:rPr>
        <w:t xml:space="preserve">resume el proceso de Diseño en cuatro diferentes etapas: </w:t>
      </w:r>
    </w:p>
    <w:p w14:paraId="59F06761" w14:textId="77777777" w:rsidR="00906DA3" w:rsidRPr="00E07361" w:rsidRDefault="00906DA3" w:rsidP="006D2AB8">
      <w:pPr>
        <w:pStyle w:val="Prrafodelista"/>
        <w:numPr>
          <w:ilvl w:val="0"/>
          <w:numId w:val="9"/>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lastRenderedPageBreak/>
        <w:t>Análisis del problema</w:t>
      </w:r>
      <w:r w:rsidR="00522B1D" w:rsidRPr="00E07361">
        <w:rPr>
          <w:rFonts w:ascii="Times New Roman" w:eastAsia="Times New Roman" w:hAnsi="Times New Roman" w:cs="Times New Roman"/>
          <w:bCs/>
          <w:lang w:eastAsia="es-CO"/>
        </w:rPr>
        <w:t>.</w:t>
      </w:r>
    </w:p>
    <w:p w14:paraId="76BADA70" w14:textId="77777777" w:rsidR="00906DA3" w:rsidRPr="00E07361" w:rsidRDefault="00906DA3" w:rsidP="006D2AB8">
      <w:pPr>
        <w:pStyle w:val="Prrafodelista"/>
        <w:numPr>
          <w:ilvl w:val="0"/>
          <w:numId w:val="9"/>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Soluciones del problema</w:t>
      </w:r>
      <w:r w:rsidR="00522B1D" w:rsidRPr="00E07361">
        <w:rPr>
          <w:rFonts w:ascii="Times New Roman" w:eastAsia="Times New Roman" w:hAnsi="Times New Roman" w:cs="Times New Roman"/>
          <w:bCs/>
          <w:lang w:eastAsia="es-CO"/>
        </w:rPr>
        <w:t>.</w:t>
      </w:r>
    </w:p>
    <w:p w14:paraId="795AF198" w14:textId="77777777" w:rsidR="00906DA3" w:rsidRPr="00E07361" w:rsidRDefault="00906DA3" w:rsidP="006D2AB8">
      <w:pPr>
        <w:pStyle w:val="Prrafodelista"/>
        <w:numPr>
          <w:ilvl w:val="0"/>
          <w:numId w:val="9"/>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Valoración de las soluciones del problema</w:t>
      </w:r>
      <w:r w:rsidR="00522B1D" w:rsidRPr="00E07361">
        <w:rPr>
          <w:rFonts w:ascii="Times New Roman" w:eastAsia="Times New Roman" w:hAnsi="Times New Roman" w:cs="Times New Roman"/>
          <w:bCs/>
          <w:lang w:eastAsia="es-CO"/>
        </w:rPr>
        <w:t>.</w:t>
      </w:r>
    </w:p>
    <w:p w14:paraId="30F35E9D" w14:textId="3D574C00" w:rsidR="00906DA3" w:rsidRPr="00E07361" w:rsidRDefault="00906DA3" w:rsidP="006D2AB8">
      <w:pPr>
        <w:pStyle w:val="Prrafodelista"/>
        <w:numPr>
          <w:ilvl w:val="0"/>
          <w:numId w:val="9"/>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Realización de la solución del problema</w:t>
      </w:r>
      <w:r w:rsidR="004C4443">
        <w:rPr>
          <w:rFonts w:ascii="Times New Roman" w:eastAsia="Times New Roman" w:hAnsi="Times New Roman" w:cs="Times New Roman"/>
          <w:bCs/>
          <w:lang w:eastAsia="es-CO"/>
        </w:rPr>
        <w:t xml:space="preserve"> </w:t>
      </w:r>
      <w:r w:rsidR="004C4443" w:rsidRPr="00E07361">
        <w:rPr>
          <w:rFonts w:ascii="Times New Roman" w:eastAsia="Times New Roman" w:hAnsi="Times New Roman" w:cs="Times New Roman"/>
          <w:bCs/>
          <w:lang w:eastAsia="es-CO"/>
        </w:rPr>
        <w:t>(1999, p.139)</w:t>
      </w:r>
      <w:r w:rsidR="00522B1D" w:rsidRPr="00E07361">
        <w:rPr>
          <w:rFonts w:ascii="Times New Roman" w:eastAsia="Times New Roman" w:hAnsi="Times New Roman" w:cs="Times New Roman"/>
          <w:bCs/>
          <w:lang w:eastAsia="es-CO"/>
        </w:rPr>
        <w:t>.</w:t>
      </w:r>
    </w:p>
    <w:p w14:paraId="03817366" w14:textId="77777777" w:rsidR="00906DA3" w:rsidRPr="00E07361" w:rsidRDefault="00906DA3" w:rsidP="00E07361">
      <w:pPr>
        <w:pStyle w:val="Prrafodelista"/>
        <w:spacing w:line="360" w:lineRule="auto"/>
        <w:ind w:left="0"/>
        <w:jc w:val="both"/>
        <w:rPr>
          <w:rFonts w:ascii="Times New Roman" w:eastAsia="Times New Roman" w:hAnsi="Times New Roman" w:cs="Times New Roman"/>
          <w:bCs/>
          <w:lang w:eastAsia="es-CO"/>
        </w:rPr>
      </w:pPr>
    </w:p>
    <w:p w14:paraId="38B7472D" w14:textId="55769557" w:rsidR="00906DA3" w:rsidRDefault="001457BF" w:rsidP="00E07361">
      <w:pPr>
        <w:pStyle w:val="Prrafodelista"/>
        <w:spacing w:line="360" w:lineRule="auto"/>
        <w:ind w:left="0"/>
        <w:jc w:val="both"/>
        <w:rPr>
          <w:ins w:id="3" w:author="Autor"/>
          <w:rFonts w:ascii="Times New Roman" w:eastAsia="Times New Roman" w:hAnsi="Times New Roman" w:cs="Times New Roman"/>
          <w:bCs/>
          <w:lang w:eastAsia="es-CO"/>
        </w:rPr>
      </w:pPr>
      <w:r>
        <w:rPr>
          <w:rFonts w:ascii="Times New Roman" w:eastAsia="Times New Roman" w:hAnsi="Times New Roman" w:cs="Times New Roman"/>
          <w:bCs/>
          <w:lang w:eastAsia="es-CO"/>
        </w:rPr>
        <w:t xml:space="preserve">En este punto, Munari y Löbach coinciden respecto a una concepción del proceso de Diseño como un proceso de alta complejidad según el problema que se requiere solucionar, asumiendo que las etapas por las cuales transita no lo definen de manera única entendiendo que constituyen tan solo una orientación </w:t>
      </w:r>
      <w:r w:rsidR="00AF142F">
        <w:rPr>
          <w:rFonts w:ascii="Times New Roman" w:eastAsia="Times New Roman" w:hAnsi="Times New Roman" w:cs="Times New Roman"/>
          <w:bCs/>
          <w:lang w:eastAsia="es-CO"/>
        </w:rPr>
        <w:t>al diseñador que lo ejecuta.</w:t>
      </w:r>
    </w:p>
    <w:p w14:paraId="414BFB9A" w14:textId="77777777" w:rsidR="00DC3D13" w:rsidRPr="00E07361" w:rsidRDefault="00DC3D13" w:rsidP="00E07361">
      <w:pPr>
        <w:pStyle w:val="Prrafodelista"/>
        <w:spacing w:line="360" w:lineRule="auto"/>
        <w:ind w:left="0"/>
        <w:jc w:val="both"/>
        <w:rPr>
          <w:rFonts w:ascii="Times New Roman" w:eastAsia="Times New Roman" w:hAnsi="Times New Roman" w:cs="Times New Roman"/>
          <w:bCs/>
          <w:lang w:eastAsia="es-CO"/>
        </w:rPr>
      </w:pPr>
    </w:p>
    <w:p w14:paraId="6A326941" w14:textId="516C7C36" w:rsidR="00C455CA" w:rsidRDefault="00F365C4" w:rsidP="00E07361">
      <w:pPr>
        <w:pStyle w:val="Prrafodelista"/>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En el panorama latinoamericano</w:t>
      </w:r>
      <w:r w:rsidR="00C455CA" w:rsidRPr="00E07361">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eastAsia="es-CO"/>
        </w:rPr>
        <w:t xml:space="preserve">es Gerardo Rodríguez quien inicialmente se acerca a una definición del proceso de Diseño </w:t>
      </w:r>
      <w:r w:rsidR="00C455CA" w:rsidRPr="00E07361">
        <w:rPr>
          <w:rFonts w:ascii="Times New Roman" w:eastAsia="Times New Roman" w:hAnsi="Times New Roman" w:cs="Times New Roman"/>
          <w:bCs/>
          <w:lang w:eastAsia="es-CO"/>
        </w:rPr>
        <w:t xml:space="preserve">en su libro </w:t>
      </w:r>
      <w:r w:rsidR="00C455CA" w:rsidRPr="00E07361">
        <w:rPr>
          <w:rFonts w:ascii="Times New Roman" w:eastAsia="Times New Roman" w:hAnsi="Times New Roman" w:cs="Times New Roman"/>
          <w:bCs/>
          <w:i/>
          <w:lang w:eastAsia="es-CO"/>
        </w:rPr>
        <w:t>Manual del Diseño Industrial</w:t>
      </w:r>
      <w:r w:rsidRPr="00E07361">
        <w:rPr>
          <w:rFonts w:ascii="Times New Roman" w:eastAsia="Times New Roman" w:hAnsi="Times New Roman" w:cs="Times New Roman"/>
          <w:bCs/>
          <w:lang w:eastAsia="es-CO"/>
        </w:rPr>
        <w:t xml:space="preserve">, </w:t>
      </w:r>
      <w:r w:rsidR="00AF142F">
        <w:rPr>
          <w:rFonts w:ascii="Times New Roman" w:eastAsia="Times New Roman" w:hAnsi="Times New Roman" w:cs="Times New Roman"/>
          <w:bCs/>
          <w:lang w:eastAsia="es-CO"/>
        </w:rPr>
        <w:t xml:space="preserve">mediante la propuesta de una macro estructura constituida por ciertas etapas generales a tener en cuenta cuando se trata de </w:t>
      </w:r>
      <w:r w:rsidR="00C455CA" w:rsidRPr="00E07361">
        <w:rPr>
          <w:rFonts w:ascii="Times New Roman" w:eastAsia="Times New Roman" w:hAnsi="Times New Roman" w:cs="Times New Roman"/>
          <w:bCs/>
          <w:lang w:eastAsia="es-CO"/>
        </w:rPr>
        <w:t>“resolver problemas de proyecto” (Rodríguez, 19</w:t>
      </w:r>
      <w:r w:rsidR="001A6F92">
        <w:rPr>
          <w:rFonts w:ascii="Times New Roman" w:eastAsia="Times New Roman" w:hAnsi="Times New Roman" w:cs="Times New Roman"/>
          <w:bCs/>
          <w:lang w:eastAsia="es-CO"/>
        </w:rPr>
        <w:t>95</w:t>
      </w:r>
      <w:r w:rsidR="00C455CA" w:rsidRPr="00E07361">
        <w:rPr>
          <w:rFonts w:ascii="Times New Roman" w:eastAsia="Times New Roman" w:hAnsi="Times New Roman" w:cs="Times New Roman"/>
          <w:bCs/>
          <w:lang w:eastAsia="es-CO"/>
        </w:rPr>
        <w:t xml:space="preserve">, p.20). </w:t>
      </w:r>
      <w:r w:rsidR="0001356E">
        <w:rPr>
          <w:rFonts w:ascii="Times New Roman" w:eastAsia="Times New Roman" w:hAnsi="Times New Roman" w:cs="Times New Roman"/>
          <w:bCs/>
          <w:lang w:eastAsia="es-CO"/>
        </w:rPr>
        <w:t>Su</w:t>
      </w:r>
      <w:r w:rsidR="00C455CA" w:rsidRPr="00E07361">
        <w:rPr>
          <w:rFonts w:ascii="Times New Roman" w:eastAsia="Times New Roman" w:hAnsi="Times New Roman" w:cs="Times New Roman"/>
          <w:bCs/>
          <w:lang w:eastAsia="es-CO"/>
        </w:rPr>
        <w:t xml:space="preserve"> </w:t>
      </w:r>
      <w:r w:rsidR="00AF142F">
        <w:rPr>
          <w:rFonts w:ascii="Times New Roman" w:eastAsia="Times New Roman" w:hAnsi="Times New Roman" w:cs="Times New Roman"/>
          <w:bCs/>
          <w:lang w:eastAsia="es-CO"/>
        </w:rPr>
        <w:t xml:space="preserve">propuesta metodológica presenta coincidencias con las visiones planteadas por Löback y Munari, pues presenta de igual manera una serie de etapas que estructuran de manera general el proceso de Diseño a manera de </w:t>
      </w:r>
      <w:r w:rsidR="00C455CA" w:rsidRPr="00E07361">
        <w:rPr>
          <w:rFonts w:ascii="Times New Roman" w:eastAsia="Times New Roman" w:hAnsi="Times New Roman" w:cs="Times New Roman"/>
          <w:bCs/>
          <w:lang w:eastAsia="es-CO"/>
        </w:rPr>
        <w:t>macro</w:t>
      </w:r>
      <w:r w:rsidR="0001356E">
        <w:rPr>
          <w:rFonts w:ascii="Times New Roman" w:eastAsia="Times New Roman" w:hAnsi="Times New Roman" w:cs="Times New Roman"/>
          <w:bCs/>
          <w:lang w:eastAsia="es-CO"/>
        </w:rPr>
        <w:t xml:space="preserve"> </w:t>
      </w:r>
      <w:r w:rsidR="00C455CA" w:rsidRPr="00E07361">
        <w:rPr>
          <w:rFonts w:ascii="Times New Roman" w:eastAsia="Times New Roman" w:hAnsi="Times New Roman" w:cs="Times New Roman"/>
          <w:bCs/>
          <w:lang w:eastAsia="es-CO"/>
        </w:rPr>
        <w:t>estructura</w:t>
      </w:r>
      <w:r w:rsidR="00AF142F">
        <w:rPr>
          <w:rFonts w:ascii="Times New Roman" w:eastAsia="Times New Roman" w:hAnsi="Times New Roman" w:cs="Times New Roman"/>
          <w:bCs/>
          <w:lang w:eastAsia="es-CO"/>
        </w:rPr>
        <w:t>s</w:t>
      </w:r>
      <w:r w:rsidR="00C455CA" w:rsidRPr="00E07361">
        <w:rPr>
          <w:rFonts w:ascii="Times New Roman" w:eastAsia="Times New Roman" w:hAnsi="Times New Roman" w:cs="Times New Roman"/>
          <w:bCs/>
          <w:lang w:eastAsia="es-CO"/>
        </w:rPr>
        <w:t xml:space="preserve">: </w:t>
      </w:r>
    </w:p>
    <w:p w14:paraId="2AFCCFA3" w14:textId="77777777" w:rsidR="006D6FCA" w:rsidRPr="00E07361" w:rsidRDefault="006D6FCA" w:rsidP="00E07361">
      <w:pPr>
        <w:pStyle w:val="Prrafodelista"/>
        <w:spacing w:line="360" w:lineRule="auto"/>
        <w:ind w:left="0"/>
        <w:jc w:val="both"/>
        <w:rPr>
          <w:rFonts w:ascii="Times New Roman" w:eastAsia="Times New Roman" w:hAnsi="Times New Roman" w:cs="Times New Roman"/>
          <w:bCs/>
          <w:lang w:eastAsia="es-CO"/>
        </w:rPr>
      </w:pPr>
    </w:p>
    <w:p w14:paraId="3FB65EB5" w14:textId="77777777" w:rsidR="00C455CA" w:rsidRPr="00E07361" w:rsidRDefault="00C455CA" w:rsidP="006D2AB8">
      <w:pPr>
        <w:pStyle w:val="Prrafodelista"/>
        <w:numPr>
          <w:ilvl w:val="0"/>
          <w:numId w:val="10"/>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Planteamiento o Estructuración del Problema</w:t>
      </w:r>
      <w:r w:rsidR="00683432" w:rsidRPr="00E07361">
        <w:rPr>
          <w:rFonts w:ascii="Times New Roman" w:eastAsia="Times New Roman" w:hAnsi="Times New Roman" w:cs="Times New Roman"/>
          <w:bCs/>
          <w:lang w:eastAsia="es-CO"/>
        </w:rPr>
        <w:t>.</w:t>
      </w:r>
    </w:p>
    <w:p w14:paraId="525C0BF6" w14:textId="77777777" w:rsidR="00C455CA" w:rsidRPr="00E07361" w:rsidRDefault="00C455CA" w:rsidP="006D2AB8">
      <w:pPr>
        <w:pStyle w:val="Prrafodelista"/>
        <w:numPr>
          <w:ilvl w:val="0"/>
          <w:numId w:val="10"/>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Proyectación o Desarrollo Proyectual</w:t>
      </w:r>
      <w:r w:rsidR="00683432" w:rsidRPr="00E07361">
        <w:rPr>
          <w:rFonts w:ascii="Times New Roman" w:eastAsia="Times New Roman" w:hAnsi="Times New Roman" w:cs="Times New Roman"/>
          <w:bCs/>
          <w:lang w:eastAsia="es-CO"/>
        </w:rPr>
        <w:t>.</w:t>
      </w:r>
    </w:p>
    <w:p w14:paraId="3043BDC6" w14:textId="52424E3C" w:rsidR="00C455CA" w:rsidRPr="00E07361" w:rsidRDefault="00C455CA" w:rsidP="006D2AB8">
      <w:pPr>
        <w:pStyle w:val="Prrafodelista"/>
        <w:numPr>
          <w:ilvl w:val="0"/>
          <w:numId w:val="10"/>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 xml:space="preserve">Producción o </w:t>
      </w:r>
      <w:r w:rsidR="00BD3337" w:rsidRPr="00E07361">
        <w:rPr>
          <w:rFonts w:ascii="Times New Roman" w:eastAsia="Times New Roman" w:hAnsi="Times New Roman" w:cs="Times New Roman"/>
          <w:bCs/>
          <w:lang w:eastAsia="es-CO"/>
        </w:rPr>
        <w:t>Fabricación</w:t>
      </w:r>
      <w:r w:rsidR="00BD3337">
        <w:rPr>
          <w:rFonts w:ascii="Times New Roman" w:eastAsia="Times New Roman" w:hAnsi="Times New Roman" w:cs="Times New Roman"/>
          <w:bCs/>
          <w:lang w:eastAsia="es-CO"/>
        </w:rPr>
        <w:t xml:space="preserve"> </w:t>
      </w:r>
      <w:r w:rsidR="00BD3337" w:rsidRPr="00E07361">
        <w:rPr>
          <w:rFonts w:ascii="Times New Roman" w:eastAsia="Times New Roman" w:hAnsi="Times New Roman" w:cs="Times New Roman"/>
          <w:bCs/>
          <w:lang w:eastAsia="es-CO"/>
        </w:rPr>
        <w:t>(</w:t>
      </w:r>
      <w:r w:rsidR="00AF142F" w:rsidRPr="00E07361">
        <w:rPr>
          <w:rFonts w:ascii="Times New Roman" w:eastAsia="Times New Roman" w:hAnsi="Times New Roman" w:cs="Times New Roman"/>
          <w:bCs/>
          <w:lang w:eastAsia="es-CO"/>
        </w:rPr>
        <w:t>Rodríguez, 19</w:t>
      </w:r>
      <w:r w:rsidR="00AF142F">
        <w:rPr>
          <w:rFonts w:ascii="Times New Roman" w:eastAsia="Times New Roman" w:hAnsi="Times New Roman" w:cs="Times New Roman"/>
          <w:bCs/>
          <w:lang w:eastAsia="es-CO"/>
        </w:rPr>
        <w:t>95</w:t>
      </w:r>
      <w:r w:rsidR="00AF142F" w:rsidRPr="00E07361">
        <w:rPr>
          <w:rFonts w:ascii="Times New Roman" w:eastAsia="Times New Roman" w:hAnsi="Times New Roman" w:cs="Times New Roman"/>
          <w:bCs/>
          <w:lang w:eastAsia="es-CO"/>
        </w:rPr>
        <w:t>, p.</w:t>
      </w:r>
      <w:r w:rsidR="00AF142F">
        <w:rPr>
          <w:rFonts w:ascii="Times New Roman" w:eastAsia="Times New Roman" w:hAnsi="Times New Roman" w:cs="Times New Roman"/>
          <w:bCs/>
          <w:lang w:eastAsia="es-CO"/>
        </w:rPr>
        <w:t>38)</w:t>
      </w:r>
      <w:r w:rsidRPr="00E07361">
        <w:rPr>
          <w:rFonts w:ascii="Times New Roman" w:eastAsia="Times New Roman" w:hAnsi="Times New Roman" w:cs="Times New Roman"/>
          <w:bCs/>
          <w:lang w:eastAsia="es-CO"/>
        </w:rPr>
        <w:t>.</w:t>
      </w:r>
    </w:p>
    <w:p w14:paraId="31D433DD" w14:textId="77777777" w:rsidR="00C455CA" w:rsidRPr="00E07361" w:rsidRDefault="00C455CA" w:rsidP="00E07361">
      <w:pPr>
        <w:pStyle w:val="Prrafodelista"/>
        <w:spacing w:line="360" w:lineRule="auto"/>
        <w:ind w:left="0"/>
        <w:jc w:val="both"/>
        <w:rPr>
          <w:rFonts w:ascii="Times New Roman" w:eastAsia="Times New Roman" w:hAnsi="Times New Roman" w:cs="Times New Roman"/>
          <w:bCs/>
          <w:lang w:eastAsia="es-CO"/>
        </w:rPr>
      </w:pPr>
    </w:p>
    <w:p w14:paraId="34D68472" w14:textId="6074DE87" w:rsidR="00C455CA" w:rsidRPr="00E07361" w:rsidRDefault="00F365C4" w:rsidP="00E07361">
      <w:pPr>
        <w:pStyle w:val="Prrafodelista"/>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De manera similar</w:t>
      </w:r>
      <w:r w:rsidR="00C455CA" w:rsidRPr="00E07361">
        <w:rPr>
          <w:rFonts w:ascii="Times New Roman" w:eastAsia="Times New Roman" w:hAnsi="Times New Roman" w:cs="Times New Roman"/>
          <w:bCs/>
          <w:lang w:eastAsia="es-CO"/>
        </w:rPr>
        <w:t>, Luis Rodríguez Morales</w:t>
      </w:r>
      <w:r w:rsidR="005979C3">
        <w:rPr>
          <w:rFonts w:ascii="Times New Roman" w:eastAsia="Times New Roman" w:hAnsi="Times New Roman" w:cs="Times New Roman"/>
          <w:bCs/>
          <w:lang w:eastAsia="es-CO"/>
        </w:rPr>
        <w:t xml:space="preserve"> </w:t>
      </w:r>
      <w:r w:rsidR="00E104FA">
        <w:rPr>
          <w:rFonts w:ascii="Times New Roman" w:eastAsia="Times New Roman" w:hAnsi="Times New Roman" w:cs="Times New Roman"/>
          <w:bCs/>
          <w:lang w:eastAsia="es-CO"/>
        </w:rPr>
        <w:t>propone una organización fundamental para el modelo de proceso de Diseño: problema, análisis, generación de alternativas, síntesis y evaluación</w:t>
      </w:r>
      <w:r w:rsidR="006D2AB8">
        <w:rPr>
          <w:rFonts w:ascii="Times New Roman" w:eastAsia="Times New Roman" w:hAnsi="Times New Roman" w:cs="Times New Roman"/>
          <w:bCs/>
          <w:lang w:eastAsia="es-CO"/>
        </w:rPr>
        <w:t>:</w:t>
      </w:r>
    </w:p>
    <w:p w14:paraId="24A3D71E" w14:textId="77777777" w:rsidR="006D6FCA" w:rsidRPr="00E07361" w:rsidRDefault="006D6FCA" w:rsidP="00E07361">
      <w:pPr>
        <w:pStyle w:val="Prrafodelista"/>
        <w:spacing w:line="360" w:lineRule="auto"/>
        <w:ind w:left="0"/>
        <w:jc w:val="both"/>
        <w:rPr>
          <w:rFonts w:ascii="Times New Roman" w:eastAsia="Times New Roman" w:hAnsi="Times New Roman" w:cs="Times New Roman"/>
          <w:bCs/>
          <w:lang w:eastAsia="es-CO"/>
        </w:rPr>
      </w:pPr>
    </w:p>
    <w:p w14:paraId="3C805B3D" w14:textId="77777777" w:rsidR="00C455CA" w:rsidRPr="00E07361" w:rsidRDefault="00C455CA" w:rsidP="006D2AB8">
      <w:pPr>
        <w:pStyle w:val="Prrafodelista"/>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Problemática</w:t>
      </w:r>
      <w:r w:rsidR="00683432" w:rsidRPr="00E07361">
        <w:rPr>
          <w:rFonts w:ascii="Times New Roman" w:eastAsia="Times New Roman" w:hAnsi="Times New Roman" w:cs="Times New Roman"/>
          <w:bCs/>
          <w:lang w:eastAsia="es-CO"/>
        </w:rPr>
        <w:t>.</w:t>
      </w:r>
    </w:p>
    <w:p w14:paraId="2338F5A0" w14:textId="77777777" w:rsidR="00C455CA" w:rsidRPr="00E07361" w:rsidRDefault="00C455CA" w:rsidP="006D2AB8">
      <w:pPr>
        <w:pStyle w:val="Prrafodelista"/>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Definición del problema de diseño</w:t>
      </w:r>
      <w:r w:rsidR="00683432" w:rsidRPr="00E07361">
        <w:rPr>
          <w:rFonts w:ascii="Times New Roman" w:eastAsia="Times New Roman" w:hAnsi="Times New Roman" w:cs="Times New Roman"/>
          <w:bCs/>
          <w:lang w:eastAsia="es-CO"/>
        </w:rPr>
        <w:t>.</w:t>
      </w:r>
    </w:p>
    <w:p w14:paraId="5B33B305" w14:textId="77777777" w:rsidR="00C455CA" w:rsidRPr="00E07361" w:rsidRDefault="00C455CA" w:rsidP="006D2AB8">
      <w:pPr>
        <w:pStyle w:val="Prrafodelista"/>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Análisis de los datos</w:t>
      </w:r>
      <w:r w:rsidR="00683432" w:rsidRPr="00E07361">
        <w:rPr>
          <w:rFonts w:ascii="Times New Roman" w:eastAsia="Times New Roman" w:hAnsi="Times New Roman" w:cs="Times New Roman"/>
          <w:bCs/>
          <w:lang w:eastAsia="es-CO"/>
        </w:rPr>
        <w:t>.</w:t>
      </w:r>
    </w:p>
    <w:p w14:paraId="6967B3FC" w14:textId="77777777" w:rsidR="00C455CA" w:rsidRPr="00E07361" w:rsidRDefault="00C455CA" w:rsidP="006D2AB8">
      <w:pPr>
        <w:pStyle w:val="Prrafodelista"/>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Enfoque de la solución</w:t>
      </w:r>
      <w:r w:rsidR="00683432" w:rsidRPr="00E07361">
        <w:rPr>
          <w:rFonts w:ascii="Times New Roman" w:eastAsia="Times New Roman" w:hAnsi="Times New Roman" w:cs="Times New Roman"/>
          <w:bCs/>
          <w:lang w:eastAsia="es-CO"/>
        </w:rPr>
        <w:t>.</w:t>
      </w:r>
    </w:p>
    <w:p w14:paraId="4A70BD56" w14:textId="77777777" w:rsidR="00C455CA" w:rsidRPr="00E07361" w:rsidRDefault="00C455CA" w:rsidP="006D2AB8">
      <w:pPr>
        <w:pStyle w:val="Prrafodelista"/>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Análisis del problema</w:t>
      </w:r>
      <w:r w:rsidR="00683432" w:rsidRPr="00E07361">
        <w:rPr>
          <w:rFonts w:ascii="Times New Roman" w:eastAsia="Times New Roman" w:hAnsi="Times New Roman" w:cs="Times New Roman"/>
          <w:bCs/>
          <w:lang w:eastAsia="es-CO"/>
        </w:rPr>
        <w:t>.</w:t>
      </w:r>
    </w:p>
    <w:p w14:paraId="621C7092" w14:textId="77777777" w:rsidR="00C455CA" w:rsidRPr="00E07361" w:rsidRDefault="00C455CA" w:rsidP="006D2AB8">
      <w:pPr>
        <w:pStyle w:val="Prrafodelista"/>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Programa de requisitos</w:t>
      </w:r>
      <w:r w:rsidR="00683432" w:rsidRPr="00E07361">
        <w:rPr>
          <w:rFonts w:ascii="Times New Roman" w:eastAsia="Times New Roman" w:hAnsi="Times New Roman" w:cs="Times New Roman"/>
          <w:bCs/>
          <w:lang w:eastAsia="es-CO"/>
        </w:rPr>
        <w:t>.</w:t>
      </w:r>
    </w:p>
    <w:p w14:paraId="78177331" w14:textId="77777777" w:rsidR="00C455CA" w:rsidRPr="00E07361" w:rsidRDefault="00C455CA" w:rsidP="006D2AB8">
      <w:pPr>
        <w:pStyle w:val="Prrafodelista"/>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Generación de alternativas</w:t>
      </w:r>
      <w:r w:rsidR="00683432" w:rsidRPr="00E07361">
        <w:rPr>
          <w:rFonts w:ascii="Times New Roman" w:eastAsia="Times New Roman" w:hAnsi="Times New Roman" w:cs="Times New Roman"/>
          <w:bCs/>
          <w:lang w:eastAsia="es-CO"/>
        </w:rPr>
        <w:t>.</w:t>
      </w:r>
    </w:p>
    <w:p w14:paraId="36AB1D0E" w14:textId="77777777" w:rsidR="00C455CA" w:rsidRPr="00E07361" w:rsidRDefault="00C455CA" w:rsidP="006D2AB8">
      <w:pPr>
        <w:pStyle w:val="Prrafodelista"/>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Síntesis de la alternativa óptima</w:t>
      </w:r>
      <w:r w:rsidR="00683432" w:rsidRPr="00E07361">
        <w:rPr>
          <w:rFonts w:ascii="Times New Roman" w:eastAsia="Times New Roman" w:hAnsi="Times New Roman" w:cs="Times New Roman"/>
          <w:bCs/>
          <w:lang w:eastAsia="es-CO"/>
        </w:rPr>
        <w:t>.</w:t>
      </w:r>
    </w:p>
    <w:p w14:paraId="5D2A7DD3" w14:textId="77777777" w:rsidR="00AE4255" w:rsidRDefault="00C455CA" w:rsidP="00AE4255">
      <w:pPr>
        <w:pStyle w:val="Prrafodelista"/>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Comunicación del resultado</w:t>
      </w:r>
      <w:r w:rsidR="00683432" w:rsidRPr="00E07361">
        <w:rPr>
          <w:rFonts w:ascii="Times New Roman" w:eastAsia="Times New Roman" w:hAnsi="Times New Roman" w:cs="Times New Roman"/>
          <w:bCs/>
          <w:lang w:eastAsia="es-CO"/>
        </w:rPr>
        <w:t>.</w:t>
      </w:r>
    </w:p>
    <w:p w14:paraId="5E698273" w14:textId="027EFFDD" w:rsidR="00AE4255" w:rsidRDefault="00C455CA" w:rsidP="00AE4255">
      <w:pPr>
        <w:pStyle w:val="Prrafodelista"/>
        <w:numPr>
          <w:ilvl w:val="0"/>
          <w:numId w:val="11"/>
        </w:numPr>
        <w:ind w:left="0" w:firstLine="284"/>
        <w:jc w:val="both"/>
        <w:rPr>
          <w:rFonts w:ascii="Times New Roman" w:eastAsia="Times New Roman" w:hAnsi="Times New Roman" w:cs="Times New Roman"/>
          <w:bCs/>
          <w:lang w:eastAsia="es-CO"/>
        </w:rPr>
      </w:pPr>
      <w:r w:rsidRPr="00AE4255">
        <w:rPr>
          <w:rFonts w:ascii="Times New Roman" w:eastAsia="Times New Roman" w:hAnsi="Times New Roman" w:cs="Times New Roman"/>
          <w:bCs/>
          <w:lang w:eastAsia="es-CO"/>
        </w:rPr>
        <w:t>Evaluación del resultado</w:t>
      </w:r>
      <w:r w:rsidR="00CC5492" w:rsidRPr="00AE4255">
        <w:rPr>
          <w:rFonts w:ascii="Times New Roman" w:eastAsia="Times New Roman" w:hAnsi="Times New Roman" w:cs="Times New Roman"/>
          <w:bCs/>
          <w:lang w:eastAsia="es-CO"/>
        </w:rPr>
        <w:t xml:space="preserve"> (Rodríguez, 2006, p.98)</w:t>
      </w:r>
      <w:r w:rsidR="00B0205F" w:rsidRPr="00AE4255">
        <w:rPr>
          <w:rFonts w:ascii="Times New Roman" w:eastAsia="Times New Roman" w:hAnsi="Times New Roman" w:cs="Times New Roman"/>
          <w:bCs/>
          <w:lang w:eastAsia="es-CO"/>
        </w:rPr>
        <w:t>.</w:t>
      </w:r>
    </w:p>
    <w:p w14:paraId="1B8FFBF7" w14:textId="41366265" w:rsidR="00E104FA" w:rsidRPr="00AE4255" w:rsidRDefault="00E104FA" w:rsidP="00AE4255">
      <w:pPr>
        <w:pStyle w:val="Prrafodelista"/>
        <w:numPr>
          <w:ilvl w:val="0"/>
          <w:numId w:val="11"/>
        </w:numPr>
        <w:spacing w:line="360" w:lineRule="auto"/>
        <w:ind w:left="0" w:firstLine="284"/>
        <w:jc w:val="both"/>
        <w:rPr>
          <w:rFonts w:ascii="Times New Roman" w:eastAsia="Times New Roman" w:hAnsi="Times New Roman" w:cs="Times New Roman"/>
          <w:bCs/>
          <w:lang w:eastAsia="es-CO"/>
        </w:rPr>
      </w:pPr>
      <w:r w:rsidRPr="00AE4255">
        <w:rPr>
          <w:rFonts w:ascii="Times New Roman" w:eastAsia="Times New Roman" w:hAnsi="Times New Roman" w:cs="Times New Roman"/>
          <w:bCs/>
          <w:lang w:eastAsia="es-CO"/>
        </w:rPr>
        <w:lastRenderedPageBreak/>
        <w:t xml:space="preserve">En esta organización, cada etapa puede ampliarse a diferentes actividades dependiendo del problema y su complejidad, estructurando el proceso de Diseño según el listado anterior. </w:t>
      </w:r>
    </w:p>
    <w:p w14:paraId="61ADC16C" w14:textId="77777777" w:rsidR="00B0205F" w:rsidRDefault="00B0205F" w:rsidP="00E07361">
      <w:pPr>
        <w:pStyle w:val="Prrafodelista"/>
        <w:spacing w:line="360" w:lineRule="auto"/>
        <w:ind w:left="0"/>
        <w:jc w:val="both"/>
        <w:rPr>
          <w:rFonts w:ascii="Times New Roman" w:eastAsia="Times New Roman" w:hAnsi="Times New Roman" w:cs="Times New Roman"/>
          <w:bCs/>
          <w:lang w:eastAsia="es-CO"/>
        </w:rPr>
      </w:pPr>
    </w:p>
    <w:p w14:paraId="6B18761F" w14:textId="4F692A9F" w:rsidR="00F365C4" w:rsidRPr="00E07361" w:rsidRDefault="0078719C" w:rsidP="00E07361">
      <w:pPr>
        <w:pStyle w:val="Prrafodelista"/>
        <w:spacing w:line="360" w:lineRule="auto"/>
        <w:ind w:left="0"/>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 xml:space="preserve">Los planteamientos de los autores una vez más muestran grandes coincidencias. </w:t>
      </w:r>
      <w:r w:rsidR="00F365C4" w:rsidRPr="00E07361">
        <w:rPr>
          <w:rFonts w:ascii="Times New Roman" w:eastAsia="Times New Roman" w:hAnsi="Times New Roman" w:cs="Times New Roman"/>
          <w:bCs/>
          <w:lang w:eastAsia="es-CO"/>
        </w:rPr>
        <w:t>La estructura propuesta no constituye</w:t>
      </w:r>
      <w:r>
        <w:rPr>
          <w:rFonts w:ascii="Times New Roman" w:eastAsia="Times New Roman" w:hAnsi="Times New Roman" w:cs="Times New Roman"/>
          <w:bCs/>
          <w:lang w:eastAsia="es-CO"/>
        </w:rPr>
        <w:t xml:space="preserve"> un proceso secuencial o determinado por una lógica lineal, pues </w:t>
      </w:r>
      <w:r w:rsidR="00F365C4" w:rsidRPr="00E07361">
        <w:rPr>
          <w:rFonts w:ascii="Times New Roman" w:eastAsia="Times New Roman" w:hAnsi="Times New Roman" w:cs="Times New Roman"/>
          <w:bCs/>
          <w:lang w:eastAsia="es-CO"/>
        </w:rPr>
        <w:t>su carácter es</w:t>
      </w:r>
      <w:r w:rsidR="00C455CA" w:rsidRPr="00E07361">
        <w:rPr>
          <w:rFonts w:ascii="Times New Roman" w:eastAsia="Times New Roman" w:hAnsi="Times New Roman" w:cs="Times New Roman"/>
          <w:bCs/>
          <w:lang w:eastAsia="es-CO"/>
        </w:rPr>
        <w:t xml:space="preserve"> </w:t>
      </w:r>
      <w:r w:rsidR="00F365C4" w:rsidRPr="00E07361">
        <w:rPr>
          <w:rFonts w:ascii="Times New Roman" w:eastAsia="Times New Roman" w:hAnsi="Times New Roman" w:cs="Times New Roman"/>
          <w:bCs/>
          <w:lang w:eastAsia="es-CO"/>
        </w:rPr>
        <w:t>iterativo</w:t>
      </w:r>
      <w:r w:rsidR="00683432" w:rsidRPr="00E07361">
        <w:rPr>
          <w:rFonts w:ascii="Times New Roman" w:eastAsia="Times New Roman" w:hAnsi="Times New Roman" w:cs="Times New Roman"/>
          <w:bCs/>
          <w:lang w:eastAsia="es-CO"/>
        </w:rPr>
        <w:t xml:space="preserve"> y reformulado</w:t>
      </w:r>
      <w:r w:rsidR="00C455CA" w:rsidRPr="00E07361">
        <w:rPr>
          <w:rFonts w:ascii="Times New Roman" w:eastAsia="Times New Roman" w:hAnsi="Times New Roman" w:cs="Times New Roman"/>
          <w:bCs/>
          <w:lang w:eastAsia="es-CO"/>
        </w:rPr>
        <w:t xml:space="preserve"> </w:t>
      </w:r>
      <w:r>
        <w:rPr>
          <w:rFonts w:ascii="Times New Roman" w:eastAsia="Times New Roman" w:hAnsi="Times New Roman" w:cs="Times New Roman"/>
          <w:bCs/>
          <w:lang w:eastAsia="es-CO"/>
        </w:rPr>
        <w:t xml:space="preserve">teniendo en cuenta las características particulares del proyecto. A partir de lo anterior es posible afirmar que dichos planteamientos se perciben más cercanos a la naturaleza disciplinar del Diseño, pues se orientan a la solución de problemas en el marco del mismo. En palabras de Rodríguez, se identifica entonces la actividad proyectual como aquella que tiene como finalidad el </w:t>
      </w:r>
      <w:r w:rsidR="00B0205F">
        <w:rPr>
          <w:rFonts w:ascii="Times New Roman" w:eastAsia="Times New Roman" w:hAnsi="Times New Roman" w:cs="Times New Roman"/>
          <w:bCs/>
          <w:lang w:eastAsia="es-CO"/>
        </w:rPr>
        <w:t>determinar</w:t>
      </w:r>
      <w:r w:rsidR="00B0205F" w:rsidRPr="00E07361">
        <w:rPr>
          <w:rFonts w:ascii="Times New Roman" w:eastAsia="Times New Roman" w:hAnsi="Times New Roman" w:cs="Times New Roman"/>
          <w:bCs/>
          <w:lang w:eastAsia="es-CO"/>
        </w:rPr>
        <w:t xml:space="preserve"> “las</w:t>
      </w:r>
      <w:r w:rsidR="00C455CA" w:rsidRPr="00E07361">
        <w:rPr>
          <w:rFonts w:ascii="Times New Roman" w:eastAsia="Times New Roman" w:hAnsi="Times New Roman" w:cs="Times New Roman"/>
          <w:bCs/>
          <w:lang w:eastAsia="es-CO"/>
        </w:rPr>
        <w:t xml:space="preserve"> características formales de objetos que aún no existen” (2006, p.41). </w:t>
      </w:r>
    </w:p>
    <w:p w14:paraId="247870BC" w14:textId="77777777" w:rsidR="00982B2D" w:rsidRPr="00E07361" w:rsidRDefault="00982B2D" w:rsidP="00E07361">
      <w:pPr>
        <w:pStyle w:val="Prrafodelista"/>
        <w:spacing w:line="360" w:lineRule="auto"/>
        <w:ind w:left="0"/>
        <w:jc w:val="both"/>
        <w:rPr>
          <w:rFonts w:ascii="Times New Roman" w:eastAsia="Times New Roman" w:hAnsi="Times New Roman" w:cs="Times New Roman"/>
          <w:bCs/>
          <w:lang w:eastAsia="es-CO"/>
        </w:rPr>
      </w:pPr>
    </w:p>
    <w:p w14:paraId="3B899E4F" w14:textId="1B2E8D86" w:rsidR="009D24C4" w:rsidRPr="00E07361" w:rsidRDefault="00982B2D" w:rsidP="00E07361">
      <w:pPr>
        <w:pStyle w:val="Prrafodelista"/>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 xml:space="preserve">Por otra </w:t>
      </w:r>
      <w:r w:rsidR="00683432" w:rsidRPr="00E07361">
        <w:rPr>
          <w:rFonts w:ascii="Times New Roman" w:eastAsia="Times New Roman" w:hAnsi="Times New Roman" w:cs="Times New Roman"/>
          <w:bCs/>
          <w:lang w:eastAsia="es-CO"/>
        </w:rPr>
        <w:t>parte, Luz</w:t>
      </w:r>
      <w:r w:rsidRPr="00E07361">
        <w:rPr>
          <w:rFonts w:ascii="Times New Roman" w:hAnsi="Times New Roman" w:cs="Times New Roman"/>
        </w:rPr>
        <w:t xml:space="preserve"> del Carmen </w:t>
      </w:r>
      <w:r w:rsidR="009D24C4" w:rsidRPr="00E07361">
        <w:rPr>
          <w:rFonts w:ascii="Times New Roman" w:hAnsi="Times New Roman" w:cs="Times New Roman"/>
        </w:rPr>
        <w:t xml:space="preserve">Vilchiz (2014) propone un acercamiento al proceso de Diseño mediante la comprensión del concepto de metodología de Diseño. </w:t>
      </w:r>
      <w:r w:rsidR="009D24C4" w:rsidRPr="00E07361">
        <w:rPr>
          <w:rFonts w:ascii="Times New Roman" w:eastAsia="Times New Roman" w:hAnsi="Times New Roman" w:cs="Times New Roman"/>
          <w:bCs/>
          <w:lang w:eastAsia="es-CO"/>
        </w:rPr>
        <w:t xml:space="preserve">Es así como su propuesta concibe </w:t>
      </w:r>
      <w:r w:rsidR="00550337">
        <w:rPr>
          <w:rFonts w:ascii="Times New Roman" w:eastAsia="Times New Roman" w:hAnsi="Times New Roman" w:cs="Times New Roman"/>
          <w:bCs/>
          <w:lang w:eastAsia="es-CO"/>
        </w:rPr>
        <w:t>la metodología del Diseño como una dimensión propia de la disciplina</w:t>
      </w:r>
      <w:r w:rsidR="00E64888">
        <w:rPr>
          <w:rFonts w:ascii="Times New Roman" w:eastAsia="Times New Roman" w:hAnsi="Times New Roman" w:cs="Times New Roman"/>
          <w:bCs/>
          <w:lang w:eastAsia="es-CO"/>
        </w:rPr>
        <w:t>, orientada a fundamentar la actividad desarrollada por el diseñador como un proceso</w:t>
      </w:r>
      <w:r w:rsidR="00B0205F">
        <w:rPr>
          <w:rFonts w:ascii="Times New Roman" w:eastAsia="Times New Roman" w:hAnsi="Times New Roman" w:cs="Times New Roman"/>
          <w:bCs/>
          <w:lang w:eastAsia="es-CO"/>
        </w:rPr>
        <w:t xml:space="preserve"> </w:t>
      </w:r>
      <w:r w:rsidR="009D24C4" w:rsidRPr="00E07361">
        <w:rPr>
          <w:rFonts w:ascii="Times New Roman" w:eastAsia="Times New Roman" w:hAnsi="Times New Roman" w:cs="Times New Roman"/>
          <w:bCs/>
          <w:lang w:eastAsia="es-CO"/>
        </w:rPr>
        <w:t>(proyectual o de Diseño)</w:t>
      </w:r>
      <w:r w:rsidR="00E64888">
        <w:rPr>
          <w:rFonts w:ascii="Times New Roman" w:eastAsia="Times New Roman" w:hAnsi="Times New Roman" w:cs="Times New Roman"/>
          <w:bCs/>
          <w:lang w:eastAsia="es-CO"/>
        </w:rPr>
        <w:t xml:space="preserve"> para la comprensión y solución de un problema, y el quehacer disciplinar desde lo proyectual: la manera particular en que el diseñador estructura </w:t>
      </w:r>
      <w:r w:rsidR="00B0205F">
        <w:rPr>
          <w:rFonts w:ascii="Times New Roman" w:eastAsia="Times New Roman" w:hAnsi="Times New Roman" w:cs="Times New Roman"/>
          <w:bCs/>
          <w:lang w:eastAsia="es-CO"/>
        </w:rPr>
        <w:t>una lógica propia</w:t>
      </w:r>
      <w:r w:rsidR="00E64888">
        <w:rPr>
          <w:rFonts w:ascii="Times New Roman" w:eastAsia="Times New Roman" w:hAnsi="Times New Roman" w:cs="Times New Roman"/>
          <w:bCs/>
          <w:lang w:eastAsia="es-CO"/>
        </w:rPr>
        <w:t xml:space="preserve"> que le permite acceder al conocimiento del contexto por medio de sus formas particulares de pensamiento.</w:t>
      </w:r>
      <w:r w:rsidR="009D24C4" w:rsidRPr="00E07361">
        <w:rPr>
          <w:rFonts w:ascii="Times New Roman" w:eastAsia="Times New Roman" w:hAnsi="Times New Roman" w:cs="Times New Roman"/>
          <w:bCs/>
          <w:lang w:eastAsia="es-CO"/>
        </w:rPr>
        <w:t xml:space="preserve"> De esta manera, la metodología del Diseño presenta las diferentes formas en que el diseñador comprende su contexto y accede a su conocimiento; se compone de variadas prescripciones e indicaciones </w:t>
      </w:r>
      <w:r w:rsidR="00B54947">
        <w:rPr>
          <w:rFonts w:ascii="Times New Roman" w:eastAsia="Times New Roman" w:hAnsi="Times New Roman" w:cs="Times New Roman"/>
          <w:bCs/>
          <w:lang w:eastAsia="es-CO"/>
        </w:rPr>
        <w:t xml:space="preserve">dirigidas a la solución de problemas de Diseño, </w:t>
      </w:r>
      <w:r w:rsidR="00020E85">
        <w:rPr>
          <w:rFonts w:ascii="Times New Roman" w:eastAsia="Times New Roman" w:hAnsi="Times New Roman" w:cs="Times New Roman"/>
          <w:bCs/>
          <w:lang w:eastAsia="es-CO"/>
        </w:rPr>
        <w:t xml:space="preserve">las cuales hacen posible identificar necesidades y problemas del ser humano de manera que sea posible identificar la mejor solución posible, y </w:t>
      </w:r>
      <w:r w:rsidR="00612377">
        <w:rPr>
          <w:rFonts w:ascii="Times New Roman" w:eastAsia="Times New Roman" w:hAnsi="Times New Roman" w:cs="Times New Roman"/>
          <w:bCs/>
          <w:lang w:eastAsia="es-CO"/>
        </w:rPr>
        <w:t xml:space="preserve">que consta tanto </w:t>
      </w:r>
      <w:r w:rsidR="00020E85">
        <w:rPr>
          <w:rFonts w:ascii="Times New Roman" w:eastAsia="Times New Roman" w:hAnsi="Times New Roman" w:cs="Times New Roman"/>
          <w:bCs/>
          <w:lang w:eastAsia="es-CO"/>
        </w:rPr>
        <w:t>de unas eta</w:t>
      </w:r>
      <w:r w:rsidR="00612377">
        <w:rPr>
          <w:rFonts w:ascii="Times New Roman" w:eastAsia="Times New Roman" w:hAnsi="Times New Roman" w:cs="Times New Roman"/>
          <w:bCs/>
          <w:lang w:eastAsia="es-CO"/>
        </w:rPr>
        <w:t xml:space="preserve">pas generales, como de una serie de procedimientos a aplicar propios de su </w:t>
      </w:r>
      <w:r w:rsidR="00B0205F">
        <w:rPr>
          <w:rFonts w:ascii="Times New Roman" w:eastAsia="Times New Roman" w:hAnsi="Times New Roman" w:cs="Times New Roman"/>
          <w:bCs/>
          <w:lang w:eastAsia="es-CO"/>
        </w:rPr>
        <w:t>naturaleza. Por</w:t>
      </w:r>
      <w:r w:rsidR="00B54947">
        <w:rPr>
          <w:rFonts w:ascii="Times New Roman" w:eastAsia="Times New Roman" w:hAnsi="Times New Roman" w:cs="Times New Roman"/>
          <w:bCs/>
          <w:lang w:eastAsia="es-CO"/>
        </w:rPr>
        <w:t xml:space="preserve"> lo tanto, es posible definir la metodología del Diseño como </w:t>
      </w:r>
      <w:r w:rsidR="009D24C4" w:rsidRPr="00E07361">
        <w:rPr>
          <w:rFonts w:ascii="Times New Roman" w:eastAsia="Times New Roman" w:hAnsi="Times New Roman" w:cs="Times New Roman"/>
          <w:bCs/>
          <w:lang w:eastAsia="es-CO"/>
        </w:rPr>
        <w:t>“el estudio de la estructura del proceso proyectual” (Vilchis, 2014, p.42).</w:t>
      </w:r>
    </w:p>
    <w:p w14:paraId="298B1784" w14:textId="77777777" w:rsidR="00982B2D" w:rsidRPr="00E07361" w:rsidRDefault="00982B2D" w:rsidP="00E07361">
      <w:pPr>
        <w:pStyle w:val="Prrafodelista"/>
        <w:spacing w:line="360" w:lineRule="auto"/>
        <w:ind w:left="0"/>
        <w:jc w:val="both"/>
        <w:rPr>
          <w:rFonts w:ascii="Times New Roman" w:eastAsia="Times New Roman" w:hAnsi="Times New Roman" w:cs="Times New Roman"/>
          <w:bCs/>
          <w:lang w:eastAsia="es-CO"/>
        </w:rPr>
      </w:pPr>
    </w:p>
    <w:p w14:paraId="5811DC1F" w14:textId="75816065" w:rsidR="00550A30" w:rsidRDefault="00982B2D" w:rsidP="00E07361">
      <w:pPr>
        <w:pStyle w:val="Prrafodelista"/>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Una visión particular respecto al</w:t>
      </w:r>
      <w:r w:rsidR="000F28D0" w:rsidRPr="00E07361">
        <w:rPr>
          <w:rFonts w:ascii="Times New Roman" w:eastAsia="Times New Roman" w:hAnsi="Times New Roman" w:cs="Times New Roman"/>
          <w:bCs/>
          <w:lang w:eastAsia="es-CO"/>
        </w:rPr>
        <w:t xml:space="preserve"> proceso de Diseño, </w:t>
      </w:r>
      <w:r w:rsidRPr="00E07361">
        <w:rPr>
          <w:rFonts w:ascii="Times New Roman" w:eastAsia="Times New Roman" w:hAnsi="Times New Roman" w:cs="Times New Roman"/>
          <w:bCs/>
          <w:lang w:eastAsia="es-CO"/>
        </w:rPr>
        <w:t>en aquella que plantea Cecilia Mazzeo desde el contexto de la academia. Su análisis corresponde a</w:t>
      </w:r>
      <w:r w:rsidR="000F28D0" w:rsidRPr="00E07361">
        <w:rPr>
          <w:rFonts w:ascii="Times New Roman" w:eastAsia="Times New Roman" w:hAnsi="Times New Roman" w:cs="Times New Roman"/>
          <w:bCs/>
          <w:lang w:eastAsia="es-CO"/>
        </w:rPr>
        <w:t xml:space="preserve"> los procesos de formación </w:t>
      </w:r>
      <w:r w:rsidR="000F28D0" w:rsidRPr="00E07361">
        <w:rPr>
          <w:rFonts w:ascii="Times New Roman" w:eastAsia="Times New Roman" w:hAnsi="Times New Roman" w:cs="Times New Roman"/>
          <w:bCs/>
          <w:lang w:eastAsia="es-CO"/>
        </w:rPr>
        <w:lastRenderedPageBreak/>
        <w:t>desarrollados en las carreras de Diseño Gráfico y Diseño Industrial</w:t>
      </w:r>
      <w:r w:rsidRPr="00E07361">
        <w:rPr>
          <w:rFonts w:ascii="Times New Roman" w:eastAsia="Times New Roman" w:hAnsi="Times New Roman" w:cs="Times New Roman"/>
          <w:bCs/>
          <w:lang w:eastAsia="es-CO"/>
        </w:rPr>
        <w:t xml:space="preserve"> de la Universidad de Buenos Aires</w:t>
      </w:r>
      <w:r w:rsidR="000F28D0" w:rsidRPr="00E07361">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eastAsia="es-CO"/>
        </w:rPr>
        <w:t>donde</w:t>
      </w:r>
      <w:r w:rsidR="000F28D0" w:rsidRPr="00E07361">
        <w:rPr>
          <w:rFonts w:ascii="Times New Roman" w:eastAsia="Times New Roman" w:hAnsi="Times New Roman" w:cs="Times New Roman"/>
          <w:bCs/>
          <w:lang w:eastAsia="es-CO"/>
        </w:rPr>
        <w:t xml:space="preserve"> se </w:t>
      </w:r>
      <w:r w:rsidRPr="00E07361">
        <w:rPr>
          <w:rFonts w:ascii="Times New Roman" w:eastAsia="Times New Roman" w:hAnsi="Times New Roman" w:cs="Times New Roman"/>
          <w:bCs/>
          <w:lang w:eastAsia="es-CO"/>
        </w:rPr>
        <w:t>identifican</w:t>
      </w:r>
      <w:r w:rsidR="000F28D0" w:rsidRPr="00E07361">
        <w:rPr>
          <w:rFonts w:ascii="Times New Roman" w:eastAsia="Times New Roman" w:hAnsi="Times New Roman" w:cs="Times New Roman"/>
          <w:bCs/>
          <w:lang w:eastAsia="es-CO"/>
        </w:rPr>
        <w:t xml:space="preserve"> </w:t>
      </w:r>
      <w:r w:rsidR="00D17D26">
        <w:rPr>
          <w:rFonts w:ascii="Times New Roman" w:eastAsia="Times New Roman" w:hAnsi="Times New Roman" w:cs="Times New Roman"/>
          <w:bCs/>
          <w:lang w:eastAsia="es-CO"/>
        </w:rPr>
        <w:t xml:space="preserve">momentos muy similares a las etapas </w:t>
      </w:r>
      <w:r w:rsidR="008F1E23">
        <w:rPr>
          <w:rFonts w:ascii="Times New Roman" w:eastAsia="Times New Roman" w:hAnsi="Times New Roman" w:cs="Times New Roman"/>
          <w:bCs/>
          <w:lang w:eastAsia="es-CO"/>
        </w:rPr>
        <w:t xml:space="preserve">anteriormente descritas. Mazzeo propone que el proceso de Diseño parte al identificar una necesidad la cual constituye el motivo principal del mismo, que abarca todos los aspectos relacionados con el contexto donde se presenta dicha necesidad. Su planteamiento presenta el proceso de Diseño en las siguientes etapas </w:t>
      </w:r>
      <w:r w:rsidR="00550A30" w:rsidRPr="00E07361">
        <w:rPr>
          <w:rFonts w:ascii="Times New Roman" w:eastAsia="Times New Roman" w:hAnsi="Times New Roman" w:cs="Times New Roman"/>
          <w:bCs/>
          <w:lang w:eastAsia="es-CO"/>
        </w:rPr>
        <w:t>(201</w:t>
      </w:r>
      <w:r w:rsidR="001A6F92">
        <w:rPr>
          <w:rFonts w:ascii="Times New Roman" w:eastAsia="Times New Roman" w:hAnsi="Times New Roman" w:cs="Times New Roman"/>
          <w:bCs/>
          <w:lang w:eastAsia="es-CO"/>
        </w:rPr>
        <w:t>4</w:t>
      </w:r>
      <w:r w:rsidR="00550A30" w:rsidRPr="00E07361">
        <w:rPr>
          <w:rFonts w:ascii="Times New Roman" w:eastAsia="Times New Roman" w:hAnsi="Times New Roman" w:cs="Times New Roman"/>
          <w:bCs/>
          <w:lang w:eastAsia="es-CO"/>
        </w:rPr>
        <w:t>, p.67)</w:t>
      </w:r>
      <w:r w:rsidR="000F28D0" w:rsidRPr="00E07361">
        <w:rPr>
          <w:rFonts w:ascii="Times New Roman" w:eastAsia="Times New Roman" w:hAnsi="Times New Roman" w:cs="Times New Roman"/>
          <w:bCs/>
          <w:lang w:eastAsia="es-CO"/>
        </w:rPr>
        <w:t xml:space="preserve">: </w:t>
      </w:r>
    </w:p>
    <w:p w14:paraId="403681CE" w14:textId="77777777" w:rsidR="006D6FCA" w:rsidRPr="00E07361" w:rsidRDefault="006D6FCA" w:rsidP="00E07361">
      <w:pPr>
        <w:pStyle w:val="Prrafodelista"/>
        <w:spacing w:line="360" w:lineRule="auto"/>
        <w:ind w:left="0"/>
        <w:jc w:val="both"/>
        <w:rPr>
          <w:rFonts w:ascii="Times New Roman" w:eastAsia="Times New Roman" w:hAnsi="Times New Roman" w:cs="Times New Roman"/>
          <w:bCs/>
          <w:lang w:eastAsia="es-CO"/>
        </w:rPr>
      </w:pPr>
    </w:p>
    <w:p w14:paraId="061E8EEF" w14:textId="77777777" w:rsidR="00550A30" w:rsidRPr="00E07361" w:rsidRDefault="00550A30" w:rsidP="00E07361">
      <w:pPr>
        <w:pStyle w:val="Prrafodelista"/>
        <w:numPr>
          <w:ilvl w:val="0"/>
          <w:numId w:val="11"/>
        </w:numPr>
        <w:spacing w:line="360" w:lineRule="auto"/>
        <w:ind w:left="426" w:hanging="426"/>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I</w:t>
      </w:r>
      <w:r w:rsidR="000F28D0" w:rsidRPr="00E07361">
        <w:rPr>
          <w:rFonts w:ascii="Times New Roman" w:eastAsia="Times New Roman" w:hAnsi="Times New Roman" w:cs="Times New Roman"/>
          <w:bCs/>
          <w:lang w:eastAsia="es-CO"/>
        </w:rPr>
        <w:t>nfo</w:t>
      </w:r>
      <w:r w:rsidRPr="00E07361">
        <w:rPr>
          <w:rFonts w:ascii="Times New Roman" w:eastAsia="Times New Roman" w:hAnsi="Times New Roman" w:cs="Times New Roman"/>
          <w:bCs/>
          <w:lang w:eastAsia="es-CO"/>
        </w:rPr>
        <w:t>rmación:</w:t>
      </w:r>
      <w:r w:rsidR="00710B39" w:rsidRPr="00E07361">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eastAsia="es-CO"/>
        </w:rPr>
        <w:t xml:space="preserve">consiste en la identificación, análisis y síntesis de datos fundamentales respecto al usuario y sus necesidades. </w:t>
      </w:r>
    </w:p>
    <w:p w14:paraId="5D5E2B28" w14:textId="77777777" w:rsidR="00710B39" w:rsidRPr="00E07361" w:rsidRDefault="00550A30" w:rsidP="00E07361">
      <w:pPr>
        <w:pStyle w:val="Prrafodelista"/>
        <w:numPr>
          <w:ilvl w:val="0"/>
          <w:numId w:val="11"/>
        </w:numPr>
        <w:spacing w:line="360" w:lineRule="auto"/>
        <w:ind w:left="426" w:hanging="426"/>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F</w:t>
      </w:r>
      <w:r w:rsidR="000F28D0" w:rsidRPr="00E07361">
        <w:rPr>
          <w:rFonts w:ascii="Times New Roman" w:eastAsia="Times New Roman" w:hAnsi="Times New Roman" w:cs="Times New Roman"/>
          <w:bCs/>
          <w:lang w:eastAsia="es-CO"/>
        </w:rPr>
        <w:t>ormulación</w:t>
      </w:r>
      <w:r w:rsidR="00710B39" w:rsidRPr="00E07361">
        <w:rPr>
          <w:rFonts w:ascii="Times New Roman" w:eastAsia="Times New Roman" w:hAnsi="Times New Roman" w:cs="Times New Roman"/>
          <w:bCs/>
          <w:lang w:eastAsia="es-CO"/>
        </w:rPr>
        <w:t>: consiste en la definición de la intención del proyecto y su concepto mediante la convergencia de la lógica y experiencia del estudiante (síntesis creativa).</w:t>
      </w:r>
    </w:p>
    <w:p w14:paraId="00AA908D" w14:textId="77777777" w:rsidR="00710B39" w:rsidRPr="00E07361" w:rsidRDefault="00710B39" w:rsidP="00E07361">
      <w:pPr>
        <w:pStyle w:val="Prrafodelista"/>
        <w:numPr>
          <w:ilvl w:val="0"/>
          <w:numId w:val="11"/>
        </w:numPr>
        <w:spacing w:line="360" w:lineRule="auto"/>
        <w:ind w:left="426" w:hanging="426"/>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D</w:t>
      </w:r>
      <w:r w:rsidR="000F28D0" w:rsidRPr="00E07361">
        <w:rPr>
          <w:rFonts w:ascii="Times New Roman" w:eastAsia="Times New Roman" w:hAnsi="Times New Roman" w:cs="Times New Roman"/>
          <w:bCs/>
          <w:lang w:eastAsia="es-CO"/>
        </w:rPr>
        <w:t>esarrollo</w:t>
      </w:r>
      <w:r w:rsidRPr="00E07361">
        <w:rPr>
          <w:rFonts w:ascii="Times New Roman" w:eastAsia="Times New Roman" w:hAnsi="Times New Roman" w:cs="Times New Roman"/>
          <w:bCs/>
          <w:lang w:eastAsia="es-CO"/>
        </w:rPr>
        <w:t>:</w:t>
      </w:r>
      <w:r w:rsidR="00454F94" w:rsidRPr="00E07361">
        <w:rPr>
          <w:rFonts w:ascii="Times New Roman" w:eastAsia="Times New Roman" w:hAnsi="Times New Roman" w:cs="Times New Roman"/>
          <w:bCs/>
          <w:lang w:eastAsia="es-CO"/>
        </w:rPr>
        <w:t xml:space="preserve"> consiste </w:t>
      </w:r>
      <w:r w:rsidR="008F20B1" w:rsidRPr="00E07361">
        <w:rPr>
          <w:rFonts w:ascii="Times New Roman" w:eastAsia="Times New Roman" w:hAnsi="Times New Roman" w:cs="Times New Roman"/>
          <w:bCs/>
          <w:lang w:eastAsia="es-CO"/>
        </w:rPr>
        <w:t>en la evolución al detalle del concepto de proyecto</w:t>
      </w:r>
      <w:r w:rsidR="00F419D4" w:rsidRPr="00E07361">
        <w:rPr>
          <w:rFonts w:ascii="Times New Roman" w:eastAsia="Times New Roman" w:hAnsi="Times New Roman" w:cs="Times New Roman"/>
          <w:bCs/>
          <w:lang w:eastAsia="es-CO"/>
        </w:rPr>
        <w:t xml:space="preserve"> y en una definición a mayor escala que permite al estudiante llegar a su concreción final.</w:t>
      </w:r>
    </w:p>
    <w:p w14:paraId="2A781DBB" w14:textId="77777777" w:rsidR="000F28D0" w:rsidRPr="00E07361" w:rsidRDefault="00F419D4" w:rsidP="00E07361">
      <w:pPr>
        <w:pStyle w:val="Prrafodelista"/>
        <w:numPr>
          <w:ilvl w:val="0"/>
          <w:numId w:val="11"/>
        </w:numPr>
        <w:spacing w:line="360" w:lineRule="auto"/>
        <w:ind w:left="426" w:hanging="426"/>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 xml:space="preserve">Materialización y verificación: consiste en la tangibilización del objeto definido anteriormente por medio de prototipos, los cuales son verificados como consecuencia del proyecto desarrollado y como solución de la problemática específica. </w:t>
      </w:r>
    </w:p>
    <w:p w14:paraId="5D1964BA" w14:textId="77777777" w:rsidR="00D55BE2" w:rsidRPr="00E07361" w:rsidRDefault="00D55BE2" w:rsidP="00E07361">
      <w:pPr>
        <w:pStyle w:val="Prrafodelista"/>
        <w:spacing w:line="360" w:lineRule="auto"/>
        <w:ind w:left="426"/>
        <w:jc w:val="both"/>
        <w:rPr>
          <w:rFonts w:ascii="Times New Roman" w:eastAsia="Times New Roman" w:hAnsi="Times New Roman" w:cs="Times New Roman"/>
          <w:bCs/>
          <w:lang w:eastAsia="es-CO"/>
        </w:rPr>
      </w:pPr>
    </w:p>
    <w:p w14:paraId="323A1816" w14:textId="6C14D508" w:rsidR="000F28D0" w:rsidRPr="00E07361" w:rsidRDefault="00F419D4" w:rsidP="00E07361">
      <w:pPr>
        <w:pStyle w:val="Prrafodelista"/>
        <w:tabs>
          <w:tab w:val="left" w:pos="1276"/>
        </w:tabs>
        <w:spacing w:line="360" w:lineRule="auto"/>
        <w:ind w:left="0"/>
        <w:jc w:val="both"/>
        <w:rPr>
          <w:rFonts w:ascii="Times New Roman" w:eastAsia="Times New Roman" w:hAnsi="Times New Roman" w:cs="Times New Roman"/>
          <w:b/>
          <w:bCs/>
          <w:lang w:eastAsia="es-CO"/>
        </w:rPr>
      </w:pPr>
      <w:r w:rsidRPr="00E07361">
        <w:rPr>
          <w:rFonts w:ascii="Times New Roman" w:eastAsia="Times New Roman" w:hAnsi="Times New Roman" w:cs="Times New Roman"/>
          <w:bCs/>
          <w:lang w:eastAsia="es-CO"/>
        </w:rPr>
        <w:t>La anterior estructura</w:t>
      </w:r>
      <w:r w:rsidR="008F1E23">
        <w:rPr>
          <w:rFonts w:ascii="Times New Roman" w:eastAsia="Times New Roman" w:hAnsi="Times New Roman" w:cs="Times New Roman"/>
          <w:bCs/>
          <w:lang w:eastAsia="es-CO"/>
        </w:rPr>
        <w:t>,</w:t>
      </w:r>
      <w:r w:rsidRPr="00E07361">
        <w:rPr>
          <w:rFonts w:ascii="Times New Roman" w:eastAsia="Times New Roman" w:hAnsi="Times New Roman" w:cs="Times New Roman"/>
          <w:bCs/>
          <w:lang w:eastAsia="es-CO"/>
        </w:rPr>
        <w:t xml:space="preserve"> identificada</w:t>
      </w:r>
      <w:r w:rsidR="000F28D0" w:rsidRPr="00E07361">
        <w:rPr>
          <w:rFonts w:ascii="Times New Roman" w:eastAsia="Times New Roman" w:hAnsi="Times New Roman" w:cs="Times New Roman"/>
          <w:bCs/>
          <w:lang w:eastAsia="es-CO"/>
        </w:rPr>
        <w:t xml:space="preserve"> durante los procesos de formación en Diseño</w:t>
      </w:r>
      <w:r w:rsidR="008F1E23">
        <w:rPr>
          <w:rFonts w:ascii="Times New Roman" w:eastAsia="Times New Roman" w:hAnsi="Times New Roman" w:cs="Times New Roman"/>
          <w:bCs/>
          <w:lang w:eastAsia="es-CO"/>
        </w:rPr>
        <w:t xml:space="preserve">, supone la existencia de una estructura de pensamiento que se caracteriza por su fluidez y flexibilidad en términos de una práctica proyectual que no se orienta mediante un método único. Al respecto, Mazzeo afirma </w:t>
      </w:r>
      <w:r w:rsidR="00B0205F">
        <w:rPr>
          <w:rFonts w:ascii="Times New Roman" w:eastAsia="Times New Roman" w:hAnsi="Times New Roman" w:cs="Times New Roman"/>
          <w:bCs/>
          <w:lang w:eastAsia="es-CO"/>
        </w:rPr>
        <w:t xml:space="preserve">que </w:t>
      </w:r>
      <w:r w:rsidR="00B0205F" w:rsidRPr="00E07361">
        <w:rPr>
          <w:rFonts w:ascii="Times New Roman" w:eastAsia="Times New Roman" w:hAnsi="Times New Roman" w:cs="Times New Roman"/>
          <w:bCs/>
          <w:lang w:eastAsia="es-CO"/>
        </w:rPr>
        <w:t>“</w:t>
      </w:r>
      <w:r w:rsidR="001D01A2">
        <w:rPr>
          <w:rFonts w:ascii="Times New Roman" w:eastAsia="Times New Roman" w:hAnsi="Times New Roman" w:cs="Times New Roman"/>
          <w:bCs/>
          <w:lang w:eastAsia="es-CO"/>
        </w:rPr>
        <w:t>[</w:t>
      </w:r>
      <w:r w:rsidR="000F28D0" w:rsidRPr="00E07361">
        <w:rPr>
          <w:rFonts w:ascii="Times New Roman" w:eastAsia="Times New Roman" w:hAnsi="Times New Roman" w:cs="Times New Roman"/>
          <w:bCs/>
          <w:lang w:eastAsia="es-CO"/>
        </w:rPr>
        <w:t>…</w:t>
      </w:r>
      <w:r w:rsidR="001D01A2">
        <w:rPr>
          <w:rFonts w:ascii="Times New Roman" w:eastAsia="Times New Roman" w:hAnsi="Times New Roman" w:cs="Times New Roman"/>
          <w:bCs/>
          <w:lang w:eastAsia="es-CO"/>
        </w:rPr>
        <w:t xml:space="preserve">] </w:t>
      </w:r>
      <w:r w:rsidR="000F28D0" w:rsidRPr="00E07361">
        <w:rPr>
          <w:rFonts w:ascii="Times New Roman" w:eastAsia="Times New Roman" w:hAnsi="Times New Roman" w:cs="Times New Roman"/>
          <w:bCs/>
          <w:lang w:eastAsia="es-CO"/>
        </w:rPr>
        <w:t>no se pretende prescribir una metodología del diseño sino simplemente inducir modos ordenados de proceder en las prácticas habituales.”</w:t>
      </w:r>
      <w:r w:rsidR="000F28D0" w:rsidRPr="00E07361">
        <w:rPr>
          <w:rFonts w:ascii="Times New Roman" w:eastAsia="Times New Roman" w:hAnsi="Times New Roman" w:cs="Times New Roman"/>
          <w:bCs/>
          <w:i/>
          <w:lang w:eastAsia="es-CO"/>
        </w:rPr>
        <w:t xml:space="preserve"> </w:t>
      </w:r>
      <w:r w:rsidR="000F28D0" w:rsidRPr="00E07361">
        <w:rPr>
          <w:rFonts w:ascii="Times New Roman" w:eastAsia="Times New Roman" w:hAnsi="Times New Roman" w:cs="Times New Roman"/>
          <w:bCs/>
          <w:lang w:eastAsia="es-CO"/>
        </w:rPr>
        <w:t>(201</w:t>
      </w:r>
      <w:r w:rsidR="001A6F92">
        <w:rPr>
          <w:rFonts w:ascii="Times New Roman" w:eastAsia="Times New Roman" w:hAnsi="Times New Roman" w:cs="Times New Roman"/>
          <w:bCs/>
          <w:lang w:eastAsia="es-CO"/>
        </w:rPr>
        <w:t>4</w:t>
      </w:r>
      <w:r w:rsidR="000F28D0" w:rsidRPr="00E07361">
        <w:rPr>
          <w:rFonts w:ascii="Times New Roman" w:eastAsia="Times New Roman" w:hAnsi="Times New Roman" w:cs="Times New Roman"/>
          <w:bCs/>
          <w:lang w:eastAsia="es-CO"/>
        </w:rPr>
        <w:t xml:space="preserve">, p.72). </w:t>
      </w:r>
      <w:del w:id="4" w:author="Autor">
        <w:r w:rsidR="004D5853" w:rsidDel="00FD3C2F">
          <w:rPr>
            <w:rFonts w:ascii="Times New Roman" w:eastAsia="Times New Roman" w:hAnsi="Times New Roman" w:cs="Times New Roman"/>
            <w:bCs/>
            <w:lang w:eastAsia="es-CO"/>
          </w:rPr>
          <w:delText xml:space="preserve"> </w:delText>
        </w:r>
      </w:del>
      <w:r w:rsidR="004D5853">
        <w:rPr>
          <w:rFonts w:ascii="Times New Roman" w:eastAsia="Times New Roman" w:hAnsi="Times New Roman" w:cs="Times New Roman"/>
          <w:bCs/>
          <w:lang w:eastAsia="es-CO"/>
        </w:rPr>
        <w:t xml:space="preserve">En el contexto de la formación en Diseño es de gran relevancia establecer para el proceso proyectual algún tipo de orden operativo, pues este permite una orientación a los estudiantes en términos de su aprendizaje y la participación del docente en su desarrollo, pero que constituye un escenario complejo pues no está </w:t>
      </w:r>
      <w:r w:rsidR="004D5853" w:rsidRPr="00B0205F">
        <w:rPr>
          <w:rFonts w:ascii="Times New Roman" w:eastAsia="Times New Roman" w:hAnsi="Times New Roman" w:cs="Times New Roman"/>
          <w:bCs/>
          <w:i/>
          <w:lang w:eastAsia="es-CO"/>
        </w:rPr>
        <w:t>reglamentado</w:t>
      </w:r>
      <w:r w:rsidR="004D5853">
        <w:rPr>
          <w:rFonts w:ascii="Times New Roman" w:eastAsia="Times New Roman" w:hAnsi="Times New Roman" w:cs="Times New Roman"/>
          <w:bCs/>
          <w:lang w:eastAsia="es-CO"/>
        </w:rPr>
        <w:t xml:space="preserve"> ni sus etapas responden a una secuencialidad absoluta.</w:t>
      </w:r>
    </w:p>
    <w:p w14:paraId="79BAE459" w14:textId="77777777" w:rsidR="001D01A2" w:rsidRDefault="001D01A2" w:rsidP="00E07361">
      <w:pPr>
        <w:spacing w:line="360" w:lineRule="auto"/>
        <w:jc w:val="both"/>
        <w:rPr>
          <w:rFonts w:ascii="Times New Roman" w:eastAsia="Times New Roman" w:hAnsi="Times New Roman" w:cs="Times New Roman"/>
          <w:bCs/>
          <w:sz w:val="24"/>
          <w:szCs w:val="24"/>
          <w:lang w:eastAsia="es-CO"/>
        </w:rPr>
      </w:pPr>
    </w:p>
    <w:p w14:paraId="5D13A734" w14:textId="421C6AC1" w:rsidR="00065825" w:rsidRDefault="00CF7D12" w:rsidP="00E07361">
      <w:pPr>
        <w:spacing w:line="360" w:lineRule="auto"/>
        <w:jc w:val="both"/>
        <w:rPr>
          <w:rFonts w:ascii="Times New Roman" w:hAnsi="Times New Roman" w:cs="Times New Roman"/>
          <w:sz w:val="24"/>
          <w:szCs w:val="24"/>
        </w:rPr>
      </w:pPr>
      <w:r w:rsidRPr="00E07361">
        <w:rPr>
          <w:rFonts w:ascii="Times New Roman" w:hAnsi="Times New Roman" w:cs="Times New Roman"/>
          <w:sz w:val="24"/>
          <w:szCs w:val="24"/>
          <w:lang w:val="es-MX"/>
        </w:rPr>
        <w:t>R</w:t>
      </w:r>
      <w:r w:rsidR="002A1435" w:rsidRPr="00E07361">
        <w:rPr>
          <w:rFonts w:ascii="Times New Roman" w:hAnsi="Times New Roman" w:cs="Times New Roman"/>
          <w:sz w:val="24"/>
          <w:szCs w:val="24"/>
          <w:lang w:val="es-MX"/>
        </w:rPr>
        <w:t xml:space="preserve">etornemos a la noción de proceso de Diseño, o mejor a la comprensión del Diseño como proceso. </w:t>
      </w:r>
      <w:r w:rsidR="00A165BA" w:rsidRPr="00E07361">
        <w:rPr>
          <w:rFonts w:ascii="Times New Roman" w:hAnsi="Times New Roman" w:cs="Times New Roman"/>
          <w:sz w:val="24"/>
          <w:szCs w:val="24"/>
          <w:lang w:val="es-MX"/>
        </w:rPr>
        <w:t xml:space="preserve">Hablar de proceso de Diseño implica identificar </w:t>
      </w:r>
      <w:r w:rsidRPr="00E07361">
        <w:rPr>
          <w:rFonts w:ascii="Times New Roman" w:hAnsi="Times New Roman" w:cs="Times New Roman"/>
          <w:sz w:val="24"/>
          <w:szCs w:val="24"/>
          <w:lang w:val="es-MX"/>
        </w:rPr>
        <w:t>que,</w:t>
      </w:r>
      <w:r w:rsidR="00A165BA" w:rsidRPr="00E07361">
        <w:rPr>
          <w:rFonts w:ascii="Times New Roman" w:hAnsi="Times New Roman" w:cs="Times New Roman"/>
          <w:sz w:val="24"/>
          <w:szCs w:val="24"/>
          <w:lang w:val="es-MX"/>
        </w:rPr>
        <w:t xml:space="preserve"> como disciplina, existe una perspectiva metodológica que le otorga tal complejidad haciendo que sea equiparable a la </w:t>
      </w:r>
      <w:r w:rsidR="00A165BA" w:rsidRPr="00E07361">
        <w:rPr>
          <w:rFonts w:ascii="Times New Roman" w:hAnsi="Times New Roman" w:cs="Times New Roman"/>
          <w:sz w:val="24"/>
          <w:szCs w:val="24"/>
          <w:lang w:val="es-MX"/>
        </w:rPr>
        <w:lastRenderedPageBreak/>
        <w:t>Cienci</w:t>
      </w:r>
      <w:r w:rsidR="0080729C" w:rsidRPr="00E07361">
        <w:rPr>
          <w:rFonts w:ascii="Times New Roman" w:hAnsi="Times New Roman" w:cs="Times New Roman"/>
          <w:sz w:val="24"/>
          <w:szCs w:val="24"/>
          <w:lang w:val="es-MX"/>
        </w:rPr>
        <w:t>as Exactas o a las Humanidades</w:t>
      </w:r>
      <w:r w:rsidR="00A165BA" w:rsidRPr="00E07361">
        <w:rPr>
          <w:rFonts w:ascii="Times New Roman" w:hAnsi="Times New Roman" w:cs="Times New Roman"/>
          <w:sz w:val="24"/>
          <w:szCs w:val="24"/>
          <w:lang w:val="es-MX"/>
        </w:rPr>
        <w:t xml:space="preserve">. </w:t>
      </w:r>
      <w:r w:rsidR="0080729C" w:rsidRPr="00E07361">
        <w:rPr>
          <w:rFonts w:ascii="Times New Roman" w:hAnsi="Times New Roman" w:cs="Times New Roman"/>
          <w:sz w:val="24"/>
          <w:szCs w:val="24"/>
          <w:lang w:val="es-MX"/>
        </w:rPr>
        <w:t xml:space="preserve">Es así como Nigel Cross (1982) </w:t>
      </w:r>
      <w:r w:rsidR="0080729C" w:rsidRPr="00E07361">
        <w:rPr>
          <w:rFonts w:ascii="Times New Roman" w:hAnsi="Times New Roman" w:cs="Times New Roman"/>
          <w:sz w:val="24"/>
          <w:szCs w:val="24"/>
        </w:rPr>
        <w:t>plantea respecto al proceso de Diseño, cómo este se concibe de manera g</w:t>
      </w:r>
      <w:r w:rsidR="001D01A2">
        <w:rPr>
          <w:rFonts w:ascii="Times New Roman" w:hAnsi="Times New Roman" w:cs="Times New Roman"/>
          <w:sz w:val="24"/>
          <w:szCs w:val="24"/>
        </w:rPr>
        <w:t xml:space="preserve">eneral </w:t>
      </w:r>
      <w:r w:rsidR="0080729C" w:rsidRPr="00E07361">
        <w:rPr>
          <w:rFonts w:ascii="Times New Roman" w:hAnsi="Times New Roman" w:cs="Times New Roman"/>
          <w:sz w:val="24"/>
          <w:szCs w:val="24"/>
        </w:rPr>
        <w:t xml:space="preserve">como una estructura mental diferente que los diseñadores adoptan </w:t>
      </w:r>
      <w:r w:rsidR="00217E5D">
        <w:rPr>
          <w:rFonts w:ascii="Times New Roman" w:hAnsi="Times New Roman" w:cs="Times New Roman"/>
          <w:sz w:val="24"/>
          <w:szCs w:val="24"/>
        </w:rPr>
        <w:t xml:space="preserve">al enfrentar el desarrollo de diferentes soluciones a un problema, modelo que caracteriza al Diseño y lo diferencia de las Ciencias, las cuales operan de manera contraria </w:t>
      </w:r>
      <w:r w:rsidR="00065825">
        <w:rPr>
          <w:rFonts w:ascii="Times New Roman" w:hAnsi="Times New Roman" w:cs="Times New Roman"/>
          <w:sz w:val="24"/>
          <w:szCs w:val="24"/>
        </w:rPr>
        <w:t xml:space="preserve">en la medida que primero se encargan de analizar el problema y todos sus elementos para posteriormente presentar una solución única. </w:t>
      </w:r>
      <w:del w:id="5" w:author="Autor">
        <w:r w:rsidR="00065825" w:rsidDel="00D40616">
          <w:rPr>
            <w:rFonts w:ascii="Times New Roman" w:hAnsi="Times New Roman" w:cs="Times New Roman"/>
            <w:sz w:val="24"/>
            <w:szCs w:val="24"/>
          </w:rPr>
          <w:delText xml:space="preserve"> </w:delText>
        </w:r>
        <w:r w:rsidR="0080729C" w:rsidRPr="00E07361" w:rsidDel="00D40616">
          <w:rPr>
            <w:rFonts w:ascii="Times New Roman" w:hAnsi="Times New Roman" w:cs="Times New Roman"/>
            <w:sz w:val="24"/>
            <w:szCs w:val="24"/>
          </w:rPr>
          <w:delText xml:space="preserve"> </w:delText>
        </w:r>
      </w:del>
      <w:r w:rsidR="00217E5D" w:rsidRPr="00E07361">
        <w:rPr>
          <w:rFonts w:ascii="Times New Roman" w:hAnsi="Times New Roman" w:cs="Times New Roman"/>
          <w:sz w:val="24"/>
          <w:szCs w:val="24"/>
        </w:rPr>
        <w:t>E</w:t>
      </w:r>
      <w:r w:rsidR="00217E5D">
        <w:rPr>
          <w:rFonts w:ascii="Times New Roman" w:hAnsi="Times New Roman" w:cs="Times New Roman"/>
          <w:sz w:val="24"/>
          <w:szCs w:val="24"/>
        </w:rPr>
        <w:t>n</w:t>
      </w:r>
      <w:r w:rsidR="00217E5D" w:rsidRPr="00E07361">
        <w:rPr>
          <w:rFonts w:ascii="Times New Roman" w:hAnsi="Times New Roman" w:cs="Times New Roman"/>
          <w:sz w:val="24"/>
          <w:szCs w:val="24"/>
        </w:rPr>
        <w:t xml:space="preserve"> </w:t>
      </w:r>
      <w:r w:rsidR="0080729C" w:rsidRPr="00E07361">
        <w:rPr>
          <w:rFonts w:ascii="Times New Roman" w:hAnsi="Times New Roman" w:cs="Times New Roman"/>
          <w:sz w:val="24"/>
          <w:szCs w:val="24"/>
        </w:rPr>
        <w:t xml:space="preserve">ese sentido, es posible afirmar entonces que </w:t>
      </w:r>
      <w:r w:rsidR="00065825">
        <w:rPr>
          <w:rFonts w:ascii="Times New Roman" w:hAnsi="Times New Roman" w:cs="Times New Roman"/>
          <w:sz w:val="24"/>
          <w:szCs w:val="24"/>
        </w:rPr>
        <w:t xml:space="preserve">la preocupación del Diseño es la concreción de los objetos que aún no existen, mientras que las Ciencias apuntan a la comprensión de los objetos existentes. </w:t>
      </w:r>
    </w:p>
    <w:p w14:paraId="11D71ACD" w14:textId="41C8ED47" w:rsidR="00C455CA" w:rsidRPr="00E07361" w:rsidRDefault="00C455CA" w:rsidP="00E07361">
      <w:pPr>
        <w:spacing w:line="360" w:lineRule="auto"/>
        <w:jc w:val="both"/>
        <w:rPr>
          <w:rFonts w:ascii="Times New Roman" w:hAnsi="Times New Roman" w:cs="Times New Roman"/>
          <w:sz w:val="24"/>
          <w:szCs w:val="24"/>
        </w:rPr>
      </w:pPr>
    </w:p>
    <w:p w14:paraId="042BF6AE" w14:textId="4ED9188E" w:rsidR="004A7BE7" w:rsidRPr="00E07361" w:rsidRDefault="00065825" w:rsidP="00E0736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 respecto, esta última visión es evidenciada por Cross en relación al desarrollo de un enfoque metodológico propia para el Diseño, a lo largo de su libro </w:t>
      </w:r>
      <w:r w:rsidRPr="00B0205F">
        <w:rPr>
          <w:rFonts w:ascii="Times New Roman" w:hAnsi="Times New Roman" w:cs="Times New Roman"/>
          <w:i/>
          <w:sz w:val="24"/>
          <w:szCs w:val="24"/>
        </w:rPr>
        <w:t>Designerly Ways of Knowing</w:t>
      </w:r>
      <w:r>
        <w:rPr>
          <w:rFonts w:ascii="Times New Roman" w:hAnsi="Times New Roman" w:cs="Times New Roman"/>
          <w:sz w:val="24"/>
          <w:szCs w:val="24"/>
        </w:rPr>
        <w:t xml:space="preserve"> (2007). En su obra, Cross concibe el Diseño a partir de sus formas de producción de conocimiento diferenciadas de aquellas características de las Ciencias y las Humanidades. En este sentido, se afirma que el proceso de Diseño posee una perspectiva propia pues reconoce una manera particular de pensamiento y análisis </w:t>
      </w:r>
      <w:r w:rsidR="00713569">
        <w:rPr>
          <w:rFonts w:ascii="Times New Roman" w:hAnsi="Times New Roman" w:cs="Times New Roman"/>
          <w:sz w:val="24"/>
          <w:szCs w:val="24"/>
        </w:rPr>
        <w:t>que caracteriza a los diseñadores, la cual mezcla intuición y racionalidad, la cual contrasta con la estructura rígida y la lógica racionalista del pensamiento científico.</w:t>
      </w:r>
      <w:r>
        <w:rPr>
          <w:rFonts w:ascii="Times New Roman" w:hAnsi="Times New Roman" w:cs="Times New Roman"/>
          <w:sz w:val="24"/>
          <w:szCs w:val="24"/>
        </w:rPr>
        <w:t xml:space="preserve"> </w:t>
      </w:r>
    </w:p>
    <w:p w14:paraId="25A31A46" w14:textId="77777777" w:rsidR="003F33A2" w:rsidRDefault="00172B14" w:rsidP="00E07361">
      <w:pPr>
        <w:spacing w:line="360" w:lineRule="auto"/>
        <w:jc w:val="both"/>
        <w:rPr>
          <w:rFonts w:ascii="Times New Roman" w:hAnsi="Times New Roman" w:cs="Times New Roman"/>
          <w:sz w:val="24"/>
          <w:szCs w:val="24"/>
        </w:rPr>
      </w:pPr>
      <w:r w:rsidRPr="00E07361">
        <w:rPr>
          <w:rFonts w:ascii="Times New Roman" w:hAnsi="Times New Roman" w:cs="Times New Roman"/>
          <w:sz w:val="24"/>
          <w:szCs w:val="24"/>
        </w:rPr>
        <w:t>Como podemos apreciar, el proceso de Diseño siempre se ha concebido como una estructura, que hoy en día da cuenta de unas características particulares y diferenciadoras con respecta a una visión racionalizadora</w:t>
      </w:r>
      <w:r w:rsidR="004A7BE7" w:rsidRPr="00E07361">
        <w:rPr>
          <w:rFonts w:ascii="Times New Roman" w:hAnsi="Times New Roman" w:cs="Times New Roman"/>
          <w:sz w:val="24"/>
          <w:szCs w:val="24"/>
        </w:rPr>
        <w:t xml:space="preserve"> desde la cual fue orientado </w:t>
      </w:r>
      <w:r w:rsidR="001D01A2">
        <w:rPr>
          <w:rFonts w:ascii="Times New Roman" w:hAnsi="Times New Roman" w:cs="Times New Roman"/>
          <w:sz w:val="24"/>
          <w:szCs w:val="24"/>
        </w:rPr>
        <w:t>inicialmente</w:t>
      </w:r>
      <w:r w:rsidRPr="00E07361">
        <w:rPr>
          <w:rFonts w:ascii="Times New Roman" w:hAnsi="Times New Roman" w:cs="Times New Roman"/>
          <w:sz w:val="24"/>
          <w:szCs w:val="24"/>
        </w:rPr>
        <w:t xml:space="preserve">. </w:t>
      </w:r>
      <w:r w:rsidR="001D01A2">
        <w:rPr>
          <w:rFonts w:ascii="Times New Roman" w:hAnsi="Times New Roman" w:cs="Times New Roman"/>
          <w:sz w:val="24"/>
          <w:szCs w:val="24"/>
        </w:rPr>
        <w:t>Podemos afirmar entonces, que e</w:t>
      </w:r>
      <w:r w:rsidRPr="00E07361">
        <w:rPr>
          <w:rFonts w:ascii="Times New Roman" w:hAnsi="Times New Roman" w:cs="Times New Roman"/>
          <w:sz w:val="24"/>
          <w:szCs w:val="24"/>
        </w:rPr>
        <w:t>l diseñador estructura de acuerdo a su experiencia las etapas que proponen los diferentes autores, de manera q</w:t>
      </w:r>
      <w:r w:rsidR="001D01A2">
        <w:rPr>
          <w:rFonts w:ascii="Times New Roman" w:hAnsi="Times New Roman" w:cs="Times New Roman"/>
          <w:sz w:val="24"/>
          <w:szCs w:val="24"/>
        </w:rPr>
        <w:t xml:space="preserve">ue son múltiples y diversas las fases </w:t>
      </w:r>
      <w:r w:rsidRPr="00E07361">
        <w:rPr>
          <w:rFonts w:ascii="Times New Roman" w:hAnsi="Times New Roman" w:cs="Times New Roman"/>
          <w:sz w:val="24"/>
          <w:szCs w:val="24"/>
        </w:rPr>
        <w:t>que surgen a lo largo del proceso de Diseño.</w:t>
      </w:r>
    </w:p>
    <w:p w14:paraId="7D33B795" w14:textId="77777777" w:rsidR="001D01A2" w:rsidRPr="00E07361" w:rsidRDefault="001D01A2" w:rsidP="00E07361">
      <w:pPr>
        <w:spacing w:line="360" w:lineRule="auto"/>
        <w:jc w:val="both"/>
        <w:rPr>
          <w:rFonts w:ascii="Times New Roman" w:hAnsi="Times New Roman" w:cs="Times New Roman"/>
          <w:sz w:val="24"/>
          <w:szCs w:val="24"/>
        </w:rPr>
      </w:pPr>
    </w:p>
    <w:p w14:paraId="4416CC42" w14:textId="77777777" w:rsidR="00A31248" w:rsidRPr="00A31248" w:rsidRDefault="004A7BE7" w:rsidP="00A31248">
      <w:pPr>
        <w:spacing w:line="360" w:lineRule="auto"/>
        <w:jc w:val="both"/>
        <w:rPr>
          <w:rFonts w:ascii="Times New Roman" w:hAnsi="Times New Roman" w:cs="Times New Roman"/>
          <w:sz w:val="24"/>
          <w:szCs w:val="24"/>
        </w:rPr>
      </w:pPr>
      <w:r w:rsidRPr="00E07361">
        <w:rPr>
          <w:rFonts w:ascii="Times New Roman" w:hAnsi="Times New Roman" w:cs="Times New Roman"/>
          <w:sz w:val="24"/>
          <w:szCs w:val="24"/>
        </w:rPr>
        <w:t xml:space="preserve">A continuación, un cuadro </w:t>
      </w:r>
      <w:r w:rsidR="00A31248" w:rsidRPr="00E07361">
        <w:rPr>
          <w:rFonts w:ascii="Times New Roman" w:hAnsi="Times New Roman" w:cs="Times New Roman"/>
          <w:sz w:val="24"/>
          <w:szCs w:val="24"/>
        </w:rPr>
        <w:t>que resume la concepción y características del proceso de Diseño según los autores referenciados:</w:t>
      </w:r>
    </w:p>
    <w:tbl>
      <w:tblPr>
        <w:tblStyle w:val="Tablaconcuadrcula"/>
        <w:tblW w:w="0" w:type="auto"/>
        <w:tblLook w:val="04A0" w:firstRow="1" w:lastRow="0" w:firstColumn="1" w:lastColumn="0" w:noHBand="0" w:noVBand="1"/>
      </w:tblPr>
      <w:tblGrid>
        <w:gridCol w:w="1271"/>
        <w:gridCol w:w="7557"/>
      </w:tblGrid>
      <w:tr w:rsidR="004D6045" w14:paraId="30FCABBB" w14:textId="77777777" w:rsidTr="00790F9E">
        <w:tc>
          <w:tcPr>
            <w:tcW w:w="1271" w:type="dxa"/>
          </w:tcPr>
          <w:p w14:paraId="39A6E701" w14:textId="77777777" w:rsidR="004D6045" w:rsidRPr="00C60FFE" w:rsidRDefault="004D6045" w:rsidP="00790F9E">
            <w:pPr>
              <w:tabs>
                <w:tab w:val="left" w:pos="1413"/>
              </w:tabs>
              <w:spacing w:line="276" w:lineRule="auto"/>
              <w:jc w:val="both"/>
              <w:rPr>
                <w:rFonts w:ascii="Arial" w:eastAsia="Times New Roman" w:hAnsi="Arial" w:cs="Arial"/>
                <w:b/>
                <w:bCs/>
                <w:sz w:val="24"/>
                <w:szCs w:val="24"/>
                <w:lang w:eastAsia="es-CO"/>
              </w:rPr>
            </w:pPr>
            <w:r w:rsidRPr="00C60FFE">
              <w:rPr>
                <w:rFonts w:ascii="Times New Roman" w:hAnsi="Times New Roman" w:cs="Times New Roman"/>
                <w:b/>
                <w:sz w:val="18"/>
                <w:szCs w:val="18"/>
              </w:rPr>
              <w:t>Gugelot</w:t>
            </w:r>
          </w:p>
        </w:tc>
        <w:tc>
          <w:tcPr>
            <w:tcW w:w="7557" w:type="dxa"/>
          </w:tcPr>
          <w:p w14:paraId="52F8E1D6" w14:textId="77777777" w:rsidR="004D6045" w:rsidRDefault="00E55C9A" w:rsidP="00790F9E">
            <w:pPr>
              <w:tabs>
                <w:tab w:val="left" w:pos="1413"/>
              </w:tabs>
              <w:spacing w:line="276" w:lineRule="auto"/>
              <w:jc w:val="both"/>
              <w:rPr>
                <w:rFonts w:ascii="Arial" w:eastAsia="Times New Roman" w:hAnsi="Arial" w:cs="Arial"/>
                <w:bCs/>
                <w:sz w:val="24"/>
                <w:szCs w:val="24"/>
                <w:lang w:eastAsia="es-CO"/>
              </w:rPr>
            </w:pPr>
            <w:r>
              <w:rPr>
                <w:rFonts w:ascii="Times New Roman" w:eastAsia="Times New Roman" w:hAnsi="Times New Roman" w:cs="Times New Roman"/>
                <w:bCs/>
                <w:sz w:val="18"/>
                <w:szCs w:val="18"/>
                <w:lang w:eastAsia="es-CO"/>
              </w:rPr>
              <w:t>El proceso de D</w:t>
            </w:r>
            <w:r w:rsidR="004D6045" w:rsidRPr="00A02DD7">
              <w:rPr>
                <w:rFonts w:ascii="Times New Roman" w:eastAsia="Times New Roman" w:hAnsi="Times New Roman" w:cs="Times New Roman"/>
                <w:bCs/>
                <w:sz w:val="18"/>
                <w:szCs w:val="18"/>
                <w:lang w:eastAsia="es-CO"/>
              </w:rPr>
              <w:t xml:space="preserve">iseño </w:t>
            </w:r>
            <w:r>
              <w:rPr>
                <w:rFonts w:ascii="Times New Roman" w:eastAsia="Times New Roman" w:hAnsi="Times New Roman" w:cs="Times New Roman"/>
                <w:bCs/>
                <w:sz w:val="18"/>
                <w:szCs w:val="18"/>
                <w:lang w:eastAsia="es-CO"/>
              </w:rPr>
              <w:t xml:space="preserve">constituye una forma consciente y controlada orientada al desarrollo de soluciones objetuales. </w:t>
            </w:r>
          </w:p>
        </w:tc>
      </w:tr>
      <w:tr w:rsidR="004D6045" w14:paraId="31F138D7" w14:textId="77777777" w:rsidTr="00790F9E">
        <w:tc>
          <w:tcPr>
            <w:tcW w:w="1271" w:type="dxa"/>
          </w:tcPr>
          <w:p w14:paraId="6854E85E" w14:textId="77777777" w:rsidR="004D6045" w:rsidRPr="00C60FFE" w:rsidRDefault="004D6045" w:rsidP="00790F9E">
            <w:pPr>
              <w:tabs>
                <w:tab w:val="left" w:pos="1413"/>
              </w:tabs>
              <w:spacing w:line="276" w:lineRule="auto"/>
              <w:jc w:val="both"/>
              <w:rPr>
                <w:rFonts w:ascii="Arial" w:eastAsia="Times New Roman" w:hAnsi="Arial" w:cs="Arial"/>
                <w:b/>
                <w:bCs/>
                <w:sz w:val="24"/>
                <w:szCs w:val="24"/>
                <w:lang w:eastAsia="es-CO"/>
              </w:rPr>
            </w:pPr>
            <w:r w:rsidRPr="00C60FFE">
              <w:rPr>
                <w:rFonts w:ascii="Times New Roman" w:hAnsi="Times New Roman" w:cs="Times New Roman"/>
                <w:b/>
                <w:sz w:val="18"/>
                <w:szCs w:val="18"/>
              </w:rPr>
              <w:t>Jones</w:t>
            </w:r>
          </w:p>
        </w:tc>
        <w:tc>
          <w:tcPr>
            <w:tcW w:w="7557" w:type="dxa"/>
          </w:tcPr>
          <w:p w14:paraId="1C634A46" w14:textId="77777777" w:rsidR="004D6045" w:rsidRPr="00A02DD7" w:rsidRDefault="00E55C9A" w:rsidP="00790F9E">
            <w:pPr>
              <w:spacing w:line="276" w:lineRule="auto"/>
              <w:jc w:val="both"/>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El</w:t>
            </w:r>
            <w:r w:rsidR="004D6045" w:rsidRPr="00A02DD7">
              <w:rPr>
                <w:rFonts w:ascii="Times New Roman" w:eastAsia="Times New Roman" w:hAnsi="Times New Roman" w:cs="Times New Roman"/>
                <w:bCs/>
                <w:sz w:val="18"/>
                <w:szCs w:val="18"/>
                <w:lang w:eastAsia="es-CO"/>
              </w:rPr>
              <w:t xml:space="preserve"> proceso de Diseño </w:t>
            </w:r>
            <w:r>
              <w:rPr>
                <w:rFonts w:ascii="Times New Roman" w:eastAsia="Times New Roman" w:hAnsi="Times New Roman" w:cs="Times New Roman"/>
                <w:bCs/>
                <w:sz w:val="18"/>
                <w:szCs w:val="18"/>
                <w:lang w:eastAsia="es-CO"/>
              </w:rPr>
              <w:t>se constituye en tres momentos fundamentales</w:t>
            </w:r>
            <w:r w:rsidR="004D6045" w:rsidRPr="00A02DD7">
              <w:rPr>
                <w:rFonts w:ascii="Times New Roman" w:eastAsia="Times New Roman" w:hAnsi="Times New Roman" w:cs="Times New Roman"/>
                <w:bCs/>
                <w:sz w:val="18"/>
                <w:szCs w:val="18"/>
                <w:lang w:eastAsia="es-CO"/>
              </w:rPr>
              <w:t>: análisis, síntesis y evaluación.</w:t>
            </w:r>
          </w:p>
          <w:p w14:paraId="28251707" w14:textId="77777777" w:rsidR="004D6045" w:rsidRDefault="00E55C9A" w:rsidP="00E55C9A">
            <w:pPr>
              <w:tabs>
                <w:tab w:val="left" w:pos="1413"/>
              </w:tabs>
              <w:spacing w:line="276" w:lineRule="auto"/>
              <w:jc w:val="both"/>
              <w:rPr>
                <w:rFonts w:ascii="Arial" w:eastAsia="Times New Roman" w:hAnsi="Arial" w:cs="Arial"/>
                <w:bCs/>
                <w:sz w:val="24"/>
                <w:szCs w:val="24"/>
                <w:lang w:eastAsia="es-CO"/>
              </w:rPr>
            </w:pPr>
            <w:r>
              <w:rPr>
                <w:rFonts w:ascii="Times New Roman" w:eastAsia="Times New Roman" w:hAnsi="Times New Roman" w:cs="Times New Roman"/>
                <w:bCs/>
                <w:sz w:val="18"/>
                <w:szCs w:val="18"/>
                <w:lang w:eastAsia="es-CO"/>
              </w:rPr>
              <w:t>Estos</w:t>
            </w:r>
            <w:r w:rsidR="004D6045" w:rsidRPr="00A02DD7">
              <w:rPr>
                <w:rFonts w:ascii="Times New Roman" w:eastAsia="Times New Roman" w:hAnsi="Times New Roman" w:cs="Times New Roman"/>
                <w:bCs/>
                <w:sz w:val="18"/>
                <w:szCs w:val="18"/>
                <w:lang w:eastAsia="es-CO"/>
              </w:rPr>
              <w:t xml:space="preserve"> no necesariamente encajan entre sí para formar una estrategia universal compues</w:t>
            </w:r>
            <w:r>
              <w:rPr>
                <w:rFonts w:ascii="Times New Roman" w:eastAsia="Times New Roman" w:hAnsi="Times New Roman" w:cs="Times New Roman"/>
                <w:bCs/>
                <w:sz w:val="18"/>
                <w:szCs w:val="18"/>
                <w:lang w:eastAsia="es-CO"/>
              </w:rPr>
              <w:t>ta.</w:t>
            </w:r>
          </w:p>
        </w:tc>
      </w:tr>
      <w:tr w:rsidR="004D6045" w14:paraId="4EC25B66" w14:textId="77777777" w:rsidTr="00790F9E">
        <w:tc>
          <w:tcPr>
            <w:tcW w:w="1271" w:type="dxa"/>
          </w:tcPr>
          <w:p w14:paraId="0E1E6D05" w14:textId="77777777" w:rsidR="004D6045" w:rsidRPr="00C60FFE" w:rsidRDefault="004D6045" w:rsidP="00790F9E">
            <w:pPr>
              <w:tabs>
                <w:tab w:val="left" w:pos="1413"/>
              </w:tabs>
              <w:spacing w:line="276" w:lineRule="auto"/>
              <w:jc w:val="both"/>
              <w:rPr>
                <w:rFonts w:ascii="Arial" w:eastAsia="Times New Roman" w:hAnsi="Arial" w:cs="Arial"/>
                <w:b/>
                <w:bCs/>
                <w:sz w:val="24"/>
                <w:szCs w:val="24"/>
                <w:lang w:eastAsia="es-CO"/>
              </w:rPr>
            </w:pPr>
            <w:r w:rsidRPr="00C60FFE">
              <w:rPr>
                <w:rFonts w:ascii="Times New Roman" w:hAnsi="Times New Roman" w:cs="Times New Roman"/>
                <w:b/>
                <w:sz w:val="18"/>
                <w:szCs w:val="18"/>
              </w:rPr>
              <w:lastRenderedPageBreak/>
              <w:t>Munari</w:t>
            </w:r>
          </w:p>
        </w:tc>
        <w:tc>
          <w:tcPr>
            <w:tcW w:w="7557" w:type="dxa"/>
          </w:tcPr>
          <w:p w14:paraId="40491549" w14:textId="77777777" w:rsidR="004D6045" w:rsidRDefault="00E55C9A" w:rsidP="00790F9E">
            <w:pPr>
              <w:tabs>
                <w:tab w:val="left" w:pos="1413"/>
              </w:tabs>
              <w:spacing w:line="276" w:lineRule="auto"/>
              <w:jc w:val="both"/>
              <w:rPr>
                <w:rFonts w:ascii="Arial" w:eastAsia="Times New Roman" w:hAnsi="Arial" w:cs="Arial"/>
                <w:bCs/>
                <w:sz w:val="24"/>
                <w:szCs w:val="24"/>
                <w:lang w:eastAsia="es-CO"/>
              </w:rPr>
            </w:pPr>
            <w:r>
              <w:rPr>
                <w:rFonts w:ascii="Times New Roman" w:eastAsia="Times New Roman" w:hAnsi="Times New Roman" w:cs="Times New Roman"/>
                <w:bCs/>
                <w:sz w:val="18"/>
                <w:szCs w:val="18"/>
                <w:lang w:eastAsia="es-CO"/>
              </w:rPr>
              <w:t xml:space="preserve">El proceso de Diseño consiste en una </w:t>
            </w:r>
            <w:r w:rsidR="004D6045" w:rsidRPr="00A02DD7">
              <w:rPr>
                <w:rFonts w:ascii="Times New Roman" w:eastAsia="Times New Roman" w:hAnsi="Times New Roman" w:cs="Times New Roman"/>
                <w:bCs/>
                <w:sz w:val="18"/>
                <w:szCs w:val="18"/>
                <w:lang w:eastAsia="es-CO"/>
              </w:rPr>
              <w:t>serie de operaciones necesarias dispuestas en un orden ló</w:t>
            </w:r>
            <w:r>
              <w:rPr>
                <w:rFonts w:ascii="Times New Roman" w:eastAsia="Times New Roman" w:hAnsi="Times New Roman" w:cs="Times New Roman"/>
                <w:bCs/>
                <w:sz w:val="18"/>
                <w:szCs w:val="18"/>
                <w:lang w:eastAsia="es-CO"/>
              </w:rPr>
              <w:t xml:space="preserve">gico dictado por la experiencia del diseñador. </w:t>
            </w:r>
          </w:p>
        </w:tc>
      </w:tr>
      <w:tr w:rsidR="004D6045" w14:paraId="522E7935" w14:textId="77777777" w:rsidTr="00790F9E">
        <w:tc>
          <w:tcPr>
            <w:tcW w:w="1271" w:type="dxa"/>
          </w:tcPr>
          <w:p w14:paraId="113935A5" w14:textId="77777777" w:rsidR="004D6045" w:rsidRPr="00C60FFE" w:rsidRDefault="004D6045" w:rsidP="00790F9E">
            <w:pPr>
              <w:tabs>
                <w:tab w:val="left" w:pos="1413"/>
              </w:tabs>
              <w:spacing w:line="276" w:lineRule="auto"/>
              <w:jc w:val="both"/>
              <w:rPr>
                <w:rFonts w:ascii="Arial" w:eastAsia="Times New Roman" w:hAnsi="Arial" w:cs="Arial"/>
                <w:b/>
                <w:bCs/>
                <w:sz w:val="24"/>
                <w:szCs w:val="24"/>
                <w:lang w:eastAsia="es-CO"/>
              </w:rPr>
            </w:pPr>
            <w:r w:rsidRPr="00C60FFE">
              <w:rPr>
                <w:rFonts w:ascii="Times New Roman" w:hAnsi="Times New Roman" w:cs="Times New Roman"/>
                <w:b/>
                <w:sz w:val="18"/>
                <w:szCs w:val="18"/>
              </w:rPr>
              <w:t>Löbach</w:t>
            </w:r>
          </w:p>
        </w:tc>
        <w:tc>
          <w:tcPr>
            <w:tcW w:w="7557" w:type="dxa"/>
          </w:tcPr>
          <w:p w14:paraId="5ACBA965" w14:textId="77777777" w:rsidR="004D6045" w:rsidRDefault="00E55C9A" w:rsidP="00E55C9A">
            <w:pPr>
              <w:tabs>
                <w:tab w:val="left" w:pos="1413"/>
              </w:tabs>
              <w:spacing w:line="276" w:lineRule="auto"/>
              <w:jc w:val="both"/>
              <w:rPr>
                <w:rFonts w:ascii="Arial" w:eastAsia="Times New Roman" w:hAnsi="Arial" w:cs="Arial"/>
                <w:bCs/>
                <w:sz w:val="24"/>
                <w:szCs w:val="24"/>
                <w:lang w:eastAsia="es-CO"/>
              </w:rPr>
            </w:pPr>
            <w:r>
              <w:rPr>
                <w:rFonts w:ascii="Times New Roman" w:eastAsia="Times New Roman" w:hAnsi="Times New Roman" w:cs="Times New Roman"/>
                <w:bCs/>
                <w:sz w:val="18"/>
                <w:szCs w:val="18"/>
                <w:lang w:eastAsia="es-CO"/>
              </w:rPr>
              <w:t xml:space="preserve">El </w:t>
            </w:r>
            <w:r w:rsidR="004D6045" w:rsidRPr="00A02DD7">
              <w:rPr>
                <w:rFonts w:ascii="Times New Roman" w:eastAsia="Times New Roman" w:hAnsi="Times New Roman" w:cs="Times New Roman"/>
                <w:bCs/>
                <w:sz w:val="18"/>
                <w:szCs w:val="18"/>
                <w:lang w:eastAsia="es-CO"/>
              </w:rPr>
              <w:t xml:space="preserve">proceso de Diseño </w:t>
            </w:r>
            <w:r>
              <w:rPr>
                <w:rFonts w:ascii="Times New Roman" w:eastAsia="Times New Roman" w:hAnsi="Times New Roman" w:cs="Times New Roman"/>
                <w:bCs/>
                <w:sz w:val="18"/>
                <w:szCs w:val="18"/>
                <w:lang w:eastAsia="es-CO"/>
              </w:rPr>
              <w:t xml:space="preserve">es </w:t>
            </w:r>
            <w:r w:rsidR="004D6045" w:rsidRPr="00A02DD7">
              <w:rPr>
                <w:rFonts w:ascii="Times New Roman" w:eastAsia="Times New Roman" w:hAnsi="Times New Roman" w:cs="Times New Roman"/>
                <w:bCs/>
                <w:sz w:val="18"/>
                <w:szCs w:val="18"/>
                <w:lang w:eastAsia="es-CO"/>
              </w:rPr>
              <w:t xml:space="preserve">muy complejo dependiendo del problema a solucionar, </w:t>
            </w:r>
            <w:r>
              <w:rPr>
                <w:rFonts w:ascii="Times New Roman" w:eastAsia="Times New Roman" w:hAnsi="Times New Roman" w:cs="Times New Roman"/>
                <w:bCs/>
                <w:sz w:val="18"/>
                <w:szCs w:val="18"/>
                <w:lang w:eastAsia="es-CO"/>
              </w:rPr>
              <w:t xml:space="preserve">sus </w:t>
            </w:r>
            <w:r w:rsidR="004D6045" w:rsidRPr="00A02DD7">
              <w:rPr>
                <w:rFonts w:ascii="Times New Roman" w:eastAsia="Times New Roman" w:hAnsi="Times New Roman" w:cs="Times New Roman"/>
                <w:bCs/>
                <w:sz w:val="18"/>
                <w:szCs w:val="18"/>
                <w:lang w:eastAsia="es-CO"/>
              </w:rPr>
              <w:t>etapas</w:t>
            </w:r>
            <w:r>
              <w:rPr>
                <w:rFonts w:ascii="Times New Roman" w:eastAsia="Times New Roman" w:hAnsi="Times New Roman" w:cs="Times New Roman"/>
                <w:bCs/>
                <w:sz w:val="18"/>
                <w:szCs w:val="18"/>
                <w:lang w:eastAsia="es-CO"/>
              </w:rPr>
              <w:t xml:space="preserve"> no</w:t>
            </w:r>
            <w:r w:rsidR="004D6045" w:rsidRPr="00A02DD7">
              <w:rPr>
                <w:rFonts w:ascii="Times New Roman" w:eastAsia="Times New Roman" w:hAnsi="Times New Roman" w:cs="Times New Roman"/>
                <w:bCs/>
                <w:sz w:val="18"/>
                <w:szCs w:val="18"/>
                <w:lang w:eastAsia="es-CO"/>
              </w:rPr>
              <w:t xml:space="preserve"> definen por completo el proceso pues solo constituyen una orientación para el diseñador.</w:t>
            </w:r>
          </w:p>
        </w:tc>
      </w:tr>
      <w:tr w:rsidR="00790F9E" w14:paraId="02926356" w14:textId="77777777" w:rsidTr="00790F9E">
        <w:tc>
          <w:tcPr>
            <w:tcW w:w="1271" w:type="dxa"/>
          </w:tcPr>
          <w:p w14:paraId="5BECC736" w14:textId="77777777" w:rsidR="00790F9E" w:rsidRPr="00C60FFE" w:rsidRDefault="00790F9E" w:rsidP="00790F9E">
            <w:pPr>
              <w:tabs>
                <w:tab w:val="left" w:pos="1413"/>
              </w:tabs>
              <w:spacing w:line="276" w:lineRule="auto"/>
              <w:jc w:val="both"/>
              <w:rPr>
                <w:rFonts w:ascii="Arial" w:eastAsia="Times New Roman" w:hAnsi="Arial" w:cs="Arial"/>
                <w:b/>
                <w:bCs/>
                <w:sz w:val="24"/>
                <w:szCs w:val="24"/>
                <w:lang w:eastAsia="es-CO"/>
              </w:rPr>
            </w:pPr>
            <w:r w:rsidRPr="00C60FFE">
              <w:rPr>
                <w:rFonts w:ascii="Times New Roman" w:hAnsi="Times New Roman" w:cs="Times New Roman"/>
                <w:b/>
                <w:sz w:val="18"/>
                <w:szCs w:val="18"/>
              </w:rPr>
              <w:t>Rodríguez, G.</w:t>
            </w:r>
          </w:p>
        </w:tc>
        <w:tc>
          <w:tcPr>
            <w:tcW w:w="7557" w:type="dxa"/>
          </w:tcPr>
          <w:p w14:paraId="25A33E1B" w14:textId="079FE76B" w:rsidR="00790F9E" w:rsidRPr="00A02DD7" w:rsidRDefault="00E55C9A" w:rsidP="00D26054">
            <w:pPr>
              <w:spacing w:line="276" w:lineRule="auto"/>
              <w:jc w:val="both"/>
              <w:rPr>
                <w:rFonts w:ascii="Times New Roman" w:hAnsi="Times New Roman" w:cs="Times New Roman"/>
                <w:sz w:val="18"/>
                <w:szCs w:val="18"/>
              </w:rPr>
            </w:pPr>
            <w:r>
              <w:rPr>
                <w:rFonts w:ascii="Times New Roman" w:eastAsia="Times New Roman" w:hAnsi="Times New Roman" w:cs="Times New Roman"/>
                <w:bCs/>
                <w:sz w:val="18"/>
                <w:szCs w:val="18"/>
                <w:lang w:eastAsia="es-CO"/>
              </w:rPr>
              <w:t xml:space="preserve">El proceso de Diseño se enmarca en </w:t>
            </w:r>
            <w:r w:rsidR="00790F9E" w:rsidRPr="00A02DD7">
              <w:rPr>
                <w:rFonts w:ascii="Times New Roman" w:eastAsia="Times New Roman" w:hAnsi="Times New Roman" w:cs="Times New Roman"/>
                <w:bCs/>
                <w:sz w:val="18"/>
                <w:szCs w:val="18"/>
                <w:lang w:eastAsia="es-CO"/>
              </w:rPr>
              <w:t>macro estructura</w:t>
            </w:r>
            <w:r w:rsidR="00D26054">
              <w:rPr>
                <w:rFonts w:ascii="Times New Roman" w:eastAsia="Times New Roman" w:hAnsi="Times New Roman" w:cs="Times New Roman"/>
                <w:bCs/>
                <w:sz w:val="18"/>
                <w:szCs w:val="18"/>
                <w:lang w:eastAsia="es-CO"/>
              </w:rPr>
              <w:t>s</w:t>
            </w:r>
            <w:r w:rsidR="00790F9E" w:rsidRPr="00A02DD7">
              <w:rPr>
                <w:rFonts w:ascii="Times New Roman" w:eastAsia="Times New Roman" w:hAnsi="Times New Roman" w:cs="Times New Roman"/>
                <w:bCs/>
                <w:sz w:val="18"/>
                <w:szCs w:val="18"/>
                <w:lang w:eastAsia="es-CO"/>
              </w:rPr>
              <w:t xml:space="preserve"> </w:t>
            </w:r>
            <w:r>
              <w:rPr>
                <w:rFonts w:ascii="Times New Roman" w:eastAsia="Times New Roman" w:hAnsi="Times New Roman" w:cs="Times New Roman"/>
                <w:bCs/>
                <w:sz w:val="18"/>
                <w:szCs w:val="18"/>
                <w:lang w:eastAsia="es-CO"/>
              </w:rPr>
              <w:t>compuesta</w:t>
            </w:r>
            <w:r w:rsidR="00D26054">
              <w:rPr>
                <w:rFonts w:ascii="Times New Roman" w:eastAsia="Times New Roman" w:hAnsi="Times New Roman" w:cs="Times New Roman"/>
                <w:bCs/>
                <w:sz w:val="18"/>
                <w:szCs w:val="18"/>
                <w:lang w:eastAsia="es-CO"/>
              </w:rPr>
              <w:t>s</w:t>
            </w:r>
            <w:r>
              <w:rPr>
                <w:rFonts w:ascii="Times New Roman" w:eastAsia="Times New Roman" w:hAnsi="Times New Roman" w:cs="Times New Roman"/>
                <w:bCs/>
                <w:sz w:val="18"/>
                <w:szCs w:val="18"/>
                <w:lang w:eastAsia="es-CO"/>
              </w:rPr>
              <w:t xml:space="preserve"> por</w:t>
            </w:r>
            <w:r w:rsidR="00790F9E" w:rsidRPr="00A02DD7">
              <w:rPr>
                <w:rFonts w:ascii="Times New Roman" w:eastAsia="Times New Roman" w:hAnsi="Times New Roman" w:cs="Times New Roman"/>
                <w:bCs/>
                <w:sz w:val="18"/>
                <w:szCs w:val="18"/>
                <w:lang w:eastAsia="es-CO"/>
              </w:rPr>
              <w:t xml:space="preserve"> una serie de etapas generales </w:t>
            </w:r>
            <w:r w:rsidR="00D26054">
              <w:rPr>
                <w:rFonts w:ascii="Times New Roman" w:eastAsia="Times New Roman" w:hAnsi="Times New Roman" w:cs="Times New Roman"/>
                <w:bCs/>
                <w:sz w:val="18"/>
                <w:szCs w:val="18"/>
                <w:lang w:eastAsia="es-CO"/>
              </w:rPr>
              <w:t>a</w:t>
            </w:r>
            <w:r>
              <w:rPr>
                <w:rFonts w:ascii="Times New Roman" w:eastAsia="Times New Roman" w:hAnsi="Times New Roman" w:cs="Times New Roman"/>
                <w:bCs/>
                <w:sz w:val="18"/>
                <w:szCs w:val="18"/>
                <w:lang w:eastAsia="es-CO"/>
              </w:rPr>
              <w:t xml:space="preserve"> tener en cuenta </w:t>
            </w:r>
            <w:r w:rsidR="00D26054">
              <w:rPr>
                <w:rFonts w:ascii="Times New Roman" w:eastAsia="Times New Roman" w:hAnsi="Times New Roman" w:cs="Times New Roman"/>
                <w:bCs/>
                <w:sz w:val="18"/>
                <w:szCs w:val="18"/>
                <w:lang w:eastAsia="es-CO"/>
              </w:rPr>
              <w:t>en el momento</w:t>
            </w:r>
            <w:r>
              <w:rPr>
                <w:rFonts w:ascii="Times New Roman" w:eastAsia="Times New Roman" w:hAnsi="Times New Roman" w:cs="Times New Roman"/>
                <w:bCs/>
                <w:sz w:val="18"/>
                <w:szCs w:val="18"/>
                <w:lang w:eastAsia="es-CO"/>
              </w:rPr>
              <w:t xml:space="preserve"> de resolver problemas de proyecto.</w:t>
            </w:r>
          </w:p>
        </w:tc>
      </w:tr>
      <w:tr w:rsidR="00790F9E" w14:paraId="5ADE5656" w14:textId="77777777" w:rsidTr="00790F9E">
        <w:tc>
          <w:tcPr>
            <w:tcW w:w="1271" w:type="dxa"/>
          </w:tcPr>
          <w:p w14:paraId="44F97F55" w14:textId="77777777" w:rsidR="00790F9E" w:rsidRPr="00C60FFE" w:rsidRDefault="00790F9E" w:rsidP="00790F9E">
            <w:pPr>
              <w:tabs>
                <w:tab w:val="left" w:pos="1413"/>
              </w:tabs>
              <w:spacing w:line="276" w:lineRule="auto"/>
              <w:jc w:val="both"/>
              <w:rPr>
                <w:rFonts w:ascii="Arial" w:eastAsia="Times New Roman" w:hAnsi="Arial" w:cs="Arial"/>
                <w:b/>
                <w:bCs/>
                <w:sz w:val="24"/>
                <w:szCs w:val="24"/>
                <w:lang w:eastAsia="es-CO"/>
              </w:rPr>
            </w:pPr>
            <w:r w:rsidRPr="00C60FFE">
              <w:rPr>
                <w:rFonts w:ascii="Times New Roman" w:hAnsi="Times New Roman" w:cs="Times New Roman"/>
                <w:b/>
                <w:sz w:val="18"/>
                <w:szCs w:val="18"/>
              </w:rPr>
              <w:t>Mazzeo</w:t>
            </w:r>
          </w:p>
        </w:tc>
        <w:tc>
          <w:tcPr>
            <w:tcW w:w="7557" w:type="dxa"/>
          </w:tcPr>
          <w:p w14:paraId="3296B65A" w14:textId="77777777" w:rsidR="00790F9E" w:rsidRDefault="00E55C9A" w:rsidP="000C18A5">
            <w:pPr>
              <w:tabs>
                <w:tab w:val="left" w:pos="1413"/>
              </w:tabs>
              <w:spacing w:line="276" w:lineRule="auto"/>
              <w:jc w:val="both"/>
              <w:rPr>
                <w:rFonts w:ascii="Arial" w:eastAsia="Times New Roman" w:hAnsi="Arial" w:cs="Arial"/>
                <w:bCs/>
                <w:sz w:val="24"/>
                <w:szCs w:val="24"/>
                <w:lang w:eastAsia="es-CO"/>
              </w:rPr>
            </w:pPr>
            <w:r>
              <w:rPr>
                <w:rFonts w:ascii="Times New Roman" w:eastAsia="Times New Roman" w:hAnsi="Times New Roman" w:cs="Times New Roman"/>
                <w:bCs/>
                <w:sz w:val="18"/>
                <w:szCs w:val="18"/>
                <w:lang w:eastAsia="es-CO"/>
              </w:rPr>
              <w:t>El proceso</w:t>
            </w:r>
            <w:r w:rsidR="00790F9E" w:rsidRPr="00A02DD7">
              <w:rPr>
                <w:rFonts w:ascii="Times New Roman" w:eastAsia="Times New Roman" w:hAnsi="Times New Roman" w:cs="Times New Roman"/>
                <w:bCs/>
                <w:sz w:val="18"/>
                <w:szCs w:val="18"/>
                <w:lang w:eastAsia="es-CO"/>
              </w:rPr>
              <w:t xml:space="preserve"> Diseño supone la generación de un pensamiento estructurado, pero no </w:t>
            </w:r>
            <w:r w:rsidR="000C18A5">
              <w:rPr>
                <w:rFonts w:ascii="Times New Roman" w:eastAsia="Times New Roman" w:hAnsi="Times New Roman" w:cs="Times New Roman"/>
                <w:bCs/>
                <w:sz w:val="18"/>
                <w:szCs w:val="18"/>
                <w:lang w:eastAsia="es-CO"/>
              </w:rPr>
              <w:t>rígido pues</w:t>
            </w:r>
            <w:r>
              <w:rPr>
                <w:rFonts w:ascii="Times New Roman" w:eastAsia="Times New Roman" w:hAnsi="Times New Roman" w:cs="Times New Roman"/>
                <w:bCs/>
                <w:sz w:val="18"/>
                <w:szCs w:val="18"/>
                <w:lang w:eastAsia="es-CO"/>
              </w:rPr>
              <w:t xml:space="preserve"> sus</w:t>
            </w:r>
            <w:r w:rsidR="00790F9E" w:rsidRPr="00A02DD7">
              <w:rPr>
                <w:rFonts w:ascii="Times New Roman" w:eastAsia="Times New Roman" w:hAnsi="Times New Roman" w:cs="Times New Roman"/>
                <w:bCs/>
                <w:sz w:val="18"/>
                <w:szCs w:val="18"/>
                <w:lang w:eastAsia="es-CO"/>
              </w:rPr>
              <w:t xml:space="preserve"> prácticas no cons</w:t>
            </w:r>
            <w:r w:rsidR="000C18A5">
              <w:rPr>
                <w:rFonts w:ascii="Times New Roman" w:eastAsia="Times New Roman" w:hAnsi="Times New Roman" w:cs="Times New Roman"/>
                <w:bCs/>
                <w:sz w:val="18"/>
                <w:szCs w:val="18"/>
                <w:lang w:eastAsia="es-CO"/>
              </w:rPr>
              <w:t xml:space="preserve">tituyen un método único; </w:t>
            </w:r>
            <w:r>
              <w:rPr>
                <w:rFonts w:ascii="Times New Roman" w:eastAsia="Times New Roman" w:hAnsi="Times New Roman" w:cs="Times New Roman"/>
                <w:bCs/>
                <w:sz w:val="18"/>
                <w:szCs w:val="18"/>
                <w:lang w:eastAsia="es-CO"/>
              </w:rPr>
              <w:t>pretende</w:t>
            </w:r>
            <w:r w:rsidR="00790F9E" w:rsidRPr="00A02DD7">
              <w:rPr>
                <w:rFonts w:ascii="Times New Roman" w:eastAsia="Times New Roman" w:hAnsi="Times New Roman" w:cs="Times New Roman"/>
                <w:bCs/>
                <w:sz w:val="18"/>
                <w:szCs w:val="18"/>
                <w:lang w:eastAsia="es-CO"/>
              </w:rPr>
              <w:t xml:space="preserve"> inducir </w:t>
            </w:r>
            <w:r>
              <w:rPr>
                <w:rFonts w:ascii="Times New Roman" w:eastAsia="Times New Roman" w:hAnsi="Times New Roman" w:cs="Times New Roman"/>
                <w:bCs/>
                <w:sz w:val="18"/>
                <w:szCs w:val="18"/>
                <w:lang w:eastAsia="es-CO"/>
              </w:rPr>
              <w:t xml:space="preserve">a </w:t>
            </w:r>
            <w:r w:rsidR="00790F9E" w:rsidRPr="00A02DD7">
              <w:rPr>
                <w:rFonts w:ascii="Times New Roman" w:eastAsia="Times New Roman" w:hAnsi="Times New Roman" w:cs="Times New Roman"/>
                <w:bCs/>
                <w:sz w:val="18"/>
                <w:szCs w:val="18"/>
                <w:lang w:eastAsia="es-CO"/>
              </w:rPr>
              <w:t>modos ordenados de proceder en las prácticas ha</w:t>
            </w:r>
            <w:r>
              <w:rPr>
                <w:rFonts w:ascii="Times New Roman" w:eastAsia="Times New Roman" w:hAnsi="Times New Roman" w:cs="Times New Roman"/>
                <w:bCs/>
                <w:sz w:val="18"/>
                <w:szCs w:val="18"/>
                <w:lang w:eastAsia="es-CO"/>
              </w:rPr>
              <w:t>bituales.</w:t>
            </w:r>
          </w:p>
        </w:tc>
      </w:tr>
    </w:tbl>
    <w:p w14:paraId="1EA31190" w14:textId="77777777" w:rsidR="009A364E" w:rsidRPr="009A364E" w:rsidRDefault="00C97285" w:rsidP="00E55C9A">
      <w:pPr>
        <w:autoSpaceDE w:val="0"/>
        <w:autoSpaceDN w:val="0"/>
        <w:adjustRightInd w:val="0"/>
        <w:spacing w:line="360" w:lineRule="auto"/>
        <w:ind w:left="360" w:right="57"/>
        <w:jc w:val="both"/>
        <w:textAlignment w:val="center"/>
        <w:rPr>
          <w:rFonts w:ascii="Times New Roman" w:hAnsi="Times New Roman" w:cs="Times New Roman"/>
          <w:i/>
          <w:iCs/>
          <w:color w:val="000000"/>
          <w:lang w:val="es-ES"/>
        </w:rPr>
      </w:pPr>
      <w:r>
        <w:rPr>
          <w:rFonts w:ascii="Times New Roman" w:hAnsi="Times New Roman" w:cs="Times New Roman"/>
          <w:i/>
          <w:iCs/>
          <w:color w:val="000000"/>
          <w:lang w:val="es-ES"/>
        </w:rPr>
        <w:t>Cuadro</w:t>
      </w:r>
      <w:r w:rsidR="009A364E" w:rsidRPr="00734CC5">
        <w:rPr>
          <w:rFonts w:ascii="Times New Roman" w:hAnsi="Times New Roman" w:cs="Times New Roman"/>
          <w:i/>
          <w:iCs/>
          <w:color w:val="000000"/>
          <w:lang w:val="es-ES"/>
        </w:rPr>
        <w:t xml:space="preserve"> 1. </w:t>
      </w:r>
      <w:proofErr w:type="spellStart"/>
      <w:r w:rsidR="009A364E">
        <w:rPr>
          <w:rFonts w:ascii="Times New Roman" w:hAnsi="Times New Roman" w:cs="Times New Roman"/>
          <w:i/>
          <w:iCs/>
          <w:color w:val="000000"/>
          <w:lang w:val="es-ES"/>
        </w:rPr>
        <w:t>Calvache</w:t>
      </w:r>
      <w:proofErr w:type="spellEnd"/>
      <w:r w:rsidR="009A364E">
        <w:rPr>
          <w:rFonts w:ascii="Times New Roman" w:hAnsi="Times New Roman" w:cs="Times New Roman"/>
          <w:i/>
          <w:iCs/>
          <w:color w:val="000000"/>
          <w:lang w:val="es-ES"/>
        </w:rPr>
        <w:t>, D</w:t>
      </w:r>
      <w:r w:rsidR="009A364E" w:rsidRPr="00734CC5">
        <w:rPr>
          <w:rFonts w:ascii="Times New Roman" w:hAnsi="Times New Roman" w:cs="Times New Roman"/>
          <w:i/>
          <w:iCs/>
          <w:color w:val="000000"/>
          <w:lang w:val="es-ES"/>
        </w:rPr>
        <w:t>. (</w:t>
      </w:r>
      <w:r w:rsidR="009A364E">
        <w:rPr>
          <w:rFonts w:ascii="Times New Roman" w:hAnsi="Times New Roman" w:cs="Times New Roman"/>
          <w:i/>
          <w:iCs/>
          <w:color w:val="000000"/>
          <w:lang w:val="es-ES"/>
        </w:rPr>
        <w:t>2020</w:t>
      </w:r>
      <w:r w:rsidR="009A364E" w:rsidRPr="00734CC5">
        <w:rPr>
          <w:rFonts w:ascii="Times New Roman" w:hAnsi="Times New Roman" w:cs="Times New Roman"/>
          <w:i/>
          <w:iCs/>
          <w:color w:val="000000"/>
          <w:lang w:val="es-ES"/>
        </w:rPr>
        <w:t xml:space="preserve">). </w:t>
      </w:r>
      <w:r w:rsidR="009A364E">
        <w:rPr>
          <w:rFonts w:ascii="Times New Roman" w:hAnsi="Times New Roman" w:cs="Times New Roman"/>
          <w:i/>
          <w:iCs/>
          <w:color w:val="000000"/>
          <w:lang w:val="es-ES"/>
        </w:rPr>
        <w:t>El Proceso de Diseño: concepción y características</w:t>
      </w:r>
      <w:r w:rsidR="009A364E" w:rsidRPr="00734CC5">
        <w:rPr>
          <w:rFonts w:ascii="Times New Roman" w:hAnsi="Times New Roman" w:cs="Times New Roman"/>
          <w:i/>
          <w:iCs/>
          <w:color w:val="000000"/>
          <w:lang w:val="es-ES"/>
        </w:rPr>
        <w:t xml:space="preserve">. </w:t>
      </w:r>
    </w:p>
    <w:p w14:paraId="70E57F80" w14:textId="77777777" w:rsidR="001D01A2" w:rsidRDefault="001D01A2" w:rsidP="00A31248">
      <w:pPr>
        <w:spacing w:line="360" w:lineRule="auto"/>
        <w:jc w:val="both"/>
        <w:rPr>
          <w:rFonts w:ascii="Times New Roman" w:hAnsi="Times New Roman" w:cs="Times New Roman"/>
          <w:sz w:val="24"/>
          <w:szCs w:val="24"/>
        </w:rPr>
      </w:pPr>
    </w:p>
    <w:p w14:paraId="2F594890" w14:textId="103C079D" w:rsidR="00522B1D" w:rsidRPr="00A31248" w:rsidRDefault="00A31248" w:rsidP="00A3124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 igual manera, se presenta un </w:t>
      </w:r>
      <w:r w:rsidR="0094640E">
        <w:rPr>
          <w:rFonts w:ascii="Times New Roman" w:hAnsi="Times New Roman" w:cs="Times New Roman"/>
          <w:sz w:val="24"/>
          <w:szCs w:val="24"/>
        </w:rPr>
        <w:t>cuadro</w:t>
      </w:r>
      <w:r>
        <w:rPr>
          <w:rFonts w:ascii="Times New Roman" w:hAnsi="Times New Roman" w:cs="Times New Roman"/>
          <w:sz w:val="24"/>
          <w:szCs w:val="24"/>
        </w:rPr>
        <w:t xml:space="preserve"> comparativo respe</w:t>
      </w:r>
      <w:r w:rsidR="008918BC">
        <w:rPr>
          <w:rFonts w:ascii="Times New Roman" w:hAnsi="Times New Roman" w:cs="Times New Roman"/>
          <w:sz w:val="24"/>
          <w:szCs w:val="24"/>
        </w:rPr>
        <w:t>c</w:t>
      </w:r>
      <w:r>
        <w:rPr>
          <w:rFonts w:ascii="Times New Roman" w:hAnsi="Times New Roman" w:cs="Times New Roman"/>
          <w:sz w:val="24"/>
          <w:szCs w:val="24"/>
        </w:rPr>
        <w:t xml:space="preserve">to a las </w:t>
      </w:r>
      <w:r w:rsidR="00C97285">
        <w:rPr>
          <w:rFonts w:ascii="Times New Roman" w:hAnsi="Times New Roman" w:cs="Times New Roman"/>
          <w:sz w:val="24"/>
          <w:szCs w:val="24"/>
        </w:rPr>
        <w:t>diferentes estructuras</w:t>
      </w:r>
      <w:r>
        <w:rPr>
          <w:rFonts w:ascii="Times New Roman" w:hAnsi="Times New Roman" w:cs="Times New Roman"/>
          <w:sz w:val="24"/>
          <w:szCs w:val="24"/>
        </w:rPr>
        <w:t xml:space="preserve"> que los autores referenciados han desarrollado respecto a la comprensión del proceso de Diseño y sus etapas:</w:t>
      </w:r>
    </w:p>
    <w:tbl>
      <w:tblPr>
        <w:tblStyle w:val="Tablaconcuadrcula"/>
        <w:tblW w:w="10632" w:type="dxa"/>
        <w:tblInd w:w="-856" w:type="dxa"/>
        <w:tblLook w:val="04A0" w:firstRow="1" w:lastRow="0" w:firstColumn="1" w:lastColumn="0" w:noHBand="0" w:noVBand="1"/>
      </w:tblPr>
      <w:tblGrid>
        <w:gridCol w:w="1518"/>
        <w:gridCol w:w="1519"/>
        <w:gridCol w:w="1519"/>
        <w:gridCol w:w="1519"/>
        <w:gridCol w:w="1519"/>
        <w:gridCol w:w="1519"/>
        <w:gridCol w:w="1519"/>
      </w:tblGrid>
      <w:tr w:rsidR="003F33A2" w:rsidRPr="00C60FFE" w14:paraId="77F74C7F" w14:textId="77777777" w:rsidTr="003F33A2">
        <w:tc>
          <w:tcPr>
            <w:tcW w:w="1518" w:type="dxa"/>
          </w:tcPr>
          <w:p w14:paraId="0F4187EB" w14:textId="77777777" w:rsidR="003F33A2" w:rsidRPr="00C60FFE" w:rsidRDefault="003F33A2" w:rsidP="00EB1127">
            <w:pPr>
              <w:spacing w:line="276" w:lineRule="auto"/>
              <w:rPr>
                <w:rFonts w:ascii="Times New Roman" w:hAnsi="Times New Roman" w:cs="Times New Roman"/>
                <w:b/>
                <w:sz w:val="18"/>
                <w:szCs w:val="18"/>
              </w:rPr>
            </w:pPr>
            <w:r w:rsidRPr="00C60FFE">
              <w:rPr>
                <w:rFonts w:ascii="Times New Roman" w:hAnsi="Times New Roman" w:cs="Times New Roman"/>
                <w:b/>
                <w:sz w:val="18"/>
                <w:szCs w:val="18"/>
              </w:rPr>
              <w:t xml:space="preserve">Gugelot </w:t>
            </w:r>
          </w:p>
        </w:tc>
        <w:tc>
          <w:tcPr>
            <w:tcW w:w="1519" w:type="dxa"/>
          </w:tcPr>
          <w:p w14:paraId="60080069" w14:textId="77777777" w:rsidR="003F33A2" w:rsidRPr="003F33A2" w:rsidRDefault="003F33A2" w:rsidP="003F33A2">
            <w:pPr>
              <w:rPr>
                <w:rFonts w:ascii="Times New Roman" w:hAnsi="Times New Roman" w:cs="Times New Roman"/>
                <w:b/>
                <w:sz w:val="18"/>
                <w:szCs w:val="18"/>
              </w:rPr>
            </w:pPr>
            <w:r w:rsidRPr="003F33A2">
              <w:rPr>
                <w:rFonts w:ascii="Times New Roman" w:hAnsi="Times New Roman" w:cs="Times New Roman"/>
                <w:b/>
                <w:sz w:val="18"/>
                <w:szCs w:val="18"/>
              </w:rPr>
              <w:t>Rittel</w:t>
            </w:r>
          </w:p>
        </w:tc>
        <w:tc>
          <w:tcPr>
            <w:tcW w:w="1519" w:type="dxa"/>
          </w:tcPr>
          <w:p w14:paraId="2E04A545" w14:textId="77777777" w:rsidR="003F33A2" w:rsidRPr="00C60FFE" w:rsidRDefault="003F33A2" w:rsidP="00EB1127">
            <w:pPr>
              <w:spacing w:line="276" w:lineRule="auto"/>
              <w:rPr>
                <w:rFonts w:ascii="Times New Roman" w:hAnsi="Times New Roman" w:cs="Times New Roman"/>
                <w:b/>
                <w:sz w:val="18"/>
                <w:szCs w:val="18"/>
              </w:rPr>
            </w:pPr>
            <w:r w:rsidRPr="00C60FFE">
              <w:rPr>
                <w:rFonts w:ascii="Times New Roman" w:hAnsi="Times New Roman" w:cs="Times New Roman"/>
                <w:b/>
                <w:sz w:val="18"/>
                <w:szCs w:val="18"/>
              </w:rPr>
              <w:t xml:space="preserve">Jones </w:t>
            </w:r>
          </w:p>
        </w:tc>
        <w:tc>
          <w:tcPr>
            <w:tcW w:w="1519" w:type="dxa"/>
          </w:tcPr>
          <w:p w14:paraId="03451BD7" w14:textId="77777777" w:rsidR="003F33A2" w:rsidRPr="00C60FFE" w:rsidRDefault="003F33A2" w:rsidP="00EB1127">
            <w:pPr>
              <w:spacing w:line="276" w:lineRule="auto"/>
              <w:rPr>
                <w:rFonts w:ascii="Times New Roman" w:hAnsi="Times New Roman" w:cs="Times New Roman"/>
                <w:b/>
                <w:sz w:val="18"/>
                <w:szCs w:val="18"/>
              </w:rPr>
            </w:pPr>
            <w:r w:rsidRPr="00C60FFE">
              <w:rPr>
                <w:rFonts w:ascii="Times New Roman" w:hAnsi="Times New Roman" w:cs="Times New Roman"/>
                <w:b/>
                <w:sz w:val="18"/>
                <w:szCs w:val="18"/>
              </w:rPr>
              <w:t xml:space="preserve">Löbach </w:t>
            </w:r>
          </w:p>
        </w:tc>
        <w:tc>
          <w:tcPr>
            <w:tcW w:w="1519" w:type="dxa"/>
          </w:tcPr>
          <w:p w14:paraId="0D49BD6F" w14:textId="77777777" w:rsidR="003F33A2" w:rsidRPr="00C60FFE" w:rsidRDefault="003F33A2" w:rsidP="00EB1127">
            <w:pPr>
              <w:spacing w:line="276" w:lineRule="auto"/>
              <w:rPr>
                <w:rFonts w:ascii="Times New Roman" w:hAnsi="Times New Roman" w:cs="Times New Roman"/>
                <w:b/>
                <w:sz w:val="18"/>
                <w:szCs w:val="18"/>
              </w:rPr>
            </w:pPr>
            <w:r w:rsidRPr="00C60FFE">
              <w:rPr>
                <w:rFonts w:ascii="Times New Roman" w:hAnsi="Times New Roman" w:cs="Times New Roman"/>
                <w:b/>
                <w:sz w:val="18"/>
                <w:szCs w:val="18"/>
              </w:rPr>
              <w:t xml:space="preserve">Rodríguez, G. </w:t>
            </w:r>
          </w:p>
        </w:tc>
        <w:tc>
          <w:tcPr>
            <w:tcW w:w="1519" w:type="dxa"/>
          </w:tcPr>
          <w:p w14:paraId="60F4F2E3" w14:textId="77777777" w:rsidR="003F33A2" w:rsidRPr="00C60FFE" w:rsidRDefault="003F33A2" w:rsidP="00EB1127">
            <w:pPr>
              <w:spacing w:line="276" w:lineRule="auto"/>
              <w:rPr>
                <w:rFonts w:ascii="Times New Roman" w:hAnsi="Times New Roman" w:cs="Times New Roman"/>
                <w:b/>
                <w:sz w:val="18"/>
                <w:szCs w:val="18"/>
              </w:rPr>
            </w:pPr>
            <w:r w:rsidRPr="00C60FFE">
              <w:rPr>
                <w:rFonts w:ascii="Times New Roman" w:hAnsi="Times New Roman" w:cs="Times New Roman"/>
                <w:b/>
                <w:sz w:val="18"/>
                <w:szCs w:val="18"/>
              </w:rPr>
              <w:t xml:space="preserve">Rodríguez, L. </w:t>
            </w:r>
          </w:p>
        </w:tc>
        <w:tc>
          <w:tcPr>
            <w:tcW w:w="1519" w:type="dxa"/>
          </w:tcPr>
          <w:p w14:paraId="3016DBB4" w14:textId="77777777" w:rsidR="003F33A2" w:rsidRPr="00C60FFE" w:rsidRDefault="003F33A2" w:rsidP="00EB1127">
            <w:pPr>
              <w:spacing w:line="276" w:lineRule="auto"/>
              <w:rPr>
                <w:rFonts w:ascii="Times New Roman" w:hAnsi="Times New Roman" w:cs="Times New Roman"/>
                <w:b/>
                <w:sz w:val="18"/>
                <w:szCs w:val="18"/>
              </w:rPr>
            </w:pPr>
            <w:r w:rsidRPr="00C60FFE">
              <w:rPr>
                <w:rFonts w:ascii="Times New Roman" w:hAnsi="Times New Roman" w:cs="Times New Roman"/>
                <w:b/>
                <w:sz w:val="18"/>
                <w:szCs w:val="18"/>
              </w:rPr>
              <w:t>Mazzeo</w:t>
            </w:r>
          </w:p>
        </w:tc>
      </w:tr>
      <w:tr w:rsidR="003F33A2" w:rsidRPr="00A02DD7" w14:paraId="10A5DB95" w14:textId="77777777" w:rsidTr="003F33A2">
        <w:trPr>
          <w:trHeight w:val="1428"/>
        </w:trPr>
        <w:tc>
          <w:tcPr>
            <w:tcW w:w="1518" w:type="dxa"/>
          </w:tcPr>
          <w:p w14:paraId="653EA89C" w14:textId="6DD8FDAB" w:rsidR="003F33A2" w:rsidRPr="00EB1127" w:rsidRDefault="003F33A2" w:rsidP="00770A17">
            <w:pPr>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Etapa de información. Recolección</w:t>
            </w:r>
            <w:r w:rsidRPr="00A02DD7">
              <w:rPr>
                <w:rFonts w:ascii="Times New Roman" w:eastAsia="Times New Roman" w:hAnsi="Times New Roman" w:cs="Times New Roman"/>
                <w:bCs/>
                <w:sz w:val="18"/>
                <w:szCs w:val="18"/>
                <w:lang w:eastAsia="es-CO"/>
              </w:rPr>
              <w:t xml:space="preserve"> </w:t>
            </w:r>
            <w:r w:rsidR="00770A17">
              <w:rPr>
                <w:rFonts w:ascii="Times New Roman" w:eastAsia="Times New Roman" w:hAnsi="Times New Roman" w:cs="Times New Roman"/>
                <w:bCs/>
                <w:sz w:val="18"/>
                <w:szCs w:val="18"/>
                <w:lang w:eastAsia="es-CO"/>
              </w:rPr>
              <w:t xml:space="preserve">de </w:t>
            </w:r>
            <w:r w:rsidRPr="00A02DD7">
              <w:rPr>
                <w:rFonts w:ascii="Times New Roman" w:eastAsia="Times New Roman" w:hAnsi="Times New Roman" w:cs="Times New Roman"/>
                <w:bCs/>
                <w:sz w:val="18"/>
                <w:szCs w:val="18"/>
                <w:lang w:eastAsia="es-CO"/>
              </w:rPr>
              <w:t xml:space="preserve">la información </w:t>
            </w:r>
            <w:r w:rsidR="00B0205F">
              <w:rPr>
                <w:rFonts w:ascii="Times New Roman" w:eastAsia="Times New Roman" w:hAnsi="Times New Roman" w:cs="Times New Roman"/>
                <w:bCs/>
                <w:sz w:val="18"/>
                <w:szCs w:val="18"/>
                <w:lang w:eastAsia="es-CO"/>
              </w:rPr>
              <w:t>disponible sobre</w:t>
            </w:r>
            <w:r w:rsidRPr="00A02DD7">
              <w:rPr>
                <w:rFonts w:ascii="Times New Roman" w:eastAsia="Times New Roman" w:hAnsi="Times New Roman" w:cs="Times New Roman"/>
                <w:bCs/>
                <w:sz w:val="18"/>
                <w:szCs w:val="18"/>
                <w:lang w:eastAsia="es-CO"/>
              </w:rPr>
              <w:t xml:space="preserve"> la compañía</w:t>
            </w:r>
            <w:r>
              <w:rPr>
                <w:rFonts w:ascii="Times New Roman" w:eastAsia="Times New Roman" w:hAnsi="Times New Roman" w:cs="Times New Roman"/>
                <w:bCs/>
                <w:sz w:val="18"/>
                <w:szCs w:val="18"/>
                <w:lang w:eastAsia="es-CO"/>
              </w:rPr>
              <w:t xml:space="preserve"> para la que se va a diseñar. Estudio de</w:t>
            </w:r>
            <w:r w:rsidRPr="00A02DD7">
              <w:rPr>
                <w:rFonts w:ascii="Times New Roman" w:eastAsia="Times New Roman" w:hAnsi="Times New Roman" w:cs="Times New Roman"/>
                <w:bCs/>
                <w:sz w:val="18"/>
                <w:szCs w:val="18"/>
                <w:lang w:eastAsia="es-CO"/>
              </w:rPr>
              <w:t xml:space="preserve"> productos similares en el mercado.</w:t>
            </w:r>
          </w:p>
        </w:tc>
        <w:tc>
          <w:tcPr>
            <w:tcW w:w="1519" w:type="dxa"/>
            <w:vMerge w:val="restart"/>
          </w:tcPr>
          <w:p w14:paraId="70EE63F3" w14:textId="3D5D87F0" w:rsidR="003F33A2" w:rsidRPr="003F33A2" w:rsidRDefault="003F33A2" w:rsidP="00046098">
            <w:pPr>
              <w:rPr>
                <w:rFonts w:ascii="Times New Roman" w:eastAsia="Times New Roman" w:hAnsi="Times New Roman" w:cs="Times New Roman"/>
                <w:bCs/>
                <w:sz w:val="18"/>
                <w:szCs w:val="18"/>
                <w:lang w:eastAsia="es-CO"/>
              </w:rPr>
            </w:pPr>
            <w:r w:rsidRPr="003F33A2">
              <w:rPr>
                <w:rFonts w:ascii="Times New Roman" w:eastAsia="Times New Roman" w:hAnsi="Times New Roman" w:cs="Times New Roman"/>
                <w:bCs/>
                <w:sz w:val="18"/>
                <w:szCs w:val="18"/>
                <w:lang w:eastAsia="es-CO"/>
              </w:rPr>
              <w:t xml:space="preserve">Definición del problema: </w:t>
            </w:r>
            <w:r w:rsidR="00831B2C">
              <w:rPr>
                <w:rFonts w:ascii="Times New Roman" w:eastAsia="Times New Roman" w:hAnsi="Times New Roman" w:cs="Times New Roman"/>
                <w:bCs/>
                <w:sz w:val="18"/>
                <w:szCs w:val="18"/>
                <w:lang w:eastAsia="es-CO"/>
              </w:rPr>
              <w:t>S</w:t>
            </w:r>
            <w:r w:rsidRPr="003F33A2">
              <w:rPr>
                <w:rFonts w:ascii="Times New Roman" w:eastAsia="Times New Roman" w:hAnsi="Times New Roman" w:cs="Times New Roman"/>
                <w:bCs/>
                <w:sz w:val="18"/>
                <w:szCs w:val="18"/>
                <w:lang w:eastAsia="es-CO"/>
              </w:rPr>
              <w:t>ecuencia analítica en la cual se determinan tanto los elementos del problema como los requerimientos que la solución debe tener para ser exitosa.</w:t>
            </w:r>
          </w:p>
        </w:tc>
        <w:tc>
          <w:tcPr>
            <w:tcW w:w="1519" w:type="dxa"/>
            <w:vMerge w:val="restart"/>
          </w:tcPr>
          <w:p w14:paraId="54C76ED5" w14:textId="4834DA61" w:rsidR="003F33A2" w:rsidRPr="00A02DD7" w:rsidRDefault="003F33A2" w:rsidP="00046098">
            <w:pPr>
              <w:rPr>
                <w:rFonts w:ascii="Times New Roman" w:hAnsi="Times New Roman" w:cs="Times New Roman"/>
                <w:sz w:val="18"/>
                <w:szCs w:val="18"/>
              </w:rPr>
            </w:pPr>
            <w:r>
              <w:rPr>
                <w:rFonts w:ascii="Times New Roman" w:eastAsia="Times New Roman" w:hAnsi="Times New Roman" w:cs="Times New Roman"/>
                <w:bCs/>
                <w:sz w:val="18"/>
                <w:szCs w:val="18"/>
                <w:lang w:eastAsia="es-CO"/>
              </w:rPr>
              <w:t>E</w:t>
            </w:r>
            <w:r w:rsidRPr="00A02DD7">
              <w:rPr>
                <w:rFonts w:ascii="Times New Roman" w:eastAsia="Times New Roman" w:hAnsi="Times New Roman" w:cs="Times New Roman"/>
                <w:bCs/>
                <w:sz w:val="18"/>
                <w:szCs w:val="18"/>
                <w:lang w:eastAsia="es-CO"/>
              </w:rPr>
              <w:t>tapa de divergencia</w:t>
            </w:r>
            <w:r>
              <w:rPr>
                <w:rFonts w:ascii="Times New Roman" w:eastAsia="Times New Roman" w:hAnsi="Times New Roman" w:cs="Times New Roman"/>
                <w:bCs/>
                <w:sz w:val="18"/>
                <w:szCs w:val="18"/>
                <w:lang w:eastAsia="es-CO"/>
              </w:rPr>
              <w:t>. B</w:t>
            </w:r>
            <w:r w:rsidRPr="00A02DD7">
              <w:rPr>
                <w:rFonts w:ascii="Times New Roman" w:eastAsia="Times New Roman" w:hAnsi="Times New Roman" w:cs="Times New Roman"/>
                <w:bCs/>
                <w:sz w:val="18"/>
                <w:szCs w:val="18"/>
                <w:lang w:eastAsia="es-CO"/>
              </w:rPr>
              <w:t xml:space="preserve">úsqueda </w:t>
            </w:r>
            <w:r>
              <w:rPr>
                <w:rFonts w:ascii="Times New Roman" w:eastAsia="Times New Roman" w:hAnsi="Times New Roman" w:cs="Times New Roman"/>
                <w:bCs/>
                <w:sz w:val="18"/>
                <w:szCs w:val="18"/>
                <w:lang w:eastAsia="es-CO"/>
              </w:rPr>
              <w:t>amplia</w:t>
            </w:r>
            <w:r w:rsidRPr="00A02DD7">
              <w:rPr>
                <w:rFonts w:ascii="Times New Roman" w:eastAsia="Times New Roman" w:hAnsi="Times New Roman" w:cs="Times New Roman"/>
                <w:bCs/>
                <w:sz w:val="18"/>
                <w:szCs w:val="18"/>
                <w:lang w:eastAsia="es-CO"/>
              </w:rPr>
              <w:t xml:space="preserve"> para llegar a una solución.</w:t>
            </w:r>
            <w:r>
              <w:rPr>
                <w:rFonts w:ascii="Times New Roman" w:eastAsia="Times New Roman" w:hAnsi="Times New Roman" w:cs="Times New Roman"/>
                <w:bCs/>
                <w:sz w:val="18"/>
                <w:szCs w:val="18"/>
                <w:lang w:eastAsia="es-CO"/>
              </w:rPr>
              <w:t xml:space="preserve"> Sin </w:t>
            </w:r>
            <w:r w:rsidRPr="00A02DD7">
              <w:rPr>
                <w:rFonts w:ascii="Times New Roman" w:eastAsia="Times New Roman" w:hAnsi="Times New Roman" w:cs="Times New Roman"/>
                <w:bCs/>
                <w:sz w:val="18"/>
                <w:szCs w:val="18"/>
                <w:lang w:eastAsia="es-CO"/>
              </w:rPr>
              <w:t>límites def</w:t>
            </w:r>
            <w:r>
              <w:rPr>
                <w:rFonts w:ascii="Times New Roman" w:eastAsia="Times New Roman" w:hAnsi="Times New Roman" w:cs="Times New Roman"/>
                <w:bCs/>
                <w:sz w:val="18"/>
                <w:szCs w:val="18"/>
                <w:lang w:eastAsia="es-CO"/>
              </w:rPr>
              <w:t xml:space="preserve">inidos. Objetivos </w:t>
            </w:r>
            <w:r w:rsidRPr="00A02DD7">
              <w:rPr>
                <w:rFonts w:ascii="Times New Roman" w:eastAsia="Times New Roman" w:hAnsi="Times New Roman" w:cs="Times New Roman"/>
                <w:bCs/>
                <w:sz w:val="18"/>
                <w:szCs w:val="18"/>
                <w:lang w:eastAsia="es-CO"/>
              </w:rPr>
              <w:t xml:space="preserve">propuestos tentativos. </w:t>
            </w:r>
            <w:r>
              <w:rPr>
                <w:rFonts w:ascii="Times New Roman" w:eastAsia="Times New Roman" w:hAnsi="Times New Roman" w:cs="Times New Roman"/>
                <w:bCs/>
                <w:sz w:val="18"/>
                <w:szCs w:val="18"/>
                <w:lang w:eastAsia="es-CO"/>
              </w:rPr>
              <w:t xml:space="preserve">Exploración de </w:t>
            </w:r>
            <w:r w:rsidRPr="00A02DD7">
              <w:rPr>
                <w:rFonts w:ascii="Times New Roman" w:eastAsia="Times New Roman" w:hAnsi="Times New Roman" w:cs="Times New Roman"/>
                <w:bCs/>
                <w:sz w:val="18"/>
                <w:szCs w:val="18"/>
                <w:lang w:eastAsia="es-CO"/>
              </w:rPr>
              <w:t xml:space="preserve">todo </w:t>
            </w:r>
            <w:r>
              <w:rPr>
                <w:rFonts w:ascii="Times New Roman" w:eastAsia="Times New Roman" w:hAnsi="Times New Roman" w:cs="Times New Roman"/>
                <w:bCs/>
                <w:sz w:val="18"/>
                <w:szCs w:val="18"/>
                <w:lang w:eastAsia="es-CO"/>
              </w:rPr>
              <w:t>lo</w:t>
            </w:r>
            <w:r w:rsidRPr="00A02DD7">
              <w:rPr>
                <w:rFonts w:ascii="Times New Roman" w:eastAsia="Times New Roman" w:hAnsi="Times New Roman" w:cs="Times New Roman"/>
                <w:bCs/>
                <w:sz w:val="18"/>
                <w:szCs w:val="18"/>
                <w:lang w:eastAsia="es-CO"/>
              </w:rPr>
              <w:t xml:space="preserve"> relevante al problema.</w:t>
            </w:r>
          </w:p>
        </w:tc>
        <w:tc>
          <w:tcPr>
            <w:tcW w:w="1519" w:type="dxa"/>
            <w:vMerge w:val="restart"/>
          </w:tcPr>
          <w:p w14:paraId="7F8FF76F" w14:textId="5289E8FD"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Análisis del problema.</w:t>
            </w:r>
          </w:p>
        </w:tc>
        <w:tc>
          <w:tcPr>
            <w:tcW w:w="1519" w:type="dxa"/>
            <w:vMerge w:val="restart"/>
          </w:tcPr>
          <w:p w14:paraId="13A8A011" w14:textId="0FBC1425"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Planteamiento o Estructuración del Problema.</w:t>
            </w:r>
          </w:p>
        </w:tc>
        <w:tc>
          <w:tcPr>
            <w:tcW w:w="1519" w:type="dxa"/>
          </w:tcPr>
          <w:p w14:paraId="47115D54" w14:textId="77777777"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Problemática</w:t>
            </w:r>
          </w:p>
        </w:tc>
        <w:tc>
          <w:tcPr>
            <w:tcW w:w="1519" w:type="dxa"/>
            <w:vMerge w:val="restart"/>
          </w:tcPr>
          <w:p w14:paraId="00363F5A"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Info</w:t>
            </w:r>
            <w:r>
              <w:rPr>
                <w:rFonts w:ascii="Times New Roman" w:eastAsia="Times New Roman" w:hAnsi="Times New Roman" w:cs="Times New Roman"/>
                <w:bCs/>
                <w:sz w:val="18"/>
                <w:szCs w:val="18"/>
                <w:lang w:eastAsia="es-CO"/>
              </w:rPr>
              <w:t>rmación.</w:t>
            </w:r>
            <w:r w:rsidRPr="00A02DD7">
              <w:rPr>
                <w:rFonts w:ascii="Times New Roman" w:eastAsia="Times New Roman" w:hAnsi="Times New Roman" w:cs="Times New Roman"/>
                <w:bCs/>
                <w:sz w:val="18"/>
                <w:szCs w:val="18"/>
                <w:lang w:eastAsia="es-CO"/>
              </w:rPr>
              <w:t xml:space="preserve"> </w:t>
            </w:r>
            <w:r>
              <w:rPr>
                <w:rFonts w:ascii="Times New Roman" w:eastAsia="Times New Roman" w:hAnsi="Times New Roman" w:cs="Times New Roman"/>
                <w:bCs/>
                <w:sz w:val="18"/>
                <w:szCs w:val="18"/>
                <w:lang w:eastAsia="es-CO"/>
              </w:rPr>
              <w:t>I</w:t>
            </w:r>
            <w:r w:rsidRPr="00A02DD7">
              <w:rPr>
                <w:rFonts w:ascii="Times New Roman" w:eastAsia="Times New Roman" w:hAnsi="Times New Roman" w:cs="Times New Roman"/>
                <w:bCs/>
                <w:sz w:val="18"/>
                <w:szCs w:val="18"/>
                <w:lang w:eastAsia="es-CO"/>
              </w:rPr>
              <w:t xml:space="preserve">dentificación, análisis y síntesis de datos fundamentales respecto al usuario y sus necesidades. </w:t>
            </w:r>
          </w:p>
          <w:p w14:paraId="3C291F63" w14:textId="77777777" w:rsidR="003F33A2" w:rsidRPr="00A02DD7" w:rsidRDefault="003F33A2" w:rsidP="00046098">
            <w:pPr>
              <w:rPr>
                <w:rFonts w:ascii="Times New Roman" w:hAnsi="Times New Roman" w:cs="Times New Roman"/>
                <w:sz w:val="18"/>
                <w:szCs w:val="18"/>
              </w:rPr>
            </w:pPr>
          </w:p>
        </w:tc>
      </w:tr>
      <w:tr w:rsidR="003F33A2" w:rsidRPr="00A02DD7" w14:paraId="182CF112" w14:textId="77777777" w:rsidTr="003F33A2">
        <w:trPr>
          <w:trHeight w:val="1428"/>
        </w:trPr>
        <w:tc>
          <w:tcPr>
            <w:tcW w:w="1518" w:type="dxa"/>
          </w:tcPr>
          <w:p w14:paraId="45E590FC" w14:textId="77777777" w:rsidR="003F33A2"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Etapa de investigación</w:t>
            </w:r>
            <w:r>
              <w:rPr>
                <w:rFonts w:ascii="Times New Roman" w:eastAsia="Times New Roman" w:hAnsi="Times New Roman" w:cs="Times New Roman"/>
                <w:bCs/>
                <w:sz w:val="18"/>
                <w:szCs w:val="18"/>
                <w:lang w:eastAsia="es-CO"/>
              </w:rPr>
              <w:t>. N</w:t>
            </w:r>
            <w:r w:rsidRPr="00A02DD7">
              <w:rPr>
                <w:rFonts w:ascii="Times New Roman" w:eastAsia="Times New Roman" w:hAnsi="Times New Roman" w:cs="Times New Roman"/>
                <w:bCs/>
                <w:sz w:val="18"/>
                <w:szCs w:val="18"/>
                <w:lang w:eastAsia="es-CO"/>
              </w:rPr>
              <w:t>ecesidades del usuario, del contexto del producto, aspectos funcionales y sobre nuevos métodos de producción posibles. Se obtienen requerimientos.</w:t>
            </w:r>
          </w:p>
        </w:tc>
        <w:tc>
          <w:tcPr>
            <w:tcW w:w="1519" w:type="dxa"/>
            <w:vMerge/>
          </w:tcPr>
          <w:p w14:paraId="12F7F3AF"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tcPr>
          <w:p w14:paraId="4D4C35C6"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tcPr>
          <w:p w14:paraId="7FB7C56B"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481D8791"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tcPr>
          <w:p w14:paraId="3D0F61CC" w14:textId="2EAA8D10"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Definición del problema de diseño</w:t>
            </w:r>
          </w:p>
        </w:tc>
        <w:tc>
          <w:tcPr>
            <w:tcW w:w="1519" w:type="dxa"/>
            <w:vMerge/>
          </w:tcPr>
          <w:p w14:paraId="1227B3E4" w14:textId="77777777" w:rsidR="003F33A2" w:rsidRPr="00A02DD7" w:rsidRDefault="003F33A2" w:rsidP="00046098">
            <w:pPr>
              <w:rPr>
                <w:rFonts w:ascii="Times New Roman" w:eastAsia="Times New Roman" w:hAnsi="Times New Roman" w:cs="Times New Roman"/>
                <w:bCs/>
                <w:sz w:val="18"/>
                <w:szCs w:val="18"/>
                <w:lang w:eastAsia="es-CO"/>
              </w:rPr>
            </w:pPr>
          </w:p>
        </w:tc>
      </w:tr>
      <w:tr w:rsidR="003F33A2" w:rsidRPr="00A02DD7" w14:paraId="530B8C6C" w14:textId="77777777" w:rsidTr="003F33A2">
        <w:trPr>
          <w:trHeight w:val="411"/>
        </w:trPr>
        <w:tc>
          <w:tcPr>
            <w:tcW w:w="1518" w:type="dxa"/>
            <w:vMerge w:val="restart"/>
          </w:tcPr>
          <w:p w14:paraId="32C01DF4" w14:textId="72903F4B"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 xml:space="preserve">Etapa de decisión. </w:t>
            </w:r>
            <w:r>
              <w:rPr>
                <w:rFonts w:ascii="Times New Roman" w:eastAsia="Times New Roman" w:hAnsi="Times New Roman" w:cs="Times New Roman"/>
                <w:bCs/>
                <w:sz w:val="18"/>
                <w:szCs w:val="18"/>
                <w:lang w:eastAsia="es-CO"/>
              </w:rPr>
              <w:t>Estudios de costo/beneficio</w:t>
            </w:r>
            <w:r w:rsidRPr="00A02DD7">
              <w:rPr>
                <w:rFonts w:ascii="Times New Roman" w:eastAsia="Times New Roman" w:hAnsi="Times New Roman" w:cs="Times New Roman"/>
                <w:bCs/>
                <w:sz w:val="18"/>
                <w:szCs w:val="18"/>
                <w:lang w:eastAsia="es-CO"/>
              </w:rPr>
              <w:t>; en particular es necesario presentarle al departamento de producción un estudio tecnológico bien fundamentado.</w:t>
            </w:r>
          </w:p>
        </w:tc>
        <w:tc>
          <w:tcPr>
            <w:tcW w:w="1519" w:type="dxa"/>
            <w:vMerge/>
          </w:tcPr>
          <w:p w14:paraId="0F49D5F6"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val="restart"/>
          </w:tcPr>
          <w:p w14:paraId="1EA1FA50" w14:textId="77777777" w:rsidR="003F33A2" w:rsidRPr="005E00FE" w:rsidRDefault="003F33A2" w:rsidP="00046098">
            <w:pPr>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E</w:t>
            </w:r>
            <w:r w:rsidRPr="00A02DD7">
              <w:rPr>
                <w:rFonts w:ascii="Times New Roman" w:eastAsia="Times New Roman" w:hAnsi="Times New Roman" w:cs="Times New Roman"/>
                <w:bCs/>
                <w:sz w:val="18"/>
                <w:szCs w:val="18"/>
                <w:lang w:eastAsia="es-CO"/>
              </w:rPr>
              <w:t>tapa de transformación</w:t>
            </w:r>
            <w:r>
              <w:rPr>
                <w:rFonts w:ascii="Times New Roman" w:eastAsia="Times New Roman" w:hAnsi="Times New Roman" w:cs="Times New Roman"/>
                <w:bCs/>
                <w:sz w:val="18"/>
                <w:szCs w:val="18"/>
                <w:lang w:eastAsia="es-CO"/>
              </w:rPr>
              <w:t>.</w:t>
            </w:r>
            <w:r w:rsidRPr="00A02DD7">
              <w:rPr>
                <w:rFonts w:ascii="Times New Roman" w:eastAsia="Times New Roman" w:hAnsi="Times New Roman" w:cs="Times New Roman"/>
                <w:bCs/>
                <w:sz w:val="18"/>
                <w:szCs w:val="18"/>
                <w:lang w:eastAsia="es-CO"/>
              </w:rPr>
              <w:t xml:space="preserve"> </w:t>
            </w:r>
            <w:r>
              <w:rPr>
                <w:rFonts w:ascii="Times New Roman" w:eastAsia="Times New Roman" w:hAnsi="Times New Roman" w:cs="Times New Roman"/>
                <w:bCs/>
                <w:sz w:val="18"/>
                <w:szCs w:val="18"/>
                <w:lang w:eastAsia="es-CO"/>
              </w:rPr>
              <w:t>D</w:t>
            </w:r>
            <w:r w:rsidRPr="00A02DD7">
              <w:rPr>
                <w:rFonts w:ascii="Times New Roman" w:eastAsia="Times New Roman" w:hAnsi="Times New Roman" w:cs="Times New Roman"/>
                <w:bCs/>
                <w:sz w:val="18"/>
                <w:szCs w:val="18"/>
                <w:lang w:eastAsia="es-CO"/>
              </w:rPr>
              <w:t xml:space="preserve">efinición del problema, </w:t>
            </w:r>
            <w:r>
              <w:rPr>
                <w:rFonts w:ascii="Times New Roman" w:eastAsia="Times New Roman" w:hAnsi="Times New Roman" w:cs="Times New Roman"/>
                <w:bCs/>
                <w:sz w:val="18"/>
                <w:szCs w:val="18"/>
                <w:lang w:eastAsia="es-CO"/>
              </w:rPr>
              <w:t>objetivos y requerimientos, configuración de</w:t>
            </w:r>
            <w:r w:rsidRPr="00A02DD7">
              <w:rPr>
                <w:rFonts w:ascii="Times New Roman" w:eastAsia="Times New Roman" w:hAnsi="Times New Roman" w:cs="Times New Roman"/>
                <w:bCs/>
                <w:sz w:val="18"/>
                <w:szCs w:val="18"/>
                <w:lang w:eastAsia="es-CO"/>
              </w:rPr>
              <w:t xml:space="preserve"> un patrón </w:t>
            </w:r>
            <w:r>
              <w:rPr>
                <w:rFonts w:ascii="Times New Roman" w:eastAsia="Times New Roman" w:hAnsi="Times New Roman" w:cs="Times New Roman"/>
                <w:bCs/>
                <w:sz w:val="18"/>
                <w:szCs w:val="18"/>
                <w:lang w:eastAsia="es-CO"/>
              </w:rPr>
              <w:t>para</w:t>
            </w:r>
            <w:r w:rsidRPr="00A02DD7">
              <w:rPr>
                <w:rFonts w:ascii="Times New Roman" w:eastAsia="Times New Roman" w:hAnsi="Times New Roman" w:cs="Times New Roman"/>
                <w:bCs/>
                <w:sz w:val="18"/>
                <w:szCs w:val="18"/>
                <w:lang w:eastAsia="es-CO"/>
              </w:rPr>
              <w:t xml:space="preserve"> generar la convergencia suficiente para llegar a una solución.</w:t>
            </w:r>
          </w:p>
        </w:tc>
        <w:tc>
          <w:tcPr>
            <w:tcW w:w="1519" w:type="dxa"/>
          </w:tcPr>
          <w:p w14:paraId="47C4A51D" w14:textId="5FF25FC6"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Soluciones del problema.</w:t>
            </w:r>
          </w:p>
        </w:tc>
        <w:tc>
          <w:tcPr>
            <w:tcW w:w="1519" w:type="dxa"/>
            <w:vMerge w:val="restart"/>
          </w:tcPr>
          <w:p w14:paraId="1ED7B8BE" w14:textId="70511B46"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Proyectación o Desarrollo Proyectual.</w:t>
            </w:r>
          </w:p>
        </w:tc>
        <w:tc>
          <w:tcPr>
            <w:tcW w:w="1519" w:type="dxa"/>
          </w:tcPr>
          <w:p w14:paraId="54D70266" w14:textId="77777777" w:rsidR="003F33A2" w:rsidRPr="005E00FE"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Análisis de los datos.</w:t>
            </w:r>
          </w:p>
        </w:tc>
        <w:tc>
          <w:tcPr>
            <w:tcW w:w="1519" w:type="dxa"/>
            <w:vMerge w:val="restart"/>
          </w:tcPr>
          <w:p w14:paraId="7CC6006F" w14:textId="22D90B9F"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Formulación</w:t>
            </w:r>
            <w:r>
              <w:rPr>
                <w:rFonts w:ascii="Times New Roman" w:eastAsia="Times New Roman" w:hAnsi="Times New Roman" w:cs="Times New Roman"/>
                <w:bCs/>
                <w:sz w:val="18"/>
                <w:szCs w:val="18"/>
                <w:lang w:eastAsia="es-CO"/>
              </w:rPr>
              <w:t>. D</w:t>
            </w:r>
            <w:r w:rsidRPr="00A02DD7">
              <w:rPr>
                <w:rFonts w:ascii="Times New Roman" w:eastAsia="Times New Roman" w:hAnsi="Times New Roman" w:cs="Times New Roman"/>
                <w:bCs/>
                <w:sz w:val="18"/>
                <w:szCs w:val="18"/>
                <w:lang w:eastAsia="es-CO"/>
              </w:rPr>
              <w:t>efinición de la intención del proyecto y su concepto mediante la convergencia de la lógica y experiencia del estudiante (síntesis creativa).</w:t>
            </w:r>
          </w:p>
        </w:tc>
      </w:tr>
      <w:tr w:rsidR="003F33A2" w:rsidRPr="00A02DD7" w14:paraId="57D05205" w14:textId="77777777" w:rsidTr="003F33A2">
        <w:trPr>
          <w:trHeight w:val="660"/>
        </w:trPr>
        <w:tc>
          <w:tcPr>
            <w:tcW w:w="1518" w:type="dxa"/>
            <w:vMerge/>
          </w:tcPr>
          <w:p w14:paraId="7D16ECDD"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7389CE1F"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tcPr>
          <w:p w14:paraId="08B57493"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val="restart"/>
          </w:tcPr>
          <w:p w14:paraId="3445E1E0"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Valoración de las soluciones del problema.</w:t>
            </w:r>
          </w:p>
        </w:tc>
        <w:tc>
          <w:tcPr>
            <w:tcW w:w="1519" w:type="dxa"/>
            <w:vMerge/>
          </w:tcPr>
          <w:p w14:paraId="77F72A3C"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tcPr>
          <w:p w14:paraId="601C3429"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Enfoque de la solución.</w:t>
            </w:r>
          </w:p>
        </w:tc>
        <w:tc>
          <w:tcPr>
            <w:tcW w:w="1519" w:type="dxa"/>
            <w:vMerge/>
          </w:tcPr>
          <w:p w14:paraId="3509E62E" w14:textId="77777777" w:rsidR="003F33A2" w:rsidRPr="00A02DD7" w:rsidRDefault="003F33A2" w:rsidP="00046098">
            <w:pPr>
              <w:rPr>
                <w:rFonts w:ascii="Times New Roman" w:eastAsia="Times New Roman" w:hAnsi="Times New Roman" w:cs="Times New Roman"/>
                <w:bCs/>
                <w:sz w:val="18"/>
                <w:szCs w:val="18"/>
                <w:lang w:eastAsia="es-CO"/>
              </w:rPr>
            </w:pPr>
          </w:p>
        </w:tc>
      </w:tr>
      <w:tr w:rsidR="003F33A2" w:rsidRPr="00A02DD7" w14:paraId="6EBBBF0E" w14:textId="77777777" w:rsidTr="003F33A2">
        <w:trPr>
          <w:trHeight w:val="449"/>
        </w:trPr>
        <w:tc>
          <w:tcPr>
            <w:tcW w:w="1518" w:type="dxa"/>
            <w:vMerge/>
          </w:tcPr>
          <w:p w14:paraId="6DE76574"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val="restart"/>
          </w:tcPr>
          <w:p w14:paraId="612BF299" w14:textId="77777777" w:rsidR="00831B2C" w:rsidRDefault="003F33A2" w:rsidP="00831B2C">
            <w:pPr>
              <w:rPr>
                <w:rFonts w:ascii="Times New Roman" w:eastAsia="Times New Roman" w:hAnsi="Times New Roman" w:cs="Times New Roman"/>
                <w:bCs/>
                <w:sz w:val="18"/>
                <w:szCs w:val="18"/>
                <w:lang w:eastAsia="es-CO"/>
              </w:rPr>
            </w:pPr>
            <w:r w:rsidRPr="003F33A2">
              <w:rPr>
                <w:rFonts w:ascii="Times New Roman" w:eastAsia="Times New Roman" w:hAnsi="Times New Roman" w:cs="Times New Roman"/>
                <w:bCs/>
                <w:sz w:val="18"/>
                <w:szCs w:val="18"/>
                <w:lang w:eastAsia="es-CO"/>
              </w:rPr>
              <w:t xml:space="preserve">Solución del problema: </w:t>
            </w:r>
          </w:p>
          <w:p w14:paraId="6E06C14E" w14:textId="77777777" w:rsidR="003F33A2" w:rsidRPr="003F33A2" w:rsidRDefault="00831B2C" w:rsidP="00831B2C">
            <w:pPr>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S</w:t>
            </w:r>
            <w:r w:rsidR="003F33A2" w:rsidRPr="003F33A2">
              <w:rPr>
                <w:rFonts w:ascii="Times New Roman" w:eastAsia="Times New Roman" w:hAnsi="Times New Roman" w:cs="Times New Roman"/>
                <w:bCs/>
                <w:sz w:val="18"/>
                <w:szCs w:val="18"/>
                <w:lang w:eastAsia="es-CO"/>
              </w:rPr>
              <w:t xml:space="preserve">ecuencia sintética en la cual se combinan varios requerimientos </w:t>
            </w:r>
            <w:r w:rsidR="003F33A2" w:rsidRPr="003F33A2">
              <w:rPr>
                <w:rFonts w:ascii="Times New Roman" w:eastAsia="Times New Roman" w:hAnsi="Times New Roman" w:cs="Times New Roman"/>
                <w:bCs/>
                <w:sz w:val="18"/>
                <w:szCs w:val="18"/>
                <w:lang w:eastAsia="es-CO"/>
              </w:rPr>
              <w:lastRenderedPageBreak/>
              <w:t>que llevan a la producción final de la solución.</w:t>
            </w:r>
          </w:p>
        </w:tc>
        <w:tc>
          <w:tcPr>
            <w:tcW w:w="1519" w:type="dxa"/>
            <w:vMerge/>
          </w:tcPr>
          <w:p w14:paraId="1432B27E"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tcPr>
          <w:p w14:paraId="77F647A3"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3E273D70"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tcPr>
          <w:p w14:paraId="026CCA08"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Análisis del problema.</w:t>
            </w:r>
          </w:p>
        </w:tc>
        <w:tc>
          <w:tcPr>
            <w:tcW w:w="1519" w:type="dxa"/>
            <w:vMerge/>
          </w:tcPr>
          <w:p w14:paraId="228F4E4E" w14:textId="77777777" w:rsidR="003F33A2" w:rsidRPr="00A02DD7" w:rsidRDefault="003F33A2" w:rsidP="00046098">
            <w:pPr>
              <w:rPr>
                <w:rFonts w:ascii="Times New Roman" w:eastAsia="Times New Roman" w:hAnsi="Times New Roman" w:cs="Times New Roman"/>
                <w:bCs/>
                <w:sz w:val="18"/>
                <w:szCs w:val="18"/>
                <w:lang w:eastAsia="es-CO"/>
              </w:rPr>
            </w:pPr>
          </w:p>
        </w:tc>
      </w:tr>
      <w:tr w:rsidR="003F33A2" w:rsidRPr="00A02DD7" w14:paraId="687A15A1" w14:textId="77777777" w:rsidTr="003F33A2">
        <w:trPr>
          <w:trHeight w:val="399"/>
        </w:trPr>
        <w:tc>
          <w:tcPr>
            <w:tcW w:w="1518" w:type="dxa"/>
            <w:vMerge/>
          </w:tcPr>
          <w:p w14:paraId="339D8030"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3C4B6DE8"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tcPr>
          <w:p w14:paraId="34C42729"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tcPr>
          <w:p w14:paraId="641F2D7A"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1B209C81"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tcPr>
          <w:p w14:paraId="4D20CC04"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Programa de requisitos.</w:t>
            </w:r>
          </w:p>
        </w:tc>
        <w:tc>
          <w:tcPr>
            <w:tcW w:w="1519" w:type="dxa"/>
            <w:vMerge/>
          </w:tcPr>
          <w:p w14:paraId="7E3F9668" w14:textId="77777777" w:rsidR="003F33A2" w:rsidRPr="00A02DD7" w:rsidRDefault="003F33A2" w:rsidP="00046098">
            <w:pPr>
              <w:rPr>
                <w:rFonts w:ascii="Times New Roman" w:eastAsia="Times New Roman" w:hAnsi="Times New Roman" w:cs="Times New Roman"/>
                <w:bCs/>
                <w:sz w:val="18"/>
                <w:szCs w:val="18"/>
                <w:lang w:eastAsia="es-CO"/>
              </w:rPr>
            </w:pPr>
          </w:p>
        </w:tc>
      </w:tr>
      <w:tr w:rsidR="003F33A2" w:rsidRPr="00A02DD7" w14:paraId="7D556261" w14:textId="77777777" w:rsidTr="003F33A2">
        <w:trPr>
          <w:trHeight w:val="476"/>
        </w:trPr>
        <w:tc>
          <w:tcPr>
            <w:tcW w:w="1518" w:type="dxa"/>
            <w:vMerge/>
          </w:tcPr>
          <w:p w14:paraId="2E9CB973"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4D834333"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tcPr>
          <w:p w14:paraId="3FB5CDE0"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tcPr>
          <w:p w14:paraId="3CA7D5C1"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0DC01C9E"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tcPr>
          <w:p w14:paraId="1E168229"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Generación de alternativas.</w:t>
            </w:r>
          </w:p>
        </w:tc>
        <w:tc>
          <w:tcPr>
            <w:tcW w:w="1519" w:type="dxa"/>
            <w:vMerge/>
          </w:tcPr>
          <w:p w14:paraId="608C318A" w14:textId="77777777" w:rsidR="003F33A2" w:rsidRPr="00A02DD7" w:rsidRDefault="003F33A2" w:rsidP="00046098">
            <w:pPr>
              <w:rPr>
                <w:rFonts w:ascii="Times New Roman" w:eastAsia="Times New Roman" w:hAnsi="Times New Roman" w:cs="Times New Roman"/>
                <w:bCs/>
                <w:sz w:val="18"/>
                <w:szCs w:val="18"/>
                <w:lang w:eastAsia="es-CO"/>
              </w:rPr>
            </w:pPr>
          </w:p>
        </w:tc>
      </w:tr>
      <w:tr w:rsidR="003F33A2" w:rsidRPr="00A02DD7" w14:paraId="421027A6" w14:textId="77777777" w:rsidTr="003F33A2">
        <w:trPr>
          <w:trHeight w:val="2249"/>
        </w:trPr>
        <w:tc>
          <w:tcPr>
            <w:tcW w:w="1518" w:type="dxa"/>
          </w:tcPr>
          <w:p w14:paraId="1B9323E2" w14:textId="7B9F9179"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lastRenderedPageBreak/>
              <w:t xml:space="preserve">Etapa de cálculo. </w:t>
            </w:r>
            <w:r>
              <w:rPr>
                <w:rFonts w:ascii="Times New Roman" w:eastAsia="Times New Roman" w:hAnsi="Times New Roman" w:cs="Times New Roman"/>
                <w:bCs/>
                <w:sz w:val="18"/>
                <w:szCs w:val="18"/>
                <w:lang w:eastAsia="es-CO"/>
              </w:rPr>
              <w:t>Ajustes a</w:t>
            </w:r>
            <w:r w:rsidRPr="00A02DD7">
              <w:rPr>
                <w:rFonts w:ascii="Times New Roman" w:eastAsia="Times New Roman" w:hAnsi="Times New Roman" w:cs="Times New Roman"/>
                <w:bCs/>
                <w:sz w:val="18"/>
                <w:szCs w:val="18"/>
                <w:lang w:eastAsia="es-CO"/>
              </w:rPr>
              <w:t>l diseño a normas y estándares de materiales y producción. Cálculo de resistencias, desgaste, etc.</w:t>
            </w:r>
            <w:r>
              <w:rPr>
                <w:rFonts w:ascii="Times New Roman" w:eastAsia="Times New Roman" w:hAnsi="Times New Roman" w:cs="Times New Roman"/>
                <w:bCs/>
                <w:sz w:val="18"/>
                <w:szCs w:val="18"/>
                <w:lang w:eastAsia="es-CO"/>
              </w:rPr>
              <w:t xml:space="preserve"> Para el </w:t>
            </w:r>
            <w:r w:rsidRPr="00A02DD7">
              <w:rPr>
                <w:rFonts w:ascii="Times New Roman" w:eastAsia="Times New Roman" w:hAnsi="Times New Roman" w:cs="Times New Roman"/>
                <w:bCs/>
                <w:sz w:val="18"/>
                <w:szCs w:val="18"/>
                <w:lang w:eastAsia="es-CO"/>
              </w:rPr>
              <w:t>diseño gráfico se refiere al cálculo de folios o pliegos para la impresión, etc.</w:t>
            </w:r>
          </w:p>
        </w:tc>
        <w:tc>
          <w:tcPr>
            <w:tcW w:w="1519" w:type="dxa"/>
            <w:vMerge/>
          </w:tcPr>
          <w:p w14:paraId="76D460A0"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val="restart"/>
          </w:tcPr>
          <w:p w14:paraId="4C8BDDEC" w14:textId="77777777" w:rsidR="003F33A2" w:rsidRPr="00A02DD7" w:rsidRDefault="003F33A2" w:rsidP="00046098">
            <w:pPr>
              <w:rPr>
                <w:rFonts w:ascii="Times New Roman" w:hAnsi="Times New Roman" w:cs="Times New Roman"/>
                <w:sz w:val="18"/>
                <w:szCs w:val="18"/>
              </w:rPr>
            </w:pPr>
            <w:r>
              <w:rPr>
                <w:rFonts w:ascii="Times New Roman" w:eastAsia="Times New Roman" w:hAnsi="Times New Roman" w:cs="Times New Roman"/>
                <w:bCs/>
                <w:sz w:val="18"/>
                <w:szCs w:val="18"/>
                <w:lang w:eastAsia="es-CO"/>
              </w:rPr>
              <w:t>E</w:t>
            </w:r>
            <w:r w:rsidRPr="00A02DD7">
              <w:rPr>
                <w:rFonts w:ascii="Times New Roman" w:eastAsia="Times New Roman" w:hAnsi="Times New Roman" w:cs="Times New Roman"/>
                <w:bCs/>
                <w:sz w:val="18"/>
                <w:szCs w:val="18"/>
                <w:lang w:eastAsia="es-CO"/>
              </w:rPr>
              <w:t>tapa de convergencia</w:t>
            </w:r>
            <w:r>
              <w:rPr>
                <w:rFonts w:ascii="Times New Roman" w:eastAsia="Times New Roman" w:hAnsi="Times New Roman" w:cs="Times New Roman"/>
                <w:bCs/>
                <w:sz w:val="18"/>
                <w:szCs w:val="18"/>
                <w:lang w:eastAsia="es-CO"/>
              </w:rPr>
              <w:t>.</w:t>
            </w:r>
            <w:r w:rsidRPr="00A02DD7">
              <w:rPr>
                <w:rFonts w:ascii="Times New Roman" w:eastAsia="Times New Roman" w:hAnsi="Times New Roman" w:cs="Times New Roman"/>
                <w:bCs/>
                <w:sz w:val="18"/>
                <w:szCs w:val="18"/>
                <w:lang w:eastAsia="es-CO"/>
              </w:rPr>
              <w:t xml:space="preserve"> </w:t>
            </w:r>
            <w:r>
              <w:rPr>
                <w:rFonts w:ascii="Times New Roman" w:eastAsia="Times New Roman" w:hAnsi="Times New Roman" w:cs="Times New Roman"/>
                <w:bCs/>
                <w:sz w:val="18"/>
                <w:szCs w:val="18"/>
                <w:lang w:eastAsia="es-CO"/>
              </w:rPr>
              <w:t>Desarrollo del diseño en sí mismo.</w:t>
            </w:r>
            <w:r w:rsidRPr="00A02DD7">
              <w:rPr>
                <w:rFonts w:ascii="Times New Roman" w:eastAsia="Times New Roman" w:hAnsi="Times New Roman" w:cs="Times New Roman"/>
                <w:bCs/>
                <w:sz w:val="18"/>
                <w:szCs w:val="18"/>
                <w:lang w:eastAsia="es-CO"/>
              </w:rPr>
              <w:t xml:space="preserve"> </w:t>
            </w:r>
            <w:r>
              <w:rPr>
                <w:rFonts w:ascii="Times New Roman" w:eastAsia="Times New Roman" w:hAnsi="Times New Roman" w:cs="Times New Roman"/>
                <w:bCs/>
                <w:sz w:val="18"/>
                <w:szCs w:val="18"/>
                <w:lang w:eastAsia="es-CO"/>
              </w:rPr>
              <w:t>Luego</w:t>
            </w:r>
            <w:r w:rsidRPr="00A02DD7">
              <w:rPr>
                <w:rFonts w:ascii="Times New Roman" w:eastAsia="Times New Roman" w:hAnsi="Times New Roman" w:cs="Times New Roman"/>
                <w:bCs/>
                <w:sz w:val="18"/>
                <w:szCs w:val="18"/>
                <w:lang w:eastAsia="es-CO"/>
              </w:rPr>
              <w:t xml:space="preserve"> de haber configurado la realidad del problema es posible llegar a la elección de una solución a partir de múltiples alternativas propuestas.</w:t>
            </w:r>
          </w:p>
        </w:tc>
        <w:tc>
          <w:tcPr>
            <w:tcW w:w="1519" w:type="dxa"/>
            <w:vMerge w:val="restart"/>
          </w:tcPr>
          <w:p w14:paraId="2CCD940E" w14:textId="77777777" w:rsidR="003F33A2" w:rsidRPr="00EB112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Realización de la solución del problema.</w:t>
            </w:r>
          </w:p>
        </w:tc>
        <w:tc>
          <w:tcPr>
            <w:tcW w:w="1519" w:type="dxa"/>
            <w:vMerge w:val="restart"/>
          </w:tcPr>
          <w:p w14:paraId="65B5B773" w14:textId="77777777" w:rsidR="003F33A2" w:rsidRPr="00EB112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Producción o Fabricación.</w:t>
            </w:r>
          </w:p>
        </w:tc>
        <w:tc>
          <w:tcPr>
            <w:tcW w:w="1519" w:type="dxa"/>
            <w:vMerge w:val="restart"/>
          </w:tcPr>
          <w:p w14:paraId="074B92DE"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Síntesis de la alternativa óptima.</w:t>
            </w:r>
          </w:p>
        </w:tc>
        <w:tc>
          <w:tcPr>
            <w:tcW w:w="1519" w:type="dxa"/>
            <w:vMerge w:val="restart"/>
          </w:tcPr>
          <w:p w14:paraId="794E0B30" w14:textId="77777777" w:rsidR="003F33A2" w:rsidRPr="00EB112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Desarrollo</w:t>
            </w:r>
            <w:r>
              <w:rPr>
                <w:rFonts w:ascii="Times New Roman" w:eastAsia="Times New Roman" w:hAnsi="Times New Roman" w:cs="Times New Roman"/>
                <w:bCs/>
                <w:sz w:val="18"/>
                <w:szCs w:val="18"/>
                <w:lang w:eastAsia="es-CO"/>
              </w:rPr>
              <w:t>.  E</w:t>
            </w:r>
            <w:r w:rsidRPr="00A02DD7">
              <w:rPr>
                <w:rFonts w:ascii="Times New Roman" w:eastAsia="Times New Roman" w:hAnsi="Times New Roman" w:cs="Times New Roman"/>
                <w:bCs/>
                <w:sz w:val="18"/>
                <w:szCs w:val="18"/>
                <w:lang w:eastAsia="es-CO"/>
              </w:rPr>
              <w:t>volución al detalle del concepto de proyecto</w:t>
            </w:r>
            <w:r>
              <w:rPr>
                <w:rFonts w:ascii="Times New Roman" w:eastAsia="Times New Roman" w:hAnsi="Times New Roman" w:cs="Times New Roman"/>
                <w:bCs/>
                <w:sz w:val="18"/>
                <w:szCs w:val="18"/>
                <w:lang w:eastAsia="es-CO"/>
              </w:rPr>
              <w:t xml:space="preserve"> y </w:t>
            </w:r>
            <w:r w:rsidRPr="00A02DD7">
              <w:rPr>
                <w:rFonts w:ascii="Times New Roman" w:eastAsia="Times New Roman" w:hAnsi="Times New Roman" w:cs="Times New Roman"/>
                <w:bCs/>
                <w:sz w:val="18"/>
                <w:szCs w:val="18"/>
                <w:lang w:eastAsia="es-CO"/>
              </w:rPr>
              <w:t>definición a mayor escala que permite al estudiante llegar a su concreción final.</w:t>
            </w:r>
          </w:p>
        </w:tc>
      </w:tr>
      <w:tr w:rsidR="003F33A2" w:rsidRPr="00A02DD7" w14:paraId="4E7A6725" w14:textId="77777777" w:rsidTr="003F33A2">
        <w:trPr>
          <w:trHeight w:val="398"/>
        </w:trPr>
        <w:tc>
          <w:tcPr>
            <w:tcW w:w="1518" w:type="dxa"/>
            <w:vMerge w:val="restart"/>
          </w:tcPr>
          <w:p w14:paraId="00CDE4D9" w14:textId="77777777" w:rsidR="003F33A2" w:rsidRPr="00A02DD7" w:rsidRDefault="003F33A2" w:rsidP="00046098">
            <w:pPr>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Construcción prototipo.  Realización</w:t>
            </w:r>
            <w:r w:rsidRPr="00A02DD7">
              <w:rPr>
                <w:rFonts w:ascii="Times New Roman" w:eastAsia="Times New Roman" w:hAnsi="Times New Roman" w:cs="Times New Roman"/>
                <w:bCs/>
                <w:sz w:val="18"/>
                <w:szCs w:val="18"/>
                <w:lang w:eastAsia="es-CO"/>
              </w:rPr>
              <w:t xml:space="preserve"> pruebas </w:t>
            </w:r>
            <w:r>
              <w:rPr>
                <w:rFonts w:ascii="Times New Roman" w:eastAsia="Times New Roman" w:hAnsi="Times New Roman" w:cs="Times New Roman"/>
                <w:bCs/>
                <w:sz w:val="18"/>
                <w:szCs w:val="18"/>
                <w:lang w:eastAsia="es-CO"/>
              </w:rPr>
              <w:t>y</w:t>
            </w:r>
            <w:r w:rsidRPr="00A02DD7">
              <w:rPr>
                <w:rFonts w:ascii="Times New Roman" w:eastAsia="Times New Roman" w:hAnsi="Times New Roman" w:cs="Times New Roman"/>
                <w:bCs/>
                <w:sz w:val="18"/>
                <w:szCs w:val="18"/>
                <w:lang w:eastAsia="es-CO"/>
              </w:rPr>
              <w:t xml:space="preserve"> </w:t>
            </w:r>
            <w:r>
              <w:rPr>
                <w:rFonts w:ascii="Times New Roman" w:eastAsia="Times New Roman" w:hAnsi="Times New Roman" w:cs="Times New Roman"/>
                <w:bCs/>
                <w:sz w:val="18"/>
                <w:szCs w:val="18"/>
                <w:lang w:eastAsia="es-CO"/>
              </w:rPr>
              <w:t>evaluación</w:t>
            </w:r>
            <w:r w:rsidRPr="00A02DD7">
              <w:rPr>
                <w:rFonts w:ascii="Times New Roman" w:eastAsia="Times New Roman" w:hAnsi="Times New Roman" w:cs="Times New Roman"/>
                <w:bCs/>
                <w:sz w:val="18"/>
                <w:szCs w:val="18"/>
                <w:lang w:eastAsia="es-CO"/>
              </w:rPr>
              <w:t xml:space="preserve"> con respecto a los objetivos iniciales.</w:t>
            </w:r>
          </w:p>
        </w:tc>
        <w:tc>
          <w:tcPr>
            <w:tcW w:w="1519" w:type="dxa"/>
            <w:vMerge/>
          </w:tcPr>
          <w:p w14:paraId="75D10EA1"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tcPr>
          <w:p w14:paraId="702B205C"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tcPr>
          <w:p w14:paraId="41856820"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35F87376"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1772358F"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137D7190" w14:textId="77777777" w:rsidR="003F33A2" w:rsidRPr="00A02DD7" w:rsidRDefault="003F33A2" w:rsidP="00046098">
            <w:pPr>
              <w:rPr>
                <w:rFonts w:ascii="Times New Roman" w:eastAsia="Times New Roman" w:hAnsi="Times New Roman" w:cs="Times New Roman"/>
                <w:bCs/>
                <w:sz w:val="18"/>
                <w:szCs w:val="18"/>
                <w:lang w:eastAsia="es-CO"/>
              </w:rPr>
            </w:pPr>
          </w:p>
        </w:tc>
      </w:tr>
      <w:tr w:rsidR="003F33A2" w:rsidRPr="00A02DD7" w14:paraId="3976F262" w14:textId="77777777" w:rsidTr="003F33A2">
        <w:trPr>
          <w:trHeight w:val="1386"/>
        </w:trPr>
        <w:tc>
          <w:tcPr>
            <w:tcW w:w="1518" w:type="dxa"/>
            <w:vMerge/>
          </w:tcPr>
          <w:p w14:paraId="48D3DB5F"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029398B1"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tcPr>
          <w:p w14:paraId="73557538"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tcPr>
          <w:p w14:paraId="307EEB05"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100AEB2C"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tcPr>
          <w:p w14:paraId="0DECADFC"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Comunicación del resultado.</w:t>
            </w:r>
          </w:p>
        </w:tc>
        <w:tc>
          <w:tcPr>
            <w:tcW w:w="1519" w:type="dxa"/>
            <w:vMerge w:val="restart"/>
          </w:tcPr>
          <w:p w14:paraId="4BDB5C76"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Materialización y verificación</w:t>
            </w:r>
            <w:r>
              <w:rPr>
                <w:rFonts w:ascii="Times New Roman" w:eastAsia="Times New Roman" w:hAnsi="Times New Roman" w:cs="Times New Roman"/>
                <w:bCs/>
                <w:sz w:val="18"/>
                <w:szCs w:val="18"/>
                <w:lang w:eastAsia="es-CO"/>
              </w:rPr>
              <w:t>. T</w:t>
            </w:r>
            <w:r w:rsidRPr="00A02DD7">
              <w:rPr>
                <w:rFonts w:ascii="Times New Roman" w:eastAsia="Times New Roman" w:hAnsi="Times New Roman" w:cs="Times New Roman"/>
                <w:bCs/>
                <w:sz w:val="18"/>
                <w:szCs w:val="18"/>
                <w:lang w:eastAsia="es-CO"/>
              </w:rPr>
              <w:t xml:space="preserve">angibilización del objeto </w:t>
            </w:r>
            <w:r>
              <w:rPr>
                <w:rFonts w:ascii="Times New Roman" w:eastAsia="Times New Roman" w:hAnsi="Times New Roman" w:cs="Times New Roman"/>
                <w:bCs/>
                <w:sz w:val="18"/>
                <w:szCs w:val="18"/>
                <w:lang w:eastAsia="es-CO"/>
              </w:rPr>
              <w:t xml:space="preserve">por medio de prototipos, </w:t>
            </w:r>
            <w:r w:rsidRPr="00A02DD7">
              <w:rPr>
                <w:rFonts w:ascii="Times New Roman" w:eastAsia="Times New Roman" w:hAnsi="Times New Roman" w:cs="Times New Roman"/>
                <w:bCs/>
                <w:sz w:val="18"/>
                <w:szCs w:val="18"/>
                <w:lang w:eastAsia="es-CO"/>
              </w:rPr>
              <w:t xml:space="preserve">verificados como consecuencia del proyecto y como solución de la problemática específica. </w:t>
            </w:r>
          </w:p>
        </w:tc>
      </w:tr>
      <w:tr w:rsidR="003F33A2" w:rsidRPr="00A02DD7" w14:paraId="7E75E6B0" w14:textId="77777777" w:rsidTr="003F33A2">
        <w:trPr>
          <w:trHeight w:val="1157"/>
        </w:trPr>
        <w:tc>
          <w:tcPr>
            <w:tcW w:w="1518" w:type="dxa"/>
            <w:vMerge/>
          </w:tcPr>
          <w:p w14:paraId="233D7970" w14:textId="77777777" w:rsidR="003F33A2" w:rsidRPr="00A02DD7" w:rsidRDefault="003F33A2" w:rsidP="001666C3">
            <w:pPr>
              <w:spacing w:line="276" w:lineRule="auto"/>
              <w:rPr>
                <w:rFonts w:ascii="Times New Roman" w:eastAsia="Times New Roman" w:hAnsi="Times New Roman" w:cs="Times New Roman"/>
                <w:bCs/>
                <w:sz w:val="18"/>
                <w:szCs w:val="18"/>
                <w:lang w:eastAsia="es-CO"/>
              </w:rPr>
            </w:pPr>
          </w:p>
        </w:tc>
        <w:tc>
          <w:tcPr>
            <w:tcW w:w="1519" w:type="dxa"/>
            <w:vMerge/>
          </w:tcPr>
          <w:p w14:paraId="08687D61" w14:textId="77777777" w:rsidR="003F33A2" w:rsidRPr="003F33A2" w:rsidRDefault="003F33A2" w:rsidP="003F33A2">
            <w:pPr>
              <w:rPr>
                <w:rFonts w:ascii="Times New Roman" w:eastAsia="Times New Roman" w:hAnsi="Times New Roman" w:cs="Times New Roman"/>
                <w:bCs/>
                <w:sz w:val="18"/>
                <w:szCs w:val="18"/>
                <w:lang w:eastAsia="es-CO"/>
              </w:rPr>
            </w:pPr>
          </w:p>
        </w:tc>
        <w:tc>
          <w:tcPr>
            <w:tcW w:w="1519" w:type="dxa"/>
            <w:vMerge/>
          </w:tcPr>
          <w:p w14:paraId="2B9EB4DA" w14:textId="77777777" w:rsidR="003F33A2" w:rsidRDefault="003F33A2" w:rsidP="001666C3">
            <w:pPr>
              <w:spacing w:line="276" w:lineRule="auto"/>
              <w:rPr>
                <w:rFonts w:ascii="Times New Roman" w:eastAsia="Times New Roman" w:hAnsi="Times New Roman" w:cs="Times New Roman"/>
                <w:bCs/>
                <w:sz w:val="18"/>
                <w:szCs w:val="18"/>
                <w:lang w:eastAsia="es-CO"/>
              </w:rPr>
            </w:pPr>
          </w:p>
        </w:tc>
        <w:tc>
          <w:tcPr>
            <w:tcW w:w="1519" w:type="dxa"/>
            <w:vMerge/>
          </w:tcPr>
          <w:p w14:paraId="028CD508" w14:textId="77777777" w:rsidR="003F33A2" w:rsidRPr="00A02DD7" w:rsidRDefault="003F33A2" w:rsidP="001666C3">
            <w:pPr>
              <w:spacing w:line="276" w:lineRule="auto"/>
              <w:rPr>
                <w:rFonts w:ascii="Times New Roman" w:eastAsia="Times New Roman" w:hAnsi="Times New Roman" w:cs="Times New Roman"/>
                <w:bCs/>
                <w:sz w:val="18"/>
                <w:szCs w:val="18"/>
                <w:lang w:eastAsia="es-CO"/>
              </w:rPr>
            </w:pPr>
          </w:p>
        </w:tc>
        <w:tc>
          <w:tcPr>
            <w:tcW w:w="1519" w:type="dxa"/>
            <w:vMerge/>
          </w:tcPr>
          <w:p w14:paraId="6FD55278" w14:textId="77777777" w:rsidR="003F33A2" w:rsidRPr="00A02DD7" w:rsidRDefault="003F33A2" w:rsidP="001666C3">
            <w:pPr>
              <w:spacing w:line="276" w:lineRule="auto"/>
              <w:rPr>
                <w:rFonts w:ascii="Times New Roman" w:eastAsia="Times New Roman" w:hAnsi="Times New Roman" w:cs="Times New Roman"/>
                <w:bCs/>
                <w:sz w:val="18"/>
                <w:szCs w:val="18"/>
                <w:lang w:eastAsia="es-CO"/>
              </w:rPr>
            </w:pPr>
          </w:p>
        </w:tc>
        <w:tc>
          <w:tcPr>
            <w:tcW w:w="1519" w:type="dxa"/>
          </w:tcPr>
          <w:p w14:paraId="65C9B922" w14:textId="77777777" w:rsidR="003F33A2" w:rsidRPr="00A02DD7" w:rsidRDefault="003F33A2" w:rsidP="001666C3">
            <w:pPr>
              <w:spacing w:line="276" w:lineRule="auto"/>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Evaluación del resultado.</w:t>
            </w:r>
          </w:p>
        </w:tc>
        <w:tc>
          <w:tcPr>
            <w:tcW w:w="1519" w:type="dxa"/>
            <w:vMerge/>
          </w:tcPr>
          <w:p w14:paraId="06D041B8" w14:textId="77777777" w:rsidR="003F33A2" w:rsidRPr="00A02DD7" w:rsidRDefault="003F33A2" w:rsidP="005E00FE">
            <w:pPr>
              <w:spacing w:line="276" w:lineRule="auto"/>
              <w:rPr>
                <w:rFonts w:ascii="Times New Roman" w:eastAsia="Times New Roman" w:hAnsi="Times New Roman" w:cs="Times New Roman"/>
                <w:bCs/>
                <w:sz w:val="18"/>
                <w:szCs w:val="18"/>
                <w:lang w:eastAsia="es-CO"/>
              </w:rPr>
            </w:pPr>
          </w:p>
        </w:tc>
      </w:tr>
    </w:tbl>
    <w:p w14:paraId="0C1FECA5" w14:textId="77777777" w:rsidR="00F365C4" w:rsidRDefault="00C97285" w:rsidP="00831B2C">
      <w:pPr>
        <w:autoSpaceDE w:val="0"/>
        <w:autoSpaceDN w:val="0"/>
        <w:adjustRightInd w:val="0"/>
        <w:spacing w:line="360" w:lineRule="auto"/>
        <w:ind w:left="360" w:right="57"/>
        <w:jc w:val="both"/>
        <w:textAlignment w:val="center"/>
        <w:rPr>
          <w:rFonts w:ascii="Times New Roman" w:hAnsi="Times New Roman" w:cs="Times New Roman"/>
          <w:i/>
          <w:iCs/>
          <w:color w:val="000000"/>
          <w:lang w:val="es-ES"/>
        </w:rPr>
      </w:pPr>
      <w:r>
        <w:rPr>
          <w:rFonts w:ascii="Times New Roman" w:hAnsi="Times New Roman" w:cs="Times New Roman"/>
          <w:i/>
          <w:iCs/>
          <w:color w:val="000000"/>
          <w:lang w:val="es-ES"/>
        </w:rPr>
        <w:t>Cuadro</w:t>
      </w:r>
      <w:r w:rsidRPr="00734CC5">
        <w:rPr>
          <w:rFonts w:ascii="Times New Roman" w:hAnsi="Times New Roman" w:cs="Times New Roman"/>
          <w:i/>
          <w:iCs/>
          <w:color w:val="000000"/>
          <w:lang w:val="es-ES"/>
        </w:rPr>
        <w:t xml:space="preserve"> </w:t>
      </w:r>
      <w:r>
        <w:rPr>
          <w:rFonts w:ascii="Times New Roman" w:hAnsi="Times New Roman" w:cs="Times New Roman"/>
          <w:i/>
          <w:iCs/>
          <w:color w:val="000000"/>
          <w:lang w:val="es-ES"/>
        </w:rPr>
        <w:t>2</w:t>
      </w:r>
      <w:r w:rsidRPr="00734CC5">
        <w:rPr>
          <w:rFonts w:ascii="Times New Roman" w:hAnsi="Times New Roman" w:cs="Times New Roman"/>
          <w:i/>
          <w:iCs/>
          <w:color w:val="000000"/>
          <w:lang w:val="es-ES"/>
        </w:rPr>
        <w:t xml:space="preserve">. </w:t>
      </w:r>
      <w:proofErr w:type="spellStart"/>
      <w:r>
        <w:rPr>
          <w:rFonts w:ascii="Times New Roman" w:hAnsi="Times New Roman" w:cs="Times New Roman"/>
          <w:i/>
          <w:iCs/>
          <w:color w:val="000000"/>
          <w:lang w:val="es-ES"/>
        </w:rPr>
        <w:t>Calvache</w:t>
      </w:r>
      <w:proofErr w:type="spellEnd"/>
      <w:r>
        <w:rPr>
          <w:rFonts w:ascii="Times New Roman" w:hAnsi="Times New Roman" w:cs="Times New Roman"/>
          <w:i/>
          <w:iCs/>
          <w:color w:val="000000"/>
          <w:lang w:val="es-ES"/>
        </w:rPr>
        <w:t>, D</w:t>
      </w:r>
      <w:r w:rsidRPr="00734CC5">
        <w:rPr>
          <w:rFonts w:ascii="Times New Roman" w:hAnsi="Times New Roman" w:cs="Times New Roman"/>
          <w:i/>
          <w:iCs/>
          <w:color w:val="000000"/>
          <w:lang w:val="es-ES"/>
        </w:rPr>
        <w:t>. (</w:t>
      </w:r>
      <w:r>
        <w:rPr>
          <w:rFonts w:ascii="Times New Roman" w:hAnsi="Times New Roman" w:cs="Times New Roman"/>
          <w:i/>
          <w:iCs/>
          <w:color w:val="000000"/>
          <w:lang w:val="es-ES"/>
        </w:rPr>
        <w:t>2020</w:t>
      </w:r>
      <w:r w:rsidRPr="00734CC5">
        <w:rPr>
          <w:rFonts w:ascii="Times New Roman" w:hAnsi="Times New Roman" w:cs="Times New Roman"/>
          <w:i/>
          <w:iCs/>
          <w:color w:val="000000"/>
          <w:lang w:val="es-ES"/>
        </w:rPr>
        <w:t xml:space="preserve">). </w:t>
      </w:r>
      <w:r>
        <w:rPr>
          <w:rFonts w:ascii="Times New Roman" w:hAnsi="Times New Roman" w:cs="Times New Roman"/>
          <w:i/>
          <w:iCs/>
          <w:color w:val="000000"/>
          <w:lang w:val="es-ES"/>
        </w:rPr>
        <w:t>El Proceso de Diseño: comparación estructuras y etapas</w:t>
      </w:r>
      <w:r w:rsidRPr="00734CC5">
        <w:rPr>
          <w:rFonts w:ascii="Times New Roman" w:hAnsi="Times New Roman" w:cs="Times New Roman"/>
          <w:i/>
          <w:iCs/>
          <w:color w:val="000000"/>
          <w:lang w:val="es-ES"/>
        </w:rPr>
        <w:t>.</w:t>
      </w:r>
      <w:del w:id="6" w:author="Autor">
        <w:r w:rsidRPr="00734CC5" w:rsidDel="001F0528">
          <w:rPr>
            <w:rFonts w:ascii="Times New Roman" w:hAnsi="Times New Roman" w:cs="Times New Roman"/>
            <w:i/>
            <w:iCs/>
            <w:color w:val="000000"/>
            <w:lang w:val="es-ES"/>
          </w:rPr>
          <w:delText xml:space="preserve"> </w:delText>
        </w:r>
      </w:del>
    </w:p>
    <w:p w14:paraId="3FC62F69" w14:textId="77777777" w:rsidR="00831B2C" w:rsidRPr="00831B2C" w:rsidRDefault="00831B2C" w:rsidP="00831B2C">
      <w:pPr>
        <w:autoSpaceDE w:val="0"/>
        <w:autoSpaceDN w:val="0"/>
        <w:adjustRightInd w:val="0"/>
        <w:spacing w:line="360" w:lineRule="auto"/>
        <w:ind w:left="360" w:right="57"/>
        <w:jc w:val="both"/>
        <w:textAlignment w:val="center"/>
        <w:rPr>
          <w:rFonts w:ascii="Times New Roman" w:hAnsi="Times New Roman" w:cs="Times New Roman"/>
          <w:i/>
          <w:iCs/>
          <w:color w:val="000000"/>
          <w:lang w:val="es-ES"/>
        </w:rPr>
      </w:pPr>
    </w:p>
    <w:p w14:paraId="3115B533" w14:textId="77777777" w:rsidR="00DF60D5" w:rsidRPr="00C60FFE" w:rsidRDefault="004A7BE7" w:rsidP="00DF60D5">
      <w:pPr>
        <w:pStyle w:val="Prrafodelista"/>
        <w:spacing w:line="480" w:lineRule="auto"/>
        <w:ind w:left="0"/>
        <w:jc w:val="both"/>
        <w:rPr>
          <w:rFonts w:ascii="Times New Roman" w:eastAsia="Times New Roman" w:hAnsi="Times New Roman" w:cs="Times New Roman"/>
          <w:bCs/>
          <w:lang w:eastAsia="es-CO"/>
        </w:rPr>
      </w:pPr>
      <w:r w:rsidRPr="00C60FFE">
        <w:rPr>
          <w:rFonts w:ascii="Times New Roman" w:eastAsia="Times New Roman" w:hAnsi="Times New Roman" w:cs="Times New Roman"/>
          <w:bCs/>
          <w:lang w:eastAsia="es-CO"/>
        </w:rPr>
        <w:t>En síntesis, las</w:t>
      </w:r>
      <w:r w:rsidR="00DF60D5" w:rsidRPr="00C60FFE">
        <w:rPr>
          <w:rFonts w:ascii="Times New Roman" w:eastAsia="Times New Roman" w:hAnsi="Times New Roman" w:cs="Times New Roman"/>
          <w:bCs/>
          <w:lang w:eastAsia="es-CO"/>
        </w:rPr>
        <w:t xml:space="preserve"> diferentes visiones descritas anteriormente se pueden sintetizar en una concepción del proceso de Diseño </w:t>
      </w:r>
      <w:r w:rsidR="007565B9" w:rsidRPr="00C60FFE">
        <w:rPr>
          <w:rFonts w:ascii="Times New Roman" w:eastAsia="Times New Roman" w:hAnsi="Times New Roman" w:cs="Times New Roman"/>
          <w:bCs/>
          <w:lang w:eastAsia="es-CO"/>
        </w:rPr>
        <w:t xml:space="preserve">que </w:t>
      </w:r>
      <w:r w:rsidR="00437613" w:rsidRPr="00C60FFE">
        <w:rPr>
          <w:rFonts w:ascii="Times New Roman" w:eastAsia="Times New Roman" w:hAnsi="Times New Roman" w:cs="Times New Roman"/>
          <w:bCs/>
          <w:lang w:eastAsia="es-CO"/>
        </w:rPr>
        <w:t>se caracteriza por</w:t>
      </w:r>
      <w:r w:rsidR="007565B9" w:rsidRPr="00C60FFE">
        <w:rPr>
          <w:rFonts w:ascii="Times New Roman" w:eastAsia="Times New Roman" w:hAnsi="Times New Roman" w:cs="Times New Roman"/>
          <w:bCs/>
          <w:lang w:eastAsia="es-CO"/>
        </w:rPr>
        <w:t xml:space="preserve"> los siguientes aspectos</w:t>
      </w:r>
      <w:r w:rsidR="00DF60D5" w:rsidRPr="00C60FFE">
        <w:rPr>
          <w:rFonts w:ascii="Times New Roman" w:eastAsia="Times New Roman" w:hAnsi="Times New Roman" w:cs="Times New Roman"/>
          <w:bCs/>
          <w:lang w:eastAsia="es-CO"/>
        </w:rPr>
        <w:t>:</w:t>
      </w:r>
    </w:p>
    <w:p w14:paraId="28D52824" w14:textId="77777777" w:rsidR="00992495" w:rsidRPr="00C60FFE" w:rsidRDefault="00210C9E" w:rsidP="0036639D">
      <w:pPr>
        <w:pStyle w:val="Prrafodelista"/>
        <w:numPr>
          <w:ilvl w:val="0"/>
          <w:numId w:val="11"/>
        </w:numPr>
        <w:spacing w:line="360" w:lineRule="auto"/>
        <w:ind w:left="426"/>
        <w:jc w:val="both"/>
        <w:rPr>
          <w:rFonts w:ascii="Times New Roman" w:hAnsi="Times New Roman" w:cs="Times New Roman"/>
          <w:lang w:val="es-MX"/>
        </w:rPr>
      </w:pPr>
      <w:r w:rsidRPr="00C60FFE">
        <w:rPr>
          <w:rFonts w:ascii="Times New Roman" w:hAnsi="Times New Roman" w:cs="Times New Roman"/>
          <w:lang w:val="es-MX"/>
        </w:rPr>
        <w:t xml:space="preserve">Proceso </w:t>
      </w:r>
      <w:r w:rsidR="00C76511" w:rsidRPr="00C60FFE">
        <w:rPr>
          <w:rFonts w:ascii="Times New Roman" w:hAnsi="Times New Roman" w:cs="Times New Roman"/>
          <w:lang w:val="es-MX"/>
        </w:rPr>
        <w:t>de solución de problemas y</w:t>
      </w:r>
      <w:r w:rsidRPr="00C60FFE">
        <w:rPr>
          <w:rFonts w:ascii="Times New Roman" w:hAnsi="Times New Roman" w:cs="Times New Roman"/>
          <w:lang w:val="es-MX"/>
        </w:rPr>
        <w:t xml:space="preserve"> necesidades complejas</w:t>
      </w:r>
      <w:r w:rsidR="00E86AD5" w:rsidRPr="00C60FFE">
        <w:rPr>
          <w:rFonts w:ascii="Times New Roman" w:hAnsi="Times New Roman" w:cs="Times New Roman"/>
          <w:lang w:val="es-MX"/>
        </w:rPr>
        <w:t xml:space="preserve"> por medio de </w:t>
      </w:r>
      <w:r w:rsidR="00CD3F09" w:rsidRPr="00C60FFE">
        <w:rPr>
          <w:rFonts w:ascii="Times New Roman" w:hAnsi="Times New Roman" w:cs="Times New Roman"/>
          <w:lang w:val="es-MX"/>
        </w:rPr>
        <w:t xml:space="preserve">la configuración de </w:t>
      </w:r>
      <w:r w:rsidR="00E86AD5" w:rsidRPr="00C60FFE">
        <w:rPr>
          <w:rFonts w:ascii="Times New Roman" w:hAnsi="Times New Roman" w:cs="Times New Roman"/>
          <w:lang w:val="es-MX"/>
        </w:rPr>
        <w:t>objetos o productos</w:t>
      </w:r>
      <w:r w:rsidRPr="00C60FFE">
        <w:rPr>
          <w:rFonts w:ascii="Times New Roman" w:hAnsi="Times New Roman" w:cs="Times New Roman"/>
          <w:lang w:val="es-MX"/>
        </w:rPr>
        <w:t>.</w:t>
      </w:r>
    </w:p>
    <w:p w14:paraId="1471B2EA" w14:textId="77777777" w:rsidR="00437613" w:rsidRPr="00C60FFE" w:rsidRDefault="00437613" w:rsidP="0036639D">
      <w:pPr>
        <w:pStyle w:val="Prrafodelista"/>
        <w:numPr>
          <w:ilvl w:val="0"/>
          <w:numId w:val="11"/>
        </w:numPr>
        <w:spacing w:line="360" w:lineRule="auto"/>
        <w:ind w:left="426"/>
        <w:jc w:val="both"/>
        <w:rPr>
          <w:rFonts w:ascii="Times New Roman" w:hAnsi="Times New Roman" w:cs="Times New Roman"/>
          <w:lang w:val="es-MX"/>
        </w:rPr>
      </w:pPr>
      <w:r w:rsidRPr="00C60FFE">
        <w:rPr>
          <w:rFonts w:ascii="Times New Roman" w:hAnsi="Times New Roman" w:cs="Times New Roman"/>
          <w:lang w:val="es-MX"/>
        </w:rPr>
        <w:t>Pensamiento estructurado orientado a ordenar de la mejor manera posible los modos de realizar la práctica proyectual.</w:t>
      </w:r>
    </w:p>
    <w:p w14:paraId="68E97992" w14:textId="77777777" w:rsidR="00E86AD5" w:rsidRPr="00C60FFE" w:rsidRDefault="00210C9E" w:rsidP="00CD3F09">
      <w:pPr>
        <w:pStyle w:val="Prrafodelista"/>
        <w:numPr>
          <w:ilvl w:val="0"/>
          <w:numId w:val="11"/>
        </w:numPr>
        <w:spacing w:line="360" w:lineRule="auto"/>
        <w:ind w:left="426"/>
        <w:jc w:val="both"/>
        <w:rPr>
          <w:rFonts w:ascii="Times New Roman" w:hAnsi="Times New Roman" w:cs="Times New Roman"/>
          <w:lang w:val="es-MX"/>
        </w:rPr>
      </w:pPr>
      <w:r w:rsidRPr="00C60FFE">
        <w:rPr>
          <w:rFonts w:ascii="Times New Roman" w:hAnsi="Times New Roman" w:cs="Times New Roman"/>
          <w:lang w:val="es-MX"/>
        </w:rPr>
        <w:t>Estructura compleja compuesta de diversas etapas</w:t>
      </w:r>
      <w:r w:rsidR="00E86AD5" w:rsidRPr="00C60FFE">
        <w:rPr>
          <w:rFonts w:ascii="Times New Roman" w:hAnsi="Times New Roman" w:cs="Times New Roman"/>
          <w:lang w:val="es-MX"/>
        </w:rPr>
        <w:t xml:space="preserve"> y actividades que se </w:t>
      </w:r>
      <w:r w:rsidR="00CD3F09" w:rsidRPr="00C60FFE">
        <w:rPr>
          <w:rFonts w:ascii="Times New Roman" w:hAnsi="Times New Roman" w:cs="Times New Roman"/>
          <w:lang w:val="es-MX"/>
        </w:rPr>
        <w:t>pueden traslapar o repetir indistintamente</w:t>
      </w:r>
      <w:r w:rsidR="00E86AD5" w:rsidRPr="00C60FFE">
        <w:rPr>
          <w:rFonts w:ascii="Times New Roman" w:hAnsi="Times New Roman" w:cs="Times New Roman"/>
          <w:lang w:val="es-MX"/>
        </w:rPr>
        <w:t>.</w:t>
      </w:r>
    </w:p>
    <w:p w14:paraId="5FE9C994" w14:textId="77777777" w:rsidR="00992495" w:rsidRPr="00E07361" w:rsidRDefault="00992495" w:rsidP="00E07361">
      <w:pPr>
        <w:pStyle w:val="Prrafodelista"/>
        <w:numPr>
          <w:ilvl w:val="0"/>
          <w:numId w:val="11"/>
        </w:numPr>
        <w:spacing w:line="360" w:lineRule="auto"/>
        <w:ind w:left="426"/>
        <w:jc w:val="both"/>
        <w:rPr>
          <w:rFonts w:ascii="Times New Roman" w:hAnsi="Times New Roman" w:cs="Times New Roman"/>
          <w:lang w:val="es-MX"/>
        </w:rPr>
      </w:pPr>
      <w:r w:rsidRPr="00E07361">
        <w:rPr>
          <w:rFonts w:ascii="Times New Roman" w:hAnsi="Times New Roman" w:cs="Times New Roman"/>
          <w:lang w:val="es-MX"/>
        </w:rPr>
        <w:t>Etapas</w:t>
      </w:r>
      <w:r w:rsidR="001D01A2">
        <w:rPr>
          <w:rFonts w:ascii="Times New Roman" w:hAnsi="Times New Roman" w:cs="Times New Roman"/>
          <w:lang w:val="es-MX"/>
        </w:rPr>
        <w:t>, fases o momentos</w:t>
      </w:r>
      <w:r w:rsidRPr="00E07361">
        <w:rPr>
          <w:rFonts w:ascii="Times New Roman" w:hAnsi="Times New Roman" w:cs="Times New Roman"/>
          <w:lang w:val="es-MX"/>
        </w:rPr>
        <w:t xml:space="preserve"> generales de carácter iterativo no secuencial definidas en: información </w:t>
      </w:r>
      <w:r w:rsidR="00CD3F09" w:rsidRPr="00E07361">
        <w:rPr>
          <w:rFonts w:ascii="Times New Roman" w:hAnsi="Times New Roman" w:cs="Times New Roman"/>
          <w:lang w:val="es-MX"/>
        </w:rPr>
        <w:t xml:space="preserve">del </w:t>
      </w:r>
      <w:r w:rsidRPr="00E07361">
        <w:rPr>
          <w:rFonts w:ascii="Times New Roman" w:hAnsi="Times New Roman" w:cs="Times New Roman"/>
          <w:lang w:val="es-MX"/>
        </w:rPr>
        <w:t>problema, conceptualización y materialización.</w:t>
      </w:r>
    </w:p>
    <w:p w14:paraId="26E7100E" w14:textId="77777777" w:rsidR="00C60FFE" w:rsidRDefault="00992495" w:rsidP="00E07361">
      <w:pPr>
        <w:pStyle w:val="Prrafodelista"/>
        <w:numPr>
          <w:ilvl w:val="0"/>
          <w:numId w:val="11"/>
        </w:numPr>
        <w:spacing w:line="360" w:lineRule="auto"/>
        <w:ind w:left="426"/>
        <w:jc w:val="both"/>
        <w:rPr>
          <w:rFonts w:ascii="Times New Roman" w:hAnsi="Times New Roman" w:cs="Times New Roman"/>
          <w:lang w:val="es-MX"/>
        </w:rPr>
      </w:pPr>
      <w:r w:rsidRPr="00E07361">
        <w:rPr>
          <w:rFonts w:ascii="Times New Roman" w:hAnsi="Times New Roman" w:cs="Times New Roman"/>
          <w:lang w:val="es-MX"/>
        </w:rPr>
        <w:t xml:space="preserve">Desarrollo de las etapas acorde a decisiones </w:t>
      </w:r>
      <w:r w:rsidR="00210C9E" w:rsidRPr="00E07361">
        <w:rPr>
          <w:rFonts w:ascii="Times New Roman" w:hAnsi="Times New Roman" w:cs="Times New Roman"/>
          <w:lang w:val="es-MX"/>
        </w:rPr>
        <w:t>b</w:t>
      </w:r>
      <w:r w:rsidRPr="00E07361">
        <w:rPr>
          <w:rFonts w:ascii="Times New Roman" w:hAnsi="Times New Roman" w:cs="Times New Roman"/>
          <w:lang w:val="es-MX"/>
        </w:rPr>
        <w:t xml:space="preserve">asadas </w:t>
      </w:r>
      <w:r w:rsidR="00C76511" w:rsidRPr="00E07361">
        <w:rPr>
          <w:rFonts w:ascii="Times New Roman" w:hAnsi="Times New Roman" w:cs="Times New Roman"/>
          <w:lang w:val="es-MX"/>
        </w:rPr>
        <w:t>en la lógica experiencial</w:t>
      </w:r>
      <w:r w:rsidR="00E86AD5" w:rsidRPr="00E07361">
        <w:rPr>
          <w:rFonts w:ascii="Times New Roman" w:hAnsi="Times New Roman" w:cs="Times New Roman"/>
          <w:lang w:val="es-MX"/>
        </w:rPr>
        <w:t xml:space="preserve"> del diseñador</w:t>
      </w:r>
      <w:r w:rsidR="00C76511" w:rsidRPr="00E07361">
        <w:rPr>
          <w:rFonts w:ascii="Times New Roman" w:hAnsi="Times New Roman" w:cs="Times New Roman"/>
          <w:lang w:val="es-MX"/>
        </w:rPr>
        <w:t>.</w:t>
      </w:r>
    </w:p>
    <w:p w14:paraId="34D7E88B" w14:textId="77777777" w:rsidR="001D01A2" w:rsidRPr="001D01A2" w:rsidRDefault="001D01A2" w:rsidP="00F62FBE">
      <w:pPr>
        <w:spacing w:line="360" w:lineRule="auto"/>
        <w:jc w:val="both"/>
        <w:rPr>
          <w:rFonts w:ascii="Times New Roman" w:hAnsi="Times New Roman" w:cs="Times New Roman"/>
          <w:lang w:val="es-MX"/>
        </w:rPr>
      </w:pPr>
    </w:p>
    <w:p w14:paraId="5A00FBF4" w14:textId="77777777" w:rsidR="000A2A7B" w:rsidRPr="00E07361" w:rsidRDefault="000A2A7B" w:rsidP="00E07361">
      <w:pPr>
        <w:spacing w:line="360" w:lineRule="auto"/>
        <w:ind w:left="66"/>
        <w:jc w:val="both"/>
        <w:rPr>
          <w:rFonts w:ascii="Times New Roman" w:hAnsi="Times New Roman" w:cs="Times New Roman"/>
          <w:sz w:val="24"/>
          <w:szCs w:val="24"/>
          <w:lang w:val="es-MX"/>
        </w:rPr>
      </w:pPr>
      <w:r w:rsidRPr="00E07361">
        <w:rPr>
          <w:rFonts w:ascii="Times New Roman" w:hAnsi="Times New Roman" w:cs="Times New Roman"/>
          <w:b/>
          <w:sz w:val="24"/>
          <w:szCs w:val="24"/>
          <w:lang w:val="es-MX"/>
        </w:rPr>
        <w:lastRenderedPageBreak/>
        <w:t>Sobre Investigación Creación</w:t>
      </w:r>
    </w:p>
    <w:p w14:paraId="72CEA936" w14:textId="77777777" w:rsidR="00901D5D" w:rsidRPr="00E07361" w:rsidRDefault="00901D5D" w:rsidP="00E07361">
      <w:pPr>
        <w:spacing w:line="360" w:lineRule="auto"/>
        <w:jc w:val="both"/>
        <w:rPr>
          <w:rFonts w:ascii="Times New Roman" w:hAnsi="Times New Roman" w:cs="Times New Roman"/>
          <w:sz w:val="24"/>
          <w:szCs w:val="24"/>
          <w:lang w:val="es-MX"/>
        </w:rPr>
      </w:pPr>
      <w:r w:rsidRPr="00E07361">
        <w:rPr>
          <w:rFonts w:ascii="Times New Roman" w:hAnsi="Times New Roman" w:cs="Times New Roman"/>
          <w:sz w:val="24"/>
          <w:szCs w:val="24"/>
          <w:lang w:val="es-MX"/>
        </w:rPr>
        <w:t xml:space="preserve">En el panorama colombiano, de manera reciente </w:t>
      </w:r>
      <w:r w:rsidR="0088355B" w:rsidRPr="00E07361">
        <w:rPr>
          <w:rFonts w:ascii="Times New Roman" w:hAnsi="Times New Roman" w:cs="Times New Roman"/>
          <w:sz w:val="24"/>
          <w:szCs w:val="24"/>
          <w:lang w:val="es-MX"/>
        </w:rPr>
        <w:t>surge</w:t>
      </w:r>
      <w:r w:rsidRPr="00E07361">
        <w:rPr>
          <w:rFonts w:ascii="Times New Roman" w:hAnsi="Times New Roman" w:cs="Times New Roman"/>
          <w:sz w:val="24"/>
          <w:szCs w:val="24"/>
          <w:lang w:val="es-MX"/>
        </w:rPr>
        <w:t xml:space="preserve"> </w:t>
      </w:r>
      <w:r w:rsidR="003B0CA5" w:rsidRPr="00E07361">
        <w:rPr>
          <w:rFonts w:ascii="Times New Roman" w:hAnsi="Times New Roman" w:cs="Times New Roman"/>
          <w:sz w:val="24"/>
          <w:szCs w:val="24"/>
          <w:lang w:val="es-MX"/>
        </w:rPr>
        <w:t>el concepto de I</w:t>
      </w:r>
      <w:r w:rsidRPr="00E07361">
        <w:rPr>
          <w:rFonts w:ascii="Times New Roman" w:hAnsi="Times New Roman" w:cs="Times New Roman"/>
          <w:sz w:val="24"/>
          <w:szCs w:val="24"/>
          <w:lang w:val="es-MX"/>
        </w:rPr>
        <w:t>nvestigación</w:t>
      </w:r>
      <w:r w:rsidR="003B0CA5" w:rsidRPr="00E07361">
        <w:rPr>
          <w:rFonts w:ascii="Times New Roman" w:hAnsi="Times New Roman" w:cs="Times New Roman"/>
          <w:sz w:val="24"/>
          <w:szCs w:val="24"/>
          <w:lang w:val="es-MX"/>
        </w:rPr>
        <w:t xml:space="preserve"> Creación </w:t>
      </w:r>
      <w:r w:rsidR="001D01A2">
        <w:rPr>
          <w:rFonts w:ascii="Times New Roman" w:hAnsi="Times New Roman" w:cs="Times New Roman"/>
          <w:sz w:val="24"/>
          <w:szCs w:val="24"/>
        </w:rPr>
        <w:t>(</w:t>
      </w:r>
      <w:r w:rsidR="003B0CA5" w:rsidRPr="00E07361">
        <w:rPr>
          <w:rFonts w:ascii="Times New Roman" w:hAnsi="Times New Roman" w:cs="Times New Roman"/>
          <w:sz w:val="24"/>
          <w:szCs w:val="24"/>
        </w:rPr>
        <w:t xml:space="preserve">denominado también como investigación artística, o investigación basada en </w:t>
      </w:r>
      <w:r w:rsidR="001D01A2">
        <w:rPr>
          <w:rFonts w:ascii="Times New Roman" w:hAnsi="Times New Roman" w:cs="Times New Roman"/>
          <w:sz w:val="24"/>
          <w:szCs w:val="24"/>
        </w:rPr>
        <w:t>la práctica)</w:t>
      </w:r>
      <w:r w:rsidRPr="00E07361">
        <w:rPr>
          <w:rFonts w:ascii="Times New Roman" w:hAnsi="Times New Roman" w:cs="Times New Roman"/>
          <w:sz w:val="24"/>
          <w:szCs w:val="24"/>
          <w:lang w:val="es-MX"/>
        </w:rPr>
        <w:t xml:space="preserve"> como una alternativa a la investigación tradicional surgida desde el contexto de las disciplinas proyectuales o creativas</w:t>
      </w:r>
      <w:r w:rsidR="0088355B" w:rsidRPr="00E07361">
        <w:rPr>
          <w:rFonts w:ascii="Times New Roman" w:hAnsi="Times New Roman" w:cs="Times New Roman"/>
          <w:sz w:val="24"/>
          <w:szCs w:val="24"/>
          <w:lang w:val="es-MX"/>
        </w:rPr>
        <w:t xml:space="preserve">. Debido al incremento evidente durante el presente siglo en el número de programas académicos relacionados con Artes, Arquitectura y Diseño, en el país ha surgido una preocupación desde los entes estatales y académicos respecto a otorgar valor y visibilidad a los productos surgidos desde los procesos de investigación </w:t>
      </w:r>
      <w:r w:rsidR="001D01A2">
        <w:rPr>
          <w:rFonts w:ascii="Times New Roman" w:hAnsi="Times New Roman" w:cs="Times New Roman"/>
          <w:sz w:val="24"/>
          <w:szCs w:val="24"/>
          <w:lang w:val="es-MX"/>
        </w:rPr>
        <w:t xml:space="preserve">de estas áreas </w:t>
      </w:r>
      <w:r w:rsidR="0088355B" w:rsidRPr="00E07361">
        <w:rPr>
          <w:rFonts w:ascii="Times New Roman" w:hAnsi="Times New Roman" w:cs="Times New Roman"/>
          <w:sz w:val="24"/>
          <w:szCs w:val="24"/>
          <w:lang w:val="es-MX"/>
        </w:rPr>
        <w:t xml:space="preserve">desarrollados en las universidades. </w:t>
      </w:r>
    </w:p>
    <w:p w14:paraId="7D3E7A32" w14:textId="77777777" w:rsidR="009F2CD3" w:rsidRPr="00E07361" w:rsidRDefault="007423A1" w:rsidP="00B9775E">
      <w:pPr>
        <w:spacing w:line="360" w:lineRule="auto"/>
        <w:ind w:left="-5" w:right="49"/>
        <w:jc w:val="both"/>
        <w:rPr>
          <w:rFonts w:ascii="Times New Roman" w:hAnsi="Times New Roman" w:cs="Times New Roman"/>
          <w:sz w:val="24"/>
          <w:szCs w:val="24"/>
        </w:rPr>
      </w:pPr>
      <w:r w:rsidRPr="00E07361">
        <w:rPr>
          <w:rFonts w:ascii="Times New Roman" w:hAnsi="Times New Roman" w:cs="Times New Roman"/>
          <w:sz w:val="24"/>
          <w:szCs w:val="24"/>
        </w:rPr>
        <w:t xml:space="preserve">El Ministerio de Ciencia, Tecnología e Innovación de Colombia, </w:t>
      </w:r>
      <w:r w:rsidR="003B0CA5" w:rsidRPr="00E07361">
        <w:rPr>
          <w:rFonts w:ascii="Times New Roman" w:hAnsi="Times New Roman" w:cs="Times New Roman"/>
          <w:sz w:val="24"/>
          <w:szCs w:val="24"/>
        </w:rPr>
        <w:t xml:space="preserve">antes Colciencias, </w:t>
      </w:r>
      <w:r w:rsidRPr="00E07361">
        <w:rPr>
          <w:rFonts w:ascii="Times New Roman" w:hAnsi="Times New Roman" w:cs="Times New Roman"/>
          <w:sz w:val="24"/>
          <w:szCs w:val="24"/>
        </w:rPr>
        <w:t>ha venido trabajando en este sentido desde el año 2013, pues ha reconocido el aporte desde el conocimiento generado a partir de los productos de Arte, Arquitectura y Diseño. En ese se</w:t>
      </w:r>
      <w:r w:rsidR="003B0CA5" w:rsidRPr="00E07361">
        <w:rPr>
          <w:rFonts w:ascii="Times New Roman" w:hAnsi="Times New Roman" w:cs="Times New Roman"/>
          <w:sz w:val="24"/>
          <w:szCs w:val="24"/>
        </w:rPr>
        <w:t>ntido</w:t>
      </w:r>
      <w:r w:rsidR="00B9775E">
        <w:rPr>
          <w:rFonts w:ascii="Times New Roman" w:hAnsi="Times New Roman" w:cs="Times New Roman"/>
          <w:sz w:val="24"/>
          <w:szCs w:val="24"/>
        </w:rPr>
        <w:t xml:space="preserve"> ha reconocido la Investigación C</w:t>
      </w:r>
      <w:r w:rsidR="003B0CA5" w:rsidRPr="00E07361">
        <w:rPr>
          <w:rFonts w:ascii="Times New Roman" w:hAnsi="Times New Roman" w:cs="Times New Roman"/>
          <w:sz w:val="24"/>
          <w:szCs w:val="24"/>
        </w:rPr>
        <w:t>reación, la ha incluido en su sistema de medición y ha generado una extensa reflexión al respecto que ha dado lugar a una definición de la misma. Es así como, para el caso de las disciplinas proyectuales o creativas, se entiende el concepto de Investigación Creación como un proceso en el cual se indaga</w:t>
      </w:r>
      <w:r w:rsidR="000A2A7B" w:rsidRPr="00E07361">
        <w:rPr>
          <w:rFonts w:ascii="Times New Roman" w:hAnsi="Times New Roman" w:cs="Times New Roman"/>
          <w:sz w:val="24"/>
          <w:szCs w:val="24"/>
        </w:rPr>
        <w:t xml:space="preserve"> </w:t>
      </w:r>
      <w:r w:rsidR="003B0CA5" w:rsidRPr="00E07361">
        <w:rPr>
          <w:rFonts w:ascii="Times New Roman" w:hAnsi="Times New Roman" w:cs="Times New Roman"/>
          <w:sz w:val="24"/>
          <w:szCs w:val="24"/>
        </w:rPr>
        <w:t>para</w:t>
      </w:r>
      <w:r w:rsidR="000A2A7B" w:rsidRPr="00E07361">
        <w:rPr>
          <w:rFonts w:ascii="Times New Roman" w:hAnsi="Times New Roman" w:cs="Times New Roman"/>
          <w:sz w:val="24"/>
          <w:szCs w:val="24"/>
        </w:rPr>
        <w:t xml:space="preserve"> responder a una pregunta o problema de investigación </w:t>
      </w:r>
      <w:r w:rsidR="003B0CA5" w:rsidRPr="00E07361">
        <w:rPr>
          <w:rFonts w:ascii="Times New Roman" w:hAnsi="Times New Roman" w:cs="Times New Roman"/>
          <w:sz w:val="24"/>
          <w:szCs w:val="24"/>
        </w:rPr>
        <w:t xml:space="preserve">por medio </w:t>
      </w:r>
      <w:r w:rsidR="000A2A7B" w:rsidRPr="00E07361">
        <w:rPr>
          <w:rFonts w:ascii="Times New Roman" w:hAnsi="Times New Roman" w:cs="Times New Roman"/>
          <w:sz w:val="24"/>
          <w:szCs w:val="24"/>
        </w:rPr>
        <w:t xml:space="preserve">de una experiencia creativa </w:t>
      </w:r>
      <w:r w:rsidR="003B0CA5" w:rsidRPr="00E07361">
        <w:rPr>
          <w:rFonts w:ascii="Times New Roman" w:hAnsi="Times New Roman" w:cs="Times New Roman"/>
          <w:sz w:val="24"/>
          <w:szCs w:val="24"/>
        </w:rPr>
        <w:t>de la cual resultan, para el caso del Diseño,</w:t>
      </w:r>
      <w:r w:rsidR="000A2A7B" w:rsidRPr="00E07361">
        <w:rPr>
          <w:rFonts w:ascii="Times New Roman" w:hAnsi="Times New Roman" w:cs="Times New Roman"/>
          <w:sz w:val="24"/>
          <w:szCs w:val="24"/>
        </w:rPr>
        <w:t xml:space="preserve"> objetos o productos con valor estético</w:t>
      </w:r>
      <w:r w:rsidR="00A42882">
        <w:rPr>
          <w:rFonts w:ascii="Times New Roman" w:hAnsi="Times New Roman" w:cs="Times New Roman"/>
          <w:sz w:val="24"/>
          <w:szCs w:val="24"/>
        </w:rPr>
        <w:t xml:space="preserve"> (Colciencias, 2017</w:t>
      </w:r>
      <w:r w:rsidR="003B0CA5" w:rsidRPr="00E07361">
        <w:rPr>
          <w:rFonts w:ascii="Times New Roman" w:hAnsi="Times New Roman" w:cs="Times New Roman"/>
          <w:sz w:val="24"/>
          <w:szCs w:val="24"/>
        </w:rPr>
        <w:t>).</w:t>
      </w:r>
      <w:del w:id="7" w:author="Autor">
        <w:r w:rsidR="003B0CA5" w:rsidRPr="00E07361" w:rsidDel="003F7449">
          <w:rPr>
            <w:rFonts w:ascii="Times New Roman" w:hAnsi="Times New Roman" w:cs="Times New Roman"/>
            <w:sz w:val="24"/>
            <w:szCs w:val="24"/>
          </w:rPr>
          <w:delText xml:space="preserve"> </w:delText>
        </w:r>
      </w:del>
    </w:p>
    <w:p w14:paraId="60E2BA7C" w14:textId="5A19B94C" w:rsidR="00B9775E" w:rsidRDefault="003B0CA5" w:rsidP="00B9775E">
      <w:pPr>
        <w:spacing w:line="360" w:lineRule="auto"/>
        <w:ind w:left="-5" w:right="49"/>
        <w:jc w:val="both"/>
        <w:rPr>
          <w:rFonts w:ascii="Times New Roman" w:hAnsi="Times New Roman" w:cs="Times New Roman"/>
          <w:sz w:val="24"/>
          <w:szCs w:val="24"/>
        </w:rPr>
      </w:pPr>
      <w:r w:rsidRPr="00E07361">
        <w:rPr>
          <w:rFonts w:ascii="Times New Roman" w:hAnsi="Times New Roman" w:cs="Times New Roman"/>
          <w:sz w:val="24"/>
          <w:szCs w:val="24"/>
        </w:rPr>
        <w:t>En este contexto se afirma que la Investigación Creación generalmente</w:t>
      </w:r>
      <w:r w:rsidR="008A24F1" w:rsidRPr="00E07361">
        <w:rPr>
          <w:rFonts w:ascii="Times New Roman" w:hAnsi="Times New Roman" w:cs="Times New Roman"/>
          <w:sz w:val="24"/>
          <w:szCs w:val="24"/>
        </w:rPr>
        <w:t xml:space="preserve"> implica dos tipos de productos:</w:t>
      </w:r>
      <w:r w:rsidRPr="00E07361">
        <w:rPr>
          <w:rFonts w:ascii="Times New Roman" w:hAnsi="Times New Roman" w:cs="Times New Roman"/>
          <w:sz w:val="24"/>
          <w:szCs w:val="24"/>
        </w:rPr>
        <w:t xml:space="preserve"> </w:t>
      </w:r>
      <w:r w:rsidR="008A24F1" w:rsidRPr="00E07361">
        <w:rPr>
          <w:rFonts w:ascii="Times New Roman" w:hAnsi="Times New Roman" w:cs="Times New Roman"/>
          <w:sz w:val="24"/>
          <w:szCs w:val="24"/>
        </w:rPr>
        <w:t>el objeto o artefacto de creación propiamente dicho</w:t>
      </w:r>
      <w:r w:rsidRPr="00E07361">
        <w:rPr>
          <w:rFonts w:ascii="Times New Roman" w:hAnsi="Times New Roman" w:cs="Times New Roman"/>
          <w:sz w:val="24"/>
          <w:szCs w:val="24"/>
        </w:rPr>
        <w:t xml:space="preserve"> y un texto </w:t>
      </w:r>
      <w:r w:rsidR="008A24F1" w:rsidRPr="00E07361">
        <w:rPr>
          <w:rFonts w:ascii="Times New Roman" w:hAnsi="Times New Roman" w:cs="Times New Roman"/>
          <w:sz w:val="24"/>
          <w:szCs w:val="24"/>
        </w:rPr>
        <w:t xml:space="preserve">que da cuenta respecto </w:t>
      </w:r>
      <w:r w:rsidR="00770A17">
        <w:rPr>
          <w:rFonts w:ascii="Times New Roman" w:hAnsi="Times New Roman" w:cs="Times New Roman"/>
          <w:sz w:val="24"/>
          <w:szCs w:val="24"/>
        </w:rPr>
        <w:t xml:space="preserve">a la reflexión con respecto a la experiencia creativa y su relación con el problema de investigación </w:t>
      </w:r>
      <w:r w:rsidRPr="00E07361">
        <w:rPr>
          <w:rFonts w:ascii="Times New Roman" w:hAnsi="Times New Roman" w:cs="Times New Roman"/>
          <w:sz w:val="24"/>
          <w:szCs w:val="24"/>
        </w:rPr>
        <w:t>(Archer</w:t>
      </w:r>
      <w:r w:rsidR="00D2507E" w:rsidRPr="00E07361">
        <w:rPr>
          <w:rFonts w:ascii="Times New Roman" w:hAnsi="Times New Roman" w:cs="Times New Roman"/>
          <w:sz w:val="24"/>
          <w:szCs w:val="24"/>
        </w:rPr>
        <w:t>,</w:t>
      </w:r>
      <w:r w:rsidR="001A6F92">
        <w:rPr>
          <w:rFonts w:ascii="Times New Roman" w:hAnsi="Times New Roman" w:cs="Times New Roman"/>
          <w:sz w:val="24"/>
          <w:szCs w:val="24"/>
        </w:rPr>
        <w:t xml:space="preserve"> 1995; Castillo, </w:t>
      </w:r>
      <w:r w:rsidR="00B9775E">
        <w:rPr>
          <w:rFonts w:ascii="Times New Roman" w:hAnsi="Times New Roman" w:cs="Times New Roman"/>
          <w:sz w:val="24"/>
          <w:szCs w:val="24"/>
        </w:rPr>
        <w:t>2013).</w:t>
      </w:r>
      <w:r w:rsidR="004206CE" w:rsidRPr="00E07361">
        <w:rPr>
          <w:rFonts w:ascii="Times New Roman" w:hAnsi="Times New Roman" w:cs="Times New Roman"/>
          <w:sz w:val="24"/>
          <w:szCs w:val="24"/>
        </w:rPr>
        <w:t xml:space="preserve"> </w:t>
      </w:r>
      <w:r w:rsidR="00B9775E">
        <w:rPr>
          <w:rFonts w:ascii="Times New Roman" w:hAnsi="Times New Roman" w:cs="Times New Roman"/>
          <w:sz w:val="24"/>
          <w:szCs w:val="24"/>
        </w:rPr>
        <w:t xml:space="preserve">el Ministerio de Ciencias, Tecnología e Innovación </w:t>
      </w:r>
      <w:r w:rsidR="004206CE" w:rsidRPr="00E07361">
        <w:rPr>
          <w:rFonts w:ascii="Times New Roman" w:hAnsi="Times New Roman" w:cs="Times New Roman"/>
          <w:sz w:val="24"/>
          <w:szCs w:val="24"/>
        </w:rPr>
        <w:t>nos amplia esta concepción al</w:t>
      </w:r>
      <w:r w:rsidR="000A2A7B" w:rsidRPr="00E07361">
        <w:rPr>
          <w:rFonts w:ascii="Times New Roman" w:hAnsi="Times New Roman" w:cs="Times New Roman"/>
          <w:sz w:val="24"/>
          <w:szCs w:val="24"/>
        </w:rPr>
        <w:t xml:space="preserve"> afirmar que</w:t>
      </w:r>
      <w:r w:rsidR="00B9775E">
        <w:rPr>
          <w:rFonts w:ascii="Times New Roman" w:hAnsi="Times New Roman" w:cs="Times New Roman"/>
          <w:sz w:val="24"/>
          <w:szCs w:val="24"/>
        </w:rPr>
        <w:t xml:space="preserve">: </w:t>
      </w:r>
    </w:p>
    <w:p w14:paraId="75191DA8" w14:textId="77777777" w:rsidR="00B9775E" w:rsidRDefault="00B9775E" w:rsidP="00B9775E">
      <w:pPr>
        <w:spacing w:line="360" w:lineRule="auto"/>
        <w:ind w:left="426" w:right="49"/>
        <w:jc w:val="both"/>
        <w:rPr>
          <w:rFonts w:ascii="Times New Roman" w:hAnsi="Times New Roman" w:cs="Times New Roman"/>
          <w:sz w:val="24"/>
          <w:szCs w:val="24"/>
        </w:rPr>
      </w:pPr>
      <w:r>
        <w:rPr>
          <w:rFonts w:ascii="Times New Roman" w:hAnsi="Times New Roman" w:cs="Times New Roman"/>
          <w:sz w:val="24"/>
          <w:szCs w:val="24"/>
        </w:rPr>
        <w:t xml:space="preserve">[…] </w:t>
      </w:r>
      <w:r w:rsidR="000A2A7B" w:rsidRPr="00E07361">
        <w:rPr>
          <w:rFonts w:ascii="Times New Roman" w:hAnsi="Times New Roman" w:cs="Times New Roman"/>
          <w:sz w:val="24"/>
          <w:szCs w:val="24"/>
        </w:rPr>
        <w:t>cuando hablamos de investigación-creación nos referimos al hecho de otorgar a los procesos de creación y producción de obras artísticas, llámense espectáculos escénicos, objetos plástico visuales, actos performáticos, piezas sonoras, etc., la condición de objetos cognitivos. Para ello, es necesario distanciarse de la tradición positivista que ve en los artefactos artísticos simples entidades ornam</w:t>
      </w:r>
      <w:r>
        <w:rPr>
          <w:rFonts w:ascii="Times New Roman" w:hAnsi="Times New Roman" w:cs="Times New Roman"/>
          <w:sz w:val="24"/>
          <w:szCs w:val="24"/>
        </w:rPr>
        <w:t xml:space="preserve">entales que detonan emociones. </w:t>
      </w:r>
      <w:r w:rsidR="000A2A7B" w:rsidRPr="00E07361">
        <w:rPr>
          <w:rFonts w:ascii="Times New Roman" w:hAnsi="Times New Roman" w:cs="Times New Roman"/>
          <w:sz w:val="24"/>
          <w:szCs w:val="24"/>
        </w:rPr>
        <w:t xml:space="preserve">(p. 57). </w:t>
      </w:r>
    </w:p>
    <w:p w14:paraId="54F43440" w14:textId="1555DE0D" w:rsidR="00E365AB" w:rsidRDefault="004206CE" w:rsidP="00B9775E">
      <w:pPr>
        <w:spacing w:line="360" w:lineRule="auto"/>
        <w:ind w:right="49"/>
        <w:jc w:val="both"/>
        <w:rPr>
          <w:rFonts w:ascii="Times New Roman" w:hAnsi="Times New Roman" w:cs="Times New Roman"/>
          <w:sz w:val="24"/>
          <w:szCs w:val="24"/>
        </w:rPr>
      </w:pPr>
      <w:r w:rsidRPr="00E07361">
        <w:rPr>
          <w:rFonts w:ascii="Times New Roman" w:hAnsi="Times New Roman" w:cs="Times New Roman"/>
          <w:sz w:val="24"/>
          <w:szCs w:val="24"/>
        </w:rPr>
        <w:lastRenderedPageBreak/>
        <w:t xml:space="preserve">Así mismo, se concibe la Investigación Creación como esa forma particular de indagación cuyo objeto recae en </w:t>
      </w:r>
      <w:r w:rsidR="00770A17">
        <w:rPr>
          <w:rFonts w:ascii="Times New Roman" w:hAnsi="Times New Roman" w:cs="Times New Roman"/>
          <w:sz w:val="24"/>
          <w:szCs w:val="24"/>
        </w:rPr>
        <w:t xml:space="preserve">la propia experiencia estética del investigador-creador, caracterizada entonces por un componente </w:t>
      </w:r>
      <w:r w:rsidR="00BD3337">
        <w:rPr>
          <w:rFonts w:ascii="Times New Roman" w:hAnsi="Times New Roman" w:cs="Times New Roman"/>
          <w:sz w:val="24"/>
          <w:szCs w:val="24"/>
        </w:rPr>
        <w:t>auto</w:t>
      </w:r>
      <w:del w:id="8" w:author="Autor">
        <w:r w:rsidR="00BD3337" w:rsidDel="00795B9A">
          <w:rPr>
            <w:rFonts w:ascii="Times New Roman" w:hAnsi="Times New Roman" w:cs="Times New Roman"/>
            <w:sz w:val="24"/>
            <w:szCs w:val="24"/>
          </w:rPr>
          <w:delText xml:space="preserve"> </w:delText>
        </w:r>
      </w:del>
      <w:r w:rsidR="00BD3337">
        <w:rPr>
          <w:rFonts w:ascii="Times New Roman" w:hAnsi="Times New Roman" w:cs="Times New Roman"/>
          <w:sz w:val="24"/>
          <w:szCs w:val="24"/>
        </w:rPr>
        <w:t>reflexivo</w:t>
      </w:r>
      <w:r w:rsidR="005E0C9C">
        <w:rPr>
          <w:rFonts w:ascii="Times New Roman" w:hAnsi="Times New Roman" w:cs="Times New Roman"/>
          <w:sz w:val="24"/>
          <w:szCs w:val="24"/>
        </w:rPr>
        <w:t xml:space="preserve"> </w:t>
      </w:r>
      <w:r w:rsidR="005E0C9C" w:rsidRPr="00E07361">
        <w:rPr>
          <w:rFonts w:ascii="Times New Roman" w:hAnsi="Times New Roman" w:cs="Times New Roman"/>
          <w:sz w:val="24"/>
          <w:szCs w:val="24"/>
        </w:rPr>
        <w:t>(Borgdorff, 2006; Asprilla, 2013)</w:t>
      </w:r>
      <w:r w:rsidR="00770A17">
        <w:rPr>
          <w:rFonts w:ascii="Times New Roman" w:hAnsi="Times New Roman" w:cs="Times New Roman"/>
          <w:sz w:val="24"/>
          <w:szCs w:val="24"/>
        </w:rPr>
        <w:t>.</w:t>
      </w:r>
    </w:p>
    <w:p w14:paraId="11BC3DEB" w14:textId="77777777" w:rsidR="00E365AB" w:rsidRDefault="00E365AB" w:rsidP="00B9775E">
      <w:pPr>
        <w:spacing w:line="360" w:lineRule="auto"/>
        <w:ind w:right="49"/>
        <w:jc w:val="both"/>
        <w:rPr>
          <w:rFonts w:ascii="Times New Roman" w:hAnsi="Times New Roman" w:cs="Times New Roman"/>
          <w:sz w:val="24"/>
          <w:szCs w:val="24"/>
        </w:rPr>
      </w:pPr>
    </w:p>
    <w:p w14:paraId="79F2A5A2" w14:textId="77777777" w:rsidR="009F2CD3" w:rsidRPr="004F28A4" w:rsidRDefault="005F6470" w:rsidP="00B9775E">
      <w:pPr>
        <w:spacing w:line="360" w:lineRule="auto"/>
        <w:ind w:right="49"/>
        <w:jc w:val="both"/>
        <w:rPr>
          <w:rFonts w:ascii="Times New Roman" w:hAnsi="Times New Roman" w:cs="Times New Roman"/>
          <w:sz w:val="24"/>
          <w:szCs w:val="24"/>
          <w:lang w:val="es-MX"/>
        </w:rPr>
      </w:pPr>
      <w:r w:rsidRPr="00E07361">
        <w:rPr>
          <w:rFonts w:ascii="Times New Roman" w:hAnsi="Times New Roman" w:cs="Times New Roman"/>
          <w:sz w:val="24"/>
          <w:szCs w:val="24"/>
        </w:rPr>
        <w:t xml:space="preserve">Más específicamente, en el contexto académico del Diseño se ha evidenciado de igual manera una preocupación por la reorientación </w:t>
      </w:r>
      <w:r w:rsidR="000A2A7B" w:rsidRPr="00E07361">
        <w:rPr>
          <w:rFonts w:ascii="Times New Roman" w:hAnsi="Times New Roman" w:cs="Times New Roman"/>
          <w:sz w:val="24"/>
          <w:szCs w:val="24"/>
          <w:lang w:val="es-MX"/>
        </w:rPr>
        <w:t>de sus procesos de investigación</w:t>
      </w:r>
      <w:r w:rsidRPr="00E07361">
        <w:rPr>
          <w:rFonts w:ascii="Times New Roman" w:hAnsi="Times New Roman" w:cs="Times New Roman"/>
          <w:sz w:val="24"/>
          <w:szCs w:val="24"/>
          <w:lang w:val="es-MX"/>
        </w:rPr>
        <w:t>, generados inicialmente</w:t>
      </w:r>
      <w:r w:rsidR="000A2A7B" w:rsidRPr="00E07361">
        <w:rPr>
          <w:rFonts w:ascii="Times New Roman" w:hAnsi="Times New Roman" w:cs="Times New Roman"/>
          <w:sz w:val="24"/>
          <w:szCs w:val="24"/>
          <w:lang w:val="es-MX"/>
        </w:rPr>
        <w:t xml:space="preserve"> desde la perspectiva de la investigación tradicional. Esta situación, que posiblemente ha sido percibida en muchos otros programas de Diseño </w:t>
      </w:r>
      <w:r w:rsidRPr="00E07361">
        <w:rPr>
          <w:rFonts w:ascii="Times New Roman" w:hAnsi="Times New Roman" w:cs="Times New Roman"/>
          <w:sz w:val="24"/>
          <w:szCs w:val="24"/>
          <w:lang w:val="es-MX"/>
        </w:rPr>
        <w:t>en Colombia y en Latinoamérica</w:t>
      </w:r>
      <w:r w:rsidR="000A2A7B" w:rsidRPr="00E07361">
        <w:rPr>
          <w:rFonts w:ascii="Times New Roman" w:hAnsi="Times New Roman" w:cs="Times New Roman"/>
          <w:sz w:val="24"/>
          <w:szCs w:val="24"/>
          <w:lang w:val="es-MX"/>
        </w:rPr>
        <w:t>, sumada a la naturaleza propia del Diseño en términos de contar con procesos y estructuras diferenciadas de pensamiento (Cross, 2007), ha venido suscitando reflexiones respecto a cómo se desarrollan los procesos de investigaci</w:t>
      </w:r>
      <w:r w:rsidRPr="00E07361">
        <w:rPr>
          <w:rFonts w:ascii="Times New Roman" w:hAnsi="Times New Roman" w:cs="Times New Roman"/>
          <w:sz w:val="24"/>
          <w:szCs w:val="24"/>
          <w:lang w:val="es-MX"/>
        </w:rPr>
        <w:t xml:space="preserve">ón en el ámbito del Diseño. </w:t>
      </w:r>
    </w:p>
    <w:p w14:paraId="6CC93E7F" w14:textId="77777777" w:rsidR="000A2A7B" w:rsidRPr="00E07361" w:rsidRDefault="005F6470" w:rsidP="00B9775E">
      <w:pPr>
        <w:spacing w:before="240" w:after="0" w:line="360" w:lineRule="auto"/>
        <w:ind w:left="-5" w:right="49"/>
        <w:jc w:val="both"/>
        <w:rPr>
          <w:rFonts w:ascii="Times New Roman" w:hAnsi="Times New Roman" w:cs="Times New Roman"/>
          <w:sz w:val="24"/>
          <w:szCs w:val="24"/>
        </w:rPr>
      </w:pPr>
      <w:r w:rsidRPr="00E07361">
        <w:rPr>
          <w:rFonts w:ascii="Times New Roman" w:hAnsi="Times New Roman" w:cs="Times New Roman"/>
          <w:sz w:val="24"/>
          <w:szCs w:val="24"/>
          <w:lang w:val="es-MX"/>
        </w:rPr>
        <w:t>E</w:t>
      </w:r>
      <w:r w:rsidR="000A2A7B" w:rsidRPr="00E07361">
        <w:rPr>
          <w:rFonts w:ascii="Times New Roman" w:hAnsi="Times New Roman" w:cs="Times New Roman"/>
          <w:sz w:val="24"/>
          <w:szCs w:val="24"/>
          <w:lang w:val="es-MX"/>
        </w:rPr>
        <w:t xml:space="preserve">ste </w:t>
      </w:r>
      <w:r w:rsidR="009F2CD3" w:rsidRPr="00E07361">
        <w:rPr>
          <w:rFonts w:ascii="Times New Roman" w:hAnsi="Times New Roman" w:cs="Times New Roman"/>
          <w:sz w:val="24"/>
          <w:szCs w:val="24"/>
          <w:lang w:val="es-MX"/>
        </w:rPr>
        <w:t>escenario</w:t>
      </w:r>
      <w:r w:rsidR="000A2A7B" w:rsidRPr="00E07361">
        <w:rPr>
          <w:rFonts w:ascii="Times New Roman" w:hAnsi="Times New Roman" w:cs="Times New Roman"/>
          <w:sz w:val="24"/>
          <w:szCs w:val="24"/>
          <w:lang w:val="es-MX"/>
        </w:rPr>
        <w:t xml:space="preserve"> </w:t>
      </w:r>
      <w:r w:rsidRPr="00E07361">
        <w:rPr>
          <w:rFonts w:ascii="Times New Roman" w:hAnsi="Times New Roman" w:cs="Times New Roman"/>
          <w:sz w:val="24"/>
          <w:szCs w:val="24"/>
          <w:lang w:val="es-MX"/>
        </w:rPr>
        <w:t xml:space="preserve">ha dado lugar a la conceptualización y teorización local respecto a la comprensión de la Investigación Creación. Es así como surge una primera aproximación conceptual a </w:t>
      </w:r>
      <w:r w:rsidR="007248E0" w:rsidRPr="00E07361">
        <w:rPr>
          <w:rFonts w:ascii="Times New Roman" w:hAnsi="Times New Roman" w:cs="Times New Roman"/>
          <w:sz w:val="24"/>
          <w:szCs w:val="24"/>
          <w:lang w:val="es-MX"/>
        </w:rPr>
        <w:t>su</w:t>
      </w:r>
      <w:r w:rsidRPr="00E07361">
        <w:rPr>
          <w:rFonts w:ascii="Times New Roman" w:hAnsi="Times New Roman" w:cs="Times New Roman"/>
          <w:sz w:val="24"/>
          <w:szCs w:val="24"/>
          <w:lang w:val="es-MX"/>
        </w:rPr>
        <w:t xml:space="preserve"> comprensión como un proceso diferenciado y alternativo a la investigación tradicional, definido de la siguiente manera:</w:t>
      </w:r>
    </w:p>
    <w:p w14:paraId="7F6F77B5" w14:textId="77777777" w:rsidR="004F28A4" w:rsidRDefault="000A2A7B" w:rsidP="00B9775E">
      <w:pPr>
        <w:spacing w:line="360" w:lineRule="auto"/>
        <w:ind w:left="426" w:firstLine="283"/>
        <w:jc w:val="both"/>
        <w:rPr>
          <w:rFonts w:ascii="Times New Roman" w:hAnsi="Times New Roman" w:cs="Times New Roman"/>
          <w:sz w:val="24"/>
          <w:szCs w:val="24"/>
          <w:lang w:val="es-MX"/>
        </w:rPr>
      </w:pPr>
      <w:r w:rsidRPr="00E07361">
        <w:rPr>
          <w:rFonts w:ascii="Times New Roman" w:hAnsi="Times New Roman" w:cs="Times New Roman"/>
          <w:sz w:val="24"/>
          <w:szCs w:val="24"/>
          <w:lang w:val="es-MX"/>
        </w:rPr>
        <w:t>La investigación creación se define entonces como uno de los procesos de generación de nuevo conocimiento, posible de ejecutar en el entorno investigativo de las disciplinas creativas, que se enmarca en el sistema político, económico y social de la investigación actual en la academia. El nuevo conocimiento de este modelo se inscribe necesariamente en una creación cuyas características plásticas, experienciales y cognitivas se encuentran en un estado inmanente</w:t>
      </w:r>
      <w:r w:rsidR="00B9775E">
        <w:rPr>
          <w:rFonts w:ascii="Times New Roman" w:hAnsi="Times New Roman" w:cs="Times New Roman"/>
          <w:sz w:val="24"/>
          <w:szCs w:val="24"/>
          <w:lang w:val="es-MX"/>
        </w:rPr>
        <w:t>.</w:t>
      </w:r>
      <w:r w:rsidRPr="00E07361">
        <w:rPr>
          <w:rFonts w:ascii="Times New Roman" w:hAnsi="Times New Roman" w:cs="Times New Roman"/>
          <w:sz w:val="24"/>
          <w:szCs w:val="24"/>
          <w:lang w:val="es-MX"/>
        </w:rPr>
        <w:t xml:space="preserve"> (Ballest</w:t>
      </w:r>
      <w:r w:rsidR="006E3A2F" w:rsidRPr="00E07361">
        <w:rPr>
          <w:rFonts w:ascii="Times New Roman" w:hAnsi="Times New Roman" w:cs="Times New Roman"/>
          <w:sz w:val="24"/>
          <w:szCs w:val="24"/>
          <w:lang w:val="es-MX"/>
        </w:rPr>
        <w:t>eros</w:t>
      </w:r>
      <w:r w:rsidR="00B9775E">
        <w:rPr>
          <w:rFonts w:ascii="Times New Roman" w:hAnsi="Times New Roman" w:cs="Times New Roman"/>
          <w:sz w:val="24"/>
          <w:szCs w:val="24"/>
          <w:lang w:val="es-MX"/>
        </w:rPr>
        <w:t>, 2018, p.35-36).</w:t>
      </w:r>
    </w:p>
    <w:p w14:paraId="72505868" w14:textId="77777777" w:rsidR="007248E0" w:rsidRPr="00E07361" w:rsidRDefault="0005161A" w:rsidP="00B9775E">
      <w:pPr>
        <w:spacing w:before="240" w:after="0" w:line="360" w:lineRule="auto"/>
        <w:jc w:val="both"/>
        <w:rPr>
          <w:rFonts w:ascii="Times New Roman" w:hAnsi="Times New Roman" w:cs="Times New Roman"/>
          <w:sz w:val="24"/>
          <w:szCs w:val="24"/>
          <w:lang w:val="es-MX"/>
        </w:rPr>
      </w:pPr>
      <w:r w:rsidRPr="00E07361">
        <w:rPr>
          <w:rFonts w:ascii="Times New Roman" w:hAnsi="Times New Roman" w:cs="Times New Roman"/>
          <w:sz w:val="24"/>
          <w:szCs w:val="24"/>
          <w:lang w:val="es-MX"/>
        </w:rPr>
        <w:t xml:space="preserve">De esta manera, se concibe la </w:t>
      </w:r>
      <w:r w:rsidR="007248E0" w:rsidRPr="00E07361">
        <w:rPr>
          <w:rFonts w:ascii="Times New Roman" w:hAnsi="Times New Roman" w:cs="Times New Roman"/>
          <w:sz w:val="24"/>
          <w:szCs w:val="24"/>
          <w:lang w:val="es-MX"/>
        </w:rPr>
        <w:t>I</w:t>
      </w:r>
      <w:r w:rsidRPr="00E07361">
        <w:rPr>
          <w:rFonts w:ascii="Times New Roman" w:hAnsi="Times New Roman" w:cs="Times New Roman"/>
          <w:sz w:val="24"/>
          <w:szCs w:val="24"/>
          <w:lang w:val="es-MX"/>
        </w:rPr>
        <w:t xml:space="preserve">nvestigación </w:t>
      </w:r>
      <w:r w:rsidR="007248E0" w:rsidRPr="00E07361">
        <w:rPr>
          <w:rFonts w:ascii="Times New Roman" w:hAnsi="Times New Roman" w:cs="Times New Roman"/>
          <w:sz w:val="24"/>
          <w:szCs w:val="24"/>
          <w:lang w:val="es-MX"/>
        </w:rPr>
        <w:t>C</w:t>
      </w:r>
      <w:r w:rsidRPr="00E07361">
        <w:rPr>
          <w:rFonts w:ascii="Times New Roman" w:hAnsi="Times New Roman" w:cs="Times New Roman"/>
          <w:sz w:val="24"/>
          <w:szCs w:val="24"/>
          <w:lang w:val="es-MX"/>
        </w:rPr>
        <w:t xml:space="preserve">reación como una forma de producción de conocimiento mucho más cercana a las disciplinas creativas, en la cual el conocimiento está inscrito en la experiencia sensorial y funcional que produce el objeto o artefacto resultante. </w:t>
      </w:r>
      <w:r w:rsidR="00EE7F7C" w:rsidRPr="00E07361">
        <w:rPr>
          <w:rFonts w:ascii="Times New Roman" w:hAnsi="Times New Roman" w:cs="Times New Roman"/>
          <w:sz w:val="24"/>
          <w:szCs w:val="24"/>
        </w:rPr>
        <w:t xml:space="preserve">Esta se caracteriza por desarrollar procesos altamente diversos, influenciados por el carácter personal del creador, su contexto y lenguaje formal estético. Por lo tanto, no es posible concebir dichos procesos mediante métodos estándar que limiten en cierta manera la creatividad. El investigador-creador generalmente utiliza diversas herramientas fuera de las disciplinas creativas, las cuales combina según la intención del proyecto, sus propias </w:t>
      </w:r>
      <w:r w:rsidR="00EE7F7C" w:rsidRPr="00E07361">
        <w:rPr>
          <w:rFonts w:ascii="Times New Roman" w:hAnsi="Times New Roman" w:cs="Times New Roman"/>
          <w:sz w:val="24"/>
          <w:szCs w:val="24"/>
        </w:rPr>
        <w:lastRenderedPageBreak/>
        <w:t xml:space="preserve">habilidades y experiencia. </w:t>
      </w:r>
      <w:r w:rsidR="007248E0" w:rsidRPr="00E07361">
        <w:rPr>
          <w:rFonts w:ascii="Times New Roman" w:hAnsi="Times New Roman" w:cs="Times New Roman"/>
          <w:sz w:val="24"/>
          <w:szCs w:val="24"/>
          <w:lang w:val="es-MX"/>
        </w:rPr>
        <w:t>Es posible afirmar entonces, que los</w:t>
      </w:r>
      <w:r w:rsidRPr="00E07361">
        <w:rPr>
          <w:rFonts w:ascii="Times New Roman" w:hAnsi="Times New Roman" w:cs="Times New Roman"/>
          <w:sz w:val="24"/>
          <w:szCs w:val="24"/>
          <w:lang w:val="es-MX"/>
        </w:rPr>
        <w:t xml:space="preserve"> proceso</w:t>
      </w:r>
      <w:r w:rsidR="007248E0" w:rsidRPr="00E07361">
        <w:rPr>
          <w:rFonts w:ascii="Times New Roman" w:hAnsi="Times New Roman" w:cs="Times New Roman"/>
          <w:sz w:val="24"/>
          <w:szCs w:val="24"/>
          <w:lang w:val="es-MX"/>
        </w:rPr>
        <w:t>s</w:t>
      </w:r>
      <w:r w:rsidRPr="00E07361">
        <w:rPr>
          <w:rFonts w:ascii="Times New Roman" w:hAnsi="Times New Roman" w:cs="Times New Roman"/>
          <w:sz w:val="24"/>
          <w:szCs w:val="24"/>
          <w:lang w:val="es-MX"/>
        </w:rPr>
        <w:t xml:space="preserve"> de </w:t>
      </w:r>
      <w:r w:rsidR="007248E0" w:rsidRPr="00E07361">
        <w:rPr>
          <w:rFonts w:ascii="Times New Roman" w:hAnsi="Times New Roman" w:cs="Times New Roman"/>
          <w:sz w:val="24"/>
          <w:szCs w:val="24"/>
          <w:lang w:val="es-MX"/>
        </w:rPr>
        <w:t>I</w:t>
      </w:r>
      <w:r w:rsidRPr="00E07361">
        <w:rPr>
          <w:rFonts w:ascii="Times New Roman" w:hAnsi="Times New Roman" w:cs="Times New Roman"/>
          <w:sz w:val="24"/>
          <w:szCs w:val="24"/>
          <w:lang w:val="es-MX"/>
        </w:rPr>
        <w:t xml:space="preserve">nvestigación </w:t>
      </w:r>
      <w:r w:rsidR="007248E0" w:rsidRPr="00E07361">
        <w:rPr>
          <w:rFonts w:ascii="Times New Roman" w:hAnsi="Times New Roman" w:cs="Times New Roman"/>
          <w:sz w:val="24"/>
          <w:szCs w:val="24"/>
          <w:lang w:val="es-MX"/>
        </w:rPr>
        <w:t>C</w:t>
      </w:r>
      <w:r w:rsidRPr="00E07361">
        <w:rPr>
          <w:rFonts w:ascii="Times New Roman" w:hAnsi="Times New Roman" w:cs="Times New Roman"/>
          <w:sz w:val="24"/>
          <w:szCs w:val="24"/>
          <w:lang w:val="es-MX"/>
        </w:rPr>
        <w:t>reación posee</w:t>
      </w:r>
      <w:r w:rsidR="007248E0" w:rsidRPr="00E07361">
        <w:rPr>
          <w:rFonts w:ascii="Times New Roman" w:hAnsi="Times New Roman" w:cs="Times New Roman"/>
          <w:sz w:val="24"/>
          <w:szCs w:val="24"/>
          <w:lang w:val="es-MX"/>
        </w:rPr>
        <w:t>n</w:t>
      </w:r>
      <w:r w:rsidRPr="00E07361">
        <w:rPr>
          <w:rFonts w:ascii="Times New Roman" w:hAnsi="Times New Roman" w:cs="Times New Roman"/>
          <w:sz w:val="24"/>
          <w:szCs w:val="24"/>
          <w:lang w:val="es-MX"/>
        </w:rPr>
        <w:t xml:space="preserve"> unos rasgos car</w:t>
      </w:r>
      <w:r w:rsidR="00B9775E">
        <w:rPr>
          <w:rFonts w:ascii="Times New Roman" w:hAnsi="Times New Roman" w:cs="Times New Roman"/>
          <w:sz w:val="24"/>
          <w:szCs w:val="24"/>
          <w:lang w:val="es-MX"/>
        </w:rPr>
        <w:t>acterísticos identificados en: l</w:t>
      </w:r>
      <w:r w:rsidRPr="00E07361">
        <w:rPr>
          <w:rFonts w:ascii="Times New Roman" w:hAnsi="Times New Roman" w:cs="Times New Roman"/>
          <w:sz w:val="24"/>
          <w:szCs w:val="24"/>
          <w:lang w:val="es-MX"/>
        </w:rPr>
        <w:t xml:space="preserve">a iteración, como aquel ejercicio de prueba y error constante, de repetición permanente, que se exige para llegar a la mejor solución posible; la exploración rigurosa, como aquella manera estructurada de proyectar soluciones en los ámbitos creativos; el lenguaje plástico sensorial, que da forma a dichas soluciones. </w:t>
      </w:r>
      <w:r w:rsidR="007248E0" w:rsidRPr="00E07361">
        <w:rPr>
          <w:rFonts w:ascii="Times New Roman" w:hAnsi="Times New Roman" w:cs="Times New Roman"/>
          <w:sz w:val="24"/>
          <w:szCs w:val="24"/>
          <w:lang w:val="es-MX"/>
        </w:rPr>
        <w:t xml:space="preserve">Son estas dos características elementos imprescindibles a la hora de </w:t>
      </w:r>
      <w:r w:rsidR="006E3A2F" w:rsidRPr="00E07361">
        <w:rPr>
          <w:rFonts w:ascii="Times New Roman" w:hAnsi="Times New Roman" w:cs="Times New Roman"/>
          <w:sz w:val="24"/>
          <w:szCs w:val="24"/>
          <w:lang w:val="es-MX"/>
        </w:rPr>
        <w:t>evidenciar que un proceso se constituye como de Investigación Creación, pues le otorgan complejidad y profundidad equiparable, si se quiere, a la investigación tradicional.</w:t>
      </w:r>
    </w:p>
    <w:p w14:paraId="0F5C7F27" w14:textId="77777777" w:rsidR="00B9775E" w:rsidRDefault="00B9775E" w:rsidP="00E07361">
      <w:pPr>
        <w:spacing w:line="360" w:lineRule="auto"/>
        <w:jc w:val="both"/>
        <w:rPr>
          <w:rFonts w:ascii="Times New Roman" w:hAnsi="Times New Roman" w:cs="Times New Roman"/>
          <w:sz w:val="24"/>
          <w:szCs w:val="24"/>
          <w:lang w:val="es-MX"/>
        </w:rPr>
      </w:pPr>
    </w:p>
    <w:p w14:paraId="6A86A7E6" w14:textId="77777777" w:rsidR="00EF577C" w:rsidRPr="00E07361" w:rsidRDefault="009F2CD3" w:rsidP="00E07361">
      <w:pPr>
        <w:spacing w:line="360" w:lineRule="auto"/>
        <w:jc w:val="both"/>
        <w:rPr>
          <w:rFonts w:ascii="Times New Roman" w:hAnsi="Times New Roman" w:cs="Times New Roman"/>
          <w:sz w:val="24"/>
          <w:szCs w:val="24"/>
          <w:lang w:val="es-MX"/>
        </w:rPr>
      </w:pPr>
      <w:r w:rsidRPr="00E07361">
        <w:rPr>
          <w:rFonts w:ascii="Times New Roman" w:hAnsi="Times New Roman" w:cs="Times New Roman"/>
          <w:sz w:val="24"/>
          <w:szCs w:val="24"/>
          <w:lang w:val="es-MX"/>
        </w:rPr>
        <w:t>Así mismo</w:t>
      </w:r>
      <w:r w:rsidR="00EE7F7C" w:rsidRPr="00E07361">
        <w:rPr>
          <w:rFonts w:ascii="Times New Roman" w:hAnsi="Times New Roman" w:cs="Times New Roman"/>
          <w:sz w:val="24"/>
          <w:szCs w:val="24"/>
          <w:lang w:val="es-MX"/>
        </w:rPr>
        <w:t>, es posible concebir el</w:t>
      </w:r>
      <w:r w:rsidR="0005161A" w:rsidRPr="00E07361">
        <w:rPr>
          <w:rFonts w:ascii="Times New Roman" w:hAnsi="Times New Roman" w:cs="Times New Roman"/>
          <w:sz w:val="24"/>
          <w:szCs w:val="24"/>
          <w:lang w:val="es-MX"/>
        </w:rPr>
        <w:t xml:space="preserve"> proceso </w:t>
      </w:r>
      <w:r w:rsidR="000C1E48" w:rsidRPr="00E07361">
        <w:rPr>
          <w:rFonts w:ascii="Times New Roman" w:hAnsi="Times New Roman" w:cs="Times New Roman"/>
          <w:sz w:val="24"/>
          <w:szCs w:val="24"/>
          <w:lang w:val="es-MX"/>
        </w:rPr>
        <w:t>de</w:t>
      </w:r>
      <w:r w:rsidR="00CB0550" w:rsidRPr="00E07361">
        <w:rPr>
          <w:rFonts w:ascii="Times New Roman" w:hAnsi="Times New Roman" w:cs="Times New Roman"/>
          <w:sz w:val="24"/>
          <w:szCs w:val="24"/>
          <w:lang w:val="es-MX"/>
        </w:rPr>
        <w:t xml:space="preserve"> I</w:t>
      </w:r>
      <w:r w:rsidR="0005161A" w:rsidRPr="00E07361">
        <w:rPr>
          <w:rFonts w:ascii="Times New Roman" w:hAnsi="Times New Roman" w:cs="Times New Roman"/>
          <w:sz w:val="24"/>
          <w:szCs w:val="24"/>
          <w:lang w:val="es-MX"/>
        </w:rPr>
        <w:t>nvestigación</w:t>
      </w:r>
      <w:r w:rsidR="00CB0550" w:rsidRPr="00E07361">
        <w:rPr>
          <w:rFonts w:ascii="Times New Roman" w:hAnsi="Times New Roman" w:cs="Times New Roman"/>
          <w:sz w:val="24"/>
          <w:szCs w:val="24"/>
          <w:lang w:val="es-MX"/>
        </w:rPr>
        <w:t xml:space="preserve"> Creación </w:t>
      </w:r>
      <w:r w:rsidR="00EE7F7C" w:rsidRPr="00E07361">
        <w:rPr>
          <w:rFonts w:ascii="Times New Roman" w:hAnsi="Times New Roman" w:cs="Times New Roman"/>
          <w:sz w:val="24"/>
          <w:szCs w:val="24"/>
          <w:lang w:val="es-MX"/>
        </w:rPr>
        <w:t>a partir de</w:t>
      </w:r>
      <w:r w:rsidR="0005161A" w:rsidRPr="00E07361">
        <w:rPr>
          <w:rFonts w:ascii="Times New Roman" w:hAnsi="Times New Roman" w:cs="Times New Roman"/>
          <w:sz w:val="24"/>
          <w:szCs w:val="24"/>
          <w:lang w:val="es-MX"/>
        </w:rPr>
        <w:t xml:space="preserve"> una estructura</w:t>
      </w:r>
      <w:r w:rsidR="00EE7F7C" w:rsidRPr="00E07361">
        <w:rPr>
          <w:rFonts w:ascii="Times New Roman" w:hAnsi="Times New Roman" w:cs="Times New Roman"/>
          <w:sz w:val="24"/>
          <w:szCs w:val="24"/>
          <w:lang w:val="es-MX"/>
        </w:rPr>
        <w:t xml:space="preserve"> general</w:t>
      </w:r>
      <w:r w:rsidR="0005161A" w:rsidRPr="00E07361">
        <w:rPr>
          <w:rFonts w:ascii="Times New Roman" w:hAnsi="Times New Roman" w:cs="Times New Roman"/>
          <w:sz w:val="24"/>
          <w:szCs w:val="24"/>
          <w:lang w:val="es-MX"/>
        </w:rPr>
        <w:t xml:space="preserve"> conformada por tres momentos</w:t>
      </w:r>
      <w:r w:rsidR="00EE7F7C" w:rsidRPr="00E07361">
        <w:rPr>
          <w:rFonts w:ascii="Times New Roman" w:hAnsi="Times New Roman" w:cs="Times New Roman"/>
          <w:sz w:val="24"/>
          <w:szCs w:val="24"/>
          <w:lang w:val="es-MX"/>
        </w:rPr>
        <w:t xml:space="preserve"> diferente</w:t>
      </w:r>
      <w:r w:rsidRPr="00E07361">
        <w:rPr>
          <w:rFonts w:ascii="Times New Roman" w:hAnsi="Times New Roman" w:cs="Times New Roman"/>
          <w:sz w:val="24"/>
          <w:szCs w:val="24"/>
          <w:lang w:val="es-MX"/>
        </w:rPr>
        <w:t>s</w:t>
      </w:r>
      <w:r w:rsidR="00EE7F7C" w:rsidRPr="00E07361">
        <w:rPr>
          <w:rFonts w:ascii="Times New Roman" w:hAnsi="Times New Roman" w:cs="Times New Roman"/>
          <w:sz w:val="24"/>
          <w:szCs w:val="24"/>
          <w:lang w:val="es-MX"/>
        </w:rPr>
        <w:t xml:space="preserve">, que pueden ocurrir de manera </w:t>
      </w:r>
      <w:r w:rsidR="00EE7F7C" w:rsidRPr="00E07361">
        <w:rPr>
          <w:rFonts w:ascii="Times New Roman" w:hAnsi="Times New Roman" w:cs="Times New Roman"/>
          <w:sz w:val="24"/>
          <w:szCs w:val="24"/>
        </w:rPr>
        <w:t>secuencial, simultánea o en orden indistinto</w:t>
      </w:r>
      <w:r w:rsidR="0005161A" w:rsidRPr="00E07361">
        <w:rPr>
          <w:rFonts w:ascii="Times New Roman" w:hAnsi="Times New Roman" w:cs="Times New Roman"/>
          <w:sz w:val="24"/>
          <w:szCs w:val="24"/>
          <w:lang w:val="es-MX"/>
        </w:rPr>
        <w:t xml:space="preserve"> dada la naturaleza de la creación</w:t>
      </w:r>
      <w:r w:rsidR="00EF577C" w:rsidRPr="00E07361">
        <w:rPr>
          <w:rFonts w:ascii="Times New Roman" w:hAnsi="Times New Roman" w:cs="Times New Roman"/>
          <w:sz w:val="24"/>
          <w:szCs w:val="24"/>
          <w:lang w:val="es-MX"/>
        </w:rPr>
        <w:t xml:space="preserve"> (Ballesteros, 2018): </w:t>
      </w:r>
    </w:p>
    <w:p w14:paraId="4AE40D41" w14:textId="77777777" w:rsidR="00EF577C" w:rsidRPr="00E07361" w:rsidRDefault="007248E0" w:rsidP="00E07361">
      <w:pPr>
        <w:pStyle w:val="Prrafodelista"/>
        <w:numPr>
          <w:ilvl w:val="0"/>
          <w:numId w:val="11"/>
        </w:numPr>
        <w:spacing w:line="360" w:lineRule="auto"/>
        <w:ind w:left="851"/>
        <w:jc w:val="both"/>
        <w:rPr>
          <w:rFonts w:ascii="Times New Roman" w:hAnsi="Times New Roman" w:cs="Times New Roman"/>
          <w:lang w:val="es-MX"/>
        </w:rPr>
      </w:pPr>
      <w:r w:rsidRPr="00E07361">
        <w:rPr>
          <w:rFonts w:ascii="Times New Roman" w:hAnsi="Times New Roman" w:cs="Times New Roman"/>
        </w:rPr>
        <w:t>Contextualización</w:t>
      </w:r>
      <w:r w:rsidR="00EF577C" w:rsidRPr="00E07361">
        <w:rPr>
          <w:rFonts w:ascii="Times New Roman" w:hAnsi="Times New Roman" w:cs="Times New Roman"/>
        </w:rPr>
        <w:t xml:space="preserve">: </w:t>
      </w:r>
      <w:r w:rsidRPr="00E07361">
        <w:rPr>
          <w:rFonts w:ascii="Times New Roman" w:hAnsi="Times New Roman" w:cs="Times New Roman"/>
        </w:rPr>
        <w:t xml:space="preserve">Consiste en conocer y apropiar la realidad para alimentar los procesos de creación. Se </w:t>
      </w:r>
      <w:r w:rsidR="00B9775E">
        <w:rPr>
          <w:rFonts w:ascii="Times New Roman" w:hAnsi="Times New Roman" w:cs="Times New Roman"/>
        </w:rPr>
        <w:t>asemeja</w:t>
      </w:r>
      <w:r w:rsidRPr="00E07361">
        <w:rPr>
          <w:rFonts w:ascii="Times New Roman" w:hAnsi="Times New Roman" w:cs="Times New Roman"/>
        </w:rPr>
        <w:t xml:space="preserve"> a una búsqueda de diversos tipos de información, lo cual determina la originalidad y novedad de la producción de conocimiento mediante la revisión de referentes desde su marco disciplinar. El investigador creador apropia información de tal manera que esta proporciona una contribución significativa a sus intenciones de conocimiento.</w:t>
      </w:r>
    </w:p>
    <w:p w14:paraId="29DD4344" w14:textId="77777777" w:rsidR="00EF577C" w:rsidRPr="00E07361" w:rsidRDefault="00EF577C" w:rsidP="00E07361">
      <w:pPr>
        <w:pStyle w:val="Prrafodelista"/>
        <w:spacing w:line="360" w:lineRule="auto"/>
        <w:ind w:left="851"/>
        <w:jc w:val="both"/>
        <w:rPr>
          <w:rFonts w:ascii="Times New Roman" w:hAnsi="Times New Roman" w:cs="Times New Roman"/>
          <w:lang w:val="es-MX"/>
        </w:rPr>
      </w:pPr>
    </w:p>
    <w:p w14:paraId="286A5A93" w14:textId="77777777" w:rsidR="007248E0" w:rsidRPr="00E07361" w:rsidRDefault="00991428" w:rsidP="00E07361">
      <w:pPr>
        <w:pStyle w:val="Prrafodelista"/>
        <w:numPr>
          <w:ilvl w:val="0"/>
          <w:numId w:val="11"/>
        </w:numPr>
        <w:spacing w:line="360" w:lineRule="auto"/>
        <w:ind w:left="851"/>
        <w:jc w:val="both"/>
        <w:rPr>
          <w:rFonts w:ascii="Times New Roman" w:hAnsi="Times New Roman" w:cs="Times New Roman"/>
          <w:lang w:val="es-MX"/>
        </w:rPr>
      </w:pPr>
      <w:r w:rsidRPr="00E07361">
        <w:rPr>
          <w:rFonts w:ascii="Times New Roman" w:hAnsi="Times New Roman" w:cs="Times New Roman"/>
          <w:lang w:val="es-MX"/>
        </w:rPr>
        <w:t xml:space="preserve">Sensación detonante: </w:t>
      </w:r>
      <w:r w:rsidR="007248E0" w:rsidRPr="00E07361">
        <w:rPr>
          <w:rFonts w:ascii="Times New Roman" w:hAnsi="Times New Roman" w:cs="Times New Roman"/>
        </w:rPr>
        <w:t>Consiste en la toma de decisiones respecto a la interpretación, reflexión y crítica respecto a la información del contexto recabada. Así, el investigador creador asume una postura frente a la realidad contextual que le permite enfatizar en un aspecto particular de su interés. En esta etapa se detona la concreción en términos de formalización, pues el creador encuentra la intención de su creación.</w:t>
      </w:r>
    </w:p>
    <w:p w14:paraId="13218F33" w14:textId="77777777" w:rsidR="000C1E48" w:rsidRPr="00E07361" w:rsidRDefault="000C1E48" w:rsidP="00E07361">
      <w:pPr>
        <w:pStyle w:val="Prrafodelista"/>
        <w:spacing w:line="360" w:lineRule="auto"/>
        <w:rPr>
          <w:rFonts w:ascii="Times New Roman" w:hAnsi="Times New Roman" w:cs="Times New Roman"/>
          <w:lang w:val="es-MX"/>
        </w:rPr>
      </w:pPr>
    </w:p>
    <w:p w14:paraId="097F4A2F" w14:textId="77777777" w:rsidR="007248E0" w:rsidRPr="00E07361" w:rsidRDefault="007248E0" w:rsidP="00E07361">
      <w:pPr>
        <w:pStyle w:val="Prrafodelista"/>
        <w:numPr>
          <w:ilvl w:val="0"/>
          <w:numId w:val="11"/>
        </w:numPr>
        <w:spacing w:line="360" w:lineRule="auto"/>
        <w:ind w:left="851"/>
        <w:jc w:val="both"/>
        <w:rPr>
          <w:rFonts w:ascii="Times New Roman" w:hAnsi="Times New Roman" w:cs="Times New Roman"/>
          <w:lang w:val="es-MX"/>
        </w:rPr>
      </w:pPr>
      <w:r w:rsidRPr="00E07361">
        <w:rPr>
          <w:rFonts w:ascii="Times New Roman" w:hAnsi="Times New Roman" w:cs="Times New Roman"/>
        </w:rPr>
        <w:t>Conformación plástica</w:t>
      </w:r>
      <w:r w:rsidR="000C1E48" w:rsidRPr="00E07361">
        <w:rPr>
          <w:rFonts w:ascii="Times New Roman" w:hAnsi="Times New Roman" w:cs="Times New Roman"/>
        </w:rPr>
        <w:t xml:space="preserve">: </w:t>
      </w:r>
      <w:r w:rsidRPr="00E07361">
        <w:rPr>
          <w:rFonts w:ascii="Times New Roman" w:hAnsi="Times New Roman" w:cs="Times New Roman"/>
        </w:rPr>
        <w:t xml:space="preserve">Consiste en la transformación de la realidad implícita en la creación, la cual adquiere una forma y lenguaje específicos que le permiten comunicar el mensaje que contiene. En otras palabras, se concreta la creación en un </w:t>
      </w:r>
      <w:r w:rsidRPr="00E07361">
        <w:rPr>
          <w:rFonts w:ascii="Times New Roman" w:hAnsi="Times New Roman" w:cs="Times New Roman"/>
        </w:rPr>
        <w:lastRenderedPageBreak/>
        <w:t xml:space="preserve">producto plástico sensorial. </w:t>
      </w:r>
      <w:r w:rsidR="000C1E48" w:rsidRPr="00E07361">
        <w:rPr>
          <w:rFonts w:ascii="Times New Roman" w:hAnsi="Times New Roman" w:cs="Times New Roman"/>
        </w:rPr>
        <w:t>Este momento de materialización incluye de igual manera la implementación y validación del objeto o artefacto.</w:t>
      </w:r>
    </w:p>
    <w:p w14:paraId="734D9874" w14:textId="77777777" w:rsidR="009A1847" w:rsidRDefault="009A1847" w:rsidP="00831B2C">
      <w:pPr>
        <w:spacing w:line="360" w:lineRule="auto"/>
        <w:jc w:val="both"/>
        <w:rPr>
          <w:rFonts w:ascii="Times New Roman" w:hAnsi="Times New Roman" w:cs="Times New Roman"/>
          <w:sz w:val="24"/>
          <w:szCs w:val="24"/>
          <w:lang w:val="es-MX"/>
        </w:rPr>
      </w:pPr>
    </w:p>
    <w:p w14:paraId="02DEA0DE" w14:textId="77777777" w:rsidR="00E4529B" w:rsidRPr="00FD2407" w:rsidRDefault="00E4529B" w:rsidP="00831B2C">
      <w:pPr>
        <w:spacing w:line="360" w:lineRule="auto"/>
        <w:jc w:val="both"/>
        <w:rPr>
          <w:rFonts w:ascii="Times New Roman" w:hAnsi="Times New Roman" w:cs="Times New Roman"/>
          <w:b/>
          <w:sz w:val="24"/>
          <w:szCs w:val="24"/>
          <w:lang w:val="es-MX"/>
        </w:rPr>
      </w:pPr>
      <w:r w:rsidRPr="00FD2407">
        <w:rPr>
          <w:rFonts w:ascii="Times New Roman" w:hAnsi="Times New Roman" w:cs="Times New Roman"/>
          <w:b/>
          <w:sz w:val="24"/>
          <w:szCs w:val="24"/>
          <w:lang w:val="es-MX"/>
        </w:rPr>
        <w:t>El proceso de Diseño como Investigación Creación</w:t>
      </w:r>
    </w:p>
    <w:p w14:paraId="31CE088A" w14:textId="77777777" w:rsidR="00360CB5" w:rsidRDefault="000101DD" w:rsidP="00831B2C">
      <w:p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A continuación, </w:t>
      </w:r>
      <w:r w:rsidR="00FD2407">
        <w:rPr>
          <w:rFonts w:ascii="Times New Roman" w:hAnsi="Times New Roman" w:cs="Times New Roman"/>
          <w:sz w:val="24"/>
          <w:szCs w:val="24"/>
          <w:lang w:val="es-MX"/>
        </w:rPr>
        <w:t xml:space="preserve">como resultado de identificar los elementos fundamentales que caracterizan el proceso de Diseño y comprender el concepto de Investigación Creación, se propone un esquema comparativo </w:t>
      </w:r>
      <w:r w:rsidR="009C3997">
        <w:rPr>
          <w:rFonts w:ascii="Times New Roman" w:hAnsi="Times New Roman" w:cs="Times New Roman"/>
          <w:sz w:val="24"/>
          <w:szCs w:val="24"/>
          <w:lang w:val="es-MX"/>
        </w:rPr>
        <w:t>entre ambos conceptos:</w:t>
      </w:r>
    </w:p>
    <w:p w14:paraId="482A7033" w14:textId="77777777" w:rsidR="009C3997" w:rsidRDefault="009C3997" w:rsidP="00831B2C">
      <w:pPr>
        <w:spacing w:line="360" w:lineRule="auto"/>
        <w:jc w:val="both"/>
        <w:rPr>
          <w:rFonts w:ascii="Times New Roman" w:hAnsi="Times New Roman" w:cs="Times New Roman"/>
          <w:sz w:val="24"/>
          <w:szCs w:val="24"/>
          <w:lang w:val="es-MX"/>
        </w:rPr>
      </w:pPr>
    </w:p>
    <w:p w14:paraId="1F1F2BBF" w14:textId="77777777" w:rsidR="009C3997" w:rsidRDefault="009C3997" w:rsidP="00831B2C">
      <w:pPr>
        <w:spacing w:line="360" w:lineRule="auto"/>
        <w:jc w:val="center"/>
        <w:rPr>
          <w:rFonts w:ascii="Times New Roman" w:hAnsi="Times New Roman" w:cs="Times New Roman"/>
          <w:sz w:val="24"/>
          <w:szCs w:val="24"/>
          <w:lang w:val="es-MX"/>
        </w:rPr>
      </w:pPr>
      <w:r>
        <w:rPr>
          <w:rFonts w:ascii="Times New Roman" w:hAnsi="Times New Roman" w:cs="Times New Roman"/>
          <w:noProof/>
          <w:sz w:val="24"/>
          <w:szCs w:val="24"/>
          <w:lang w:val="es-ES_tradnl" w:eastAsia="es-ES_tradnl"/>
        </w:rPr>
        <w:drawing>
          <wp:inline distT="0" distB="0" distL="0" distR="0" wp14:anchorId="1361E1DE" wp14:editId="2D22B726">
            <wp:extent cx="3600000" cy="3600000"/>
            <wp:effectExtent l="0" t="0" r="63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ceso de Diseño como Investigación Creació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09DE025A" w14:textId="77777777" w:rsidR="009C3997" w:rsidRDefault="009C3997" w:rsidP="00831B2C">
      <w:pPr>
        <w:autoSpaceDE w:val="0"/>
        <w:autoSpaceDN w:val="0"/>
        <w:adjustRightInd w:val="0"/>
        <w:spacing w:line="360" w:lineRule="auto"/>
        <w:ind w:left="360" w:right="57"/>
        <w:jc w:val="center"/>
        <w:textAlignment w:val="center"/>
        <w:rPr>
          <w:rFonts w:ascii="Times New Roman" w:hAnsi="Times New Roman" w:cs="Times New Roman"/>
          <w:i/>
          <w:iCs/>
          <w:color w:val="000000"/>
          <w:lang w:val="es-ES"/>
        </w:rPr>
      </w:pPr>
      <w:r>
        <w:rPr>
          <w:rFonts w:ascii="Times New Roman" w:hAnsi="Times New Roman" w:cs="Times New Roman"/>
          <w:i/>
          <w:iCs/>
          <w:color w:val="000000"/>
          <w:lang w:val="es-ES"/>
        </w:rPr>
        <w:t>Imagen 1</w:t>
      </w:r>
      <w:r w:rsidRPr="00734CC5">
        <w:rPr>
          <w:rFonts w:ascii="Times New Roman" w:hAnsi="Times New Roman" w:cs="Times New Roman"/>
          <w:i/>
          <w:iCs/>
          <w:color w:val="000000"/>
          <w:lang w:val="es-ES"/>
        </w:rPr>
        <w:t xml:space="preserve">. </w:t>
      </w:r>
      <w:proofErr w:type="spellStart"/>
      <w:r>
        <w:rPr>
          <w:rFonts w:ascii="Times New Roman" w:hAnsi="Times New Roman" w:cs="Times New Roman"/>
          <w:i/>
          <w:iCs/>
          <w:color w:val="000000"/>
          <w:lang w:val="es-ES"/>
        </w:rPr>
        <w:t>Calvache</w:t>
      </w:r>
      <w:proofErr w:type="spellEnd"/>
      <w:r>
        <w:rPr>
          <w:rFonts w:ascii="Times New Roman" w:hAnsi="Times New Roman" w:cs="Times New Roman"/>
          <w:i/>
          <w:iCs/>
          <w:color w:val="000000"/>
          <w:lang w:val="es-ES"/>
        </w:rPr>
        <w:t>, D</w:t>
      </w:r>
      <w:r w:rsidRPr="00734CC5">
        <w:rPr>
          <w:rFonts w:ascii="Times New Roman" w:hAnsi="Times New Roman" w:cs="Times New Roman"/>
          <w:i/>
          <w:iCs/>
          <w:color w:val="000000"/>
          <w:lang w:val="es-ES"/>
        </w:rPr>
        <w:t>. (</w:t>
      </w:r>
      <w:r>
        <w:rPr>
          <w:rFonts w:ascii="Times New Roman" w:hAnsi="Times New Roman" w:cs="Times New Roman"/>
          <w:i/>
          <w:iCs/>
          <w:color w:val="000000"/>
          <w:lang w:val="es-ES"/>
        </w:rPr>
        <w:t>2020</w:t>
      </w:r>
      <w:r w:rsidRPr="00734CC5">
        <w:rPr>
          <w:rFonts w:ascii="Times New Roman" w:hAnsi="Times New Roman" w:cs="Times New Roman"/>
          <w:i/>
          <w:iCs/>
          <w:color w:val="000000"/>
          <w:lang w:val="es-ES"/>
        </w:rPr>
        <w:t xml:space="preserve">). </w:t>
      </w:r>
    </w:p>
    <w:p w14:paraId="250CE082" w14:textId="77777777" w:rsidR="009C3997" w:rsidRPr="009A364E" w:rsidRDefault="009C3997" w:rsidP="00831B2C">
      <w:pPr>
        <w:autoSpaceDE w:val="0"/>
        <w:autoSpaceDN w:val="0"/>
        <w:adjustRightInd w:val="0"/>
        <w:spacing w:line="360" w:lineRule="auto"/>
        <w:ind w:left="360" w:right="57"/>
        <w:jc w:val="center"/>
        <w:textAlignment w:val="center"/>
        <w:rPr>
          <w:rFonts w:ascii="Times New Roman" w:hAnsi="Times New Roman" w:cs="Times New Roman"/>
          <w:i/>
          <w:iCs/>
          <w:color w:val="000000"/>
          <w:lang w:val="es-ES"/>
        </w:rPr>
      </w:pPr>
      <w:r>
        <w:rPr>
          <w:rFonts w:ascii="Times New Roman" w:hAnsi="Times New Roman" w:cs="Times New Roman"/>
          <w:i/>
          <w:iCs/>
          <w:color w:val="000000"/>
          <w:lang w:val="es-ES"/>
        </w:rPr>
        <w:t>E</w:t>
      </w:r>
      <w:r w:rsidRPr="009C3997">
        <w:rPr>
          <w:rFonts w:ascii="Times New Roman" w:hAnsi="Times New Roman" w:cs="Times New Roman"/>
          <w:i/>
          <w:iCs/>
          <w:color w:val="000000"/>
          <w:lang w:val="es-ES"/>
        </w:rPr>
        <w:t>tapas / momentos fundamentales</w:t>
      </w:r>
      <w:r>
        <w:rPr>
          <w:rFonts w:ascii="Times New Roman" w:hAnsi="Times New Roman" w:cs="Times New Roman"/>
          <w:i/>
          <w:iCs/>
          <w:color w:val="000000"/>
          <w:lang w:val="es-ES"/>
        </w:rPr>
        <w:t xml:space="preserve"> del Proceso de Diseño y la Investigación Creación.</w:t>
      </w:r>
    </w:p>
    <w:p w14:paraId="7A0D9C56" w14:textId="77777777" w:rsidR="00360CB5" w:rsidRDefault="00360CB5" w:rsidP="00831B2C">
      <w:pPr>
        <w:spacing w:line="360" w:lineRule="auto"/>
        <w:jc w:val="both"/>
        <w:rPr>
          <w:rFonts w:ascii="Times New Roman" w:hAnsi="Times New Roman" w:cs="Times New Roman"/>
          <w:sz w:val="24"/>
          <w:szCs w:val="24"/>
          <w:lang w:val="es-ES"/>
        </w:rPr>
      </w:pPr>
    </w:p>
    <w:p w14:paraId="77338986" w14:textId="77777777" w:rsidR="00360CB5" w:rsidRDefault="009C3997" w:rsidP="00831B2C">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Como se puede observar, existe </w:t>
      </w:r>
      <w:r w:rsidR="002A396E">
        <w:rPr>
          <w:rFonts w:ascii="Times New Roman" w:hAnsi="Times New Roman" w:cs="Times New Roman"/>
          <w:sz w:val="24"/>
          <w:szCs w:val="24"/>
          <w:lang w:val="es-ES"/>
        </w:rPr>
        <w:t>una gran correspondencia</w:t>
      </w:r>
      <w:r>
        <w:rPr>
          <w:rFonts w:ascii="Times New Roman" w:hAnsi="Times New Roman" w:cs="Times New Roman"/>
          <w:sz w:val="24"/>
          <w:szCs w:val="24"/>
          <w:lang w:val="es-ES"/>
        </w:rPr>
        <w:t xml:space="preserve"> entre las etapas generales que describen el proceso de Diseño</w:t>
      </w:r>
      <w:r w:rsidR="00B9775E">
        <w:rPr>
          <w:rFonts w:ascii="Times New Roman" w:hAnsi="Times New Roman" w:cs="Times New Roman"/>
          <w:sz w:val="24"/>
          <w:szCs w:val="24"/>
          <w:lang w:val="es-ES"/>
        </w:rPr>
        <w:t xml:space="preserve"> según los diferentes autores</w:t>
      </w:r>
      <w:r>
        <w:rPr>
          <w:rFonts w:ascii="Times New Roman" w:hAnsi="Times New Roman" w:cs="Times New Roman"/>
          <w:sz w:val="24"/>
          <w:szCs w:val="24"/>
          <w:lang w:val="es-ES"/>
        </w:rPr>
        <w:t>,</w:t>
      </w:r>
      <w:r w:rsidR="00B9775E">
        <w:rPr>
          <w:rFonts w:ascii="Times New Roman" w:hAnsi="Times New Roman" w:cs="Times New Roman"/>
          <w:sz w:val="24"/>
          <w:szCs w:val="24"/>
          <w:lang w:val="es-ES"/>
        </w:rPr>
        <w:t xml:space="preserve"> tomando como base comparativa la</w:t>
      </w:r>
      <w:r>
        <w:rPr>
          <w:rFonts w:ascii="Times New Roman" w:hAnsi="Times New Roman" w:cs="Times New Roman"/>
          <w:sz w:val="24"/>
          <w:szCs w:val="24"/>
          <w:lang w:val="es-ES"/>
        </w:rPr>
        <w:t xml:space="preserve"> </w:t>
      </w:r>
      <w:r w:rsidR="00B9775E">
        <w:rPr>
          <w:rFonts w:ascii="Times New Roman" w:hAnsi="Times New Roman" w:cs="Times New Roman"/>
          <w:sz w:val="24"/>
          <w:szCs w:val="24"/>
          <w:lang w:val="es-ES"/>
        </w:rPr>
        <w:t>propuesta</w:t>
      </w:r>
      <w:r>
        <w:rPr>
          <w:rFonts w:ascii="Times New Roman" w:hAnsi="Times New Roman" w:cs="Times New Roman"/>
          <w:sz w:val="24"/>
          <w:szCs w:val="24"/>
          <w:lang w:val="es-ES"/>
        </w:rPr>
        <w:t xml:space="preserve"> desde la perspectiva de Jones (divergencia, transformación, divergencia) e </w:t>
      </w:r>
      <w:r>
        <w:rPr>
          <w:rFonts w:ascii="Times New Roman" w:hAnsi="Times New Roman" w:cs="Times New Roman"/>
          <w:sz w:val="24"/>
          <w:szCs w:val="24"/>
          <w:lang w:val="es-ES"/>
        </w:rPr>
        <w:lastRenderedPageBreak/>
        <w:t xml:space="preserve">interpretadas en el contexto de este artículo como información, conceptualización y </w:t>
      </w:r>
      <w:r w:rsidR="00B9775E">
        <w:rPr>
          <w:rFonts w:ascii="Times New Roman" w:hAnsi="Times New Roman" w:cs="Times New Roman"/>
          <w:sz w:val="24"/>
          <w:szCs w:val="24"/>
          <w:lang w:val="es-ES"/>
        </w:rPr>
        <w:t xml:space="preserve">materialización </w:t>
      </w:r>
      <w:r w:rsidR="002A396E">
        <w:rPr>
          <w:rFonts w:ascii="Times New Roman" w:hAnsi="Times New Roman" w:cs="Times New Roman"/>
          <w:sz w:val="24"/>
          <w:szCs w:val="24"/>
          <w:lang w:val="es-ES"/>
        </w:rPr>
        <w:t xml:space="preserve">a manera de síntesis respecto a las diferentes visiones correspondientes a los autores revisados, y los momentos que describen el desarrollo del proceso de Investigación Creación. </w:t>
      </w:r>
      <w:r w:rsidR="00B9775E">
        <w:rPr>
          <w:rFonts w:ascii="Times New Roman" w:hAnsi="Times New Roman" w:cs="Times New Roman"/>
          <w:sz w:val="24"/>
          <w:szCs w:val="24"/>
          <w:lang w:val="es-ES"/>
        </w:rPr>
        <w:t>La etapa</w:t>
      </w:r>
      <w:r w:rsidR="00A718AC">
        <w:rPr>
          <w:rFonts w:ascii="Times New Roman" w:hAnsi="Times New Roman" w:cs="Times New Roman"/>
          <w:sz w:val="24"/>
          <w:szCs w:val="24"/>
          <w:lang w:val="es-ES"/>
        </w:rPr>
        <w:t xml:space="preserve"> de Información (I) corresponde al momento</w:t>
      </w:r>
      <w:r w:rsidR="00B9775E">
        <w:rPr>
          <w:rFonts w:ascii="Times New Roman" w:hAnsi="Times New Roman" w:cs="Times New Roman"/>
          <w:sz w:val="24"/>
          <w:szCs w:val="24"/>
          <w:lang w:val="es-ES"/>
        </w:rPr>
        <w:t xml:space="preserve"> de </w:t>
      </w:r>
      <w:r w:rsidR="00A718AC">
        <w:rPr>
          <w:rFonts w:ascii="Times New Roman" w:hAnsi="Times New Roman" w:cs="Times New Roman"/>
          <w:sz w:val="24"/>
          <w:szCs w:val="24"/>
          <w:lang w:val="es-ES"/>
        </w:rPr>
        <w:t>Contextualización (C)</w:t>
      </w:r>
      <w:r w:rsidR="00B9775E">
        <w:rPr>
          <w:rFonts w:ascii="Times New Roman" w:hAnsi="Times New Roman" w:cs="Times New Roman"/>
          <w:sz w:val="24"/>
          <w:szCs w:val="24"/>
          <w:lang w:val="es-ES"/>
        </w:rPr>
        <w:t>, la eta</w:t>
      </w:r>
      <w:r w:rsidR="00A718AC">
        <w:rPr>
          <w:rFonts w:ascii="Times New Roman" w:hAnsi="Times New Roman" w:cs="Times New Roman"/>
          <w:sz w:val="24"/>
          <w:szCs w:val="24"/>
          <w:lang w:val="es-ES"/>
        </w:rPr>
        <w:t xml:space="preserve">pa de Conceptualización(C) al momento de Sensación Detonante (SD), y la etapa de Materialización (M) al momento de Conformación Plástica (CP). </w:t>
      </w:r>
      <w:r w:rsidR="002A396E">
        <w:rPr>
          <w:rFonts w:ascii="Times New Roman" w:hAnsi="Times New Roman" w:cs="Times New Roman"/>
          <w:sz w:val="24"/>
          <w:szCs w:val="24"/>
          <w:lang w:val="es-ES"/>
        </w:rPr>
        <w:t xml:space="preserve">Tanto etapas como momentos involucran </w:t>
      </w:r>
      <w:r w:rsidR="00762C70">
        <w:rPr>
          <w:rFonts w:ascii="Times New Roman" w:hAnsi="Times New Roman" w:cs="Times New Roman"/>
          <w:sz w:val="24"/>
          <w:szCs w:val="24"/>
          <w:lang w:val="es-ES"/>
        </w:rPr>
        <w:t>actividades de gran coincidencia, las cuales pueden sintetizarse en el siguiente esquema</w:t>
      </w:r>
      <w:r w:rsidR="002A396E">
        <w:rPr>
          <w:rFonts w:ascii="Times New Roman" w:hAnsi="Times New Roman" w:cs="Times New Roman"/>
          <w:sz w:val="24"/>
          <w:szCs w:val="24"/>
          <w:lang w:val="es-ES"/>
        </w:rPr>
        <w:t>:</w:t>
      </w:r>
    </w:p>
    <w:p w14:paraId="0F2FC44E" w14:textId="77777777" w:rsidR="00762C70" w:rsidRPr="00762C70" w:rsidRDefault="00762C70" w:rsidP="00831B2C">
      <w:pPr>
        <w:spacing w:line="360" w:lineRule="auto"/>
        <w:jc w:val="both"/>
        <w:rPr>
          <w:rFonts w:ascii="Times New Roman" w:hAnsi="Times New Roman" w:cs="Times New Roman"/>
          <w:sz w:val="24"/>
          <w:szCs w:val="24"/>
          <w:lang w:val="es-ES"/>
        </w:rPr>
      </w:pPr>
    </w:p>
    <w:p w14:paraId="368AAA18" w14:textId="77777777" w:rsidR="00762C70" w:rsidRDefault="00762C70" w:rsidP="00831B2C">
      <w:pPr>
        <w:spacing w:line="360" w:lineRule="auto"/>
        <w:jc w:val="center"/>
        <w:rPr>
          <w:rFonts w:ascii="Times New Roman" w:hAnsi="Times New Roman" w:cs="Times New Roman"/>
          <w:sz w:val="24"/>
          <w:szCs w:val="24"/>
          <w:lang w:val="es-MX"/>
        </w:rPr>
      </w:pPr>
      <w:r>
        <w:rPr>
          <w:rFonts w:ascii="Times New Roman" w:hAnsi="Times New Roman" w:cs="Times New Roman"/>
          <w:noProof/>
          <w:sz w:val="24"/>
          <w:szCs w:val="24"/>
          <w:lang w:val="es-ES_tradnl" w:eastAsia="es-ES_tradnl"/>
        </w:rPr>
        <w:drawing>
          <wp:inline distT="0" distB="0" distL="0" distR="0" wp14:anchorId="27D8FACF" wp14:editId="4A1A8E0C">
            <wp:extent cx="3898800" cy="3600000"/>
            <wp:effectExtent l="0" t="0" r="6985"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ceso de Diseño como Investigación Creación_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98800" cy="3600000"/>
                    </a:xfrm>
                    <a:prstGeom prst="rect">
                      <a:avLst/>
                    </a:prstGeom>
                  </pic:spPr>
                </pic:pic>
              </a:graphicData>
            </a:graphic>
          </wp:inline>
        </w:drawing>
      </w:r>
    </w:p>
    <w:p w14:paraId="00AC38AF" w14:textId="77777777" w:rsidR="00762C70" w:rsidRDefault="00762C70" w:rsidP="00831B2C">
      <w:pPr>
        <w:autoSpaceDE w:val="0"/>
        <w:autoSpaceDN w:val="0"/>
        <w:adjustRightInd w:val="0"/>
        <w:spacing w:line="360" w:lineRule="auto"/>
        <w:ind w:left="360" w:right="57"/>
        <w:jc w:val="center"/>
        <w:textAlignment w:val="center"/>
        <w:rPr>
          <w:rFonts w:ascii="Times New Roman" w:hAnsi="Times New Roman" w:cs="Times New Roman"/>
          <w:i/>
          <w:iCs/>
          <w:color w:val="000000"/>
          <w:lang w:val="es-ES"/>
        </w:rPr>
      </w:pPr>
      <w:r>
        <w:rPr>
          <w:rFonts w:ascii="Times New Roman" w:hAnsi="Times New Roman" w:cs="Times New Roman"/>
          <w:i/>
          <w:iCs/>
          <w:color w:val="000000"/>
          <w:lang w:val="es-ES"/>
        </w:rPr>
        <w:t>Imagen 2</w:t>
      </w:r>
      <w:r w:rsidRPr="00734CC5">
        <w:rPr>
          <w:rFonts w:ascii="Times New Roman" w:hAnsi="Times New Roman" w:cs="Times New Roman"/>
          <w:i/>
          <w:iCs/>
          <w:color w:val="000000"/>
          <w:lang w:val="es-ES"/>
        </w:rPr>
        <w:t xml:space="preserve">. </w:t>
      </w:r>
      <w:proofErr w:type="spellStart"/>
      <w:r>
        <w:rPr>
          <w:rFonts w:ascii="Times New Roman" w:hAnsi="Times New Roman" w:cs="Times New Roman"/>
          <w:i/>
          <w:iCs/>
          <w:color w:val="000000"/>
          <w:lang w:val="es-ES"/>
        </w:rPr>
        <w:t>Calvache</w:t>
      </w:r>
      <w:proofErr w:type="spellEnd"/>
      <w:r>
        <w:rPr>
          <w:rFonts w:ascii="Times New Roman" w:hAnsi="Times New Roman" w:cs="Times New Roman"/>
          <w:i/>
          <w:iCs/>
          <w:color w:val="000000"/>
          <w:lang w:val="es-ES"/>
        </w:rPr>
        <w:t>, D</w:t>
      </w:r>
      <w:r w:rsidRPr="00734CC5">
        <w:rPr>
          <w:rFonts w:ascii="Times New Roman" w:hAnsi="Times New Roman" w:cs="Times New Roman"/>
          <w:i/>
          <w:iCs/>
          <w:color w:val="000000"/>
          <w:lang w:val="es-ES"/>
        </w:rPr>
        <w:t>. (</w:t>
      </w:r>
      <w:r>
        <w:rPr>
          <w:rFonts w:ascii="Times New Roman" w:hAnsi="Times New Roman" w:cs="Times New Roman"/>
          <w:i/>
          <w:iCs/>
          <w:color w:val="000000"/>
          <w:lang w:val="es-ES"/>
        </w:rPr>
        <w:t>2020</w:t>
      </w:r>
      <w:r w:rsidRPr="00734CC5">
        <w:rPr>
          <w:rFonts w:ascii="Times New Roman" w:hAnsi="Times New Roman" w:cs="Times New Roman"/>
          <w:i/>
          <w:iCs/>
          <w:color w:val="000000"/>
          <w:lang w:val="es-ES"/>
        </w:rPr>
        <w:t>).</w:t>
      </w:r>
      <w:del w:id="9" w:author="Autor">
        <w:r w:rsidRPr="00734CC5" w:rsidDel="00B957BB">
          <w:rPr>
            <w:rFonts w:ascii="Times New Roman" w:hAnsi="Times New Roman" w:cs="Times New Roman"/>
            <w:i/>
            <w:iCs/>
            <w:color w:val="000000"/>
            <w:lang w:val="es-ES"/>
          </w:rPr>
          <w:delText xml:space="preserve"> </w:delText>
        </w:r>
      </w:del>
    </w:p>
    <w:p w14:paraId="6A073C82" w14:textId="77777777" w:rsidR="00762C70" w:rsidRPr="009A364E" w:rsidRDefault="00762C70" w:rsidP="00831B2C">
      <w:pPr>
        <w:autoSpaceDE w:val="0"/>
        <w:autoSpaceDN w:val="0"/>
        <w:adjustRightInd w:val="0"/>
        <w:spacing w:line="360" w:lineRule="auto"/>
        <w:ind w:left="360" w:right="57"/>
        <w:jc w:val="center"/>
        <w:textAlignment w:val="center"/>
        <w:rPr>
          <w:rFonts w:ascii="Times New Roman" w:hAnsi="Times New Roman" w:cs="Times New Roman"/>
          <w:i/>
          <w:iCs/>
          <w:color w:val="000000"/>
          <w:lang w:val="es-ES"/>
        </w:rPr>
      </w:pPr>
      <w:r>
        <w:rPr>
          <w:rFonts w:ascii="Times New Roman" w:hAnsi="Times New Roman" w:cs="Times New Roman"/>
          <w:i/>
          <w:iCs/>
          <w:color w:val="000000"/>
          <w:lang w:val="es-ES"/>
        </w:rPr>
        <w:t>E</w:t>
      </w:r>
      <w:r w:rsidRPr="009C3997">
        <w:rPr>
          <w:rFonts w:ascii="Times New Roman" w:hAnsi="Times New Roman" w:cs="Times New Roman"/>
          <w:i/>
          <w:iCs/>
          <w:color w:val="000000"/>
          <w:lang w:val="es-ES"/>
        </w:rPr>
        <w:t>tapas / momentos fundamentales</w:t>
      </w:r>
      <w:r>
        <w:rPr>
          <w:rFonts w:ascii="Times New Roman" w:hAnsi="Times New Roman" w:cs="Times New Roman"/>
          <w:i/>
          <w:iCs/>
          <w:color w:val="000000"/>
          <w:lang w:val="es-ES"/>
        </w:rPr>
        <w:t xml:space="preserve"> del Proceso de Diseño y la Investigación Creación.</w:t>
      </w:r>
    </w:p>
    <w:p w14:paraId="32A92424" w14:textId="77777777" w:rsidR="00762C70" w:rsidRPr="00762C70" w:rsidRDefault="00762C70" w:rsidP="00831B2C">
      <w:pPr>
        <w:spacing w:line="360" w:lineRule="auto"/>
        <w:jc w:val="both"/>
        <w:rPr>
          <w:rFonts w:ascii="Times New Roman" w:hAnsi="Times New Roman" w:cs="Times New Roman"/>
          <w:sz w:val="24"/>
          <w:szCs w:val="24"/>
          <w:lang w:val="es-ES"/>
        </w:rPr>
      </w:pPr>
    </w:p>
    <w:p w14:paraId="1DDC4103" w14:textId="77777777" w:rsidR="00762C70" w:rsidRDefault="00762C70" w:rsidP="00831B2C">
      <w:pPr>
        <w:spacing w:line="360" w:lineRule="auto"/>
        <w:jc w:val="both"/>
        <w:rPr>
          <w:rFonts w:ascii="Times New Roman" w:hAnsi="Times New Roman" w:cs="Times New Roman"/>
          <w:sz w:val="24"/>
          <w:szCs w:val="24"/>
          <w:lang w:val="es-MX"/>
        </w:rPr>
      </w:pPr>
      <w:r w:rsidRPr="00E07361">
        <w:rPr>
          <w:rFonts w:ascii="Times New Roman" w:hAnsi="Times New Roman" w:cs="Times New Roman"/>
          <w:sz w:val="24"/>
          <w:szCs w:val="24"/>
          <w:lang w:val="es-MX"/>
        </w:rPr>
        <w:t xml:space="preserve">Siendo el Diseño una disciplina creativa, es natural y evidente identificar que sus procesos tienen un gran nivel de correspondencia con aquellos que describen la Investigación Creación, y, en ese sentido, podemos considerar de gran importancia la dimensión que </w:t>
      </w:r>
      <w:r w:rsidRPr="00E07361">
        <w:rPr>
          <w:rFonts w:ascii="Times New Roman" w:hAnsi="Times New Roman" w:cs="Times New Roman"/>
          <w:sz w:val="24"/>
          <w:szCs w:val="24"/>
          <w:lang w:val="es-MX"/>
        </w:rPr>
        <w:lastRenderedPageBreak/>
        <w:t xml:space="preserve">adquieren los procesos proyectuales como generadores de un conocimiento diferenciado </w:t>
      </w:r>
      <w:r w:rsidR="00A718AC">
        <w:rPr>
          <w:rFonts w:ascii="Times New Roman" w:hAnsi="Times New Roman" w:cs="Times New Roman"/>
          <w:sz w:val="24"/>
          <w:szCs w:val="24"/>
          <w:lang w:val="es-MX"/>
        </w:rPr>
        <w:t xml:space="preserve">respecto </w:t>
      </w:r>
      <w:r w:rsidRPr="00E07361">
        <w:rPr>
          <w:rFonts w:ascii="Times New Roman" w:hAnsi="Times New Roman" w:cs="Times New Roman"/>
          <w:sz w:val="24"/>
          <w:szCs w:val="24"/>
          <w:lang w:val="es-MX"/>
        </w:rPr>
        <w:t>al tradicional</w:t>
      </w:r>
      <w:r w:rsidR="00A718AC">
        <w:rPr>
          <w:rFonts w:ascii="Times New Roman" w:hAnsi="Times New Roman" w:cs="Times New Roman"/>
          <w:sz w:val="24"/>
          <w:szCs w:val="24"/>
          <w:lang w:val="es-MX"/>
        </w:rPr>
        <w:t>,</w:t>
      </w:r>
      <w:r w:rsidRPr="00E07361">
        <w:rPr>
          <w:rFonts w:ascii="Times New Roman" w:hAnsi="Times New Roman" w:cs="Times New Roman"/>
          <w:sz w:val="24"/>
          <w:szCs w:val="24"/>
          <w:lang w:val="es-MX"/>
        </w:rPr>
        <w:t xml:space="preserve"> que se </w:t>
      </w:r>
      <w:r w:rsidR="00A718AC">
        <w:rPr>
          <w:rFonts w:ascii="Times New Roman" w:hAnsi="Times New Roman" w:cs="Times New Roman"/>
          <w:sz w:val="24"/>
          <w:szCs w:val="24"/>
          <w:lang w:val="es-MX"/>
        </w:rPr>
        <w:t xml:space="preserve">hace tangible en </w:t>
      </w:r>
      <w:r w:rsidRPr="00E07361">
        <w:rPr>
          <w:rFonts w:ascii="Times New Roman" w:hAnsi="Times New Roman" w:cs="Times New Roman"/>
          <w:sz w:val="24"/>
          <w:szCs w:val="24"/>
          <w:lang w:val="es-MX"/>
        </w:rPr>
        <w:t>las soluciones objetuales resultantes de los mismo</w:t>
      </w:r>
      <w:r w:rsidR="00DE5B4A">
        <w:rPr>
          <w:rFonts w:ascii="Times New Roman" w:hAnsi="Times New Roman" w:cs="Times New Roman"/>
          <w:sz w:val="24"/>
          <w:szCs w:val="24"/>
          <w:lang w:val="es-MX"/>
        </w:rPr>
        <w:t>s y su apropiación por parte de la sociedad.</w:t>
      </w:r>
    </w:p>
    <w:p w14:paraId="25B6D1F4" w14:textId="77777777" w:rsidR="00762C70" w:rsidRPr="00E07361" w:rsidRDefault="00A718AC" w:rsidP="00831B2C">
      <w:p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El</w:t>
      </w:r>
      <w:r w:rsidR="00762C70">
        <w:rPr>
          <w:rFonts w:ascii="Times New Roman" w:hAnsi="Times New Roman" w:cs="Times New Roman"/>
          <w:sz w:val="24"/>
          <w:szCs w:val="24"/>
          <w:lang w:val="es-MX"/>
        </w:rPr>
        <w:t xml:space="preserve"> análisis presentado no pretende encerrar o encasillar la comprensión del proceso de Diseño de una manera subordinada a la Investigación Creación, por el contrario, permite mostrar como el carácter disciplinar del Diseño a raíz de su correspondencia con los procesos de Investigación Creación, trasciende su noción como esquema de solución de problemas adquiriendo una dimensión mayor que lo ubica como una alternativa fundamentada </w:t>
      </w:r>
      <w:r w:rsidR="00720B97">
        <w:rPr>
          <w:rFonts w:ascii="Times New Roman" w:hAnsi="Times New Roman" w:cs="Times New Roman"/>
          <w:sz w:val="24"/>
          <w:szCs w:val="24"/>
          <w:lang w:val="es-MX"/>
        </w:rPr>
        <w:t>de generación de conocimiento.</w:t>
      </w:r>
    </w:p>
    <w:p w14:paraId="71A14A84" w14:textId="77777777" w:rsidR="009A1847" w:rsidRPr="009C0797" w:rsidRDefault="009A1847" w:rsidP="009C0797">
      <w:pPr>
        <w:spacing w:line="360" w:lineRule="auto"/>
        <w:jc w:val="both"/>
        <w:rPr>
          <w:rFonts w:ascii="Times New Roman" w:hAnsi="Times New Roman" w:cs="Times New Roman"/>
          <w:b/>
          <w:lang w:val="es-ES"/>
        </w:rPr>
      </w:pPr>
      <w:r w:rsidRPr="00734CC5">
        <w:rPr>
          <w:rFonts w:ascii="Times New Roman" w:hAnsi="Times New Roman" w:cs="Times New Roman"/>
          <w:b/>
          <w:lang w:val="es-ES"/>
        </w:rPr>
        <w:t>Referencias</w:t>
      </w:r>
    </w:p>
    <w:p w14:paraId="53B491BA" w14:textId="77777777" w:rsidR="00487E44" w:rsidRDefault="001A6F92" w:rsidP="00DC1CF0">
      <w:pPr>
        <w:pStyle w:val="Prrafodelista"/>
        <w:spacing w:line="360" w:lineRule="auto"/>
        <w:ind w:left="567" w:hanging="284"/>
        <w:rPr>
          <w:rFonts w:ascii="Times New Roman" w:eastAsia="Times New Roman" w:hAnsi="Times New Roman" w:cs="Times New Roman"/>
          <w:bCs/>
          <w:sz w:val="22"/>
          <w:szCs w:val="22"/>
          <w:lang w:eastAsia="es-CO"/>
        </w:rPr>
      </w:pPr>
      <w:r w:rsidRPr="009C0797">
        <w:rPr>
          <w:rFonts w:ascii="Times New Roman" w:eastAsia="Times New Roman" w:hAnsi="Times New Roman" w:cs="Times New Roman"/>
          <w:bCs/>
          <w:sz w:val="22"/>
          <w:szCs w:val="22"/>
          <w:lang w:eastAsia="es-CO"/>
        </w:rPr>
        <w:t xml:space="preserve">Alexander, Ch. (1976). </w:t>
      </w:r>
      <w:r w:rsidRPr="009C0797">
        <w:rPr>
          <w:rFonts w:ascii="Times New Roman" w:eastAsia="Times New Roman" w:hAnsi="Times New Roman" w:cs="Times New Roman"/>
          <w:bCs/>
          <w:i/>
          <w:sz w:val="22"/>
          <w:szCs w:val="22"/>
          <w:lang w:eastAsia="es-CO"/>
        </w:rPr>
        <w:t>Ensayo sobre la síntesis de la forma</w:t>
      </w:r>
      <w:r w:rsidRPr="009C0797">
        <w:rPr>
          <w:rFonts w:ascii="Times New Roman" w:eastAsia="Times New Roman" w:hAnsi="Times New Roman" w:cs="Times New Roman"/>
          <w:bCs/>
          <w:sz w:val="22"/>
          <w:szCs w:val="22"/>
          <w:lang w:eastAsia="es-CO"/>
        </w:rPr>
        <w:t>. Infinito.</w:t>
      </w:r>
    </w:p>
    <w:p w14:paraId="51477C70" w14:textId="77777777" w:rsidR="009C0797" w:rsidRPr="004F332D" w:rsidRDefault="009F2CD3" w:rsidP="00DC1CF0">
      <w:pPr>
        <w:pStyle w:val="Prrafodelista"/>
        <w:spacing w:line="360" w:lineRule="auto"/>
        <w:ind w:left="567" w:hanging="284"/>
        <w:rPr>
          <w:rFonts w:ascii="Times New Roman" w:hAnsi="Times New Roman" w:cs="Times New Roman"/>
          <w:sz w:val="22"/>
          <w:szCs w:val="22"/>
          <w:lang w:val="en-US"/>
        </w:rPr>
      </w:pPr>
      <w:r w:rsidRPr="009C0797">
        <w:rPr>
          <w:rFonts w:ascii="Times New Roman" w:hAnsi="Times New Roman" w:cs="Times New Roman"/>
          <w:sz w:val="22"/>
          <w:szCs w:val="22"/>
        </w:rPr>
        <w:t>A</w:t>
      </w:r>
      <w:r w:rsidR="00A42882" w:rsidRPr="009C0797">
        <w:rPr>
          <w:rFonts w:ascii="Times New Roman" w:hAnsi="Times New Roman" w:cs="Times New Roman"/>
          <w:sz w:val="22"/>
          <w:szCs w:val="22"/>
        </w:rPr>
        <w:t>sprilla</w:t>
      </w:r>
      <w:r w:rsidRPr="009C0797">
        <w:rPr>
          <w:rFonts w:ascii="Times New Roman" w:hAnsi="Times New Roman" w:cs="Times New Roman"/>
          <w:sz w:val="22"/>
          <w:szCs w:val="22"/>
        </w:rPr>
        <w:t xml:space="preserve">, </w:t>
      </w:r>
      <w:r w:rsidR="00A42882" w:rsidRPr="009C0797">
        <w:rPr>
          <w:rFonts w:ascii="Times New Roman" w:hAnsi="Times New Roman" w:cs="Times New Roman"/>
          <w:sz w:val="22"/>
          <w:szCs w:val="22"/>
        </w:rPr>
        <w:t>L</w:t>
      </w:r>
      <w:r w:rsidRPr="009C0797">
        <w:rPr>
          <w:rFonts w:ascii="Times New Roman" w:hAnsi="Times New Roman" w:cs="Times New Roman"/>
          <w:sz w:val="22"/>
          <w:szCs w:val="22"/>
        </w:rPr>
        <w:t xml:space="preserve">. (2013). </w:t>
      </w:r>
      <w:r w:rsidRPr="009C0797">
        <w:rPr>
          <w:rFonts w:ascii="Times New Roman" w:hAnsi="Times New Roman" w:cs="Times New Roman"/>
          <w:i/>
          <w:sz w:val="22"/>
          <w:szCs w:val="22"/>
        </w:rPr>
        <w:t>El proyecto de creación-investigación. La investigación desde las artes</w:t>
      </w:r>
      <w:r w:rsidRPr="009C0797">
        <w:rPr>
          <w:rFonts w:ascii="Times New Roman" w:hAnsi="Times New Roman" w:cs="Times New Roman"/>
          <w:sz w:val="22"/>
          <w:szCs w:val="22"/>
        </w:rPr>
        <w:t>.</w:t>
      </w:r>
      <w:r w:rsidR="00A42882" w:rsidRPr="009C0797">
        <w:rPr>
          <w:rFonts w:ascii="Times New Roman" w:hAnsi="Times New Roman" w:cs="Times New Roman"/>
          <w:sz w:val="22"/>
          <w:szCs w:val="22"/>
        </w:rPr>
        <w:t xml:space="preserve"> </w:t>
      </w:r>
      <w:r w:rsidRPr="004F332D">
        <w:rPr>
          <w:rFonts w:ascii="Times New Roman" w:hAnsi="Times New Roman" w:cs="Times New Roman"/>
          <w:sz w:val="22"/>
          <w:szCs w:val="22"/>
          <w:lang w:val="en-US"/>
        </w:rPr>
        <w:t xml:space="preserve">Instituto </w:t>
      </w:r>
      <w:proofErr w:type="spellStart"/>
      <w:r w:rsidRPr="004F332D">
        <w:rPr>
          <w:rFonts w:ascii="Times New Roman" w:hAnsi="Times New Roman" w:cs="Times New Roman"/>
          <w:sz w:val="22"/>
          <w:szCs w:val="22"/>
          <w:lang w:val="en-US"/>
        </w:rPr>
        <w:t>Departamental</w:t>
      </w:r>
      <w:proofErr w:type="spellEnd"/>
      <w:r w:rsidRPr="004F332D">
        <w:rPr>
          <w:rFonts w:ascii="Times New Roman" w:hAnsi="Times New Roman" w:cs="Times New Roman"/>
          <w:sz w:val="22"/>
          <w:szCs w:val="22"/>
          <w:lang w:val="en-US"/>
        </w:rPr>
        <w:t xml:space="preserve"> de </w:t>
      </w:r>
      <w:proofErr w:type="spellStart"/>
      <w:r w:rsidRPr="004F332D">
        <w:rPr>
          <w:rFonts w:ascii="Times New Roman" w:hAnsi="Times New Roman" w:cs="Times New Roman"/>
          <w:sz w:val="22"/>
          <w:szCs w:val="22"/>
          <w:lang w:val="en-US"/>
        </w:rPr>
        <w:t>Bellas</w:t>
      </w:r>
      <w:proofErr w:type="spellEnd"/>
      <w:r w:rsidRPr="004F332D">
        <w:rPr>
          <w:rFonts w:ascii="Times New Roman" w:hAnsi="Times New Roman" w:cs="Times New Roman"/>
          <w:sz w:val="22"/>
          <w:szCs w:val="22"/>
          <w:lang w:val="en-US"/>
        </w:rPr>
        <w:t xml:space="preserve"> Artes</w:t>
      </w:r>
      <w:r w:rsidR="00A42882" w:rsidRPr="004F332D">
        <w:rPr>
          <w:rFonts w:ascii="Times New Roman" w:hAnsi="Times New Roman" w:cs="Times New Roman"/>
          <w:sz w:val="22"/>
          <w:szCs w:val="22"/>
          <w:lang w:val="en-US"/>
        </w:rPr>
        <w:t xml:space="preserve"> Cali</w:t>
      </w:r>
      <w:r w:rsidRPr="004F332D">
        <w:rPr>
          <w:rFonts w:ascii="Times New Roman" w:hAnsi="Times New Roman" w:cs="Times New Roman"/>
          <w:sz w:val="22"/>
          <w:szCs w:val="22"/>
          <w:lang w:val="en-US"/>
        </w:rPr>
        <w:t xml:space="preserve">. </w:t>
      </w:r>
    </w:p>
    <w:p w14:paraId="3E7DB5CC" w14:textId="77777777" w:rsidR="009C0797" w:rsidRPr="009C0797" w:rsidRDefault="00A42882" w:rsidP="00DC1CF0">
      <w:pPr>
        <w:pStyle w:val="Prrafodelista"/>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lang w:val="en-US"/>
        </w:rPr>
        <w:t>Archer, B</w:t>
      </w:r>
      <w:r w:rsidR="001A6F92" w:rsidRPr="009C0797">
        <w:rPr>
          <w:rFonts w:ascii="Times New Roman" w:hAnsi="Times New Roman" w:cs="Times New Roman"/>
          <w:sz w:val="22"/>
          <w:szCs w:val="22"/>
          <w:lang w:val="en-US"/>
        </w:rPr>
        <w:t xml:space="preserve">. (1995). The Nature of Research. </w:t>
      </w:r>
      <w:r w:rsidR="001A6F92" w:rsidRPr="009C0797">
        <w:rPr>
          <w:rFonts w:ascii="Times New Roman" w:hAnsi="Times New Roman" w:cs="Times New Roman"/>
          <w:i/>
          <w:sz w:val="22"/>
          <w:szCs w:val="22"/>
          <w:lang w:val="en-US"/>
        </w:rPr>
        <w:t>Co-design, interdisciplinary journal of design.</w:t>
      </w:r>
      <w:r w:rsidR="001A6F92" w:rsidRPr="009C0797">
        <w:rPr>
          <w:rFonts w:ascii="Times New Roman" w:hAnsi="Times New Roman" w:cs="Times New Roman"/>
          <w:sz w:val="22"/>
          <w:szCs w:val="22"/>
          <w:lang w:val="en-US"/>
        </w:rPr>
        <w:t xml:space="preserve"> </w:t>
      </w:r>
      <w:r w:rsidR="001A6F92" w:rsidRPr="009C0797">
        <w:rPr>
          <w:rFonts w:ascii="Times New Roman" w:hAnsi="Times New Roman" w:cs="Times New Roman"/>
          <w:sz w:val="22"/>
          <w:szCs w:val="22"/>
        </w:rPr>
        <w:t>Enero de 1995</w:t>
      </w:r>
      <w:r w:rsidR="00487E44">
        <w:rPr>
          <w:rFonts w:ascii="Times New Roman" w:hAnsi="Times New Roman" w:cs="Times New Roman"/>
          <w:sz w:val="22"/>
          <w:szCs w:val="22"/>
        </w:rPr>
        <w:t>, p</w:t>
      </w:r>
      <w:r w:rsidR="001A6F92" w:rsidRPr="009C0797">
        <w:rPr>
          <w:rFonts w:ascii="Times New Roman" w:hAnsi="Times New Roman" w:cs="Times New Roman"/>
          <w:sz w:val="22"/>
          <w:szCs w:val="22"/>
        </w:rPr>
        <w:t>p</w:t>
      </w:r>
      <w:r w:rsidR="00487E44">
        <w:rPr>
          <w:rFonts w:ascii="Times New Roman" w:hAnsi="Times New Roman" w:cs="Times New Roman"/>
          <w:sz w:val="22"/>
          <w:szCs w:val="22"/>
        </w:rPr>
        <w:t>.</w:t>
      </w:r>
      <w:r w:rsidR="001A6F92" w:rsidRPr="009C0797">
        <w:rPr>
          <w:rFonts w:ascii="Times New Roman" w:hAnsi="Times New Roman" w:cs="Times New Roman"/>
          <w:sz w:val="22"/>
          <w:szCs w:val="22"/>
        </w:rPr>
        <w:t xml:space="preserve"> 6-13. </w:t>
      </w:r>
    </w:p>
    <w:p w14:paraId="77B4162B" w14:textId="77777777" w:rsidR="005F6470" w:rsidRPr="009C0797" w:rsidRDefault="005F6470" w:rsidP="00DC1CF0">
      <w:pPr>
        <w:pStyle w:val="Prrafodelista"/>
        <w:spacing w:line="360" w:lineRule="auto"/>
        <w:ind w:left="567" w:hanging="284"/>
        <w:rPr>
          <w:rFonts w:ascii="Times New Roman" w:eastAsia="Times New Roman" w:hAnsi="Times New Roman" w:cs="Times New Roman"/>
          <w:bCs/>
          <w:sz w:val="22"/>
          <w:szCs w:val="22"/>
          <w:lang w:eastAsia="es-CO"/>
        </w:rPr>
      </w:pPr>
      <w:r w:rsidRPr="009C0797">
        <w:rPr>
          <w:rFonts w:ascii="Times New Roman" w:hAnsi="Times New Roman" w:cs="Times New Roman"/>
          <w:sz w:val="22"/>
          <w:szCs w:val="22"/>
        </w:rPr>
        <w:t>B</w:t>
      </w:r>
      <w:r w:rsidR="00A42882" w:rsidRPr="009C0797">
        <w:rPr>
          <w:rFonts w:ascii="Times New Roman" w:hAnsi="Times New Roman" w:cs="Times New Roman"/>
          <w:sz w:val="22"/>
          <w:szCs w:val="22"/>
        </w:rPr>
        <w:t>allesteros</w:t>
      </w:r>
      <w:r w:rsidRPr="009C0797">
        <w:rPr>
          <w:rFonts w:ascii="Times New Roman" w:hAnsi="Times New Roman" w:cs="Times New Roman"/>
          <w:sz w:val="22"/>
          <w:szCs w:val="22"/>
        </w:rPr>
        <w:t xml:space="preserve">, M. </w:t>
      </w:r>
      <w:r w:rsidR="00A42882" w:rsidRPr="009C0797">
        <w:rPr>
          <w:rFonts w:ascii="Times New Roman" w:hAnsi="Times New Roman" w:cs="Times New Roman"/>
          <w:sz w:val="22"/>
          <w:szCs w:val="22"/>
        </w:rPr>
        <w:t xml:space="preserve">y </w:t>
      </w:r>
      <w:r w:rsidRPr="009C0797">
        <w:rPr>
          <w:rFonts w:ascii="Times New Roman" w:hAnsi="Times New Roman" w:cs="Times New Roman"/>
          <w:sz w:val="22"/>
          <w:szCs w:val="22"/>
        </w:rPr>
        <w:t>B</w:t>
      </w:r>
      <w:r w:rsidR="00A42882" w:rsidRPr="009C0797">
        <w:rPr>
          <w:rFonts w:ascii="Times New Roman" w:hAnsi="Times New Roman" w:cs="Times New Roman"/>
          <w:sz w:val="22"/>
          <w:szCs w:val="22"/>
        </w:rPr>
        <w:t>eltrán</w:t>
      </w:r>
      <w:r w:rsidRPr="009C0797">
        <w:rPr>
          <w:rFonts w:ascii="Times New Roman" w:hAnsi="Times New Roman" w:cs="Times New Roman"/>
          <w:sz w:val="22"/>
          <w:szCs w:val="22"/>
        </w:rPr>
        <w:t xml:space="preserve">, E. (2018). </w:t>
      </w:r>
      <w:r w:rsidRPr="009C0797">
        <w:rPr>
          <w:rFonts w:ascii="Times New Roman" w:hAnsi="Times New Roman" w:cs="Times New Roman"/>
          <w:i/>
          <w:sz w:val="22"/>
          <w:szCs w:val="22"/>
        </w:rPr>
        <w:t>¿Investigar Creando?: una guía para la investigación-creación en la académica</w:t>
      </w:r>
      <w:r w:rsidRPr="009C0797">
        <w:rPr>
          <w:rFonts w:ascii="Times New Roman" w:hAnsi="Times New Roman" w:cs="Times New Roman"/>
          <w:sz w:val="22"/>
          <w:szCs w:val="22"/>
        </w:rPr>
        <w:t>. Universidad El Bosque, Facultad de Creación y Comunicación.</w:t>
      </w:r>
    </w:p>
    <w:p w14:paraId="52C35F43" w14:textId="77777777" w:rsidR="00DC1CF0" w:rsidRDefault="001A6F92" w:rsidP="00DC1CF0">
      <w:pPr>
        <w:pStyle w:val="Prrafodelista"/>
        <w:spacing w:line="360" w:lineRule="auto"/>
        <w:ind w:left="567" w:hanging="284"/>
        <w:rPr>
          <w:rFonts w:ascii="Times New Roman" w:eastAsia="Times New Roman" w:hAnsi="Times New Roman" w:cs="Times New Roman"/>
          <w:sz w:val="22"/>
          <w:szCs w:val="22"/>
          <w:lang w:eastAsia="es-CO"/>
        </w:rPr>
      </w:pPr>
      <w:r w:rsidRPr="009C0797">
        <w:rPr>
          <w:rFonts w:ascii="Times New Roman" w:hAnsi="Times New Roman" w:cs="Times New Roman"/>
          <w:sz w:val="22"/>
          <w:szCs w:val="22"/>
          <w:lang w:val="es-MX"/>
        </w:rPr>
        <w:t xml:space="preserve">Bonsiepe, G. </w:t>
      </w:r>
      <w:r w:rsidRPr="009C0797">
        <w:rPr>
          <w:rFonts w:ascii="Times New Roman" w:eastAsia="Times New Roman" w:hAnsi="Times New Roman" w:cs="Times New Roman"/>
          <w:sz w:val="22"/>
          <w:szCs w:val="22"/>
          <w:lang w:eastAsia="es-CO"/>
        </w:rPr>
        <w:t xml:space="preserve">(1985). </w:t>
      </w:r>
      <w:r w:rsidRPr="009C0797">
        <w:rPr>
          <w:rFonts w:ascii="Times New Roman" w:eastAsia="Times New Roman" w:hAnsi="Times New Roman" w:cs="Times New Roman"/>
          <w:i/>
          <w:sz w:val="22"/>
          <w:szCs w:val="22"/>
          <w:lang w:eastAsia="es-CO"/>
        </w:rPr>
        <w:t>El diseño en la periferia.</w:t>
      </w:r>
      <w:r w:rsidRPr="009C0797">
        <w:rPr>
          <w:rFonts w:ascii="Times New Roman" w:eastAsia="Times New Roman" w:hAnsi="Times New Roman" w:cs="Times New Roman"/>
          <w:sz w:val="22"/>
          <w:szCs w:val="22"/>
          <w:lang w:eastAsia="es-CO"/>
        </w:rPr>
        <w:t xml:space="preserve"> Gustavo Gili.</w:t>
      </w:r>
    </w:p>
    <w:p w14:paraId="2C2A800E" w14:textId="77777777" w:rsidR="00DC1CF0" w:rsidRDefault="00A42882" w:rsidP="00DC1CF0">
      <w:pPr>
        <w:pStyle w:val="Prrafodelista"/>
        <w:spacing w:line="360" w:lineRule="auto"/>
        <w:ind w:left="567" w:hanging="284"/>
        <w:rPr>
          <w:rFonts w:ascii="Times New Roman" w:hAnsi="Times New Roman" w:cs="Times New Roman"/>
          <w:color w:val="0000FF"/>
          <w:sz w:val="22"/>
          <w:szCs w:val="22"/>
          <w:u w:val="single" w:color="0000FF"/>
        </w:rPr>
      </w:pPr>
      <w:r w:rsidRPr="009C0797">
        <w:rPr>
          <w:rFonts w:ascii="Times New Roman" w:hAnsi="Times New Roman" w:cs="Times New Roman"/>
          <w:sz w:val="22"/>
          <w:szCs w:val="22"/>
        </w:rPr>
        <w:t>Borgdorff</w:t>
      </w:r>
      <w:r w:rsidR="009F2CD3" w:rsidRPr="009C0797">
        <w:rPr>
          <w:rFonts w:ascii="Times New Roman" w:hAnsi="Times New Roman" w:cs="Times New Roman"/>
          <w:sz w:val="22"/>
          <w:szCs w:val="22"/>
        </w:rPr>
        <w:t xml:space="preserve">, H. (2006). El debate sobre la investigación en las artes. </w:t>
      </w:r>
      <w:r w:rsidR="009F2CD3" w:rsidRPr="009C0797">
        <w:rPr>
          <w:rFonts w:ascii="Times New Roman" w:hAnsi="Times New Roman" w:cs="Times New Roman"/>
          <w:i/>
          <w:sz w:val="22"/>
          <w:szCs w:val="22"/>
        </w:rPr>
        <w:t>Documento inédito</w:t>
      </w:r>
      <w:r w:rsidR="009F2CD3" w:rsidRPr="009C0797">
        <w:rPr>
          <w:rFonts w:ascii="Times New Roman" w:hAnsi="Times New Roman" w:cs="Times New Roman"/>
          <w:sz w:val="22"/>
          <w:szCs w:val="22"/>
        </w:rPr>
        <w:t>.</w:t>
      </w:r>
      <w:r w:rsidRPr="009C0797">
        <w:rPr>
          <w:rFonts w:ascii="Times New Roman" w:hAnsi="Times New Roman" w:cs="Times New Roman"/>
          <w:sz w:val="22"/>
          <w:szCs w:val="22"/>
        </w:rPr>
        <w:t xml:space="preserve"> </w:t>
      </w:r>
      <w:hyperlink r:id="rId13">
        <w:r w:rsidR="009F2CD3" w:rsidRPr="009C0797">
          <w:rPr>
            <w:rFonts w:ascii="Times New Roman" w:hAnsi="Times New Roman" w:cs="Times New Roman"/>
            <w:color w:val="0000FF"/>
            <w:sz w:val="22"/>
            <w:szCs w:val="22"/>
            <w:u w:val="single" w:color="0000FF"/>
          </w:rPr>
          <w:t>http://es.scribd.com/doc/202198978/El</w:t>
        </w:r>
      </w:hyperlink>
      <w:hyperlink r:id="rId14">
        <w:r w:rsidR="009F2CD3" w:rsidRPr="009C0797">
          <w:rPr>
            <w:rFonts w:ascii="Times New Roman" w:hAnsi="Times New Roman" w:cs="Times New Roman"/>
            <w:color w:val="0000FF"/>
            <w:sz w:val="22"/>
            <w:szCs w:val="22"/>
            <w:u w:val="single" w:color="0000FF"/>
          </w:rPr>
          <w:t>-</w:t>
        </w:r>
      </w:hyperlink>
      <w:hyperlink r:id="rId15">
        <w:r w:rsidR="009F2CD3" w:rsidRPr="009C0797">
          <w:rPr>
            <w:rFonts w:ascii="Times New Roman" w:hAnsi="Times New Roman" w:cs="Times New Roman"/>
            <w:color w:val="0000FF"/>
            <w:sz w:val="22"/>
            <w:szCs w:val="22"/>
            <w:u w:val="single" w:color="0000FF"/>
          </w:rPr>
          <w:t>Debate</w:t>
        </w:r>
      </w:hyperlink>
      <w:hyperlink r:id="rId16">
        <w:r w:rsidR="009F2CD3" w:rsidRPr="009C0797">
          <w:rPr>
            <w:rFonts w:ascii="Times New Roman" w:hAnsi="Times New Roman" w:cs="Times New Roman"/>
            <w:color w:val="0000FF"/>
            <w:sz w:val="22"/>
            <w:szCs w:val="22"/>
            <w:u w:val="single" w:color="0000FF"/>
          </w:rPr>
          <w:t>-</w:t>
        </w:r>
      </w:hyperlink>
      <w:hyperlink r:id="rId17">
        <w:r w:rsidR="009F2CD3" w:rsidRPr="009C0797">
          <w:rPr>
            <w:rFonts w:ascii="Times New Roman" w:hAnsi="Times New Roman" w:cs="Times New Roman"/>
            <w:color w:val="0000FF"/>
            <w:sz w:val="22"/>
            <w:szCs w:val="22"/>
            <w:u w:val="single" w:color="0000FF"/>
          </w:rPr>
          <w:t>Sobre</w:t>
        </w:r>
      </w:hyperlink>
      <w:hyperlink r:id="rId18">
        <w:r w:rsidR="009F2CD3" w:rsidRPr="009C0797">
          <w:rPr>
            <w:rFonts w:ascii="Times New Roman" w:hAnsi="Times New Roman" w:cs="Times New Roman"/>
            <w:color w:val="0000FF"/>
            <w:sz w:val="22"/>
            <w:szCs w:val="22"/>
            <w:u w:val="single" w:color="0000FF"/>
          </w:rPr>
          <w:t>-</w:t>
        </w:r>
      </w:hyperlink>
      <w:hyperlink r:id="rId19">
        <w:r w:rsidR="009F2CD3" w:rsidRPr="009C0797">
          <w:rPr>
            <w:rFonts w:ascii="Times New Roman" w:hAnsi="Times New Roman" w:cs="Times New Roman"/>
            <w:color w:val="0000FF"/>
            <w:sz w:val="22"/>
            <w:szCs w:val="22"/>
            <w:u w:val="single" w:color="0000FF"/>
          </w:rPr>
          <w:t>La</w:t>
        </w:r>
      </w:hyperlink>
      <w:hyperlink r:id="rId20">
        <w:r w:rsidR="009F2CD3" w:rsidRPr="009C0797">
          <w:rPr>
            <w:rFonts w:ascii="Times New Roman" w:hAnsi="Times New Roman" w:cs="Times New Roman"/>
            <w:color w:val="0000FF"/>
            <w:sz w:val="22"/>
            <w:szCs w:val="22"/>
            <w:u w:val="single" w:color="0000FF"/>
          </w:rPr>
          <w:t>-</w:t>
        </w:r>
      </w:hyperlink>
      <w:hyperlink r:id="rId21">
        <w:r w:rsidR="009F2CD3" w:rsidRPr="009C0797">
          <w:rPr>
            <w:rFonts w:ascii="Times New Roman" w:hAnsi="Times New Roman" w:cs="Times New Roman"/>
            <w:color w:val="0000FF"/>
            <w:sz w:val="22"/>
            <w:szCs w:val="22"/>
            <w:u w:val="single" w:color="0000FF"/>
          </w:rPr>
          <w:t>Investigacion</w:t>
        </w:r>
      </w:hyperlink>
      <w:hyperlink r:id="rId22">
        <w:r w:rsidR="009F2CD3" w:rsidRPr="009C0797">
          <w:rPr>
            <w:rFonts w:ascii="Times New Roman" w:hAnsi="Times New Roman" w:cs="Times New Roman"/>
            <w:color w:val="0000FF"/>
            <w:sz w:val="22"/>
            <w:szCs w:val="22"/>
            <w:u w:val="single" w:color="0000FF"/>
          </w:rPr>
          <w:t>-</w:t>
        </w:r>
      </w:hyperlink>
      <w:hyperlink r:id="rId23">
        <w:r w:rsidR="009F2CD3" w:rsidRPr="009C0797">
          <w:rPr>
            <w:rFonts w:ascii="Times New Roman" w:hAnsi="Times New Roman" w:cs="Times New Roman"/>
            <w:color w:val="0000FF"/>
            <w:sz w:val="22"/>
            <w:szCs w:val="22"/>
            <w:u w:val="single" w:color="0000FF"/>
          </w:rPr>
          <w:t>en</w:t>
        </w:r>
      </w:hyperlink>
      <w:hyperlink r:id="rId24">
        <w:r w:rsidR="009F2CD3" w:rsidRPr="009C0797">
          <w:rPr>
            <w:rFonts w:ascii="Times New Roman" w:hAnsi="Times New Roman" w:cs="Times New Roman"/>
            <w:color w:val="0000FF"/>
            <w:sz w:val="22"/>
            <w:szCs w:val="22"/>
            <w:u w:val="single" w:color="0000FF"/>
          </w:rPr>
          <w:t>-</w:t>
        </w:r>
      </w:hyperlink>
      <w:hyperlink r:id="rId25">
        <w:r w:rsidR="009F2CD3" w:rsidRPr="009C0797">
          <w:rPr>
            <w:rFonts w:ascii="Times New Roman" w:hAnsi="Times New Roman" w:cs="Times New Roman"/>
            <w:color w:val="0000FF"/>
            <w:sz w:val="22"/>
            <w:szCs w:val="22"/>
            <w:u w:val="single" w:color="0000FF"/>
          </w:rPr>
          <w:t>Las</w:t>
        </w:r>
      </w:hyperlink>
      <w:hyperlink r:id="rId26">
        <w:r w:rsidR="009F2CD3" w:rsidRPr="009C0797">
          <w:rPr>
            <w:rFonts w:ascii="Times New Roman" w:hAnsi="Times New Roman" w:cs="Times New Roman"/>
            <w:color w:val="0000FF"/>
            <w:sz w:val="22"/>
            <w:szCs w:val="22"/>
            <w:u w:val="single" w:color="0000FF"/>
          </w:rPr>
          <w:t>-</w:t>
        </w:r>
      </w:hyperlink>
      <w:hyperlink r:id="rId27">
        <w:r w:rsidR="009F2CD3" w:rsidRPr="009C0797">
          <w:rPr>
            <w:rFonts w:ascii="Times New Roman" w:hAnsi="Times New Roman" w:cs="Times New Roman"/>
            <w:color w:val="0000FF"/>
            <w:sz w:val="22"/>
            <w:szCs w:val="22"/>
            <w:u w:val="single" w:color="0000FF"/>
          </w:rPr>
          <w:t>Artes</w:t>
        </w:r>
      </w:hyperlink>
    </w:p>
    <w:p w14:paraId="757F7672" w14:textId="77777777" w:rsidR="00831B2C" w:rsidRPr="00DE5B4A" w:rsidRDefault="00DC1CF0" w:rsidP="00831B2C">
      <w:pPr>
        <w:pStyle w:val="Prrafodelista"/>
        <w:spacing w:line="360" w:lineRule="auto"/>
        <w:ind w:left="567" w:hanging="284"/>
        <w:rPr>
          <w:rFonts w:ascii="Times New Roman" w:eastAsia="Times New Roman" w:hAnsi="Times New Roman" w:cs="Times New Roman"/>
          <w:color w:val="0563C1" w:themeColor="hyperlink"/>
          <w:sz w:val="22"/>
          <w:szCs w:val="22"/>
          <w:lang w:val="en-US" w:eastAsia="es-CO"/>
        </w:rPr>
      </w:pPr>
      <w:r w:rsidRPr="00831B2C">
        <w:rPr>
          <w:rFonts w:ascii="Times New Roman" w:eastAsia="Times New Roman" w:hAnsi="Times New Roman" w:cs="Times New Roman"/>
          <w:sz w:val="22"/>
          <w:szCs w:val="22"/>
          <w:lang w:val="en-US" w:eastAsia="es-CO"/>
        </w:rPr>
        <w:t>Buchanan</w:t>
      </w:r>
      <w:r w:rsidR="005F6470" w:rsidRPr="00831B2C">
        <w:rPr>
          <w:rFonts w:ascii="Times New Roman" w:eastAsia="Times New Roman" w:hAnsi="Times New Roman" w:cs="Times New Roman"/>
          <w:sz w:val="22"/>
          <w:szCs w:val="22"/>
          <w:lang w:val="en-US" w:eastAsia="es-CO"/>
        </w:rPr>
        <w:t xml:space="preserve">, R. (1992). Wicked Problems in Design Thinking. </w:t>
      </w:r>
      <w:r w:rsidR="005F6470" w:rsidRPr="00831B2C">
        <w:rPr>
          <w:rFonts w:ascii="Times New Roman" w:eastAsia="Times New Roman" w:hAnsi="Times New Roman" w:cs="Times New Roman"/>
          <w:i/>
          <w:sz w:val="22"/>
          <w:szCs w:val="22"/>
          <w:lang w:val="en-US" w:eastAsia="es-CO"/>
        </w:rPr>
        <w:t>Design Issues</w:t>
      </w:r>
      <w:r w:rsidR="005F6470" w:rsidRPr="00831B2C">
        <w:rPr>
          <w:rFonts w:ascii="Times New Roman" w:eastAsia="Times New Roman" w:hAnsi="Times New Roman" w:cs="Times New Roman"/>
          <w:sz w:val="22"/>
          <w:szCs w:val="22"/>
          <w:lang w:val="en-US" w:eastAsia="es-CO"/>
        </w:rPr>
        <w:t>, 8(2</w:t>
      </w:r>
      <w:r w:rsidR="005F6470" w:rsidRPr="00831B2C">
        <w:rPr>
          <w:rFonts w:ascii="Times New Roman" w:eastAsia="Times New Roman" w:hAnsi="Times New Roman" w:cs="Times New Roman"/>
          <w:i/>
          <w:sz w:val="22"/>
          <w:szCs w:val="22"/>
          <w:lang w:val="en-US" w:eastAsia="es-CO"/>
        </w:rPr>
        <w:t xml:space="preserve">), </w:t>
      </w:r>
      <w:r w:rsidR="005F6470" w:rsidRPr="00831B2C">
        <w:rPr>
          <w:rFonts w:ascii="Times New Roman" w:eastAsia="Times New Roman" w:hAnsi="Times New Roman" w:cs="Times New Roman"/>
          <w:sz w:val="22"/>
          <w:szCs w:val="22"/>
          <w:lang w:val="en-US" w:eastAsia="es-CO"/>
        </w:rPr>
        <w:t>pp. 5-21.</w:t>
      </w:r>
      <w:r w:rsidR="005F6470" w:rsidRPr="00831B2C">
        <w:rPr>
          <w:rFonts w:ascii="Times New Roman" w:eastAsia="Times New Roman" w:hAnsi="Times New Roman" w:cs="Times New Roman"/>
          <w:i/>
          <w:sz w:val="22"/>
          <w:szCs w:val="22"/>
          <w:lang w:val="en-US" w:eastAsia="es-CO"/>
        </w:rPr>
        <w:t xml:space="preserve"> </w:t>
      </w:r>
      <w:hyperlink r:id="rId28" w:anchor="page_scan_tab_contents" w:history="1">
        <w:r w:rsidR="005F6470" w:rsidRPr="00DE5B4A">
          <w:rPr>
            <w:rStyle w:val="Hipervnculo"/>
            <w:rFonts w:ascii="Times New Roman" w:eastAsia="Times New Roman" w:hAnsi="Times New Roman" w:cs="Times New Roman"/>
            <w:sz w:val="22"/>
            <w:szCs w:val="22"/>
            <w:lang w:val="en-US" w:eastAsia="es-CO"/>
          </w:rPr>
          <w:t>http://www.jstor.org/stable/1511637?seq=1#page_scan_tab_contents</w:t>
        </w:r>
      </w:hyperlink>
    </w:p>
    <w:p w14:paraId="35EFD9B1" w14:textId="77777777" w:rsidR="009C0797" w:rsidRPr="009C0797" w:rsidRDefault="001A6F92" w:rsidP="00DC1CF0">
      <w:pPr>
        <w:pStyle w:val="Prrafodelista"/>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rPr>
        <w:t xml:space="preserve">Bürdek, B. (1994). </w:t>
      </w:r>
      <w:r w:rsidRPr="009C0797">
        <w:rPr>
          <w:rFonts w:ascii="Times New Roman" w:hAnsi="Times New Roman" w:cs="Times New Roman"/>
          <w:i/>
          <w:sz w:val="22"/>
          <w:szCs w:val="22"/>
        </w:rPr>
        <w:t xml:space="preserve">Diseño. Historia, Teoría y </w:t>
      </w:r>
      <w:r w:rsidR="00A42882" w:rsidRPr="009C0797">
        <w:rPr>
          <w:rFonts w:ascii="Times New Roman" w:hAnsi="Times New Roman" w:cs="Times New Roman"/>
          <w:i/>
          <w:sz w:val="22"/>
          <w:szCs w:val="22"/>
        </w:rPr>
        <w:t xml:space="preserve">Práctica del Diseño Industrial. </w:t>
      </w:r>
      <w:r w:rsidRPr="009C0797">
        <w:rPr>
          <w:rFonts w:ascii="Times New Roman" w:hAnsi="Times New Roman" w:cs="Times New Roman"/>
          <w:sz w:val="22"/>
          <w:szCs w:val="22"/>
        </w:rPr>
        <w:t>Gustavo Gili.</w:t>
      </w:r>
    </w:p>
    <w:p w14:paraId="4D7F32E4" w14:textId="77777777" w:rsidR="009C0797" w:rsidRPr="009C0797" w:rsidRDefault="00A42882" w:rsidP="00DC1CF0">
      <w:pPr>
        <w:pStyle w:val="Prrafodelista"/>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rPr>
        <w:t>Castillo</w:t>
      </w:r>
      <w:r w:rsidR="009F2CD3" w:rsidRPr="009C0797">
        <w:rPr>
          <w:rFonts w:ascii="Times New Roman" w:hAnsi="Times New Roman" w:cs="Times New Roman"/>
          <w:sz w:val="22"/>
          <w:szCs w:val="22"/>
        </w:rPr>
        <w:t xml:space="preserve">, G. (2013). </w:t>
      </w:r>
      <w:r w:rsidR="009F2CD3" w:rsidRPr="009C0797">
        <w:rPr>
          <w:rFonts w:ascii="Times New Roman" w:hAnsi="Times New Roman" w:cs="Times New Roman"/>
          <w:i/>
          <w:sz w:val="22"/>
          <w:szCs w:val="22"/>
        </w:rPr>
        <w:t>Pertinencia de los procesos de creación artística y cultural en los lineamientos de evaluación de la calidad de la educación superior. La experiencia del Caesa.</w:t>
      </w:r>
      <w:r w:rsidR="009F2CD3" w:rsidRPr="009C0797">
        <w:rPr>
          <w:rFonts w:ascii="Times New Roman" w:hAnsi="Times New Roman" w:cs="Times New Roman"/>
          <w:sz w:val="22"/>
          <w:szCs w:val="22"/>
        </w:rPr>
        <w:t xml:space="preserve"> En, Ministerio de Educación, CAN - Consejo Nacional de Acreditación (Ed.) Valoración de los procesos de creación artística y cultural en el marc</w:t>
      </w:r>
      <w:r w:rsidR="009C0797" w:rsidRPr="009C0797">
        <w:rPr>
          <w:rFonts w:ascii="Times New Roman" w:hAnsi="Times New Roman" w:cs="Times New Roman"/>
          <w:sz w:val="22"/>
          <w:szCs w:val="22"/>
        </w:rPr>
        <w:t>o de acreditación de programas.</w:t>
      </w:r>
    </w:p>
    <w:p w14:paraId="23D03BA2" w14:textId="77777777" w:rsidR="001A6F92" w:rsidRPr="004F332D" w:rsidRDefault="00A42882" w:rsidP="00DC1CF0">
      <w:pPr>
        <w:pStyle w:val="Prrafodelista"/>
        <w:spacing w:line="360" w:lineRule="auto"/>
        <w:ind w:left="567" w:hanging="284"/>
        <w:rPr>
          <w:rFonts w:ascii="Times New Roman" w:hAnsi="Times New Roman" w:cs="Times New Roman"/>
          <w:sz w:val="22"/>
          <w:szCs w:val="22"/>
          <w:lang w:val="en-US"/>
        </w:rPr>
      </w:pPr>
      <w:r w:rsidRPr="009C0797">
        <w:rPr>
          <w:rFonts w:ascii="Times New Roman" w:hAnsi="Times New Roman" w:cs="Times New Roman"/>
          <w:sz w:val="22"/>
          <w:szCs w:val="22"/>
          <w:lang w:val="es-MX"/>
        </w:rPr>
        <w:t>Colciencias</w:t>
      </w:r>
      <w:r w:rsidR="005F6470" w:rsidRPr="009C0797">
        <w:rPr>
          <w:rFonts w:ascii="Times New Roman" w:hAnsi="Times New Roman" w:cs="Times New Roman"/>
          <w:sz w:val="22"/>
          <w:szCs w:val="22"/>
          <w:lang w:val="es-MX"/>
        </w:rPr>
        <w:t xml:space="preserve">. (2017). </w:t>
      </w:r>
      <w:r w:rsidR="005F6470" w:rsidRPr="009C0797">
        <w:rPr>
          <w:rFonts w:ascii="Times New Roman" w:hAnsi="Times New Roman" w:cs="Times New Roman"/>
          <w:i/>
          <w:sz w:val="22"/>
          <w:szCs w:val="22"/>
          <w:lang w:val="es-MX"/>
        </w:rPr>
        <w:t xml:space="preserve">Modelo de medición de grupos de investigación, desarrollo tecnológico o de innovación y de reconocimiento de investigadores del Sistema Nacional de Ciencia, Tecnología e Innovación. </w:t>
      </w:r>
      <w:proofErr w:type="spellStart"/>
      <w:r w:rsidR="005F6470" w:rsidRPr="009C0797">
        <w:rPr>
          <w:rFonts w:ascii="Times New Roman" w:hAnsi="Times New Roman" w:cs="Times New Roman"/>
          <w:sz w:val="22"/>
          <w:szCs w:val="22"/>
          <w:lang w:val="en-US"/>
        </w:rPr>
        <w:t>Colciencias</w:t>
      </w:r>
      <w:proofErr w:type="spellEnd"/>
      <w:r w:rsidR="005F6470" w:rsidRPr="009C0797">
        <w:rPr>
          <w:rFonts w:ascii="Times New Roman" w:hAnsi="Times New Roman" w:cs="Times New Roman"/>
          <w:sz w:val="22"/>
          <w:szCs w:val="22"/>
          <w:lang w:val="en-US"/>
        </w:rPr>
        <w:t>.</w:t>
      </w:r>
    </w:p>
    <w:p w14:paraId="068C716C" w14:textId="77777777" w:rsidR="001A6F92" w:rsidRPr="009C0797" w:rsidRDefault="001A6F92" w:rsidP="00DC1CF0">
      <w:pPr>
        <w:pStyle w:val="Prrafodelista"/>
        <w:spacing w:line="360" w:lineRule="auto"/>
        <w:ind w:left="567" w:hanging="284"/>
        <w:rPr>
          <w:rFonts w:ascii="Times New Roman" w:hAnsi="Times New Roman" w:cs="Times New Roman"/>
          <w:sz w:val="22"/>
          <w:szCs w:val="22"/>
          <w:lang w:val="en-US" w:eastAsia="es-CO"/>
        </w:rPr>
      </w:pPr>
      <w:r w:rsidRPr="009C0797">
        <w:rPr>
          <w:rFonts w:ascii="Times New Roman" w:hAnsi="Times New Roman" w:cs="Times New Roman"/>
          <w:sz w:val="22"/>
          <w:szCs w:val="22"/>
          <w:lang w:val="en-US" w:eastAsia="es-CO"/>
        </w:rPr>
        <w:t xml:space="preserve">Cross, N. (1982). </w:t>
      </w:r>
      <w:proofErr w:type="spellStart"/>
      <w:r w:rsidRPr="009C0797">
        <w:rPr>
          <w:rFonts w:ascii="Times New Roman" w:hAnsi="Times New Roman" w:cs="Times New Roman"/>
          <w:sz w:val="22"/>
          <w:szCs w:val="22"/>
          <w:lang w:val="en-US" w:eastAsia="es-CO"/>
        </w:rPr>
        <w:t>Designerly</w:t>
      </w:r>
      <w:proofErr w:type="spellEnd"/>
      <w:r w:rsidRPr="009C0797">
        <w:rPr>
          <w:rFonts w:ascii="Times New Roman" w:hAnsi="Times New Roman" w:cs="Times New Roman"/>
          <w:sz w:val="22"/>
          <w:szCs w:val="22"/>
          <w:lang w:val="en-US" w:eastAsia="es-CO"/>
        </w:rPr>
        <w:t xml:space="preserve"> ways of knowing. </w:t>
      </w:r>
      <w:r w:rsidRPr="009C0797">
        <w:rPr>
          <w:rFonts w:ascii="Times New Roman" w:hAnsi="Times New Roman" w:cs="Times New Roman"/>
          <w:i/>
          <w:sz w:val="22"/>
          <w:szCs w:val="22"/>
          <w:lang w:val="en-US" w:eastAsia="es-CO"/>
        </w:rPr>
        <w:t xml:space="preserve">Design Studies, 3(4), </w:t>
      </w:r>
      <w:r w:rsidRPr="009C0797">
        <w:rPr>
          <w:rFonts w:ascii="Times New Roman" w:hAnsi="Times New Roman" w:cs="Times New Roman"/>
          <w:sz w:val="22"/>
          <w:szCs w:val="22"/>
          <w:lang w:val="en-US" w:eastAsia="es-CO"/>
        </w:rPr>
        <w:t>pp. 221–227.</w:t>
      </w:r>
    </w:p>
    <w:p w14:paraId="54E7FF38" w14:textId="77777777" w:rsidR="009C0797" w:rsidRPr="004F332D" w:rsidRDefault="001A6F92" w:rsidP="00DC1CF0">
      <w:pPr>
        <w:pStyle w:val="Prrafodelista"/>
        <w:spacing w:line="360" w:lineRule="auto"/>
        <w:ind w:left="567" w:hanging="284"/>
        <w:rPr>
          <w:rFonts w:ascii="Times New Roman" w:hAnsi="Times New Roman" w:cs="Times New Roman"/>
          <w:sz w:val="22"/>
          <w:szCs w:val="22"/>
          <w:shd w:val="clear" w:color="auto" w:fill="FFFFFF"/>
        </w:rPr>
      </w:pPr>
      <w:r w:rsidRPr="009C0797">
        <w:rPr>
          <w:rFonts w:ascii="Times New Roman" w:hAnsi="Times New Roman" w:cs="Times New Roman"/>
          <w:sz w:val="22"/>
          <w:szCs w:val="22"/>
          <w:lang w:val="en-US" w:eastAsia="es-CO"/>
        </w:rPr>
        <w:t xml:space="preserve">Cross, N. </w:t>
      </w:r>
      <w:r w:rsidRPr="009C0797">
        <w:rPr>
          <w:rFonts w:ascii="Times New Roman" w:hAnsi="Times New Roman" w:cs="Times New Roman"/>
          <w:sz w:val="22"/>
          <w:szCs w:val="22"/>
          <w:lang w:val="en-US"/>
        </w:rPr>
        <w:t xml:space="preserve">(2007). </w:t>
      </w:r>
      <w:proofErr w:type="spellStart"/>
      <w:r w:rsidRPr="009C0797">
        <w:rPr>
          <w:rFonts w:ascii="Times New Roman" w:hAnsi="Times New Roman" w:cs="Times New Roman"/>
          <w:i/>
          <w:sz w:val="22"/>
          <w:szCs w:val="22"/>
          <w:lang w:val="en-US"/>
        </w:rPr>
        <w:t>Designerly</w:t>
      </w:r>
      <w:proofErr w:type="spellEnd"/>
      <w:r w:rsidRPr="009C0797">
        <w:rPr>
          <w:rFonts w:ascii="Times New Roman" w:hAnsi="Times New Roman" w:cs="Times New Roman"/>
          <w:i/>
          <w:sz w:val="22"/>
          <w:szCs w:val="22"/>
          <w:lang w:val="en-US"/>
        </w:rPr>
        <w:t xml:space="preserve"> Ways of Knowing.</w:t>
      </w:r>
      <w:r w:rsidRPr="009C0797">
        <w:rPr>
          <w:rFonts w:ascii="Times New Roman" w:hAnsi="Times New Roman" w:cs="Times New Roman"/>
          <w:sz w:val="22"/>
          <w:szCs w:val="22"/>
          <w:lang w:val="en-US"/>
        </w:rPr>
        <w:t xml:space="preserve"> </w:t>
      </w:r>
      <w:r w:rsidRPr="004F332D">
        <w:rPr>
          <w:rFonts w:ascii="Times New Roman" w:hAnsi="Times New Roman" w:cs="Times New Roman"/>
          <w:sz w:val="22"/>
          <w:szCs w:val="22"/>
          <w:shd w:val="clear" w:color="auto" w:fill="FFFFFF"/>
        </w:rPr>
        <w:t>Birkhäuser Architecture.</w:t>
      </w:r>
    </w:p>
    <w:p w14:paraId="6336F004" w14:textId="77777777" w:rsidR="001A6F92" w:rsidRPr="004F332D" w:rsidRDefault="001A6F92" w:rsidP="00DC1CF0">
      <w:pPr>
        <w:pStyle w:val="Prrafodelista"/>
        <w:spacing w:line="360" w:lineRule="auto"/>
        <w:ind w:left="567" w:hanging="284"/>
        <w:rPr>
          <w:rFonts w:ascii="Times New Roman" w:hAnsi="Times New Roman" w:cs="Times New Roman"/>
          <w:sz w:val="22"/>
          <w:szCs w:val="22"/>
          <w:shd w:val="clear" w:color="auto" w:fill="FFFFFF"/>
        </w:rPr>
      </w:pPr>
      <w:r w:rsidRPr="009C0797">
        <w:rPr>
          <w:rFonts w:ascii="Times New Roman" w:hAnsi="Times New Roman" w:cs="Times New Roman"/>
          <w:sz w:val="22"/>
          <w:szCs w:val="22"/>
        </w:rPr>
        <w:lastRenderedPageBreak/>
        <w:t xml:space="preserve">Feyerabend, P. (1975). </w:t>
      </w:r>
      <w:r w:rsidRPr="009C0797">
        <w:rPr>
          <w:rFonts w:ascii="Times New Roman" w:hAnsi="Times New Roman" w:cs="Times New Roman"/>
          <w:i/>
          <w:sz w:val="22"/>
          <w:szCs w:val="22"/>
        </w:rPr>
        <w:t>Contra el método</w:t>
      </w:r>
      <w:r w:rsidRPr="009C0797">
        <w:rPr>
          <w:rFonts w:ascii="Times New Roman" w:hAnsi="Times New Roman" w:cs="Times New Roman"/>
          <w:sz w:val="22"/>
          <w:szCs w:val="22"/>
        </w:rPr>
        <w:t>. Ariel.</w:t>
      </w:r>
    </w:p>
    <w:p w14:paraId="4DA2C024" w14:textId="77777777" w:rsidR="001A6F92" w:rsidRPr="009C0797" w:rsidRDefault="001A6F92" w:rsidP="00DC1CF0">
      <w:pPr>
        <w:pStyle w:val="Prrafodelista"/>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rPr>
        <w:t xml:space="preserve">Jones, Ch. (1971). </w:t>
      </w:r>
      <w:r w:rsidRPr="009C0797">
        <w:rPr>
          <w:rFonts w:ascii="Times New Roman" w:hAnsi="Times New Roman" w:cs="Times New Roman"/>
          <w:i/>
          <w:sz w:val="22"/>
          <w:szCs w:val="22"/>
        </w:rPr>
        <w:t xml:space="preserve">Metodología del diseño arquitectónico. </w:t>
      </w:r>
      <w:r w:rsidRPr="009C0797">
        <w:rPr>
          <w:rFonts w:ascii="Times New Roman" w:hAnsi="Times New Roman" w:cs="Times New Roman"/>
          <w:sz w:val="22"/>
          <w:szCs w:val="22"/>
        </w:rPr>
        <w:t>Gustavo Gili.</w:t>
      </w:r>
    </w:p>
    <w:p w14:paraId="77B1F420" w14:textId="77777777" w:rsidR="001A6F92" w:rsidRPr="009C0797" w:rsidRDefault="001A6F92" w:rsidP="00DC1CF0">
      <w:pPr>
        <w:pStyle w:val="Prrafodelista"/>
        <w:spacing w:line="360" w:lineRule="auto"/>
        <w:ind w:left="567" w:hanging="284"/>
        <w:rPr>
          <w:rFonts w:ascii="Times New Roman" w:eastAsia="Times New Roman" w:hAnsi="Times New Roman" w:cs="Times New Roman"/>
          <w:sz w:val="22"/>
          <w:szCs w:val="22"/>
          <w:lang w:eastAsia="es-CO"/>
        </w:rPr>
      </w:pPr>
      <w:r w:rsidRPr="009C0797">
        <w:rPr>
          <w:rFonts w:ascii="Times New Roman" w:eastAsia="Times New Roman" w:hAnsi="Times New Roman" w:cs="Times New Roman"/>
          <w:bCs/>
          <w:sz w:val="22"/>
          <w:szCs w:val="22"/>
          <w:lang w:eastAsia="es-CO"/>
        </w:rPr>
        <w:t xml:space="preserve">Löbach, B. </w:t>
      </w:r>
      <w:r w:rsidRPr="009C0797">
        <w:rPr>
          <w:rFonts w:ascii="Times New Roman" w:eastAsia="Times New Roman" w:hAnsi="Times New Roman" w:cs="Times New Roman"/>
          <w:sz w:val="22"/>
          <w:szCs w:val="22"/>
          <w:lang w:eastAsia="es-CO"/>
        </w:rPr>
        <w:t>(1981).</w:t>
      </w:r>
      <w:r w:rsidRPr="009C0797">
        <w:rPr>
          <w:rFonts w:ascii="Times New Roman" w:eastAsia="Times New Roman" w:hAnsi="Times New Roman" w:cs="Times New Roman"/>
          <w:bCs/>
          <w:sz w:val="22"/>
          <w:szCs w:val="22"/>
          <w:lang w:eastAsia="es-CO"/>
        </w:rPr>
        <w:t xml:space="preserve"> </w:t>
      </w:r>
      <w:r w:rsidRPr="009C0797">
        <w:rPr>
          <w:rFonts w:ascii="Times New Roman" w:eastAsia="Times New Roman" w:hAnsi="Times New Roman" w:cs="Times New Roman"/>
          <w:i/>
          <w:sz w:val="22"/>
          <w:szCs w:val="22"/>
          <w:lang w:eastAsia="es-CO"/>
        </w:rPr>
        <w:t>Diseño Industrial</w:t>
      </w:r>
      <w:r w:rsidRPr="009C0797">
        <w:rPr>
          <w:rFonts w:ascii="Times New Roman" w:eastAsia="Times New Roman" w:hAnsi="Times New Roman" w:cs="Times New Roman"/>
          <w:bCs/>
          <w:i/>
          <w:iCs/>
          <w:sz w:val="22"/>
          <w:szCs w:val="22"/>
          <w:lang w:eastAsia="es-CO"/>
        </w:rPr>
        <w:t xml:space="preserve">. </w:t>
      </w:r>
      <w:r w:rsidRPr="009C0797">
        <w:rPr>
          <w:rFonts w:ascii="Times New Roman" w:eastAsia="Times New Roman" w:hAnsi="Times New Roman" w:cs="Times New Roman"/>
          <w:sz w:val="22"/>
          <w:szCs w:val="22"/>
          <w:lang w:eastAsia="es-CO"/>
        </w:rPr>
        <w:t>Gustavo Gili.</w:t>
      </w:r>
    </w:p>
    <w:p w14:paraId="00EF61AC" w14:textId="77777777" w:rsidR="001A6F92" w:rsidRPr="009C0797" w:rsidRDefault="001A6F92" w:rsidP="00DC1CF0">
      <w:pPr>
        <w:pStyle w:val="Prrafodelista"/>
        <w:spacing w:line="360" w:lineRule="auto"/>
        <w:ind w:left="567" w:hanging="284"/>
        <w:rPr>
          <w:rFonts w:ascii="Times New Roman" w:eastAsia="Times New Roman" w:hAnsi="Times New Roman" w:cs="Times New Roman"/>
          <w:sz w:val="22"/>
          <w:szCs w:val="22"/>
          <w:lang w:eastAsia="es-CO"/>
        </w:rPr>
      </w:pPr>
      <w:r w:rsidRPr="009C0797">
        <w:rPr>
          <w:rFonts w:ascii="Times New Roman" w:eastAsia="Times New Roman" w:hAnsi="Times New Roman" w:cs="Times New Roman"/>
          <w:sz w:val="22"/>
          <w:szCs w:val="22"/>
          <w:lang w:eastAsia="es-CO"/>
        </w:rPr>
        <w:t xml:space="preserve">Mazzeo, C. (2014). </w:t>
      </w:r>
      <w:r w:rsidRPr="009C0797">
        <w:rPr>
          <w:rFonts w:ascii="Times New Roman" w:eastAsia="Times New Roman" w:hAnsi="Times New Roman" w:cs="Times New Roman"/>
          <w:i/>
          <w:sz w:val="22"/>
          <w:szCs w:val="22"/>
          <w:lang w:eastAsia="es-CO"/>
        </w:rPr>
        <w:t>¿Qué dice el diseño de la enseñanza del diseño?</w:t>
      </w:r>
      <w:r w:rsidRPr="009C0797">
        <w:rPr>
          <w:rFonts w:ascii="Times New Roman" w:eastAsia="Times New Roman" w:hAnsi="Times New Roman" w:cs="Times New Roman"/>
          <w:sz w:val="22"/>
          <w:szCs w:val="22"/>
          <w:lang w:eastAsia="es-CO"/>
        </w:rPr>
        <w:t xml:space="preserve"> Infinito.</w:t>
      </w:r>
    </w:p>
    <w:p w14:paraId="7A82A247" w14:textId="77777777" w:rsidR="00A42882" w:rsidRPr="009C0797" w:rsidRDefault="001A6F92" w:rsidP="00DC1CF0">
      <w:pPr>
        <w:pStyle w:val="Prrafodelista"/>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rPr>
        <w:t xml:space="preserve">Munari, B. (2004). </w:t>
      </w:r>
      <w:r w:rsidRPr="009C0797">
        <w:rPr>
          <w:rFonts w:ascii="Times New Roman" w:hAnsi="Times New Roman" w:cs="Times New Roman"/>
          <w:i/>
          <w:sz w:val="22"/>
          <w:szCs w:val="22"/>
        </w:rPr>
        <w:t>Cómo nacen los objetos. Apuntes para una Metodología Proyectual.</w:t>
      </w:r>
      <w:r w:rsidR="00A42882" w:rsidRPr="009C0797">
        <w:rPr>
          <w:rFonts w:ascii="Times New Roman" w:hAnsi="Times New Roman" w:cs="Times New Roman"/>
          <w:sz w:val="22"/>
          <w:szCs w:val="22"/>
        </w:rPr>
        <w:t xml:space="preserve"> </w:t>
      </w:r>
      <w:r w:rsidRPr="009C0797">
        <w:rPr>
          <w:rFonts w:ascii="Times New Roman" w:hAnsi="Times New Roman" w:cs="Times New Roman"/>
          <w:sz w:val="22"/>
          <w:szCs w:val="22"/>
        </w:rPr>
        <w:t>Gustavo Gili.</w:t>
      </w:r>
    </w:p>
    <w:p w14:paraId="009870BD" w14:textId="77777777" w:rsidR="001A6F92" w:rsidRPr="009C0797" w:rsidRDefault="001A6F92" w:rsidP="00DC1CF0">
      <w:pPr>
        <w:pStyle w:val="Prrafodelista"/>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rPr>
        <w:t xml:space="preserve">Rodríguez, G. (1995). </w:t>
      </w:r>
      <w:r w:rsidRPr="009C0797">
        <w:rPr>
          <w:rFonts w:ascii="Times New Roman" w:hAnsi="Times New Roman" w:cs="Times New Roman"/>
          <w:i/>
          <w:sz w:val="22"/>
          <w:szCs w:val="22"/>
        </w:rPr>
        <w:t>Manual de Diseño Industrial.</w:t>
      </w:r>
      <w:r w:rsidR="00A42882" w:rsidRPr="009C0797">
        <w:rPr>
          <w:rFonts w:ascii="Times New Roman" w:hAnsi="Times New Roman" w:cs="Times New Roman"/>
          <w:sz w:val="22"/>
          <w:szCs w:val="22"/>
        </w:rPr>
        <w:t xml:space="preserve"> </w:t>
      </w:r>
      <w:r w:rsidRPr="009C0797">
        <w:rPr>
          <w:rFonts w:ascii="Times New Roman" w:hAnsi="Times New Roman" w:cs="Times New Roman"/>
          <w:sz w:val="22"/>
          <w:szCs w:val="22"/>
        </w:rPr>
        <w:t>Gustavo Gili.</w:t>
      </w:r>
    </w:p>
    <w:p w14:paraId="7329B3BC" w14:textId="77777777" w:rsidR="001A6F92" w:rsidRPr="009C0797" w:rsidRDefault="001A6F92" w:rsidP="00DC1CF0">
      <w:pPr>
        <w:pStyle w:val="Prrafodelista"/>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rPr>
        <w:t xml:space="preserve">Rodríguez, L. (2006) </w:t>
      </w:r>
      <w:r w:rsidRPr="009C0797">
        <w:rPr>
          <w:rFonts w:ascii="Times New Roman" w:hAnsi="Times New Roman" w:cs="Times New Roman"/>
          <w:i/>
          <w:sz w:val="22"/>
          <w:szCs w:val="22"/>
        </w:rPr>
        <w:t>Diseño: táctica y estrategia.</w:t>
      </w:r>
      <w:r w:rsidR="00A42882" w:rsidRPr="009C0797">
        <w:rPr>
          <w:rFonts w:ascii="Times New Roman" w:hAnsi="Times New Roman" w:cs="Times New Roman"/>
          <w:sz w:val="22"/>
          <w:szCs w:val="22"/>
        </w:rPr>
        <w:t xml:space="preserve"> </w:t>
      </w:r>
      <w:r w:rsidRPr="009C0797">
        <w:rPr>
          <w:rFonts w:ascii="Times New Roman" w:hAnsi="Times New Roman" w:cs="Times New Roman"/>
          <w:sz w:val="22"/>
          <w:szCs w:val="22"/>
        </w:rPr>
        <w:t xml:space="preserve">Siglo XXI. </w:t>
      </w:r>
    </w:p>
    <w:p w14:paraId="21E13287" w14:textId="77777777" w:rsidR="001A6F92" w:rsidRPr="009C0797" w:rsidDel="006E5B77" w:rsidRDefault="001A6F92" w:rsidP="006E5B77">
      <w:pPr>
        <w:pStyle w:val="Prrafodelista"/>
        <w:spacing w:line="360" w:lineRule="auto"/>
        <w:ind w:left="567" w:hanging="284"/>
        <w:rPr>
          <w:del w:id="10" w:author="Autor"/>
          <w:rFonts w:ascii="Times New Roman" w:hAnsi="Times New Roman" w:cs="Times New Roman"/>
          <w:sz w:val="22"/>
          <w:szCs w:val="22"/>
        </w:rPr>
      </w:pPr>
      <w:r w:rsidRPr="009C0797">
        <w:rPr>
          <w:rFonts w:ascii="Times New Roman" w:hAnsi="Times New Roman" w:cs="Times New Roman"/>
          <w:sz w:val="22"/>
          <w:szCs w:val="22"/>
        </w:rPr>
        <w:t xml:space="preserve">Vilchis, L. C. (2014). </w:t>
      </w:r>
      <w:r w:rsidRPr="009C0797">
        <w:rPr>
          <w:rFonts w:ascii="Times New Roman" w:hAnsi="Times New Roman" w:cs="Times New Roman"/>
          <w:i/>
          <w:sz w:val="22"/>
          <w:szCs w:val="22"/>
        </w:rPr>
        <w:t>Metodología del Diseño: Fundamentos Teóricos.</w:t>
      </w:r>
      <w:r w:rsidRPr="009C0797">
        <w:rPr>
          <w:rFonts w:ascii="Times New Roman" w:hAnsi="Times New Roman" w:cs="Times New Roman"/>
          <w:sz w:val="22"/>
          <w:szCs w:val="22"/>
        </w:rPr>
        <w:t xml:space="preserve"> Designio.</w:t>
      </w:r>
    </w:p>
    <w:p w14:paraId="575C3464" w14:textId="77777777" w:rsidR="001A6F92" w:rsidDel="006E5B77" w:rsidRDefault="001A6F92" w:rsidP="006E5B77">
      <w:pPr>
        <w:pStyle w:val="Prrafodelista"/>
        <w:spacing w:line="480" w:lineRule="auto"/>
        <w:ind w:left="284" w:hanging="284"/>
        <w:rPr>
          <w:del w:id="11" w:author="Autor"/>
          <w:rFonts w:ascii="Arial" w:hAnsi="Arial" w:cs="Arial"/>
        </w:rPr>
      </w:pPr>
    </w:p>
    <w:p w14:paraId="0752C7E2" w14:textId="77777777" w:rsidR="001A6F92" w:rsidRPr="001A6F92" w:rsidDel="006E5B77" w:rsidRDefault="001A6F92" w:rsidP="006E5B77">
      <w:pPr>
        <w:jc w:val="both"/>
        <w:rPr>
          <w:del w:id="12" w:author="Autor"/>
          <w:rFonts w:ascii="Times New Roman" w:hAnsi="Times New Roman" w:cs="Times New Roman"/>
          <w:sz w:val="24"/>
          <w:szCs w:val="24"/>
        </w:rPr>
      </w:pPr>
    </w:p>
    <w:p w14:paraId="42869D69" w14:textId="6B634E5C" w:rsidR="007423A1" w:rsidRPr="0020058A" w:rsidRDefault="007423A1" w:rsidP="006E5B77">
      <w:pPr>
        <w:pStyle w:val="Prrafodelista"/>
        <w:spacing w:line="360" w:lineRule="auto"/>
        <w:ind w:left="567" w:hanging="284"/>
        <w:rPr>
          <w:lang w:val="es-ES"/>
        </w:rPr>
        <w:pPrChange w:id="13" w:author="Autor">
          <w:pPr>
            <w:spacing w:line="360" w:lineRule="auto"/>
            <w:jc w:val="both"/>
          </w:pPr>
        </w:pPrChange>
      </w:pPr>
    </w:p>
    <w:sectPr w:rsidR="007423A1" w:rsidRPr="0020058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D0EFCF" w14:textId="77777777" w:rsidR="004F3B4E" w:rsidRDefault="004F3B4E" w:rsidP="004B4302">
      <w:pPr>
        <w:spacing w:after="0" w:line="240" w:lineRule="auto"/>
      </w:pPr>
      <w:r>
        <w:separator/>
      </w:r>
    </w:p>
  </w:endnote>
  <w:endnote w:type="continuationSeparator" w:id="0">
    <w:p w14:paraId="2B6442B2" w14:textId="77777777" w:rsidR="004F3B4E" w:rsidRDefault="004F3B4E" w:rsidP="004B4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imesNewRomanPS-BoldMT">
    <w:panose1 w:val="020B0604020202020204"/>
    <w:charset w:val="00"/>
    <w:family w:val="roman"/>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Sans Unicode">
    <w:panose1 w:val="020B0602030504020204"/>
    <w:charset w:val="00"/>
    <w:family w:val="auto"/>
    <w:pitch w:val="variable"/>
    <w:sig w:usb0="80000AFF" w:usb1="0000396B" w:usb2="00000000" w:usb3="00000000" w:csb0="000000BF" w:csb1="00000000"/>
  </w:font>
  <w:font w:name="Vrinda">
    <w:panose1 w:val="020B0502040204020203"/>
    <w:charset w:val="00"/>
    <w:family w:val="swiss"/>
    <w:pitch w:val="variable"/>
    <w:sig w:usb0="00010003" w:usb1="00000000" w:usb2="00000000" w:usb3="00000000" w:csb0="00000001" w:csb1="00000000"/>
  </w:font>
  <w:font w:name="Mangal">
    <w:panose1 w:val="02040503050203030202"/>
    <w:charset w:val="00"/>
    <w:family w:val="auto"/>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EDCE58" w14:textId="77777777" w:rsidR="004F3B4E" w:rsidRDefault="004F3B4E" w:rsidP="004B4302">
      <w:pPr>
        <w:spacing w:after="0" w:line="240" w:lineRule="auto"/>
      </w:pPr>
      <w:r>
        <w:separator/>
      </w:r>
    </w:p>
  </w:footnote>
  <w:footnote w:type="continuationSeparator" w:id="0">
    <w:p w14:paraId="1D9B9BAF" w14:textId="77777777" w:rsidR="004F3B4E" w:rsidRDefault="004F3B4E" w:rsidP="004B4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755C3"/>
    <w:multiLevelType w:val="hybridMultilevel"/>
    <w:tmpl w:val="323EC24E"/>
    <w:lvl w:ilvl="0" w:tplc="AA2A9082">
      <w:start w:val="9"/>
      <w:numFmt w:val="bullet"/>
      <w:lvlText w:val="-"/>
      <w:lvlJc w:val="left"/>
      <w:pPr>
        <w:ind w:left="720" w:hanging="360"/>
      </w:pPr>
      <w:rPr>
        <w:rFonts w:ascii="Calibri" w:eastAsia="Calibri" w:hAnsi="Calibri"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1D372B"/>
    <w:multiLevelType w:val="hybridMultilevel"/>
    <w:tmpl w:val="593A8750"/>
    <w:lvl w:ilvl="0" w:tplc="367A4258">
      <w:start w:val="1"/>
      <w:numFmt w:val="bullet"/>
      <w:lvlText w:val="-"/>
      <w:lvlJc w:val="left"/>
      <w:pPr>
        <w:ind w:left="1069" w:hanging="360"/>
      </w:pPr>
      <w:rPr>
        <w:rFonts w:ascii="Calibri" w:eastAsia="Times New Roman" w:hAnsi="Calibri" w:cs="TimesNewRomanPS-BoldMT" w:hint="default"/>
      </w:rPr>
    </w:lvl>
    <w:lvl w:ilvl="1" w:tplc="367A4258">
      <w:start w:val="1"/>
      <w:numFmt w:val="bullet"/>
      <w:lvlText w:val="-"/>
      <w:lvlJc w:val="left"/>
      <w:pPr>
        <w:ind w:left="1789" w:hanging="360"/>
      </w:pPr>
      <w:rPr>
        <w:rFonts w:ascii="Calibri" w:eastAsia="Times New Roman" w:hAnsi="Calibri" w:cs="TimesNewRomanPS-BoldMT"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 w15:restartNumberingAfterBreak="0">
    <w:nsid w:val="15742A40"/>
    <w:multiLevelType w:val="hybridMultilevel"/>
    <w:tmpl w:val="31EEC5C8"/>
    <w:lvl w:ilvl="0" w:tplc="367A4258">
      <w:start w:val="1"/>
      <w:numFmt w:val="bullet"/>
      <w:lvlText w:val="-"/>
      <w:lvlJc w:val="left"/>
      <w:pPr>
        <w:ind w:left="1778" w:hanging="360"/>
      </w:pPr>
      <w:rPr>
        <w:rFonts w:ascii="Calibri" w:eastAsia="Times New Roman" w:hAnsi="Calibri" w:cs="TimesNewRomanPS-BoldMT" w:hint="default"/>
      </w:rPr>
    </w:lvl>
    <w:lvl w:ilvl="1" w:tplc="240A0003" w:tentative="1">
      <w:start w:val="1"/>
      <w:numFmt w:val="bullet"/>
      <w:lvlText w:val="o"/>
      <w:lvlJc w:val="left"/>
      <w:pPr>
        <w:ind w:left="2498" w:hanging="360"/>
      </w:pPr>
      <w:rPr>
        <w:rFonts w:ascii="Courier New" w:hAnsi="Courier New" w:cs="Courier New" w:hint="default"/>
      </w:rPr>
    </w:lvl>
    <w:lvl w:ilvl="2" w:tplc="240A0005" w:tentative="1">
      <w:start w:val="1"/>
      <w:numFmt w:val="bullet"/>
      <w:lvlText w:val=""/>
      <w:lvlJc w:val="left"/>
      <w:pPr>
        <w:ind w:left="3218" w:hanging="360"/>
      </w:pPr>
      <w:rPr>
        <w:rFonts w:ascii="Wingdings" w:hAnsi="Wingdings" w:hint="default"/>
      </w:rPr>
    </w:lvl>
    <w:lvl w:ilvl="3" w:tplc="240A0001" w:tentative="1">
      <w:start w:val="1"/>
      <w:numFmt w:val="bullet"/>
      <w:lvlText w:val=""/>
      <w:lvlJc w:val="left"/>
      <w:pPr>
        <w:ind w:left="3938" w:hanging="360"/>
      </w:pPr>
      <w:rPr>
        <w:rFonts w:ascii="Symbol" w:hAnsi="Symbol" w:hint="default"/>
      </w:rPr>
    </w:lvl>
    <w:lvl w:ilvl="4" w:tplc="240A0003" w:tentative="1">
      <w:start w:val="1"/>
      <w:numFmt w:val="bullet"/>
      <w:lvlText w:val="o"/>
      <w:lvlJc w:val="left"/>
      <w:pPr>
        <w:ind w:left="4658" w:hanging="360"/>
      </w:pPr>
      <w:rPr>
        <w:rFonts w:ascii="Courier New" w:hAnsi="Courier New" w:cs="Courier New" w:hint="default"/>
      </w:rPr>
    </w:lvl>
    <w:lvl w:ilvl="5" w:tplc="240A0005" w:tentative="1">
      <w:start w:val="1"/>
      <w:numFmt w:val="bullet"/>
      <w:lvlText w:val=""/>
      <w:lvlJc w:val="left"/>
      <w:pPr>
        <w:ind w:left="5378" w:hanging="360"/>
      </w:pPr>
      <w:rPr>
        <w:rFonts w:ascii="Wingdings" w:hAnsi="Wingdings" w:hint="default"/>
      </w:rPr>
    </w:lvl>
    <w:lvl w:ilvl="6" w:tplc="240A0001" w:tentative="1">
      <w:start w:val="1"/>
      <w:numFmt w:val="bullet"/>
      <w:lvlText w:val=""/>
      <w:lvlJc w:val="left"/>
      <w:pPr>
        <w:ind w:left="6098" w:hanging="360"/>
      </w:pPr>
      <w:rPr>
        <w:rFonts w:ascii="Symbol" w:hAnsi="Symbol" w:hint="default"/>
      </w:rPr>
    </w:lvl>
    <w:lvl w:ilvl="7" w:tplc="240A0003" w:tentative="1">
      <w:start w:val="1"/>
      <w:numFmt w:val="bullet"/>
      <w:lvlText w:val="o"/>
      <w:lvlJc w:val="left"/>
      <w:pPr>
        <w:ind w:left="6818" w:hanging="360"/>
      </w:pPr>
      <w:rPr>
        <w:rFonts w:ascii="Courier New" w:hAnsi="Courier New" w:cs="Courier New" w:hint="default"/>
      </w:rPr>
    </w:lvl>
    <w:lvl w:ilvl="8" w:tplc="240A0005" w:tentative="1">
      <w:start w:val="1"/>
      <w:numFmt w:val="bullet"/>
      <w:lvlText w:val=""/>
      <w:lvlJc w:val="left"/>
      <w:pPr>
        <w:ind w:left="7538" w:hanging="360"/>
      </w:pPr>
      <w:rPr>
        <w:rFonts w:ascii="Wingdings" w:hAnsi="Wingdings" w:hint="default"/>
      </w:rPr>
    </w:lvl>
  </w:abstractNum>
  <w:abstractNum w:abstractNumId="3" w15:restartNumberingAfterBreak="0">
    <w:nsid w:val="20905F62"/>
    <w:multiLevelType w:val="hybridMultilevel"/>
    <w:tmpl w:val="FA6A4DB0"/>
    <w:lvl w:ilvl="0" w:tplc="AB320F3E">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32E86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04DE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AE7D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BAE14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9C6A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80B7E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3E01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7067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130F97"/>
    <w:multiLevelType w:val="hybridMultilevel"/>
    <w:tmpl w:val="73727508"/>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 w15:restartNumberingAfterBreak="0">
    <w:nsid w:val="3A686B62"/>
    <w:multiLevelType w:val="hybridMultilevel"/>
    <w:tmpl w:val="6B6CB0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2660A1"/>
    <w:multiLevelType w:val="hybridMultilevel"/>
    <w:tmpl w:val="A8E848F4"/>
    <w:lvl w:ilvl="0" w:tplc="367A4258">
      <w:start w:val="1"/>
      <w:numFmt w:val="bullet"/>
      <w:lvlText w:val="-"/>
      <w:lvlJc w:val="left"/>
      <w:pPr>
        <w:ind w:left="1778" w:hanging="360"/>
      </w:pPr>
      <w:rPr>
        <w:rFonts w:ascii="Calibri" w:eastAsia="Times New Roman" w:hAnsi="Calibri" w:cs="TimesNewRomanPS-BoldMT" w:hint="default"/>
      </w:rPr>
    </w:lvl>
    <w:lvl w:ilvl="1" w:tplc="240A0003" w:tentative="1">
      <w:start w:val="1"/>
      <w:numFmt w:val="bullet"/>
      <w:lvlText w:val="o"/>
      <w:lvlJc w:val="left"/>
      <w:pPr>
        <w:ind w:left="2498" w:hanging="360"/>
      </w:pPr>
      <w:rPr>
        <w:rFonts w:ascii="Courier New" w:hAnsi="Courier New" w:cs="Courier New" w:hint="default"/>
      </w:rPr>
    </w:lvl>
    <w:lvl w:ilvl="2" w:tplc="240A0005" w:tentative="1">
      <w:start w:val="1"/>
      <w:numFmt w:val="bullet"/>
      <w:lvlText w:val=""/>
      <w:lvlJc w:val="left"/>
      <w:pPr>
        <w:ind w:left="3218" w:hanging="360"/>
      </w:pPr>
      <w:rPr>
        <w:rFonts w:ascii="Wingdings" w:hAnsi="Wingdings" w:hint="default"/>
      </w:rPr>
    </w:lvl>
    <w:lvl w:ilvl="3" w:tplc="240A0001" w:tentative="1">
      <w:start w:val="1"/>
      <w:numFmt w:val="bullet"/>
      <w:lvlText w:val=""/>
      <w:lvlJc w:val="left"/>
      <w:pPr>
        <w:ind w:left="3938" w:hanging="360"/>
      </w:pPr>
      <w:rPr>
        <w:rFonts w:ascii="Symbol" w:hAnsi="Symbol" w:hint="default"/>
      </w:rPr>
    </w:lvl>
    <w:lvl w:ilvl="4" w:tplc="240A0003" w:tentative="1">
      <w:start w:val="1"/>
      <w:numFmt w:val="bullet"/>
      <w:lvlText w:val="o"/>
      <w:lvlJc w:val="left"/>
      <w:pPr>
        <w:ind w:left="4658" w:hanging="360"/>
      </w:pPr>
      <w:rPr>
        <w:rFonts w:ascii="Courier New" w:hAnsi="Courier New" w:cs="Courier New" w:hint="default"/>
      </w:rPr>
    </w:lvl>
    <w:lvl w:ilvl="5" w:tplc="240A0005" w:tentative="1">
      <w:start w:val="1"/>
      <w:numFmt w:val="bullet"/>
      <w:lvlText w:val=""/>
      <w:lvlJc w:val="left"/>
      <w:pPr>
        <w:ind w:left="5378" w:hanging="360"/>
      </w:pPr>
      <w:rPr>
        <w:rFonts w:ascii="Wingdings" w:hAnsi="Wingdings" w:hint="default"/>
      </w:rPr>
    </w:lvl>
    <w:lvl w:ilvl="6" w:tplc="240A0001" w:tentative="1">
      <w:start w:val="1"/>
      <w:numFmt w:val="bullet"/>
      <w:lvlText w:val=""/>
      <w:lvlJc w:val="left"/>
      <w:pPr>
        <w:ind w:left="6098" w:hanging="360"/>
      </w:pPr>
      <w:rPr>
        <w:rFonts w:ascii="Symbol" w:hAnsi="Symbol" w:hint="default"/>
      </w:rPr>
    </w:lvl>
    <w:lvl w:ilvl="7" w:tplc="240A0003" w:tentative="1">
      <w:start w:val="1"/>
      <w:numFmt w:val="bullet"/>
      <w:lvlText w:val="o"/>
      <w:lvlJc w:val="left"/>
      <w:pPr>
        <w:ind w:left="6818" w:hanging="360"/>
      </w:pPr>
      <w:rPr>
        <w:rFonts w:ascii="Courier New" w:hAnsi="Courier New" w:cs="Courier New" w:hint="default"/>
      </w:rPr>
    </w:lvl>
    <w:lvl w:ilvl="8" w:tplc="240A0005" w:tentative="1">
      <w:start w:val="1"/>
      <w:numFmt w:val="bullet"/>
      <w:lvlText w:val=""/>
      <w:lvlJc w:val="left"/>
      <w:pPr>
        <w:ind w:left="7538" w:hanging="360"/>
      </w:pPr>
      <w:rPr>
        <w:rFonts w:ascii="Wingdings" w:hAnsi="Wingdings" w:hint="default"/>
      </w:rPr>
    </w:lvl>
  </w:abstractNum>
  <w:abstractNum w:abstractNumId="9" w15:restartNumberingAfterBreak="0">
    <w:nsid w:val="560834C5"/>
    <w:multiLevelType w:val="hybridMultilevel"/>
    <w:tmpl w:val="6F0218E6"/>
    <w:lvl w:ilvl="0" w:tplc="03A08CD0">
      <w:start w:val="1"/>
      <w:numFmt w:val="decimal"/>
      <w:pStyle w:val="Ttulo4"/>
      <w:lvlText w:val="%1.1.1"/>
      <w:lvlJc w:val="left"/>
      <w:pPr>
        <w:ind w:left="1400" w:hanging="360"/>
      </w:pPr>
      <w:rPr>
        <w:rFonts w:hint="default"/>
        <w:b/>
        <w:i/>
      </w:rPr>
    </w:lvl>
    <w:lvl w:ilvl="1" w:tplc="240A0019" w:tentative="1">
      <w:start w:val="1"/>
      <w:numFmt w:val="lowerLetter"/>
      <w:lvlText w:val="%2."/>
      <w:lvlJc w:val="left"/>
      <w:pPr>
        <w:ind w:left="2120" w:hanging="360"/>
      </w:pPr>
    </w:lvl>
    <w:lvl w:ilvl="2" w:tplc="240A001B" w:tentative="1">
      <w:start w:val="1"/>
      <w:numFmt w:val="lowerRoman"/>
      <w:lvlText w:val="%3."/>
      <w:lvlJc w:val="right"/>
      <w:pPr>
        <w:ind w:left="2840" w:hanging="180"/>
      </w:pPr>
    </w:lvl>
    <w:lvl w:ilvl="3" w:tplc="240A000F" w:tentative="1">
      <w:start w:val="1"/>
      <w:numFmt w:val="decimal"/>
      <w:lvlText w:val="%4."/>
      <w:lvlJc w:val="left"/>
      <w:pPr>
        <w:ind w:left="3560" w:hanging="360"/>
      </w:pPr>
    </w:lvl>
    <w:lvl w:ilvl="4" w:tplc="240A0019" w:tentative="1">
      <w:start w:val="1"/>
      <w:numFmt w:val="lowerLetter"/>
      <w:lvlText w:val="%5."/>
      <w:lvlJc w:val="left"/>
      <w:pPr>
        <w:ind w:left="4280" w:hanging="360"/>
      </w:pPr>
    </w:lvl>
    <w:lvl w:ilvl="5" w:tplc="240A001B" w:tentative="1">
      <w:start w:val="1"/>
      <w:numFmt w:val="lowerRoman"/>
      <w:lvlText w:val="%6."/>
      <w:lvlJc w:val="right"/>
      <w:pPr>
        <w:ind w:left="5000" w:hanging="180"/>
      </w:pPr>
    </w:lvl>
    <w:lvl w:ilvl="6" w:tplc="240A000F" w:tentative="1">
      <w:start w:val="1"/>
      <w:numFmt w:val="decimal"/>
      <w:lvlText w:val="%7."/>
      <w:lvlJc w:val="left"/>
      <w:pPr>
        <w:ind w:left="5720" w:hanging="360"/>
      </w:pPr>
    </w:lvl>
    <w:lvl w:ilvl="7" w:tplc="240A0019" w:tentative="1">
      <w:start w:val="1"/>
      <w:numFmt w:val="lowerLetter"/>
      <w:lvlText w:val="%8."/>
      <w:lvlJc w:val="left"/>
      <w:pPr>
        <w:ind w:left="6440" w:hanging="360"/>
      </w:pPr>
    </w:lvl>
    <w:lvl w:ilvl="8" w:tplc="240A001B" w:tentative="1">
      <w:start w:val="1"/>
      <w:numFmt w:val="lowerRoman"/>
      <w:lvlText w:val="%9."/>
      <w:lvlJc w:val="right"/>
      <w:pPr>
        <w:ind w:left="7160" w:hanging="180"/>
      </w:pPr>
    </w:lvl>
  </w:abstractNum>
  <w:abstractNum w:abstractNumId="10" w15:restartNumberingAfterBreak="0">
    <w:nsid w:val="6D24433B"/>
    <w:multiLevelType w:val="multilevel"/>
    <w:tmpl w:val="2F1CBDDC"/>
    <w:lvl w:ilvl="0">
      <w:start w:val="1"/>
      <w:numFmt w:val="decimal"/>
      <w:pStyle w:val="Ttulo2"/>
      <w:lvlText w:val="%1."/>
      <w:lvlJc w:val="left"/>
      <w:pPr>
        <w:ind w:left="720" w:hanging="360"/>
      </w:pPr>
    </w:lvl>
    <w:lvl w:ilvl="1">
      <w:start w:val="1"/>
      <w:numFmt w:val="decimal"/>
      <w:pStyle w:val="Ttulo3"/>
      <w:isLgl/>
      <w:lvlText w:val="%1.%2."/>
      <w:lvlJc w:val="left"/>
      <w:pPr>
        <w:ind w:left="1287" w:hanging="720"/>
      </w:pPr>
      <w:rPr>
        <w:rFonts w:eastAsia="Times New Roman" w:hint="default"/>
        <w:i w:val="0"/>
      </w:rPr>
    </w:lvl>
    <w:lvl w:ilvl="2">
      <w:start w:val="1"/>
      <w:numFmt w:val="decimal"/>
      <w:isLgl/>
      <w:lvlText w:val="%1.%2.%3."/>
      <w:lvlJc w:val="left"/>
      <w:pPr>
        <w:ind w:left="1944" w:hanging="720"/>
      </w:pPr>
      <w:rPr>
        <w:rFonts w:eastAsia="Times New Roman" w:hint="default"/>
      </w:rPr>
    </w:lvl>
    <w:lvl w:ilvl="3">
      <w:start w:val="1"/>
      <w:numFmt w:val="decimal"/>
      <w:isLgl/>
      <w:lvlText w:val="%1.%2.%3.%4."/>
      <w:lvlJc w:val="left"/>
      <w:pPr>
        <w:ind w:left="2736" w:hanging="1080"/>
      </w:pPr>
      <w:rPr>
        <w:rFonts w:eastAsia="Times New Roman" w:hint="default"/>
      </w:rPr>
    </w:lvl>
    <w:lvl w:ilvl="4">
      <w:start w:val="1"/>
      <w:numFmt w:val="decimal"/>
      <w:isLgl/>
      <w:lvlText w:val="%1.%2.%3.%4.%5."/>
      <w:lvlJc w:val="left"/>
      <w:pPr>
        <w:ind w:left="3168" w:hanging="1080"/>
      </w:pPr>
      <w:rPr>
        <w:rFonts w:eastAsia="Times New Roman" w:hint="default"/>
      </w:rPr>
    </w:lvl>
    <w:lvl w:ilvl="5">
      <w:start w:val="1"/>
      <w:numFmt w:val="decimal"/>
      <w:isLgl/>
      <w:lvlText w:val="%1.%2.%3.%4.%5.%6."/>
      <w:lvlJc w:val="left"/>
      <w:pPr>
        <w:ind w:left="3960" w:hanging="1440"/>
      </w:pPr>
      <w:rPr>
        <w:rFonts w:eastAsia="Times New Roman" w:hint="default"/>
      </w:rPr>
    </w:lvl>
    <w:lvl w:ilvl="6">
      <w:start w:val="1"/>
      <w:numFmt w:val="decimal"/>
      <w:isLgl/>
      <w:lvlText w:val="%1.%2.%3.%4.%5.%6.%7."/>
      <w:lvlJc w:val="left"/>
      <w:pPr>
        <w:ind w:left="4392" w:hanging="1440"/>
      </w:pPr>
      <w:rPr>
        <w:rFonts w:eastAsia="Times New Roman" w:hint="default"/>
      </w:rPr>
    </w:lvl>
    <w:lvl w:ilvl="7">
      <w:start w:val="1"/>
      <w:numFmt w:val="decimal"/>
      <w:isLgl/>
      <w:lvlText w:val="%1.%2.%3.%4.%5.%6.%7.%8."/>
      <w:lvlJc w:val="left"/>
      <w:pPr>
        <w:ind w:left="5184" w:hanging="1800"/>
      </w:pPr>
      <w:rPr>
        <w:rFonts w:eastAsia="Times New Roman" w:hint="default"/>
      </w:rPr>
    </w:lvl>
    <w:lvl w:ilvl="8">
      <w:start w:val="1"/>
      <w:numFmt w:val="decimal"/>
      <w:isLgl/>
      <w:lvlText w:val="%1.%2.%3.%4.%5.%6.%7.%8.%9."/>
      <w:lvlJc w:val="left"/>
      <w:pPr>
        <w:ind w:left="5616" w:hanging="1800"/>
      </w:pPr>
      <w:rPr>
        <w:rFonts w:eastAsia="Times New Roman" w:hint="default"/>
      </w:rPr>
    </w:lvl>
  </w:abstractNum>
  <w:abstractNum w:abstractNumId="11" w15:restartNumberingAfterBreak="0">
    <w:nsid w:val="709A2282"/>
    <w:multiLevelType w:val="hybridMultilevel"/>
    <w:tmpl w:val="3F16C3D2"/>
    <w:lvl w:ilvl="0" w:tplc="367A4258">
      <w:start w:val="1"/>
      <w:numFmt w:val="bullet"/>
      <w:lvlText w:val="-"/>
      <w:lvlJc w:val="left"/>
      <w:pPr>
        <w:ind w:left="2149" w:hanging="360"/>
      </w:pPr>
      <w:rPr>
        <w:rFonts w:ascii="Calibri" w:eastAsia="Times New Roman" w:hAnsi="Calibri" w:cs="TimesNewRomanPS-BoldMT"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num w:numId="1">
    <w:abstractNumId w:val="6"/>
  </w:num>
  <w:num w:numId="2">
    <w:abstractNumId w:val="7"/>
  </w:num>
  <w:num w:numId="3">
    <w:abstractNumId w:val="10"/>
  </w:num>
  <w:num w:numId="4">
    <w:abstractNumId w:val="9"/>
  </w:num>
  <w:num w:numId="5">
    <w:abstractNumId w:val="10"/>
    <w:lvlOverride w:ilvl="0">
      <w:startOverride w:val="2"/>
    </w:lvlOverride>
    <w:lvlOverride w:ilvl="1">
      <w:startOverride w:val="1"/>
    </w:lvlOverride>
    <w:lvlOverride w:ilvl="2">
      <w:startOverride w:val="2"/>
    </w:lvlOverride>
  </w:num>
  <w:num w:numId="6">
    <w:abstractNumId w:val="10"/>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
  </w:num>
  <w:num w:numId="9">
    <w:abstractNumId w:val="11"/>
  </w:num>
  <w:num w:numId="10">
    <w:abstractNumId w:val="8"/>
  </w:num>
  <w:num w:numId="11">
    <w:abstractNumId w:val="2"/>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9"/>
  <w:removePersonalInformation/>
  <w:removeDateAndTime/>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816"/>
    <w:rsid w:val="00000097"/>
    <w:rsid w:val="000003B2"/>
    <w:rsid w:val="00000AB6"/>
    <w:rsid w:val="00000B5F"/>
    <w:rsid w:val="00001B15"/>
    <w:rsid w:val="00002D5C"/>
    <w:rsid w:val="000045FA"/>
    <w:rsid w:val="00004BB3"/>
    <w:rsid w:val="0000576D"/>
    <w:rsid w:val="00005B13"/>
    <w:rsid w:val="0000601E"/>
    <w:rsid w:val="00007C42"/>
    <w:rsid w:val="000101DD"/>
    <w:rsid w:val="0001025D"/>
    <w:rsid w:val="000113CD"/>
    <w:rsid w:val="00011EDD"/>
    <w:rsid w:val="00012B7A"/>
    <w:rsid w:val="00013223"/>
    <w:rsid w:val="0001356E"/>
    <w:rsid w:val="00013FA1"/>
    <w:rsid w:val="00014147"/>
    <w:rsid w:val="000143BC"/>
    <w:rsid w:val="000143F3"/>
    <w:rsid w:val="00014A2B"/>
    <w:rsid w:val="00014C0A"/>
    <w:rsid w:val="00014FDE"/>
    <w:rsid w:val="000171D6"/>
    <w:rsid w:val="0001760B"/>
    <w:rsid w:val="00017CA2"/>
    <w:rsid w:val="000207E2"/>
    <w:rsid w:val="0002083E"/>
    <w:rsid w:val="00020E85"/>
    <w:rsid w:val="00021BC6"/>
    <w:rsid w:val="00021FBD"/>
    <w:rsid w:val="000256ED"/>
    <w:rsid w:val="0002732D"/>
    <w:rsid w:val="00030650"/>
    <w:rsid w:val="00030926"/>
    <w:rsid w:val="00032D69"/>
    <w:rsid w:val="000348BA"/>
    <w:rsid w:val="00034AA3"/>
    <w:rsid w:val="00034F2D"/>
    <w:rsid w:val="0003614D"/>
    <w:rsid w:val="0003666E"/>
    <w:rsid w:val="00036AB6"/>
    <w:rsid w:val="00037036"/>
    <w:rsid w:val="00037EA2"/>
    <w:rsid w:val="00040015"/>
    <w:rsid w:val="00041F7F"/>
    <w:rsid w:val="00042ABA"/>
    <w:rsid w:val="00044F68"/>
    <w:rsid w:val="00046098"/>
    <w:rsid w:val="00047AE4"/>
    <w:rsid w:val="00050E0E"/>
    <w:rsid w:val="00051164"/>
    <w:rsid w:val="0005146F"/>
    <w:rsid w:val="0005161A"/>
    <w:rsid w:val="0005170D"/>
    <w:rsid w:val="0005189D"/>
    <w:rsid w:val="00051C92"/>
    <w:rsid w:val="00053C74"/>
    <w:rsid w:val="000553F6"/>
    <w:rsid w:val="000556AD"/>
    <w:rsid w:val="0005585A"/>
    <w:rsid w:val="00055B76"/>
    <w:rsid w:val="0005625C"/>
    <w:rsid w:val="0005654B"/>
    <w:rsid w:val="0006016C"/>
    <w:rsid w:val="00060AC4"/>
    <w:rsid w:val="00063404"/>
    <w:rsid w:val="00063543"/>
    <w:rsid w:val="000639C2"/>
    <w:rsid w:val="000644B6"/>
    <w:rsid w:val="00065825"/>
    <w:rsid w:val="00066978"/>
    <w:rsid w:val="00066CFB"/>
    <w:rsid w:val="00067602"/>
    <w:rsid w:val="00071BF3"/>
    <w:rsid w:val="00071C39"/>
    <w:rsid w:val="000729E6"/>
    <w:rsid w:val="00072F02"/>
    <w:rsid w:val="00072FA0"/>
    <w:rsid w:val="00073624"/>
    <w:rsid w:val="00073661"/>
    <w:rsid w:val="00073E2E"/>
    <w:rsid w:val="00074564"/>
    <w:rsid w:val="000767EA"/>
    <w:rsid w:val="00076844"/>
    <w:rsid w:val="000769BB"/>
    <w:rsid w:val="00077130"/>
    <w:rsid w:val="000778F3"/>
    <w:rsid w:val="00083242"/>
    <w:rsid w:val="000834AD"/>
    <w:rsid w:val="000834E6"/>
    <w:rsid w:val="00083C2F"/>
    <w:rsid w:val="00084A28"/>
    <w:rsid w:val="0008528D"/>
    <w:rsid w:val="0008550D"/>
    <w:rsid w:val="000868C0"/>
    <w:rsid w:val="00090209"/>
    <w:rsid w:val="000907F8"/>
    <w:rsid w:val="000917E8"/>
    <w:rsid w:val="00091ECC"/>
    <w:rsid w:val="0009266E"/>
    <w:rsid w:val="00092FAE"/>
    <w:rsid w:val="0009392C"/>
    <w:rsid w:val="00094269"/>
    <w:rsid w:val="00095C55"/>
    <w:rsid w:val="000964D6"/>
    <w:rsid w:val="00097DCA"/>
    <w:rsid w:val="000A1D0B"/>
    <w:rsid w:val="000A268D"/>
    <w:rsid w:val="000A2A7B"/>
    <w:rsid w:val="000A3154"/>
    <w:rsid w:val="000A5B1E"/>
    <w:rsid w:val="000A65D0"/>
    <w:rsid w:val="000A6B55"/>
    <w:rsid w:val="000A6E8F"/>
    <w:rsid w:val="000A7AEC"/>
    <w:rsid w:val="000B060D"/>
    <w:rsid w:val="000B0A45"/>
    <w:rsid w:val="000B1308"/>
    <w:rsid w:val="000B13C5"/>
    <w:rsid w:val="000B19F3"/>
    <w:rsid w:val="000B2AF0"/>
    <w:rsid w:val="000B2D9A"/>
    <w:rsid w:val="000B3027"/>
    <w:rsid w:val="000B4316"/>
    <w:rsid w:val="000B5178"/>
    <w:rsid w:val="000B542C"/>
    <w:rsid w:val="000B5582"/>
    <w:rsid w:val="000B55FB"/>
    <w:rsid w:val="000B5A76"/>
    <w:rsid w:val="000B6B55"/>
    <w:rsid w:val="000C0B81"/>
    <w:rsid w:val="000C16D6"/>
    <w:rsid w:val="000C18A5"/>
    <w:rsid w:val="000C1E48"/>
    <w:rsid w:val="000C3959"/>
    <w:rsid w:val="000C3A5A"/>
    <w:rsid w:val="000C3FF3"/>
    <w:rsid w:val="000C5816"/>
    <w:rsid w:val="000C5B9C"/>
    <w:rsid w:val="000C733C"/>
    <w:rsid w:val="000C7385"/>
    <w:rsid w:val="000D042D"/>
    <w:rsid w:val="000D131C"/>
    <w:rsid w:val="000D1C59"/>
    <w:rsid w:val="000D24D2"/>
    <w:rsid w:val="000D3D34"/>
    <w:rsid w:val="000D5FE4"/>
    <w:rsid w:val="000D6590"/>
    <w:rsid w:val="000D7044"/>
    <w:rsid w:val="000D7590"/>
    <w:rsid w:val="000D7903"/>
    <w:rsid w:val="000E0655"/>
    <w:rsid w:val="000E0A3D"/>
    <w:rsid w:val="000E0DF2"/>
    <w:rsid w:val="000E17DE"/>
    <w:rsid w:val="000E1A12"/>
    <w:rsid w:val="000E2319"/>
    <w:rsid w:val="000E2896"/>
    <w:rsid w:val="000E2A7F"/>
    <w:rsid w:val="000E2C70"/>
    <w:rsid w:val="000E2C90"/>
    <w:rsid w:val="000E2E70"/>
    <w:rsid w:val="000E34EB"/>
    <w:rsid w:val="000E3925"/>
    <w:rsid w:val="000E3B28"/>
    <w:rsid w:val="000E3DF5"/>
    <w:rsid w:val="000E3E83"/>
    <w:rsid w:val="000E3EE1"/>
    <w:rsid w:val="000E3FF8"/>
    <w:rsid w:val="000E5887"/>
    <w:rsid w:val="000E7890"/>
    <w:rsid w:val="000F0E33"/>
    <w:rsid w:val="000F262A"/>
    <w:rsid w:val="000F27E4"/>
    <w:rsid w:val="000F28D0"/>
    <w:rsid w:val="000F362E"/>
    <w:rsid w:val="000F46BA"/>
    <w:rsid w:val="000F57E1"/>
    <w:rsid w:val="000F5C2B"/>
    <w:rsid w:val="000F5E90"/>
    <w:rsid w:val="000F6102"/>
    <w:rsid w:val="000F6259"/>
    <w:rsid w:val="000F68AF"/>
    <w:rsid w:val="000F7252"/>
    <w:rsid w:val="000F7CA8"/>
    <w:rsid w:val="001009AE"/>
    <w:rsid w:val="00100EB0"/>
    <w:rsid w:val="00101456"/>
    <w:rsid w:val="0010182C"/>
    <w:rsid w:val="00102A44"/>
    <w:rsid w:val="00102BC3"/>
    <w:rsid w:val="00104B13"/>
    <w:rsid w:val="00105588"/>
    <w:rsid w:val="00106508"/>
    <w:rsid w:val="00107708"/>
    <w:rsid w:val="00107722"/>
    <w:rsid w:val="00107AC8"/>
    <w:rsid w:val="001116B5"/>
    <w:rsid w:val="00112404"/>
    <w:rsid w:val="001126E0"/>
    <w:rsid w:val="00112A97"/>
    <w:rsid w:val="00113DCF"/>
    <w:rsid w:val="001144FC"/>
    <w:rsid w:val="00114AAD"/>
    <w:rsid w:val="00115C83"/>
    <w:rsid w:val="00116700"/>
    <w:rsid w:val="001169B2"/>
    <w:rsid w:val="001171A0"/>
    <w:rsid w:val="0011756D"/>
    <w:rsid w:val="001176FE"/>
    <w:rsid w:val="00117B1A"/>
    <w:rsid w:val="00120816"/>
    <w:rsid w:val="00120B1E"/>
    <w:rsid w:val="00120C88"/>
    <w:rsid w:val="001231AD"/>
    <w:rsid w:val="0012354C"/>
    <w:rsid w:val="00124523"/>
    <w:rsid w:val="001262E2"/>
    <w:rsid w:val="00127332"/>
    <w:rsid w:val="001276FD"/>
    <w:rsid w:val="0013022F"/>
    <w:rsid w:val="00130385"/>
    <w:rsid w:val="00130E43"/>
    <w:rsid w:val="0013113F"/>
    <w:rsid w:val="00132F3E"/>
    <w:rsid w:val="00132FEA"/>
    <w:rsid w:val="001344E3"/>
    <w:rsid w:val="00134B76"/>
    <w:rsid w:val="00134C35"/>
    <w:rsid w:val="00135EE8"/>
    <w:rsid w:val="0014245B"/>
    <w:rsid w:val="001427EE"/>
    <w:rsid w:val="00143BA1"/>
    <w:rsid w:val="00145448"/>
    <w:rsid w:val="001457BF"/>
    <w:rsid w:val="001471D0"/>
    <w:rsid w:val="0014724B"/>
    <w:rsid w:val="00147831"/>
    <w:rsid w:val="001479EA"/>
    <w:rsid w:val="00147E09"/>
    <w:rsid w:val="00150425"/>
    <w:rsid w:val="001513B6"/>
    <w:rsid w:val="001514C6"/>
    <w:rsid w:val="00152177"/>
    <w:rsid w:val="00152201"/>
    <w:rsid w:val="00152589"/>
    <w:rsid w:val="00152659"/>
    <w:rsid w:val="00153D69"/>
    <w:rsid w:val="00153DD2"/>
    <w:rsid w:val="00154333"/>
    <w:rsid w:val="00155FCB"/>
    <w:rsid w:val="00156069"/>
    <w:rsid w:val="00157AAD"/>
    <w:rsid w:val="001600A8"/>
    <w:rsid w:val="001611FE"/>
    <w:rsid w:val="00161A31"/>
    <w:rsid w:val="00164C85"/>
    <w:rsid w:val="001653B0"/>
    <w:rsid w:val="001653F2"/>
    <w:rsid w:val="00165E92"/>
    <w:rsid w:val="00166470"/>
    <w:rsid w:val="001666B0"/>
    <w:rsid w:val="001666C3"/>
    <w:rsid w:val="001670E4"/>
    <w:rsid w:val="00167112"/>
    <w:rsid w:val="001705EB"/>
    <w:rsid w:val="001715AA"/>
    <w:rsid w:val="00171638"/>
    <w:rsid w:val="00172B14"/>
    <w:rsid w:val="0017317A"/>
    <w:rsid w:val="00175096"/>
    <w:rsid w:val="0017517D"/>
    <w:rsid w:val="001754FA"/>
    <w:rsid w:val="00175A41"/>
    <w:rsid w:val="00175FCD"/>
    <w:rsid w:val="00176B4A"/>
    <w:rsid w:val="00176D36"/>
    <w:rsid w:val="00176DD5"/>
    <w:rsid w:val="00176EFE"/>
    <w:rsid w:val="001773F5"/>
    <w:rsid w:val="00177889"/>
    <w:rsid w:val="00177EE4"/>
    <w:rsid w:val="0018055C"/>
    <w:rsid w:val="00180791"/>
    <w:rsid w:val="00180A34"/>
    <w:rsid w:val="00180E26"/>
    <w:rsid w:val="00181632"/>
    <w:rsid w:val="00182BC2"/>
    <w:rsid w:val="00184712"/>
    <w:rsid w:val="00186BCF"/>
    <w:rsid w:val="001871ED"/>
    <w:rsid w:val="00190512"/>
    <w:rsid w:val="001911B7"/>
    <w:rsid w:val="00191E1E"/>
    <w:rsid w:val="00193497"/>
    <w:rsid w:val="0019393C"/>
    <w:rsid w:val="00195533"/>
    <w:rsid w:val="00195923"/>
    <w:rsid w:val="001959E2"/>
    <w:rsid w:val="00196CB6"/>
    <w:rsid w:val="0019771E"/>
    <w:rsid w:val="001A074D"/>
    <w:rsid w:val="001A0C42"/>
    <w:rsid w:val="001A1264"/>
    <w:rsid w:val="001A13DF"/>
    <w:rsid w:val="001A1EFA"/>
    <w:rsid w:val="001A2001"/>
    <w:rsid w:val="001A239E"/>
    <w:rsid w:val="001A241C"/>
    <w:rsid w:val="001A24AF"/>
    <w:rsid w:val="001A250B"/>
    <w:rsid w:val="001A2F33"/>
    <w:rsid w:val="001A4C83"/>
    <w:rsid w:val="001A5026"/>
    <w:rsid w:val="001A544A"/>
    <w:rsid w:val="001A6CF0"/>
    <w:rsid w:val="001A6F92"/>
    <w:rsid w:val="001A758F"/>
    <w:rsid w:val="001A7995"/>
    <w:rsid w:val="001B04FF"/>
    <w:rsid w:val="001B06B8"/>
    <w:rsid w:val="001B1A9C"/>
    <w:rsid w:val="001B1EFE"/>
    <w:rsid w:val="001B226B"/>
    <w:rsid w:val="001B36AD"/>
    <w:rsid w:val="001B5C44"/>
    <w:rsid w:val="001B6129"/>
    <w:rsid w:val="001B7CFA"/>
    <w:rsid w:val="001C02C7"/>
    <w:rsid w:val="001C0A54"/>
    <w:rsid w:val="001C0C65"/>
    <w:rsid w:val="001C1005"/>
    <w:rsid w:val="001C1E38"/>
    <w:rsid w:val="001C243E"/>
    <w:rsid w:val="001C39B9"/>
    <w:rsid w:val="001C3EB0"/>
    <w:rsid w:val="001C3ECE"/>
    <w:rsid w:val="001C4B56"/>
    <w:rsid w:val="001C4B93"/>
    <w:rsid w:val="001C4E1D"/>
    <w:rsid w:val="001C4E4D"/>
    <w:rsid w:val="001C5508"/>
    <w:rsid w:val="001C5EF8"/>
    <w:rsid w:val="001C62D4"/>
    <w:rsid w:val="001C661F"/>
    <w:rsid w:val="001C68BE"/>
    <w:rsid w:val="001C6A31"/>
    <w:rsid w:val="001C6AC1"/>
    <w:rsid w:val="001C7410"/>
    <w:rsid w:val="001C7783"/>
    <w:rsid w:val="001D007A"/>
    <w:rsid w:val="001D01A2"/>
    <w:rsid w:val="001D03F4"/>
    <w:rsid w:val="001D04C8"/>
    <w:rsid w:val="001D18B9"/>
    <w:rsid w:val="001D33B9"/>
    <w:rsid w:val="001D35C9"/>
    <w:rsid w:val="001D3920"/>
    <w:rsid w:val="001D48D8"/>
    <w:rsid w:val="001D4F95"/>
    <w:rsid w:val="001D57B1"/>
    <w:rsid w:val="001D59E2"/>
    <w:rsid w:val="001D6190"/>
    <w:rsid w:val="001D6191"/>
    <w:rsid w:val="001D6846"/>
    <w:rsid w:val="001D6C36"/>
    <w:rsid w:val="001D79C8"/>
    <w:rsid w:val="001D7AEB"/>
    <w:rsid w:val="001E0347"/>
    <w:rsid w:val="001E0CA2"/>
    <w:rsid w:val="001E170F"/>
    <w:rsid w:val="001E5AD6"/>
    <w:rsid w:val="001E5BFE"/>
    <w:rsid w:val="001E5D09"/>
    <w:rsid w:val="001F0528"/>
    <w:rsid w:val="001F0749"/>
    <w:rsid w:val="001F117F"/>
    <w:rsid w:val="001F11A7"/>
    <w:rsid w:val="001F21A8"/>
    <w:rsid w:val="001F23B1"/>
    <w:rsid w:val="001F2597"/>
    <w:rsid w:val="001F3A74"/>
    <w:rsid w:val="001F6C21"/>
    <w:rsid w:val="001F75B1"/>
    <w:rsid w:val="001F774C"/>
    <w:rsid w:val="001F78CB"/>
    <w:rsid w:val="001F7A9A"/>
    <w:rsid w:val="0020058A"/>
    <w:rsid w:val="002018DB"/>
    <w:rsid w:val="00201AED"/>
    <w:rsid w:val="00201DBE"/>
    <w:rsid w:val="00202353"/>
    <w:rsid w:val="00202A32"/>
    <w:rsid w:val="00203DEF"/>
    <w:rsid w:val="00205313"/>
    <w:rsid w:val="00205BEC"/>
    <w:rsid w:val="00205F6C"/>
    <w:rsid w:val="00207ECD"/>
    <w:rsid w:val="00210584"/>
    <w:rsid w:val="00210C9E"/>
    <w:rsid w:val="00211DA6"/>
    <w:rsid w:val="00213198"/>
    <w:rsid w:val="00213DF9"/>
    <w:rsid w:val="0021415D"/>
    <w:rsid w:val="002147D6"/>
    <w:rsid w:val="00216120"/>
    <w:rsid w:val="00216A0D"/>
    <w:rsid w:val="00216F67"/>
    <w:rsid w:val="00217554"/>
    <w:rsid w:val="00217E5D"/>
    <w:rsid w:val="00221AA4"/>
    <w:rsid w:val="00222A74"/>
    <w:rsid w:val="00223C66"/>
    <w:rsid w:val="00224240"/>
    <w:rsid w:val="00224E19"/>
    <w:rsid w:val="00227833"/>
    <w:rsid w:val="00227BAF"/>
    <w:rsid w:val="00230142"/>
    <w:rsid w:val="0023217F"/>
    <w:rsid w:val="00232763"/>
    <w:rsid w:val="00233227"/>
    <w:rsid w:val="0023358B"/>
    <w:rsid w:val="00234388"/>
    <w:rsid w:val="00234713"/>
    <w:rsid w:val="002348A0"/>
    <w:rsid w:val="0023531C"/>
    <w:rsid w:val="002353F7"/>
    <w:rsid w:val="0023699F"/>
    <w:rsid w:val="00240A50"/>
    <w:rsid w:val="00240BD8"/>
    <w:rsid w:val="0024222F"/>
    <w:rsid w:val="002428F5"/>
    <w:rsid w:val="002430EE"/>
    <w:rsid w:val="00243C22"/>
    <w:rsid w:val="00244E4B"/>
    <w:rsid w:val="00244F04"/>
    <w:rsid w:val="00245560"/>
    <w:rsid w:val="00245599"/>
    <w:rsid w:val="002456DA"/>
    <w:rsid w:val="00246561"/>
    <w:rsid w:val="00246794"/>
    <w:rsid w:val="00246D80"/>
    <w:rsid w:val="002472F8"/>
    <w:rsid w:val="002520DE"/>
    <w:rsid w:val="00252283"/>
    <w:rsid w:val="0025330E"/>
    <w:rsid w:val="002544DF"/>
    <w:rsid w:val="00256334"/>
    <w:rsid w:val="00256F08"/>
    <w:rsid w:val="00257B71"/>
    <w:rsid w:val="00257B8A"/>
    <w:rsid w:val="002601A6"/>
    <w:rsid w:val="00260479"/>
    <w:rsid w:val="002605CB"/>
    <w:rsid w:val="00261210"/>
    <w:rsid w:val="00261A01"/>
    <w:rsid w:val="00261C97"/>
    <w:rsid w:val="00262C82"/>
    <w:rsid w:val="00263B0D"/>
    <w:rsid w:val="002648E2"/>
    <w:rsid w:val="0026593C"/>
    <w:rsid w:val="00266013"/>
    <w:rsid w:val="0026657D"/>
    <w:rsid w:val="00266D38"/>
    <w:rsid w:val="00270480"/>
    <w:rsid w:val="00270B0C"/>
    <w:rsid w:val="00272123"/>
    <w:rsid w:val="00272DCD"/>
    <w:rsid w:val="00273625"/>
    <w:rsid w:val="00273F23"/>
    <w:rsid w:val="002743DD"/>
    <w:rsid w:val="002747D2"/>
    <w:rsid w:val="00275481"/>
    <w:rsid w:val="00276C11"/>
    <w:rsid w:val="00277C31"/>
    <w:rsid w:val="00281A9D"/>
    <w:rsid w:val="00282958"/>
    <w:rsid w:val="0028298D"/>
    <w:rsid w:val="00282EBB"/>
    <w:rsid w:val="00283FD0"/>
    <w:rsid w:val="00284906"/>
    <w:rsid w:val="00286554"/>
    <w:rsid w:val="002865B4"/>
    <w:rsid w:val="00286FD5"/>
    <w:rsid w:val="0028737B"/>
    <w:rsid w:val="00287C40"/>
    <w:rsid w:val="002907D3"/>
    <w:rsid w:val="002916FC"/>
    <w:rsid w:val="002939F4"/>
    <w:rsid w:val="002940E8"/>
    <w:rsid w:val="002949A9"/>
    <w:rsid w:val="00295090"/>
    <w:rsid w:val="00295D80"/>
    <w:rsid w:val="00296B18"/>
    <w:rsid w:val="00297CFB"/>
    <w:rsid w:val="002A01B7"/>
    <w:rsid w:val="002A04D5"/>
    <w:rsid w:val="002A1435"/>
    <w:rsid w:val="002A32C7"/>
    <w:rsid w:val="002A396E"/>
    <w:rsid w:val="002A4623"/>
    <w:rsid w:val="002A466D"/>
    <w:rsid w:val="002A61AC"/>
    <w:rsid w:val="002A6A96"/>
    <w:rsid w:val="002A6E6F"/>
    <w:rsid w:val="002A7014"/>
    <w:rsid w:val="002A74EC"/>
    <w:rsid w:val="002A75B1"/>
    <w:rsid w:val="002A7B24"/>
    <w:rsid w:val="002B0027"/>
    <w:rsid w:val="002B0311"/>
    <w:rsid w:val="002B16B5"/>
    <w:rsid w:val="002B182A"/>
    <w:rsid w:val="002B4368"/>
    <w:rsid w:val="002B4E44"/>
    <w:rsid w:val="002B536A"/>
    <w:rsid w:val="002B6142"/>
    <w:rsid w:val="002B64EC"/>
    <w:rsid w:val="002B65D2"/>
    <w:rsid w:val="002B7682"/>
    <w:rsid w:val="002C0D43"/>
    <w:rsid w:val="002C1EFC"/>
    <w:rsid w:val="002C2A81"/>
    <w:rsid w:val="002C33D8"/>
    <w:rsid w:val="002C3409"/>
    <w:rsid w:val="002C393D"/>
    <w:rsid w:val="002C3E2A"/>
    <w:rsid w:val="002C3F4D"/>
    <w:rsid w:val="002C6111"/>
    <w:rsid w:val="002C6FDE"/>
    <w:rsid w:val="002C70A3"/>
    <w:rsid w:val="002C76B1"/>
    <w:rsid w:val="002C7DAF"/>
    <w:rsid w:val="002D214D"/>
    <w:rsid w:val="002D2C47"/>
    <w:rsid w:val="002D53FF"/>
    <w:rsid w:val="002D7A4E"/>
    <w:rsid w:val="002D7EC2"/>
    <w:rsid w:val="002E077C"/>
    <w:rsid w:val="002E10A6"/>
    <w:rsid w:val="002E1679"/>
    <w:rsid w:val="002E1F24"/>
    <w:rsid w:val="002E29F5"/>
    <w:rsid w:val="002E38AC"/>
    <w:rsid w:val="002E59B1"/>
    <w:rsid w:val="002E59D3"/>
    <w:rsid w:val="002E6548"/>
    <w:rsid w:val="002E6E7B"/>
    <w:rsid w:val="002F0417"/>
    <w:rsid w:val="002F063C"/>
    <w:rsid w:val="002F0F07"/>
    <w:rsid w:val="002F18AD"/>
    <w:rsid w:val="002F2BB2"/>
    <w:rsid w:val="002F4583"/>
    <w:rsid w:val="002F58D5"/>
    <w:rsid w:val="002F7722"/>
    <w:rsid w:val="002F7792"/>
    <w:rsid w:val="002F7F07"/>
    <w:rsid w:val="00300826"/>
    <w:rsid w:val="00301288"/>
    <w:rsid w:val="00302108"/>
    <w:rsid w:val="003041F7"/>
    <w:rsid w:val="003043E7"/>
    <w:rsid w:val="00305494"/>
    <w:rsid w:val="00305F6E"/>
    <w:rsid w:val="00306941"/>
    <w:rsid w:val="00306E2E"/>
    <w:rsid w:val="0030733B"/>
    <w:rsid w:val="003076D3"/>
    <w:rsid w:val="00310596"/>
    <w:rsid w:val="0031089C"/>
    <w:rsid w:val="003109CE"/>
    <w:rsid w:val="00312755"/>
    <w:rsid w:val="00313628"/>
    <w:rsid w:val="00314CD2"/>
    <w:rsid w:val="00315D0D"/>
    <w:rsid w:val="00316777"/>
    <w:rsid w:val="003167DE"/>
    <w:rsid w:val="00317711"/>
    <w:rsid w:val="003178AB"/>
    <w:rsid w:val="003179C5"/>
    <w:rsid w:val="003203CC"/>
    <w:rsid w:val="0032210D"/>
    <w:rsid w:val="003222F4"/>
    <w:rsid w:val="00322C84"/>
    <w:rsid w:val="00322D51"/>
    <w:rsid w:val="00327C7E"/>
    <w:rsid w:val="003328A7"/>
    <w:rsid w:val="00333212"/>
    <w:rsid w:val="0033399E"/>
    <w:rsid w:val="00334CB5"/>
    <w:rsid w:val="00335202"/>
    <w:rsid w:val="003352B7"/>
    <w:rsid w:val="00335557"/>
    <w:rsid w:val="003357C3"/>
    <w:rsid w:val="00335D13"/>
    <w:rsid w:val="00340C5C"/>
    <w:rsid w:val="00340F76"/>
    <w:rsid w:val="00342BB7"/>
    <w:rsid w:val="00342E93"/>
    <w:rsid w:val="0034366A"/>
    <w:rsid w:val="003437C1"/>
    <w:rsid w:val="003443A6"/>
    <w:rsid w:val="0034443E"/>
    <w:rsid w:val="00344E9A"/>
    <w:rsid w:val="00345ADE"/>
    <w:rsid w:val="00345EDC"/>
    <w:rsid w:val="00346D35"/>
    <w:rsid w:val="003470C8"/>
    <w:rsid w:val="00350CE0"/>
    <w:rsid w:val="00351440"/>
    <w:rsid w:val="003515CD"/>
    <w:rsid w:val="00352469"/>
    <w:rsid w:val="00352AFE"/>
    <w:rsid w:val="003534C0"/>
    <w:rsid w:val="00353E5F"/>
    <w:rsid w:val="003553FE"/>
    <w:rsid w:val="00356331"/>
    <w:rsid w:val="00357ED0"/>
    <w:rsid w:val="00360348"/>
    <w:rsid w:val="00360CB5"/>
    <w:rsid w:val="00360F81"/>
    <w:rsid w:val="003619FB"/>
    <w:rsid w:val="003637C5"/>
    <w:rsid w:val="0036639D"/>
    <w:rsid w:val="00366E8C"/>
    <w:rsid w:val="003679E8"/>
    <w:rsid w:val="00367D65"/>
    <w:rsid w:val="003700D9"/>
    <w:rsid w:val="00370A2D"/>
    <w:rsid w:val="00370DAE"/>
    <w:rsid w:val="00371003"/>
    <w:rsid w:val="00371043"/>
    <w:rsid w:val="0037189D"/>
    <w:rsid w:val="003719D6"/>
    <w:rsid w:val="00372695"/>
    <w:rsid w:val="00373FAA"/>
    <w:rsid w:val="00374079"/>
    <w:rsid w:val="0037469F"/>
    <w:rsid w:val="00374838"/>
    <w:rsid w:val="0037597C"/>
    <w:rsid w:val="00375AE8"/>
    <w:rsid w:val="00376541"/>
    <w:rsid w:val="00376BDD"/>
    <w:rsid w:val="0038080D"/>
    <w:rsid w:val="00381310"/>
    <w:rsid w:val="0038163D"/>
    <w:rsid w:val="003828EC"/>
    <w:rsid w:val="00382D36"/>
    <w:rsid w:val="003833B8"/>
    <w:rsid w:val="00383732"/>
    <w:rsid w:val="00385E07"/>
    <w:rsid w:val="00386573"/>
    <w:rsid w:val="003868EC"/>
    <w:rsid w:val="00387D72"/>
    <w:rsid w:val="003916A8"/>
    <w:rsid w:val="00391907"/>
    <w:rsid w:val="003928A3"/>
    <w:rsid w:val="00392A97"/>
    <w:rsid w:val="0039305E"/>
    <w:rsid w:val="003933F5"/>
    <w:rsid w:val="00393B7A"/>
    <w:rsid w:val="00393F92"/>
    <w:rsid w:val="00394F2D"/>
    <w:rsid w:val="003951A9"/>
    <w:rsid w:val="00395334"/>
    <w:rsid w:val="00395591"/>
    <w:rsid w:val="00395DDE"/>
    <w:rsid w:val="00395FD9"/>
    <w:rsid w:val="003960A5"/>
    <w:rsid w:val="00396BDA"/>
    <w:rsid w:val="00396E93"/>
    <w:rsid w:val="00397090"/>
    <w:rsid w:val="003975E0"/>
    <w:rsid w:val="00397F79"/>
    <w:rsid w:val="003A0BD6"/>
    <w:rsid w:val="003A1003"/>
    <w:rsid w:val="003A1B18"/>
    <w:rsid w:val="003A1BAA"/>
    <w:rsid w:val="003A3202"/>
    <w:rsid w:val="003A5920"/>
    <w:rsid w:val="003A5949"/>
    <w:rsid w:val="003A5FD3"/>
    <w:rsid w:val="003A66C3"/>
    <w:rsid w:val="003A7607"/>
    <w:rsid w:val="003A7610"/>
    <w:rsid w:val="003B0735"/>
    <w:rsid w:val="003B0CA5"/>
    <w:rsid w:val="003B14C2"/>
    <w:rsid w:val="003B1AF0"/>
    <w:rsid w:val="003B1BB1"/>
    <w:rsid w:val="003B4B25"/>
    <w:rsid w:val="003B61A3"/>
    <w:rsid w:val="003B707A"/>
    <w:rsid w:val="003B7C0D"/>
    <w:rsid w:val="003C052A"/>
    <w:rsid w:val="003C0E2D"/>
    <w:rsid w:val="003C1DA8"/>
    <w:rsid w:val="003C29B8"/>
    <w:rsid w:val="003C2C5A"/>
    <w:rsid w:val="003C3F27"/>
    <w:rsid w:val="003C526C"/>
    <w:rsid w:val="003C52F5"/>
    <w:rsid w:val="003C71D9"/>
    <w:rsid w:val="003C7E96"/>
    <w:rsid w:val="003D02DA"/>
    <w:rsid w:val="003D032E"/>
    <w:rsid w:val="003D0B47"/>
    <w:rsid w:val="003D1C65"/>
    <w:rsid w:val="003D543D"/>
    <w:rsid w:val="003D5AB2"/>
    <w:rsid w:val="003D5B4C"/>
    <w:rsid w:val="003D6317"/>
    <w:rsid w:val="003D6DB4"/>
    <w:rsid w:val="003D7A4F"/>
    <w:rsid w:val="003E08FC"/>
    <w:rsid w:val="003E1B6F"/>
    <w:rsid w:val="003E281E"/>
    <w:rsid w:val="003E2D16"/>
    <w:rsid w:val="003E3B65"/>
    <w:rsid w:val="003E4017"/>
    <w:rsid w:val="003E4D83"/>
    <w:rsid w:val="003E4F3A"/>
    <w:rsid w:val="003E59E0"/>
    <w:rsid w:val="003E5DA6"/>
    <w:rsid w:val="003E69E4"/>
    <w:rsid w:val="003E6D87"/>
    <w:rsid w:val="003E7F20"/>
    <w:rsid w:val="003E7F26"/>
    <w:rsid w:val="003F0C5A"/>
    <w:rsid w:val="003F11A5"/>
    <w:rsid w:val="003F2098"/>
    <w:rsid w:val="003F27AE"/>
    <w:rsid w:val="003F33A2"/>
    <w:rsid w:val="003F3867"/>
    <w:rsid w:val="003F47E8"/>
    <w:rsid w:val="003F48AB"/>
    <w:rsid w:val="003F5D65"/>
    <w:rsid w:val="003F7449"/>
    <w:rsid w:val="003F7DF4"/>
    <w:rsid w:val="00401A23"/>
    <w:rsid w:val="004022C8"/>
    <w:rsid w:val="004025A2"/>
    <w:rsid w:val="004031CA"/>
    <w:rsid w:val="00403560"/>
    <w:rsid w:val="00403AF0"/>
    <w:rsid w:val="004045DC"/>
    <w:rsid w:val="00404E60"/>
    <w:rsid w:val="0040759C"/>
    <w:rsid w:val="00407968"/>
    <w:rsid w:val="00407CDF"/>
    <w:rsid w:val="00407D65"/>
    <w:rsid w:val="00410993"/>
    <w:rsid w:val="0041172B"/>
    <w:rsid w:val="00412B3A"/>
    <w:rsid w:val="004141D2"/>
    <w:rsid w:val="004164D2"/>
    <w:rsid w:val="00417579"/>
    <w:rsid w:val="004202BD"/>
    <w:rsid w:val="004206CE"/>
    <w:rsid w:val="00420C13"/>
    <w:rsid w:val="00421082"/>
    <w:rsid w:val="00421F83"/>
    <w:rsid w:val="004238FF"/>
    <w:rsid w:val="00424CE0"/>
    <w:rsid w:val="0042516A"/>
    <w:rsid w:val="0042519F"/>
    <w:rsid w:val="00427828"/>
    <w:rsid w:val="00430ACF"/>
    <w:rsid w:val="004310CE"/>
    <w:rsid w:val="004344F5"/>
    <w:rsid w:val="00436ECE"/>
    <w:rsid w:val="004373D2"/>
    <w:rsid w:val="00437613"/>
    <w:rsid w:val="00437844"/>
    <w:rsid w:val="00442A02"/>
    <w:rsid w:val="00443429"/>
    <w:rsid w:val="00443A75"/>
    <w:rsid w:val="00445A00"/>
    <w:rsid w:val="00447F02"/>
    <w:rsid w:val="004516A1"/>
    <w:rsid w:val="00451CD0"/>
    <w:rsid w:val="00452474"/>
    <w:rsid w:val="00453C4D"/>
    <w:rsid w:val="00453E45"/>
    <w:rsid w:val="00454789"/>
    <w:rsid w:val="0045488A"/>
    <w:rsid w:val="00454F94"/>
    <w:rsid w:val="0045512B"/>
    <w:rsid w:val="00455554"/>
    <w:rsid w:val="0045578A"/>
    <w:rsid w:val="004565F6"/>
    <w:rsid w:val="00457128"/>
    <w:rsid w:val="004571A4"/>
    <w:rsid w:val="0045734B"/>
    <w:rsid w:val="00461DCF"/>
    <w:rsid w:val="004626D7"/>
    <w:rsid w:val="00464651"/>
    <w:rsid w:val="0046711D"/>
    <w:rsid w:val="004671A0"/>
    <w:rsid w:val="00467A87"/>
    <w:rsid w:val="004703BD"/>
    <w:rsid w:val="00471CFF"/>
    <w:rsid w:val="00471ECF"/>
    <w:rsid w:val="0047223D"/>
    <w:rsid w:val="004726E8"/>
    <w:rsid w:val="0047316D"/>
    <w:rsid w:val="00473287"/>
    <w:rsid w:val="00473533"/>
    <w:rsid w:val="00473F0F"/>
    <w:rsid w:val="004742CC"/>
    <w:rsid w:val="0047440C"/>
    <w:rsid w:val="004757D1"/>
    <w:rsid w:val="00482E5A"/>
    <w:rsid w:val="004836F1"/>
    <w:rsid w:val="00484441"/>
    <w:rsid w:val="00484B84"/>
    <w:rsid w:val="004850E0"/>
    <w:rsid w:val="0048549A"/>
    <w:rsid w:val="004859BB"/>
    <w:rsid w:val="00486BDB"/>
    <w:rsid w:val="00487026"/>
    <w:rsid w:val="004876C0"/>
    <w:rsid w:val="00487E44"/>
    <w:rsid w:val="004905FF"/>
    <w:rsid w:val="004909E8"/>
    <w:rsid w:val="00491D05"/>
    <w:rsid w:val="004921AA"/>
    <w:rsid w:val="00492704"/>
    <w:rsid w:val="00492AB0"/>
    <w:rsid w:val="00494961"/>
    <w:rsid w:val="00494D66"/>
    <w:rsid w:val="00495E38"/>
    <w:rsid w:val="004964B7"/>
    <w:rsid w:val="00496561"/>
    <w:rsid w:val="00496998"/>
    <w:rsid w:val="00496D4E"/>
    <w:rsid w:val="004979CD"/>
    <w:rsid w:val="00497FBD"/>
    <w:rsid w:val="004A079C"/>
    <w:rsid w:val="004A1EDA"/>
    <w:rsid w:val="004A2049"/>
    <w:rsid w:val="004A2A93"/>
    <w:rsid w:val="004A2EEE"/>
    <w:rsid w:val="004A331B"/>
    <w:rsid w:val="004A334E"/>
    <w:rsid w:val="004A43BD"/>
    <w:rsid w:val="004A4769"/>
    <w:rsid w:val="004A4B8B"/>
    <w:rsid w:val="004A509F"/>
    <w:rsid w:val="004A5E1D"/>
    <w:rsid w:val="004A6A0C"/>
    <w:rsid w:val="004A6A55"/>
    <w:rsid w:val="004A7411"/>
    <w:rsid w:val="004A7738"/>
    <w:rsid w:val="004A7BE7"/>
    <w:rsid w:val="004B008F"/>
    <w:rsid w:val="004B0278"/>
    <w:rsid w:val="004B0E3B"/>
    <w:rsid w:val="004B1283"/>
    <w:rsid w:val="004B24E6"/>
    <w:rsid w:val="004B30C8"/>
    <w:rsid w:val="004B4302"/>
    <w:rsid w:val="004B4C78"/>
    <w:rsid w:val="004B5E8A"/>
    <w:rsid w:val="004B64FD"/>
    <w:rsid w:val="004B6588"/>
    <w:rsid w:val="004B66A4"/>
    <w:rsid w:val="004B72FE"/>
    <w:rsid w:val="004B7DDF"/>
    <w:rsid w:val="004C0F6F"/>
    <w:rsid w:val="004C13D1"/>
    <w:rsid w:val="004C1B7D"/>
    <w:rsid w:val="004C1C6C"/>
    <w:rsid w:val="004C2019"/>
    <w:rsid w:val="004C2FE8"/>
    <w:rsid w:val="004C4443"/>
    <w:rsid w:val="004C4D88"/>
    <w:rsid w:val="004C4E51"/>
    <w:rsid w:val="004C5066"/>
    <w:rsid w:val="004C5773"/>
    <w:rsid w:val="004C5AF1"/>
    <w:rsid w:val="004C603C"/>
    <w:rsid w:val="004C6E86"/>
    <w:rsid w:val="004C79A7"/>
    <w:rsid w:val="004C7BB2"/>
    <w:rsid w:val="004D13B5"/>
    <w:rsid w:val="004D13FF"/>
    <w:rsid w:val="004D17B2"/>
    <w:rsid w:val="004D220A"/>
    <w:rsid w:val="004D34F8"/>
    <w:rsid w:val="004D3654"/>
    <w:rsid w:val="004D4221"/>
    <w:rsid w:val="004D4F3C"/>
    <w:rsid w:val="004D5853"/>
    <w:rsid w:val="004D5C62"/>
    <w:rsid w:val="004D6045"/>
    <w:rsid w:val="004D7A74"/>
    <w:rsid w:val="004E009A"/>
    <w:rsid w:val="004E04F2"/>
    <w:rsid w:val="004E1409"/>
    <w:rsid w:val="004E1469"/>
    <w:rsid w:val="004E28E7"/>
    <w:rsid w:val="004E3B05"/>
    <w:rsid w:val="004E4309"/>
    <w:rsid w:val="004E465E"/>
    <w:rsid w:val="004E4D76"/>
    <w:rsid w:val="004E511E"/>
    <w:rsid w:val="004E6452"/>
    <w:rsid w:val="004E6DC5"/>
    <w:rsid w:val="004E762D"/>
    <w:rsid w:val="004F090C"/>
    <w:rsid w:val="004F1133"/>
    <w:rsid w:val="004F1D98"/>
    <w:rsid w:val="004F28A4"/>
    <w:rsid w:val="004F2956"/>
    <w:rsid w:val="004F332D"/>
    <w:rsid w:val="004F3592"/>
    <w:rsid w:val="004F3B4E"/>
    <w:rsid w:val="004F3E79"/>
    <w:rsid w:val="004F4AA5"/>
    <w:rsid w:val="004F55F5"/>
    <w:rsid w:val="004F79F3"/>
    <w:rsid w:val="004F7A5A"/>
    <w:rsid w:val="00501617"/>
    <w:rsid w:val="005032C8"/>
    <w:rsid w:val="00505BA3"/>
    <w:rsid w:val="00505F46"/>
    <w:rsid w:val="00506C32"/>
    <w:rsid w:val="00507B67"/>
    <w:rsid w:val="00510706"/>
    <w:rsid w:val="00511A38"/>
    <w:rsid w:val="00511E6E"/>
    <w:rsid w:val="00513D5F"/>
    <w:rsid w:val="00513EB5"/>
    <w:rsid w:val="00514012"/>
    <w:rsid w:val="00514192"/>
    <w:rsid w:val="005146CE"/>
    <w:rsid w:val="00514C36"/>
    <w:rsid w:val="005162E3"/>
    <w:rsid w:val="00516970"/>
    <w:rsid w:val="005179F5"/>
    <w:rsid w:val="005202A1"/>
    <w:rsid w:val="00522B1D"/>
    <w:rsid w:val="00522ED2"/>
    <w:rsid w:val="005232B0"/>
    <w:rsid w:val="005247F4"/>
    <w:rsid w:val="0052608E"/>
    <w:rsid w:val="005277EB"/>
    <w:rsid w:val="00527D9F"/>
    <w:rsid w:val="0053100E"/>
    <w:rsid w:val="0053114A"/>
    <w:rsid w:val="005316F8"/>
    <w:rsid w:val="005317C6"/>
    <w:rsid w:val="00531FD8"/>
    <w:rsid w:val="00533940"/>
    <w:rsid w:val="00533BB6"/>
    <w:rsid w:val="00534DF7"/>
    <w:rsid w:val="005350B9"/>
    <w:rsid w:val="005367C9"/>
    <w:rsid w:val="00536B80"/>
    <w:rsid w:val="0053758D"/>
    <w:rsid w:val="005416FF"/>
    <w:rsid w:val="00542B9D"/>
    <w:rsid w:val="00543F3E"/>
    <w:rsid w:val="00544401"/>
    <w:rsid w:val="00544B1B"/>
    <w:rsid w:val="00544FCC"/>
    <w:rsid w:val="00545929"/>
    <w:rsid w:val="005460BE"/>
    <w:rsid w:val="00546DBF"/>
    <w:rsid w:val="005479D2"/>
    <w:rsid w:val="00550337"/>
    <w:rsid w:val="00550631"/>
    <w:rsid w:val="005509FD"/>
    <w:rsid w:val="00550A30"/>
    <w:rsid w:val="00551AA9"/>
    <w:rsid w:val="00553AEA"/>
    <w:rsid w:val="00554A02"/>
    <w:rsid w:val="005565BE"/>
    <w:rsid w:val="0055711E"/>
    <w:rsid w:val="005576C4"/>
    <w:rsid w:val="00557C0B"/>
    <w:rsid w:val="00557DF3"/>
    <w:rsid w:val="0056011B"/>
    <w:rsid w:val="00560FFF"/>
    <w:rsid w:val="00562A9A"/>
    <w:rsid w:val="005631F5"/>
    <w:rsid w:val="00564DE1"/>
    <w:rsid w:val="00565F7E"/>
    <w:rsid w:val="00566EF2"/>
    <w:rsid w:val="0056775C"/>
    <w:rsid w:val="0057322D"/>
    <w:rsid w:val="005738D3"/>
    <w:rsid w:val="00573CB1"/>
    <w:rsid w:val="005751F2"/>
    <w:rsid w:val="005764E5"/>
    <w:rsid w:val="00576F65"/>
    <w:rsid w:val="00577020"/>
    <w:rsid w:val="00577E2C"/>
    <w:rsid w:val="005803A5"/>
    <w:rsid w:val="00582159"/>
    <w:rsid w:val="0058284B"/>
    <w:rsid w:val="00584125"/>
    <w:rsid w:val="005849B1"/>
    <w:rsid w:val="00584EA9"/>
    <w:rsid w:val="005871E6"/>
    <w:rsid w:val="005904E9"/>
    <w:rsid w:val="005927BC"/>
    <w:rsid w:val="00594072"/>
    <w:rsid w:val="00595A7F"/>
    <w:rsid w:val="00596828"/>
    <w:rsid w:val="00597720"/>
    <w:rsid w:val="005979C3"/>
    <w:rsid w:val="00597A9A"/>
    <w:rsid w:val="005A0301"/>
    <w:rsid w:val="005A0F55"/>
    <w:rsid w:val="005A1FF8"/>
    <w:rsid w:val="005A2796"/>
    <w:rsid w:val="005A2D1C"/>
    <w:rsid w:val="005A3983"/>
    <w:rsid w:val="005A46C6"/>
    <w:rsid w:val="005A47A1"/>
    <w:rsid w:val="005A56AD"/>
    <w:rsid w:val="005A73E2"/>
    <w:rsid w:val="005B084E"/>
    <w:rsid w:val="005B1BDF"/>
    <w:rsid w:val="005B52FC"/>
    <w:rsid w:val="005B57C8"/>
    <w:rsid w:val="005B69CA"/>
    <w:rsid w:val="005B76F4"/>
    <w:rsid w:val="005C0C52"/>
    <w:rsid w:val="005C1D15"/>
    <w:rsid w:val="005C221B"/>
    <w:rsid w:val="005C26AD"/>
    <w:rsid w:val="005C3641"/>
    <w:rsid w:val="005C36E7"/>
    <w:rsid w:val="005C3A39"/>
    <w:rsid w:val="005C3CD0"/>
    <w:rsid w:val="005C43C3"/>
    <w:rsid w:val="005C470F"/>
    <w:rsid w:val="005C58AB"/>
    <w:rsid w:val="005C5AD5"/>
    <w:rsid w:val="005C6719"/>
    <w:rsid w:val="005C6AE0"/>
    <w:rsid w:val="005C6EF9"/>
    <w:rsid w:val="005C7B38"/>
    <w:rsid w:val="005D03AC"/>
    <w:rsid w:val="005D29D1"/>
    <w:rsid w:val="005D2CDB"/>
    <w:rsid w:val="005D5DA8"/>
    <w:rsid w:val="005D5DE1"/>
    <w:rsid w:val="005D6180"/>
    <w:rsid w:val="005D6461"/>
    <w:rsid w:val="005D6974"/>
    <w:rsid w:val="005D7B14"/>
    <w:rsid w:val="005E00FE"/>
    <w:rsid w:val="005E0C9C"/>
    <w:rsid w:val="005E1101"/>
    <w:rsid w:val="005E12A8"/>
    <w:rsid w:val="005E1EFF"/>
    <w:rsid w:val="005E2887"/>
    <w:rsid w:val="005E2ADB"/>
    <w:rsid w:val="005E2C8E"/>
    <w:rsid w:val="005E35F9"/>
    <w:rsid w:val="005E51AB"/>
    <w:rsid w:val="005E6A4C"/>
    <w:rsid w:val="005E6DC1"/>
    <w:rsid w:val="005E7652"/>
    <w:rsid w:val="005E777C"/>
    <w:rsid w:val="005E791C"/>
    <w:rsid w:val="005F0796"/>
    <w:rsid w:val="005F0D53"/>
    <w:rsid w:val="005F21D2"/>
    <w:rsid w:val="005F2EF4"/>
    <w:rsid w:val="005F3438"/>
    <w:rsid w:val="005F3948"/>
    <w:rsid w:val="005F4DF2"/>
    <w:rsid w:val="005F5915"/>
    <w:rsid w:val="005F607A"/>
    <w:rsid w:val="005F6470"/>
    <w:rsid w:val="005F6A00"/>
    <w:rsid w:val="005F7B42"/>
    <w:rsid w:val="00601144"/>
    <w:rsid w:val="00601D0C"/>
    <w:rsid w:val="00602912"/>
    <w:rsid w:val="00602BD5"/>
    <w:rsid w:val="00604B1D"/>
    <w:rsid w:val="00604EBD"/>
    <w:rsid w:val="006059CE"/>
    <w:rsid w:val="00605E4A"/>
    <w:rsid w:val="006072FB"/>
    <w:rsid w:val="00610A7F"/>
    <w:rsid w:val="00610B3B"/>
    <w:rsid w:val="00612377"/>
    <w:rsid w:val="00612CE7"/>
    <w:rsid w:val="00613127"/>
    <w:rsid w:val="0061364B"/>
    <w:rsid w:val="00614064"/>
    <w:rsid w:val="006148EB"/>
    <w:rsid w:val="0061531F"/>
    <w:rsid w:val="006166F7"/>
    <w:rsid w:val="00616858"/>
    <w:rsid w:val="00617150"/>
    <w:rsid w:val="00617C55"/>
    <w:rsid w:val="006203BC"/>
    <w:rsid w:val="00620C05"/>
    <w:rsid w:val="00622316"/>
    <w:rsid w:val="00624123"/>
    <w:rsid w:val="0062607C"/>
    <w:rsid w:val="006267E6"/>
    <w:rsid w:val="00627A43"/>
    <w:rsid w:val="00631651"/>
    <w:rsid w:val="006322E8"/>
    <w:rsid w:val="00634C3F"/>
    <w:rsid w:val="00635A5F"/>
    <w:rsid w:val="0063608A"/>
    <w:rsid w:val="006360EB"/>
    <w:rsid w:val="00636224"/>
    <w:rsid w:val="00636B43"/>
    <w:rsid w:val="00636B91"/>
    <w:rsid w:val="006370EB"/>
    <w:rsid w:val="006414AD"/>
    <w:rsid w:val="00641599"/>
    <w:rsid w:val="00642019"/>
    <w:rsid w:val="006429CE"/>
    <w:rsid w:val="00642B32"/>
    <w:rsid w:val="0064306B"/>
    <w:rsid w:val="006453DD"/>
    <w:rsid w:val="00645992"/>
    <w:rsid w:val="00647D44"/>
    <w:rsid w:val="00650253"/>
    <w:rsid w:val="00651558"/>
    <w:rsid w:val="006516F2"/>
    <w:rsid w:val="0065348E"/>
    <w:rsid w:val="00653E95"/>
    <w:rsid w:val="0065411A"/>
    <w:rsid w:val="00654AA4"/>
    <w:rsid w:val="006559A6"/>
    <w:rsid w:val="00655AE0"/>
    <w:rsid w:val="00655E2C"/>
    <w:rsid w:val="00656901"/>
    <w:rsid w:val="00656F5C"/>
    <w:rsid w:val="006577AA"/>
    <w:rsid w:val="00657FAB"/>
    <w:rsid w:val="00660DC5"/>
    <w:rsid w:val="00661FFD"/>
    <w:rsid w:val="00662953"/>
    <w:rsid w:val="00662DA1"/>
    <w:rsid w:val="0066318D"/>
    <w:rsid w:val="006636C6"/>
    <w:rsid w:val="006648DB"/>
    <w:rsid w:val="006649D0"/>
    <w:rsid w:val="006655DA"/>
    <w:rsid w:val="00665A63"/>
    <w:rsid w:val="00667719"/>
    <w:rsid w:val="00667CFA"/>
    <w:rsid w:val="00670161"/>
    <w:rsid w:val="00670D7B"/>
    <w:rsid w:val="00670FB8"/>
    <w:rsid w:val="006719C2"/>
    <w:rsid w:val="00671CBA"/>
    <w:rsid w:val="00671FAB"/>
    <w:rsid w:val="00672000"/>
    <w:rsid w:val="00672892"/>
    <w:rsid w:val="00672B66"/>
    <w:rsid w:val="00672D90"/>
    <w:rsid w:val="00672E41"/>
    <w:rsid w:val="0067365B"/>
    <w:rsid w:val="00673BC1"/>
    <w:rsid w:val="00674069"/>
    <w:rsid w:val="00674C30"/>
    <w:rsid w:val="00674DCD"/>
    <w:rsid w:val="0067714C"/>
    <w:rsid w:val="006807FA"/>
    <w:rsid w:val="00683432"/>
    <w:rsid w:val="006837C8"/>
    <w:rsid w:val="0068384E"/>
    <w:rsid w:val="00684FC4"/>
    <w:rsid w:val="0068527B"/>
    <w:rsid w:val="006859F1"/>
    <w:rsid w:val="00686537"/>
    <w:rsid w:val="0068715A"/>
    <w:rsid w:val="006907CD"/>
    <w:rsid w:val="006912B2"/>
    <w:rsid w:val="00691F59"/>
    <w:rsid w:val="0069239E"/>
    <w:rsid w:val="006926E5"/>
    <w:rsid w:val="00692F9A"/>
    <w:rsid w:val="00693A7B"/>
    <w:rsid w:val="00694AAA"/>
    <w:rsid w:val="00694F0D"/>
    <w:rsid w:val="006953B5"/>
    <w:rsid w:val="00695500"/>
    <w:rsid w:val="00695512"/>
    <w:rsid w:val="00695861"/>
    <w:rsid w:val="00697FB2"/>
    <w:rsid w:val="006A20FB"/>
    <w:rsid w:val="006A2312"/>
    <w:rsid w:val="006A62EC"/>
    <w:rsid w:val="006A7E92"/>
    <w:rsid w:val="006B367F"/>
    <w:rsid w:val="006B37C7"/>
    <w:rsid w:val="006B3B71"/>
    <w:rsid w:val="006B3C7E"/>
    <w:rsid w:val="006B4010"/>
    <w:rsid w:val="006B4968"/>
    <w:rsid w:val="006B4B3F"/>
    <w:rsid w:val="006B52C3"/>
    <w:rsid w:val="006B61AD"/>
    <w:rsid w:val="006C14CB"/>
    <w:rsid w:val="006C224C"/>
    <w:rsid w:val="006C3730"/>
    <w:rsid w:val="006C3F56"/>
    <w:rsid w:val="006C5979"/>
    <w:rsid w:val="006C5BA4"/>
    <w:rsid w:val="006C604F"/>
    <w:rsid w:val="006C70A5"/>
    <w:rsid w:val="006D0081"/>
    <w:rsid w:val="006D02C2"/>
    <w:rsid w:val="006D06B1"/>
    <w:rsid w:val="006D15EE"/>
    <w:rsid w:val="006D1848"/>
    <w:rsid w:val="006D2AB8"/>
    <w:rsid w:val="006D4D8A"/>
    <w:rsid w:val="006D5B7E"/>
    <w:rsid w:val="006D6FCA"/>
    <w:rsid w:val="006D7955"/>
    <w:rsid w:val="006E1C4F"/>
    <w:rsid w:val="006E2F37"/>
    <w:rsid w:val="006E3A2F"/>
    <w:rsid w:val="006E3BB5"/>
    <w:rsid w:val="006E4DA0"/>
    <w:rsid w:val="006E5844"/>
    <w:rsid w:val="006E5B77"/>
    <w:rsid w:val="006E6002"/>
    <w:rsid w:val="006E62F3"/>
    <w:rsid w:val="006E68F4"/>
    <w:rsid w:val="006E752E"/>
    <w:rsid w:val="006F0573"/>
    <w:rsid w:val="006F07E8"/>
    <w:rsid w:val="006F1268"/>
    <w:rsid w:val="006F1738"/>
    <w:rsid w:val="006F2EDA"/>
    <w:rsid w:val="006F31BB"/>
    <w:rsid w:val="006F371A"/>
    <w:rsid w:val="006F4136"/>
    <w:rsid w:val="006F4A0A"/>
    <w:rsid w:val="006F4F4A"/>
    <w:rsid w:val="006F63C8"/>
    <w:rsid w:val="006F7EBD"/>
    <w:rsid w:val="007002B1"/>
    <w:rsid w:val="00700B37"/>
    <w:rsid w:val="00701308"/>
    <w:rsid w:val="00701A20"/>
    <w:rsid w:val="00702592"/>
    <w:rsid w:val="00702B7B"/>
    <w:rsid w:val="00705CFB"/>
    <w:rsid w:val="007063C6"/>
    <w:rsid w:val="007068FB"/>
    <w:rsid w:val="0070780B"/>
    <w:rsid w:val="00707AB2"/>
    <w:rsid w:val="00710B39"/>
    <w:rsid w:val="00710FCF"/>
    <w:rsid w:val="007112CA"/>
    <w:rsid w:val="00711CFE"/>
    <w:rsid w:val="00712210"/>
    <w:rsid w:val="007122EA"/>
    <w:rsid w:val="00712A0B"/>
    <w:rsid w:val="00712ED3"/>
    <w:rsid w:val="00713569"/>
    <w:rsid w:val="00714472"/>
    <w:rsid w:val="00715D68"/>
    <w:rsid w:val="00715EBC"/>
    <w:rsid w:val="00716371"/>
    <w:rsid w:val="00716FA1"/>
    <w:rsid w:val="00717DD6"/>
    <w:rsid w:val="00720834"/>
    <w:rsid w:val="00720B97"/>
    <w:rsid w:val="0072171B"/>
    <w:rsid w:val="0072177D"/>
    <w:rsid w:val="00723E4C"/>
    <w:rsid w:val="00723F32"/>
    <w:rsid w:val="007248E0"/>
    <w:rsid w:val="0072577C"/>
    <w:rsid w:val="00725A01"/>
    <w:rsid w:val="00725A63"/>
    <w:rsid w:val="00725FDD"/>
    <w:rsid w:val="00727AEE"/>
    <w:rsid w:val="00727CE1"/>
    <w:rsid w:val="0073169C"/>
    <w:rsid w:val="00731AF5"/>
    <w:rsid w:val="00731E93"/>
    <w:rsid w:val="00732ABA"/>
    <w:rsid w:val="00733012"/>
    <w:rsid w:val="00734CC5"/>
    <w:rsid w:val="00736050"/>
    <w:rsid w:val="007360BA"/>
    <w:rsid w:val="00736178"/>
    <w:rsid w:val="00736700"/>
    <w:rsid w:val="00736703"/>
    <w:rsid w:val="007367FF"/>
    <w:rsid w:val="0074012F"/>
    <w:rsid w:val="007407EF"/>
    <w:rsid w:val="00741034"/>
    <w:rsid w:val="0074194A"/>
    <w:rsid w:val="007423A1"/>
    <w:rsid w:val="00742A21"/>
    <w:rsid w:val="007431E1"/>
    <w:rsid w:val="00744633"/>
    <w:rsid w:val="0074494D"/>
    <w:rsid w:val="00744B31"/>
    <w:rsid w:val="00746D9B"/>
    <w:rsid w:val="00747B1D"/>
    <w:rsid w:val="00750019"/>
    <w:rsid w:val="0075008A"/>
    <w:rsid w:val="00750194"/>
    <w:rsid w:val="00751000"/>
    <w:rsid w:val="00752422"/>
    <w:rsid w:val="0075471C"/>
    <w:rsid w:val="00756517"/>
    <w:rsid w:val="007565B9"/>
    <w:rsid w:val="00756BF3"/>
    <w:rsid w:val="00760342"/>
    <w:rsid w:val="00760F30"/>
    <w:rsid w:val="0076178C"/>
    <w:rsid w:val="007621A9"/>
    <w:rsid w:val="00762C70"/>
    <w:rsid w:val="00762F5F"/>
    <w:rsid w:val="00764219"/>
    <w:rsid w:val="00765348"/>
    <w:rsid w:val="00765D21"/>
    <w:rsid w:val="007667E5"/>
    <w:rsid w:val="00766EBB"/>
    <w:rsid w:val="007700B0"/>
    <w:rsid w:val="00770A17"/>
    <w:rsid w:val="00771512"/>
    <w:rsid w:val="00773735"/>
    <w:rsid w:val="0077474F"/>
    <w:rsid w:val="00774847"/>
    <w:rsid w:val="007770D2"/>
    <w:rsid w:val="00777B28"/>
    <w:rsid w:val="00780EB3"/>
    <w:rsid w:val="007811F6"/>
    <w:rsid w:val="00781D73"/>
    <w:rsid w:val="00782CAB"/>
    <w:rsid w:val="007832CC"/>
    <w:rsid w:val="00783973"/>
    <w:rsid w:val="00783C63"/>
    <w:rsid w:val="00783D23"/>
    <w:rsid w:val="0078719C"/>
    <w:rsid w:val="00787250"/>
    <w:rsid w:val="00790764"/>
    <w:rsid w:val="007909F2"/>
    <w:rsid w:val="00790F9E"/>
    <w:rsid w:val="007910BB"/>
    <w:rsid w:val="00791A16"/>
    <w:rsid w:val="007928A6"/>
    <w:rsid w:val="00793168"/>
    <w:rsid w:val="00793284"/>
    <w:rsid w:val="00793D84"/>
    <w:rsid w:val="00793DC7"/>
    <w:rsid w:val="00794C20"/>
    <w:rsid w:val="00794EC7"/>
    <w:rsid w:val="00795752"/>
    <w:rsid w:val="00795B9A"/>
    <w:rsid w:val="00795D13"/>
    <w:rsid w:val="00796610"/>
    <w:rsid w:val="007966D7"/>
    <w:rsid w:val="007970A2"/>
    <w:rsid w:val="00797818"/>
    <w:rsid w:val="00797D42"/>
    <w:rsid w:val="007A00F3"/>
    <w:rsid w:val="007A0133"/>
    <w:rsid w:val="007A01CC"/>
    <w:rsid w:val="007A0CCF"/>
    <w:rsid w:val="007A284E"/>
    <w:rsid w:val="007A2DF5"/>
    <w:rsid w:val="007A2F8B"/>
    <w:rsid w:val="007A3AF8"/>
    <w:rsid w:val="007A5D63"/>
    <w:rsid w:val="007A6C6D"/>
    <w:rsid w:val="007A752F"/>
    <w:rsid w:val="007B1326"/>
    <w:rsid w:val="007B1519"/>
    <w:rsid w:val="007B2128"/>
    <w:rsid w:val="007B26CE"/>
    <w:rsid w:val="007B42AF"/>
    <w:rsid w:val="007B4953"/>
    <w:rsid w:val="007B5200"/>
    <w:rsid w:val="007B5522"/>
    <w:rsid w:val="007B598E"/>
    <w:rsid w:val="007B604D"/>
    <w:rsid w:val="007B6873"/>
    <w:rsid w:val="007B6ABA"/>
    <w:rsid w:val="007B6F22"/>
    <w:rsid w:val="007B76C0"/>
    <w:rsid w:val="007B7D8C"/>
    <w:rsid w:val="007B7FCF"/>
    <w:rsid w:val="007C0A82"/>
    <w:rsid w:val="007C10A1"/>
    <w:rsid w:val="007C29FF"/>
    <w:rsid w:val="007C2D05"/>
    <w:rsid w:val="007C36C0"/>
    <w:rsid w:val="007C3D97"/>
    <w:rsid w:val="007C4361"/>
    <w:rsid w:val="007C55BD"/>
    <w:rsid w:val="007C5AD6"/>
    <w:rsid w:val="007C6519"/>
    <w:rsid w:val="007C6BEA"/>
    <w:rsid w:val="007C7073"/>
    <w:rsid w:val="007D269D"/>
    <w:rsid w:val="007D2727"/>
    <w:rsid w:val="007D2AA2"/>
    <w:rsid w:val="007D2C5A"/>
    <w:rsid w:val="007D4C25"/>
    <w:rsid w:val="007D4EDF"/>
    <w:rsid w:val="007D4FD6"/>
    <w:rsid w:val="007D5AA9"/>
    <w:rsid w:val="007D5D32"/>
    <w:rsid w:val="007D622F"/>
    <w:rsid w:val="007E04BE"/>
    <w:rsid w:val="007E17EB"/>
    <w:rsid w:val="007E18FB"/>
    <w:rsid w:val="007E201B"/>
    <w:rsid w:val="007E210E"/>
    <w:rsid w:val="007E2C3D"/>
    <w:rsid w:val="007E2EB2"/>
    <w:rsid w:val="007E35B0"/>
    <w:rsid w:val="007E3914"/>
    <w:rsid w:val="007E446A"/>
    <w:rsid w:val="007E65FF"/>
    <w:rsid w:val="007E71EA"/>
    <w:rsid w:val="007E7C99"/>
    <w:rsid w:val="007F153D"/>
    <w:rsid w:val="007F41FE"/>
    <w:rsid w:val="007F4F97"/>
    <w:rsid w:val="007F7DE0"/>
    <w:rsid w:val="008023EF"/>
    <w:rsid w:val="00803DF6"/>
    <w:rsid w:val="00804B96"/>
    <w:rsid w:val="00804EBA"/>
    <w:rsid w:val="0080668C"/>
    <w:rsid w:val="00806732"/>
    <w:rsid w:val="0080729C"/>
    <w:rsid w:val="008109E2"/>
    <w:rsid w:val="008110CE"/>
    <w:rsid w:val="0081202B"/>
    <w:rsid w:val="00812A93"/>
    <w:rsid w:val="00812D9A"/>
    <w:rsid w:val="0081304B"/>
    <w:rsid w:val="00814F33"/>
    <w:rsid w:val="008152A3"/>
    <w:rsid w:val="00816B40"/>
    <w:rsid w:val="00816DFD"/>
    <w:rsid w:val="00816F4A"/>
    <w:rsid w:val="008222DD"/>
    <w:rsid w:val="008223E4"/>
    <w:rsid w:val="0082292B"/>
    <w:rsid w:val="0082294B"/>
    <w:rsid w:val="00823572"/>
    <w:rsid w:val="00823F2E"/>
    <w:rsid w:val="00824FF2"/>
    <w:rsid w:val="00825D86"/>
    <w:rsid w:val="00827113"/>
    <w:rsid w:val="00827F78"/>
    <w:rsid w:val="00830C67"/>
    <w:rsid w:val="00830E71"/>
    <w:rsid w:val="008319AA"/>
    <w:rsid w:val="00831B2C"/>
    <w:rsid w:val="00832668"/>
    <w:rsid w:val="0083288F"/>
    <w:rsid w:val="008328FB"/>
    <w:rsid w:val="00833343"/>
    <w:rsid w:val="008369A4"/>
    <w:rsid w:val="008378C5"/>
    <w:rsid w:val="00840D35"/>
    <w:rsid w:val="0084156E"/>
    <w:rsid w:val="00841647"/>
    <w:rsid w:val="00842BBA"/>
    <w:rsid w:val="0084393A"/>
    <w:rsid w:val="00846050"/>
    <w:rsid w:val="008460EF"/>
    <w:rsid w:val="0084631F"/>
    <w:rsid w:val="00846A3E"/>
    <w:rsid w:val="008477A2"/>
    <w:rsid w:val="00847A9D"/>
    <w:rsid w:val="0085159F"/>
    <w:rsid w:val="008529F9"/>
    <w:rsid w:val="00852BBB"/>
    <w:rsid w:val="008545FD"/>
    <w:rsid w:val="00854EA0"/>
    <w:rsid w:val="00855679"/>
    <w:rsid w:val="008567F2"/>
    <w:rsid w:val="00856885"/>
    <w:rsid w:val="00856E27"/>
    <w:rsid w:val="0085792C"/>
    <w:rsid w:val="008608EB"/>
    <w:rsid w:val="00860B27"/>
    <w:rsid w:val="00860DB8"/>
    <w:rsid w:val="00861482"/>
    <w:rsid w:val="00861DA5"/>
    <w:rsid w:val="008623C3"/>
    <w:rsid w:val="00864736"/>
    <w:rsid w:val="00864994"/>
    <w:rsid w:val="00864AED"/>
    <w:rsid w:val="00866C85"/>
    <w:rsid w:val="00867F5B"/>
    <w:rsid w:val="00870812"/>
    <w:rsid w:val="00871BC0"/>
    <w:rsid w:val="00871CB3"/>
    <w:rsid w:val="0087213B"/>
    <w:rsid w:val="00872753"/>
    <w:rsid w:val="008731E7"/>
    <w:rsid w:val="00873B9B"/>
    <w:rsid w:val="00873D65"/>
    <w:rsid w:val="00877608"/>
    <w:rsid w:val="00880A15"/>
    <w:rsid w:val="00881647"/>
    <w:rsid w:val="00883438"/>
    <w:rsid w:val="0088355B"/>
    <w:rsid w:val="00883ADF"/>
    <w:rsid w:val="0088490C"/>
    <w:rsid w:val="00885445"/>
    <w:rsid w:val="00886F6D"/>
    <w:rsid w:val="00890FEB"/>
    <w:rsid w:val="008912AE"/>
    <w:rsid w:val="008918BC"/>
    <w:rsid w:val="00892490"/>
    <w:rsid w:val="00893172"/>
    <w:rsid w:val="00896EE3"/>
    <w:rsid w:val="008A210F"/>
    <w:rsid w:val="008A24F1"/>
    <w:rsid w:val="008A2552"/>
    <w:rsid w:val="008A3041"/>
    <w:rsid w:val="008A3677"/>
    <w:rsid w:val="008A3CB6"/>
    <w:rsid w:val="008A5283"/>
    <w:rsid w:val="008A578F"/>
    <w:rsid w:val="008A6DDE"/>
    <w:rsid w:val="008B1294"/>
    <w:rsid w:val="008B1BD2"/>
    <w:rsid w:val="008B306A"/>
    <w:rsid w:val="008B31D1"/>
    <w:rsid w:val="008B6581"/>
    <w:rsid w:val="008B67D1"/>
    <w:rsid w:val="008B6949"/>
    <w:rsid w:val="008B6D6D"/>
    <w:rsid w:val="008B6EDE"/>
    <w:rsid w:val="008C1F14"/>
    <w:rsid w:val="008C2B17"/>
    <w:rsid w:val="008C2DFE"/>
    <w:rsid w:val="008C3361"/>
    <w:rsid w:val="008C4D67"/>
    <w:rsid w:val="008C5712"/>
    <w:rsid w:val="008C5D15"/>
    <w:rsid w:val="008C6106"/>
    <w:rsid w:val="008C7713"/>
    <w:rsid w:val="008D049B"/>
    <w:rsid w:val="008D0B7E"/>
    <w:rsid w:val="008D154D"/>
    <w:rsid w:val="008D1C78"/>
    <w:rsid w:val="008D1F26"/>
    <w:rsid w:val="008D37C3"/>
    <w:rsid w:val="008D37C6"/>
    <w:rsid w:val="008D392C"/>
    <w:rsid w:val="008D3F45"/>
    <w:rsid w:val="008D4062"/>
    <w:rsid w:val="008D4641"/>
    <w:rsid w:val="008D484C"/>
    <w:rsid w:val="008D7095"/>
    <w:rsid w:val="008D7182"/>
    <w:rsid w:val="008E0878"/>
    <w:rsid w:val="008E11F4"/>
    <w:rsid w:val="008E25E8"/>
    <w:rsid w:val="008E445E"/>
    <w:rsid w:val="008E47D1"/>
    <w:rsid w:val="008E60F0"/>
    <w:rsid w:val="008E66F1"/>
    <w:rsid w:val="008E67EF"/>
    <w:rsid w:val="008E7816"/>
    <w:rsid w:val="008F0071"/>
    <w:rsid w:val="008F0582"/>
    <w:rsid w:val="008F0AE6"/>
    <w:rsid w:val="008F0F11"/>
    <w:rsid w:val="008F1E23"/>
    <w:rsid w:val="008F20B1"/>
    <w:rsid w:val="008F2672"/>
    <w:rsid w:val="008F389B"/>
    <w:rsid w:val="008F5832"/>
    <w:rsid w:val="008F61A7"/>
    <w:rsid w:val="008F6941"/>
    <w:rsid w:val="008F6A86"/>
    <w:rsid w:val="008F6D90"/>
    <w:rsid w:val="00900692"/>
    <w:rsid w:val="00900BFF"/>
    <w:rsid w:val="0090180A"/>
    <w:rsid w:val="00901D5D"/>
    <w:rsid w:val="00901DCE"/>
    <w:rsid w:val="009036EF"/>
    <w:rsid w:val="00903E16"/>
    <w:rsid w:val="00904506"/>
    <w:rsid w:val="0090500C"/>
    <w:rsid w:val="00905540"/>
    <w:rsid w:val="009058B9"/>
    <w:rsid w:val="00905E87"/>
    <w:rsid w:val="0090627A"/>
    <w:rsid w:val="00906DA3"/>
    <w:rsid w:val="00910B09"/>
    <w:rsid w:val="00913DF6"/>
    <w:rsid w:val="00913F88"/>
    <w:rsid w:val="009148B1"/>
    <w:rsid w:val="0091568F"/>
    <w:rsid w:val="00915E99"/>
    <w:rsid w:val="009165B7"/>
    <w:rsid w:val="00917A81"/>
    <w:rsid w:val="00920396"/>
    <w:rsid w:val="00921759"/>
    <w:rsid w:val="00921998"/>
    <w:rsid w:val="00922536"/>
    <w:rsid w:val="00922C55"/>
    <w:rsid w:val="00923755"/>
    <w:rsid w:val="00923762"/>
    <w:rsid w:val="00923E85"/>
    <w:rsid w:val="009243C2"/>
    <w:rsid w:val="00924506"/>
    <w:rsid w:val="00924CED"/>
    <w:rsid w:val="009257DC"/>
    <w:rsid w:val="009260B0"/>
    <w:rsid w:val="00926542"/>
    <w:rsid w:val="00927EFC"/>
    <w:rsid w:val="00930BE1"/>
    <w:rsid w:val="00931098"/>
    <w:rsid w:val="009317E1"/>
    <w:rsid w:val="00933269"/>
    <w:rsid w:val="009337B1"/>
    <w:rsid w:val="009338B0"/>
    <w:rsid w:val="00935E13"/>
    <w:rsid w:val="00935F84"/>
    <w:rsid w:val="009372B2"/>
    <w:rsid w:val="009372C6"/>
    <w:rsid w:val="009373DB"/>
    <w:rsid w:val="009409F6"/>
    <w:rsid w:val="00940FC3"/>
    <w:rsid w:val="0094163D"/>
    <w:rsid w:val="00941A19"/>
    <w:rsid w:val="0094259C"/>
    <w:rsid w:val="00942640"/>
    <w:rsid w:val="009427C4"/>
    <w:rsid w:val="00944CEF"/>
    <w:rsid w:val="009450B1"/>
    <w:rsid w:val="009461FF"/>
    <w:rsid w:val="0094640E"/>
    <w:rsid w:val="009464E0"/>
    <w:rsid w:val="0094724E"/>
    <w:rsid w:val="009506A4"/>
    <w:rsid w:val="009506E8"/>
    <w:rsid w:val="00950719"/>
    <w:rsid w:val="00951591"/>
    <w:rsid w:val="0095168F"/>
    <w:rsid w:val="00951ADA"/>
    <w:rsid w:val="00951E37"/>
    <w:rsid w:val="00952340"/>
    <w:rsid w:val="009526FA"/>
    <w:rsid w:val="00952EDB"/>
    <w:rsid w:val="0095405A"/>
    <w:rsid w:val="009545D7"/>
    <w:rsid w:val="009549B8"/>
    <w:rsid w:val="00955C61"/>
    <w:rsid w:val="00956A76"/>
    <w:rsid w:val="00956AFE"/>
    <w:rsid w:val="009577B5"/>
    <w:rsid w:val="00957C8F"/>
    <w:rsid w:val="00960121"/>
    <w:rsid w:val="009611E1"/>
    <w:rsid w:val="00961A63"/>
    <w:rsid w:val="00961B05"/>
    <w:rsid w:val="00961BC9"/>
    <w:rsid w:val="00961CE7"/>
    <w:rsid w:val="0096279A"/>
    <w:rsid w:val="009635A0"/>
    <w:rsid w:val="009637B8"/>
    <w:rsid w:val="00965462"/>
    <w:rsid w:val="009659FA"/>
    <w:rsid w:val="00965B1C"/>
    <w:rsid w:val="00965FE9"/>
    <w:rsid w:val="00971C1F"/>
    <w:rsid w:val="00971DF5"/>
    <w:rsid w:val="009721F8"/>
    <w:rsid w:val="00973077"/>
    <w:rsid w:val="00973F11"/>
    <w:rsid w:val="009743B2"/>
    <w:rsid w:val="00974C95"/>
    <w:rsid w:val="00974DE5"/>
    <w:rsid w:val="00975A97"/>
    <w:rsid w:val="00975AE9"/>
    <w:rsid w:val="00975D3B"/>
    <w:rsid w:val="00976202"/>
    <w:rsid w:val="00977B71"/>
    <w:rsid w:val="00980F5E"/>
    <w:rsid w:val="00980F6E"/>
    <w:rsid w:val="00981A1C"/>
    <w:rsid w:val="00981D1F"/>
    <w:rsid w:val="009828BF"/>
    <w:rsid w:val="00982B2D"/>
    <w:rsid w:val="00984118"/>
    <w:rsid w:val="00984E41"/>
    <w:rsid w:val="00985319"/>
    <w:rsid w:val="00985365"/>
    <w:rsid w:val="00987231"/>
    <w:rsid w:val="00987B41"/>
    <w:rsid w:val="009903BC"/>
    <w:rsid w:val="00990BA5"/>
    <w:rsid w:val="00991428"/>
    <w:rsid w:val="00992469"/>
    <w:rsid w:val="00992495"/>
    <w:rsid w:val="00992B49"/>
    <w:rsid w:val="00993B7E"/>
    <w:rsid w:val="009948E5"/>
    <w:rsid w:val="0099531D"/>
    <w:rsid w:val="009A075B"/>
    <w:rsid w:val="009A0816"/>
    <w:rsid w:val="009A10FF"/>
    <w:rsid w:val="009A133D"/>
    <w:rsid w:val="009A14AD"/>
    <w:rsid w:val="009A1847"/>
    <w:rsid w:val="009A364E"/>
    <w:rsid w:val="009A41FE"/>
    <w:rsid w:val="009A4A67"/>
    <w:rsid w:val="009A5293"/>
    <w:rsid w:val="009A55F2"/>
    <w:rsid w:val="009A6900"/>
    <w:rsid w:val="009A6F25"/>
    <w:rsid w:val="009B1660"/>
    <w:rsid w:val="009B2444"/>
    <w:rsid w:val="009B4427"/>
    <w:rsid w:val="009B58A2"/>
    <w:rsid w:val="009B5B0F"/>
    <w:rsid w:val="009B60BB"/>
    <w:rsid w:val="009B6229"/>
    <w:rsid w:val="009B6AF9"/>
    <w:rsid w:val="009B7A67"/>
    <w:rsid w:val="009C00A0"/>
    <w:rsid w:val="009C0797"/>
    <w:rsid w:val="009C0E54"/>
    <w:rsid w:val="009C300E"/>
    <w:rsid w:val="009C34E5"/>
    <w:rsid w:val="009C3997"/>
    <w:rsid w:val="009C3BE3"/>
    <w:rsid w:val="009C44E9"/>
    <w:rsid w:val="009C455F"/>
    <w:rsid w:val="009C4EDC"/>
    <w:rsid w:val="009C51A0"/>
    <w:rsid w:val="009C6FBA"/>
    <w:rsid w:val="009D07B6"/>
    <w:rsid w:val="009D1CD7"/>
    <w:rsid w:val="009D24C4"/>
    <w:rsid w:val="009D2C84"/>
    <w:rsid w:val="009D2CEE"/>
    <w:rsid w:val="009D4466"/>
    <w:rsid w:val="009D5F8C"/>
    <w:rsid w:val="009E0922"/>
    <w:rsid w:val="009E1E3E"/>
    <w:rsid w:val="009E2E89"/>
    <w:rsid w:val="009E34C2"/>
    <w:rsid w:val="009E4F59"/>
    <w:rsid w:val="009E5953"/>
    <w:rsid w:val="009E5E74"/>
    <w:rsid w:val="009E7545"/>
    <w:rsid w:val="009E7B87"/>
    <w:rsid w:val="009E7FF4"/>
    <w:rsid w:val="009F1F58"/>
    <w:rsid w:val="009F22F1"/>
    <w:rsid w:val="009F26F7"/>
    <w:rsid w:val="009F2CD3"/>
    <w:rsid w:val="009F4352"/>
    <w:rsid w:val="009F5E10"/>
    <w:rsid w:val="00A0067D"/>
    <w:rsid w:val="00A01442"/>
    <w:rsid w:val="00A01CFB"/>
    <w:rsid w:val="00A02DD7"/>
    <w:rsid w:val="00A03E1F"/>
    <w:rsid w:val="00A0427C"/>
    <w:rsid w:val="00A04C30"/>
    <w:rsid w:val="00A04FFE"/>
    <w:rsid w:val="00A06770"/>
    <w:rsid w:val="00A10A69"/>
    <w:rsid w:val="00A10D78"/>
    <w:rsid w:val="00A12392"/>
    <w:rsid w:val="00A13FC2"/>
    <w:rsid w:val="00A140DF"/>
    <w:rsid w:val="00A14D8A"/>
    <w:rsid w:val="00A165BA"/>
    <w:rsid w:val="00A206C6"/>
    <w:rsid w:val="00A20CB7"/>
    <w:rsid w:val="00A2211F"/>
    <w:rsid w:val="00A22AB8"/>
    <w:rsid w:val="00A23258"/>
    <w:rsid w:val="00A2368F"/>
    <w:rsid w:val="00A237D8"/>
    <w:rsid w:val="00A24B63"/>
    <w:rsid w:val="00A24C56"/>
    <w:rsid w:val="00A24CB1"/>
    <w:rsid w:val="00A25B1A"/>
    <w:rsid w:val="00A25B98"/>
    <w:rsid w:val="00A25FFC"/>
    <w:rsid w:val="00A2657B"/>
    <w:rsid w:val="00A2681D"/>
    <w:rsid w:val="00A30BFB"/>
    <w:rsid w:val="00A31248"/>
    <w:rsid w:val="00A3242C"/>
    <w:rsid w:val="00A325A4"/>
    <w:rsid w:val="00A333AA"/>
    <w:rsid w:val="00A34B79"/>
    <w:rsid w:val="00A34C71"/>
    <w:rsid w:val="00A34F9A"/>
    <w:rsid w:val="00A35408"/>
    <w:rsid w:val="00A355E0"/>
    <w:rsid w:val="00A36174"/>
    <w:rsid w:val="00A362B4"/>
    <w:rsid w:val="00A370CA"/>
    <w:rsid w:val="00A371BC"/>
    <w:rsid w:val="00A374BD"/>
    <w:rsid w:val="00A37B65"/>
    <w:rsid w:val="00A410AE"/>
    <w:rsid w:val="00A41D1D"/>
    <w:rsid w:val="00A41F6A"/>
    <w:rsid w:val="00A41FE6"/>
    <w:rsid w:val="00A4246E"/>
    <w:rsid w:val="00A42845"/>
    <w:rsid w:val="00A42882"/>
    <w:rsid w:val="00A43678"/>
    <w:rsid w:val="00A436C8"/>
    <w:rsid w:val="00A4410E"/>
    <w:rsid w:val="00A4542F"/>
    <w:rsid w:val="00A46603"/>
    <w:rsid w:val="00A46C88"/>
    <w:rsid w:val="00A46CB0"/>
    <w:rsid w:val="00A46DAC"/>
    <w:rsid w:val="00A470D8"/>
    <w:rsid w:val="00A478DC"/>
    <w:rsid w:val="00A50712"/>
    <w:rsid w:val="00A508D3"/>
    <w:rsid w:val="00A52255"/>
    <w:rsid w:val="00A52712"/>
    <w:rsid w:val="00A53186"/>
    <w:rsid w:val="00A532F1"/>
    <w:rsid w:val="00A54EE7"/>
    <w:rsid w:val="00A55B49"/>
    <w:rsid w:val="00A55B54"/>
    <w:rsid w:val="00A560B1"/>
    <w:rsid w:val="00A6010C"/>
    <w:rsid w:val="00A60371"/>
    <w:rsid w:val="00A615FB"/>
    <w:rsid w:val="00A61B7E"/>
    <w:rsid w:val="00A624AD"/>
    <w:rsid w:val="00A62CAC"/>
    <w:rsid w:val="00A632EE"/>
    <w:rsid w:val="00A6458E"/>
    <w:rsid w:val="00A64D35"/>
    <w:rsid w:val="00A64FF5"/>
    <w:rsid w:val="00A654E9"/>
    <w:rsid w:val="00A65A72"/>
    <w:rsid w:val="00A66099"/>
    <w:rsid w:val="00A66660"/>
    <w:rsid w:val="00A670F0"/>
    <w:rsid w:val="00A67315"/>
    <w:rsid w:val="00A70A79"/>
    <w:rsid w:val="00A70D06"/>
    <w:rsid w:val="00A71035"/>
    <w:rsid w:val="00A71312"/>
    <w:rsid w:val="00A718AC"/>
    <w:rsid w:val="00A71FC3"/>
    <w:rsid w:val="00A72E33"/>
    <w:rsid w:val="00A72F10"/>
    <w:rsid w:val="00A740B3"/>
    <w:rsid w:val="00A745FC"/>
    <w:rsid w:val="00A76893"/>
    <w:rsid w:val="00A771F1"/>
    <w:rsid w:val="00A7734F"/>
    <w:rsid w:val="00A776E7"/>
    <w:rsid w:val="00A77A24"/>
    <w:rsid w:val="00A77A33"/>
    <w:rsid w:val="00A77BDA"/>
    <w:rsid w:val="00A77D70"/>
    <w:rsid w:val="00A77E72"/>
    <w:rsid w:val="00A8034B"/>
    <w:rsid w:val="00A81788"/>
    <w:rsid w:val="00A8333E"/>
    <w:rsid w:val="00A850FA"/>
    <w:rsid w:val="00A8641C"/>
    <w:rsid w:val="00A86F1C"/>
    <w:rsid w:val="00A87571"/>
    <w:rsid w:val="00A876C8"/>
    <w:rsid w:val="00A9091B"/>
    <w:rsid w:val="00A91727"/>
    <w:rsid w:val="00A92129"/>
    <w:rsid w:val="00A933F9"/>
    <w:rsid w:val="00A935A4"/>
    <w:rsid w:val="00A937E4"/>
    <w:rsid w:val="00A937FA"/>
    <w:rsid w:val="00A93E3A"/>
    <w:rsid w:val="00A940C1"/>
    <w:rsid w:val="00A948A7"/>
    <w:rsid w:val="00A95370"/>
    <w:rsid w:val="00A956A4"/>
    <w:rsid w:val="00A976D3"/>
    <w:rsid w:val="00AA0B8D"/>
    <w:rsid w:val="00AA0CC9"/>
    <w:rsid w:val="00AA136E"/>
    <w:rsid w:val="00AA1E84"/>
    <w:rsid w:val="00AA2BF2"/>
    <w:rsid w:val="00AA2C80"/>
    <w:rsid w:val="00AA2E0B"/>
    <w:rsid w:val="00AA2FE0"/>
    <w:rsid w:val="00AA30E6"/>
    <w:rsid w:val="00AA4396"/>
    <w:rsid w:val="00AA5DD2"/>
    <w:rsid w:val="00AA711B"/>
    <w:rsid w:val="00AA71F8"/>
    <w:rsid w:val="00AA7314"/>
    <w:rsid w:val="00AB002E"/>
    <w:rsid w:val="00AB062A"/>
    <w:rsid w:val="00AB0E1B"/>
    <w:rsid w:val="00AB1550"/>
    <w:rsid w:val="00AB1AD7"/>
    <w:rsid w:val="00AB1B1A"/>
    <w:rsid w:val="00AB35F2"/>
    <w:rsid w:val="00AB3FDE"/>
    <w:rsid w:val="00AB50A0"/>
    <w:rsid w:val="00AB5D00"/>
    <w:rsid w:val="00AB6627"/>
    <w:rsid w:val="00AC21A4"/>
    <w:rsid w:val="00AC44B1"/>
    <w:rsid w:val="00AC463E"/>
    <w:rsid w:val="00AC46C2"/>
    <w:rsid w:val="00AC4919"/>
    <w:rsid w:val="00AC4BED"/>
    <w:rsid w:val="00AC524C"/>
    <w:rsid w:val="00AC56E2"/>
    <w:rsid w:val="00AC703F"/>
    <w:rsid w:val="00AC70CF"/>
    <w:rsid w:val="00AC72B1"/>
    <w:rsid w:val="00AC7A83"/>
    <w:rsid w:val="00AD0222"/>
    <w:rsid w:val="00AD1DA8"/>
    <w:rsid w:val="00AD2117"/>
    <w:rsid w:val="00AD2C4C"/>
    <w:rsid w:val="00AD397A"/>
    <w:rsid w:val="00AD6258"/>
    <w:rsid w:val="00AD7BB0"/>
    <w:rsid w:val="00AD7DFA"/>
    <w:rsid w:val="00AE08D7"/>
    <w:rsid w:val="00AE28B7"/>
    <w:rsid w:val="00AE3C92"/>
    <w:rsid w:val="00AE3ED1"/>
    <w:rsid w:val="00AE4004"/>
    <w:rsid w:val="00AE4255"/>
    <w:rsid w:val="00AE4346"/>
    <w:rsid w:val="00AE44D1"/>
    <w:rsid w:val="00AE47C3"/>
    <w:rsid w:val="00AE4FDB"/>
    <w:rsid w:val="00AE59CD"/>
    <w:rsid w:val="00AE60ED"/>
    <w:rsid w:val="00AE671B"/>
    <w:rsid w:val="00AE74AB"/>
    <w:rsid w:val="00AF142F"/>
    <w:rsid w:val="00AF190F"/>
    <w:rsid w:val="00AF4A57"/>
    <w:rsid w:val="00AF60A0"/>
    <w:rsid w:val="00AF700C"/>
    <w:rsid w:val="00AF7141"/>
    <w:rsid w:val="00B00449"/>
    <w:rsid w:val="00B00D9E"/>
    <w:rsid w:val="00B01E00"/>
    <w:rsid w:val="00B01FF3"/>
    <w:rsid w:val="00B0205F"/>
    <w:rsid w:val="00B02833"/>
    <w:rsid w:val="00B033AF"/>
    <w:rsid w:val="00B04C29"/>
    <w:rsid w:val="00B051D1"/>
    <w:rsid w:val="00B05B33"/>
    <w:rsid w:val="00B077FF"/>
    <w:rsid w:val="00B07927"/>
    <w:rsid w:val="00B116C0"/>
    <w:rsid w:val="00B11EAF"/>
    <w:rsid w:val="00B12CD0"/>
    <w:rsid w:val="00B13861"/>
    <w:rsid w:val="00B154B5"/>
    <w:rsid w:val="00B1649F"/>
    <w:rsid w:val="00B169B0"/>
    <w:rsid w:val="00B17530"/>
    <w:rsid w:val="00B21089"/>
    <w:rsid w:val="00B218A4"/>
    <w:rsid w:val="00B22D6A"/>
    <w:rsid w:val="00B22FF8"/>
    <w:rsid w:val="00B230BC"/>
    <w:rsid w:val="00B23480"/>
    <w:rsid w:val="00B24F13"/>
    <w:rsid w:val="00B25928"/>
    <w:rsid w:val="00B2635A"/>
    <w:rsid w:val="00B279B5"/>
    <w:rsid w:val="00B31D57"/>
    <w:rsid w:val="00B322EC"/>
    <w:rsid w:val="00B32D7F"/>
    <w:rsid w:val="00B33F70"/>
    <w:rsid w:val="00B34AB5"/>
    <w:rsid w:val="00B34FD3"/>
    <w:rsid w:val="00B35F10"/>
    <w:rsid w:val="00B36E4D"/>
    <w:rsid w:val="00B3749F"/>
    <w:rsid w:val="00B40495"/>
    <w:rsid w:val="00B4055F"/>
    <w:rsid w:val="00B4120F"/>
    <w:rsid w:val="00B414D9"/>
    <w:rsid w:val="00B41EC4"/>
    <w:rsid w:val="00B426BF"/>
    <w:rsid w:val="00B42BC9"/>
    <w:rsid w:val="00B43C75"/>
    <w:rsid w:val="00B4516D"/>
    <w:rsid w:val="00B46469"/>
    <w:rsid w:val="00B47102"/>
    <w:rsid w:val="00B4724D"/>
    <w:rsid w:val="00B47DE5"/>
    <w:rsid w:val="00B5067F"/>
    <w:rsid w:val="00B508DD"/>
    <w:rsid w:val="00B51D42"/>
    <w:rsid w:val="00B52810"/>
    <w:rsid w:val="00B54680"/>
    <w:rsid w:val="00B54947"/>
    <w:rsid w:val="00B5518E"/>
    <w:rsid w:val="00B5557A"/>
    <w:rsid w:val="00B55706"/>
    <w:rsid w:val="00B55B55"/>
    <w:rsid w:val="00B6092E"/>
    <w:rsid w:val="00B609F3"/>
    <w:rsid w:val="00B60CAA"/>
    <w:rsid w:val="00B60D80"/>
    <w:rsid w:val="00B60FE7"/>
    <w:rsid w:val="00B61F7D"/>
    <w:rsid w:val="00B6215F"/>
    <w:rsid w:val="00B62B13"/>
    <w:rsid w:val="00B6320B"/>
    <w:rsid w:val="00B633BC"/>
    <w:rsid w:val="00B63506"/>
    <w:rsid w:val="00B63926"/>
    <w:rsid w:val="00B6440A"/>
    <w:rsid w:val="00B6473A"/>
    <w:rsid w:val="00B64976"/>
    <w:rsid w:val="00B65621"/>
    <w:rsid w:val="00B65F6C"/>
    <w:rsid w:val="00B6643E"/>
    <w:rsid w:val="00B67B5B"/>
    <w:rsid w:val="00B67BA0"/>
    <w:rsid w:val="00B7190B"/>
    <w:rsid w:val="00B721F7"/>
    <w:rsid w:val="00B7274C"/>
    <w:rsid w:val="00B73547"/>
    <w:rsid w:val="00B740F1"/>
    <w:rsid w:val="00B744A2"/>
    <w:rsid w:val="00B75A46"/>
    <w:rsid w:val="00B763F7"/>
    <w:rsid w:val="00B773DD"/>
    <w:rsid w:val="00B777D1"/>
    <w:rsid w:val="00B82607"/>
    <w:rsid w:val="00B8326D"/>
    <w:rsid w:val="00B8541B"/>
    <w:rsid w:val="00B85438"/>
    <w:rsid w:val="00B8684D"/>
    <w:rsid w:val="00B90355"/>
    <w:rsid w:val="00B92E7B"/>
    <w:rsid w:val="00B93389"/>
    <w:rsid w:val="00B93F34"/>
    <w:rsid w:val="00B9459B"/>
    <w:rsid w:val="00B957BB"/>
    <w:rsid w:val="00B96065"/>
    <w:rsid w:val="00B96433"/>
    <w:rsid w:val="00B97114"/>
    <w:rsid w:val="00B9775E"/>
    <w:rsid w:val="00BA2B4C"/>
    <w:rsid w:val="00BA2BAE"/>
    <w:rsid w:val="00BA2D47"/>
    <w:rsid w:val="00BA3B6E"/>
    <w:rsid w:val="00BA44F6"/>
    <w:rsid w:val="00BA6381"/>
    <w:rsid w:val="00BA64E5"/>
    <w:rsid w:val="00BA7CD5"/>
    <w:rsid w:val="00BB0D98"/>
    <w:rsid w:val="00BB11B1"/>
    <w:rsid w:val="00BB1957"/>
    <w:rsid w:val="00BB1E73"/>
    <w:rsid w:val="00BB286F"/>
    <w:rsid w:val="00BB2950"/>
    <w:rsid w:val="00BB2CA1"/>
    <w:rsid w:val="00BB3176"/>
    <w:rsid w:val="00BB459B"/>
    <w:rsid w:val="00BB4B4E"/>
    <w:rsid w:val="00BB4D85"/>
    <w:rsid w:val="00BB4FE7"/>
    <w:rsid w:val="00BB52FE"/>
    <w:rsid w:val="00BB568E"/>
    <w:rsid w:val="00BB5EC0"/>
    <w:rsid w:val="00BB60FC"/>
    <w:rsid w:val="00BB64DB"/>
    <w:rsid w:val="00BB6E04"/>
    <w:rsid w:val="00BB6FAD"/>
    <w:rsid w:val="00BB710C"/>
    <w:rsid w:val="00BB7E70"/>
    <w:rsid w:val="00BC02D7"/>
    <w:rsid w:val="00BC07D7"/>
    <w:rsid w:val="00BC0AB9"/>
    <w:rsid w:val="00BC0EAA"/>
    <w:rsid w:val="00BC10F4"/>
    <w:rsid w:val="00BC13BF"/>
    <w:rsid w:val="00BC1A25"/>
    <w:rsid w:val="00BC2396"/>
    <w:rsid w:val="00BC2B51"/>
    <w:rsid w:val="00BC2BF5"/>
    <w:rsid w:val="00BC3B3B"/>
    <w:rsid w:val="00BC5D70"/>
    <w:rsid w:val="00BC604B"/>
    <w:rsid w:val="00BD1571"/>
    <w:rsid w:val="00BD1ECC"/>
    <w:rsid w:val="00BD2500"/>
    <w:rsid w:val="00BD28E0"/>
    <w:rsid w:val="00BD2B20"/>
    <w:rsid w:val="00BD3337"/>
    <w:rsid w:val="00BD3417"/>
    <w:rsid w:val="00BD44EB"/>
    <w:rsid w:val="00BD62A8"/>
    <w:rsid w:val="00BD77ED"/>
    <w:rsid w:val="00BD7ACF"/>
    <w:rsid w:val="00BD7F3F"/>
    <w:rsid w:val="00BE05A5"/>
    <w:rsid w:val="00BE087C"/>
    <w:rsid w:val="00BE2A79"/>
    <w:rsid w:val="00BE3853"/>
    <w:rsid w:val="00BE5792"/>
    <w:rsid w:val="00BE6729"/>
    <w:rsid w:val="00BE7122"/>
    <w:rsid w:val="00BF0221"/>
    <w:rsid w:val="00BF0E1D"/>
    <w:rsid w:val="00BF0F3A"/>
    <w:rsid w:val="00BF296D"/>
    <w:rsid w:val="00BF3E38"/>
    <w:rsid w:val="00BF43A7"/>
    <w:rsid w:val="00BF4D38"/>
    <w:rsid w:val="00BF6CA5"/>
    <w:rsid w:val="00BF7785"/>
    <w:rsid w:val="00BF7C08"/>
    <w:rsid w:val="00BF7C25"/>
    <w:rsid w:val="00C01E0A"/>
    <w:rsid w:val="00C02F7B"/>
    <w:rsid w:val="00C032D3"/>
    <w:rsid w:val="00C0385A"/>
    <w:rsid w:val="00C044CE"/>
    <w:rsid w:val="00C04616"/>
    <w:rsid w:val="00C05115"/>
    <w:rsid w:val="00C05D11"/>
    <w:rsid w:val="00C05D58"/>
    <w:rsid w:val="00C06302"/>
    <w:rsid w:val="00C069BB"/>
    <w:rsid w:val="00C11089"/>
    <w:rsid w:val="00C11662"/>
    <w:rsid w:val="00C12731"/>
    <w:rsid w:val="00C12747"/>
    <w:rsid w:val="00C13037"/>
    <w:rsid w:val="00C1344E"/>
    <w:rsid w:val="00C14BDC"/>
    <w:rsid w:val="00C153C1"/>
    <w:rsid w:val="00C15B26"/>
    <w:rsid w:val="00C161B8"/>
    <w:rsid w:val="00C1721F"/>
    <w:rsid w:val="00C17BB4"/>
    <w:rsid w:val="00C212B0"/>
    <w:rsid w:val="00C21E46"/>
    <w:rsid w:val="00C249EB"/>
    <w:rsid w:val="00C249EE"/>
    <w:rsid w:val="00C25565"/>
    <w:rsid w:val="00C25B97"/>
    <w:rsid w:val="00C26EBF"/>
    <w:rsid w:val="00C3145F"/>
    <w:rsid w:val="00C316EA"/>
    <w:rsid w:val="00C319F1"/>
    <w:rsid w:val="00C33632"/>
    <w:rsid w:val="00C33C75"/>
    <w:rsid w:val="00C33FE7"/>
    <w:rsid w:val="00C34B96"/>
    <w:rsid w:val="00C34E0A"/>
    <w:rsid w:val="00C34E5C"/>
    <w:rsid w:val="00C356CD"/>
    <w:rsid w:val="00C36023"/>
    <w:rsid w:val="00C3706E"/>
    <w:rsid w:val="00C41591"/>
    <w:rsid w:val="00C41B75"/>
    <w:rsid w:val="00C43E74"/>
    <w:rsid w:val="00C44882"/>
    <w:rsid w:val="00C455CA"/>
    <w:rsid w:val="00C46C89"/>
    <w:rsid w:val="00C50896"/>
    <w:rsid w:val="00C51A91"/>
    <w:rsid w:val="00C51D36"/>
    <w:rsid w:val="00C52197"/>
    <w:rsid w:val="00C52AFA"/>
    <w:rsid w:val="00C53E7D"/>
    <w:rsid w:val="00C541A5"/>
    <w:rsid w:val="00C54300"/>
    <w:rsid w:val="00C55D7B"/>
    <w:rsid w:val="00C56899"/>
    <w:rsid w:val="00C57653"/>
    <w:rsid w:val="00C60FFE"/>
    <w:rsid w:val="00C61212"/>
    <w:rsid w:val="00C612CC"/>
    <w:rsid w:val="00C63FD1"/>
    <w:rsid w:val="00C64090"/>
    <w:rsid w:val="00C6526A"/>
    <w:rsid w:val="00C67556"/>
    <w:rsid w:val="00C73CBB"/>
    <w:rsid w:val="00C745AD"/>
    <w:rsid w:val="00C74C86"/>
    <w:rsid w:val="00C75B03"/>
    <w:rsid w:val="00C7613C"/>
    <w:rsid w:val="00C76511"/>
    <w:rsid w:val="00C76E50"/>
    <w:rsid w:val="00C76FFE"/>
    <w:rsid w:val="00C804BD"/>
    <w:rsid w:val="00C8052D"/>
    <w:rsid w:val="00C8387F"/>
    <w:rsid w:val="00C83BAE"/>
    <w:rsid w:val="00C84908"/>
    <w:rsid w:val="00C84BCA"/>
    <w:rsid w:val="00C84BEA"/>
    <w:rsid w:val="00C85BCF"/>
    <w:rsid w:val="00C86572"/>
    <w:rsid w:val="00C86D83"/>
    <w:rsid w:val="00C873E0"/>
    <w:rsid w:val="00C8798E"/>
    <w:rsid w:val="00C87C37"/>
    <w:rsid w:val="00C87DDA"/>
    <w:rsid w:val="00C87FC8"/>
    <w:rsid w:val="00C900A5"/>
    <w:rsid w:val="00C9061B"/>
    <w:rsid w:val="00C90E1F"/>
    <w:rsid w:val="00C90E36"/>
    <w:rsid w:val="00C90F66"/>
    <w:rsid w:val="00C90F6B"/>
    <w:rsid w:val="00C92893"/>
    <w:rsid w:val="00C94C83"/>
    <w:rsid w:val="00C9542F"/>
    <w:rsid w:val="00C956AA"/>
    <w:rsid w:val="00C95975"/>
    <w:rsid w:val="00C95E01"/>
    <w:rsid w:val="00C96A7F"/>
    <w:rsid w:val="00C96B44"/>
    <w:rsid w:val="00C97285"/>
    <w:rsid w:val="00CA07A9"/>
    <w:rsid w:val="00CA093B"/>
    <w:rsid w:val="00CA0EAA"/>
    <w:rsid w:val="00CA0EFA"/>
    <w:rsid w:val="00CA100A"/>
    <w:rsid w:val="00CA154F"/>
    <w:rsid w:val="00CA1A9B"/>
    <w:rsid w:val="00CA48C6"/>
    <w:rsid w:val="00CA4A58"/>
    <w:rsid w:val="00CA4BAA"/>
    <w:rsid w:val="00CA59EA"/>
    <w:rsid w:val="00CA6F44"/>
    <w:rsid w:val="00CB024C"/>
    <w:rsid w:val="00CB0550"/>
    <w:rsid w:val="00CB060E"/>
    <w:rsid w:val="00CB1335"/>
    <w:rsid w:val="00CB1377"/>
    <w:rsid w:val="00CB29B0"/>
    <w:rsid w:val="00CB2CB4"/>
    <w:rsid w:val="00CB317C"/>
    <w:rsid w:val="00CB3350"/>
    <w:rsid w:val="00CB4CAC"/>
    <w:rsid w:val="00CB684B"/>
    <w:rsid w:val="00CB69AC"/>
    <w:rsid w:val="00CB6C60"/>
    <w:rsid w:val="00CB7504"/>
    <w:rsid w:val="00CB7D52"/>
    <w:rsid w:val="00CC198E"/>
    <w:rsid w:val="00CC2447"/>
    <w:rsid w:val="00CC2F8C"/>
    <w:rsid w:val="00CC337B"/>
    <w:rsid w:val="00CC387E"/>
    <w:rsid w:val="00CC4415"/>
    <w:rsid w:val="00CC4E8F"/>
    <w:rsid w:val="00CC5492"/>
    <w:rsid w:val="00CC5EB0"/>
    <w:rsid w:val="00CD21FC"/>
    <w:rsid w:val="00CD3F09"/>
    <w:rsid w:val="00CD3F6B"/>
    <w:rsid w:val="00CD5BDB"/>
    <w:rsid w:val="00CD65CA"/>
    <w:rsid w:val="00CD7F3E"/>
    <w:rsid w:val="00CE0D08"/>
    <w:rsid w:val="00CE1984"/>
    <w:rsid w:val="00CE1E7D"/>
    <w:rsid w:val="00CE43CE"/>
    <w:rsid w:val="00CE6C25"/>
    <w:rsid w:val="00CE76BC"/>
    <w:rsid w:val="00CF0866"/>
    <w:rsid w:val="00CF0DEE"/>
    <w:rsid w:val="00CF175F"/>
    <w:rsid w:val="00CF1C2E"/>
    <w:rsid w:val="00CF229A"/>
    <w:rsid w:val="00CF3BA8"/>
    <w:rsid w:val="00CF510E"/>
    <w:rsid w:val="00CF5B27"/>
    <w:rsid w:val="00CF5C82"/>
    <w:rsid w:val="00CF7169"/>
    <w:rsid w:val="00CF7D12"/>
    <w:rsid w:val="00D000E9"/>
    <w:rsid w:val="00D027F2"/>
    <w:rsid w:val="00D03741"/>
    <w:rsid w:val="00D0387A"/>
    <w:rsid w:val="00D04E1D"/>
    <w:rsid w:val="00D063A3"/>
    <w:rsid w:val="00D06714"/>
    <w:rsid w:val="00D06D9D"/>
    <w:rsid w:val="00D076A2"/>
    <w:rsid w:val="00D1053D"/>
    <w:rsid w:val="00D11538"/>
    <w:rsid w:val="00D12A1D"/>
    <w:rsid w:val="00D13513"/>
    <w:rsid w:val="00D14245"/>
    <w:rsid w:val="00D155DF"/>
    <w:rsid w:val="00D16939"/>
    <w:rsid w:val="00D176A7"/>
    <w:rsid w:val="00D17D26"/>
    <w:rsid w:val="00D17D38"/>
    <w:rsid w:val="00D17E10"/>
    <w:rsid w:val="00D17F4F"/>
    <w:rsid w:val="00D21199"/>
    <w:rsid w:val="00D224C8"/>
    <w:rsid w:val="00D22775"/>
    <w:rsid w:val="00D2363F"/>
    <w:rsid w:val="00D245FA"/>
    <w:rsid w:val="00D2495A"/>
    <w:rsid w:val="00D24D1B"/>
    <w:rsid w:val="00D2507E"/>
    <w:rsid w:val="00D26054"/>
    <w:rsid w:val="00D27E3A"/>
    <w:rsid w:val="00D30432"/>
    <w:rsid w:val="00D32F28"/>
    <w:rsid w:val="00D336E3"/>
    <w:rsid w:val="00D34F19"/>
    <w:rsid w:val="00D357E8"/>
    <w:rsid w:val="00D358AF"/>
    <w:rsid w:val="00D366AA"/>
    <w:rsid w:val="00D36B60"/>
    <w:rsid w:val="00D37506"/>
    <w:rsid w:val="00D37C54"/>
    <w:rsid w:val="00D40616"/>
    <w:rsid w:val="00D4066F"/>
    <w:rsid w:val="00D40E1B"/>
    <w:rsid w:val="00D4116A"/>
    <w:rsid w:val="00D41390"/>
    <w:rsid w:val="00D41CA8"/>
    <w:rsid w:val="00D4559D"/>
    <w:rsid w:val="00D45BE8"/>
    <w:rsid w:val="00D46BBB"/>
    <w:rsid w:val="00D50862"/>
    <w:rsid w:val="00D50B67"/>
    <w:rsid w:val="00D50E45"/>
    <w:rsid w:val="00D51B04"/>
    <w:rsid w:val="00D51E14"/>
    <w:rsid w:val="00D5227B"/>
    <w:rsid w:val="00D5268D"/>
    <w:rsid w:val="00D52932"/>
    <w:rsid w:val="00D53333"/>
    <w:rsid w:val="00D53F39"/>
    <w:rsid w:val="00D55052"/>
    <w:rsid w:val="00D55647"/>
    <w:rsid w:val="00D55A12"/>
    <w:rsid w:val="00D55BE2"/>
    <w:rsid w:val="00D56839"/>
    <w:rsid w:val="00D5724B"/>
    <w:rsid w:val="00D57CFA"/>
    <w:rsid w:val="00D57F65"/>
    <w:rsid w:val="00D62877"/>
    <w:rsid w:val="00D62BD2"/>
    <w:rsid w:val="00D635F8"/>
    <w:rsid w:val="00D653AB"/>
    <w:rsid w:val="00D6556F"/>
    <w:rsid w:val="00D6571E"/>
    <w:rsid w:val="00D66A5B"/>
    <w:rsid w:val="00D71C67"/>
    <w:rsid w:val="00D71CA1"/>
    <w:rsid w:val="00D71E0D"/>
    <w:rsid w:val="00D720F3"/>
    <w:rsid w:val="00D7280E"/>
    <w:rsid w:val="00D72D62"/>
    <w:rsid w:val="00D7359D"/>
    <w:rsid w:val="00D74E95"/>
    <w:rsid w:val="00D75B39"/>
    <w:rsid w:val="00D76F68"/>
    <w:rsid w:val="00D77AC9"/>
    <w:rsid w:val="00D77CD5"/>
    <w:rsid w:val="00D80293"/>
    <w:rsid w:val="00D81753"/>
    <w:rsid w:val="00D81E08"/>
    <w:rsid w:val="00D82D09"/>
    <w:rsid w:val="00D839EA"/>
    <w:rsid w:val="00D8438E"/>
    <w:rsid w:val="00D845C6"/>
    <w:rsid w:val="00D848A4"/>
    <w:rsid w:val="00D84F82"/>
    <w:rsid w:val="00D857A7"/>
    <w:rsid w:val="00D85A75"/>
    <w:rsid w:val="00D86067"/>
    <w:rsid w:val="00D86244"/>
    <w:rsid w:val="00D869B1"/>
    <w:rsid w:val="00D870D4"/>
    <w:rsid w:val="00D90E98"/>
    <w:rsid w:val="00D91479"/>
    <w:rsid w:val="00D93108"/>
    <w:rsid w:val="00D942EE"/>
    <w:rsid w:val="00D94E2C"/>
    <w:rsid w:val="00D955E0"/>
    <w:rsid w:val="00D9631B"/>
    <w:rsid w:val="00D965FA"/>
    <w:rsid w:val="00D9686D"/>
    <w:rsid w:val="00D968DC"/>
    <w:rsid w:val="00D96AE4"/>
    <w:rsid w:val="00D97849"/>
    <w:rsid w:val="00DA0BF3"/>
    <w:rsid w:val="00DA0C74"/>
    <w:rsid w:val="00DA1135"/>
    <w:rsid w:val="00DA1499"/>
    <w:rsid w:val="00DA18F8"/>
    <w:rsid w:val="00DA3027"/>
    <w:rsid w:val="00DA3249"/>
    <w:rsid w:val="00DA3419"/>
    <w:rsid w:val="00DA34E0"/>
    <w:rsid w:val="00DA5B3B"/>
    <w:rsid w:val="00DA6363"/>
    <w:rsid w:val="00DA64CF"/>
    <w:rsid w:val="00DA736A"/>
    <w:rsid w:val="00DA7AE6"/>
    <w:rsid w:val="00DB1180"/>
    <w:rsid w:val="00DB12AC"/>
    <w:rsid w:val="00DB1796"/>
    <w:rsid w:val="00DB1C18"/>
    <w:rsid w:val="00DB2BD6"/>
    <w:rsid w:val="00DB36B7"/>
    <w:rsid w:val="00DB4C38"/>
    <w:rsid w:val="00DB5794"/>
    <w:rsid w:val="00DB58B6"/>
    <w:rsid w:val="00DB7135"/>
    <w:rsid w:val="00DB798A"/>
    <w:rsid w:val="00DC1CF0"/>
    <w:rsid w:val="00DC32A9"/>
    <w:rsid w:val="00DC3838"/>
    <w:rsid w:val="00DC3D13"/>
    <w:rsid w:val="00DC44C6"/>
    <w:rsid w:val="00DC58F0"/>
    <w:rsid w:val="00DC70E8"/>
    <w:rsid w:val="00DC7320"/>
    <w:rsid w:val="00DC73AC"/>
    <w:rsid w:val="00DD151A"/>
    <w:rsid w:val="00DD16D9"/>
    <w:rsid w:val="00DD263B"/>
    <w:rsid w:val="00DD3D8F"/>
    <w:rsid w:val="00DD4085"/>
    <w:rsid w:val="00DD44E6"/>
    <w:rsid w:val="00DD4C42"/>
    <w:rsid w:val="00DD4C8B"/>
    <w:rsid w:val="00DD5610"/>
    <w:rsid w:val="00DD60BD"/>
    <w:rsid w:val="00DD69DC"/>
    <w:rsid w:val="00DD6CEA"/>
    <w:rsid w:val="00DE3C5C"/>
    <w:rsid w:val="00DE3E0F"/>
    <w:rsid w:val="00DE4641"/>
    <w:rsid w:val="00DE50D8"/>
    <w:rsid w:val="00DE5B4A"/>
    <w:rsid w:val="00DE5B98"/>
    <w:rsid w:val="00DE5BE6"/>
    <w:rsid w:val="00DE5C86"/>
    <w:rsid w:val="00DE5E92"/>
    <w:rsid w:val="00DE5F1D"/>
    <w:rsid w:val="00DE7465"/>
    <w:rsid w:val="00DE7490"/>
    <w:rsid w:val="00DF058D"/>
    <w:rsid w:val="00DF0E7A"/>
    <w:rsid w:val="00DF12F1"/>
    <w:rsid w:val="00DF14BD"/>
    <w:rsid w:val="00DF1EBD"/>
    <w:rsid w:val="00DF2BC3"/>
    <w:rsid w:val="00DF2C39"/>
    <w:rsid w:val="00DF5B19"/>
    <w:rsid w:val="00DF60D5"/>
    <w:rsid w:val="00DF7251"/>
    <w:rsid w:val="00E0021E"/>
    <w:rsid w:val="00E03505"/>
    <w:rsid w:val="00E04982"/>
    <w:rsid w:val="00E05CEF"/>
    <w:rsid w:val="00E06099"/>
    <w:rsid w:val="00E060FF"/>
    <w:rsid w:val="00E06964"/>
    <w:rsid w:val="00E06D52"/>
    <w:rsid w:val="00E07163"/>
    <w:rsid w:val="00E07361"/>
    <w:rsid w:val="00E0743D"/>
    <w:rsid w:val="00E07C20"/>
    <w:rsid w:val="00E10370"/>
    <w:rsid w:val="00E104FA"/>
    <w:rsid w:val="00E13EF6"/>
    <w:rsid w:val="00E14318"/>
    <w:rsid w:val="00E144F2"/>
    <w:rsid w:val="00E15F31"/>
    <w:rsid w:val="00E171C1"/>
    <w:rsid w:val="00E17FCB"/>
    <w:rsid w:val="00E2086B"/>
    <w:rsid w:val="00E2142E"/>
    <w:rsid w:val="00E21F78"/>
    <w:rsid w:val="00E21FD6"/>
    <w:rsid w:val="00E2242D"/>
    <w:rsid w:val="00E22C70"/>
    <w:rsid w:val="00E23012"/>
    <w:rsid w:val="00E23372"/>
    <w:rsid w:val="00E2411E"/>
    <w:rsid w:val="00E24193"/>
    <w:rsid w:val="00E2455C"/>
    <w:rsid w:val="00E24581"/>
    <w:rsid w:val="00E25158"/>
    <w:rsid w:val="00E25B29"/>
    <w:rsid w:val="00E2682D"/>
    <w:rsid w:val="00E2688F"/>
    <w:rsid w:val="00E26C11"/>
    <w:rsid w:val="00E27361"/>
    <w:rsid w:val="00E31796"/>
    <w:rsid w:val="00E319C8"/>
    <w:rsid w:val="00E31B4B"/>
    <w:rsid w:val="00E33284"/>
    <w:rsid w:val="00E3337F"/>
    <w:rsid w:val="00E33992"/>
    <w:rsid w:val="00E34985"/>
    <w:rsid w:val="00E349BB"/>
    <w:rsid w:val="00E35792"/>
    <w:rsid w:val="00E358CC"/>
    <w:rsid w:val="00E35FA1"/>
    <w:rsid w:val="00E365AB"/>
    <w:rsid w:val="00E36F4C"/>
    <w:rsid w:val="00E404D6"/>
    <w:rsid w:val="00E42DAE"/>
    <w:rsid w:val="00E44BD8"/>
    <w:rsid w:val="00E4529B"/>
    <w:rsid w:val="00E45496"/>
    <w:rsid w:val="00E4641E"/>
    <w:rsid w:val="00E513D1"/>
    <w:rsid w:val="00E51679"/>
    <w:rsid w:val="00E51C93"/>
    <w:rsid w:val="00E52BAE"/>
    <w:rsid w:val="00E533BD"/>
    <w:rsid w:val="00E537E8"/>
    <w:rsid w:val="00E5484E"/>
    <w:rsid w:val="00E54CEC"/>
    <w:rsid w:val="00E55C9A"/>
    <w:rsid w:val="00E56D98"/>
    <w:rsid w:val="00E56F68"/>
    <w:rsid w:val="00E57CAF"/>
    <w:rsid w:val="00E60709"/>
    <w:rsid w:val="00E60AEA"/>
    <w:rsid w:val="00E61098"/>
    <w:rsid w:val="00E61141"/>
    <w:rsid w:val="00E61989"/>
    <w:rsid w:val="00E625DC"/>
    <w:rsid w:val="00E6294A"/>
    <w:rsid w:val="00E63F96"/>
    <w:rsid w:val="00E64182"/>
    <w:rsid w:val="00E64888"/>
    <w:rsid w:val="00E64C32"/>
    <w:rsid w:val="00E65EC9"/>
    <w:rsid w:val="00E67AC3"/>
    <w:rsid w:val="00E70773"/>
    <w:rsid w:val="00E7216F"/>
    <w:rsid w:val="00E72B32"/>
    <w:rsid w:val="00E74F9E"/>
    <w:rsid w:val="00E8082E"/>
    <w:rsid w:val="00E81285"/>
    <w:rsid w:val="00E81CFF"/>
    <w:rsid w:val="00E82B5C"/>
    <w:rsid w:val="00E83325"/>
    <w:rsid w:val="00E8391A"/>
    <w:rsid w:val="00E8500F"/>
    <w:rsid w:val="00E8661D"/>
    <w:rsid w:val="00E86AD5"/>
    <w:rsid w:val="00E90626"/>
    <w:rsid w:val="00E90A8B"/>
    <w:rsid w:val="00E90D73"/>
    <w:rsid w:val="00E9154B"/>
    <w:rsid w:val="00E9167A"/>
    <w:rsid w:val="00E9180D"/>
    <w:rsid w:val="00E91E68"/>
    <w:rsid w:val="00E92D41"/>
    <w:rsid w:val="00E954D3"/>
    <w:rsid w:val="00E963C0"/>
    <w:rsid w:val="00E96E62"/>
    <w:rsid w:val="00E97233"/>
    <w:rsid w:val="00E97D16"/>
    <w:rsid w:val="00EA0F3D"/>
    <w:rsid w:val="00EA192B"/>
    <w:rsid w:val="00EA1982"/>
    <w:rsid w:val="00EA2FDC"/>
    <w:rsid w:val="00EA326A"/>
    <w:rsid w:val="00EA3FE9"/>
    <w:rsid w:val="00EA4FC0"/>
    <w:rsid w:val="00EA5E10"/>
    <w:rsid w:val="00EA637A"/>
    <w:rsid w:val="00EA66F1"/>
    <w:rsid w:val="00EA75BE"/>
    <w:rsid w:val="00EB1127"/>
    <w:rsid w:val="00EB1619"/>
    <w:rsid w:val="00EB1740"/>
    <w:rsid w:val="00EB17B2"/>
    <w:rsid w:val="00EB1B63"/>
    <w:rsid w:val="00EB26B4"/>
    <w:rsid w:val="00EB297B"/>
    <w:rsid w:val="00EB3C7A"/>
    <w:rsid w:val="00EB5039"/>
    <w:rsid w:val="00EB6103"/>
    <w:rsid w:val="00EB6572"/>
    <w:rsid w:val="00EB6837"/>
    <w:rsid w:val="00EB6F0B"/>
    <w:rsid w:val="00EB73F3"/>
    <w:rsid w:val="00EB7E08"/>
    <w:rsid w:val="00EC04E0"/>
    <w:rsid w:val="00EC0AF1"/>
    <w:rsid w:val="00EC0DFC"/>
    <w:rsid w:val="00EC1172"/>
    <w:rsid w:val="00EC1593"/>
    <w:rsid w:val="00EC2815"/>
    <w:rsid w:val="00EC352A"/>
    <w:rsid w:val="00EC41A3"/>
    <w:rsid w:val="00EC426C"/>
    <w:rsid w:val="00EC4451"/>
    <w:rsid w:val="00EC46BE"/>
    <w:rsid w:val="00EC46ED"/>
    <w:rsid w:val="00EC5982"/>
    <w:rsid w:val="00EC5E0C"/>
    <w:rsid w:val="00EC658F"/>
    <w:rsid w:val="00EC68F1"/>
    <w:rsid w:val="00EC6A97"/>
    <w:rsid w:val="00ED022A"/>
    <w:rsid w:val="00ED1EFD"/>
    <w:rsid w:val="00ED21FF"/>
    <w:rsid w:val="00ED3BE0"/>
    <w:rsid w:val="00ED55ED"/>
    <w:rsid w:val="00ED6254"/>
    <w:rsid w:val="00ED7302"/>
    <w:rsid w:val="00ED7D94"/>
    <w:rsid w:val="00EE007F"/>
    <w:rsid w:val="00EE0834"/>
    <w:rsid w:val="00EE1AC8"/>
    <w:rsid w:val="00EE23BA"/>
    <w:rsid w:val="00EE272A"/>
    <w:rsid w:val="00EE291E"/>
    <w:rsid w:val="00EE2A08"/>
    <w:rsid w:val="00EE2E94"/>
    <w:rsid w:val="00EE325C"/>
    <w:rsid w:val="00EE3584"/>
    <w:rsid w:val="00EE42D8"/>
    <w:rsid w:val="00EE4D55"/>
    <w:rsid w:val="00EE555A"/>
    <w:rsid w:val="00EE568C"/>
    <w:rsid w:val="00EE5E7E"/>
    <w:rsid w:val="00EE6E2E"/>
    <w:rsid w:val="00EE6F8E"/>
    <w:rsid w:val="00EE7F7C"/>
    <w:rsid w:val="00EF0A25"/>
    <w:rsid w:val="00EF118D"/>
    <w:rsid w:val="00EF1671"/>
    <w:rsid w:val="00EF2454"/>
    <w:rsid w:val="00EF24B0"/>
    <w:rsid w:val="00EF378B"/>
    <w:rsid w:val="00EF38D8"/>
    <w:rsid w:val="00EF4A34"/>
    <w:rsid w:val="00EF577C"/>
    <w:rsid w:val="00EF5784"/>
    <w:rsid w:val="00EF58CC"/>
    <w:rsid w:val="00EF622E"/>
    <w:rsid w:val="00EF66FA"/>
    <w:rsid w:val="00EF7451"/>
    <w:rsid w:val="00EF756B"/>
    <w:rsid w:val="00EF7C6B"/>
    <w:rsid w:val="00F01C45"/>
    <w:rsid w:val="00F0317B"/>
    <w:rsid w:val="00F0382B"/>
    <w:rsid w:val="00F044B4"/>
    <w:rsid w:val="00F054E0"/>
    <w:rsid w:val="00F05729"/>
    <w:rsid w:val="00F06A2D"/>
    <w:rsid w:val="00F06FE1"/>
    <w:rsid w:val="00F070FE"/>
    <w:rsid w:val="00F07532"/>
    <w:rsid w:val="00F11061"/>
    <w:rsid w:val="00F11815"/>
    <w:rsid w:val="00F126D9"/>
    <w:rsid w:val="00F12DA8"/>
    <w:rsid w:val="00F1375D"/>
    <w:rsid w:val="00F149FF"/>
    <w:rsid w:val="00F1519A"/>
    <w:rsid w:val="00F15370"/>
    <w:rsid w:val="00F200A8"/>
    <w:rsid w:val="00F20DF6"/>
    <w:rsid w:val="00F21AAF"/>
    <w:rsid w:val="00F21B4B"/>
    <w:rsid w:val="00F21BD6"/>
    <w:rsid w:val="00F24842"/>
    <w:rsid w:val="00F24C86"/>
    <w:rsid w:val="00F275F7"/>
    <w:rsid w:val="00F27642"/>
    <w:rsid w:val="00F32183"/>
    <w:rsid w:val="00F3233C"/>
    <w:rsid w:val="00F3417D"/>
    <w:rsid w:val="00F34E00"/>
    <w:rsid w:val="00F35B0F"/>
    <w:rsid w:val="00F35D92"/>
    <w:rsid w:val="00F3600D"/>
    <w:rsid w:val="00F360E2"/>
    <w:rsid w:val="00F365C4"/>
    <w:rsid w:val="00F36B55"/>
    <w:rsid w:val="00F36C4B"/>
    <w:rsid w:val="00F378A2"/>
    <w:rsid w:val="00F40BF5"/>
    <w:rsid w:val="00F415F9"/>
    <w:rsid w:val="00F419D4"/>
    <w:rsid w:val="00F41E0C"/>
    <w:rsid w:val="00F435B5"/>
    <w:rsid w:val="00F43A35"/>
    <w:rsid w:val="00F442A1"/>
    <w:rsid w:val="00F44395"/>
    <w:rsid w:val="00F44E68"/>
    <w:rsid w:val="00F44EFB"/>
    <w:rsid w:val="00F4677F"/>
    <w:rsid w:val="00F46FCE"/>
    <w:rsid w:val="00F473C7"/>
    <w:rsid w:val="00F50E18"/>
    <w:rsid w:val="00F50E88"/>
    <w:rsid w:val="00F50E8A"/>
    <w:rsid w:val="00F51257"/>
    <w:rsid w:val="00F514B4"/>
    <w:rsid w:val="00F52396"/>
    <w:rsid w:val="00F5319E"/>
    <w:rsid w:val="00F53921"/>
    <w:rsid w:val="00F5395E"/>
    <w:rsid w:val="00F539D2"/>
    <w:rsid w:val="00F53C1F"/>
    <w:rsid w:val="00F54226"/>
    <w:rsid w:val="00F54C53"/>
    <w:rsid w:val="00F55500"/>
    <w:rsid w:val="00F55833"/>
    <w:rsid w:val="00F561E3"/>
    <w:rsid w:val="00F5689C"/>
    <w:rsid w:val="00F56CE4"/>
    <w:rsid w:val="00F57302"/>
    <w:rsid w:val="00F57EBE"/>
    <w:rsid w:val="00F600AC"/>
    <w:rsid w:val="00F600FD"/>
    <w:rsid w:val="00F609B0"/>
    <w:rsid w:val="00F61FB1"/>
    <w:rsid w:val="00F621C3"/>
    <w:rsid w:val="00F6265B"/>
    <w:rsid w:val="00F62C7F"/>
    <w:rsid w:val="00F62F94"/>
    <w:rsid w:val="00F62FBE"/>
    <w:rsid w:val="00F634B3"/>
    <w:rsid w:val="00F642D7"/>
    <w:rsid w:val="00F648F3"/>
    <w:rsid w:val="00F65CA8"/>
    <w:rsid w:val="00F677F1"/>
    <w:rsid w:val="00F704A5"/>
    <w:rsid w:val="00F70AB6"/>
    <w:rsid w:val="00F71268"/>
    <w:rsid w:val="00F71FE7"/>
    <w:rsid w:val="00F7224E"/>
    <w:rsid w:val="00F72274"/>
    <w:rsid w:val="00F73C87"/>
    <w:rsid w:val="00F73E8C"/>
    <w:rsid w:val="00F74045"/>
    <w:rsid w:val="00F743F1"/>
    <w:rsid w:val="00F76AFC"/>
    <w:rsid w:val="00F76C3F"/>
    <w:rsid w:val="00F76EEF"/>
    <w:rsid w:val="00F7719B"/>
    <w:rsid w:val="00F80207"/>
    <w:rsid w:val="00F80C4A"/>
    <w:rsid w:val="00F80C79"/>
    <w:rsid w:val="00F80E64"/>
    <w:rsid w:val="00F80EA7"/>
    <w:rsid w:val="00F81530"/>
    <w:rsid w:val="00F81C64"/>
    <w:rsid w:val="00F81EE2"/>
    <w:rsid w:val="00F829F0"/>
    <w:rsid w:val="00F82C40"/>
    <w:rsid w:val="00F83470"/>
    <w:rsid w:val="00F84048"/>
    <w:rsid w:val="00F841FE"/>
    <w:rsid w:val="00F857DB"/>
    <w:rsid w:val="00F86048"/>
    <w:rsid w:val="00F86DF1"/>
    <w:rsid w:val="00F92EE7"/>
    <w:rsid w:val="00F93870"/>
    <w:rsid w:val="00F953F3"/>
    <w:rsid w:val="00F9726A"/>
    <w:rsid w:val="00F97C47"/>
    <w:rsid w:val="00FA0A7E"/>
    <w:rsid w:val="00FA14A5"/>
    <w:rsid w:val="00FA15F1"/>
    <w:rsid w:val="00FA1EC9"/>
    <w:rsid w:val="00FA23E1"/>
    <w:rsid w:val="00FA2F34"/>
    <w:rsid w:val="00FA463F"/>
    <w:rsid w:val="00FA4980"/>
    <w:rsid w:val="00FA53C4"/>
    <w:rsid w:val="00FA5E27"/>
    <w:rsid w:val="00FA62DE"/>
    <w:rsid w:val="00FA63B9"/>
    <w:rsid w:val="00FB0F78"/>
    <w:rsid w:val="00FB11CD"/>
    <w:rsid w:val="00FB20B3"/>
    <w:rsid w:val="00FB2720"/>
    <w:rsid w:val="00FB39BD"/>
    <w:rsid w:val="00FB3C06"/>
    <w:rsid w:val="00FB3C7E"/>
    <w:rsid w:val="00FB49F6"/>
    <w:rsid w:val="00FB4F11"/>
    <w:rsid w:val="00FB547B"/>
    <w:rsid w:val="00FB57D0"/>
    <w:rsid w:val="00FB5959"/>
    <w:rsid w:val="00FB65F8"/>
    <w:rsid w:val="00FB67A7"/>
    <w:rsid w:val="00FB6C8F"/>
    <w:rsid w:val="00FB7E0F"/>
    <w:rsid w:val="00FC0127"/>
    <w:rsid w:val="00FC0F67"/>
    <w:rsid w:val="00FC0FD6"/>
    <w:rsid w:val="00FC147E"/>
    <w:rsid w:val="00FC1E3A"/>
    <w:rsid w:val="00FC25CA"/>
    <w:rsid w:val="00FC2A00"/>
    <w:rsid w:val="00FC3A0B"/>
    <w:rsid w:val="00FC3A74"/>
    <w:rsid w:val="00FC440B"/>
    <w:rsid w:val="00FC537A"/>
    <w:rsid w:val="00FC53CA"/>
    <w:rsid w:val="00FC61B1"/>
    <w:rsid w:val="00FC79DB"/>
    <w:rsid w:val="00FD080D"/>
    <w:rsid w:val="00FD125D"/>
    <w:rsid w:val="00FD1915"/>
    <w:rsid w:val="00FD2407"/>
    <w:rsid w:val="00FD2808"/>
    <w:rsid w:val="00FD29E1"/>
    <w:rsid w:val="00FD2BCA"/>
    <w:rsid w:val="00FD396A"/>
    <w:rsid w:val="00FD3C2F"/>
    <w:rsid w:val="00FD4291"/>
    <w:rsid w:val="00FD42B1"/>
    <w:rsid w:val="00FD4FF6"/>
    <w:rsid w:val="00FD575D"/>
    <w:rsid w:val="00FD76CB"/>
    <w:rsid w:val="00FD7F5F"/>
    <w:rsid w:val="00FE0BE4"/>
    <w:rsid w:val="00FE0CC0"/>
    <w:rsid w:val="00FE14B9"/>
    <w:rsid w:val="00FE1BE1"/>
    <w:rsid w:val="00FE32CD"/>
    <w:rsid w:val="00FE3723"/>
    <w:rsid w:val="00FE44D2"/>
    <w:rsid w:val="00FE5F97"/>
    <w:rsid w:val="00FE6024"/>
    <w:rsid w:val="00FE613B"/>
    <w:rsid w:val="00FE6E87"/>
    <w:rsid w:val="00FF0F14"/>
    <w:rsid w:val="00FF4789"/>
    <w:rsid w:val="00FF4EFD"/>
    <w:rsid w:val="00FF536B"/>
    <w:rsid w:val="00FF590D"/>
    <w:rsid w:val="00FF6B32"/>
    <w:rsid w:val="00FF74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7F1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43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qFormat/>
    <w:rsid w:val="002743DD"/>
    <w:pPr>
      <w:numPr>
        <w:numId w:val="3"/>
      </w:numPr>
      <w:autoSpaceDE w:val="0"/>
      <w:autoSpaceDN w:val="0"/>
      <w:adjustRightInd w:val="0"/>
      <w:spacing w:after="0" w:line="480" w:lineRule="auto"/>
      <w:ind w:left="357" w:hanging="357"/>
      <w:outlineLvl w:val="1"/>
    </w:pPr>
    <w:rPr>
      <w:rFonts w:ascii="Arial" w:eastAsia="Lucida Sans Unicode" w:hAnsi="Arial" w:cs="Arial"/>
      <w:b/>
      <w:kern w:val="1"/>
      <w:lang w:val="es-ES" w:eastAsia="zh-CN" w:bidi="hi-IN"/>
    </w:rPr>
  </w:style>
  <w:style w:type="paragraph" w:styleId="Ttulo3">
    <w:name w:val="heading 3"/>
    <w:basedOn w:val="Normal"/>
    <w:next w:val="Normal"/>
    <w:link w:val="Ttulo3Car"/>
    <w:qFormat/>
    <w:rsid w:val="002743DD"/>
    <w:pPr>
      <w:numPr>
        <w:ilvl w:val="1"/>
        <w:numId w:val="3"/>
      </w:numPr>
      <w:autoSpaceDE w:val="0"/>
      <w:autoSpaceDN w:val="0"/>
      <w:adjustRightInd w:val="0"/>
      <w:spacing w:after="0" w:line="480" w:lineRule="auto"/>
      <w:ind w:left="0" w:firstLine="284"/>
      <w:jc w:val="both"/>
      <w:outlineLvl w:val="2"/>
    </w:pPr>
    <w:rPr>
      <w:rFonts w:ascii="Arial" w:eastAsia="Times New Roman" w:hAnsi="Arial" w:cs="Arial"/>
      <w:b/>
      <w:bCs/>
      <w:lang w:eastAsia="es-CO"/>
    </w:rPr>
  </w:style>
  <w:style w:type="paragraph" w:styleId="Ttulo4">
    <w:name w:val="heading 4"/>
    <w:basedOn w:val="Ttulo3"/>
    <w:next w:val="Normal"/>
    <w:link w:val="Ttulo4Car"/>
    <w:uiPriority w:val="9"/>
    <w:unhideWhenUsed/>
    <w:qFormat/>
    <w:rsid w:val="002743DD"/>
    <w:pPr>
      <w:numPr>
        <w:ilvl w:val="0"/>
        <w:numId w:val="4"/>
      </w:numPr>
      <w:outlineLvl w:val="3"/>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23572"/>
    <w:pPr>
      <w:spacing w:after="0" w:line="240" w:lineRule="auto"/>
      <w:ind w:left="720"/>
      <w:contextualSpacing/>
    </w:pPr>
    <w:rPr>
      <w:sz w:val="24"/>
      <w:szCs w:val="24"/>
    </w:rPr>
  </w:style>
  <w:style w:type="paragraph" w:customStyle="1" w:styleId="AbstractStyle">
    <w:name w:val="* AbstractStyle"/>
    <w:link w:val="AbstractStyleChar"/>
    <w:qFormat/>
    <w:rsid w:val="00734CC5"/>
    <w:pPr>
      <w:spacing w:after="0" w:line="240" w:lineRule="auto"/>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734CC5"/>
    <w:rPr>
      <w:rFonts w:ascii="Times New Roman" w:eastAsia="Times New Roman" w:hAnsi="Times New Roman" w:cs="Vrinda"/>
      <w:i/>
      <w:sz w:val="16"/>
      <w:szCs w:val="20"/>
      <w:lang w:val="en-US"/>
    </w:rPr>
  </w:style>
  <w:style w:type="paragraph" w:customStyle="1" w:styleId="KeywordsText">
    <w:name w:val="* KeywordsText"/>
    <w:link w:val="KeywordsTextChar"/>
    <w:qFormat/>
    <w:rsid w:val="00734CC5"/>
    <w:pPr>
      <w:spacing w:after="0" w:line="240" w:lineRule="auto"/>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734CC5"/>
    <w:rPr>
      <w:rFonts w:ascii="Times New Roman" w:eastAsia="Times New Roman" w:hAnsi="Times New Roman" w:cs="Vrinda"/>
      <w:i/>
      <w:sz w:val="16"/>
      <w:szCs w:val="20"/>
      <w:lang w:val="en-US"/>
    </w:rPr>
  </w:style>
  <w:style w:type="paragraph" w:customStyle="1" w:styleId="FirstParaofSectionTextStyle">
    <w:name w:val="* FirstParaofSectionTextStyle"/>
    <w:next w:val="Normal"/>
    <w:link w:val="FirstParaofSectionTextStyleChar"/>
    <w:qFormat/>
    <w:rsid w:val="00734CC5"/>
    <w:pPr>
      <w:spacing w:after="0" w:line="240" w:lineRule="auto"/>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734CC5"/>
    <w:rPr>
      <w:rFonts w:ascii="Times New Roman" w:eastAsia="Times New Roman" w:hAnsi="Times New Roman" w:cs="Vrinda"/>
      <w:sz w:val="20"/>
      <w:szCs w:val="20"/>
      <w:lang w:val="en-US"/>
    </w:rPr>
  </w:style>
  <w:style w:type="character" w:styleId="Hipervnculo">
    <w:name w:val="Hyperlink"/>
    <w:basedOn w:val="Fuentedeprrafopredeter"/>
    <w:uiPriority w:val="99"/>
    <w:unhideWhenUsed/>
    <w:rsid w:val="00734CC5"/>
    <w:rPr>
      <w:color w:val="0563C1" w:themeColor="hyperlink"/>
      <w:u w:val="single"/>
    </w:rPr>
  </w:style>
  <w:style w:type="paragraph" w:customStyle="1" w:styleId="AuthorNameHeading">
    <w:name w:val="* AuthorNameHeading"/>
    <w:next w:val="Sinespaciado"/>
    <w:link w:val="AuthorNameHeadingChar"/>
    <w:qFormat/>
    <w:rsid w:val="00734CC5"/>
    <w:pPr>
      <w:spacing w:after="0" w:line="240" w:lineRule="auto"/>
    </w:pPr>
    <w:rPr>
      <w:rFonts w:ascii="Times New Roman" w:eastAsia="Times New Roman" w:hAnsi="Times New Roman" w:cs="Vrinda"/>
      <w:b/>
      <w:i/>
      <w:sz w:val="20"/>
      <w:szCs w:val="24"/>
      <w:lang w:val="en-US"/>
    </w:rPr>
  </w:style>
  <w:style w:type="character" w:customStyle="1" w:styleId="AuthorNameHeadingChar">
    <w:name w:val="* AuthorNameHeading Char"/>
    <w:link w:val="AuthorNameHeading"/>
    <w:rsid w:val="00734CC5"/>
    <w:rPr>
      <w:rFonts w:ascii="Times New Roman" w:eastAsia="Times New Roman" w:hAnsi="Times New Roman" w:cs="Vrinda"/>
      <w:b/>
      <w:i/>
      <w:sz w:val="20"/>
      <w:szCs w:val="24"/>
      <w:lang w:val="en-US"/>
    </w:rPr>
  </w:style>
  <w:style w:type="paragraph" w:styleId="Sinespaciado">
    <w:name w:val="No Spacing"/>
    <w:uiPriority w:val="1"/>
    <w:qFormat/>
    <w:rsid w:val="00734CC5"/>
    <w:pPr>
      <w:spacing w:after="0" w:line="240" w:lineRule="auto"/>
    </w:pPr>
  </w:style>
  <w:style w:type="character" w:customStyle="1" w:styleId="Ttulo2Car">
    <w:name w:val="Título 2 Car"/>
    <w:basedOn w:val="Fuentedeprrafopredeter"/>
    <w:link w:val="Ttulo2"/>
    <w:rsid w:val="002743DD"/>
    <w:rPr>
      <w:rFonts w:ascii="Arial" w:eastAsia="Lucida Sans Unicode" w:hAnsi="Arial" w:cs="Arial"/>
      <w:b/>
      <w:kern w:val="1"/>
      <w:lang w:val="es-ES" w:eastAsia="zh-CN" w:bidi="hi-IN"/>
    </w:rPr>
  </w:style>
  <w:style w:type="character" w:customStyle="1" w:styleId="Ttulo3Car">
    <w:name w:val="Título 3 Car"/>
    <w:basedOn w:val="Fuentedeprrafopredeter"/>
    <w:link w:val="Ttulo3"/>
    <w:rsid w:val="002743DD"/>
    <w:rPr>
      <w:rFonts w:ascii="Arial" w:eastAsia="Times New Roman" w:hAnsi="Arial" w:cs="Arial"/>
      <w:b/>
      <w:bCs/>
      <w:lang w:eastAsia="es-CO"/>
    </w:rPr>
  </w:style>
  <w:style w:type="character" w:customStyle="1" w:styleId="Ttulo4Car">
    <w:name w:val="Título 4 Car"/>
    <w:basedOn w:val="Fuentedeprrafopredeter"/>
    <w:link w:val="Ttulo4"/>
    <w:uiPriority w:val="9"/>
    <w:rsid w:val="002743DD"/>
    <w:rPr>
      <w:rFonts w:ascii="Arial" w:eastAsia="Times New Roman" w:hAnsi="Arial" w:cs="Arial"/>
      <w:b/>
      <w:bCs/>
      <w:i/>
      <w:lang w:eastAsia="es-CO"/>
    </w:rPr>
  </w:style>
  <w:style w:type="character" w:customStyle="1" w:styleId="Ttulo1Car">
    <w:name w:val="Título 1 Car"/>
    <w:basedOn w:val="Fuentedeprrafopredeter"/>
    <w:link w:val="Ttulo1"/>
    <w:uiPriority w:val="9"/>
    <w:rsid w:val="002743DD"/>
    <w:rPr>
      <w:rFonts w:asciiTheme="majorHAnsi" w:eastAsiaTheme="majorEastAsia" w:hAnsiTheme="majorHAnsi" w:cstheme="majorBidi"/>
      <w:color w:val="2E74B5" w:themeColor="accent1" w:themeShade="BF"/>
      <w:sz w:val="32"/>
      <w:szCs w:val="32"/>
    </w:rPr>
  </w:style>
  <w:style w:type="table" w:styleId="Tablaconcuadrcula">
    <w:name w:val="Table Grid"/>
    <w:basedOn w:val="Tablanormal"/>
    <w:uiPriority w:val="39"/>
    <w:rsid w:val="00AC4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description">
    <w:name w:val="footnote description"/>
    <w:next w:val="Normal"/>
    <w:link w:val="footnotedescriptionChar"/>
    <w:hidden/>
    <w:rsid w:val="004B4302"/>
    <w:pPr>
      <w:spacing w:after="0" w:line="240" w:lineRule="auto"/>
      <w:jc w:val="both"/>
    </w:pPr>
    <w:rPr>
      <w:rFonts w:ascii="Arial" w:eastAsia="Arial" w:hAnsi="Arial" w:cs="Arial"/>
      <w:color w:val="000000"/>
      <w:sz w:val="16"/>
      <w:lang w:eastAsia="es-CO"/>
    </w:rPr>
  </w:style>
  <w:style w:type="character" w:customStyle="1" w:styleId="footnotedescriptionChar">
    <w:name w:val="footnote description Char"/>
    <w:link w:val="footnotedescription"/>
    <w:rsid w:val="004B4302"/>
    <w:rPr>
      <w:rFonts w:ascii="Arial" w:eastAsia="Arial" w:hAnsi="Arial" w:cs="Arial"/>
      <w:color w:val="000000"/>
      <w:sz w:val="16"/>
      <w:lang w:eastAsia="es-CO"/>
    </w:rPr>
  </w:style>
  <w:style w:type="character" w:customStyle="1" w:styleId="footnotemark">
    <w:name w:val="footnote mark"/>
    <w:hidden/>
    <w:rsid w:val="004B4302"/>
    <w:rPr>
      <w:rFonts w:ascii="Arial" w:eastAsia="Arial" w:hAnsi="Arial" w:cs="Arial"/>
      <w:color w:val="000000"/>
      <w:sz w:val="16"/>
      <w:vertAlign w:val="superscript"/>
    </w:rPr>
  </w:style>
  <w:style w:type="paragraph" w:styleId="Textocomentario">
    <w:name w:val="annotation text"/>
    <w:basedOn w:val="Normal"/>
    <w:link w:val="TextocomentarioCar"/>
    <w:uiPriority w:val="99"/>
    <w:unhideWhenUsed/>
    <w:rsid w:val="001A6F92"/>
    <w:pPr>
      <w:spacing w:after="0" w:line="480" w:lineRule="auto"/>
      <w:ind w:left="720" w:firstLine="284"/>
      <w:jc w:val="both"/>
    </w:pPr>
    <w:rPr>
      <w:rFonts w:ascii="Times New Roman" w:eastAsia="Lucida Sans Unicode" w:hAnsi="Times New Roman" w:cs="Mangal"/>
      <w:kern w:val="1"/>
      <w:sz w:val="20"/>
      <w:szCs w:val="18"/>
      <w:lang w:val="es-ES" w:eastAsia="zh-CN" w:bidi="hi-IN"/>
    </w:rPr>
  </w:style>
  <w:style w:type="character" w:customStyle="1" w:styleId="TextocomentarioCar">
    <w:name w:val="Texto comentario Car"/>
    <w:basedOn w:val="Fuentedeprrafopredeter"/>
    <w:link w:val="Textocomentario"/>
    <w:uiPriority w:val="99"/>
    <w:rsid w:val="001A6F92"/>
    <w:rPr>
      <w:rFonts w:ascii="Times New Roman" w:eastAsia="Lucida Sans Unicode" w:hAnsi="Times New Roman" w:cs="Mangal"/>
      <w:kern w:val="1"/>
      <w:sz w:val="20"/>
      <w:szCs w:val="18"/>
      <w:lang w:val="es-ES" w:eastAsia="zh-CN" w:bidi="hi-IN"/>
    </w:rPr>
  </w:style>
  <w:style w:type="paragraph" w:styleId="Textodeglobo">
    <w:name w:val="Balloon Text"/>
    <w:basedOn w:val="Normal"/>
    <w:link w:val="TextodegloboCar"/>
    <w:uiPriority w:val="99"/>
    <w:semiHidden/>
    <w:unhideWhenUsed/>
    <w:rsid w:val="00233227"/>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233227"/>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8918BC"/>
    <w:rPr>
      <w:sz w:val="16"/>
      <w:szCs w:val="16"/>
    </w:rPr>
  </w:style>
  <w:style w:type="paragraph" w:styleId="Asuntodelcomentario">
    <w:name w:val="annotation subject"/>
    <w:basedOn w:val="Textocomentario"/>
    <w:next w:val="Textocomentario"/>
    <w:link w:val="AsuntodelcomentarioCar"/>
    <w:uiPriority w:val="99"/>
    <w:semiHidden/>
    <w:unhideWhenUsed/>
    <w:rsid w:val="008918BC"/>
    <w:pPr>
      <w:spacing w:after="160" w:line="240" w:lineRule="auto"/>
      <w:ind w:left="0" w:firstLine="0"/>
      <w:jc w:val="left"/>
    </w:pPr>
    <w:rPr>
      <w:rFonts w:asciiTheme="minorHAnsi" w:eastAsiaTheme="minorHAnsi" w:hAnsiTheme="minorHAnsi" w:cstheme="minorBidi"/>
      <w:b/>
      <w:bCs/>
      <w:kern w:val="0"/>
      <w:szCs w:val="20"/>
      <w:lang w:val="es-CO" w:eastAsia="en-US" w:bidi="ar-SA"/>
    </w:rPr>
  </w:style>
  <w:style w:type="character" w:customStyle="1" w:styleId="AsuntodelcomentarioCar">
    <w:name w:val="Asunto del comentario Car"/>
    <w:basedOn w:val="TextocomentarioCar"/>
    <w:link w:val="Asuntodelcomentario"/>
    <w:uiPriority w:val="99"/>
    <w:semiHidden/>
    <w:rsid w:val="008918BC"/>
    <w:rPr>
      <w:rFonts w:ascii="Times New Roman" w:eastAsia="Lucida Sans Unicode" w:hAnsi="Times New Roman" w:cs="Mangal"/>
      <w:b/>
      <w:bCs/>
      <w:kern w:val="1"/>
      <w:sz w:val="20"/>
      <w:szCs w:val="20"/>
      <w:lang w:val="es-ES" w:eastAsia="zh-CN" w:bidi="hi-IN"/>
    </w:rPr>
  </w:style>
  <w:style w:type="paragraph" w:styleId="Revisin">
    <w:name w:val="Revision"/>
    <w:hidden/>
    <w:uiPriority w:val="99"/>
    <w:semiHidden/>
    <w:rsid w:val="004742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es.scribd.com/doc/202198978/El-Debate-Sobre-La-Investigacion-en-Las-Artes" TargetMode="External"/><Relationship Id="rId18" Type="http://schemas.openxmlformats.org/officeDocument/2006/relationships/hyperlink" Target="http://es.scribd.com/doc/202198978/El-Debate-Sobre-La-Investigacion-en-Las-Artes" TargetMode="External"/><Relationship Id="rId26" Type="http://schemas.openxmlformats.org/officeDocument/2006/relationships/hyperlink" Target="http://es.scribd.com/doc/202198978/El-Debate-Sobre-La-Investigacion-en-Las-Artes" TargetMode="External"/><Relationship Id="rId3" Type="http://schemas.openxmlformats.org/officeDocument/2006/relationships/customXml" Target="../customXml/item3.xml"/><Relationship Id="rId21" Type="http://schemas.openxmlformats.org/officeDocument/2006/relationships/hyperlink" Target="http://es.scribd.com/doc/202198978/El-Debate-Sobre-La-Investigacion-en-Las-Artes"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es.scribd.com/doc/202198978/El-Debate-Sobre-La-Investigacion-en-Las-Artes" TargetMode="External"/><Relationship Id="rId25" Type="http://schemas.openxmlformats.org/officeDocument/2006/relationships/hyperlink" Target="http://es.scribd.com/doc/202198978/El-Debate-Sobre-La-Investigacion-en-Las-Artes" TargetMode="External"/><Relationship Id="rId2" Type="http://schemas.openxmlformats.org/officeDocument/2006/relationships/customXml" Target="../customXml/item2.xml"/><Relationship Id="rId16" Type="http://schemas.openxmlformats.org/officeDocument/2006/relationships/hyperlink" Target="http://es.scribd.com/doc/202198978/El-Debate-Sobre-La-Investigacion-en-Las-Artes" TargetMode="External"/><Relationship Id="rId20" Type="http://schemas.openxmlformats.org/officeDocument/2006/relationships/hyperlink" Target="http://es.scribd.com/doc/202198978/El-Debate-Sobre-La-Investigacion-en-Las-Art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es.scribd.com/doc/202198978/El-Debate-Sobre-La-Investigacion-en-Las-Artes" TargetMode="External"/><Relationship Id="rId5" Type="http://schemas.openxmlformats.org/officeDocument/2006/relationships/numbering" Target="numbering.xml"/><Relationship Id="rId15" Type="http://schemas.openxmlformats.org/officeDocument/2006/relationships/hyperlink" Target="http://es.scribd.com/doc/202198978/El-Debate-Sobre-La-Investigacion-en-Las-Artes" TargetMode="External"/><Relationship Id="rId23" Type="http://schemas.openxmlformats.org/officeDocument/2006/relationships/hyperlink" Target="http://es.scribd.com/doc/202198978/El-Debate-Sobre-La-Investigacion-en-Las-Artes" TargetMode="External"/><Relationship Id="rId28" Type="http://schemas.openxmlformats.org/officeDocument/2006/relationships/hyperlink" Target="http://www.jstor.org/stable/1511637?seq=1" TargetMode="External"/><Relationship Id="rId10" Type="http://schemas.openxmlformats.org/officeDocument/2006/relationships/endnotes" Target="endnotes.xml"/><Relationship Id="rId19" Type="http://schemas.openxmlformats.org/officeDocument/2006/relationships/hyperlink" Target="http://es.scribd.com/doc/202198978/El-Debate-Sobre-La-Investigacion-en-Las-Art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es.scribd.com/doc/202198978/El-Debate-Sobre-La-Investigacion-en-Las-Artes" TargetMode="External"/><Relationship Id="rId22" Type="http://schemas.openxmlformats.org/officeDocument/2006/relationships/hyperlink" Target="http://es.scribd.com/doc/202198978/El-Debate-Sobre-La-Investigacion-en-Las-Artes" TargetMode="External"/><Relationship Id="rId27" Type="http://schemas.openxmlformats.org/officeDocument/2006/relationships/hyperlink" Target="http://es.scribd.com/doc/202198978/El-Debate-Sobre-La-Investigacion-en-Las-Artes"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4AEAD77996C94498220C804EA3732DA" ma:contentTypeVersion="2" ma:contentTypeDescription="Crear nuevo documento." ma:contentTypeScope="" ma:versionID="d291f5d781c7ea8cba98a44c63fc0e5a">
  <xsd:schema xmlns:xsd="http://www.w3.org/2001/XMLSchema" xmlns:xs="http://www.w3.org/2001/XMLSchema" xmlns:p="http://schemas.microsoft.com/office/2006/metadata/properties" xmlns:ns2="e8ca9e84-ac8d-424a-a4c1-a8b5117f3f53" targetNamespace="http://schemas.microsoft.com/office/2006/metadata/properties" ma:root="true" ma:fieldsID="231efb2f6451352a5afb8a38e36085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56DF10-AFEA-448A-A015-FA44F2EE1A31}">
  <ds:schemaRefs>
    <ds:schemaRef ds:uri="http://schemas.microsoft.com/sharepoint/v3/contenttype/forms"/>
  </ds:schemaRefs>
</ds:datastoreItem>
</file>

<file path=customXml/itemProps2.xml><?xml version="1.0" encoding="utf-8"?>
<ds:datastoreItem xmlns:ds="http://schemas.openxmlformats.org/officeDocument/2006/customXml" ds:itemID="{9D359FEA-8714-4E88-93DE-863CF3BB11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ACE7571-43F3-AB49-A049-9881EB05EEE1}">
  <ds:schemaRefs>
    <ds:schemaRef ds:uri="http://schemas.openxmlformats.org/officeDocument/2006/bibliography"/>
  </ds:schemaRefs>
</ds:datastoreItem>
</file>

<file path=customXml/itemProps4.xml><?xml version="1.0" encoding="utf-8"?>
<ds:datastoreItem xmlns:ds="http://schemas.openxmlformats.org/officeDocument/2006/customXml" ds:itemID="{F96468AF-A8E2-4CBB-9229-FCB636314E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6240</Words>
  <Characters>34322</Characters>
  <Application>Microsoft Office Word</Application>
  <DocSecurity>0</DocSecurity>
  <Lines>286</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2021-01-31T18:55:00Z</dcterms:created>
  <dcterms:modified xsi:type="dcterms:W3CDTF">2021-02-13T19:37:00Z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