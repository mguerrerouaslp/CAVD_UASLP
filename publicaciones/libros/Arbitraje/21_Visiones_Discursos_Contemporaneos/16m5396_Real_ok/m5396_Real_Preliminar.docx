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71E22B" w14:textId="77777777" w:rsidR="003C7F3B" w:rsidRDefault="003C7F3B"/>
    <w:p w14:paraId="12FE3476" w14:textId="77777777" w:rsidR="00605378" w:rsidRPr="00605378" w:rsidRDefault="00605378" w:rsidP="00605378">
      <w:pPr>
        <w:jc w:val="center"/>
        <w:textAlignment w:val="baseline"/>
        <w:rPr>
          <w:rFonts w:ascii="Times New Roman" w:eastAsiaTheme="minorEastAsia" w:hAnsi="Times New Roman" w:cs="Times New Roman"/>
          <w:b/>
          <w:bCs/>
          <w:sz w:val="26"/>
          <w:szCs w:val="26"/>
          <w:lang w:val="es-ES" w:eastAsia="es-ES"/>
        </w:rPr>
      </w:pPr>
      <w:r w:rsidRPr="00605378">
        <w:rPr>
          <w:rFonts w:ascii="Times New Roman" w:eastAsiaTheme="minorEastAsia" w:hAnsi="Times New Roman" w:cs="Times New Roman"/>
          <w:b/>
          <w:bCs/>
          <w:sz w:val="26"/>
          <w:szCs w:val="26"/>
          <w:lang w:val="es-ES" w:eastAsia="es-ES"/>
        </w:rPr>
        <w:t>Gestión del Diseño para el Desarrollo Competitivo Empresarial</w:t>
      </w:r>
    </w:p>
    <w:p w14:paraId="3D2F461E" w14:textId="77777777" w:rsidR="00605378" w:rsidRPr="00E9046F" w:rsidRDefault="00605378" w:rsidP="00605378">
      <w:pPr>
        <w:jc w:val="center"/>
        <w:textAlignment w:val="baseline"/>
        <w:rPr>
          <w:rFonts w:ascii="Arial" w:eastAsiaTheme="minorEastAsia" w:hAnsi="Arial" w:cs="Arial"/>
          <w:lang w:val="es-ES_tradnl" w:eastAsia="es-ES"/>
        </w:rPr>
      </w:pPr>
      <w:r w:rsidRPr="00E9046F">
        <w:rPr>
          <w:rFonts w:ascii="Times New Roman" w:eastAsiaTheme="minorEastAsia" w:hAnsi="Times New Roman" w:cs="Times New Roman"/>
          <w:lang w:val="es-ES_tradnl" w:eastAsia="es-ES"/>
        </w:rPr>
        <w:t> </w:t>
      </w:r>
    </w:p>
    <w:p w14:paraId="59A1D007" w14:textId="77777777" w:rsidR="00605378" w:rsidRPr="00AC340B" w:rsidRDefault="00605378" w:rsidP="00605378">
      <w:pPr>
        <w:spacing w:line="360" w:lineRule="auto"/>
        <w:jc w:val="center"/>
        <w:rPr>
          <w:rFonts w:ascii="Times New Roman" w:hAnsi="Times New Roman" w:cs="Times New Roman"/>
          <w:b/>
          <w:bCs/>
          <w:lang w:val="en-US"/>
        </w:rPr>
      </w:pPr>
      <w:r w:rsidRPr="00AC340B">
        <w:rPr>
          <w:rFonts w:ascii="Times New Roman" w:hAnsi="Times New Roman" w:cs="Times New Roman"/>
          <w:b/>
          <w:bCs/>
          <w:lang w:val="en-US"/>
        </w:rPr>
        <w:t>Design Management for Competitive Business Development</w:t>
      </w:r>
    </w:p>
    <w:p w14:paraId="2FB6824C" w14:textId="77777777" w:rsidR="00605378" w:rsidRPr="00AC340B" w:rsidRDefault="00605378" w:rsidP="00605378">
      <w:pPr>
        <w:jc w:val="center"/>
        <w:textAlignment w:val="baseline"/>
        <w:rPr>
          <w:rFonts w:ascii="Arial" w:eastAsiaTheme="minorEastAsia" w:hAnsi="Arial" w:cs="Arial"/>
          <w:sz w:val="18"/>
          <w:szCs w:val="18"/>
          <w:lang w:val="en-US" w:eastAsia="es-ES"/>
        </w:rPr>
      </w:pPr>
      <w:r w:rsidRPr="00AC340B">
        <w:rPr>
          <w:rFonts w:ascii="Times New Roman" w:eastAsiaTheme="minorEastAsia" w:hAnsi="Times New Roman" w:cs="Times New Roman"/>
          <w:lang w:val="en-US" w:eastAsia="es-ES"/>
        </w:rPr>
        <w:t> </w:t>
      </w:r>
    </w:p>
    <w:p w14:paraId="07B16AB7" w14:textId="6FA6F49B" w:rsidR="00605378" w:rsidRPr="00605378" w:rsidRDefault="00D7336C" w:rsidP="00605378">
      <w:pPr>
        <w:jc w:val="center"/>
        <w:textAlignment w:val="baseline"/>
        <w:rPr>
          <w:rFonts w:ascii="Times New Roman" w:eastAsiaTheme="minorEastAsia" w:hAnsi="Times New Roman" w:cs="Times New Roman"/>
          <w:bCs/>
          <w:sz w:val="22"/>
          <w:szCs w:val="22"/>
          <w:lang w:val="es-ES" w:eastAsia="es-ES"/>
        </w:rPr>
      </w:pPr>
      <w:r>
        <w:rPr>
          <w:rFonts w:ascii="Times New Roman" w:eastAsiaTheme="minorEastAsia" w:hAnsi="Times New Roman" w:cs="Times New Roman"/>
          <w:bCs/>
          <w:sz w:val="22"/>
          <w:szCs w:val="22"/>
          <w:lang w:val="es-ES" w:eastAsia="es-ES"/>
        </w:rPr>
        <w:t xml:space="preserve">DCAD. </w:t>
      </w:r>
      <w:r w:rsidR="00605378" w:rsidRPr="00605378">
        <w:rPr>
          <w:rFonts w:ascii="Times New Roman" w:eastAsiaTheme="minorEastAsia" w:hAnsi="Times New Roman" w:cs="Times New Roman"/>
          <w:bCs/>
          <w:sz w:val="22"/>
          <w:szCs w:val="22"/>
          <w:lang w:val="es-ES" w:eastAsia="es-ES"/>
        </w:rPr>
        <w:t>Alma Rosa Real Paredes. Universidad Autónoma de Aguascalientes, México</w:t>
      </w:r>
    </w:p>
    <w:p w14:paraId="3C579E6F" w14:textId="7C83B668" w:rsidR="00605378" w:rsidRDefault="00D7336C" w:rsidP="00CC2026">
      <w:pPr>
        <w:ind w:firstLine="708"/>
        <w:textAlignment w:val="baseline"/>
        <w:rPr>
          <w:rFonts w:ascii="Times New Roman" w:eastAsiaTheme="minorEastAsia" w:hAnsi="Times New Roman" w:cs="Times New Roman"/>
          <w:sz w:val="22"/>
          <w:szCs w:val="22"/>
          <w:lang w:val="es-ES_tradnl" w:eastAsia="es-ES"/>
        </w:rPr>
      </w:pPr>
      <w:r>
        <w:rPr>
          <w:rFonts w:ascii="Times New Roman" w:eastAsiaTheme="minorEastAsia" w:hAnsi="Times New Roman" w:cs="Times New Roman"/>
          <w:bCs/>
          <w:sz w:val="22"/>
          <w:szCs w:val="22"/>
          <w:lang w:val="es-ES" w:eastAsia="es-ES"/>
        </w:rPr>
        <w:t xml:space="preserve">DCAD. </w:t>
      </w:r>
      <w:r w:rsidR="00605378" w:rsidRPr="00605378">
        <w:rPr>
          <w:rFonts w:ascii="Times New Roman" w:eastAsiaTheme="minorEastAsia" w:hAnsi="Times New Roman" w:cs="Times New Roman"/>
          <w:bCs/>
          <w:sz w:val="22"/>
          <w:szCs w:val="22"/>
          <w:lang w:val="es-ES" w:eastAsia="es-ES"/>
        </w:rPr>
        <w:t>Ricardo A. López León. Universidad Autónoma de Aguascalientes, México</w:t>
      </w:r>
    </w:p>
    <w:p w14:paraId="49122660" w14:textId="21398BEA" w:rsidR="00605378" w:rsidRDefault="00D7336C" w:rsidP="00CC2026">
      <w:pPr>
        <w:ind w:left="708"/>
        <w:textAlignment w:val="baseline"/>
        <w:rPr>
          <w:rFonts w:ascii="Times New Roman" w:eastAsiaTheme="minorEastAsia" w:hAnsi="Times New Roman" w:cs="Times New Roman"/>
          <w:sz w:val="22"/>
          <w:szCs w:val="22"/>
          <w:lang w:val="es-ES_tradnl" w:eastAsia="es-ES"/>
        </w:rPr>
      </w:pPr>
      <w:r>
        <w:rPr>
          <w:rFonts w:ascii="Times New Roman" w:eastAsiaTheme="minorEastAsia" w:hAnsi="Times New Roman" w:cs="Times New Roman"/>
          <w:sz w:val="22"/>
          <w:szCs w:val="22"/>
          <w:lang w:val="es-ES_tradnl" w:eastAsia="es-ES"/>
        </w:rPr>
        <w:t xml:space="preserve">MDE. </w:t>
      </w:r>
      <w:r w:rsidR="00CC2026">
        <w:rPr>
          <w:rFonts w:ascii="Times New Roman" w:eastAsiaTheme="minorEastAsia" w:hAnsi="Times New Roman" w:cs="Times New Roman"/>
          <w:sz w:val="22"/>
          <w:szCs w:val="22"/>
          <w:lang w:val="es-ES_tradnl" w:eastAsia="es-ES"/>
        </w:rPr>
        <w:t>Francisco González</w:t>
      </w:r>
      <w:del w:id="0" w:author="Autor">
        <w:r w:rsidR="00CC2026" w:rsidDel="007F3AE3">
          <w:rPr>
            <w:rFonts w:ascii="Times New Roman" w:eastAsiaTheme="minorEastAsia" w:hAnsi="Times New Roman" w:cs="Times New Roman"/>
            <w:sz w:val="22"/>
            <w:szCs w:val="22"/>
            <w:lang w:val="es-ES_tradnl" w:eastAsia="es-ES"/>
          </w:rPr>
          <w:delText>,</w:delText>
        </w:r>
      </w:del>
      <w:r w:rsidR="00CC2026">
        <w:rPr>
          <w:rFonts w:ascii="Times New Roman" w:eastAsiaTheme="minorEastAsia" w:hAnsi="Times New Roman" w:cs="Times New Roman"/>
          <w:sz w:val="22"/>
          <w:szCs w:val="22"/>
          <w:lang w:val="es-ES_tradnl" w:eastAsia="es-ES"/>
        </w:rPr>
        <w:t xml:space="preserve"> González. Universidad Autónoma de Aguascalientes, México</w:t>
      </w:r>
    </w:p>
    <w:p w14:paraId="686E99F8" w14:textId="77777777" w:rsidR="00CC2026" w:rsidRPr="00605378" w:rsidRDefault="00CC2026" w:rsidP="00CC2026">
      <w:pPr>
        <w:jc w:val="center"/>
        <w:textAlignment w:val="baseline"/>
        <w:rPr>
          <w:rFonts w:ascii="Arial" w:eastAsiaTheme="minorEastAsia" w:hAnsi="Arial" w:cs="Arial"/>
          <w:sz w:val="18"/>
          <w:szCs w:val="18"/>
          <w:lang w:val="es-ES_tradnl" w:eastAsia="es-ES"/>
        </w:rPr>
      </w:pPr>
    </w:p>
    <w:p w14:paraId="585713DB" w14:textId="77777777" w:rsidR="00B53354" w:rsidRPr="00B53354" w:rsidRDefault="00605378" w:rsidP="00B53354">
      <w:pPr>
        <w:jc w:val="center"/>
        <w:textAlignment w:val="baseline"/>
        <w:rPr>
          <w:rFonts w:ascii="Times New Roman" w:eastAsiaTheme="minorEastAsia" w:hAnsi="Times New Roman" w:cs="Times New Roman"/>
          <w:i/>
          <w:iCs/>
          <w:sz w:val="20"/>
          <w:szCs w:val="20"/>
          <w:lang w:val="es-ES" w:eastAsia="es-ES"/>
        </w:rPr>
      </w:pPr>
      <w:r w:rsidRPr="00605378">
        <w:rPr>
          <w:rFonts w:ascii="Times New Roman" w:eastAsiaTheme="minorEastAsia" w:hAnsi="Times New Roman" w:cs="Times New Roman"/>
          <w:i/>
          <w:iCs/>
          <w:sz w:val="20"/>
          <w:szCs w:val="20"/>
          <w:lang w:val="es-ES" w:eastAsia="es-ES"/>
        </w:rPr>
        <w:t>Resumen: </w:t>
      </w:r>
      <w:r w:rsidR="00B53354" w:rsidRPr="00B53354">
        <w:rPr>
          <w:rFonts w:ascii="Times New Roman" w:eastAsiaTheme="minorEastAsia" w:hAnsi="Times New Roman" w:cs="Times New Roman"/>
          <w:i/>
          <w:iCs/>
          <w:sz w:val="20"/>
          <w:szCs w:val="20"/>
          <w:lang w:val="es-ES" w:eastAsia="es-ES"/>
        </w:rPr>
        <w:t>Este trabajo tiene como objetivo evidenciar la importancia de la Gestión del Diseño como tendencia que impacta por igual, el rol que los profesionistas de esta área desempeñan en el campo laboral así como en la competitividad de las empresas, invita a su discusión entre diseñadores, empresarios, estudiantes de licenciatura y posgrados en diseño. Los gestores de Diseño son agentes potenciales del desarrollo competitivo empresarial, se concentran en incrementar el valor de la empresa mediante la innovación estratégica. La gestión del diseño implica: identificación de problemas de diseño, diagnóstico, desarrollo e implementación de estrategias, así como la evaluación y prospectiva, favoreciendo la productividad de las empresas y organismos. Los profesionistas gestores del diseño aspiran a ocupar puestos de mayor nivel jerárquico a través de los cuales ofrezcan evidencias al sector empresarial de su labor como activo tangible que promueve por igual la competitividad de empleadores y diseñadores.</w:t>
      </w:r>
    </w:p>
    <w:p w14:paraId="1FA19060" w14:textId="77777777" w:rsidR="00B53354" w:rsidRPr="00B53354" w:rsidRDefault="00B53354" w:rsidP="00B53354">
      <w:pPr>
        <w:jc w:val="center"/>
        <w:textAlignment w:val="baseline"/>
        <w:rPr>
          <w:rFonts w:ascii="Times New Roman" w:eastAsiaTheme="minorEastAsia" w:hAnsi="Times New Roman" w:cs="Times New Roman"/>
          <w:i/>
          <w:iCs/>
          <w:sz w:val="20"/>
          <w:szCs w:val="20"/>
          <w:lang w:val="es-ES" w:eastAsia="es-ES"/>
        </w:rPr>
      </w:pPr>
    </w:p>
    <w:p w14:paraId="142C8839" w14:textId="77777777" w:rsidR="00B53354" w:rsidRPr="00B53354" w:rsidRDefault="00B53354" w:rsidP="00B53354">
      <w:pPr>
        <w:jc w:val="center"/>
        <w:textAlignment w:val="baseline"/>
        <w:rPr>
          <w:rFonts w:ascii="Times New Roman" w:eastAsiaTheme="minorEastAsia" w:hAnsi="Times New Roman" w:cs="Times New Roman"/>
          <w:i/>
          <w:iCs/>
          <w:sz w:val="20"/>
          <w:szCs w:val="20"/>
          <w:lang w:val="es-ES" w:eastAsia="es-ES"/>
        </w:rPr>
      </w:pPr>
      <w:r w:rsidRPr="00B53354">
        <w:rPr>
          <w:rFonts w:ascii="Times New Roman" w:eastAsiaTheme="minorEastAsia" w:hAnsi="Times New Roman" w:cs="Times New Roman"/>
          <w:i/>
          <w:iCs/>
          <w:sz w:val="20"/>
          <w:szCs w:val="20"/>
          <w:lang w:val="es-ES" w:eastAsia="es-ES"/>
        </w:rPr>
        <w:t>Las reflexiones compartidas en este trabajo de investigación ponen a discusión datos arrojados por estudios aplicados en Reino Unido y Dinamarca, en los que la Gestión del Diseño desde el enfoque estratégico, ha dado resultados claros en el incremento de productividad e innovación de los sectores relacionados a servicios comerciales e industriales. A partir de dichos resultados se establecen líneas de revisión y discusión sobre el impacto, que en la actualidad tiene la práctica profesional de los diseñadores gráficos para las empresas e instituciones en la ciudad de Aguascalientes. Las líneas para este estudio se establecen a partir de resultados de encuestas aplicadas por la UAA a diseñadores egresados así como a empleadores. La discusión se centra en las relaciones que existen entre los puestos que ocupan los profesionistas del diseño, las áreas en las que se desempeñan, el ingreso que perciben y las actividades con las que colaboran, también se señala el sector al que pertenecen las empresas que les emplean. Los aspectos mencionados permiten conocer si las responsabilidades que sus funciones implican, son o no del ámbito de la gestión, encontrando con ello un área de oportunidad que abre camino para explorarse en el contexto económico actual afectado por la contingencia COVID-19.</w:t>
      </w:r>
    </w:p>
    <w:p w14:paraId="0B72A1EA" w14:textId="77777777" w:rsidR="00B53354" w:rsidRPr="00B53354" w:rsidRDefault="00B53354" w:rsidP="00B53354">
      <w:pPr>
        <w:jc w:val="center"/>
        <w:textAlignment w:val="baseline"/>
        <w:rPr>
          <w:rFonts w:ascii="Times New Roman" w:eastAsiaTheme="minorEastAsia" w:hAnsi="Times New Roman" w:cs="Times New Roman"/>
          <w:i/>
          <w:iCs/>
          <w:sz w:val="20"/>
          <w:szCs w:val="20"/>
          <w:lang w:val="es-ES" w:eastAsia="es-ES"/>
        </w:rPr>
      </w:pPr>
    </w:p>
    <w:p w14:paraId="47BA521E" w14:textId="77777777" w:rsidR="00B53354" w:rsidRPr="00B53354" w:rsidRDefault="00B53354" w:rsidP="00B53354">
      <w:pPr>
        <w:jc w:val="center"/>
        <w:textAlignment w:val="baseline"/>
        <w:rPr>
          <w:rFonts w:ascii="Times New Roman" w:eastAsiaTheme="minorEastAsia" w:hAnsi="Times New Roman" w:cs="Times New Roman"/>
          <w:i/>
          <w:iCs/>
          <w:sz w:val="20"/>
          <w:szCs w:val="20"/>
          <w:lang w:val="es-ES" w:eastAsia="es-ES"/>
        </w:rPr>
      </w:pPr>
      <w:r w:rsidRPr="00B53354">
        <w:rPr>
          <w:rFonts w:ascii="Times New Roman" w:eastAsiaTheme="minorEastAsia" w:hAnsi="Times New Roman" w:cs="Times New Roman"/>
          <w:i/>
          <w:iCs/>
          <w:sz w:val="20"/>
          <w:szCs w:val="20"/>
          <w:lang w:val="es-ES" w:eastAsia="es-ES"/>
        </w:rPr>
        <w:t xml:space="preserve">Como conclusiones preliminares se establece que la práctica de la gestión de diseño en la ciudad de Aguascalientes, y posiblemente en la región, no ha despegado como ha hecho en otros lugares, debido al desconocimiento colectivo del potencial que los profesionistas tienen para la intervención estratégica que promueve la productividad y competitividad de organismos diversos. El desconocimiento de los mismos profesionistas de diseño sobre formas de intervención y del sector empresarial hacia el capital en potencia de los profesionistas, abren la discusión para integrar la práctica del Diseño desde el enfoque estratégico de la Gestión. Lo que implica el ejercicio de esfuerzos conjuntos entre los ámbitos académicos a través de la revisión de contenidos y de los procesos de enseñanza-aprendizaje bajo los que se forman los futuros diseñadores, así como su encuentro con la reflexión del ejercicio profesional en el campo profesional y de este con el sector empresarial. </w:t>
      </w:r>
    </w:p>
    <w:p w14:paraId="51ED2702" w14:textId="77777777" w:rsidR="00605378" w:rsidRPr="00605378" w:rsidRDefault="00605378" w:rsidP="00605378">
      <w:pPr>
        <w:jc w:val="center"/>
        <w:textAlignment w:val="baseline"/>
        <w:rPr>
          <w:rFonts w:ascii="Arial" w:eastAsiaTheme="minorEastAsia" w:hAnsi="Arial" w:cs="Arial"/>
          <w:i/>
          <w:iCs/>
          <w:sz w:val="18"/>
          <w:szCs w:val="18"/>
          <w:lang w:val="es-ES_tradnl" w:eastAsia="es-ES"/>
        </w:rPr>
      </w:pPr>
    </w:p>
    <w:p w14:paraId="11FE56F7" w14:textId="77777777" w:rsidR="00605378" w:rsidRPr="00605378" w:rsidRDefault="00605378" w:rsidP="00605378">
      <w:pPr>
        <w:jc w:val="center"/>
        <w:textAlignment w:val="baseline"/>
        <w:rPr>
          <w:rFonts w:ascii="Arial" w:eastAsiaTheme="minorEastAsia" w:hAnsi="Arial" w:cs="Arial"/>
          <w:i/>
          <w:iCs/>
          <w:sz w:val="18"/>
          <w:szCs w:val="18"/>
          <w:lang w:val="es-ES_tradnl" w:eastAsia="es-ES"/>
        </w:rPr>
      </w:pPr>
      <w:r w:rsidRPr="00605378">
        <w:rPr>
          <w:rFonts w:ascii="Times New Roman" w:eastAsiaTheme="minorEastAsia" w:hAnsi="Times New Roman" w:cs="Times New Roman"/>
          <w:i/>
          <w:iCs/>
          <w:sz w:val="20"/>
          <w:szCs w:val="20"/>
          <w:lang w:val="es-ES_tradnl" w:eastAsia="es-ES"/>
        </w:rPr>
        <w:t> </w:t>
      </w:r>
    </w:p>
    <w:p w14:paraId="655AF009" w14:textId="77777777" w:rsidR="00605378" w:rsidRDefault="00605378" w:rsidP="00605378">
      <w:pPr>
        <w:jc w:val="center"/>
        <w:textAlignment w:val="baseline"/>
        <w:rPr>
          <w:rFonts w:ascii="Times New Roman" w:eastAsiaTheme="minorEastAsia" w:hAnsi="Times New Roman" w:cs="Times New Roman"/>
          <w:i/>
          <w:iCs/>
          <w:sz w:val="20"/>
          <w:szCs w:val="20"/>
          <w:lang w:val="es-ES" w:eastAsia="es-ES"/>
        </w:rPr>
      </w:pPr>
      <w:r w:rsidRPr="00605378">
        <w:rPr>
          <w:rFonts w:ascii="Times New Roman" w:eastAsiaTheme="minorEastAsia" w:hAnsi="Times New Roman" w:cs="Times New Roman"/>
          <w:i/>
          <w:iCs/>
          <w:sz w:val="20"/>
          <w:szCs w:val="20"/>
          <w:lang w:val="es-ES" w:eastAsia="es-ES"/>
        </w:rPr>
        <w:t xml:space="preserve">Palabras clave: </w:t>
      </w:r>
      <w:r w:rsidR="00B53354" w:rsidRPr="00B53354">
        <w:rPr>
          <w:rFonts w:ascii="Times New Roman" w:eastAsiaTheme="minorEastAsia" w:hAnsi="Times New Roman" w:cs="Times New Roman"/>
          <w:i/>
          <w:iCs/>
          <w:sz w:val="20"/>
          <w:szCs w:val="20"/>
          <w:lang w:val="es-ES" w:eastAsia="es-ES"/>
        </w:rPr>
        <w:t>Gestión del diseño, competitividad</w:t>
      </w:r>
      <w:r w:rsidR="00B53354">
        <w:rPr>
          <w:rFonts w:ascii="Times New Roman" w:eastAsiaTheme="minorEastAsia" w:hAnsi="Times New Roman" w:cs="Times New Roman"/>
          <w:i/>
          <w:iCs/>
          <w:sz w:val="20"/>
          <w:szCs w:val="20"/>
          <w:lang w:val="es-ES" w:eastAsia="es-ES"/>
        </w:rPr>
        <w:t>,</w:t>
      </w:r>
      <w:r w:rsidR="00B53354" w:rsidRPr="00B53354">
        <w:rPr>
          <w:rFonts w:ascii="Times New Roman" w:eastAsiaTheme="minorEastAsia" w:hAnsi="Times New Roman" w:cs="Times New Roman"/>
          <w:i/>
          <w:iCs/>
          <w:sz w:val="20"/>
          <w:szCs w:val="20"/>
          <w:lang w:val="es-ES" w:eastAsia="es-ES"/>
        </w:rPr>
        <w:t xml:space="preserve"> empresarial</w:t>
      </w:r>
      <w:r w:rsidR="00B53354">
        <w:rPr>
          <w:rFonts w:ascii="Times New Roman" w:eastAsiaTheme="minorEastAsia" w:hAnsi="Times New Roman" w:cs="Times New Roman"/>
          <w:i/>
          <w:iCs/>
          <w:sz w:val="20"/>
          <w:szCs w:val="20"/>
          <w:lang w:val="es-ES" w:eastAsia="es-ES"/>
        </w:rPr>
        <w:t>, profesional.</w:t>
      </w:r>
    </w:p>
    <w:p w14:paraId="6CB76CD9" w14:textId="77777777" w:rsidR="003E40AA" w:rsidRPr="00605378" w:rsidRDefault="003E40AA" w:rsidP="00605378">
      <w:pPr>
        <w:jc w:val="center"/>
        <w:textAlignment w:val="baseline"/>
        <w:rPr>
          <w:rFonts w:ascii="Arial" w:eastAsiaTheme="minorEastAsia" w:hAnsi="Arial" w:cs="Arial"/>
          <w:i/>
          <w:iCs/>
          <w:sz w:val="18"/>
          <w:szCs w:val="18"/>
          <w:lang w:val="es-ES_tradnl" w:eastAsia="es-ES"/>
        </w:rPr>
      </w:pPr>
    </w:p>
    <w:p w14:paraId="53D7AA08" w14:textId="77777777" w:rsidR="00605378" w:rsidRPr="00605378" w:rsidRDefault="00605378" w:rsidP="00605378">
      <w:pPr>
        <w:jc w:val="center"/>
        <w:textAlignment w:val="baseline"/>
        <w:rPr>
          <w:rFonts w:ascii="Arial" w:eastAsiaTheme="minorEastAsia" w:hAnsi="Arial" w:cs="Arial"/>
          <w:i/>
          <w:iCs/>
          <w:sz w:val="18"/>
          <w:szCs w:val="18"/>
          <w:lang w:val="es-ES_tradnl" w:eastAsia="es-ES"/>
        </w:rPr>
      </w:pPr>
      <w:r w:rsidRPr="00605378">
        <w:rPr>
          <w:rFonts w:ascii="Times New Roman" w:eastAsiaTheme="minorEastAsia" w:hAnsi="Times New Roman" w:cs="Times New Roman"/>
          <w:i/>
          <w:iCs/>
          <w:sz w:val="20"/>
          <w:szCs w:val="20"/>
          <w:lang w:val="es-ES_tradnl" w:eastAsia="es-ES"/>
        </w:rPr>
        <w:t> </w:t>
      </w:r>
    </w:p>
    <w:p w14:paraId="13A2CFA6" w14:textId="77777777" w:rsidR="003E40AA" w:rsidRPr="00AC340B" w:rsidRDefault="003E40AA" w:rsidP="003E40AA">
      <w:pPr>
        <w:pStyle w:val="AbstractStyle"/>
        <w:rPr>
          <w:sz w:val="20"/>
        </w:rPr>
      </w:pPr>
      <w:r w:rsidRPr="00AC340B">
        <w:rPr>
          <w:rFonts w:eastAsiaTheme="minorEastAsia" w:cs="Times New Roman"/>
          <w:i w:val="0"/>
          <w:iCs/>
          <w:sz w:val="20"/>
          <w:lang w:eastAsia="es-ES"/>
        </w:rPr>
        <w:t>Abstract: </w:t>
      </w:r>
      <w:r w:rsidRPr="00AC340B">
        <w:rPr>
          <w:sz w:val="20"/>
        </w:rPr>
        <w:t>This work aims to show the importance of Design Management as a trend that impacts equally</w:t>
      </w:r>
    </w:p>
    <w:p w14:paraId="6804C581" w14:textId="333CE00C" w:rsidR="003E40AA" w:rsidRPr="00AC340B" w:rsidRDefault="003E40AA" w:rsidP="003E40AA">
      <w:pPr>
        <w:pStyle w:val="AbstractStyle"/>
        <w:rPr>
          <w:sz w:val="20"/>
        </w:rPr>
      </w:pPr>
      <w:r w:rsidRPr="00AC340B">
        <w:rPr>
          <w:sz w:val="20"/>
        </w:rPr>
        <w:t xml:space="preserve"> the role that professionals in the area play in the labor field as well as in the competitiveness of companies; invites to the discussion of this subject between designers, entrepreneurs, undergraduate and graduate students. Design managers are potential agents of competitive business development, they focus on increasing the value of the company through strategic innovation. The management Design implies: identification of </w:t>
      </w:r>
      <w:r w:rsidRPr="00AC340B">
        <w:rPr>
          <w:sz w:val="20"/>
        </w:rPr>
        <w:lastRenderedPageBreak/>
        <w:t>design problems, diagnosis, development and implementation of strategies, evaluation and prospective, in w</w:t>
      </w:r>
      <w:ins w:id="1" w:author="Autor">
        <w:r w:rsidR="00811A4A">
          <w:rPr>
            <w:sz w:val="20"/>
          </w:rPr>
          <w:t>h</w:t>
        </w:r>
      </w:ins>
      <w:r w:rsidRPr="00AC340B">
        <w:rPr>
          <w:sz w:val="20"/>
        </w:rPr>
        <w:t>ich the productivity of companies and organizations is favored; professional design managers aspire to occupy positions of greater impact, evidencing their work as a tangible asset in the business sector, promoting competitiveness for employers and designers alike.</w:t>
      </w:r>
    </w:p>
    <w:p w14:paraId="1A19DA87" w14:textId="4AF1C487" w:rsidR="003E40AA" w:rsidRPr="00AC340B" w:rsidRDefault="003E40AA" w:rsidP="005C3903">
      <w:pPr>
        <w:pStyle w:val="AbstractStyle"/>
        <w:jc w:val="center"/>
        <w:rPr>
          <w:sz w:val="20"/>
        </w:rPr>
      </w:pPr>
      <w:r w:rsidRPr="00AC340B">
        <w:rPr>
          <w:sz w:val="20"/>
        </w:rPr>
        <w:br/>
        <w:t>The shared reflections put into discussion results produced by applied studies in the United Kingdom and Denmark, in which the management of design from a strategic approach has given clear evidence in the increasing productivity and innovation for the commercial and industrial services sectors. Based on these results, lines of review and discussion are established on the impact for companies that graphic designers currently have in the city of Aguascalientes. The lines for this study are established from the results of surveys applied by the UAA to graduate designers as well as to employers. The discussion focuses on the relationships that exist between the positions they occupy, the areas in which they work, the income that they receive and the activities with which they collaborate, the sector to which the companies that employ them belong, is also pointed out. The aforementioned aspects allow us to know if the resp</w:t>
      </w:r>
      <w:r w:rsidR="005C3903" w:rsidRPr="00AC340B">
        <w:rPr>
          <w:sz w:val="20"/>
        </w:rPr>
        <w:t>onsibilities that their role</w:t>
      </w:r>
      <w:r w:rsidRPr="00AC340B">
        <w:rPr>
          <w:sz w:val="20"/>
        </w:rPr>
        <w:t xml:space="preserve">s imply are or not </w:t>
      </w:r>
      <w:r w:rsidR="005C3903" w:rsidRPr="00AC340B">
        <w:rPr>
          <w:sz w:val="20"/>
        </w:rPr>
        <w:t>c</w:t>
      </w:r>
      <w:r w:rsidRPr="00AC340B">
        <w:rPr>
          <w:sz w:val="20"/>
        </w:rPr>
        <w:t>orresponding to the management field, thus finding an area of opportunity that is urgent in the current economic context affected by the COVID-19 contingency.</w:t>
      </w:r>
    </w:p>
    <w:p w14:paraId="6CE13FC3" w14:textId="77777777" w:rsidR="003E40AA" w:rsidRPr="00AC340B" w:rsidRDefault="003E40AA" w:rsidP="003E40AA">
      <w:pPr>
        <w:pStyle w:val="AbstractStyle"/>
        <w:jc w:val="center"/>
        <w:rPr>
          <w:sz w:val="20"/>
        </w:rPr>
      </w:pPr>
    </w:p>
    <w:p w14:paraId="18580A10" w14:textId="77777777" w:rsidR="003E40AA" w:rsidRPr="00AC340B" w:rsidRDefault="003E40AA" w:rsidP="003E40AA">
      <w:pPr>
        <w:pStyle w:val="AbstractStyle"/>
        <w:jc w:val="center"/>
        <w:rPr>
          <w:sz w:val="20"/>
        </w:rPr>
      </w:pPr>
      <w:r w:rsidRPr="00AC340B">
        <w:rPr>
          <w:sz w:val="20"/>
        </w:rPr>
        <w:t>As preliminary conclusions it is established that the practice of design management in the city of Aguascalientes, and possibly in th</w:t>
      </w:r>
      <w:r w:rsidR="005C3903" w:rsidRPr="00AC340B">
        <w:rPr>
          <w:sz w:val="20"/>
        </w:rPr>
        <w:t>e region, has failed to be consider</w:t>
      </w:r>
      <w:r w:rsidRPr="00AC340B">
        <w:rPr>
          <w:sz w:val="20"/>
        </w:rPr>
        <w:t xml:space="preserve"> due to the collective ignorance of the potential that professionals have for strategic intervention that promotes productivity and competitiveness of diverse organisms. The ignorance of the design professionals themselves and the business sector open the discussion to integrate the practice from the Design Management approach, involving joint efforts between the academic fields of training of future designers, the professional practice and the business field, in general. </w:t>
      </w:r>
    </w:p>
    <w:p w14:paraId="0486C2C9" w14:textId="77777777" w:rsidR="00605378" w:rsidRPr="00AC340B" w:rsidRDefault="00605378" w:rsidP="00605378">
      <w:pPr>
        <w:jc w:val="center"/>
        <w:textAlignment w:val="baseline"/>
        <w:rPr>
          <w:rFonts w:ascii="Arial" w:eastAsiaTheme="minorEastAsia" w:hAnsi="Arial" w:cs="Arial"/>
          <w:i/>
          <w:iCs/>
          <w:sz w:val="18"/>
          <w:szCs w:val="18"/>
          <w:lang w:val="en-US" w:eastAsia="es-ES"/>
        </w:rPr>
      </w:pPr>
      <w:r w:rsidRPr="00AC340B">
        <w:rPr>
          <w:rFonts w:ascii="Times New Roman" w:eastAsiaTheme="minorEastAsia" w:hAnsi="Times New Roman" w:cs="Times New Roman"/>
          <w:i/>
          <w:iCs/>
          <w:sz w:val="20"/>
          <w:szCs w:val="20"/>
          <w:lang w:val="en-US" w:eastAsia="es-ES"/>
        </w:rPr>
        <w:t> </w:t>
      </w:r>
    </w:p>
    <w:p w14:paraId="40EB4A9F" w14:textId="77777777" w:rsidR="00605378" w:rsidRPr="00AC340B" w:rsidRDefault="00605378" w:rsidP="00605378">
      <w:pPr>
        <w:jc w:val="center"/>
        <w:textAlignment w:val="baseline"/>
        <w:rPr>
          <w:rFonts w:ascii="Arial" w:eastAsiaTheme="minorEastAsia" w:hAnsi="Arial" w:cs="Arial"/>
          <w:i/>
          <w:iCs/>
          <w:sz w:val="18"/>
          <w:szCs w:val="18"/>
          <w:lang w:val="en-US" w:eastAsia="es-ES"/>
        </w:rPr>
      </w:pPr>
      <w:r w:rsidRPr="00AC340B">
        <w:rPr>
          <w:rFonts w:ascii="Times New Roman" w:eastAsiaTheme="minorEastAsia" w:hAnsi="Times New Roman" w:cs="Times New Roman"/>
          <w:i/>
          <w:iCs/>
          <w:sz w:val="20"/>
          <w:szCs w:val="20"/>
          <w:lang w:val="en-US" w:eastAsia="es-ES"/>
        </w:rPr>
        <w:t> </w:t>
      </w:r>
    </w:p>
    <w:p w14:paraId="1D9A990B" w14:textId="77777777" w:rsidR="00605378" w:rsidRPr="00AC340B" w:rsidRDefault="00605378" w:rsidP="00605378">
      <w:pPr>
        <w:jc w:val="center"/>
        <w:textAlignment w:val="baseline"/>
        <w:rPr>
          <w:rFonts w:ascii="Arial" w:eastAsiaTheme="minorEastAsia" w:hAnsi="Arial" w:cs="Arial"/>
          <w:i/>
          <w:iCs/>
          <w:sz w:val="18"/>
          <w:szCs w:val="18"/>
          <w:lang w:val="en-US" w:eastAsia="es-ES"/>
        </w:rPr>
      </w:pPr>
      <w:r w:rsidRPr="00AC340B">
        <w:rPr>
          <w:rFonts w:ascii="Times New Roman" w:eastAsiaTheme="minorEastAsia" w:hAnsi="Times New Roman" w:cs="Times New Roman"/>
          <w:i/>
          <w:iCs/>
          <w:sz w:val="20"/>
          <w:szCs w:val="20"/>
          <w:lang w:val="en-US" w:eastAsia="es-ES"/>
        </w:rPr>
        <w:t>Keywords: </w:t>
      </w:r>
      <w:r w:rsidR="003E40AA" w:rsidRPr="00AC340B">
        <w:rPr>
          <w:rFonts w:ascii="Times New Roman" w:eastAsiaTheme="minorEastAsia" w:hAnsi="Times New Roman" w:cs="Times New Roman"/>
          <w:i/>
          <w:iCs/>
          <w:sz w:val="20"/>
          <w:szCs w:val="20"/>
          <w:lang w:val="en-US" w:eastAsia="es-ES"/>
        </w:rPr>
        <w:t>Management design, competitiveness, professional, business.</w:t>
      </w:r>
    </w:p>
    <w:p w14:paraId="4EEE0852" w14:textId="77777777" w:rsidR="00605378" w:rsidRPr="00AC340B" w:rsidRDefault="00605378" w:rsidP="00605378">
      <w:pPr>
        <w:jc w:val="center"/>
        <w:textAlignment w:val="baseline"/>
        <w:rPr>
          <w:rFonts w:ascii="Arial" w:eastAsiaTheme="minorEastAsia" w:hAnsi="Arial" w:cs="Arial"/>
          <w:i/>
          <w:iCs/>
          <w:sz w:val="18"/>
          <w:szCs w:val="18"/>
          <w:lang w:val="en-US" w:eastAsia="es-ES"/>
        </w:rPr>
      </w:pPr>
      <w:r w:rsidRPr="00AC340B">
        <w:rPr>
          <w:rFonts w:ascii="Times New Roman" w:eastAsiaTheme="minorEastAsia" w:hAnsi="Times New Roman" w:cs="Times New Roman"/>
          <w:i/>
          <w:iCs/>
          <w:sz w:val="20"/>
          <w:szCs w:val="20"/>
          <w:lang w:val="en-US" w:eastAsia="es-ES"/>
        </w:rPr>
        <w:t> </w:t>
      </w:r>
    </w:p>
    <w:p w14:paraId="1CC21D04" w14:textId="1FE218AD" w:rsidR="00605378" w:rsidRPr="00AC340B" w:rsidRDefault="00605378" w:rsidP="00605378">
      <w:pPr>
        <w:textAlignment w:val="baseline"/>
        <w:rPr>
          <w:rFonts w:ascii="Arial" w:eastAsiaTheme="minorEastAsia" w:hAnsi="Arial" w:cs="Arial"/>
          <w:sz w:val="18"/>
          <w:szCs w:val="18"/>
          <w:lang w:val="en-US" w:eastAsia="es-ES"/>
        </w:rPr>
      </w:pPr>
    </w:p>
    <w:p w14:paraId="5DDFD328" w14:textId="170593B5" w:rsidR="00605378" w:rsidRDefault="00412122" w:rsidP="00E9046F">
      <w:pPr>
        <w:spacing w:line="360" w:lineRule="auto"/>
        <w:textAlignment w:val="baseline"/>
        <w:rPr>
          <w:rFonts w:ascii="Times New Roman" w:eastAsiaTheme="minorEastAsia" w:hAnsi="Times New Roman" w:cs="Times New Roman"/>
          <w:b/>
          <w:bCs/>
          <w:lang w:val="es-ES" w:eastAsia="es-ES"/>
        </w:rPr>
      </w:pPr>
      <w:r>
        <w:rPr>
          <w:rFonts w:ascii="Times New Roman" w:eastAsiaTheme="minorEastAsia" w:hAnsi="Times New Roman" w:cs="Times New Roman"/>
          <w:b/>
          <w:bCs/>
          <w:lang w:val="es-ES" w:eastAsia="es-ES"/>
        </w:rPr>
        <w:t>La relevancia de</w:t>
      </w:r>
      <w:r w:rsidR="00E65D19">
        <w:rPr>
          <w:rFonts w:ascii="Times New Roman" w:eastAsiaTheme="minorEastAsia" w:hAnsi="Times New Roman" w:cs="Times New Roman"/>
          <w:b/>
          <w:bCs/>
          <w:lang w:val="es-ES" w:eastAsia="es-ES"/>
        </w:rPr>
        <w:t xml:space="preserve"> la </w:t>
      </w:r>
      <w:r w:rsidR="001A07A3">
        <w:rPr>
          <w:rFonts w:ascii="Times New Roman" w:eastAsiaTheme="minorEastAsia" w:hAnsi="Times New Roman" w:cs="Times New Roman"/>
          <w:b/>
          <w:bCs/>
          <w:lang w:val="es-ES" w:eastAsia="es-ES"/>
        </w:rPr>
        <w:t>g</w:t>
      </w:r>
      <w:r w:rsidR="00B56D0B">
        <w:rPr>
          <w:rFonts w:ascii="Times New Roman" w:eastAsiaTheme="minorEastAsia" w:hAnsi="Times New Roman" w:cs="Times New Roman"/>
          <w:b/>
          <w:bCs/>
          <w:lang w:val="es-ES" w:eastAsia="es-ES"/>
        </w:rPr>
        <w:t>estión del dise</w:t>
      </w:r>
      <w:r w:rsidR="00E65D19">
        <w:rPr>
          <w:rFonts w:ascii="Times New Roman" w:eastAsiaTheme="minorEastAsia" w:hAnsi="Times New Roman" w:cs="Times New Roman"/>
          <w:b/>
          <w:bCs/>
          <w:lang w:val="es-ES" w:eastAsia="es-ES"/>
        </w:rPr>
        <w:t xml:space="preserve">ño </w:t>
      </w:r>
      <w:r>
        <w:rPr>
          <w:rFonts w:ascii="Times New Roman" w:eastAsiaTheme="minorEastAsia" w:hAnsi="Times New Roman" w:cs="Times New Roman"/>
          <w:b/>
          <w:bCs/>
          <w:lang w:val="es-ES" w:eastAsia="es-ES"/>
        </w:rPr>
        <w:t>en el contexto global</w:t>
      </w:r>
    </w:p>
    <w:p w14:paraId="537BEE5E" w14:textId="77777777" w:rsidR="000F053B" w:rsidRPr="00605378" w:rsidRDefault="000F053B" w:rsidP="00E9046F">
      <w:pPr>
        <w:spacing w:line="360" w:lineRule="auto"/>
        <w:textAlignment w:val="baseline"/>
        <w:rPr>
          <w:rFonts w:ascii="Arial" w:eastAsiaTheme="minorEastAsia" w:hAnsi="Arial" w:cs="Arial"/>
          <w:sz w:val="18"/>
          <w:szCs w:val="18"/>
          <w:lang w:val="es-ES_tradnl" w:eastAsia="es-ES"/>
        </w:rPr>
      </w:pPr>
    </w:p>
    <w:p w14:paraId="7E8CFA42" w14:textId="3E114A8A" w:rsidR="0046033E" w:rsidRDefault="003D1F0E" w:rsidP="00E9046F">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La competencia global y los desarrollos</w:t>
      </w:r>
      <w:r w:rsidR="00D44189">
        <w:rPr>
          <w:rFonts w:ascii="Times New Roman" w:eastAsiaTheme="minorEastAsia" w:hAnsi="Times New Roman" w:cs="Times New Roman"/>
          <w:lang w:val="es-ES" w:eastAsia="es-ES"/>
        </w:rPr>
        <w:t xml:space="preserve"> tecnológicos</w:t>
      </w:r>
      <w:r w:rsidR="00606BDD">
        <w:rPr>
          <w:rFonts w:ascii="Times New Roman" w:eastAsiaTheme="minorEastAsia" w:hAnsi="Times New Roman" w:cs="Times New Roman"/>
          <w:lang w:val="es-ES" w:eastAsia="es-ES"/>
        </w:rPr>
        <w:t xml:space="preserve"> se c</w:t>
      </w:r>
      <w:r>
        <w:rPr>
          <w:rFonts w:ascii="Times New Roman" w:eastAsiaTheme="minorEastAsia" w:hAnsi="Times New Roman" w:cs="Times New Roman"/>
          <w:lang w:val="es-ES" w:eastAsia="es-ES"/>
        </w:rPr>
        <w:t xml:space="preserve">aracterizan por la </w:t>
      </w:r>
      <w:r w:rsidR="00606BDD">
        <w:rPr>
          <w:rFonts w:ascii="Times New Roman" w:eastAsiaTheme="minorEastAsia" w:hAnsi="Times New Roman" w:cs="Times New Roman"/>
          <w:lang w:val="es-ES" w:eastAsia="es-ES"/>
        </w:rPr>
        <w:t>constante</w:t>
      </w:r>
      <w:r>
        <w:rPr>
          <w:rFonts w:ascii="Times New Roman" w:eastAsiaTheme="minorEastAsia" w:hAnsi="Times New Roman" w:cs="Times New Roman"/>
          <w:lang w:val="es-ES" w:eastAsia="es-ES"/>
        </w:rPr>
        <w:t xml:space="preserve"> del cambio, escenarios dinámicos afectados por todo tipo de emergencias han promovido que la disciplina del diseño redefina sus alcances y muestre su potencial como actividad productiva que se mueve </w:t>
      </w:r>
      <w:r w:rsidR="003C200E">
        <w:rPr>
          <w:rFonts w:ascii="Times New Roman" w:eastAsiaTheme="minorEastAsia" w:hAnsi="Times New Roman" w:cs="Times New Roman"/>
          <w:lang w:val="es-ES" w:eastAsia="es-ES"/>
        </w:rPr>
        <w:t>por naturaleza desde</w:t>
      </w:r>
      <w:r w:rsidR="0046033E">
        <w:rPr>
          <w:rFonts w:ascii="Times New Roman" w:eastAsiaTheme="minorEastAsia" w:hAnsi="Times New Roman" w:cs="Times New Roman"/>
          <w:lang w:val="es-ES" w:eastAsia="es-ES"/>
        </w:rPr>
        <w:t xml:space="preserve"> </w:t>
      </w:r>
      <w:r>
        <w:rPr>
          <w:rFonts w:ascii="Times New Roman" w:eastAsiaTheme="minorEastAsia" w:hAnsi="Times New Roman" w:cs="Times New Roman"/>
          <w:lang w:val="es-ES" w:eastAsia="es-ES"/>
        </w:rPr>
        <w:t>la condición de lo incierto</w:t>
      </w:r>
      <w:r w:rsidR="008A7BA8">
        <w:rPr>
          <w:rFonts w:ascii="Times New Roman" w:eastAsiaTheme="minorEastAsia" w:hAnsi="Times New Roman" w:cs="Times New Roman"/>
          <w:lang w:val="es-ES" w:eastAsia="es-ES"/>
        </w:rPr>
        <w:t>. El diseño ha sabido transformarse al ritmo de los</w:t>
      </w:r>
      <w:r w:rsidR="0046033E">
        <w:rPr>
          <w:rFonts w:ascii="Times New Roman" w:eastAsiaTheme="minorEastAsia" w:hAnsi="Times New Roman" w:cs="Times New Roman"/>
          <w:lang w:val="es-ES" w:eastAsia="es-ES"/>
        </w:rPr>
        <w:t xml:space="preserve"> desafíos y circunstancias del tiempo llev</w:t>
      </w:r>
      <w:r w:rsidR="003C200E">
        <w:rPr>
          <w:rFonts w:ascii="Times New Roman" w:eastAsiaTheme="minorEastAsia" w:hAnsi="Times New Roman" w:cs="Times New Roman"/>
          <w:lang w:val="es-ES" w:eastAsia="es-ES"/>
        </w:rPr>
        <w:t>ando la práctica más allá del diseño y producción de</w:t>
      </w:r>
      <w:r w:rsidR="0046033E">
        <w:rPr>
          <w:rFonts w:ascii="Times New Roman" w:eastAsiaTheme="minorEastAsia" w:hAnsi="Times New Roman" w:cs="Times New Roman"/>
          <w:lang w:val="es-ES" w:eastAsia="es-ES"/>
        </w:rPr>
        <w:t xml:space="preserve"> objetos </w:t>
      </w:r>
      <w:r w:rsidR="00CC2026">
        <w:rPr>
          <w:rFonts w:ascii="Times New Roman" w:eastAsiaTheme="minorEastAsia" w:hAnsi="Times New Roman" w:cs="Times New Roman"/>
          <w:lang w:val="es-ES" w:eastAsia="es-ES"/>
        </w:rPr>
        <w:t>al diseño de interacciones,</w:t>
      </w:r>
      <w:r w:rsidR="0046033E">
        <w:rPr>
          <w:rFonts w:ascii="Times New Roman" w:eastAsiaTheme="minorEastAsia" w:hAnsi="Times New Roman" w:cs="Times New Roman"/>
          <w:lang w:val="es-ES" w:eastAsia="es-ES"/>
        </w:rPr>
        <w:t xml:space="preserve"> generación de experiencias</w:t>
      </w:r>
      <w:r w:rsidR="003C200E">
        <w:rPr>
          <w:rFonts w:ascii="Times New Roman" w:eastAsiaTheme="minorEastAsia" w:hAnsi="Times New Roman" w:cs="Times New Roman"/>
          <w:lang w:val="es-ES" w:eastAsia="es-ES"/>
        </w:rPr>
        <w:t>,</w:t>
      </w:r>
      <w:r w:rsidR="003871A6">
        <w:rPr>
          <w:rFonts w:ascii="Times New Roman" w:eastAsiaTheme="minorEastAsia" w:hAnsi="Times New Roman" w:cs="Times New Roman"/>
          <w:lang w:val="es-ES" w:eastAsia="es-ES"/>
        </w:rPr>
        <w:t xml:space="preserve"> al</w:t>
      </w:r>
      <w:r w:rsidR="00791891">
        <w:rPr>
          <w:rFonts w:ascii="Times New Roman" w:eastAsiaTheme="minorEastAsia" w:hAnsi="Times New Roman" w:cs="Times New Roman"/>
          <w:lang w:val="es-ES" w:eastAsia="es-ES"/>
        </w:rPr>
        <w:t xml:space="preserve"> diseño de n</w:t>
      </w:r>
      <w:r w:rsidR="00A55C30">
        <w:rPr>
          <w:rFonts w:ascii="Times New Roman" w:eastAsiaTheme="minorEastAsia" w:hAnsi="Times New Roman" w:cs="Times New Roman"/>
          <w:lang w:val="es-ES" w:eastAsia="es-ES"/>
        </w:rPr>
        <w:t>arrativas sobre las que se erigen innovadores</w:t>
      </w:r>
      <w:r w:rsidR="00791891">
        <w:rPr>
          <w:rFonts w:ascii="Times New Roman" w:eastAsiaTheme="minorEastAsia" w:hAnsi="Times New Roman" w:cs="Times New Roman"/>
          <w:lang w:val="es-ES" w:eastAsia="es-ES"/>
        </w:rPr>
        <w:t xml:space="preserve"> modelos de ne</w:t>
      </w:r>
      <w:r w:rsidR="00A55C30">
        <w:rPr>
          <w:rFonts w:ascii="Times New Roman" w:eastAsiaTheme="minorEastAsia" w:hAnsi="Times New Roman" w:cs="Times New Roman"/>
          <w:lang w:val="es-ES" w:eastAsia="es-ES"/>
        </w:rPr>
        <w:t>gocio, motivado nuevas</w:t>
      </w:r>
      <w:r w:rsidR="0046033E">
        <w:rPr>
          <w:rFonts w:ascii="Times New Roman" w:eastAsiaTheme="minorEastAsia" w:hAnsi="Times New Roman" w:cs="Times New Roman"/>
          <w:lang w:val="es-ES" w:eastAsia="es-ES"/>
        </w:rPr>
        <w:t xml:space="preserve"> relaciones entre la práctica profesional y las organizaciones.</w:t>
      </w:r>
    </w:p>
    <w:p w14:paraId="1A52E821" w14:textId="77777777" w:rsidR="008A7BA8" w:rsidRDefault="008A7BA8" w:rsidP="00E9046F">
      <w:pPr>
        <w:spacing w:line="360" w:lineRule="auto"/>
        <w:textAlignment w:val="baseline"/>
        <w:rPr>
          <w:rFonts w:ascii="Times New Roman" w:eastAsiaTheme="minorEastAsia" w:hAnsi="Times New Roman" w:cs="Times New Roman"/>
          <w:lang w:val="es-ES" w:eastAsia="es-ES"/>
        </w:rPr>
      </w:pPr>
    </w:p>
    <w:p w14:paraId="5255E7E4" w14:textId="38656627" w:rsidR="002A5A77" w:rsidRDefault="00D44189" w:rsidP="00E9046F">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Las pequeñas y medianas empresas las instituciones sociale</w:t>
      </w:r>
      <w:r w:rsidR="00EA7118">
        <w:rPr>
          <w:rFonts w:ascii="Times New Roman" w:eastAsiaTheme="minorEastAsia" w:hAnsi="Times New Roman" w:cs="Times New Roman"/>
          <w:lang w:val="es-ES" w:eastAsia="es-ES"/>
        </w:rPr>
        <w:t>s y públicas, los negocios cuyas características no califican</w:t>
      </w:r>
      <w:r w:rsidR="0046033E">
        <w:rPr>
          <w:rFonts w:ascii="Times New Roman" w:eastAsiaTheme="minorEastAsia" w:hAnsi="Times New Roman" w:cs="Times New Roman"/>
          <w:lang w:val="es-ES" w:eastAsia="es-ES"/>
        </w:rPr>
        <w:t xml:space="preserve"> en la categoría de empresas</w:t>
      </w:r>
      <w:r>
        <w:rPr>
          <w:rFonts w:ascii="Times New Roman" w:eastAsiaTheme="minorEastAsia" w:hAnsi="Times New Roman" w:cs="Times New Roman"/>
          <w:lang w:val="es-ES" w:eastAsia="es-ES"/>
        </w:rPr>
        <w:t>,</w:t>
      </w:r>
      <w:r w:rsidR="003871A6">
        <w:rPr>
          <w:rFonts w:ascii="Times New Roman" w:eastAsiaTheme="minorEastAsia" w:hAnsi="Times New Roman" w:cs="Times New Roman"/>
          <w:lang w:val="es-ES" w:eastAsia="es-ES"/>
        </w:rPr>
        <w:t xml:space="preserve"> exigen</w:t>
      </w:r>
      <w:r w:rsidR="0046033E">
        <w:rPr>
          <w:rFonts w:ascii="Times New Roman" w:eastAsiaTheme="minorEastAsia" w:hAnsi="Times New Roman" w:cs="Times New Roman"/>
          <w:lang w:val="es-ES" w:eastAsia="es-ES"/>
        </w:rPr>
        <w:t xml:space="preserve"> rutas de</w:t>
      </w:r>
      <w:r>
        <w:rPr>
          <w:rFonts w:ascii="Times New Roman" w:eastAsiaTheme="minorEastAsia" w:hAnsi="Times New Roman" w:cs="Times New Roman"/>
          <w:lang w:val="es-ES" w:eastAsia="es-ES"/>
        </w:rPr>
        <w:t xml:space="preserve"> exploración</w:t>
      </w:r>
      <w:r w:rsidR="0046033E">
        <w:rPr>
          <w:rFonts w:ascii="Times New Roman" w:eastAsiaTheme="minorEastAsia" w:hAnsi="Times New Roman" w:cs="Times New Roman"/>
          <w:lang w:val="es-ES" w:eastAsia="es-ES"/>
        </w:rPr>
        <w:t xml:space="preserve"> para</w:t>
      </w:r>
      <w:r w:rsidR="00A55C30">
        <w:rPr>
          <w:rFonts w:ascii="Times New Roman" w:eastAsiaTheme="minorEastAsia" w:hAnsi="Times New Roman" w:cs="Times New Roman"/>
          <w:lang w:val="es-ES" w:eastAsia="es-ES"/>
        </w:rPr>
        <w:t xml:space="preserve"> los actuales</w:t>
      </w:r>
      <w:r>
        <w:rPr>
          <w:rFonts w:ascii="Times New Roman" w:eastAsiaTheme="minorEastAsia" w:hAnsi="Times New Roman" w:cs="Times New Roman"/>
          <w:lang w:val="es-ES" w:eastAsia="es-ES"/>
        </w:rPr>
        <w:t xml:space="preserve"> escenarios en los que sea posible satisfacer las nec</w:t>
      </w:r>
      <w:r w:rsidR="00EA7118">
        <w:rPr>
          <w:rFonts w:ascii="Times New Roman" w:eastAsiaTheme="minorEastAsia" w:hAnsi="Times New Roman" w:cs="Times New Roman"/>
          <w:lang w:val="es-ES" w:eastAsia="es-ES"/>
        </w:rPr>
        <w:t>esidades sociales y comerciales, que trasciendan</w:t>
      </w:r>
      <w:r>
        <w:rPr>
          <w:rFonts w:ascii="Times New Roman" w:eastAsiaTheme="minorEastAsia" w:hAnsi="Times New Roman" w:cs="Times New Roman"/>
          <w:lang w:val="es-ES" w:eastAsia="es-ES"/>
        </w:rPr>
        <w:t xml:space="preserve"> enfoques admini</w:t>
      </w:r>
      <w:r w:rsidR="0046033E">
        <w:rPr>
          <w:rFonts w:ascii="Times New Roman" w:eastAsiaTheme="minorEastAsia" w:hAnsi="Times New Roman" w:cs="Times New Roman"/>
          <w:lang w:val="es-ES" w:eastAsia="es-ES"/>
        </w:rPr>
        <w:t xml:space="preserve">strativos del pasado centrados en </w:t>
      </w:r>
      <w:r w:rsidR="003C200E">
        <w:rPr>
          <w:rFonts w:ascii="Times New Roman" w:eastAsiaTheme="minorEastAsia" w:hAnsi="Times New Roman" w:cs="Times New Roman"/>
          <w:lang w:val="es-ES" w:eastAsia="es-ES"/>
        </w:rPr>
        <w:t xml:space="preserve">la operatividad técnica y estrategias </w:t>
      </w:r>
      <w:r w:rsidR="003B436F">
        <w:rPr>
          <w:rFonts w:ascii="Times New Roman" w:eastAsiaTheme="minorEastAsia" w:hAnsi="Times New Roman" w:cs="Times New Roman"/>
          <w:lang w:val="es-ES" w:eastAsia="es-ES"/>
        </w:rPr>
        <w:t>rígidas que si bien no implica</w:t>
      </w:r>
      <w:r w:rsidR="003C200E">
        <w:rPr>
          <w:rFonts w:ascii="Times New Roman" w:eastAsiaTheme="minorEastAsia" w:hAnsi="Times New Roman" w:cs="Times New Roman"/>
          <w:lang w:val="es-ES" w:eastAsia="es-ES"/>
        </w:rPr>
        <w:t xml:space="preserve">n </w:t>
      </w:r>
      <w:r w:rsidR="003871A6">
        <w:rPr>
          <w:rFonts w:ascii="Times New Roman" w:eastAsiaTheme="minorEastAsia" w:hAnsi="Times New Roman" w:cs="Times New Roman"/>
          <w:lang w:val="es-ES" w:eastAsia="es-ES"/>
        </w:rPr>
        <w:t>un b</w:t>
      </w:r>
      <w:r w:rsidR="00C97212">
        <w:rPr>
          <w:rFonts w:ascii="Times New Roman" w:eastAsiaTheme="minorEastAsia" w:hAnsi="Times New Roman" w:cs="Times New Roman"/>
          <w:lang w:val="es-ES" w:eastAsia="es-ES"/>
        </w:rPr>
        <w:t>loqueo al cambio,</w:t>
      </w:r>
      <w:r w:rsidR="003871A6">
        <w:rPr>
          <w:rFonts w:ascii="Times New Roman" w:eastAsiaTheme="minorEastAsia" w:hAnsi="Times New Roman" w:cs="Times New Roman"/>
          <w:lang w:val="es-ES" w:eastAsia="es-ES"/>
        </w:rPr>
        <w:t xml:space="preserve"> lo limita</w:t>
      </w:r>
      <w:r w:rsidR="00C97212">
        <w:rPr>
          <w:rFonts w:ascii="Times New Roman" w:eastAsiaTheme="minorEastAsia" w:hAnsi="Times New Roman" w:cs="Times New Roman"/>
          <w:lang w:val="es-ES" w:eastAsia="es-ES"/>
        </w:rPr>
        <w:t>n</w:t>
      </w:r>
      <w:r w:rsidR="003871A6">
        <w:rPr>
          <w:rFonts w:ascii="Times New Roman" w:eastAsiaTheme="minorEastAsia" w:hAnsi="Times New Roman" w:cs="Times New Roman"/>
          <w:lang w:val="es-ES" w:eastAsia="es-ES"/>
        </w:rPr>
        <w:t xml:space="preserve"> o dificulta</w:t>
      </w:r>
      <w:r w:rsidR="00C97212">
        <w:rPr>
          <w:rFonts w:ascii="Times New Roman" w:eastAsiaTheme="minorEastAsia" w:hAnsi="Times New Roman" w:cs="Times New Roman"/>
          <w:lang w:val="es-ES" w:eastAsia="es-ES"/>
        </w:rPr>
        <w:t>n</w:t>
      </w:r>
      <w:r w:rsidR="003C200E">
        <w:rPr>
          <w:rFonts w:ascii="Times New Roman" w:eastAsiaTheme="minorEastAsia" w:hAnsi="Times New Roman" w:cs="Times New Roman"/>
          <w:lang w:val="es-ES" w:eastAsia="es-ES"/>
        </w:rPr>
        <w:t>.</w:t>
      </w:r>
      <w:r w:rsidR="003B436F">
        <w:rPr>
          <w:rFonts w:ascii="Times New Roman" w:eastAsiaTheme="minorEastAsia" w:hAnsi="Times New Roman" w:cs="Times New Roman"/>
          <w:lang w:val="es-ES" w:eastAsia="es-ES"/>
        </w:rPr>
        <w:t xml:space="preserve"> </w:t>
      </w:r>
    </w:p>
    <w:p w14:paraId="3F4C1FB7" w14:textId="77777777" w:rsidR="00FF43E5" w:rsidRDefault="00FF43E5" w:rsidP="00FF43E5">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lastRenderedPageBreak/>
        <w:t xml:space="preserve">El campo empresarial en México se conforma en más del 90% de micro, pequeñas y medianas empresas, gran parte del empleo y actividad económica del país está vinculada a  este tipo de organismos enfocados al comercio, manufactura y servicios privados no financieros principalmente (SE, 2019). Estas entidades dependen constantemente de la habilidad de adaptación, de las respuestas rápidas ante contingencias y de la capacidad para identificar herramientas que faciliten su fortalecimiento sin comprometer sus frágiles recursos. El escenario en el que surgen es de por sí adverso y si a ello se suma la dificultad de muchos de estos organismos para situar su propio potencial no sorprende que su permanencia penda peligrosamente de la suerte que el complejo contexto político y económico permitan. </w:t>
      </w:r>
    </w:p>
    <w:p w14:paraId="66697B02" w14:textId="77777777" w:rsidR="00FF43E5" w:rsidRDefault="00FF43E5" w:rsidP="00FF43E5">
      <w:pPr>
        <w:spacing w:line="360" w:lineRule="auto"/>
        <w:textAlignment w:val="baseline"/>
        <w:rPr>
          <w:rFonts w:ascii="Times New Roman" w:eastAsiaTheme="minorEastAsia" w:hAnsi="Times New Roman" w:cs="Times New Roman"/>
          <w:lang w:val="es-ES" w:eastAsia="es-ES"/>
        </w:rPr>
      </w:pPr>
    </w:p>
    <w:p w14:paraId="6CFE7058" w14:textId="72717DF3" w:rsidR="00C97384" w:rsidRDefault="002A5A77" w:rsidP="00E9046F">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La gestión del diseño es un factor que promueve la creación de valor, nutre la competitividad y productividad porque se vincula íntimamente con el concepto de innovación, da visibilidad a los valores intangibles, genera simbolismos que dan cara a procesos organizacionales con actitudes diversas, favorece la unidad a través de reconocer las propias formas. La gestión del diseño nace del pensamiento </w:t>
      </w:r>
      <w:r w:rsidR="00990443">
        <w:rPr>
          <w:rFonts w:ascii="Times New Roman" w:eastAsiaTheme="minorEastAsia" w:hAnsi="Times New Roman" w:cs="Times New Roman"/>
          <w:lang w:val="es-ES" w:eastAsia="es-ES"/>
        </w:rPr>
        <w:t>complejo</w:t>
      </w:r>
      <w:r>
        <w:rPr>
          <w:rFonts w:ascii="Times New Roman" w:eastAsiaTheme="minorEastAsia" w:hAnsi="Times New Roman" w:cs="Times New Roman"/>
          <w:lang w:val="es-ES" w:eastAsia="es-ES"/>
        </w:rPr>
        <w:t xml:space="preserve"> indispensable para administrar y comprometer los recursos orientados a la acción productiva a través de esfuerzos coordinados, pero también genera instrumentos y m</w:t>
      </w:r>
      <w:r w:rsidR="00CC2026">
        <w:rPr>
          <w:rFonts w:ascii="Times New Roman" w:eastAsiaTheme="minorEastAsia" w:hAnsi="Times New Roman" w:cs="Times New Roman"/>
          <w:lang w:val="es-ES" w:eastAsia="es-ES"/>
        </w:rPr>
        <w:t>apas de experiencias que permite</w:t>
      </w:r>
      <w:r>
        <w:rPr>
          <w:rFonts w:ascii="Times New Roman" w:eastAsiaTheme="minorEastAsia" w:hAnsi="Times New Roman" w:cs="Times New Roman"/>
          <w:lang w:val="es-ES" w:eastAsia="es-ES"/>
        </w:rPr>
        <w:t>n la aproximación entre los entornos y necesidades de los diversos agentes y escenarios en los que juegan sus capitales empresas y organismos, el de sus clientes y colaboradores.</w:t>
      </w:r>
    </w:p>
    <w:p w14:paraId="44AE0865" w14:textId="77777777" w:rsidR="002A5A77" w:rsidRDefault="002A5A77" w:rsidP="00E9046F">
      <w:pPr>
        <w:spacing w:line="360" w:lineRule="auto"/>
        <w:textAlignment w:val="baseline"/>
        <w:rPr>
          <w:rFonts w:ascii="Times New Roman" w:eastAsiaTheme="minorEastAsia" w:hAnsi="Times New Roman" w:cs="Times New Roman"/>
          <w:lang w:val="es-ES" w:eastAsia="es-ES"/>
        </w:rPr>
      </w:pPr>
    </w:p>
    <w:p w14:paraId="5F31F81A" w14:textId="165112D4" w:rsidR="00ED33C5" w:rsidRPr="00ED33C5" w:rsidRDefault="00C97212" w:rsidP="00E9046F">
      <w:pPr>
        <w:spacing w:line="360" w:lineRule="auto"/>
        <w:textAlignment w:val="baseline"/>
        <w:rPr>
          <w:rFonts w:ascii="Arial" w:eastAsiaTheme="minorEastAsia" w:hAnsi="Arial" w:cs="Arial"/>
          <w:sz w:val="18"/>
          <w:szCs w:val="18"/>
          <w:lang w:val="es-ES_tradnl" w:eastAsia="es-ES"/>
        </w:rPr>
      </w:pPr>
      <w:r>
        <w:rPr>
          <w:rFonts w:ascii="Times New Roman" w:eastAsiaTheme="minorEastAsia" w:hAnsi="Times New Roman" w:cs="Times New Roman"/>
          <w:lang w:val="es-ES" w:eastAsia="es-ES"/>
        </w:rPr>
        <w:t>L</w:t>
      </w:r>
      <w:r w:rsidR="00D44189">
        <w:rPr>
          <w:rFonts w:ascii="Times New Roman" w:eastAsiaTheme="minorEastAsia" w:hAnsi="Times New Roman" w:cs="Times New Roman"/>
          <w:lang w:val="es-ES" w:eastAsia="es-ES"/>
        </w:rPr>
        <w:t>a integra</w:t>
      </w:r>
      <w:r w:rsidR="003C200E">
        <w:rPr>
          <w:rFonts w:ascii="Times New Roman" w:eastAsiaTheme="minorEastAsia" w:hAnsi="Times New Roman" w:cs="Times New Roman"/>
          <w:lang w:val="es-ES" w:eastAsia="es-ES"/>
        </w:rPr>
        <w:t xml:space="preserve">ción del ejercicio del diseño como activo </w:t>
      </w:r>
      <w:r w:rsidR="0052153E">
        <w:rPr>
          <w:rFonts w:ascii="Times New Roman" w:eastAsiaTheme="minorEastAsia" w:hAnsi="Times New Roman" w:cs="Times New Roman"/>
          <w:lang w:val="es-ES" w:eastAsia="es-ES"/>
        </w:rPr>
        <w:t xml:space="preserve">detonante </w:t>
      </w:r>
      <w:r w:rsidR="003C200E">
        <w:rPr>
          <w:rFonts w:ascii="Times New Roman" w:eastAsiaTheme="minorEastAsia" w:hAnsi="Times New Roman" w:cs="Times New Roman"/>
          <w:lang w:val="es-ES" w:eastAsia="es-ES"/>
        </w:rPr>
        <w:t>en</w:t>
      </w:r>
      <w:r w:rsidR="00D44189">
        <w:rPr>
          <w:rFonts w:ascii="Times New Roman" w:eastAsiaTheme="minorEastAsia" w:hAnsi="Times New Roman" w:cs="Times New Roman"/>
          <w:lang w:val="es-ES" w:eastAsia="es-ES"/>
        </w:rPr>
        <w:t xml:space="preserve"> la cadena de valor</w:t>
      </w:r>
      <w:r w:rsidR="005B6C8F">
        <w:rPr>
          <w:rFonts w:ascii="Times New Roman" w:eastAsiaTheme="minorEastAsia" w:hAnsi="Times New Roman" w:cs="Times New Roman"/>
          <w:lang w:val="es-ES" w:eastAsia="es-ES"/>
        </w:rPr>
        <w:t xml:space="preserve"> de organismos </w:t>
      </w:r>
      <w:r w:rsidR="005A27EA">
        <w:rPr>
          <w:rFonts w:ascii="Times New Roman" w:eastAsiaTheme="minorEastAsia" w:hAnsi="Times New Roman" w:cs="Times New Roman"/>
          <w:lang w:val="es-ES" w:eastAsia="es-ES"/>
        </w:rPr>
        <w:t xml:space="preserve">implica además de su función ya conocida para desarrollo de productos, </w:t>
      </w:r>
      <w:r w:rsidR="003C200E">
        <w:rPr>
          <w:rFonts w:ascii="Times New Roman" w:eastAsiaTheme="minorEastAsia" w:hAnsi="Times New Roman" w:cs="Times New Roman"/>
          <w:lang w:val="es-ES" w:eastAsia="es-ES"/>
        </w:rPr>
        <w:t xml:space="preserve">la </w:t>
      </w:r>
      <w:r w:rsidR="005A27EA">
        <w:rPr>
          <w:rFonts w:ascii="Times New Roman" w:eastAsiaTheme="minorEastAsia" w:hAnsi="Times New Roman" w:cs="Times New Roman"/>
          <w:lang w:val="es-ES" w:eastAsia="es-ES"/>
        </w:rPr>
        <w:t>intervención directa de los</w:t>
      </w:r>
      <w:r w:rsidR="00D44189">
        <w:rPr>
          <w:rFonts w:ascii="Times New Roman" w:eastAsiaTheme="minorEastAsia" w:hAnsi="Times New Roman" w:cs="Times New Roman"/>
          <w:lang w:val="es-ES" w:eastAsia="es-ES"/>
        </w:rPr>
        <w:t xml:space="preserve"> sistemas organiza</w:t>
      </w:r>
      <w:r w:rsidR="00606BDD">
        <w:rPr>
          <w:rFonts w:ascii="Times New Roman" w:eastAsiaTheme="minorEastAsia" w:hAnsi="Times New Roman" w:cs="Times New Roman"/>
          <w:lang w:val="es-ES" w:eastAsia="es-ES"/>
        </w:rPr>
        <w:t>cionales</w:t>
      </w:r>
      <w:r w:rsidR="003C200E">
        <w:rPr>
          <w:rFonts w:ascii="Times New Roman" w:eastAsiaTheme="minorEastAsia" w:hAnsi="Times New Roman" w:cs="Times New Roman"/>
          <w:lang w:val="es-ES" w:eastAsia="es-ES"/>
        </w:rPr>
        <w:t>, procesos de producción, servicios, comunicación y cultura empresa</w:t>
      </w:r>
      <w:r w:rsidR="002A5A77">
        <w:rPr>
          <w:rFonts w:ascii="Times New Roman" w:eastAsiaTheme="minorEastAsia" w:hAnsi="Times New Roman" w:cs="Times New Roman"/>
          <w:lang w:val="es-ES" w:eastAsia="es-ES"/>
        </w:rPr>
        <w:t>rial, favorece</w:t>
      </w:r>
      <w:r w:rsidR="005A27EA">
        <w:rPr>
          <w:rFonts w:ascii="Times New Roman" w:eastAsiaTheme="minorEastAsia" w:hAnsi="Times New Roman" w:cs="Times New Roman"/>
          <w:lang w:val="es-ES" w:eastAsia="es-ES"/>
        </w:rPr>
        <w:t xml:space="preserve"> nuevos enfoques, renovándolos o identificando áreas de mejora desde las cuales se </w:t>
      </w:r>
      <w:r w:rsidR="002A5A77">
        <w:rPr>
          <w:rFonts w:ascii="Times New Roman" w:eastAsiaTheme="minorEastAsia" w:hAnsi="Times New Roman" w:cs="Times New Roman"/>
          <w:lang w:val="es-ES" w:eastAsia="es-ES"/>
        </w:rPr>
        <w:t>promueva</w:t>
      </w:r>
      <w:r w:rsidR="005A27EA">
        <w:rPr>
          <w:rFonts w:ascii="Times New Roman" w:eastAsiaTheme="minorEastAsia" w:hAnsi="Times New Roman" w:cs="Times New Roman"/>
          <w:lang w:val="es-ES" w:eastAsia="es-ES"/>
        </w:rPr>
        <w:t xml:space="preserve"> la</w:t>
      </w:r>
      <w:r w:rsidR="003C200E">
        <w:rPr>
          <w:rFonts w:ascii="Times New Roman" w:eastAsiaTheme="minorEastAsia" w:hAnsi="Times New Roman" w:cs="Times New Roman"/>
          <w:lang w:val="es-ES" w:eastAsia="es-ES"/>
        </w:rPr>
        <w:t xml:space="preserve"> producti</w:t>
      </w:r>
      <w:r w:rsidR="00F20B79">
        <w:rPr>
          <w:rFonts w:ascii="Times New Roman" w:eastAsiaTheme="minorEastAsia" w:hAnsi="Times New Roman" w:cs="Times New Roman"/>
          <w:lang w:val="es-ES" w:eastAsia="es-ES"/>
        </w:rPr>
        <w:t>vidad y competiti</w:t>
      </w:r>
      <w:r w:rsidR="001067DA">
        <w:rPr>
          <w:rFonts w:ascii="Times New Roman" w:eastAsiaTheme="minorEastAsia" w:hAnsi="Times New Roman" w:cs="Times New Roman"/>
          <w:lang w:val="es-ES" w:eastAsia="es-ES"/>
        </w:rPr>
        <w:t>vidad. E</w:t>
      </w:r>
      <w:r w:rsidR="005A27EA">
        <w:rPr>
          <w:rFonts w:ascii="Times New Roman" w:eastAsiaTheme="minorEastAsia" w:hAnsi="Times New Roman" w:cs="Times New Roman"/>
          <w:lang w:val="es-ES" w:eastAsia="es-ES"/>
        </w:rPr>
        <w:t>n suma el ejercicio del diseño desde una perspectiva de gestión estratégica</w:t>
      </w:r>
      <w:r w:rsidR="001067DA">
        <w:rPr>
          <w:rFonts w:ascii="Times New Roman" w:eastAsiaTheme="minorEastAsia" w:hAnsi="Times New Roman" w:cs="Times New Roman"/>
          <w:lang w:val="es-ES" w:eastAsia="es-ES"/>
        </w:rPr>
        <w:t xml:space="preserve"> </w:t>
      </w:r>
      <w:r w:rsidR="002A5A77">
        <w:rPr>
          <w:rFonts w:ascii="Times New Roman" w:eastAsiaTheme="minorEastAsia" w:hAnsi="Times New Roman" w:cs="Times New Roman"/>
          <w:lang w:val="es-ES" w:eastAsia="es-ES"/>
        </w:rPr>
        <w:t>resulta un</w:t>
      </w:r>
      <w:r w:rsidR="001067DA">
        <w:rPr>
          <w:rFonts w:ascii="Times New Roman" w:eastAsiaTheme="minorEastAsia" w:hAnsi="Times New Roman" w:cs="Times New Roman"/>
          <w:lang w:val="es-ES" w:eastAsia="es-ES"/>
        </w:rPr>
        <w:t xml:space="preserve"> enfoque práctico </w:t>
      </w:r>
      <w:r w:rsidR="002A5A77">
        <w:rPr>
          <w:rFonts w:ascii="Times New Roman" w:eastAsiaTheme="minorEastAsia" w:hAnsi="Times New Roman" w:cs="Times New Roman"/>
          <w:lang w:val="es-ES" w:eastAsia="es-ES"/>
        </w:rPr>
        <w:t>y plausible para</w:t>
      </w:r>
      <w:r w:rsidR="001067DA">
        <w:rPr>
          <w:rFonts w:ascii="Times New Roman" w:eastAsiaTheme="minorEastAsia" w:hAnsi="Times New Roman" w:cs="Times New Roman"/>
          <w:lang w:val="es-ES" w:eastAsia="es-ES"/>
        </w:rPr>
        <w:t xml:space="preserve"> la comprensión de </w:t>
      </w:r>
      <w:r w:rsidR="00152846">
        <w:rPr>
          <w:rFonts w:ascii="Times New Roman" w:eastAsiaTheme="minorEastAsia" w:hAnsi="Times New Roman" w:cs="Times New Roman"/>
          <w:lang w:val="es-ES" w:eastAsia="es-ES"/>
        </w:rPr>
        <w:t xml:space="preserve">nuevos problemas que utiliza como </w:t>
      </w:r>
      <w:r w:rsidR="001067DA">
        <w:rPr>
          <w:rFonts w:ascii="Times New Roman" w:eastAsiaTheme="minorEastAsia" w:hAnsi="Times New Roman" w:cs="Times New Roman"/>
          <w:lang w:val="es-ES" w:eastAsia="es-ES"/>
        </w:rPr>
        <w:t>motor potencial para la generación de nuevos valores.</w:t>
      </w:r>
    </w:p>
    <w:p w14:paraId="1B07EFA3" w14:textId="77777777" w:rsidR="00ED33C5" w:rsidRDefault="00ED33C5" w:rsidP="00E9046F">
      <w:pPr>
        <w:spacing w:line="360" w:lineRule="auto"/>
        <w:textAlignment w:val="baseline"/>
        <w:rPr>
          <w:rFonts w:ascii="Times New Roman" w:eastAsiaTheme="minorEastAsia" w:hAnsi="Times New Roman" w:cs="Times New Roman"/>
          <w:b/>
          <w:bCs/>
          <w:i/>
          <w:iCs/>
          <w:sz w:val="22"/>
          <w:szCs w:val="22"/>
          <w:lang w:val="es-ES" w:eastAsia="es-ES"/>
        </w:rPr>
      </w:pPr>
    </w:p>
    <w:p w14:paraId="53AEC21C" w14:textId="29752F43" w:rsidR="0052153E" w:rsidRPr="00AB397C" w:rsidRDefault="008A60FE" w:rsidP="0052153E">
      <w:pPr>
        <w:spacing w:line="360" w:lineRule="auto"/>
        <w:textAlignment w:val="baseline"/>
        <w:rPr>
          <w:rFonts w:ascii="Arial" w:eastAsiaTheme="minorEastAsia" w:hAnsi="Arial" w:cs="Arial"/>
          <w:sz w:val="18"/>
          <w:szCs w:val="18"/>
          <w:lang w:val="es-ES_tradnl" w:eastAsia="es-ES"/>
        </w:rPr>
      </w:pPr>
      <w:r>
        <w:rPr>
          <w:rFonts w:ascii="Times New Roman" w:eastAsiaTheme="minorEastAsia" w:hAnsi="Times New Roman" w:cs="Times New Roman"/>
          <w:b/>
          <w:bCs/>
          <w:i/>
          <w:iCs/>
          <w:sz w:val="22"/>
          <w:szCs w:val="22"/>
          <w:lang w:val="es-ES" w:eastAsia="es-ES"/>
        </w:rPr>
        <w:lastRenderedPageBreak/>
        <w:t>C</w:t>
      </w:r>
      <w:r w:rsidR="000F053B">
        <w:rPr>
          <w:rFonts w:ascii="Times New Roman" w:eastAsiaTheme="minorEastAsia" w:hAnsi="Times New Roman" w:cs="Times New Roman"/>
          <w:b/>
          <w:bCs/>
          <w:i/>
          <w:iCs/>
          <w:sz w:val="22"/>
          <w:szCs w:val="22"/>
          <w:lang w:val="es-ES" w:eastAsia="es-ES"/>
        </w:rPr>
        <w:t xml:space="preserve">oncepto de gestión </w:t>
      </w:r>
    </w:p>
    <w:p w14:paraId="0B01C27E" w14:textId="7755D393" w:rsidR="00431782" w:rsidRDefault="0052153E"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La gestión del diseño reúne abordaje</w:t>
      </w:r>
      <w:r w:rsidR="000212EE">
        <w:rPr>
          <w:rFonts w:ascii="Times New Roman" w:eastAsiaTheme="minorEastAsia" w:hAnsi="Times New Roman" w:cs="Times New Roman"/>
          <w:lang w:val="es-ES" w:eastAsia="es-ES"/>
        </w:rPr>
        <w:t>s creativos con la implementación</w:t>
      </w:r>
      <w:r>
        <w:rPr>
          <w:rFonts w:ascii="Times New Roman" w:eastAsiaTheme="minorEastAsia" w:hAnsi="Times New Roman" w:cs="Times New Roman"/>
          <w:lang w:val="es-ES" w:eastAsia="es-ES"/>
        </w:rPr>
        <w:t xml:space="preserve"> de procesos sistemáticos, el concepto de gestión está históricamente vinculado al quehacer de las ciencias administrativas </w:t>
      </w:r>
      <w:r w:rsidR="000212EE">
        <w:rPr>
          <w:rFonts w:ascii="Times New Roman" w:eastAsiaTheme="minorEastAsia" w:hAnsi="Times New Roman" w:cs="Times New Roman"/>
          <w:lang w:val="es-ES" w:eastAsia="es-ES"/>
        </w:rPr>
        <w:t xml:space="preserve">y resulta importante </w:t>
      </w:r>
      <w:r w:rsidR="00DC02C2">
        <w:rPr>
          <w:rFonts w:ascii="Times New Roman" w:eastAsiaTheme="minorEastAsia" w:hAnsi="Times New Roman" w:cs="Times New Roman"/>
          <w:lang w:val="es-ES" w:eastAsia="es-ES"/>
        </w:rPr>
        <w:t>mencionar</w:t>
      </w:r>
      <w:r w:rsidR="000212EE">
        <w:rPr>
          <w:rFonts w:ascii="Times New Roman" w:eastAsiaTheme="minorEastAsia" w:hAnsi="Times New Roman" w:cs="Times New Roman"/>
          <w:lang w:val="es-ES" w:eastAsia="es-ES"/>
        </w:rPr>
        <w:t xml:space="preserve"> los principios sobre los que se construye el concepto para luego comprender </w:t>
      </w:r>
      <w:r w:rsidR="00CC2026">
        <w:rPr>
          <w:rFonts w:ascii="Times New Roman" w:eastAsiaTheme="minorEastAsia" w:hAnsi="Times New Roman" w:cs="Times New Roman"/>
          <w:lang w:val="es-ES" w:eastAsia="es-ES"/>
        </w:rPr>
        <w:t>el potencial de la gestión del diseño y lo que se</w:t>
      </w:r>
      <w:r w:rsidR="000212EE">
        <w:rPr>
          <w:rFonts w:ascii="Times New Roman" w:eastAsiaTheme="minorEastAsia" w:hAnsi="Times New Roman" w:cs="Times New Roman"/>
          <w:lang w:val="es-ES" w:eastAsia="es-ES"/>
        </w:rPr>
        <w:t xml:space="preserve"> puede esperar de su ejercicio. </w:t>
      </w:r>
      <w:r w:rsidR="002E195C">
        <w:rPr>
          <w:rFonts w:ascii="Times New Roman" w:eastAsiaTheme="minorEastAsia" w:hAnsi="Times New Roman" w:cs="Times New Roman"/>
          <w:lang w:val="es-ES" w:eastAsia="es-ES"/>
        </w:rPr>
        <w:t>La gestión tiene desde su origen un enfoque práctico</w:t>
      </w:r>
      <w:r w:rsidR="00ED33C5">
        <w:rPr>
          <w:rFonts w:ascii="Times New Roman" w:eastAsiaTheme="minorEastAsia" w:hAnsi="Times New Roman" w:cs="Times New Roman"/>
          <w:lang w:val="es-ES" w:eastAsia="es-ES"/>
        </w:rPr>
        <w:t>,</w:t>
      </w:r>
      <w:r w:rsidR="002E195C">
        <w:rPr>
          <w:rFonts w:ascii="Times New Roman" w:eastAsiaTheme="minorEastAsia" w:hAnsi="Times New Roman" w:cs="Times New Roman"/>
          <w:lang w:val="es-ES" w:eastAsia="es-ES"/>
        </w:rPr>
        <w:t xml:space="preserve"> se convirtió en disciplina a principios del siglo XX con la intención de orientar al creciente grupo de empresas</w:t>
      </w:r>
      <w:r w:rsidR="00995905">
        <w:rPr>
          <w:rFonts w:ascii="Times New Roman" w:eastAsiaTheme="minorEastAsia" w:hAnsi="Times New Roman" w:cs="Times New Roman"/>
          <w:lang w:val="es-ES" w:eastAsia="es-ES"/>
        </w:rPr>
        <w:t>, en</w:t>
      </w:r>
      <w:r w:rsidR="00ED33C5">
        <w:rPr>
          <w:rFonts w:ascii="Times New Roman" w:eastAsiaTheme="minorEastAsia" w:hAnsi="Times New Roman" w:cs="Times New Roman"/>
          <w:lang w:val="es-ES" w:eastAsia="es-ES"/>
        </w:rPr>
        <w:t xml:space="preserve"> sus</w:t>
      </w:r>
      <w:r w:rsidR="002E195C">
        <w:rPr>
          <w:rFonts w:ascii="Times New Roman" w:eastAsiaTheme="minorEastAsia" w:hAnsi="Times New Roman" w:cs="Times New Roman"/>
          <w:lang w:val="es-ES" w:eastAsia="es-ES"/>
        </w:rPr>
        <w:t xml:space="preserve"> primeros abordajes </w:t>
      </w:r>
      <w:r w:rsidR="00995905">
        <w:rPr>
          <w:rFonts w:ascii="Times New Roman" w:eastAsiaTheme="minorEastAsia" w:hAnsi="Times New Roman" w:cs="Times New Roman"/>
          <w:lang w:val="es-ES" w:eastAsia="es-ES"/>
        </w:rPr>
        <w:t>prevalece</w:t>
      </w:r>
      <w:r w:rsidR="00ED33C5">
        <w:rPr>
          <w:rFonts w:ascii="Times New Roman" w:eastAsiaTheme="minorEastAsia" w:hAnsi="Times New Roman" w:cs="Times New Roman"/>
          <w:lang w:val="es-ES" w:eastAsia="es-ES"/>
        </w:rPr>
        <w:t xml:space="preserve"> la</w:t>
      </w:r>
      <w:r w:rsidR="002E195C">
        <w:rPr>
          <w:rFonts w:ascii="Times New Roman" w:eastAsiaTheme="minorEastAsia" w:hAnsi="Times New Roman" w:cs="Times New Roman"/>
          <w:lang w:val="es-ES" w:eastAsia="es-ES"/>
        </w:rPr>
        <w:t xml:space="preserve"> mirada instrumental</w:t>
      </w:r>
      <w:r w:rsidR="00ED33C5">
        <w:rPr>
          <w:rFonts w:ascii="Times New Roman" w:eastAsiaTheme="minorEastAsia" w:hAnsi="Times New Roman" w:cs="Times New Roman"/>
          <w:lang w:val="es-ES" w:eastAsia="es-ES"/>
        </w:rPr>
        <w:t xml:space="preserve"> </w:t>
      </w:r>
      <w:r w:rsidR="00431782">
        <w:rPr>
          <w:rFonts w:ascii="Times New Roman" w:eastAsiaTheme="minorEastAsia" w:hAnsi="Times New Roman" w:cs="Times New Roman"/>
          <w:lang w:val="es-ES" w:eastAsia="es-ES"/>
        </w:rPr>
        <w:t>en busca de la eficiencia</w:t>
      </w:r>
      <w:r w:rsidR="00ED33C5">
        <w:rPr>
          <w:rFonts w:ascii="Times New Roman" w:eastAsiaTheme="minorEastAsia" w:hAnsi="Times New Roman" w:cs="Times New Roman"/>
          <w:lang w:val="es-ES" w:eastAsia="es-ES"/>
        </w:rPr>
        <w:t xml:space="preserve"> </w:t>
      </w:r>
      <w:r w:rsidR="00995905">
        <w:rPr>
          <w:rFonts w:ascii="Times New Roman" w:eastAsiaTheme="minorEastAsia" w:hAnsi="Times New Roman" w:cs="Times New Roman"/>
          <w:lang w:val="es-ES" w:eastAsia="es-ES"/>
        </w:rPr>
        <w:t xml:space="preserve">ya sea centrados en niveles tácticos o bien operativos </w:t>
      </w:r>
      <w:r w:rsidR="00ED33C5">
        <w:rPr>
          <w:rFonts w:ascii="Times New Roman" w:eastAsiaTheme="minorEastAsia" w:hAnsi="Times New Roman" w:cs="Times New Roman"/>
          <w:lang w:val="es-ES" w:eastAsia="es-ES"/>
        </w:rPr>
        <w:t xml:space="preserve">a través de </w:t>
      </w:r>
      <w:r w:rsidR="00995905">
        <w:rPr>
          <w:rFonts w:ascii="Times New Roman" w:eastAsiaTheme="minorEastAsia" w:hAnsi="Times New Roman" w:cs="Times New Roman"/>
          <w:lang w:val="es-ES" w:eastAsia="es-ES"/>
        </w:rPr>
        <w:t xml:space="preserve">los </w:t>
      </w:r>
      <w:r w:rsidR="00ED33C5">
        <w:rPr>
          <w:rFonts w:ascii="Times New Roman" w:eastAsiaTheme="minorEastAsia" w:hAnsi="Times New Roman" w:cs="Times New Roman"/>
          <w:lang w:val="es-ES" w:eastAsia="es-ES"/>
        </w:rPr>
        <w:t>cinco</w:t>
      </w:r>
      <w:r w:rsidR="002E195C">
        <w:rPr>
          <w:rFonts w:ascii="Times New Roman" w:eastAsiaTheme="minorEastAsia" w:hAnsi="Times New Roman" w:cs="Times New Roman"/>
          <w:lang w:val="es-ES" w:eastAsia="es-ES"/>
        </w:rPr>
        <w:t xml:space="preserve"> elementos rectores </w:t>
      </w:r>
      <w:r w:rsidR="00ED33C5">
        <w:rPr>
          <w:rFonts w:ascii="Times New Roman" w:eastAsiaTheme="minorEastAsia" w:hAnsi="Times New Roman" w:cs="Times New Roman"/>
          <w:lang w:val="es-ES" w:eastAsia="es-ES"/>
        </w:rPr>
        <w:t>clásicos de la administración</w:t>
      </w:r>
      <w:r w:rsidR="002E195C">
        <w:rPr>
          <w:rFonts w:ascii="Times New Roman" w:eastAsiaTheme="minorEastAsia" w:hAnsi="Times New Roman" w:cs="Times New Roman"/>
          <w:lang w:val="es-ES" w:eastAsia="es-ES"/>
        </w:rPr>
        <w:t xml:space="preserve">: planeación, organización, dirección, coordinación </w:t>
      </w:r>
      <w:r w:rsidR="00995905">
        <w:rPr>
          <w:rFonts w:ascii="Times New Roman" w:eastAsiaTheme="minorEastAsia" w:hAnsi="Times New Roman" w:cs="Times New Roman"/>
          <w:lang w:val="es-ES" w:eastAsia="es-ES"/>
        </w:rPr>
        <w:t xml:space="preserve">y control </w:t>
      </w:r>
      <w:r w:rsidR="00431782">
        <w:rPr>
          <w:rFonts w:ascii="Times New Roman" w:eastAsiaTheme="minorEastAsia" w:hAnsi="Times New Roman" w:cs="Times New Roman"/>
          <w:lang w:val="es-ES" w:eastAsia="es-ES"/>
        </w:rPr>
        <w:t>(Manrique, 2016).</w:t>
      </w:r>
      <w:r w:rsidR="00995905">
        <w:rPr>
          <w:rFonts w:ascii="Times New Roman" w:eastAsiaTheme="minorEastAsia" w:hAnsi="Times New Roman" w:cs="Times New Roman"/>
          <w:lang w:val="es-ES" w:eastAsia="es-ES"/>
        </w:rPr>
        <w:t xml:space="preserve"> </w:t>
      </w:r>
    </w:p>
    <w:p w14:paraId="49F5FEE4" w14:textId="77777777" w:rsidR="00995905" w:rsidRDefault="00995905" w:rsidP="00431782">
      <w:pPr>
        <w:spacing w:line="360" w:lineRule="auto"/>
        <w:textAlignment w:val="baseline"/>
        <w:rPr>
          <w:rFonts w:ascii="Times New Roman" w:eastAsiaTheme="minorEastAsia" w:hAnsi="Times New Roman" w:cs="Times New Roman"/>
          <w:lang w:val="es-ES" w:eastAsia="es-ES"/>
        </w:rPr>
      </w:pPr>
    </w:p>
    <w:p w14:paraId="4632A3B4" w14:textId="631CAB4D" w:rsidR="00AE1FCA" w:rsidRDefault="00995905"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La disciplina de la gestión administrativa convivió siempre de cerca con los concepto</w:t>
      </w:r>
      <w:r w:rsidR="00E538B4">
        <w:rPr>
          <w:rFonts w:ascii="Times New Roman" w:eastAsiaTheme="minorEastAsia" w:hAnsi="Times New Roman" w:cs="Times New Roman"/>
          <w:lang w:val="es-ES" w:eastAsia="es-ES"/>
        </w:rPr>
        <w:t>s de estrategia y productividad a lo largo de la formación de su cuerpo teórico fue enriqueciéndose al perseguir la eficiencia y eficacia en las que el proceso</w:t>
      </w:r>
      <w:r w:rsidR="00CC2026">
        <w:rPr>
          <w:rFonts w:ascii="Times New Roman" w:eastAsiaTheme="minorEastAsia" w:hAnsi="Times New Roman" w:cs="Times New Roman"/>
          <w:lang w:val="es-ES" w:eastAsia="es-ES"/>
        </w:rPr>
        <w:t xml:space="preserve"> racionalizado lograba</w:t>
      </w:r>
      <w:r w:rsidR="00E538B4">
        <w:rPr>
          <w:rFonts w:ascii="Times New Roman" w:eastAsiaTheme="minorEastAsia" w:hAnsi="Times New Roman" w:cs="Times New Roman"/>
          <w:lang w:val="es-ES" w:eastAsia="es-ES"/>
        </w:rPr>
        <w:t xml:space="preserve"> especia</w:t>
      </w:r>
      <w:r w:rsidR="00AE1FCA">
        <w:rPr>
          <w:rFonts w:ascii="Times New Roman" w:eastAsiaTheme="minorEastAsia" w:hAnsi="Times New Roman" w:cs="Times New Roman"/>
          <w:lang w:val="es-ES" w:eastAsia="es-ES"/>
        </w:rPr>
        <w:t>lización de reglas y jerarquías</w:t>
      </w:r>
      <w:r w:rsidR="00AB397C">
        <w:rPr>
          <w:rFonts w:ascii="Times New Roman" w:eastAsiaTheme="minorEastAsia" w:hAnsi="Times New Roman" w:cs="Times New Roman"/>
          <w:lang w:val="es-ES" w:eastAsia="es-ES"/>
        </w:rPr>
        <w:t>.</w:t>
      </w:r>
      <w:r w:rsidR="00AE1FCA">
        <w:rPr>
          <w:rFonts w:ascii="Times New Roman" w:eastAsiaTheme="minorEastAsia" w:hAnsi="Times New Roman" w:cs="Times New Roman"/>
          <w:lang w:val="es-ES" w:eastAsia="es-ES"/>
        </w:rPr>
        <w:t xml:space="preserve"> </w:t>
      </w:r>
      <w:r w:rsidR="00CC2026">
        <w:rPr>
          <w:rFonts w:ascii="Times New Roman" w:eastAsiaTheme="minorEastAsia" w:hAnsi="Times New Roman" w:cs="Times New Roman"/>
          <w:lang w:val="es-ES" w:eastAsia="es-ES"/>
        </w:rPr>
        <w:t>La gestión como disciplina f</w:t>
      </w:r>
      <w:r w:rsidR="00E538B4">
        <w:rPr>
          <w:rFonts w:ascii="Times New Roman" w:eastAsiaTheme="minorEastAsia" w:hAnsi="Times New Roman" w:cs="Times New Roman"/>
          <w:lang w:val="es-ES" w:eastAsia="es-ES"/>
        </w:rPr>
        <w:t>ue abriéndose a enfoques contemporáneos que atienden el lad</w:t>
      </w:r>
      <w:r w:rsidR="00AE1FCA">
        <w:rPr>
          <w:rFonts w:ascii="Times New Roman" w:eastAsiaTheme="minorEastAsia" w:hAnsi="Times New Roman" w:cs="Times New Roman"/>
          <w:lang w:val="es-ES" w:eastAsia="es-ES"/>
        </w:rPr>
        <w:t xml:space="preserve">o humano de las organizaciones como señala Manrique en su cronología del concepto (2016). La tecnología y la globalización han trasformado también el ejercicio de la gestión que persigue las ventajas competitivas que ayuden a las empresas a alcanzar su máxima rentabilidad. </w:t>
      </w:r>
    </w:p>
    <w:p w14:paraId="1959B4EE" w14:textId="77777777" w:rsidR="00E02456" w:rsidRDefault="00E02456" w:rsidP="00431782">
      <w:pPr>
        <w:spacing w:line="360" w:lineRule="auto"/>
        <w:textAlignment w:val="baseline"/>
        <w:rPr>
          <w:rFonts w:ascii="Times New Roman" w:eastAsiaTheme="minorEastAsia" w:hAnsi="Times New Roman" w:cs="Times New Roman"/>
          <w:lang w:val="es-ES" w:eastAsia="es-ES"/>
        </w:rPr>
      </w:pPr>
    </w:p>
    <w:p w14:paraId="69665063" w14:textId="19D9173F" w:rsidR="001A07A3" w:rsidRPr="00AB397C" w:rsidRDefault="00AB397C" w:rsidP="00431782">
      <w:pPr>
        <w:spacing w:line="360" w:lineRule="auto"/>
        <w:textAlignment w:val="baseline"/>
        <w:rPr>
          <w:rFonts w:ascii="Times New Roman" w:eastAsiaTheme="minorEastAsia" w:hAnsi="Times New Roman" w:cs="Times New Roman"/>
          <w:b/>
          <w:bCs/>
          <w:i/>
          <w:iCs/>
          <w:sz w:val="22"/>
          <w:szCs w:val="22"/>
          <w:lang w:val="es-ES" w:eastAsia="es-ES"/>
        </w:rPr>
      </w:pPr>
      <w:r>
        <w:rPr>
          <w:rFonts w:ascii="Times New Roman" w:eastAsiaTheme="minorEastAsia" w:hAnsi="Times New Roman" w:cs="Times New Roman"/>
          <w:b/>
          <w:bCs/>
          <w:i/>
          <w:iCs/>
          <w:sz w:val="22"/>
          <w:szCs w:val="22"/>
          <w:lang w:val="es-ES" w:eastAsia="es-ES"/>
        </w:rPr>
        <w:t>La</w:t>
      </w:r>
      <w:r w:rsidR="00E65D19">
        <w:rPr>
          <w:rFonts w:ascii="Times New Roman" w:eastAsiaTheme="minorEastAsia" w:hAnsi="Times New Roman" w:cs="Times New Roman"/>
          <w:b/>
          <w:bCs/>
          <w:i/>
          <w:iCs/>
          <w:sz w:val="22"/>
          <w:szCs w:val="22"/>
          <w:lang w:val="es-ES" w:eastAsia="es-ES"/>
        </w:rPr>
        <w:t xml:space="preserve"> gestión del diseño</w:t>
      </w:r>
    </w:p>
    <w:p w14:paraId="5981B69B" w14:textId="3895E87C" w:rsidR="004A21FD" w:rsidRDefault="00E02456"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Tal como la disciplina de la gestión</w:t>
      </w:r>
      <w:r w:rsidR="00311239">
        <w:rPr>
          <w:rFonts w:ascii="Times New Roman" w:eastAsiaTheme="minorEastAsia" w:hAnsi="Times New Roman" w:cs="Times New Roman"/>
          <w:lang w:val="es-ES" w:eastAsia="es-ES"/>
        </w:rPr>
        <w:t>,</w:t>
      </w:r>
      <w:r w:rsidR="00AB397C">
        <w:rPr>
          <w:rFonts w:ascii="Times New Roman" w:eastAsiaTheme="minorEastAsia" w:hAnsi="Times New Roman" w:cs="Times New Roman"/>
          <w:lang w:val="es-ES" w:eastAsia="es-ES"/>
        </w:rPr>
        <w:t xml:space="preserve"> la gestión del diseño ha evolucionado a través de </w:t>
      </w:r>
      <w:r>
        <w:rPr>
          <w:rFonts w:ascii="Times New Roman" w:eastAsiaTheme="minorEastAsia" w:hAnsi="Times New Roman" w:cs="Times New Roman"/>
          <w:lang w:val="es-ES" w:eastAsia="es-ES"/>
        </w:rPr>
        <w:t>defini</w:t>
      </w:r>
      <w:r w:rsidR="00AB397C">
        <w:rPr>
          <w:rFonts w:ascii="Times New Roman" w:eastAsiaTheme="minorEastAsia" w:hAnsi="Times New Roman" w:cs="Times New Roman"/>
          <w:lang w:val="es-ES" w:eastAsia="es-ES"/>
        </w:rPr>
        <w:t>ciones que parten de enfoques prácticos distintos pues siguen</w:t>
      </w:r>
      <w:r>
        <w:rPr>
          <w:rFonts w:ascii="Times New Roman" w:eastAsiaTheme="minorEastAsia" w:hAnsi="Times New Roman" w:cs="Times New Roman"/>
          <w:lang w:val="es-ES" w:eastAsia="es-ES"/>
        </w:rPr>
        <w:t xml:space="preserve"> las transfor</w:t>
      </w:r>
      <w:r w:rsidR="00AB397C">
        <w:rPr>
          <w:rFonts w:ascii="Times New Roman" w:eastAsiaTheme="minorEastAsia" w:hAnsi="Times New Roman" w:cs="Times New Roman"/>
          <w:lang w:val="es-ES" w:eastAsia="es-ES"/>
        </w:rPr>
        <w:t>maciones a pie de la tecnología, llegando a proponer un área</w:t>
      </w:r>
      <w:r>
        <w:rPr>
          <w:rFonts w:ascii="Times New Roman" w:eastAsiaTheme="minorEastAsia" w:hAnsi="Times New Roman" w:cs="Times New Roman"/>
          <w:lang w:val="es-ES" w:eastAsia="es-ES"/>
        </w:rPr>
        <w:t xml:space="preserve"> disciplina</w:t>
      </w:r>
      <w:r w:rsidR="00AB397C">
        <w:rPr>
          <w:rFonts w:ascii="Times New Roman" w:eastAsiaTheme="minorEastAsia" w:hAnsi="Times New Roman" w:cs="Times New Roman"/>
          <w:lang w:val="es-ES" w:eastAsia="es-ES"/>
        </w:rPr>
        <w:t>r</w:t>
      </w:r>
      <w:r>
        <w:rPr>
          <w:rFonts w:ascii="Times New Roman" w:eastAsiaTheme="minorEastAsia" w:hAnsi="Times New Roman" w:cs="Times New Roman"/>
          <w:lang w:val="es-ES" w:eastAsia="es-ES"/>
        </w:rPr>
        <w:t xml:space="preserve"> que no parece permitirse una definición </w:t>
      </w:r>
      <w:r w:rsidR="00311239">
        <w:rPr>
          <w:rFonts w:ascii="Times New Roman" w:eastAsiaTheme="minorEastAsia" w:hAnsi="Times New Roman" w:cs="Times New Roman"/>
          <w:lang w:val="es-ES" w:eastAsia="es-ES"/>
        </w:rPr>
        <w:t xml:space="preserve">acabada. El </w:t>
      </w:r>
      <w:r>
        <w:rPr>
          <w:rFonts w:ascii="Times New Roman" w:eastAsiaTheme="minorEastAsia" w:hAnsi="Times New Roman" w:cs="Times New Roman"/>
          <w:lang w:val="es-ES" w:eastAsia="es-ES"/>
        </w:rPr>
        <w:t xml:space="preserve">amplio rango de alcance en el contexto contemporáneo coloca </w:t>
      </w:r>
      <w:r w:rsidR="00AB397C">
        <w:rPr>
          <w:rFonts w:ascii="Times New Roman" w:eastAsiaTheme="minorEastAsia" w:hAnsi="Times New Roman" w:cs="Times New Roman"/>
          <w:lang w:val="es-ES" w:eastAsia="es-ES"/>
        </w:rPr>
        <w:t xml:space="preserve">a la gestión del diseño </w:t>
      </w:r>
      <w:r>
        <w:rPr>
          <w:rFonts w:ascii="Times New Roman" w:eastAsiaTheme="minorEastAsia" w:hAnsi="Times New Roman" w:cs="Times New Roman"/>
          <w:lang w:val="es-ES" w:eastAsia="es-ES"/>
        </w:rPr>
        <w:t xml:space="preserve">como factor indispensable </w:t>
      </w:r>
      <w:r w:rsidR="00311239">
        <w:rPr>
          <w:rFonts w:ascii="Times New Roman" w:eastAsiaTheme="minorEastAsia" w:hAnsi="Times New Roman" w:cs="Times New Roman"/>
          <w:lang w:val="es-ES" w:eastAsia="es-ES"/>
        </w:rPr>
        <w:t xml:space="preserve">a favor de la competitividad y productividad </w:t>
      </w:r>
      <w:r w:rsidR="00CC2026">
        <w:rPr>
          <w:rFonts w:ascii="Times New Roman" w:eastAsiaTheme="minorEastAsia" w:hAnsi="Times New Roman" w:cs="Times New Roman"/>
          <w:lang w:val="es-ES" w:eastAsia="es-ES"/>
        </w:rPr>
        <w:t>de cualquier tipo de organismos.</w:t>
      </w:r>
      <w:r w:rsidR="005C6138">
        <w:rPr>
          <w:rFonts w:ascii="Times New Roman" w:eastAsiaTheme="minorEastAsia" w:hAnsi="Times New Roman" w:cs="Times New Roman"/>
          <w:lang w:val="es-ES" w:eastAsia="es-ES"/>
        </w:rPr>
        <w:t xml:space="preserve"> </w:t>
      </w:r>
      <w:r w:rsidR="00CC2026">
        <w:rPr>
          <w:rFonts w:ascii="Times New Roman" w:eastAsiaTheme="minorEastAsia" w:hAnsi="Times New Roman" w:cs="Times New Roman"/>
          <w:lang w:val="es-ES" w:eastAsia="es-ES"/>
        </w:rPr>
        <w:t>S</w:t>
      </w:r>
      <w:r w:rsidR="00311239">
        <w:rPr>
          <w:rFonts w:ascii="Times New Roman" w:eastAsiaTheme="minorEastAsia" w:hAnsi="Times New Roman" w:cs="Times New Roman"/>
          <w:lang w:val="es-ES" w:eastAsia="es-ES"/>
        </w:rPr>
        <w:t>in diseño no es posible concebir</w:t>
      </w:r>
      <w:r>
        <w:rPr>
          <w:rFonts w:ascii="Times New Roman" w:eastAsiaTheme="minorEastAsia" w:hAnsi="Times New Roman" w:cs="Times New Roman"/>
          <w:lang w:val="es-ES" w:eastAsia="es-ES"/>
        </w:rPr>
        <w:t xml:space="preserve"> el desarrollo, lanzamiento, posicionamiento y capitalización de productos y servicios diversos</w:t>
      </w:r>
      <w:r w:rsidR="00311239">
        <w:rPr>
          <w:rFonts w:ascii="Times New Roman" w:eastAsiaTheme="minorEastAsia" w:hAnsi="Times New Roman" w:cs="Times New Roman"/>
          <w:lang w:val="es-ES" w:eastAsia="es-ES"/>
        </w:rPr>
        <w:t>. El rol estratégico del diseño para las entidades empresariales</w:t>
      </w:r>
      <w:r w:rsidR="000F7265">
        <w:rPr>
          <w:rFonts w:ascii="Times New Roman" w:eastAsiaTheme="minorEastAsia" w:hAnsi="Times New Roman" w:cs="Times New Roman"/>
          <w:lang w:val="es-ES" w:eastAsia="es-ES"/>
        </w:rPr>
        <w:t xml:space="preserve"> va ganando terreno como activo </w:t>
      </w:r>
      <w:r w:rsidR="000F7265" w:rsidRPr="000F7265">
        <w:rPr>
          <w:rFonts w:ascii="Times New Roman" w:eastAsiaTheme="minorEastAsia" w:hAnsi="Times New Roman" w:cs="Times New Roman"/>
          <w:i/>
          <w:lang w:val="es-ES_tradnl" w:eastAsia="es-ES"/>
        </w:rPr>
        <w:t>sine qua non</w:t>
      </w:r>
      <w:r w:rsidR="000F7265">
        <w:rPr>
          <w:rFonts w:ascii="Times New Roman" w:eastAsiaTheme="minorEastAsia" w:hAnsi="Times New Roman" w:cs="Times New Roman"/>
          <w:lang w:val="es-ES_tradnl" w:eastAsia="es-ES"/>
        </w:rPr>
        <w:t xml:space="preserve"> de </w:t>
      </w:r>
      <w:r w:rsidR="00311239">
        <w:rPr>
          <w:rFonts w:ascii="Times New Roman" w:eastAsiaTheme="minorEastAsia" w:hAnsi="Times New Roman" w:cs="Times New Roman"/>
          <w:lang w:val="es-ES" w:eastAsia="es-ES"/>
        </w:rPr>
        <w:t>la gestión estratégica.</w:t>
      </w:r>
    </w:p>
    <w:p w14:paraId="7E94A26C" w14:textId="6A98FA81" w:rsidR="000B196A" w:rsidRDefault="00990443"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lastRenderedPageBreak/>
        <w:t>U</w:t>
      </w:r>
      <w:r w:rsidR="006E118A">
        <w:rPr>
          <w:rFonts w:ascii="Times New Roman" w:eastAsiaTheme="minorEastAsia" w:hAnsi="Times New Roman" w:cs="Times New Roman"/>
          <w:lang w:val="es-ES" w:eastAsia="es-ES"/>
        </w:rPr>
        <w:t xml:space="preserve">na de las primeras definiciones </w:t>
      </w:r>
      <w:r>
        <w:rPr>
          <w:rFonts w:ascii="Times New Roman" w:eastAsiaTheme="minorEastAsia" w:hAnsi="Times New Roman" w:cs="Times New Roman"/>
          <w:lang w:val="es-ES" w:eastAsia="es-ES"/>
        </w:rPr>
        <w:t xml:space="preserve">de gestión del diseño desde el campo del diseño y </w:t>
      </w:r>
      <w:r w:rsidR="006E118A">
        <w:rPr>
          <w:rFonts w:ascii="Times New Roman" w:eastAsiaTheme="minorEastAsia" w:hAnsi="Times New Roman" w:cs="Times New Roman"/>
          <w:lang w:val="es-ES" w:eastAsia="es-ES"/>
        </w:rPr>
        <w:t xml:space="preserve">bajo el marco de innovación la ofrece en 1965 el </w:t>
      </w:r>
      <w:proofErr w:type="spellStart"/>
      <w:r w:rsidR="006E118A" w:rsidRPr="00CC2026">
        <w:rPr>
          <w:rFonts w:ascii="Times New Roman" w:eastAsiaTheme="minorEastAsia" w:hAnsi="Times New Roman" w:cs="Times New Roman"/>
          <w:i/>
          <w:lang w:val="es-ES" w:eastAsia="es-ES"/>
        </w:rPr>
        <w:t>Design</w:t>
      </w:r>
      <w:proofErr w:type="spellEnd"/>
      <w:r w:rsidR="006E118A" w:rsidRPr="00CC2026">
        <w:rPr>
          <w:rFonts w:ascii="Times New Roman" w:eastAsiaTheme="minorEastAsia" w:hAnsi="Times New Roman" w:cs="Times New Roman"/>
          <w:i/>
          <w:lang w:val="es-ES" w:eastAsia="es-ES"/>
        </w:rPr>
        <w:t xml:space="preserve"> Council</w:t>
      </w:r>
      <w:r w:rsidR="006E118A">
        <w:rPr>
          <w:rFonts w:ascii="Times New Roman" w:eastAsiaTheme="minorEastAsia" w:hAnsi="Times New Roman" w:cs="Times New Roman"/>
          <w:lang w:val="es-ES" w:eastAsia="es-ES"/>
        </w:rPr>
        <w:t xml:space="preserve"> </w:t>
      </w:r>
      <w:r w:rsidR="002611C0">
        <w:rPr>
          <w:rFonts w:ascii="Times New Roman" w:eastAsiaTheme="minorEastAsia" w:hAnsi="Times New Roman" w:cs="Times New Roman"/>
          <w:lang w:val="es-ES" w:eastAsia="es-ES"/>
        </w:rPr>
        <w:t xml:space="preserve">cuando el diseño industrial </w:t>
      </w:r>
      <w:r w:rsidR="000C7188">
        <w:rPr>
          <w:rFonts w:ascii="Times New Roman" w:eastAsiaTheme="minorEastAsia" w:hAnsi="Times New Roman" w:cs="Times New Roman"/>
          <w:lang w:val="es-ES" w:eastAsia="es-ES"/>
        </w:rPr>
        <w:t>británico comienza a cobrar relevancia</w:t>
      </w:r>
      <w:r w:rsidR="002611C0">
        <w:rPr>
          <w:rFonts w:ascii="Times New Roman" w:eastAsiaTheme="minorEastAsia" w:hAnsi="Times New Roman" w:cs="Times New Roman"/>
          <w:lang w:val="es-ES" w:eastAsia="es-ES"/>
        </w:rPr>
        <w:t xml:space="preserve"> a nivel mundial. El ejercicio del diseño fue un elemento clave del plan de recupe</w:t>
      </w:r>
      <w:r w:rsidR="00A07E6B">
        <w:rPr>
          <w:rFonts w:ascii="Times New Roman" w:eastAsiaTheme="minorEastAsia" w:hAnsi="Times New Roman" w:cs="Times New Roman"/>
          <w:lang w:val="es-ES" w:eastAsia="es-ES"/>
        </w:rPr>
        <w:t>ración de la economía británica</w:t>
      </w:r>
      <w:r w:rsidR="002611C0">
        <w:rPr>
          <w:rFonts w:ascii="Times New Roman" w:eastAsiaTheme="minorEastAsia" w:hAnsi="Times New Roman" w:cs="Times New Roman"/>
          <w:lang w:val="es-ES" w:eastAsia="es-ES"/>
        </w:rPr>
        <w:t xml:space="preserve"> </w:t>
      </w:r>
      <w:r w:rsidR="005C6138">
        <w:rPr>
          <w:rFonts w:ascii="Times New Roman" w:eastAsiaTheme="minorEastAsia" w:hAnsi="Times New Roman" w:cs="Times New Roman"/>
          <w:lang w:val="es-ES" w:eastAsia="es-ES"/>
        </w:rPr>
        <w:t>propuesta por el gobierno de Churchill</w:t>
      </w:r>
      <w:r w:rsidR="002611C0">
        <w:rPr>
          <w:rFonts w:ascii="Times New Roman" w:eastAsiaTheme="minorEastAsia" w:hAnsi="Times New Roman" w:cs="Times New Roman"/>
          <w:lang w:val="es-ES" w:eastAsia="es-ES"/>
        </w:rPr>
        <w:t xml:space="preserve"> </w:t>
      </w:r>
      <w:r w:rsidR="005C6138">
        <w:rPr>
          <w:rFonts w:ascii="Times New Roman" w:eastAsiaTheme="minorEastAsia" w:hAnsi="Times New Roman" w:cs="Times New Roman"/>
          <w:lang w:val="es-ES" w:eastAsia="es-ES"/>
        </w:rPr>
        <w:t>bajo el que nace</w:t>
      </w:r>
      <w:r w:rsidR="00CC2026">
        <w:rPr>
          <w:rFonts w:ascii="Times New Roman" w:eastAsiaTheme="minorEastAsia" w:hAnsi="Times New Roman" w:cs="Times New Roman"/>
          <w:lang w:val="es-ES" w:eastAsia="es-ES"/>
        </w:rPr>
        <w:t xml:space="preserve"> en 1944 (DC</w:t>
      </w:r>
      <w:r w:rsidR="00BC75A4">
        <w:rPr>
          <w:rFonts w:ascii="Times New Roman" w:eastAsiaTheme="minorEastAsia" w:hAnsi="Times New Roman" w:cs="Times New Roman"/>
          <w:lang w:val="es-ES" w:eastAsia="es-ES"/>
        </w:rPr>
        <w:t>, 2020)</w:t>
      </w:r>
      <w:r w:rsidR="002611C0">
        <w:rPr>
          <w:rFonts w:ascii="Times New Roman" w:eastAsiaTheme="minorEastAsia" w:hAnsi="Times New Roman" w:cs="Times New Roman"/>
          <w:lang w:val="es-ES" w:eastAsia="es-ES"/>
        </w:rPr>
        <w:t xml:space="preserve">. </w:t>
      </w:r>
      <w:r w:rsidR="00BC75A4">
        <w:rPr>
          <w:rFonts w:ascii="Times New Roman" w:eastAsiaTheme="minorEastAsia" w:hAnsi="Times New Roman" w:cs="Times New Roman"/>
          <w:lang w:val="es-ES" w:eastAsia="es-ES"/>
        </w:rPr>
        <w:t xml:space="preserve">Para esta institución la gestión del diseño </w:t>
      </w:r>
      <w:r w:rsidR="005C6138">
        <w:rPr>
          <w:rFonts w:ascii="Times New Roman" w:eastAsiaTheme="minorEastAsia" w:hAnsi="Times New Roman" w:cs="Times New Roman"/>
          <w:lang w:val="es-ES" w:eastAsia="es-ES"/>
        </w:rPr>
        <w:t>llego a comprenderse en 1965,</w:t>
      </w:r>
      <w:r w:rsidR="00BC75A4">
        <w:rPr>
          <w:rFonts w:ascii="Times New Roman" w:eastAsiaTheme="minorEastAsia" w:hAnsi="Times New Roman" w:cs="Times New Roman"/>
          <w:lang w:val="es-ES" w:eastAsia="es-ES"/>
        </w:rPr>
        <w:t xml:space="preserve"> como la práctica coherente en la que se </w:t>
      </w:r>
      <w:r w:rsidR="005C6138">
        <w:rPr>
          <w:rFonts w:ascii="Times New Roman" w:eastAsiaTheme="minorEastAsia" w:hAnsi="Times New Roman" w:cs="Times New Roman"/>
          <w:lang w:val="es-ES" w:eastAsia="es-ES"/>
        </w:rPr>
        <w:t xml:space="preserve">encontraban aquellas </w:t>
      </w:r>
      <w:r w:rsidR="00BC75A4">
        <w:rPr>
          <w:rFonts w:ascii="Times New Roman" w:eastAsiaTheme="minorEastAsia" w:hAnsi="Times New Roman" w:cs="Times New Roman"/>
          <w:lang w:val="es-ES" w:eastAsia="es-ES"/>
        </w:rPr>
        <w:t>actividades relativas a los proyectos de diseño desarrollados en una organización (Manrique, 2016).</w:t>
      </w:r>
    </w:p>
    <w:p w14:paraId="3611475E" w14:textId="47A8AEA2" w:rsidR="00BC75A4" w:rsidRDefault="00BC75A4" w:rsidP="00431782">
      <w:pPr>
        <w:spacing w:line="360" w:lineRule="auto"/>
        <w:textAlignment w:val="baseline"/>
        <w:rPr>
          <w:rFonts w:ascii="Times New Roman" w:eastAsiaTheme="minorEastAsia" w:hAnsi="Times New Roman" w:cs="Times New Roman"/>
          <w:lang w:val="es-ES" w:eastAsia="es-ES"/>
        </w:rPr>
      </w:pPr>
    </w:p>
    <w:p w14:paraId="2D40544B" w14:textId="034A50DD" w:rsidR="00BC75A4" w:rsidRDefault="00EE379A"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El instituto de gestión de diseño más conocido por su nombre en inglés </w:t>
      </w:r>
      <w:proofErr w:type="spellStart"/>
      <w:r>
        <w:rPr>
          <w:rFonts w:ascii="Times New Roman" w:eastAsiaTheme="minorEastAsia" w:hAnsi="Times New Roman" w:cs="Times New Roman"/>
          <w:lang w:val="es-ES" w:eastAsia="es-ES"/>
        </w:rPr>
        <w:t>Design</w:t>
      </w:r>
      <w:proofErr w:type="spellEnd"/>
      <w:r>
        <w:rPr>
          <w:rFonts w:ascii="Times New Roman" w:eastAsiaTheme="minorEastAsia" w:hAnsi="Times New Roman" w:cs="Times New Roman"/>
          <w:lang w:val="es-ES" w:eastAsia="es-ES"/>
        </w:rPr>
        <w:t xml:space="preserve"> Management </w:t>
      </w:r>
      <w:proofErr w:type="spellStart"/>
      <w:r>
        <w:rPr>
          <w:rFonts w:ascii="Times New Roman" w:eastAsiaTheme="minorEastAsia" w:hAnsi="Times New Roman" w:cs="Times New Roman"/>
          <w:lang w:val="es-ES" w:eastAsia="es-ES"/>
        </w:rPr>
        <w:t>Institute</w:t>
      </w:r>
      <w:proofErr w:type="spellEnd"/>
      <w:r>
        <w:rPr>
          <w:rFonts w:ascii="Times New Roman" w:eastAsiaTheme="minorEastAsia" w:hAnsi="Times New Roman" w:cs="Times New Roman"/>
          <w:lang w:val="es-ES" w:eastAsia="es-ES"/>
        </w:rPr>
        <w:t xml:space="preserve"> (DMI) con </w:t>
      </w:r>
      <w:ins w:id="2" w:author="Autor">
        <w:r w:rsidR="00F17659">
          <w:rPr>
            <w:rFonts w:ascii="Times New Roman" w:eastAsiaTheme="minorEastAsia" w:hAnsi="Times New Roman" w:cs="Times New Roman"/>
            <w:lang w:val="es-ES" w:eastAsia="es-ES"/>
          </w:rPr>
          <w:t>s</w:t>
        </w:r>
      </w:ins>
      <w:del w:id="3" w:author="Autor">
        <w:r w:rsidDel="00F17659">
          <w:rPr>
            <w:rFonts w:ascii="Times New Roman" w:eastAsiaTheme="minorEastAsia" w:hAnsi="Times New Roman" w:cs="Times New Roman"/>
            <w:lang w:val="es-ES" w:eastAsia="es-ES"/>
          </w:rPr>
          <w:delText>c</w:delText>
        </w:r>
      </w:del>
      <w:r>
        <w:rPr>
          <w:rFonts w:ascii="Times New Roman" w:eastAsiaTheme="minorEastAsia" w:hAnsi="Times New Roman" w:cs="Times New Roman"/>
          <w:lang w:val="es-ES" w:eastAsia="es-ES"/>
        </w:rPr>
        <w:t xml:space="preserve">ede en Boston, fue la </w:t>
      </w:r>
      <w:proofErr w:type="gramStart"/>
      <w:r>
        <w:rPr>
          <w:rFonts w:ascii="Times New Roman" w:eastAsiaTheme="minorEastAsia" w:hAnsi="Times New Roman" w:cs="Times New Roman"/>
          <w:lang w:val="es-ES" w:eastAsia="es-ES"/>
        </w:rPr>
        <w:t>primer organización global</w:t>
      </w:r>
      <w:proofErr w:type="gramEnd"/>
      <w:r>
        <w:rPr>
          <w:rFonts w:ascii="Times New Roman" w:eastAsiaTheme="minorEastAsia" w:hAnsi="Times New Roman" w:cs="Times New Roman"/>
          <w:lang w:val="es-ES" w:eastAsia="es-ES"/>
        </w:rPr>
        <w:t xml:space="preserve"> sin fines de lucro que desde 1975 promueve al diseño, la gestión del diseño y la innovación en los campos de los negocios, la cultura y la sociedad. </w:t>
      </w:r>
      <w:r w:rsidR="00AA5F1B">
        <w:rPr>
          <w:rFonts w:ascii="Times New Roman" w:eastAsiaTheme="minorEastAsia" w:hAnsi="Times New Roman" w:cs="Times New Roman"/>
          <w:lang w:val="es-ES" w:eastAsia="es-ES"/>
        </w:rPr>
        <w:t xml:space="preserve">Para </w:t>
      </w:r>
      <w:r w:rsidR="00CC2026">
        <w:rPr>
          <w:rFonts w:ascii="Times New Roman" w:eastAsiaTheme="minorEastAsia" w:hAnsi="Times New Roman" w:cs="Times New Roman"/>
          <w:lang w:val="es-ES" w:eastAsia="es-ES"/>
        </w:rPr>
        <w:t xml:space="preserve">el DMI la gestión del diseño es </w:t>
      </w:r>
      <w:r w:rsidR="005C6138">
        <w:rPr>
          <w:rFonts w:ascii="Times New Roman" w:eastAsiaTheme="minorEastAsia" w:hAnsi="Times New Roman" w:cs="Times New Roman"/>
          <w:lang w:val="es-ES" w:eastAsia="es-ES"/>
        </w:rPr>
        <w:t>la visión de</w:t>
      </w:r>
      <w:r w:rsidR="00CC2026">
        <w:rPr>
          <w:rFonts w:ascii="Times New Roman" w:eastAsiaTheme="minorEastAsia" w:hAnsi="Times New Roman" w:cs="Times New Roman"/>
          <w:lang w:val="es-ES" w:eastAsia="es-ES"/>
        </w:rPr>
        <w:t xml:space="preserve"> negocio de la disciplina</w:t>
      </w:r>
      <w:r w:rsidR="00AA5F1B">
        <w:rPr>
          <w:rFonts w:ascii="Times New Roman" w:eastAsiaTheme="minorEastAsia" w:hAnsi="Times New Roman" w:cs="Times New Roman"/>
          <w:lang w:val="es-ES" w:eastAsia="es-ES"/>
        </w:rPr>
        <w:t xml:space="preserve">, busca generar ventajas competitivas </w:t>
      </w:r>
      <w:r w:rsidR="00CC2026">
        <w:rPr>
          <w:rFonts w:ascii="Times New Roman" w:eastAsiaTheme="minorEastAsia" w:hAnsi="Times New Roman" w:cs="Times New Roman"/>
          <w:lang w:val="es-ES" w:eastAsia="es-ES"/>
        </w:rPr>
        <w:t xml:space="preserve">en organismos diversos </w:t>
      </w:r>
      <w:r w:rsidR="00AA5F1B">
        <w:rPr>
          <w:rFonts w:ascii="Times New Roman" w:eastAsiaTheme="minorEastAsia" w:hAnsi="Times New Roman" w:cs="Times New Roman"/>
          <w:lang w:val="es-ES" w:eastAsia="es-ES"/>
        </w:rPr>
        <w:t xml:space="preserve">atendiendo factores económicos, sociales, culturales, </w:t>
      </w:r>
      <w:r w:rsidR="00CC2026">
        <w:rPr>
          <w:rFonts w:ascii="Times New Roman" w:eastAsiaTheme="minorEastAsia" w:hAnsi="Times New Roman" w:cs="Times New Roman"/>
          <w:lang w:val="es-ES" w:eastAsia="es-ES"/>
        </w:rPr>
        <w:t xml:space="preserve">ambientales vinculados por innovación, tecnología y la </w:t>
      </w:r>
      <w:r w:rsidR="00AA5F1B">
        <w:rPr>
          <w:rFonts w:ascii="Times New Roman" w:eastAsiaTheme="minorEastAsia" w:hAnsi="Times New Roman" w:cs="Times New Roman"/>
          <w:lang w:val="es-ES" w:eastAsia="es-ES"/>
        </w:rPr>
        <w:t>administración</w:t>
      </w:r>
      <w:r w:rsidR="00A07E6B">
        <w:rPr>
          <w:rFonts w:ascii="Times New Roman" w:eastAsiaTheme="minorEastAsia" w:hAnsi="Times New Roman" w:cs="Times New Roman"/>
          <w:lang w:val="es-ES" w:eastAsia="es-ES"/>
        </w:rPr>
        <w:t xml:space="preserve"> </w:t>
      </w:r>
      <w:r w:rsidR="005C6138">
        <w:rPr>
          <w:rFonts w:ascii="Times New Roman" w:eastAsiaTheme="minorEastAsia" w:hAnsi="Times New Roman" w:cs="Times New Roman"/>
          <w:lang w:val="es-ES" w:eastAsia="es-ES"/>
        </w:rPr>
        <w:t>en atención</w:t>
      </w:r>
      <w:r w:rsidR="001B2CB0">
        <w:rPr>
          <w:rFonts w:ascii="Times New Roman" w:eastAsiaTheme="minorEastAsia" w:hAnsi="Times New Roman" w:cs="Times New Roman"/>
          <w:lang w:val="es-ES" w:eastAsia="es-ES"/>
        </w:rPr>
        <w:t xml:space="preserve"> </w:t>
      </w:r>
      <w:r w:rsidR="005C6138">
        <w:rPr>
          <w:rFonts w:ascii="Times New Roman" w:eastAsiaTheme="minorEastAsia" w:hAnsi="Times New Roman" w:cs="Times New Roman"/>
          <w:lang w:val="es-ES" w:eastAsia="es-ES"/>
        </w:rPr>
        <w:t>d</w:t>
      </w:r>
      <w:r w:rsidR="001B2CB0">
        <w:rPr>
          <w:rFonts w:ascii="Times New Roman" w:eastAsiaTheme="minorEastAsia" w:hAnsi="Times New Roman" w:cs="Times New Roman"/>
          <w:lang w:val="es-ES" w:eastAsia="es-ES"/>
        </w:rPr>
        <w:t>el factor humano (</w:t>
      </w:r>
      <w:commentRangeStart w:id="4"/>
      <w:proofErr w:type="spellStart"/>
      <w:r w:rsidR="001B2CB0">
        <w:rPr>
          <w:rFonts w:ascii="Times New Roman" w:eastAsiaTheme="minorEastAsia" w:hAnsi="Times New Roman" w:cs="Times New Roman"/>
          <w:lang w:val="es-ES" w:eastAsia="es-ES"/>
        </w:rPr>
        <w:t>dmi</w:t>
      </w:r>
      <w:commentRangeEnd w:id="4"/>
      <w:proofErr w:type="spellEnd"/>
      <w:r w:rsidR="00F17659">
        <w:rPr>
          <w:rStyle w:val="Refdecomentario"/>
        </w:rPr>
        <w:commentReference w:id="4"/>
      </w:r>
      <w:r w:rsidR="00AA5F1B">
        <w:rPr>
          <w:rFonts w:ascii="Times New Roman" w:eastAsiaTheme="minorEastAsia" w:hAnsi="Times New Roman" w:cs="Times New Roman"/>
          <w:lang w:val="es-ES" w:eastAsia="es-ES"/>
        </w:rPr>
        <w:t xml:space="preserve">, 2020). </w:t>
      </w:r>
    </w:p>
    <w:p w14:paraId="30CB5F15" w14:textId="77777777" w:rsidR="001B2CB0" w:rsidRDefault="001B2CB0" w:rsidP="00431782">
      <w:pPr>
        <w:spacing w:line="360" w:lineRule="auto"/>
        <w:textAlignment w:val="baseline"/>
        <w:rPr>
          <w:rFonts w:ascii="Times New Roman" w:eastAsiaTheme="minorEastAsia" w:hAnsi="Times New Roman" w:cs="Times New Roman"/>
          <w:lang w:val="es-ES" w:eastAsia="es-ES"/>
        </w:rPr>
      </w:pPr>
    </w:p>
    <w:p w14:paraId="240DE6FC" w14:textId="02164406" w:rsidR="003F7707" w:rsidRDefault="005C6138" w:rsidP="000B238A">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La comprensión d</w:t>
      </w:r>
      <w:r w:rsidR="00355C60">
        <w:rPr>
          <w:rFonts w:ascii="Times New Roman" w:eastAsiaTheme="minorEastAsia" w:hAnsi="Times New Roman" w:cs="Times New Roman"/>
          <w:lang w:val="es-ES" w:eastAsia="es-ES"/>
        </w:rPr>
        <w:t xml:space="preserve">el concepto de gestión del diseño contemporáneo </w:t>
      </w:r>
      <w:r>
        <w:rPr>
          <w:rFonts w:ascii="Times New Roman" w:eastAsiaTheme="minorEastAsia" w:hAnsi="Times New Roman" w:cs="Times New Roman"/>
          <w:lang w:val="es-ES" w:eastAsia="es-ES"/>
        </w:rPr>
        <w:t>implica desde este trabajo considerar</w:t>
      </w:r>
      <w:r w:rsidR="00355C60">
        <w:rPr>
          <w:rFonts w:ascii="Times New Roman" w:eastAsiaTheme="minorEastAsia" w:hAnsi="Times New Roman" w:cs="Times New Roman"/>
          <w:lang w:val="es-ES" w:eastAsia="es-ES"/>
        </w:rPr>
        <w:t xml:space="preserve"> dos aspectos fundamentales: el primero que </w:t>
      </w:r>
      <w:r w:rsidR="001B2CB0">
        <w:rPr>
          <w:rFonts w:ascii="Times New Roman" w:eastAsiaTheme="minorEastAsia" w:hAnsi="Times New Roman" w:cs="Times New Roman"/>
          <w:lang w:val="es-ES" w:eastAsia="es-ES"/>
        </w:rPr>
        <w:t>las especializaciones de la práctica se desdibuj</w:t>
      </w:r>
      <w:r>
        <w:rPr>
          <w:rFonts w:ascii="Times New Roman" w:eastAsiaTheme="minorEastAsia" w:hAnsi="Times New Roman" w:cs="Times New Roman"/>
          <w:lang w:val="es-ES" w:eastAsia="es-ES"/>
        </w:rPr>
        <w:t>an para generar un solo frente. E</w:t>
      </w:r>
      <w:r w:rsidR="00CC2026">
        <w:rPr>
          <w:rFonts w:ascii="Times New Roman" w:eastAsiaTheme="minorEastAsia" w:hAnsi="Times New Roman" w:cs="Times New Roman"/>
          <w:lang w:val="es-ES" w:eastAsia="es-ES"/>
        </w:rPr>
        <w:t>s decir desde el enfoque de</w:t>
      </w:r>
      <w:r w:rsidR="00355C60">
        <w:rPr>
          <w:rFonts w:ascii="Times New Roman" w:eastAsiaTheme="minorEastAsia" w:hAnsi="Times New Roman" w:cs="Times New Roman"/>
          <w:lang w:val="es-ES" w:eastAsia="es-ES"/>
        </w:rPr>
        <w:t xml:space="preserve"> gestión</w:t>
      </w:r>
      <w:r w:rsidR="00CC2026">
        <w:rPr>
          <w:rFonts w:ascii="Times New Roman" w:eastAsiaTheme="minorEastAsia" w:hAnsi="Times New Roman" w:cs="Times New Roman"/>
          <w:lang w:val="es-ES" w:eastAsia="es-ES"/>
        </w:rPr>
        <w:t xml:space="preserve"> del diseño</w:t>
      </w:r>
      <w:r w:rsidR="00C61ED1">
        <w:rPr>
          <w:rFonts w:ascii="Times New Roman" w:eastAsiaTheme="minorEastAsia" w:hAnsi="Times New Roman" w:cs="Times New Roman"/>
          <w:lang w:val="es-ES" w:eastAsia="es-ES"/>
        </w:rPr>
        <w:t>,</w:t>
      </w:r>
      <w:r w:rsidR="00355C60">
        <w:rPr>
          <w:rFonts w:ascii="Times New Roman" w:eastAsiaTheme="minorEastAsia" w:hAnsi="Times New Roman" w:cs="Times New Roman"/>
          <w:lang w:val="es-ES" w:eastAsia="es-ES"/>
        </w:rPr>
        <w:t xml:space="preserve"> el diseño </w:t>
      </w:r>
      <w:r w:rsidR="00CC2026">
        <w:rPr>
          <w:rFonts w:ascii="Times New Roman" w:eastAsiaTheme="minorEastAsia" w:hAnsi="Times New Roman" w:cs="Times New Roman"/>
          <w:lang w:val="es-ES" w:eastAsia="es-ES"/>
        </w:rPr>
        <w:t>se entiende en su sola fuerza</w:t>
      </w:r>
      <w:r w:rsidR="00C61ED1">
        <w:rPr>
          <w:rFonts w:ascii="Times New Roman" w:eastAsiaTheme="minorEastAsia" w:hAnsi="Times New Roman" w:cs="Times New Roman"/>
          <w:lang w:val="es-ES" w:eastAsia="es-ES"/>
        </w:rPr>
        <w:t>,</w:t>
      </w:r>
      <w:r w:rsidR="00355C60">
        <w:rPr>
          <w:rFonts w:ascii="Times New Roman" w:eastAsiaTheme="minorEastAsia" w:hAnsi="Times New Roman" w:cs="Times New Roman"/>
          <w:lang w:val="es-ES" w:eastAsia="es-ES"/>
        </w:rPr>
        <w:t xml:space="preserve"> abarca la </w:t>
      </w:r>
      <w:r>
        <w:rPr>
          <w:rFonts w:ascii="Times New Roman" w:eastAsiaTheme="minorEastAsia" w:hAnsi="Times New Roman" w:cs="Times New Roman"/>
          <w:lang w:val="es-ES" w:eastAsia="es-ES"/>
        </w:rPr>
        <w:t xml:space="preserve">todas las ramas de la </w:t>
      </w:r>
      <w:r w:rsidR="00355C60">
        <w:rPr>
          <w:rFonts w:ascii="Times New Roman" w:eastAsiaTheme="minorEastAsia" w:hAnsi="Times New Roman" w:cs="Times New Roman"/>
          <w:lang w:val="es-ES" w:eastAsia="es-ES"/>
        </w:rPr>
        <w:t xml:space="preserve">práctica en sinergia estratégica </w:t>
      </w:r>
      <w:r w:rsidR="00CC2026">
        <w:rPr>
          <w:rFonts w:ascii="Times New Roman" w:eastAsiaTheme="minorEastAsia" w:hAnsi="Times New Roman" w:cs="Times New Roman"/>
          <w:lang w:val="es-ES" w:eastAsia="es-ES"/>
        </w:rPr>
        <w:t xml:space="preserve">actuando </w:t>
      </w:r>
      <w:r w:rsidR="00355C60">
        <w:rPr>
          <w:rFonts w:ascii="Times New Roman" w:eastAsiaTheme="minorEastAsia" w:hAnsi="Times New Roman" w:cs="Times New Roman"/>
          <w:lang w:val="es-ES" w:eastAsia="es-ES"/>
        </w:rPr>
        <w:t>desde</w:t>
      </w:r>
      <w:r w:rsidR="001B2CB0">
        <w:rPr>
          <w:rFonts w:ascii="Times New Roman" w:eastAsiaTheme="minorEastAsia" w:hAnsi="Times New Roman" w:cs="Times New Roman"/>
          <w:lang w:val="es-ES" w:eastAsia="es-ES"/>
        </w:rPr>
        <w:t xml:space="preserve"> la toma de decisiones</w:t>
      </w:r>
      <w:r w:rsidR="00C61ED1">
        <w:rPr>
          <w:rFonts w:ascii="Times New Roman" w:eastAsiaTheme="minorEastAsia" w:hAnsi="Times New Roman" w:cs="Times New Roman"/>
          <w:lang w:val="es-ES" w:eastAsia="es-ES"/>
        </w:rPr>
        <w:t>.</w:t>
      </w:r>
      <w:r w:rsidR="00355C60">
        <w:rPr>
          <w:rFonts w:ascii="Times New Roman" w:eastAsiaTheme="minorEastAsia" w:hAnsi="Times New Roman" w:cs="Times New Roman"/>
          <w:lang w:val="es-ES" w:eastAsia="es-ES"/>
        </w:rPr>
        <w:t xml:space="preserve"> </w:t>
      </w:r>
      <w:r w:rsidR="00C61ED1">
        <w:rPr>
          <w:rFonts w:ascii="Times New Roman" w:eastAsiaTheme="minorEastAsia" w:hAnsi="Times New Roman" w:cs="Times New Roman"/>
          <w:lang w:val="es-ES" w:eastAsia="es-ES"/>
        </w:rPr>
        <w:t>Implica</w:t>
      </w:r>
      <w:r w:rsidR="00355C60">
        <w:rPr>
          <w:rFonts w:ascii="Times New Roman" w:eastAsiaTheme="minorEastAsia" w:hAnsi="Times New Roman" w:cs="Times New Roman"/>
          <w:lang w:val="es-ES" w:eastAsia="es-ES"/>
        </w:rPr>
        <w:t xml:space="preserve"> trabajar desde l</w:t>
      </w:r>
      <w:r w:rsidR="005651D2">
        <w:rPr>
          <w:rFonts w:ascii="Times New Roman" w:eastAsiaTheme="minorEastAsia" w:hAnsi="Times New Roman" w:cs="Times New Roman"/>
          <w:lang w:val="es-ES" w:eastAsia="es-ES"/>
        </w:rPr>
        <w:t>a visión de un diseño integrado</w:t>
      </w:r>
      <w:r w:rsidR="00355C60">
        <w:rPr>
          <w:rFonts w:ascii="Times New Roman" w:eastAsiaTheme="minorEastAsia" w:hAnsi="Times New Roman" w:cs="Times New Roman"/>
          <w:lang w:val="es-ES" w:eastAsia="es-ES"/>
        </w:rPr>
        <w:t xml:space="preserve"> que reúne sus propias prácticas </w:t>
      </w:r>
      <w:r>
        <w:rPr>
          <w:rFonts w:ascii="Times New Roman" w:eastAsiaTheme="minorEastAsia" w:hAnsi="Times New Roman" w:cs="Times New Roman"/>
          <w:lang w:val="es-ES" w:eastAsia="es-ES"/>
        </w:rPr>
        <w:t>en una y ésta con el entorno, a la vez</w:t>
      </w:r>
      <w:r w:rsidR="00355C60">
        <w:rPr>
          <w:rFonts w:ascii="Times New Roman" w:eastAsiaTheme="minorEastAsia" w:hAnsi="Times New Roman" w:cs="Times New Roman"/>
          <w:lang w:val="es-ES" w:eastAsia="es-ES"/>
        </w:rPr>
        <w:t xml:space="preserve"> de</w:t>
      </w:r>
      <w:r>
        <w:rPr>
          <w:rFonts w:ascii="Times New Roman" w:eastAsiaTheme="minorEastAsia" w:hAnsi="Times New Roman" w:cs="Times New Roman"/>
          <w:lang w:val="es-ES" w:eastAsia="es-ES"/>
        </w:rPr>
        <w:t xml:space="preserve"> la integración de</w:t>
      </w:r>
      <w:r w:rsidR="00355C60">
        <w:rPr>
          <w:rFonts w:ascii="Times New Roman" w:eastAsiaTheme="minorEastAsia" w:hAnsi="Times New Roman" w:cs="Times New Roman"/>
          <w:lang w:val="es-ES" w:eastAsia="es-ES"/>
        </w:rPr>
        <w:t xml:space="preserve"> éste con los organismos</w:t>
      </w:r>
      <w:r>
        <w:rPr>
          <w:rFonts w:ascii="Times New Roman" w:eastAsiaTheme="minorEastAsia" w:hAnsi="Times New Roman" w:cs="Times New Roman"/>
          <w:lang w:val="es-ES" w:eastAsia="es-ES"/>
        </w:rPr>
        <w:t xml:space="preserve"> en</w:t>
      </w:r>
      <w:r w:rsidR="00355C60">
        <w:rPr>
          <w:rFonts w:ascii="Times New Roman" w:eastAsiaTheme="minorEastAsia" w:hAnsi="Times New Roman" w:cs="Times New Roman"/>
          <w:lang w:val="es-ES" w:eastAsia="es-ES"/>
        </w:rPr>
        <w:t xml:space="preserve"> que interviene, considerando tanto su impac</w:t>
      </w:r>
      <w:r w:rsidR="00C61ED1">
        <w:rPr>
          <w:rFonts w:ascii="Times New Roman" w:eastAsiaTheme="minorEastAsia" w:hAnsi="Times New Roman" w:cs="Times New Roman"/>
          <w:lang w:val="es-ES" w:eastAsia="es-ES"/>
        </w:rPr>
        <w:t>to al interior como al exterior</w:t>
      </w:r>
      <w:r w:rsidR="003F7707">
        <w:rPr>
          <w:rFonts w:ascii="Times New Roman" w:eastAsiaTheme="minorEastAsia" w:hAnsi="Times New Roman" w:cs="Times New Roman"/>
          <w:lang w:val="es-ES" w:eastAsia="es-ES"/>
        </w:rPr>
        <w:t xml:space="preserve"> de las organizaciones</w:t>
      </w:r>
      <w:r w:rsidR="00C61ED1">
        <w:rPr>
          <w:rFonts w:ascii="Times New Roman" w:eastAsiaTheme="minorEastAsia" w:hAnsi="Times New Roman" w:cs="Times New Roman"/>
          <w:lang w:val="es-ES" w:eastAsia="es-ES"/>
        </w:rPr>
        <w:t>. L</w:t>
      </w:r>
      <w:r w:rsidR="00355C60">
        <w:rPr>
          <w:rFonts w:ascii="Times New Roman" w:eastAsiaTheme="minorEastAsia" w:hAnsi="Times New Roman" w:cs="Times New Roman"/>
          <w:lang w:val="es-ES" w:eastAsia="es-ES"/>
        </w:rPr>
        <w:t xml:space="preserve">a gestión del diseño se resuelve como el diseño de redes que conectan </w:t>
      </w:r>
      <w:r w:rsidR="00C61ED1">
        <w:rPr>
          <w:rFonts w:ascii="Times New Roman" w:eastAsiaTheme="minorEastAsia" w:hAnsi="Times New Roman" w:cs="Times New Roman"/>
          <w:lang w:val="es-ES" w:eastAsia="es-ES"/>
        </w:rPr>
        <w:t>los quehaceres de los micro diseños en atención al macro diseño</w:t>
      </w:r>
      <w:r w:rsidR="005651D2">
        <w:rPr>
          <w:rFonts w:ascii="Times New Roman" w:eastAsiaTheme="minorEastAsia" w:hAnsi="Times New Roman" w:cs="Times New Roman"/>
          <w:lang w:val="es-ES" w:eastAsia="es-ES"/>
        </w:rPr>
        <w:t xml:space="preserve"> con el fin de potenciar la innovación y productividad</w:t>
      </w:r>
      <w:r w:rsidR="00C61ED1">
        <w:rPr>
          <w:rFonts w:ascii="Times New Roman" w:eastAsiaTheme="minorEastAsia" w:hAnsi="Times New Roman" w:cs="Times New Roman"/>
          <w:lang w:val="es-ES" w:eastAsia="es-ES"/>
        </w:rPr>
        <w:t>.</w:t>
      </w:r>
      <w:r w:rsidR="003F7707">
        <w:rPr>
          <w:rFonts w:ascii="Times New Roman" w:eastAsiaTheme="minorEastAsia" w:hAnsi="Times New Roman" w:cs="Times New Roman"/>
          <w:lang w:val="es-ES" w:eastAsia="es-ES"/>
        </w:rPr>
        <w:t xml:space="preserve"> </w:t>
      </w:r>
      <w:r w:rsidR="00C61ED1">
        <w:rPr>
          <w:rFonts w:ascii="Times New Roman" w:eastAsiaTheme="minorEastAsia" w:hAnsi="Times New Roman" w:cs="Times New Roman"/>
          <w:lang w:val="es-ES" w:eastAsia="es-ES"/>
        </w:rPr>
        <w:t xml:space="preserve">El segundo aspecto a considerar </w:t>
      </w:r>
      <w:r w:rsidR="00355C60">
        <w:rPr>
          <w:rFonts w:ascii="Times New Roman" w:eastAsiaTheme="minorEastAsia" w:hAnsi="Times New Roman" w:cs="Times New Roman"/>
          <w:lang w:val="es-ES" w:eastAsia="es-ES"/>
        </w:rPr>
        <w:t xml:space="preserve">para el ejercicio de la </w:t>
      </w:r>
      <w:r w:rsidR="005651D2">
        <w:rPr>
          <w:rFonts w:ascii="Times New Roman" w:eastAsiaTheme="minorEastAsia" w:hAnsi="Times New Roman" w:cs="Times New Roman"/>
          <w:lang w:val="es-ES" w:eastAsia="es-ES"/>
        </w:rPr>
        <w:t>gestión del diseño contemporánea</w:t>
      </w:r>
      <w:r w:rsidR="00355C60">
        <w:rPr>
          <w:rFonts w:ascii="Times New Roman" w:eastAsiaTheme="minorEastAsia" w:hAnsi="Times New Roman" w:cs="Times New Roman"/>
          <w:lang w:val="es-ES" w:eastAsia="es-ES"/>
        </w:rPr>
        <w:t xml:space="preserve"> es </w:t>
      </w:r>
      <w:r w:rsidR="005651D2">
        <w:rPr>
          <w:rFonts w:ascii="Times New Roman" w:eastAsiaTheme="minorEastAsia" w:hAnsi="Times New Roman" w:cs="Times New Roman"/>
          <w:lang w:val="es-ES" w:eastAsia="es-ES"/>
        </w:rPr>
        <w:t>el enfoque de sistemas complejos, que permite a</w:t>
      </w:r>
      <w:r w:rsidR="001B2CB0">
        <w:rPr>
          <w:rFonts w:ascii="Times New Roman" w:eastAsiaTheme="minorEastAsia" w:hAnsi="Times New Roman" w:cs="Times New Roman"/>
          <w:lang w:val="es-ES" w:eastAsia="es-ES"/>
        </w:rPr>
        <w:t xml:space="preserve"> los gestores de d</w:t>
      </w:r>
      <w:r w:rsidR="005651D2">
        <w:rPr>
          <w:rFonts w:ascii="Times New Roman" w:eastAsiaTheme="minorEastAsia" w:hAnsi="Times New Roman" w:cs="Times New Roman"/>
          <w:lang w:val="es-ES" w:eastAsia="es-ES"/>
        </w:rPr>
        <w:t>iseño</w:t>
      </w:r>
      <w:r w:rsidR="000B238A">
        <w:rPr>
          <w:rFonts w:ascii="Times New Roman" w:eastAsiaTheme="minorEastAsia" w:hAnsi="Times New Roman" w:cs="Times New Roman"/>
          <w:lang w:val="es-ES" w:eastAsia="es-ES"/>
        </w:rPr>
        <w:t xml:space="preserve"> la reunión </w:t>
      </w:r>
      <w:proofErr w:type="spellStart"/>
      <w:r w:rsidR="00355C60">
        <w:rPr>
          <w:rFonts w:ascii="Times New Roman" w:eastAsiaTheme="minorEastAsia" w:hAnsi="Times New Roman" w:cs="Times New Roman"/>
          <w:lang w:val="es-ES" w:eastAsia="es-ES"/>
        </w:rPr>
        <w:t>multi</w:t>
      </w:r>
      <w:proofErr w:type="spellEnd"/>
      <w:r w:rsidR="00355C60">
        <w:rPr>
          <w:rFonts w:ascii="Times New Roman" w:eastAsiaTheme="minorEastAsia" w:hAnsi="Times New Roman" w:cs="Times New Roman"/>
          <w:lang w:val="es-ES" w:eastAsia="es-ES"/>
        </w:rPr>
        <w:t xml:space="preserve"> y </w:t>
      </w:r>
      <w:proofErr w:type="spellStart"/>
      <w:r w:rsidR="000B238A">
        <w:rPr>
          <w:rFonts w:ascii="Times New Roman" w:eastAsiaTheme="minorEastAsia" w:hAnsi="Times New Roman" w:cs="Times New Roman"/>
          <w:lang w:val="es-ES" w:eastAsia="es-ES"/>
        </w:rPr>
        <w:t>trans</w:t>
      </w:r>
      <w:r w:rsidR="001B2CB0">
        <w:rPr>
          <w:rFonts w:ascii="Times New Roman" w:eastAsiaTheme="minorEastAsia" w:hAnsi="Times New Roman" w:cs="Times New Roman"/>
          <w:lang w:val="es-ES" w:eastAsia="es-ES"/>
        </w:rPr>
        <w:t>disciplinar</w:t>
      </w:r>
      <w:proofErr w:type="spellEnd"/>
      <w:r w:rsidR="001B2CB0">
        <w:rPr>
          <w:rFonts w:ascii="Times New Roman" w:eastAsiaTheme="minorEastAsia" w:hAnsi="Times New Roman" w:cs="Times New Roman"/>
          <w:lang w:val="es-ES" w:eastAsia="es-ES"/>
        </w:rPr>
        <w:t xml:space="preserve"> de perspectivas c</w:t>
      </w:r>
      <w:r w:rsidR="00355C60">
        <w:rPr>
          <w:rFonts w:ascii="Times New Roman" w:eastAsiaTheme="minorEastAsia" w:hAnsi="Times New Roman" w:cs="Times New Roman"/>
          <w:lang w:val="es-ES" w:eastAsia="es-ES"/>
        </w:rPr>
        <w:t>on el fin de expandir el alcance de</w:t>
      </w:r>
      <w:r w:rsidR="000B238A">
        <w:rPr>
          <w:rFonts w:ascii="Times New Roman" w:eastAsiaTheme="minorEastAsia" w:hAnsi="Times New Roman" w:cs="Times New Roman"/>
          <w:lang w:val="es-ES" w:eastAsia="es-ES"/>
        </w:rPr>
        <w:t xml:space="preserve"> innovación y con ello de la competitividad</w:t>
      </w:r>
      <w:r w:rsidR="003F7707">
        <w:rPr>
          <w:rFonts w:ascii="Times New Roman" w:eastAsiaTheme="minorEastAsia" w:hAnsi="Times New Roman" w:cs="Times New Roman"/>
          <w:lang w:val="es-ES" w:eastAsia="es-ES"/>
        </w:rPr>
        <w:t xml:space="preserve"> y productividad de las empresas en las que se integra</w:t>
      </w:r>
      <w:r w:rsidR="00355C60">
        <w:rPr>
          <w:rFonts w:ascii="Times New Roman" w:eastAsiaTheme="minorEastAsia" w:hAnsi="Times New Roman" w:cs="Times New Roman"/>
          <w:lang w:val="es-ES" w:eastAsia="es-ES"/>
        </w:rPr>
        <w:t xml:space="preserve">. </w:t>
      </w:r>
    </w:p>
    <w:p w14:paraId="3FE8DF9D" w14:textId="5AADC0F1" w:rsidR="00E65D19" w:rsidRPr="003F7707" w:rsidRDefault="000B238A" w:rsidP="000B238A">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lastRenderedPageBreak/>
        <w:t xml:space="preserve">El </w:t>
      </w:r>
      <w:r w:rsidRPr="000B238A">
        <w:rPr>
          <w:rFonts w:ascii="Times New Roman" w:eastAsiaTheme="minorEastAsia" w:hAnsi="Times New Roman" w:cs="Times New Roman"/>
          <w:lang w:val="es-ES_tradnl" w:eastAsia="es-ES"/>
        </w:rPr>
        <w:t>pensamiento c</w:t>
      </w:r>
      <w:r>
        <w:rPr>
          <w:rFonts w:ascii="Times New Roman" w:eastAsiaTheme="minorEastAsia" w:hAnsi="Times New Roman" w:cs="Times New Roman"/>
          <w:lang w:val="es-ES_tradnl" w:eastAsia="es-ES"/>
        </w:rPr>
        <w:t>omplejo puede explicarse de manera sencilla como el abordaje de la realidad desde una perspectiva sistémica, en que el estudio fragmentado de los elementos</w:t>
      </w:r>
      <w:r w:rsidRPr="000B238A">
        <w:rPr>
          <w:rFonts w:ascii="Times New Roman" w:eastAsiaTheme="minorEastAsia" w:hAnsi="Times New Roman" w:cs="Times New Roman"/>
          <w:lang w:val="es-ES_tradnl" w:eastAsia="es-ES"/>
        </w:rPr>
        <w:t xml:space="preserve"> no da</w:t>
      </w:r>
      <w:r>
        <w:rPr>
          <w:rFonts w:ascii="Times New Roman" w:eastAsiaTheme="minorEastAsia" w:hAnsi="Times New Roman" w:cs="Times New Roman"/>
          <w:lang w:val="es-ES_tradnl" w:eastAsia="es-ES"/>
        </w:rPr>
        <w:t xml:space="preserve"> cuenta del </w:t>
      </w:r>
      <w:r w:rsidR="004A21FD">
        <w:rPr>
          <w:rFonts w:ascii="Times New Roman" w:eastAsiaTheme="minorEastAsia" w:hAnsi="Times New Roman" w:cs="Times New Roman"/>
          <w:lang w:val="es-ES_tradnl" w:eastAsia="es-ES"/>
        </w:rPr>
        <w:t>todo</w:t>
      </w:r>
      <w:r w:rsidR="00CB32C4">
        <w:rPr>
          <w:rFonts w:ascii="Times New Roman" w:eastAsiaTheme="minorEastAsia" w:hAnsi="Times New Roman" w:cs="Times New Roman"/>
          <w:lang w:val="es-ES_tradnl" w:eastAsia="es-ES"/>
        </w:rPr>
        <w:t xml:space="preserve"> (Real, 2016)</w:t>
      </w:r>
      <w:r w:rsidR="004A21FD">
        <w:rPr>
          <w:rFonts w:ascii="Times New Roman" w:eastAsiaTheme="minorEastAsia" w:hAnsi="Times New Roman" w:cs="Times New Roman"/>
          <w:lang w:val="es-ES_tradnl" w:eastAsia="es-ES"/>
        </w:rPr>
        <w:t>.</w:t>
      </w:r>
      <w:r w:rsidR="005651D2">
        <w:rPr>
          <w:rFonts w:ascii="Times New Roman" w:eastAsiaTheme="minorEastAsia" w:hAnsi="Times New Roman" w:cs="Times New Roman"/>
          <w:lang w:val="es-ES_tradnl" w:eastAsia="es-ES"/>
        </w:rPr>
        <w:t xml:space="preserve"> </w:t>
      </w:r>
      <w:r>
        <w:rPr>
          <w:rFonts w:ascii="Times New Roman" w:eastAsiaTheme="minorEastAsia" w:hAnsi="Times New Roman" w:cs="Times New Roman"/>
          <w:lang w:val="es-ES_tradnl" w:eastAsia="es-ES"/>
        </w:rPr>
        <w:t>Las interrelaciones entre los componentes del sistema no pueden describirse de manera parcelada, son afecta</w:t>
      </w:r>
      <w:r w:rsidR="00355C60">
        <w:rPr>
          <w:rFonts w:ascii="Times New Roman" w:eastAsiaTheme="minorEastAsia" w:hAnsi="Times New Roman" w:cs="Times New Roman"/>
          <w:lang w:val="es-ES_tradnl" w:eastAsia="es-ES"/>
        </w:rPr>
        <w:t>dos y afectan al entorno por los vínculos que establecen</w:t>
      </w:r>
      <w:r>
        <w:rPr>
          <w:rFonts w:ascii="Times New Roman" w:eastAsiaTheme="minorEastAsia" w:hAnsi="Times New Roman" w:cs="Times New Roman"/>
          <w:lang w:val="es-ES_tradnl" w:eastAsia="es-ES"/>
        </w:rPr>
        <w:t xml:space="preserve"> </w:t>
      </w:r>
      <w:r w:rsidRPr="000B238A">
        <w:rPr>
          <w:rFonts w:ascii="Times New Roman" w:eastAsiaTheme="minorEastAsia" w:hAnsi="Times New Roman" w:cs="Times New Roman"/>
          <w:lang w:val="es-ES_tradnl" w:eastAsia="es-ES"/>
        </w:rPr>
        <w:t>y</w:t>
      </w:r>
      <w:r w:rsidR="00200C87">
        <w:rPr>
          <w:rFonts w:ascii="Times New Roman" w:eastAsiaTheme="minorEastAsia" w:hAnsi="Times New Roman" w:cs="Times New Roman"/>
          <w:lang w:val="es-ES_tradnl" w:eastAsia="es-ES"/>
        </w:rPr>
        <w:t xml:space="preserve"> que impactan su trayectoria,</w:t>
      </w:r>
      <w:r w:rsidRPr="000B238A">
        <w:rPr>
          <w:rFonts w:ascii="Times New Roman" w:eastAsiaTheme="minorEastAsia" w:hAnsi="Times New Roman" w:cs="Times New Roman"/>
          <w:lang w:val="es-ES_tradnl" w:eastAsia="es-ES"/>
        </w:rPr>
        <w:t xml:space="preserve"> en el que</w:t>
      </w:r>
      <w:r w:rsidR="00355C60">
        <w:rPr>
          <w:rFonts w:ascii="Times New Roman" w:eastAsiaTheme="minorEastAsia" w:hAnsi="Times New Roman" w:cs="Times New Roman"/>
          <w:lang w:val="es-ES_tradnl" w:eastAsia="es-ES"/>
        </w:rPr>
        <w:t xml:space="preserve"> por tanto</w:t>
      </w:r>
      <w:r w:rsidRPr="000B238A">
        <w:rPr>
          <w:rFonts w:ascii="Times New Roman" w:eastAsiaTheme="minorEastAsia" w:hAnsi="Times New Roman" w:cs="Times New Roman"/>
          <w:lang w:val="es-ES_tradnl" w:eastAsia="es-ES"/>
        </w:rPr>
        <w:t xml:space="preserve"> los productos n</w:t>
      </w:r>
      <w:r w:rsidR="00355C60">
        <w:rPr>
          <w:rFonts w:ascii="Times New Roman" w:eastAsiaTheme="minorEastAsia" w:hAnsi="Times New Roman" w:cs="Times New Roman"/>
          <w:lang w:val="es-ES_tradnl" w:eastAsia="es-ES"/>
        </w:rPr>
        <w:t>o necesariamente responden a</w:t>
      </w:r>
      <w:r w:rsidRPr="000B238A">
        <w:rPr>
          <w:rFonts w:ascii="Times New Roman" w:eastAsiaTheme="minorEastAsia" w:hAnsi="Times New Roman" w:cs="Times New Roman"/>
          <w:lang w:val="es-ES_tradnl" w:eastAsia="es-ES"/>
        </w:rPr>
        <w:t xml:space="preserve"> </w:t>
      </w:r>
      <w:r w:rsidR="003F7707">
        <w:rPr>
          <w:rFonts w:ascii="Times New Roman" w:eastAsiaTheme="minorEastAsia" w:hAnsi="Times New Roman" w:cs="Times New Roman"/>
          <w:lang w:val="es-ES_tradnl" w:eastAsia="es-ES"/>
        </w:rPr>
        <w:t>circunstancias</w:t>
      </w:r>
      <w:r w:rsidRPr="000B238A">
        <w:rPr>
          <w:rFonts w:ascii="Times New Roman" w:eastAsiaTheme="minorEastAsia" w:hAnsi="Times New Roman" w:cs="Times New Roman"/>
          <w:lang w:val="es-ES_tradnl" w:eastAsia="es-ES"/>
        </w:rPr>
        <w:t xml:space="preserve"> lineal</w:t>
      </w:r>
      <w:r w:rsidR="003F7707">
        <w:rPr>
          <w:rFonts w:ascii="Times New Roman" w:eastAsiaTheme="minorEastAsia" w:hAnsi="Times New Roman" w:cs="Times New Roman"/>
          <w:lang w:val="es-ES_tradnl" w:eastAsia="es-ES"/>
        </w:rPr>
        <w:t>es</w:t>
      </w:r>
      <w:r w:rsidR="00200C87">
        <w:rPr>
          <w:rFonts w:ascii="Times New Roman" w:eastAsiaTheme="minorEastAsia" w:hAnsi="Times New Roman" w:cs="Times New Roman"/>
          <w:lang w:val="es-ES_tradnl" w:eastAsia="es-ES"/>
        </w:rPr>
        <w:t xml:space="preserve"> que puedan ser trazadas</w:t>
      </w:r>
      <w:r w:rsidRPr="000B238A">
        <w:rPr>
          <w:rFonts w:ascii="Times New Roman" w:eastAsiaTheme="minorEastAsia" w:hAnsi="Times New Roman" w:cs="Times New Roman"/>
          <w:lang w:val="es-ES_tradnl" w:eastAsia="es-ES"/>
        </w:rPr>
        <w:t xml:space="preserve">. </w:t>
      </w:r>
      <w:r w:rsidR="003F7707">
        <w:rPr>
          <w:rFonts w:ascii="Times New Roman" w:eastAsiaTheme="minorEastAsia" w:hAnsi="Times New Roman" w:cs="Times New Roman"/>
          <w:lang w:val="es-ES" w:eastAsia="es-ES"/>
        </w:rPr>
        <w:t xml:space="preserve">Por ello un </w:t>
      </w:r>
      <w:r w:rsidR="00200C87">
        <w:rPr>
          <w:rFonts w:ascii="Times New Roman" w:eastAsiaTheme="minorEastAsia" w:hAnsi="Times New Roman" w:cs="Times New Roman"/>
          <w:lang w:val="es-ES" w:eastAsia="es-ES"/>
        </w:rPr>
        <w:t>enfoque</w:t>
      </w:r>
      <w:r w:rsidRPr="000B238A">
        <w:rPr>
          <w:rFonts w:ascii="Times New Roman" w:eastAsiaTheme="minorEastAsia" w:hAnsi="Times New Roman" w:cs="Times New Roman"/>
          <w:lang w:val="es-ES_tradnl" w:eastAsia="es-ES"/>
        </w:rPr>
        <w:t xml:space="preserve"> </w:t>
      </w:r>
      <w:proofErr w:type="spellStart"/>
      <w:r w:rsidRPr="000B238A">
        <w:rPr>
          <w:rFonts w:ascii="Times New Roman" w:eastAsiaTheme="minorEastAsia" w:hAnsi="Times New Roman" w:cs="Times New Roman"/>
          <w:lang w:val="es-ES_tradnl" w:eastAsia="es-ES"/>
        </w:rPr>
        <w:t>transdisciplinar</w:t>
      </w:r>
      <w:proofErr w:type="spellEnd"/>
      <w:r w:rsidRPr="000B238A">
        <w:rPr>
          <w:rFonts w:ascii="Times New Roman" w:eastAsiaTheme="minorEastAsia" w:hAnsi="Times New Roman" w:cs="Times New Roman"/>
          <w:lang w:val="es-ES_tradnl" w:eastAsia="es-ES"/>
        </w:rPr>
        <w:t xml:space="preserve"> </w:t>
      </w:r>
      <w:r w:rsidR="00200C87">
        <w:rPr>
          <w:rFonts w:ascii="Times New Roman" w:eastAsiaTheme="minorEastAsia" w:hAnsi="Times New Roman" w:cs="Times New Roman"/>
          <w:lang w:val="es-ES_tradnl" w:eastAsia="es-ES"/>
        </w:rPr>
        <w:t xml:space="preserve">permite a los gestores del diseño </w:t>
      </w:r>
      <w:r w:rsidRPr="000B238A">
        <w:rPr>
          <w:rFonts w:ascii="Times New Roman" w:eastAsiaTheme="minorEastAsia" w:hAnsi="Times New Roman" w:cs="Times New Roman"/>
          <w:lang w:val="es-ES_tradnl" w:eastAsia="es-ES"/>
        </w:rPr>
        <w:t>reconoce</w:t>
      </w:r>
      <w:r w:rsidR="00200C87">
        <w:rPr>
          <w:rFonts w:ascii="Times New Roman" w:eastAsiaTheme="minorEastAsia" w:hAnsi="Times New Roman" w:cs="Times New Roman"/>
          <w:lang w:val="es-ES_tradnl" w:eastAsia="es-ES"/>
        </w:rPr>
        <w:t>r distintas</w:t>
      </w:r>
      <w:r w:rsidRPr="000B238A">
        <w:rPr>
          <w:rFonts w:ascii="Times New Roman" w:eastAsiaTheme="minorEastAsia" w:hAnsi="Times New Roman" w:cs="Times New Roman"/>
          <w:lang w:val="es-ES_tradnl" w:eastAsia="es-ES"/>
        </w:rPr>
        <w:t xml:space="preserve"> emergen</w:t>
      </w:r>
      <w:r w:rsidR="003F7707">
        <w:rPr>
          <w:rFonts w:ascii="Times New Roman" w:eastAsiaTheme="minorEastAsia" w:hAnsi="Times New Roman" w:cs="Times New Roman"/>
          <w:lang w:val="es-ES_tradnl" w:eastAsia="es-ES"/>
        </w:rPr>
        <w:t>cias en el sistema</w:t>
      </w:r>
      <w:r w:rsidRPr="000B238A">
        <w:rPr>
          <w:rFonts w:ascii="Times New Roman" w:eastAsiaTheme="minorEastAsia" w:hAnsi="Times New Roman" w:cs="Times New Roman"/>
          <w:lang w:val="es-ES_tradnl" w:eastAsia="es-ES"/>
        </w:rPr>
        <w:t>,</w:t>
      </w:r>
      <w:r w:rsidR="003F7707">
        <w:rPr>
          <w:rFonts w:ascii="Times New Roman" w:eastAsiaTheme="minorEastAsia" w:hAnsi="Times New Roman" w:cs="Times New Roman"/>
          <w:lang w:val="es-ES_tradnl" w:eastAsia="es-ES"/>
        </w:rPr>
        <w:t xml:space="preserve"> como opiniones</w:t>
      </w:r>
      <w:r w:rsidRPr="000B238A">
        <w:rPr>
          <w:rFonts w:ascii="Times New Roman" w:eastAsiaTheme="minorEastAsia" w:hAnsi="Times New Roman" w:cs="Times New Roman"/>
          <w:lang w:val="es-ES_tradnl" w:eastAsia="es-ES"/>
        </w:rPr>
        <w:t xml:space="preserve"> </w:t>
      </w:r>
      <w:r w:rsidR="00200C87">
        <w:rPr>
          <w:rFonts w:ascii="Times New Roman" w:eastAsiaTheme="minorEastAsia" w:hAnsi="Times New Roman" w:cs="Times New Roman"/>
          <w:lang w:val="es-ES_tradnl" w:eastAsia="es-ES"/>
        </w:rPr>
        <w:t>considerándolas a su vez re</w:t>
      </w:r>
      <w:r w:rsidR="003F7707">
        <w:rPr>
          <w:rFonts w:ascii="Times New Roman" w:eastAsiaTheme="minorEastAsia" w:hAnsi="Times New Roman" w:cs="Times New Roman"/>
          <w:lang w:val="es-ES_tradnl" w:eastAsia="es-ES"/>
        </w:rPr>
        <w:t>flejo de lo macr</w:t>
      </w:r>
      <w:r w:rsidR="00200C87">
        <w:rPr>
          <w:rFonts w:ascii="Times New Roman" w:eastAsiaTheme="minorEastAsia" w:hAnsi="Times New Roman" w:cs="Times New Roman"/>
          <w:lang w:val="es-ES_tradnl" w:eastAsia="es-ES"/>
        </w:rPr>
        <w:t>o</w:t>
      </w:r>
      <w:r w:rsidR="003F7707">
        <w:rPr>
          <w:rFonts w:ascii="Times New Roman" w:eastAsiaTheme="minorEastAsia" w:hAnsi="Times New Roman" w:cs="Times New Roman"/>
          <w:lang w:val="es-ES_tradnl" w:eastAsia="es-ES"/>
        </w:rPr>
        <w:t xml:space="preserve"> que atiende</w:t>
      </w:r>
      <w:r w:rsidR="00200C87">
        <w:rPr>
          <w:rFonts w:ascii="Times New Roman" w:eastAsiaTheme="minorEastAsia" w:hAnsi="Times New Roman" w:cs="Times New Roman"/>
          <w:lang w:val="es-ES_tradnl" w:eastAsia="es-ES"/>
        </w:rPr>
        <w:t>.</w:t>
      </w:r>
    </w:p>
    <w:p w14:paraId="343C8556" w14:textId="77777777" w:rsidR="00CB32C4" w:rsidRDefault="00CB32C4" w:rsidP="000B238A">
      <w:pPr>
        <w:spacing w:line="360" w:lineRule="auto"/>
        <w:textAlignment w:val="baseline"/>
        <w:rPr>
          <w:rFonts w:ascii="Times New Roman" w:eastAsiaTheme="minorEastAsia" w:hAnsi="Times New Roman" w:cs="Times New Roman"/>
          <w:lang w:val="es-ES_tradnl" w:eastAsia="es-ES"/>
        </w:rPr>
      </w:pPr>
    </w:p>
    <w:p w14:paraId="3DEE9854" w14:textId="08B30458" w:rsidR="00E65D19" w:rsidRPr="00E65D19" w:rsidRDefault="003F7707" w:rsidP="000B238A">
      <w:pPr>
        <w:spacing w:line="360" w:lineRule="auto"/>
        <w:textAlignment w:val="baseline"/>
        <w:rPr>
          <w:rFonts w:ascii="Times New Roman" w:eastAsiaTheme="minorEastAsia" w:hAnsi="Times New Roman" w:cs="Times New Roman"/>
          <w:b/>
          <w:i/>
          <w:lang w:val="es-ES_tradnl" w:eastAsia="es-ES"/>
        </w:rPr>
      </w:pPr>
      <w:r>
        <w:rPr>
          <w:rFonts w:ascii="Times New Roman" w:eastAsiaTheme="minorEastAsia" w:hAnsi="Times New Roman" w:cs="Times New Roman"/>
          <w:b/>
          <w:i/>
          <w:lang w:val="es-ES_tradnl" w:eastAsia="es-ES"/>
        </w:rPr>
        <w:t>Impacto de la</w:t>
      </w:r>
      <w:r w:rsidR="00E65D19" w:rsidRPr="00E65D19">
        <w:rPr>
          <w:rFonts w:ascii="Times New Roman" w:eastAsiaTheme="minorEastAsia" w:hAnsi="Times New Roman" w:cs="Times New Roman"/>
          <w:b/>
          <w:i/>
          <w:lang w:val="es-ES_tradnl" w:eastAsia="es-ES"/>
        </w:rPr>
        <w:t xml:space="preserve"> gestió</w:t>
      </w:r>
      <w:r w:rsidR="00E65D19">
        <w:rPr>
          <w:rFonts w:ascii="Times New Roman" w:eastAsiaTheme="minorEastAsia" w:hAnsi="Times New Roman" w:cs="Times New Roman"/>
          <w:b/>
          <w:i/>
          <w:lang w:val="es-ES_tradnl" w:eastAsia="es-ES"/>
        </w:rPr>
        <w:t>n del diseño</w:t>
      </w:r>
    </w:p>
    <w:p w14:paraId="2A913909" w14:textId="77777777" w:rsidR="00C56A61" w:rsidRDefault="00C56A61" w:rsidP="000B238A">
      <w:pPr>
        <w:spacing w:line="360" w:lineRule="auto"/>
        <w:textAlignment w:val="baseline"/>
        <w:rPr>
          <w:rFonts w:ascii="Times New Roman" w:eastAsiaTheme="minorEastAsia" w:hAnsi="Times New Roman" w:cs="Times New Roman"/>
          <w:lang w:val="es-ES_tradnl" w:eastAsia="es-ES"/>
        </w:rPr>
      </w:pPr>
    </w:p>
    <w:p w14:paraId="0D12A432" w14:textId="6450E78D" w:rsidR="00E65D19" w:rsidRDefault="00E65D19" w:rsidP="000B238A">
      <w:pPr>
        <w:spacing w:line="360" w:lineRule="auto"/>
        <w:textAlignment w:val="baseline"/>
        <w:rPr>
          <w:rFonts w:ascii="Times New Roman" w:eastAsiaTheme="minorEastAsia" w:hAnsi="Times New Roman" w:cs="Times New Roman"/>
          <w:lang w:val="es-MX" w:eastAsia="es-ES"/>
        </w:rPr>
      </w:pPr>
      <w:r w:rsidRPr="00E65D19">
        <w:rPr>
          <w:rFonts w:ascii="Times New Roman" w:eastAsiaTheme="minorEastAsia" w:hAnsi="Times New Roman" w:cs="Times New Roman"/>
          <w:lang w:val="es-ES_tradnl" w:eastAsia="es-ES"/>
        </w:rPr>
        <w:t xml:space="preserve">Mientras que en México un porcentaje alto de profesionistas de diseño desempeñan funciones relativas a la ejecución de producción y reproducción de imagen, </w:t>
      </w:r>
      <w:r w:rsidR="003F7707">
        <w:rPr>
          <w:rFonts w:ascii="Times New Roman" w:eastAsiaTheme="minorEastAsia" w:hAnsi="Times New Roman" w:cs="Times New Roman"/>
          <w:lang w:val="es-ES_tradnl" w:eastAsia="es-ES"/>
        </w:rPr>
        <w:t>la experiencia de la gestión del diseño se ha consolidado en</w:t>
      </w:r>
      <w:r w:rsidRPr="00E65D19">
        <w:rPr>
          <w:rFonts w:ascii="Times New Roman" w:eastAsiaTheme="minorEastAsia" w:hAnsi="Times New Roman" w:cs="Times New Roman"/>
          <w:lang w:val="es-ES_tradnl" w:eastAsia="es-ES"/>
        </w:rPr>
        <w:t xml:space="preserve"> </w:t>
      </w:r>
      <w:r w:rsidR="003F7707">
        <w:rPr>
          <w:rFonts w:ascii="Times New Roman" w:eastAsiaTheme="minorEastAsia" w:hAnsi="Times New Roman" w:cs="Times New Roman"/>
          <w:lang w:val="es-ES_tradnl" w:eastAsia="es-ES"/>
        </w:rPr>
        <w:t xml:space="preserve">países como </w:t>
      </w:r>
      <w:r w:rsidRPr="00E65D19">
        <w:rPr>
          <w:rFonts w:ascii="Times New Roman" w:eastAsiaTheme="minorEastAsia" w:hAnsi="Times New Roman" w:cs="Times New Roman"/>
          <w:lang w:val="es-ES_tradnl" w:eastAsia="es-ES"/>
        </w:rPr>
        <w:t>Reino Unido y Dinamarca</w:t>
      </w:r>
      <w:r w:rsidR="003F7707">
        <w:rPr>
          <w:rFonts w:ascii="Times New Roman" w:eastAsiaTheme="minorEastAsia" w:hAnsi="Times New Roman" w:cs="Times New Roman"/>
          <w:lang w:val="es-ES_tradnl" w:eastAsia="es-ES"/>
        </w:rPr>
        <w:t xml:space="preserve"> en los que</w:t>
      </w:r>
      <w:r w:rsidRPr="00E65D19">
        <w:rPr>
          <w:rFonts w:ascii="Times New Roman" w:eastAsiaTheme="minorEastAsia" w:hAnsi="Times New Roman" w:cs="Times New Roman"/>
          <w:lang w:val="es-ES_tradnl" w:eastAsia="es-ES"/>
        </w:rPr>
        <w:t xml:space="preserve"> el ejercicio de diseño se reconoce como herramienta indispensable para el desarrollo económico del país. En el reporte presentado en 2018 por el Consejo de Diseño </w:t>
      </w:r>
      <w:commentRangeStart w:id="5"/>
      <w:r w:rsidRPr="00E65D19">
        <w:rPr>
          <w:rFonts w:ascii="Times New Roman" w:eastAsiaTheme="minorEastAsia" w:hAnsi="Times New Roman" w:cs="Times New Roman"/>
          <w:lang w:val="es-ES_tradnl" w:eastAsia="es-ES"/>
        </w:rPr>
        <w:t>Británico</w:t>
      </w:r>
      <w:r>
        <w:rPr>
          <w:rFonts w:ascii="Times New Roman" w:eastAsiaTheme="minorEastAsia" w:hAnsi="Times New Roman" w:cs="Times New Roman"/>
          <w:lang w:val="es-ES_tradnl" w:eastAsia="es-ES"/>
        </w:rPr>
        <w:t xml:space="preserve"> </w:t>
      </w:r>
      <w:commentRangeEnd w:id="5"/>
      <w:r w:rsidR="003036E2">
        <w:rPr>
          <w:rStyle w:val="Refdecomentario"/>
        </w:rPr>
        <w:commentReference w:id="5"/>
      </w:r>
      <w:r w:rsidRPr="00E65D19">
        <w:rPr>
          <w:rFonts w:ascii="Times New Roman" w:eastAsiaTheme="minorEastAsia" w:hAnsi="Times New Roman" w:cs="Times New Roman"/>
          <w:lang w:val="es-MX" w:eastAsia="es-ES"/>
        </w:rPr>
        <w:t>se señala que la participación de las prácticas del diseño en las actividades comerci</w:t>
      </w:r>
      <w:r w:rsidR="003F7707">
        <w:rPr>
          <w:rFonts w:ascii="Times New Roman" w:eastAsiaTheme="minorEastAsia" w:hAnsi="Times New Roman" w:cs="Times New Roman"/>
          <w:lang w:val="es-MX" w:eastAsia="es-ES"/>
        </w:rPr>
        <w:t>ales y económicas</w:t>
      </w:r>
      <w:r w:rsidRPr="00E65D19">
        <w:rPr>
          <w:rFonts w:ascii="Times New Roman" w:eastAsiaTheme="minorEastAsia" w:hAnsi="Times New Roman" w:cs="Times New Roman"/>
          <w:lang w:val="es-MX" w:eastAsia="es-ES"/>
        </w:rPr>
        <w:t xml:space="preserve"> es tan grande, que representa tres cuartas partes del valor de servicios financieros y de seguros; 59% de las empresas participantes declara que el diseño es una pieza clave para mejorar distintas áreas de los negocios como el desarrollo de nuevos product</w:t>
      </w:r>
      <w:r w:rsidR="001A07A3">
        <w:rPr>
          <w:rFonts w:ascii="Times New Roman" w:eastAsiaTheme="minorEastAsia" w:hAnsi="Times New Roman" w:cs="Times New Roman"/>
          <w:lang w:val="es-MX" w:eastAsia="es-ES"/>
        </w:rPr>
        <w:t xml:space="preserve">os y servicios, la creación de </w:t>
      </w:r>
      <w:r w:rsidRPr="00E65D19">
        <w:rPr>
          <w:rFonts w:ascii="Times New Roman" w:eastAsiaTheme="minorEastAsia" w:hAnsi="Times New Roman" w:cs="Times New Roman"/>
          <w:lang w:val="es-MX" w:eastAsia="es-ES"/>
        </w:rPr>
        <w:t>campañas de marketing e incremento de ventas.</w:t>
      </w:r>
    </w:p>
    <w:p w14:paraId="6CDEC94E" w14:textId="77777777" w:rsidR="001A07A3" w:rsidRDefault="001A07A3" w:rsidP="000B238A">
      <w:pPr>
        <w:spacing w:line="360" w:lineRule="auto"/>
        <w:textAlignment w:val="baseline"/>
        <w:rPr>
          <w:rFonts w:ascii="Times New Roman" w:eastAsiaTheme="minorEastAsia" w:hAnsi="Times New Roman" w:cs="Times New Roman"/>
          <w:lang w:val="es-MX" w:eastAsia="es-ES"/>
        </w:rPr>
      </w:pPr>
    </w:p>
    <w:p w14:paraId="2D07D9E7" w14:textId="469A2847" w:rsidR="00DF76E9" w:rsidRDefault="001A07A3" w:rsidP="001A07A3">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 xml:space="preserve">En los estudios realizados por el mismo </w:t>
      </w:r>
      <w:commentRangeStart w:id="6"/>
      <w:r>
        <w:rPr>
          <w:rFonts w:ascii="Times New Roman" w:eastAsiaTheme="minorEastAsia" w:hAnsi="Times New Roman" w:cs="Times New Roman"/>
          <w:lang w:val="es-MX" w:eastAsia="es-ES"/>
        </w:rPr>
        <w:t xml:space="preserve">Concejo de Diseño </w:t>
      </w:r>
      <w:commentRangeEnd w:id="6"/>
      <w:r w:rsidR="000F60AB">
        <w:rPr>
          <w:rStyle w:val="Refdecomentario"/>
        </w:rPr>
        <w:commentReference w:id="6"/>
      </w:r>
      <w:r>
        <w:rPr>
          <w:rFonts w:ascii="Times New Roman" w:eastAsiaTheme="minorEastAsia" w:hAnsi="Times New Roman" w:cs="Times New Roman"/>
          <w:lang w:val="es-MX" w:eastAsia="es-ES"/>
        </w:rPr>
        <w:t xml:space="preserve">(2018) </w:t>
      </w:r>
      <w:r w:rsidRPr="001A07A3">
        <w:rPr>
          <w:rFonts w:ascii="Times New Roman" w:eastAsiaTheme="minorEastAsia" w:hAnsi="Times New Roman" w:cs="Times New Roman"/>
          <w:lang w:val="es-MX" w:eastAsia="es-ES"/>
        </w:rPr>
        <w:t>las compañías que dan énfasis al diseño se desempeñaron 200% mejor en la bolsa de valores, qu</w:t>
      </w:r>
      <w:r>
        <w:rPr>
          <w:rFonts w:ascii="Times New Roman" w:eastAsiaTheme="minorEastAsia" w:hAnsi="Times New Roman" w:cs="Times New Roman"/>
          <w:lang w:val="es-MX" w:eastAsia="es-ES"/>
        </w:rPr>
        <w:t xml:space="preserve">e aquellas que no lo hicieron; </w:t>
      </w:r>
      <w:r w:rsidR="00CB32C4">
        <w:rPr>
          <w:rFonts w:ascii="Times New Roman" w:eastAsiaTheme="minorEastAsia" w:hAnsi="Times New Roman" w:cs="Times New Roman"/>
          <w:lang w:val="es-MX" w:eastAsia="es-ES"/>
        </w:rPr>
        <w:t>se sabe</w:t>
      </w:r>
      <w:r w:rsidRPr="001A07A3">
        <w:rPr>
          <w:rFonts w:ascii="Times New Roman" w:eastAsiaTheme="minorEastAsia" w:hAnsi="Times New Roman" w:cs="Times New Roman"/>
          <w:lang w:val="es-MX" w:eastAsia="es-ES"/>
        </w:rPr>
        <w:t xml:space="preserve"> que las empresa</w:t>
      </w:r>
      <w:r>
        <w:rPr>
          <w:rFonts w:ascii="Times New Roman" w:eastAsiaTheme="minorEastAsia" w:hAnsi="Times New Roman" w:cs="Times New Roman"/>
          <w:lang w:val="es-MX" w:eastAsia="es-ES"/>
        </w:rPr>
        <w:t>s en que el diseño se integra a</w:t>
      </w:r>
      <w:r w:rsidRPr="001A07A3">
        <w:rPr>
          <w:rFonts w:ascii="Times New Roman" w:eastAsiaTheme="minorEastAsia" w:hAnsi="Times New Roman" w:cs="Times New Roman"/>
          <w:lang w:val="es-MX" w:eastAsia="es-ES"/>
        </w:rPr>
        <w:t xml:space="preserve"> las operaciones empresariales tienen el doble de probabilidades de desarrollar nuevos productos y servicios, reportando que cuatro de cada cinco negocios, ya lo han logrado.</w:t>
      </w:r>
      <w:r>
        <w:rPr>
          <w:rFonts w:ascii="Times New Roman" w:eastAsiaTheme="minorEastAsia" w:hAnsi="Times New Roman" w:cs="Times New Roman"/>
          <w:lang w:val="es-MX" w:eastAsia="es-ES"/>
        </w:rPr>
        <w:t xml:space="preserve"> En </w:t>
      </w:r>
      <w:r w:rsidRPr="001A07A3">
        <w:rPr>
          <w:rFonts w:ascii="Times New Roman" w:eastAsiaTheme="minorEastAsia" w:hAnsi="Times New Roman" w:cs="Times New Roman"/>
          <w:lang w:val="es-MX" w:eastAsia="es-ES"/>
        </w:rPr>
        <w:t>el reporte realizado a escala</w:t>
      </w:r>
      <w:r>
        <w:rPr>
          <w:rFonts w:ascii="Times New Roman" w:eastAsiaTheme="minorEastAsia" w:hAnsi="Times New Roman" w:cs="Times New Roman"/>
          <w:lang w:val="es-MX" w:eastAsia="es-ES"/>
        </w:rPr>
        <w:t xml:space="preserve"> global presentado por Adobe (</w:t>
      </w:r>
      <w:r w:rsidRPr="001A07A3">
        <w:rPr>
          <w:rFonts w:ascii="Times New Roman" w:eastAsiaTheme="minorEastAsia" w:hAnsi="Times New Roman" w:cs="Times New Roman"/>
          <w:lang w:val="es-MX" w:eastAsia="es-ES"/>
        </w:rPr>
        <w:t>2016</w:t>
      </w:r>
      <w:r w:rsidR="008A1076">
        <w:rPr>
          <w:rFonts w:ascii="Times New Roman" w:eastAsiaTheme="minorEastAsia" w:hAnsi="Times New Roman" w:cs="Times New Roman"/>
          <w:lang w:val="es-MX" w:eastAsia="es-ES"/>
        </w:rPr>
        <w:t>) se da cuenta</w:t>
      </w:r>
      <w:r>
        <w:rPr>
          <w:rFonts w:ascii="Times New Roman" w:eastAsiaTheme="minorEastAsia" w:hAnsi="Times New Roman" w:cs="Times New Roman"/>
          <w:lang w:val="es-MX" w:eastAsia="es-ES"/>
        </w:rPr>
        <w:t xml:space="preserve"> </w:t>
      </w:r>
      <w:r w:rsidRPr="001A07A3">
        <w:rPr>
          <w:rFonts w:ascii="Times New Roman" w:eastAsiaTheme="minorEastAsia" w:hAnsi="Times New Roman" w:cs="Times New Roman"/>
          <w:lang w:val="es-MX" w:eastAsia="es-ES"/>
        </w:rPr>
        <w:t xml:space="preserve">que las personas creativas tienden a ganar 13% más que las personas no-creativas, aspecto que se considera </w:t>
      </w:r>
      <w:r>
        <w:rPr>
          <w:rFonts w:ascii="Times New Roman" w:eastAsiaTheme="minorEastAsia" w:hAnsi="Times New Roman" w:cs="Times New Roman"/>
          <w:lang w:val="es-MX" w:eastAsia="es-ES"/>
        </w:rPr>
        <w:t>como buen augurio</w:t>
      </w:r>
      <w:r w:rsidRPr="001A07A3">
        <w:rPr>
          <w:rFonts w:ascii="Times New Roman" w:eastAsiaTheme="minorEastAsia" w:hAnsi="Times New Roman" w:cs="Times New Roman"/>
          <w:lang w:val="es-MX" w:eastAsia="es-ES"/>
        </w:rPr>
        <w:t xml:space="preserve"> para </w:t>
      </w:r>
      <w:r w:rsidR="008A1076">
        <w:rPr>
          <w:rFonts w:ascii="Times New Roman" w:eastAsiaTheme="minorEastAsia" w:hAnsi="Times New Roman" w:cs="Times New Roman"/>
          <w:lang w:val="es-MX" w:eastAsia="es-ES"/>
        </w:rPr>
        <w:t xml:space="preserve">los </w:t>
      </w:r>
      <w:r w:rsidR="00CF5BAA">
        <w:rPr>
          <w:rFonts w:ascii="Times New Roman" w:eastAsiaTheme="minorEastAsia" w:hAnsi="Times New Roman" w:cs="Times New Roman"/>
          <w:lang w:val="es-MX" w:eastAsia="es-ES"/>
        </w:rPr>
        <w:t>gestores del</w:t>
      </w:r>
      <w:r w:rsidR="008A1076">
        <w:rPr>
          <w:rFonts w:ascii="Times New Roman" w:eastAsiaTheme="minorEastAsia" w:hAnsi="Times New Roman" w:cs="Times New Roman"/>
          <w:lang w:val="es-MX" w:eastAsia="es-ES"/>
        </w:rPr>
        <w:t xml:space="preserve"> diseño</w:t>
      </w:r>
      <w:r w:rsidRPr="001A07A3">
        <w:rPr>
          <w:rFonts w:ascii="Times New Roman" w:eastAsiaTheme="minorEastAsia" w:hAnsi="Times New Roman" w:cs="Times New Roman"/>
          <w:lang w:val="es-MX" w:eastAsia="es-ES"/>
        </w:rPr>
        <w:t>.</w:t>
      </w:r>
      <w:r w:rsidR="008A1076">
        <w:rPr>
          <w:rFonts w:ascii="Times New Roman" w:eastAsiaTheme="minorEastAsia" w:hAnsi="Times New Roman" w:cs="Times New Roman"/>
          <w:lang w:val="es-MX" w:eastAsia="es-ES"/>
        </w:rPr>
        <w:t xml:space="preserve"> El diseño se ha evidenciado como indispensable de la economía británica siendo central para el desarrollo de los Juegos Olímpicos en Londres </w:t>
      </w:r>
      <w:r w:rsidR="00CF5BAA">
        <w:rPr>
          <w:rFonts w:ascii="Times New Roman" w:eastAsiaTheme="minorEastAsia" w:hAnsi="Times New Roman" w:cs="Times New Roman"/>
          <w:lang w:val="es-MX" w:eastAsia="es-ES"/>
        </w:rPr>
        <w:lastRenderedPageBreak/>
        <w:t>2012 (DC</w:t>
      </w:r>
      <w:r w:rsidR="008A1076">
        <w:rPr>
          <w:rFonts w:ascii="Times New Roman" w:eastAsiaTheme="minorEastAsia" w:hAnsi="Times New Roman" w:cs="Times New Roman"/>
          <w:lang w:val="es-MX" w:eastAsia="es-ES"/>
        </w:rPr>
        <w:t>, 2020</w:t>
      </w:r>
      <w:r w:rsidR="00CF5BAA">
        <w:rPr>
          <w:rFonts w:ascii="Times New Roman" w:eastAsiaTheme="minorEastAsia" w:hAnsi="Times New Roman" w:cs="Times New Roman"/>
          <w:lang w:val="es-MX" w:eastAsia="es-ES"/>
        </w:rPr>
        <w:t>b</w:t>
      </w:r>
      <w:r w:rsidR="008A1076">
        <w:rPr>
          <w:rFonts w:ascii="Times New Roman" w:eastAsiaTheme="minorEastAsia" w:hAnsi="Times New Roman" w:cs="Times New Roman"/>
          <w:lang w:val="es-MX" w:eastAsia="es-ES"/>
        </w:rPr>
        <w:t xml:space="preserve">). En un esfuerzo por identificar los aspectos para los que la gestión del diseño </w:t>
      </w:r>
      <w:r w:rsidR="002F5CB5">
        <w:rPr>
          <w:rFonts w:ascii="Times New Roman" w:eastAsiaTheme="minorEastAsia" w:hAnsi="Times New Roman" w:cs="Times New Roman"/>
          <w:lang w:val="es-MX" w:eastAsia="es-ES"/>
        </w:rPr>
        <w:t>se ha mostrado como un arma competitiva en la que invertir resulta indispensable, el Consejo de Diseño británico visitó departamentos creativos de once de los corporativos líderes a nivel mundial para los que el impacto de la gestión del diseño y la optimización de procesos representa sin duda un activo estratégico indiscutible.</w:t>
      </w:r>
      <w:r w:rsidR="00DF76E9">
        <w:rPr>
          <w:rFonts w:ascii="Times New Roman" w:eastAsiaTheme="minorEastAsia" w:hAnsi="Times New Roman" w:cs="Times New Roman"/>
          <w:lang w:val="es-MX" w:eastAsia="es-ES"/>
        </w:rPr>
        <w:t xml:space="preserve"> </w:t>
      </w:r>
    </w:p>
    <w:p w14:paraId="2BC1BA84" w14:textId="77777777" w:rsidR="00DF76E9" w:rsidRDefault="00DF76E9" w:rsidP="001A07A3">
      <w:pPr>
        <w:spacing w:line="360" w:lineRule="auto"/>
        <w:textAlignment w:val="baseline"/>
        <w:rPr>
          <w:rFonts w:ascii="Times New Roman" w:eastAsiaTheme="minorEastAsia" w:hAnsi="Times New Roman" w:cs="Times New Roman"/>
          <w:lang w:val="es-MX" w:eastAsia="es-ES"/>
        </w:rPr>
      </w:pPr>
    </w:p>
    <w:p w14:paraId="213F359B" w14:textId="357EB0A7" w:rsidR="00DF76E9" w:rsidRDefault="00DF76E9" w:rsidP="001A07A3">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Entre las compañías consideradas en el estudio se encuentran Yahoo, Lego, Microsoft, entre otros gigantes que acordaron en que algunos de los beneficios que yacen en el diseño para responder mejor a los cambios en el campo de los negocios radican en hacer los productos más competitivos manteniendo costos bajos de producción</w:t>
      </w:r>
      <w:r w:rsidR="00CF5BAA">
        <w:rPr>
          <w:rFonts w:ascii="Times New Roman" w:eastAsiaTheme="minorEastAsia" w:hAnsi="Times New Roman" w:cs="Times New Roman"/>
          <w:lang w:val="es-MX" w:eastAsia="es-ES"/>
        </w:rPr>
        <w:t>,</w:t>
      </w:r>
      <w:r>
        <w:rPr>
          <w:rFonts w:ascii="Times New Roman" w:eastAsiaTheme="minorEastAsia" w:hAnsi="Times New Roman" w:cs="Times New Roman"/>
          <w:lang w:val="es-MX" w:eastAsia="es-ES"/>
        </w:rPr>
        <w:t xml:space="preserve"> al tiempo que generan mayor valor en el mercado</w:t>
      </w:r>
      <w:r w:rsidR="00CF5BAA">
        <w:rPr>
          <w:rFonts w:ascii="Times New Roman" w:eastAsiaTheme="minorEastAsia" w:hAnsi="Times New Roman" w:cs="Times New Roman"/>
          <w:lang w:val="es-MX" w:eastAsia="es-ES"/>
        </w:rPr>
        <w:t xml:space="preserve"> y agilizan</w:t>
      </w:r>
      <w:r w:rsidR="00450BFB">
        <w:rPr>
          <w:rFonts w:ascii="Times New Roman" w:eastAsiaTheme="minorEastAsia" w:hAnsi="Times New Roman" w:cs="Times New Roman"/>
          <w:lang w:val="es-MX" w:eastAsia="es-ES"/>
        </w:rPr>
        <w:t xml:space="preserve"> la producción</w:t>
      </w:r>
      <w:r>
        <w:rPr>
          <w:rFonts w:ascii="Times New Roman" w:eastAsiaTheme="minorEastAsia" w:hAnsi="Times New Roman" w:cs="Times New Roman"/>
          <w:lang w:val="es-MX" w:eastAsia="es-ES"/>
        </w:rPr>
        <w:t>. Otro de los acuerdos en los beneficios de la inversión en la gestión del diseño se relacionan con tener contentos a</w:t>
      </w:r>
      <w:r w:rsidR="00CF5BAA">
        <w:rPr>
          <w:rFonts w:ascii="Times New Roman" w:eastAsiaTheme="minorEastAsia" w:hAnsi="Times New Roman" w:cs="Times New Roman"/>
          <w:lang w:val="es-MX" w:eastAsia="es-ES"/>
        </w:rPr>
        <w:t xml:space="preserve"> los usuarios de los productos pues se favorece</w:t>
      </w:r>
      <w:r>
        <w:rPr>
          <w:rFonts w:ascii="Times New Roman" w:eastAsiaTheme="minorEastAsia" w:hAnsi="Times New Roman" w:cs="Times New Roman"/>
          <w:lang w:val="es-MX" w:eastAsia="es-ES"/>
        </w:rPr>
        <w:t xml:space="preserve"> la lealtad y </w:t>
      </w:r>
      <w:r w:rsidR="00CF5BAA">
        <w:rPr>
          <w:rFonts w:ascii="Times New Roman" w:eastAsiaTheme="minorEastAsia" w:hAnsi="Times New Roman" w:cs="Times New Roman"/>
          <w:lang w:val="es-MX" w:eastAsia="es-ES"/>
        </w:rPr>
        <w:t xml:space="preserve">la </w:t>
      </w:r>
      <w:r>
        <w:rPr>
          <w:rFonts w:ascii="Times New Roman" w:eastAsiaTheme="minorEastAsia" w:hAnsi="Times New Roman" w:cs="Times New Roman"/>
          <w:lang w:val="es-MX" w:eastAsia="es-ES"/>
        </w:rPr>
        <w:t>promoción de compra. El estudio arrojó acuerdos entre los once c</w:t>
      </w:r>
      <w:del w:id="7" w:author="Autor">
        <w:r w:rsidDel="003036E2">
          <w:rPr>
            <w:rFonts w:ascii="Times New Roman" w:eastAsiaTheme="minorEastAsia" w:hAnsi="Times New Roman" w:cs="Times New Roman"/>
            <w:lang w:val="es-MX" w:eastAsia="es-ES"/>
          </w:rPr>
          <w:delText>o</w:delText>
        </w:r>
      </w:del>
      <w:r>
        <w:rPr>
          <w:rFonts w:ascii="Times New Roman" w:eastAsiaTheme="minorEastAsia" w:hAnsi="Times New Roman" w:cs="Times New Roman"/>
          <w:lang w:val="es-MX" w:eastAsia="es-ES"/>
        </w:rPr>
        <w:t>orporativos al señalar que la gestión del diseño fortalece el valor de marca alentando la confianza en los consumidores sobre</w:t>
      </w:r>
      <w:r w:rsidR="00CF5BAA">
        <w:rPr>
          <w:rFonts w:ascii="Times New Roman" w:eastAsiaTheme="minorEastAsia" w:hAnsi="Times New Roman" w:cs="Times New Roman"/>
          <w:lang w:val="es-MX" w:eastAsia="es-ES"/>
        </w:rPr>
        <w:t xml:space="preserve"> los productos existentes y animando la</w:t>
      </w:r>
      <w:r>
        <w:rPr>
          <w:rFonts w:ascii="Times New Roman" w:eastAsiaTheme="minorEastAsia" w:hAnsi="Times New Roman" w:cs="Times New Roman"/>
          <w:lang w:val="es-MX" w:eastAsia="es-ES"/>
        </w:rPr>
        <w:t xml:space="preserve"> compra de nuevos </w:t>
      </w:r>
      <w:r w:rsidR="00450BFB">
        <w:rPr>
          <w:rFonts w:ascii="Times New Roman" w:eastAsiaTheme="minorEastAsia" w:hAnsi="Times New Roman" w:cs="Times New Roman"/>
          <w:lang w:val="es-MX" w:eastAsia="es-ES"/>
        </w:rPr>
        <w:t>lanzamientos</w:t>
      </w:r>
      <w:r w:rsidR="00CF5BAA">
        <w:rPr>
          <w:rFonts w:ascii="Times New Roman" w:eastAsiaTheme="minorEastAsia" w:hAnsi="Times New Roman" w:cs="Times New Roman"/>
          <w:lang w:val="es-MX" w:eastAsia="es-ES"/>
        </w:rPr>
        <w:t xml:space="preserve"> y productos</w:t>
      </w:r>
      <w:r w:rsidR="00450BFB">
        <w:rPr>
          <w:rFonts w:ascii="Times New Roman" w:eastAsiaTheme="minorEastAsia" w:hAnsi="Times New Roman" w:cs="Times New Roman"/>
          <w:lang w:val="es-MX" w:eastAsia="es-ES"/>
        </w:rPr>
        <w:t xml:space="preserve"> (DC, 2020).</w:t>
      </w:r>
    </w:p>
    <w:p w14:paraId="55E1C794" w14:textId="77777777" w:rsidR="007A7BEC" w:rsidRDefault="007A7BEC" w:rsidP="001A07A3">
      <w:pPr>
        <w:spacing w:line="360" w:lineRule="auto"/>
        <w:textAlignment w:val="baseline"/>
        <w:rPr>
          <w:rFonts w:ascii="Times New Roman" w:eastAsiaTheme="minorEastAsia" w:hAnsi="Times New Roman" w:cs="Times New Roman"/>
          <w:lang w:val="es-MX" w:eastAsia="es-ES"/>
        </w:rPr>
      </w:pPr>
    </w:p>
    <w:p w14:paraId="789AF561" w14:textId="08953F3C" w:rsidR="00DC5AB8" w:rsidRDefault="007A7BEC" w:rsidP="00DC5AB8">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MX" w:eastAsia="es-ES"/>
        </w:rPr>
        <w:t xml:space="preserve">En el caso de Dinamarca </w:t>
      </w:r>
      <w:r w:rsidR="00DC5AB8">
        <w:rPr>
          <w:rFonts w:ascii="Times New Roman" w:eastAsiaTheme="minorEastAsia" w:hAnsi="Times New Roman" w:cs="Times New Roman"/>
          <w:lang w:val="es-ES" w:eastAsia="es-ES"/>
        </w:rPr>
        <w:t xml:space="preserve">a través del </w:t>
      </w:r>
      <w:r w:rsidR="00CF5BAA">
        <w:rPr>
          <w:rFonts w:ascii="Times New Roman" w:eastAsiaTheme="minorEastAsia" w:hAnsi="Times New Roman" w:cs="Times New Roman"/>
          <w:lang w:val="es-ES" w:eastAsia="es-ES"/>
        </w:rPr>
        <w:t>Centro del Diseño D</w:t>
      </w:r>
      <w:r w:rsidR="009A5A0B">
        <w:rPr>
          <w:rFonts w:ascii="Times New Roman" w:eastAsiaTheme="minorEastAsia" w:hAnsi="Times New Roman" w:cs="Times New Roman"/>
          <w:lang w:val="es-ES" w:eastAsia="es-ES"/>
        </w:rPr>
        <w:t>anés</w:t>
      </w:r>
      <w:r w:rsidR="00DC5AB8" w:rsidRPr="00DC5AB8">
        <w:rPr>
          <w:rFonts w:ascii="Times New Roman" w:eastAsiaTheme="minorEastAsia" w:hAnsi="Times New Roman" w:cs="Times New Roman"/>
          <w:lang w:val="es-ES" w:eastAsia="es-ES"/>
        </w:rPr>
        <w:t xml:space="preserve"> </w:t>
      </w:r>
      <w:r w:rsidR="009A5A0B">
        <w:rPr>
          <w:rFonts w:ascii="Times New Roman" w:eastAsiaTheme="minorEastAsia" w:hAnsi="Times New Roman" w:cs="Times New Roman"/>
          <w:lang w:val="es-ES" w:eastAsia="es-ES"/>
        </w:rPr>
        <w:t>(DDC) se han implementado diversos estudios centrados en la generación de valor a través del diseño, la intención inicial de aumentar las exportaciones y la actividad económica que nació enfocada en el diseño industrial ampli</w:t>
      </w:r>
      <w:ins w:id="8" w:author="Autor">
        <w:r w:rsidR="003036E2">
          <w:rPr>
            <w:rFonts w:ascii="Times New Roman" w:eastAsiaTheme="minorEastAsia" w:hAnsi="Times New Roman" w:cs="Times New Roman"/>
            <w:lang w:val="es-ES" w:eastAsia="es-ES"/>
          </w:rPr>
          <w:t>ó</w:t>
        </w:r>
      </w:ins>
      <w:del w:id="9" w:author="Autor">
        <w:r w:rsidR="009A5A0B" w:rsidDel="003036E2">
          <w:rPr>
            <w:rFonts w:ascii="Times New Roman" w:eastAsiaTheme="minorEastAsia" w:hAnsi="Times New Roman" w:cs="Times New Roman"/>
            <w:lang w:val="es-ES" w:eastAsia="es-ES"/>
          </w:rPr>
          <w:delText>o</w:delText>
        </w:r>
      </w:del>
      <w:r w:rsidR="009A5A0B">
        <w:rPr>
          <w:rFonts w:ascii="Times New Roman" w:eastAsiaTheme="minorEastAsia" w:hAnsi="Times New Roman" w:cs="Times New Roman"/>
          <w:lang w:val="es-ES" w:eastAsia="es-ES"/>
        </w:rPr>
        <w:t xml:space="preserve"> al día de hoy sus horizontes a todas las áreas de aplicación del diseño. Para instrumentalizar el estudio generó un modelo de análisis llamado Escalera de Diseño con el que se ha servido para</w:t>
      </w:r>
      <w:r w:rsidR="00CF5BAA">
        <w:rPr>
          <w:rFonts w:ascii="Times New Roman" w:eastAsiaTheme="minorEastAsia" w:hAnsi="Times New Roman" w:cs="Times New Roman"/>
          <w:lang w:val="es-ES" w:eastAsia="es-ES"/>
        </w:rPr>
        <w:t xml:space="preserve"> conocer cómo el diseño se integra en </w:t>
      </w:r>
      <w:r w:rsidR="0058627C">
        <w:rPr>
          <w:rFonts w:ascii="Times New Roman" w:eastAsiaTheme="minorEastAsia" w:hAnsi="Times New Roman" w:cs="Times New Roman"/>
          <w:lang w:val="es-ES" w:eastAsia="es-ES"/>
        </w:rPr>
        <w:t>más de mil empresas. Los resultado</w:t>
      </w:r>
      <w:ins w:id="10" w:author="Autor">
        <w:r w:rsidR="003036E2">
          <w:rPr>
            <w:rFonts w:ascii="Times New Roman" w:eastAsiaTheme="minorEastAsia" w:hAnsi="Times New Roman" w:cs="Times New Roman"/>
            <w:lang w:val="es-ES" w:eastAsia="es-ES"/>
          </w:rPr>
          <w:t>s</w:t>
        </w:r>
      </w:ins>
      <w:r w:rsidR="0058627C">
        <w:rPr>
          <w:rFonts w:ascii="Times New Roman" w:eastAsiaTheme="minorEastAsia" w:hAnsi="Times New Roman" w:cs="Times New Roman"/>
          <w:lang w:val="es-ES" w:eastAsia="es-ES"/>
        </w:rPr>
        <w:t xml:space="preserve"> señalan que las empresas en las que el diseño es parte de la cultura empresarial, es decir un activo integrado a nivel directivo que impacta en todas las áreas del organismo</w:t>
      </w:r>
      <w:r w:rsidR="00CF5BAA">
        <w:rPr>
          <w:rFonts w:ascii="Times New Roman" w:eastAsiaTheme="minorEastAsia" w:hAnsi="Times New Roman" w:cs="Times New Roman"/>
          <w:lang w:val="es-ES" w:eastAsia="es-ES"/>
        </w:rPr>
        <w:t>,</w:t>
      </w:r>
      <w:r w:rsidR="0058627C">
        <w:rPr>
          <w:rFonts w:ascii="Times New Roman" w:eastAsiaTheme="minorEastAsia" w:hAnsi="Times New Roman" w:cs="Times New Roman"/>
          <w:lang w:val="es-ES" w:eastAsia="es-ES"/>
        </w:rPr>
        <w:t xml:space="preserve"> generaron altos retornos de inversión </w:t>
      </w:r>
      <w:r w:rsidR="00CF5BAA">
        <w:rPr>
          <w:rFonts w:ascii="Times New Roman" w:eastAsiaTheme="minorEastAsia" w:hAnsi="Times New Roman" w:cs="Times New Roman"/>
          <w:lang w:val="es-ES" w:eastAsia="es-ES"/>
        </w:rPr>
        <w:t xml:space="preserve">con un 20% más de ingresos, </w:t>
      </w:r>
      <w:r w:rsidR="0058627C">
        <w:rPr>
          <w:rFonts w:ascii="Times New Roman" w:eastAsiaTheme="minorEastAsia" w:hAnsi="Times New Roman" w:cs="Times New Roman"/>
          <w:lang w:val="es-ES" w:eastAsia="es-ES"/>
        </w:rPr>
        <w:t>también arro</w:t>
      </w:r>
      <w:r w:rsidR="00CF5BAA">
        <w:rPr>
          <w:rFonts w:ascii="Times New Roman" w:eastAsiaTheme="minorEastAsia" w:hAnsi="Times New Roman" w:cs="Times New Roman"/>
          <w:lang w:val="es-ES" w:eastAsia="es-ES"/>
        </w:rPr>
        <w:t>jó que dichas empresas generaban</w:t>
      </w:r>
      <w:r w:rsidR="0058627C">
        <w:rPr>
          <w:rFonts w:ascii="Times New Roman" w:eastAsiaTheme="minorEastAsia" w:hAnsi="Times New Roman" w:cs="Times New Roman"/>
          <w:lang w:val="es-ES" w:eastAsia="es-ES"/>
        </w:rPr>
        <w:t xml:space="preserve"> más exportaciones (O Grady, 2018).</w:t>
      </w:r>
    </w:p>
    <w:p w14:paraId="6F8BB15E" w14:textId="77777777" w:rsidR="00714F52" w:rsidRDefault="00714F52" w:rsidP="00DC5AB8">
      <w:pPr>
        <w:spacing w:line="360" w:lineRule="auto"/>
        <w:textAlignment w:val="baseline"/>
        <w:rPr>
          <w:rFonts w:ascii="Times New Roman" w:eastAsiaTheme="minorEastAsia" w:hAnsi="Times New Roman" w:cs="Times New Roman"/>
          <w:lang w:val="es-ES" w:eastAsia="es-ES"/>
        </w:rPr>
      </w:pPr>
    </w:p>
    <w:p w14:paraId="22899843" w14:textId="65161EF0" w:rsidR="00186D6B" w:rsidRDefault="00CF5BAA" w:rsidP="00DC5AB8">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El mismo instrumento creado por el DDC</w:t>
      </w:r>
      <w:r w:rsidR="00714F52">
        <w:rPr>
          <w:rFonts w:ascii="Times New Roman" w:eastAsiaTheme="minorEastAsia" w:hAnsi="Times New Roman" w:cs="Times New Roman"/>
          <w:lang w:val="es-ES" w:eastAsia="es-ES"/>
        </w:rPr>
        <w:t xml:space="preserve"> se implementó en España (</w:t>
      </w:r>
      <w:commentRangeStart w:id="11"/>
      <w:proofErr w:type="spellStart"/>
      <w:r w:rsidR="00714F52">
        <w:rPr>
          <w:rFonts w:ascii="Times New Roman" w:eastAsiaTheme="minorEastAsia" w:hAnsi="Times New Roman" w:cs="Times New Roman"/>
          <w:lang w:val="es-ES" w:eastAsia="es-ES"/>
        </w:rPr>
        <w:t>ddi</w:t>
      </w:r>
      <w:commentRangeEnd w:id="11"/>
      <w:proofErr w:type="spellEnd"/>
      <w:r w:rsidR="003036E2">
        <w:rPr>
          <w:rStyle w:val="Refdecomentario"/>
        </w:rPr>
        <w:commentReference w:id="11"/>
      </w:r>
      <w:r w:rsidR="00714F52">
        <w:rPr>
          <w:rFonts w:ascii="Times New Roman" w:eastAsiaTheme="minorEastAsia" w:hAnsi="Times New Roman" w:cs="Times New Roman"/>
          <w:lang w:val="es-ES" w:eastAsia="es-ES"/>
        </w:rPr>
        <w:t xml:space="preserve">, 2005) </w:t>
      </w:r>
      <w:r>
        <w:rPr>
          <w:rFonts w:ascii="Times New Roman" w:eastAsiaTheme="minorEastAsia" w:hAnsi="Times New Roman" w:cs="Times New Roman"/>
          <w:lang w:val="es-ES" w:eastAsia="es-ES"/>
        </w:rPr>
        <w:t>bajo parámetros similares,</w:t>
      </w:r>
      <w:r w:rsidR="00714F52">
        <w:rPr>
          <w:rFonts w:ascii="Times New Roman" w:eastAsiaTheme="minorEastAsia" w:hAnsi="Times New Roman" w:cs="Times New Roman"/>
          <w:lang w:val="es-ES" w:eastAsia="es-ES"/>
        </w:rPr>
        <w:t xml:space="preserve"> los resultados arrojan que el 44% de las empresas </w:t>
      </w:r>
      <w:r>
        <w:rPr>
          <w:rFonts w:ascii="Times New Roman" w:eastAsiaTheme="minorEastAsia" w:hAnsi="Times New Roman" w:cs="Times New Roman"/>
          <w:lang w:val="es-ES" w:eastAsia="es-ES"/>
        </w:rPr>
        <w:t>encuestadas</w:t>
      </w:r>
      <w:r w:rsidR="00714F52">
        <w:rPr>
          <w:rFonts w:ascii="Times New Roman" w:eastAsiaTheme="minorEastAsia" w:hAnsi="Times New Roman" w:cs="Times New Roman"/>
          <w:lang w:val="es-ES" w:eastAsia="es-ES"/>
        </w:rPr>
        <w:t xml:space="preserve"> integraba el diseño a un nivel estratégico como parte de la cul</w:t>
      </w:r>
      <w:r>
        <w:rPr>
          <w:rFonts w:ascii="Times New Roman" w:eastAsiaTheme="minorEastAsia" w:hAnsi="Times New Roman" w:cs="Times New Roman"/>
          <w:lang w:val="es-ES" w:eastAsia="es-ES"/>
        </w:rPr>
        <w:t xml:space="preserve">tura empresarial siendo en </w:t>
      </w:r>
      <w:r>
        <w:rPr>
          <w:rFonts w:ascii="Times New Roman" w:eastAsiaTheme="minorEastAsia" w:hAnsi="Times New Roman" w:cs="Times New Roman"/>
          <w:lang w:val="es-ES" w:eastAsia="es-ES"/>
        </w:rPr>
        <w:lastRenderedPageBreak/>
        <w:t>esas</w:t>
      </w:r>
      <w:r w:rsidR="00714F52">
        <w:rPr>
          <w:rFonts w:ascii="Times New Roman" w:eastAsiaTheme="minorEastAsia" w:hAnsi="Times New Roman" w:cs="Times New Roman"/>
          <w:lang w:val="es-ES" w:eastAsia="es-ES"/>
        </w:rPr>
        <w:t xml:space="preserve"> </w:t>
      </w:r>
      <w:r>
        <w:rPr>
          <w:rFonts w:ascii="Times New Roman" w:eastAsiaTheme="minorEastAsia" w:hAnsi="Times New Roman" w:cs="Times New Roman"/>
          <w:lang w:val="es-ES" w:eastAsia="es-ES"/>
        </w:rPr>
        <w:t>las que mostraban</w:t>
      </w:r>
      <w:r w:rsidR="00714F52">
        <w:rPr>
          <w:rFonts w:ascii="Times New Roman" w:eastAsiaTheme="minorEastAsia" w:hAnsi="Times New Roman" w:cs="Times New Roman"/>
          <w:lang w:val="es-ES" w:eastAsia="es-ES"/>
        </w:rPr>
        <w:t xml:space="preserve"> índices más altos de venta</w:t>
      </w:r>
      <w:r>
        <w:rPr>
          <w:rFonts w:ascii="Times New Roman" w:eastAsiaTheme="minorEastAsia" w:hAnsi="Times New Roman" w:cs="Times New Roman"/>
          <w:lang w:val="es-ES" w:eastAsia="es-ES"/>
        </w:rPr>
        <w:t>,</w:t>
      </w:r>
      <w:r w:rsidR="00714F52">
        <w:rPr>
          <w:rFonts w:ascii="Times New Roman" w:eastAsiaTheme="minorEastAsia" w:hAnsi="Times New Roman" w:cs="Times New Roman"/>
          <w:lang w:val="es-ES" w:eastAsia="es-ES"/>
        </w:rPr>
        <w:t xml:space="preserve"> las áreas </w:t>
      </w:r>
      <w:r>
        <w:rPr>
          <w:rFonts w:ascii="Times New Roman" w:eastAsiaTheme="minorEastAsia" w:hAnsi="Times New Roman" w:cs="Times New Roman"/>
          <w:lang w:val="es-ES" w:eastAsia="es-ES"/>
        </w:rPr>
        <w:t>al interior de las empresas en la que el impacto alcanzó mayor</w:t>
      </w:r>
      <w:r w:rsidR="00714F52">
        <w:rPr>
          <w:rFonts w:ascii="Times New Roman" w:eastAsiaTheme="minorEastAsia" w:hAnsi="Times New Roman" w:cs="Times New Roman"/>
          <w:lang w:val="es-ES" w:eastAsia="es-ES"/>
        </w:rPr>
        <w:t xml:space="preserve"> éxito fueron </w:t>
      </w:r>
      <w:r w:rsidR="001E110F">
        <w:rPr>
          <w:rFonts w:ascii="Times New Roman" w:eastAsiaTheme="minorEastAsia" w:hAnsi="Times New Roman" w:cs="Times New Roman"/>
          <w:lang w:val="es-ES" w:eastAsia="es-ES"/>
        </w:rPr>
        <w:t>las de</w:t>
      </w:r>
      <w:r>
        <w:rPr>
          <w:rFonts w:ascii="Times New Roman" w:eastAsiaTheme="minorEastAsia" w:hAnsi="Times New Roman" w:cs="Times New Roman"/>
          <w:lang w:val="es-ES" w:eastAsia="es-ES"/>
        </w:rPr>
        <w:t xml:space="preserve"> </w:t>
      </w:r>
      <w:proofErr w:type="spellStart"/>
      <w:r w:rsidR="00714F52">
        <w:rPr>
          <w:rFonts w:ascii="Times New Roman" w:eastAsiaTheme="minorEastAsia" w:hAnsi="Times New Roman" w:cs="Times New Roman"/>
          <w:lang w:val="es-ES" w:eastAsia="es-ES"/>
        </w:rPr>
        <w:t>mercadotencia</w:t>
      </w:r>
      <w:proofErr w:type="spellEnd"/>
      <w:r w:rsidR="00714F52">
        <w:rPr>
          <w:rFonts w:ascii="Times New Roman" w:eastAsiaTheme="minorEastAsia" w:hAnsi="Times New Roman" w:cs="Times New Roman"/>
          <w:lang w:val="es-ES" w:eastAsia="es-ES"/>
        </w:rPr>
        <w:t>, finanzas, operaciones, recursos humanos y diseño e innovación. Las empresas que más importancia conceden al diseño son las</w:t>
      </w:r>
      <w:r w:rsidR="001E110F">
        <w:rPr>
          <w:rFonts w:ascii="Times New Roman" w:eastAsiaTheme="minorEastAsia" w:hAnsi="Times New Roman" w:cs="Times New Roman"/>
          <w:lang w:val="es-ES" w:eastAsia="es-ES"/>
        </w:rPr>
        <w:t xml:space="preserve"> que se clasifican</w:t>
      </w:r>
      <w:r w:rsidR="00714F52">
        <w:rPr>
          <w:rFonts w:ascii="Times New Roman" w:eastAsiaTheme="minorEastAsia" w:hAnsi="Times New Roman" w:cs="Times New Roman"/>
          <w:lang w:val="es-ES" w:eastAsia="es-ES"/>
        </w:rPr>
        <w:t xml:space="preserve"> con </w:t>
      </w:r>
      <w:r w:rsidR="001E110F">
        <w:rPr>
          <w:rFonts w:ascii="Times New Roman" w:eastAsiaTheme="minorEastAsia" w:hAnsi="Times New Roman" w:cs="Times New Roman"/>
          <w:lang w:val="es-ES" w:eastAsia="es-ES"/>
        </w:rPr>
        <w:t xml:space="preserve">los </w:t>
      </w:r>
      <w:r w:rsidR="00714F52">
        <w:rPr>
          <w:rFonts w:ascii="Times New Roman" w:eastAsiaTheme="minorEastAsia" w:hAnsi="Times New Roman" w:cs="Times New Roman"/>
          <w:lang w:val="es-ES" w:eastAsia="es-ES"/>
        </w:rPr>
        <w:t xml:space="preserve">bienes de equipo y </w:t>
      </w:r>
      <w:r w:rsidR="001E110F">
        <w:rPr>
          <w:rFonts w:ascii="Times New Roman" w:eastAsiaTheme="minorEastAsia" w:hAnsi="Times New Roman" w:cs="Times New Roman"/>
          <w:lang w:val="es-ES" w:eastAsia="es-ES"/>
        </w:rPr>
        <w:t xml:space="preserve">los </w:t>
      </w:r>
      <w:r w:rsidR="00714F52">
        <w:rPr>
          <w:rFonts w:ascii="Times New Roman" w:eastAsiaTheme="minorEastAsia" w:hAnsi="Times New Roman" w:cs="Times New Roman"/>
          <w:lang w:val="es-ES" w:eastAsia="es-ES"/>
        </w:rPr>
        <w:t>bienes de consumo.</w:t>
      </w:r>
    </w:p>
    <w:p w14:paraId="70AE42B6" w14:textId="77777777" w:rsidR="00186D6B" w:rsidRDefault="00186D6B" w:rsidP="00DC5AB8">
      <w:pPr>
        <w:spacing w:line="360" w:lineRule="auto"/>
        <w:textAlignment w:val="baseline"/>
        <w:rPr>
          <w:rFonts w:ascii="Times New Roman" w:eastAsiaTheme="minorEastAsia" w:hAnsi="Times New Roman" w:cs="Times New Roman"/>
          <w:lang w:val="es-ES" w:eastAsia="es-ES"/>
        </w:rPr>
      </w:pPr>
    </w:p>
    <w:p w14:paraId="5D20533D" w14:textId="281FD25B" w:rsidR="00714F52" w:rsidRDefault="00186D6B" w:rsidP="00DC5AB8">
      <w:pPr>
        <w:spacing w:line="360" w:lineRule="auto"/>
        <w:textAlignment w:val="baseline"/>
        <w:rPr>
          <w:rFonts w:ascii="Times New Roman" w:eastAsiaTheme="minorEastAsia" w:hAnsi="Times New Roman" w:cs="Times New Roman"/>
          <w:lang w:val="es-ES_tradnl" w:eastAsia="es-ES"/>
        </w:rPr>
      </w:pPr>
      <w:r>
        <w:rPr>
          <w:rFonts w:ascii="Times New Roman" w:eastAsiaTheme="minorEastAsia" w:hAnsi="Times New Roman" w:cs="Times New Roman"/>
          <w:lang w:val="es-ES" w:eastAsia="es-ES"/>
        </w:rPr>
        <w:t xml:space="preserve">Los datos arrojados por los </w:t>
      </w:r>
      <w:r w:rsidR="001E110F">
        <w:rPr>
          <w:rFonts w:ascii="Times New Roman" w:eastAsiaTheme="minorEastAsia" w:hAnsi="Times New Roman" w:cs="Times New Roman"/>
          <w:lang w:val="es-ES" w:eastAsia="es-ES"/>
        </w:rPr>
        <w:t xml:space="preserve">estudios aquí </w:t>
      </w:r>
      <w:proofErr w:type="gramStart"/>
      <w:r w:rsidR="001E110F">
        <w:rPr>
          <w:rFonts w:ascii="Times New Roman" w:eastAsiaTheme="minorEastAsia" w:hAnsi="Times New Roman" w:cs="Times New Roman"/>
          <w:lang w:val="es-ES" w:eastAsia="es-ES"/>
        </w:rPr>
        <w:t>señalados,</w:t>
      </w:r>
      <w:proofErr w:type="gramEnd"/>
      <w:r w:rsidR="001E110F">
        <w:rPr>
          <w:rFonts w:ascii="Times New Roman" w:eastAsiaTheme="minorEastAsia" w:hAnsi="Times New Roman" w:cs="Times New Roman"/>
          <w:lang w:val="es-ES" w:eastAsia="es-ES"/>
        </w:rPr>
        <w:t xml:space="preserve"> ofrecen evidencia tangible</w:t>
      </w:r>
      <w:r>
        <w:rPr>
          <w:rFonts w:ascii="Times New Roman" w:eastAsiaTheme="minorEastAsia" w:hAnsi="Times New Roman" w:cs="Times New Roman"/>
          <w:lang w:val="es-ES" w:eastAsia="es-ES"/>
        </w:rPr>
        <w:t xml:space="preserve"> </w:t>
      </w:r>
      <w:r w:rsidR="001E110F">
        <w:rPr>
          <w:rFonts w:ascii="Times New Roman" w:eastAsiaTheme="minorEastAsia" w:hAnsi="Times New Roman" w:cs="Times New Roman"/>
          <w:lang w:val="es-ES" w:eastAsia="es-ES"/>
        </w:rPr>
        <w:t>d</w:t>
      </w:r>
      <w:r>
        <w:rPr>
          <w:rFonts w:ascii="Times New Roman" w:eastAsiaTheme="minorEastAsia" w:hAnsi="Times New Roman" w:cs="Times New Roman"/>
          <w:lang w:val="es-ES" w:eastAsia="es-ES"/>
        </w:rPr>
        <w:t xml:space="preserve">el papel de la gestión del </w:t>
      </w:r>
      <w:ins w:id="12" w:author="Autor">
        <w:r w:rsidR="003036E2">
          <w:rPr>
            <w:rFonts w:ascii="Times New Roman" w:eastAsiaTheme="minorEastAsia" w:hAnsi="Times New Roman" w:cs="Times New Roman"/>
            <w:lang w:val="es-ES" w:eastAsia="es-ES"/>
          </w:rPr>
          <w:t>d</w:t>
        </w:r>
      </w:ins>
      <w:del w:id="13" w:author="Autor">
        <w:r w:rsidDel="003036E2">
          <w:rPr>
            <w:rFonts w:ascii="Times New Roman" w:eastAsiaTheme="minorEastAsia" w:hAnsi="Times New Roman" w:cs="Times New Roman"/>
            <w:lang w:val="es-ES" w:eastAsia="es-ES"/>
          </w:rPr>
          <w:delText>D</w:delText>
        </w:r>
      </w:del>
      <w:r>
        <w:rPr>
          <w:rFonts w:ascii="Times New Roman" w:eastAsiaTheme="minorEastAsia" w:hAnsi="Times New Roman" w:cs="Times New Roman"/>
          <w:lang w:val="es-ES" w:eastAsia="es-ES"/>
        </w:rPr>
        <w:t xml:space="preserve">iseño como </w:t>
      </w:r>
      <w:r w:rsidR="001E110F">
        <w:rPr>
          <w:rFonts w:ascii="Times New Roman" w:eastAsiaTheme="minorEastAsia" w:hAnsi="Times New Roman" w:cs="Times New Roman"/>
          <w:lang w:val="es-ES_tradnl" w:eastAsia="es-ES"/>
        </w:rPr>
        <w:t>activo clave de la innovación,</w:t>
      </w:r>
      <w:r w:rsidRPr="00186D6B">
        <w:rPr>
          <w:rFonts w:ascii="Times New Roman" w:eastAsiaTheme="minorEastAsia" w:hAnsi="Times New Roman" w:cs="Times New Roman"/>
          <w:lang w:val="es-ES_tradnl" w:eastAsia="es-ES"/>
        </w:rPr>
        <w:t xml:space="preserve"> rentabilidad de empresas y organismos</w:t>
      </w:r>
      <w:r>
        <w:rPr>
          <w:rFonts w:ascii="Times New Roman" w:eastAsiaTheme="minorEastAsia" w:hAnsi="Times New Roman" w:cs="Times New Roman"/>
          <w:lang w:val="es-ES_tradnl" w:eastAsia="es-ES"/>
        </w:rPr>
        <w:t xml:space="preserve">, </w:t>
      </w:r>
      <w:r w:rsidR="001E110F">
        <w:rPr>
          <w:rFonts w:ascii="Times New Roman" w:eastAsiaTheme="minorEastAsia" w:hAnsi="Times New Roman" w:cs="Times New Roman"/>
          <w:lang w:val="es-ES_tradnl" w:eastAsia="es-ES"/>
        </w:rPr>
        <w:t>a través de la creación de valor. La gestión del diseño</w:t>
      </w:r>
      <w:r>
        <w:rPr>
          <w:rFonts w:ascii="Times New Roman" w:eastAsiaTheme="minorEastAsia" w:hAnsi="Times New Roman" w:cs="Times New Roman"/>
          <w:lang w:val="es-ES_tradnl" w:eastAsia="es-ES"/>
        </w:rPr>
        <w:t xml:space="preserve"> forma </w:t>
      </w:r>
      <w:r w:rsidR="001E110F">
        <w:rPr>
          <w:rFonts w:ascii="Times New Roman" w:eastAsiaTheme="minorEastAsia" w:hAnsi="Times New Roman" w:cs="Times New Roman"/>
          <w:lang w:val="es-ES_tradnl" w:eastAsia="es-ES"/>
        </w:rPr>
        <w:t>se integra a</w:t>
      </w:r>
      <w:r>
        <w:rPr>
          <w:rFonts w:ascii="Times New Roman" w:eastAsiaTheme="minorEastAsia" w:hAnsi="Times New Roman" w:cs="Times New Roman"/>
          <w:lang w:val="es-ES_tradnl" w:eastAsia="es-ES"/>
        </w:rPr>
        <w:t xml:space="preserve"> la toma de decisiones directivas de los pro</w:t>
      </w:r>
      <w:r w:rsidR="001E110F">
        <w:rPr>
          <w:rFonts w:ascii="Times New Roman" w:eastAsiaTheme="minorEastAsia" w:hAnsi="Times New Roman" w:cs="Times New Roman"/>
          <w:lang w:val="es-ES_tradnl" w:eastAsia="es-ES"/>
        </w:rPr>
        <w:t>cesos, comunicación, producción y</w:t>
      </w:r>
      <w:r>
        <w:rPr>
          <w:rFonts w:ascii="Times New Roman" w:eastAsiaTheme="minorEastAsia" w:hAnsi="Times New Roman" w:cs="Times New Roman"/>
          <w:lang w:val="es-ES_tradnl" w:eastAsia="es-ES"/>
        </w:rPr>
        <w:t xml:space="preserve"> servicio </w:t>
      </w:r>
      <w:r w:rsidR="001E110F">
        <w:rPr>
          <w:rFonts w:ascii="Times New Roman" w:eastAsiaTheme="minorEastAsia" w:hAnsi="Times New Roman" w:cs="Times New Roman"/>
          <w:lang w:val="es-ES_tradnl" w:eastAsia="es-ES"/>
        </w:rPr>
        <w:t xml:space="preserve">siendo así cuando </w:t>
      </w:r>
      <w:r>
        <w:rPr>
          <w:rFonts w:ascii="Times New Roman" w:eastAsiaTheme="minorEastAsia" w:hAnsi="Times New Roman" w:cs="Times New Roman"/>
          <w:lang w:val="es-ES_tradnl" w:eastAsia="es-ES"/>
        </w:rPr>
        <w:t xml:space="preserve">refleja resultados más atractivos, sin embargo los contextos y los atributos de los organismos revisados así como la situación económica y política </w:t>
      </w:r>
      <w:r w:rsidR="001E110F">
        <w:rPr>
          <w:rFonts w:ascii="Times New Roman" w:eastAsiaTheme="minorEastAsia" w:hAnsi="Times New Roman" w:cs="Times New Roman"/>
          <w:lang w:val="es-ES_tradnl" w:eastAsia="es-ES"/>
        </w:rPr>
        <w:t>favorecen los logros. Las</w:t>
      </w:r>
      <w:r>
        <w:rPr>
          <w:rFonts w:ascii="Times New Roman" w:eastAsiaTheme="minorEastAsia" w:hAnsi="Times New Roman" w:cs="Times New Roman"/>
          <w:lang w:val="es-ES_tradnl" w:eastAsia="es-ES"/>
        </w:rPr>
        <w:t xml:space="preserve"> expectativas </w:t>
      </w:r>
      <w:r w:rsidR="001E110F">
        <w:rPr>
          <w:rFonts w:ascii="Times New Roman" w:eastAsiaTheme="minorEastAsia" w:hAnsi="Times New Roman" w:cs="Times New Roman"/>
          <w:lang w:val="es-ES_tradnl" w:eastAsia="es-ES"/>
        </w:rPr>
        <w:t>del contexto son distintas</w:t>
      </w:r>
      <w:r>
        <w:rPr>
          <w:rFonts w:ascii="Times New Roman" w:eastAsiaTheme="minorEastAsia" w:hAnsi="Times New Roman" w:cs="Times New Roman"/>
          <w:lang w:val="es-ES_tradnl" w:eastAsia="es-ES"/>
        </w:rPr>
        <w:t xml:space="preserve"> para los países latinoamericanos, pues sus condiciones y cultura empresarial enfrentan retos de competitividad internacional desde </w:t>
      </w:r>
      <w:r w:rsidR="008C4571">
        <w:rPr>
          <w:rFonts w:ascii="Times New Roman" w:eastAsiaTheme="minorEastAsia" w:hAnsi="Times New Roman" w:cs="Times New Roman"/>
          <w:lang w:val="es-ES_tradnl" w:eastAsia="es-ES"/>
        </w:rPr>
        <w:t xml:space="preserve">estadios económicos </w:t>
      </w:r>
      <w:r w:rsidR="001E110F">
        <w:rPr>
          <w:rFonts w:ascii="Times New Roman" w:eastAsiaTheme="minorEastAsia" w:hAnsi="Times New Roman" w:cs="Times New Roman"/>
          <w:lang w:val="es-ES_tradnl" w:eastAsia="es-ES"/>
        </w:rPr>
        <w:t>mucho menos favorecidos</w:t>
      </w:r>
      <w:r>
        <w:rPr>
          <w:rFonts w:ascii="Times New Roman" w:eastAsiaTheme="minorEastAsia" w:hAnsi="Times New Roman" w:cs="Times New Roman"/>
          <w:lang w:val="es-ES_tradnl" w:eastAsia="es-ES"/>
        </w:rPr>
        <w:t xml:space="preserve">. </w:t>
      </w:r>
    </w:p>
    <w:p w14:paraId="181856B5" w14:textId="77777777" w:rsidR="00186D6B" w:rsidRDefault="00186D6B" w:rsidP="00DC5AB8">
      <w:pPr>
        <w:spacing w:line="360" w:lineRule="auto"/>
        <w:textAlignment w:val="baseline"/>
        <w:rPr>
          <w:rFonts w:ascii="Times New Roman" w:eastAsiaTheme="minorEastAsia" w:hAnsi="Times New Roman" w:cs="Times New Roman"/>
          <w:lang w:val="es-ES_tradnl" w:eastAsia="es-ES"/>
        </w:rPr>
      </w:pPr>
    </w:p>
    <w:p w14:paraId="39DDAB0D" w14:textId="3B1057CB" w:rsidR="001A07A3" w:rsidRDefault="00DA173B" w:rsidP="000B238A">
      <w:pPr>
        <w:spacing w:line="360" w:lineRule="auto"/>
        <w:textAlignment w:val="baseline"/>
        <w:rPr>
          <w:rFonts w:ascii="Times New Roman" w:eastAsiaTheme="minorEastAsia" w:hAnsi="Times New Roman" w:cs="Times New Roman"/>
          <w:b/>
          <w:bCs/>
          <w:lang w:val="es-ES" w:eastAsia="es-ES"/>
        </w:rPr>
      </w:pPr>
      <w:r>
        <w:rPr>
          <w:rFonts w:ascii="Times New Roman" w:eastAsiaTheme="minorEastAsia" w:hAnsi="Times New Roman" w:cs="Times New Roman"/>
          <w:b/>
          <w:bCs/>
          <w:lang w:val="es-ES" w:eastAsia="es-ES"/>
        </w:rPr>
        <w:t xml:space="preserve">Consideraciones </w:t>
      </w:r>
      <w:r w:rsidR="00634D51">
        <w:rPr>
          <w:rFonts w:ascii="Times New Roman" w:eastAsiaTheme="minorEastAsia" w:hAnsi="Times New Roman" w:cs="Times New Roman"/>
          <w:b/>
          <w:bCs/>
          <w:lang w:val="es-ES" w:eastAsia="es-ES"/>
        </w:rPr>
        <w:t>d</w:t>
      </w:r>
      <w:r>
        <w:rPr>
          <w:rFonts w:ascii="Times New Roman" w:eastAsiaTheme="minorEastAsia" w:hAnsi="Times New Roman" w:cs="Times New Roman"/>
          <w:b/>
          <w:bCs/>
          <w:lang w:val="es-ES" w:eastAsia="es-ES"/>
        </w:rPr>
        <w:t xml:space="preserve">el </w:t>
      </w:r>
      <w:r w:rsidR="002A4401">
        <w:rPr>
          <w:rFonts w:ascii="Times New Roman" w:eastAsiaTheme="minorEastAsia" w:hAnsi="Times New Roman" w:cs="Times New Roman"/>
          <w:b/>
          <w:bCs/>
          <w:lang w:val="es-ES" w:eastAsia="es-ES"/>
        </w:rPr>
        <w:t>contexto</w:t>
      </w:r>
      <w:r>
        <w:rPr>
          <w:rFonts w:ascii="Times New Roman" w:eastAsiaTheme="minorEastAsia" w:hAnsi="Times New Roman" w:cs="Times New Roman"/>
          <w:b/>
          <w:bCs/>
          <w:lang w:val="es-ES" w:eastAsia="es-ES"/>
        </w:rPr>
        <w:t xml:space="preserve"> local y nacional</w:t>
      </w:r>
      <w:r w:rsidR="00634D51">
        <w:rPr>
          <w:rFonts w:ascii="Times New Roman" w:eastAsiaTheme="minorEastAsia" w:hAnsi="Times New Roman" w:cs="Times New Roman"/>
          <w:b/>
          <w:bCs/>
          <w:lang w:val="es-ES" w:eastAsia="es-ES"/>
        </w:rPr>
        <w:t xml:space="preserve"> para la posible gestión del diseño</w:t>
      </w:r>
    </w:p>
    <w:p w14:paraId="1B60FABA" w14:textId="77777777" w:rsidR="008C4571" w:rsidRDefault="008C4571" w:rsidP="000B238A">
      <w:pPr>
        <w:spacing w:line="360" w:lineRule="auto"/>
        <w:textAlignment w:val="baseline"/>
        <w:rPr>
          <w:rFonts w:ascii="Times New Roman" w:eastAsiaTheme="minorEastAsia" w:hAnsi="Times New Roman" w:cs="Times New Roman"/>
          <w:bCs/>
          <w:lang w:val="es-MX" w:eastAsia="es-ES"/>
        </w:rPr>
      </w:pPr>
    </w:p>
    <w:p w14:paraId="0DFC18D7" w14:textId="77777777" w:rsidR="00BB1B6F" w:rsidRDefault="00436B44" w:rsidP="000B238A">
      <w:pPr>
        <w:spacing w:line="360" w:lineRule="auto"/>
        <w:textAlignment w:val="baseline"/>
        <w:rPr>
          <w:rFonts w:ascii="Times New Roman" w:eastAsiaTheme="minorEastAsia" w:hAnsi="Times New Roman" w:cs="Times New Roman"/>
          <w:bCs/>
          <w:lang w:val="es-MX" w:eastAsia="es-ES"/>
        </w:rPr>
      </w:pPr>
      <w:r>
        <w:rPr>
          <w:rFonts w:ascii="Times New Roman" w:eastAsiaTheme="minorEastAsia" w:hAnsi="Times New Roman" w:cs="Times New Roman"/>
          <w:bCs/>
          <w:lang w:val="es-MX" w:eastAsia="es-ES"/>
        </w:rPr>
        <w:t>La práctica del diseño en Aguascalientes</w:t>
      </w:r>
      <w:r w:rsidR="008C4571">
        <w:rPr>
          <w:rFonts w:ascii="Times New Roman" w:eastAsiaTheme="minorEastAsia" w:hAnsi="Times New Roman" w:cs="Times New Roman"/>
          <w:bCs/>
          <w:lang w:val="es-MX" w:eastAsia="es-ES"/>
        </w:rPr>
        <w:t xml:space="preserve"> </w:t>
      </w:r>
      <w:r w:rsidR="00F011E4">
        <w:rPr>
          <w:rFonts w:ascii="Times New Roman" w:eastAsiaTheme="minorEastAsia" w:hAnsi="Times New Roman" w:cs="Times New Roman"/>
          <w:bCs/>
          <w:lang w:val="es-MX" w:eastAsia="es-ES"/>
        </w:rPr>
        <w:t xml:space="preserve">enfrenta múltiples problemáticas que no favorecen el ejercicio de la gestión del diseño tal y como se ha </w:t>
      </w:r>
      <w:r w:rsidR="001B582F">
        <w:rPr>
          <w:rFonts w:ascii="Times New Roman" w:eastAsiaTheme="minorEastAsia" w:hAnsi="Times New Roman" w:cs="Times New Roman"/>
          <w:bCs/>
          <w:lang w:val="es-MX" w:eastAsia="es-ES"/>
        </w:rPr>
        <w:t>definido con antelación en este texto. De los múltiples factores que pueden jugar en contra de la implementación de la gestión del diseño</w:t>
      </w:r>
      <w:r w:rsidR="00F011E4">
        <w:rPr>
          <w:rFonts w:ascii="Times New Roman" w:eastAsiaTheme="minorEastAsia" w:hAnsi="Times New Roman" w:cs="Times New Roman"/>
          <w:bCs/>
          <w:lang w:val="es-MX" w:eastAsia="es-ES"/>
        </w:rPr>
        <w:t xml:space="preserve"> destacan el</w:t>
      </w:r>
      <w:r w:rsidR="008C4571" w:rsidRPr="008C4571">
        <w:rPr>
          <w:rFonts w:ascii="Times New Roman" w:eastAsiaTheme="minorEastAsia" w:hAnsi="Times New Roman" w:cs="Times New Roman"/>
          <w:bCs/>
          <w:lang w:val="es-MX" w:eastAsia="es-ES"/>
        </w:rPr>
        <w:t xml:space="preserve"> desconocimiento tanto de los clientes que solicitan los servicios de diseño</w:t>
      </w:r>
      <w:r w:rsidR="001B582F">
        <w:rPr>
          <w:rFonts w:ascii="Times New Roman" w:eastAsiaTheme="minorEastAsia" w:hAnsi="Times New Roman" w:cs="Times New Roman"/>
          <w:bCs/>
          <w:lang w:val="es-MX" w:eastAsia="es-ES"/>
        </w:rPr>
        <w:t>,</w:t>
      </w:r>
      <w:r w:rsidR="008C4571" w:rsidRPr="008C4571">
        <w:rPr>
          <w:rFonts w:ascii="Times New Roman" w:eastAsiaTheme="minorEastAsia" w:hAnsi="Times New Roman" w:cs="Times New Roman"/>
          <w:bCs/>
          <w:lang w:val="es-MX" w:eastAsia="es-ES"/>
        </w:rPr>
        <w:t xml:space="preserve"> como de los profesionist</w:t>
      </w:r>
      <w:r w:rsidR="001B582F">
        <w:rPr>
          <w:rFonts w:ascii="Times New Roman" w:eastAsiaTheme="minorEastAsia" w:hAnsi="Times New Roman" w:cs="Times New Roman"/>
          <w:bCs/>
          <w:lang w:val="es-MX" w:eastAsia="es-ES"/>
        </w:rPr>
        <w:t xml:space="preserve">as acerca del potencial rendimiento </w:t>
      </w:r>
      <w:r w:rsidR="008C4571">
        <w:rPr>
          <w:rFonts w:ascii="Times New Roman" w:eastAsiaTheme="minorEastAsia" w:hAnsi="Times New Roman" w:cs="Times New Roman"/>
          <w:bCs/>
          <w:lang w:val="es-MX" w:eastAsia="es-ES"/>
        </w:rPr>
        <w:t>de su labor</w:t>
      </w:r>
      <w:r w:rsidR="001B582F">
        <w:rPr>
          <w:rFonts w:ascii="Times New Roman" w:eastAsiaTheme="minorEastAsia" w:hAnsi="Times New Roman" w:cs="Times New Roman"/>
          <w:bCs/>
          <w:lang w:val="es-MX" w:eastAsia="es-ES"/>
        </w:rPr>
        <w:t>,</w:t>
      </w:r>
      <w:r>
        <w:rPr>
          <w:rFonts w:ascii="Times New Roman" w:eastAsiaTheme="minorEastAsia" w:hAnsi="Times New Roman" w:cs="Times New Roman"/>
          <w:bCs/>
          <w:lang w:val="es-MX" w:eastAsia="es-ES"/>
        </w:rPr>
        <w:t xml:space="preserve"> situación que se vive de manera </w:t>
      </w:r>
      <w:r w:rsidR="00F011E4">
        <w:rPr>
          <w:rFonts w:ascii="Times New Roman" w:eastAsiaTheme="minorEastAsia" w:hAnsi="Times New Roman" w:cs="Times New Roman"/>
          <w:bCs/>
          <w:lang w:val="es-MX" w:eastAsia="es-ES"/>
        </w:rPr>
        <w:t>similar</w:t>
      </w:r>
      <w:r>
        <w:rPr>
          <w:rFonts w:ascii="Times New Roman" w:eastAsiaTheme="minorEastAsia" w:hAnsi="Times New Roman" w:cs="Times New Roman"/>
          <w:bCs/>
          <w:lang w:val="es-MX" w:eastAsia="es-ES"/>
        </w:rPr>
        <w:t xml:space="preserve"> a lo largo del país</w:t>
      </w:r>
      <w:r w:rsidR="008C4571">
        <w:rPr>
          <w:rFonts w:ascii="Times New Roman" w:eastAsiaTheme="minorEastAsia" w:hAnsi="Times New Roman" w:cs="Times New Roman"/>
          <w:bCs/>
          <w:lang w:val="es-MX" w:eastAsia="es-ES"/>
        </w:rPr>
        <w:t>.</w:t>
      </w:r>
      <w:r w:rsidR="008C4571" w:rsidRPr="008C4571">
        <w:rPr>
          <w:rFonts w:ascii="Times New Roman" w:eastAsiaTheme="minorEastAsia" w:hAnsi="Times New Roman" w:cs="Times New Roman"/>
          <w:bCs/>
          <w:lang w:val="es-MX" w:eastAsia="es-ES"/>
        </w:rPr>
        <w:t xml:space="preserve"> </w:t>
      </w:r>
      <w:r>
        <w:rPr>
          <w:rFonts w:ascii="Times New Roman" w:eastAsiaTheme="minorEastAsia" w:hAnsi="Times New Roman" w:cs="Times New Roman"/>
          <w:bCs/>
          <w:lang w:val="es-MX" w:eastAsia="es-ES"/>
        </w:rPr>
        <w:t>En México</w:t>
      </w:r>
      <w:r w:rsidR="008C4571" w:rsidRPr="008C4571">
        <w:rPr>
          <w:rFonts w:ascii="Times New Roman" w:eastAsiaTheme="minorEastAsia" w:hAnsi="Times New Roman" w:cs="Times New Roman"/>
          <w:bCs/>
          <w:lang w:val="es-MX" w:eastAsia="es-ES"/>
        </w:rPr>
        <w:t xml:space="preserve"> un porcentaje alto de profesionistas de diseño </w:t>
      </w:r>
      <w:r w:rsidR="00DA173B">
        <w:rPr>
          <w:rFonts w:ascii="Times New Roman" w:eastAsiaTheme="minorEastAsia" w:hAnsi="Times New Roman" w:cs="Times New Roman"/>
          <w:bCs/>
          <w:lang w:val="es-MX" w:eastAsia="es-ES"/>
        </w:rPr>
        <w:t xml:space="preserve">gráfico </w:t>
      </w:r>
      <w:r w:rsidR="008C4571" w:rsidRPr="008C4571">
        <w:rPr>
          <w:rFonts w:ascii="Times New Roman" w:eastAsiaTheme="minorEastAsia" w:hAnsi="Times New Roman" w:cs="Times New Roman"/>
          <w:bCs/>
          <w:lang w:val="es-MX" w:eastAsia="es-ES"/>
        </w:rPr>
        <w:t xml:space="preserve">desempeñan funciones </w:t>
      </w:r>
      <w:r w:rsidR="00FA60B6">
        <w:rPr>
          <w:rFonts w:ascii="Times New Roman" w:eastAsiaTheme="minorEastAsia" w:hAnsi="Times New Roman" w:cs="Times New Roman"/>
          <w:bCs/>
          <w:lang w:val="es-MX" w:eastAsia="es-ES"/>
        </w:rPr>
        <w:t xml:space="preserve">en las empresas que les contratan </w:t>
      </w:r>
      <w:r w:rsidR="002D13A3">
        <w:rPr>
          <w:rFonts w:ascii="Times New Roman" w:eastAsiaTheme="minorEastAsia" w:hAnsi="Times New Roman" w:cs="Times New Roman"/>
          <w:bCs/>
          <w:lang w:val="es-MX" w:eastAsia="es-ES"/>
        </w:rPr>
        <w:t>vinculadas</w:t>
      </w:r>
      <w:r w:rsidR="008C4571" w:rsidRPr="008C4571">
        <w:rPr>
          <w:rFonts w:ascii="Times New Roman" w:eastAsiaTheme="minorEastAsia" w:hAnsi="Times New Roman" w:cs="Times New Roman"/>
          <w:bCs/>
          <w:lang w:val="es-MX" w:eastAsia="es-ES"/>
        </w:rPr>
        <w:t xml:space="preserve"> a la ejecución de producción y reproducción de</w:t>
      </w:r>
      <w:r w:rsidR="002D13A3">
        <w:rPr>
          <w:rFonts w:ascii="Times New Roman" w:eastAsiaTheme="minorEastAsia" w:hAnsi="Times New Roman" w:cs="Times New Roman"/>
          <w:bCs/>
          <w:lang w:val="es-MX" w:eastAsia="es-ES"/>
        </w:rPr>
        <w:t xml:space="preserve"> la</w:t>
      </w:r>
      <w:r w:rsidR="008C4571" w:rsidRPr="008C4571">
        <w:rPr>
          <w:rFonts w:ascii="Times New Roman" w:eastAsiaTheme="minorEastAsia" w:hAnsi="Times New Roman" w:cs="Times New Roman"/>
          <w:bCs/>
          <w:lang w:val="es-MX" w:eastAsia="es-ES"/>
        </w:rPr>
        <w:t xml:space="preserve"> imagen</w:t>
      </w:r>
      <w:r w:rsidR="002D13A3">
        <w:rPr>
          <w:rFonts w:ascii="Times New Roman" w:eastAsiaTheme="minorEastAsia" w:hAnsi="Times New Roman" w:cs="Times New Roman"/>
          <w:bCs/>
          <w:lang w:val="es-MX" w:eastAsia="es-ES"/>
        </w:rPr>
        <w:t>. E</w:t>
      </w:r>
      <w:r w:rsidR="008C4571">
        <w:rPr>
          <w:rFonts w:ascii="Times New Roman" w:eastAsiaTheme="minorEastAsia" w:hAnsi="Times New Roman" w:cs="Times New Roman"/>
          <w:bCs/>
          <w:lang w:val="es-MX" w:eastAsia="es-ES"/>
        </w:rPr>
        <w:t>s común encontrar en</w:t>
      </w:r>
      <w:r w:rsidR="008C4571" w:rsidRPr="008C4571">
        <w:rPr>
          <w:rFonts w:ascii="Times New Roman" w:eastAsiaTheme="minorEastAsia" w:hAnsi="Times New Roman" w:cs="Times New Roman"/>
          <w:bCs/>
          <w:lang w:val="es-MX" w:eastAsia="es-ES"/>
        </w:rPr>
        <w:t xml:space="preserve"> medios como foro</w:t>
      </w:r>
      <w:r w:rsidR="002D13A3">
        <w:rPr>
          <w:rFonts w:ascii="Times New Roman" w:eastAsiaTheme="minorEastAsia" w:hAnsi="Times New Roman" w:cs="Times New Roman"/>
          <w:bCs/>
          <w:lang w:val="es-MX" w:eastAsia="es-ES"/>
        </w:rPr>
        <w:t>s, blogs, redes sociales o</w:t>
      </w:r>
      <w:r>
        <w:rPr>
          <w:rFonts w:ascii="Times New Roman" w:eastAsiaTheme="minorEastAsia" w:hAnsi="Times New Roman" w:cs="Times New Roman"/>
          <w:bCs/>
          <w:lang w:val="es-MX" w:eastAsia="es-ES"/>
        </w:rPr>
        <w:t xml:space="preserve"> </w:t>
      </w:r>
      <w:r w:rsidR="008C4571" w:rsidRPr="008C4571">
        <w:rPr>
          <w:rFonts w:ascii="Times New Roman" w:eastAsiaTheme="minorEastAsia" w:hAnsi="Times New Roman" w:cs="Times New Roman"/>
          <w:bCs/>
          <w:lang w:val="es-MX" w:eastAsia="es-ES"/>
        </w:rPr>
        <w:t xml:space="preserve">conversaciones cotidianas, </w:t>
      </w:r>
      <w:r w:rsidR="002D13A3">
        <w:rPr>
          <w:rFonts w:ascii="Times New Roman" w:eastAsiaTheme="minorEastAsia" w:hAnsi="Times New Roman" w:cs="Times New Roman"/>
          <w:bCs/>
          <w:lang w:val="es-MX" w:eastAsia="es-ES"/>
        </w:rPr>
        <w:t>comentarios</w:t>
      </w:r>
      <w:r w:rsidR="008C4571" w:rsidRPr="008C4571">
        <w:rPr>
          <w:rFonts w:ascii="Times New Roman" w:eastAsiaTheme="minorEastAsia" w:hAnsi="Times New Roman" w:cs="Times New Roman"/>
          <w:bCs/>
          <w:lang w:val="es-MX" w:eastAsia="es-ES"/>
        </w:rPr>
        <w:t xml:space="preserve"> que m</w:t>
      </w:r>
      <w:r w:rsidR="00FA60B6">
        <w:rPr>
          <w:rFonts w:ascii="Times New Roman" w:eastAsiaTheme="minorEastAsia" w:hAnsi="Times New Roman" w:cs="Times New Roman"/>
          <w:bCs/>
          <w:lang w:val="es-MX" w:eastAsia="es-ES"/>
        </w:rPr>
        <w:t>inimizan, infra</w:t>
      </w:r>
      <w:del w:id="14" w:author="Autor">
        <w:r w:rsidR="002D13A3" w:rsidDel="003036E2">
          <w:rPr>
            <w:rFonts w:ascii="Times New Roman" w:eastAsiaTheme="minorEastAsia" w:hAnsi="Times New Roman" w:cs="Times New Roman"/>
            <w:bCs/>
            <w:lang w:val="es-MX" w:eastAsia="es-ES"/>
          </w:rPr>
          <w:delText>-</w:delText>
        </w:r>
      </w:del>
      <w:r w:rsidR="002D13A3">
        <w:rPr>
          <w:rFonts w:ascii="Times New Roman" w:eastAsiaTheme="minorEastAsia" w:hAnsi="Times New Roman" w:cs="Times New Roman"/>
          <w:bCs/>
          <w:lang w:val="es-MX" w:eastAsia="es-ES"/>
        </w:rPr>
        <w:t>valoran, limitan o</w:t>
      </w:r>
      <w:r>
        <w:rPr>
          <w:rFonts w:ascii="Times New Roman" w:eastAsiaTheme="minorEastAsia" w:hAnsi="Times New Roman" w:cs="Times New Roman"/>
          <w:bCs/>
          <w:lang w:val="es-MX" w:eastAsia="es-ES"/>
        </w:rPr>
        <w:t xml:space="preserve"> </w:t>
      </w:r>
      <w:r w:rsidR="00FA60B6">
        <w:rPr>
          <w:rFonts w:ascii="Times New Roman" w:eastAsiaTheme="minorEastAsia" w:hAnsi="Times New Roman" w:cs="Times New Roman"/>
          <w:bCs/>
          <w:lang w:val="es-MX" w:eastAsia="es-ES"/>
        </w:rPr>
        <w:t>desprestigian la práctica</w:t>
      </w:r>
      <w:r>
        <w:rPr>
          <w:rFonts w:ascii="Times New Roman" w:eastAsiaTheme="minorEastAsia" w:hAnsi="Times New Roman" w:cs="Times New Roman"/>
          <w:bCs/>
          <w:lang w:val="es-MX" w:eastAsia="es-ES"/>
        </w:rPr>
        <w:t>.</w:t>
      </w:r>
      <w:r w:rsidR="00BB1B6F">
        <w:rPr>
          <w:rFonts w:ascii="Times New Roman" w:eastAsiaTheme="minorEastAsia" w:hAnsi="Times New Roman" w:cs="Times New Roman"/>
          <w:bCs/>
          <w:lang w:val="es-MX" w:eastAsia="es-ES"/>
        </w:rPr>
        <w:t xml:space="preserve"> </w:t>
      </w:r>
      <w:r w:rsidR="0003546E">
        <w:rPr>
          <w:rFonts w:ascii="Times New Roman" w:eastAsiaTheme="minorEastAsia" w:hAnsi="Times New Roman" w:cs="Times New Roman"/>
          <w:bCs/>
          <w:lang w:val="es-MX" w:eastAsia="es-ES"/>
        </w:rPr>
        <w:t>Cuando los diseñadores han sido formados en</w:t>
      </w:r>
      <w:r>
        <w:rPr>
          <w:rFonts w:ascii="Times New Roman" w:eastAsiaTheme="minorEastAsia" w:hAnsi="Times New Roman" w:cs="Times New Roman"/>
          <w:bCs/>
          <w:lang w:val="es-MX" w:eastAsia="es-ES"/>
        </w:rPr>
        <w:t xml:space="preserve"> el potencial de su ejercicio</w:t>
      </w:r>
      <w:r w:rsidR="0003546E">
        <w:rPr>
          <w:rFonts w:ascii="Times New Roman" w:eastAsiaTheme="minorEastAsia" w:hAnsi="Times New Roman" w:cs="Times New Roman"/>
          <w:bCs/>
          <w:lang w:val="es-MX" w:eastAsia="es-ES"/>
        </w:rPr>
        <w:t xml:space="preserve"> desde las posturas de la gestión estratégica </w:t>
      </w:r>
      <w:r w:rsidR="00BB1B6F">
        <w:rPr>
          <w:rFonts w:ascii="Times New Roman" w:eastAsiaTheme="minorEastAsia" w:hAnsi="Times New Roman" w:cs="Times New Roman"/>
          <w:bCs/>
          <w:lang w:val="es-MX" w:eastAsia="es-ES"/>
        </w:rPr>
        <w:t>se topan con</w:t>
      </w:r>
      <w:r>
        <w:rPr>
          <w:rFonts w:ascii="Times New Roman" w:eastAsiaTheme="minorEastAsia" w:hAnsi="Times New Roman" w:cs="Times New Roman"/>
          <w:bCs/>
          <w:lang w:val="es-MX" w:eastAsia="es-ES"/>
        </w:rPr>
        <w:t xml:space="preserve"> </w:t>
      </w:r>
      <w:r w:rsidRPr="00436B44">
        <w:rPr>
          <w:rFonts w:ascii="Times New Roman" w:eastAsiaTheme="minorEastAsia" w:hAnsi="Times New Roman" w:cs="Times New Roman"/>
          <w:bCs/>
          <w:lang w:val="es-MX" w:eastAsia="es-ES"/>
        </w:rPr>
        <w:t xml:space="preserve">la </w:t>
      </w:r>
      <w:r w:rsidR="00DA173B">
        <w:rPr>
          <w:rFonts w:ascii="Times New Roman" w:eastAsiaTheme="minorEastAsia" w:hAnsi="Times New Roman" w:cs="Times New Roman"/>
          <w:bCs/>
          <w:lang w:val="es-MX" w:eastAsia="es-ES"/>
        </w:rPr>
        <w:t>visión limitada</w:t>
      </w:r>
      <w:r w:rsidRPr="00436B44">
        <w:rPr>
          <w:rFonts w:ascii="Times New Roman" w:eastAsiaTheme="minorEastAsia" w:hAnsi="Times New Roman" w:cs="Times New Roman"/>
          <w:bCs/>
          <w:lang w:val="es-MX" w:eastAsia="es-ES"/>
        </w:rPr>
        <w:t xml:space="preserve"> por parte de quien contra</w:t>
      </w:r>
      <w:r w:rsidR="00BB1B6F">
        <w:rPr>
          <w:rFonts w:ascii="Times New Roman" w:eastAsiaTheme="minorEastAsia" w:hAnsi="Times New Roman" w:cs="Times New Roman"/>
          <w:bCs/>
          <w:lang w:val="es-MX" w:eastAsia="es-ES"/>
        </w:rPr>
        <w:t>ta sus servicios que muchas veces no pueden</w:t>
      </w:r>
      <w:r>
        <w:rPr>
          <w:rFonts w:ascii="Times New Roman" w:eastAsiaTheme="minorEastAsia" w:hAnsi="Times New Roman" w:cs="Times New Roman"/>
          <w:bCs/>
          <w:lang w:val="es-MX" w:eastAsia="es-ES"/>
        </w:rPr>
        <w:t xml:space="preserve"> reconocer</w:t>
      </w:r>
      <w:r w:rsidRPr="00436B44">
        <w:rPr>
          <w:rFonts w:ascii="Times New Roman" w:eastAsiaTheme="minorEastAsia" w:hAnsi="Times New Roman" w:cs="Times New Roman"/>
          <w:bCs/>
          <w:lang w:val="es-MX" w:eastAsia="es-ES"/>
        </w:rPr>
        <w:t xml:space="preserve"> </w:t>
      </w:r>
      <w:r w:rsidR="0003546E">
        <w:rPr>
          <w:rFonts w:ascii="Times New Roman" w:eastAsiaTheme="minorEastAsia" w:hAnsi="Times New Roman" w:cs="Times New Roman"/>
          <w:bCs/>
          <w:lang w:val="es-MX" w:eastAsia="es-ES"/>
        </w:rPr>
        <w:t>en la</w:t>
      </w:r>
      <w:r w:rsidRPr="00436B44">
        <w:rPr>
          <w:rFonts w:ascii="Times New Roman" w:eastAsiaTheme="minorEastAsia" w:hAnsi="Times New Roman" w:cs="Times New Roman"/>
          <w:bCs/>
          <w:lang w:val="es-MX" w:eastAsia="es-ES"/>
        </w:rPr>
        <w:t xml:space="preserve"> labor </w:t>
      </w:r>
      <w:r w:rsidR="00DA173B">
        <w:rPr>
          <w:rFonts w:ascii="Times New Roman" w:eastAsiaTheme="minorEastAsia" w:hAnsi="Times New Roman" w:cs="Times New Roman"/>
          <w:bCs/>
          <w:lang w:val="es-MX" w:eastAsia="es-ES"/>
        </w:rPr>
        <w:t>un valor situado en el proceso</w:t>
      </w:r>
      <w:r w:rsidR="0003546E">
        <w:rPr>
          <w:rFonts w:ascii="Times New Roman" w:eastAsiaTheme="minorEastAsia" w:hAnsi="Times New Roman" w:cs="Times New Roman"/>
          <w:bCs/>
          <w:lang w:val="es-MX" w:eastAsia="es-ES"/>
        </w:rPr>
        <w:t xml:space="preserve"> y no en el</w:t>
      </w:r>
      <w:r w:rsidRPr="00436B44">
        <w:rPr>
          <w:rFonts w:ascii="Times New Roman" w:eastAsiaTheme="minorEastAsia" w:hAnsi="Times New Roman" w:cs="Times New Roman"/>
          <w:bCs/>
          <w:lang w:val="es-MX" w:eastAsia="es-ES"/>
        </w:rPr>
        <w:t xml:space="preserve"> producto</w:t>
      </w:r>
      <w:r w:rsidR="00DA173B">
        <w:rPr>
          <w:rFonts w:ascii="Times New Roman" w:eastAsiaTheme="minorEastAsia" w:hAnsi="Times New Roman" w:cs="Times New Roman"/>
          <w:bCs/>
          <w:lang w:val="es-MX" w:eastAsia="es-ES"/>
        </w:rPr>
        <w:t xml:space="preserve"> final (Universia, 2015). </w:t>
      </w:r>
    </w:p>
    <w:p w14:paraId="14BF11E3" w14:textId="12D00A55" w:rsidR="00436B44" w:rsidRDefault="00DA173B" w:rsidP="000B238A">
      <w:pPr>
        <w:spacing w:line="360" w:lineRule="auto"/>
        <w:textAlignment w:val="baseline"/>
        <w:rPr>
          <w:rFonts w:ascii="Times New Roman" w:eastAsiaTheme="minorEastAsia" w:hAnsi="Times New Roman" w:cs="Times New Roman"/>
          <w:bCs/>
          <w:lang w:val="es-MX" w:eastAsia="es-ES"/>
        </w:rPr>
      </w:pPr>
      <w:r>
        <w:rPr>
          <w:rFonts w:ascii="Times New Roman" w:eastAsiaTheme="minorEastAsia" w:hAnsi="Times New Roman" w:cs="Times New Roman"/>
          <w:bCs/>
          <w:lang w:val="es-MX" w:eastAsia="es-ES"/>
        </w:rPr>
        <w:lastRenderedPageBreak/>
        <w:t>Sumado</w:t>
      </w:r>
      <w:r w:rsidR="0003546E">
        <w:rPr>
          <w:rFonts w:ascii="Times New Roman" w:eastAsiaTheme="minorEastAsia" w:hAnsi="Times New Roman" w:cs="Times New Roman"/>
          <w:bCs/>
          <w:lang w:val="es-MX" w:eastAsia="es-ES"/>
        </w:rPr>
        <w:t xml:space="preserve"> a </w:t>
      </w:r>
      <w:r w:rsidR="00BB1B6F">
        <w:rPr>
          <w:rFonts w:ascii="Times New Roman" w:eastAsiaTheme="minorEastAsia" w:hAnsi="Times New Roman" w:cs="Times New Roman"/>
          <w:bCs/>
          <w:lang w:val="es-MX" w:eastAsia="es-ES"/>
        </w:rPr>
        <w:t>esas circunstancias</w:t>
      </w:r>
      <w:r>
        <w:rPr>
          <w:rFonts w:ascii="Times New Roman" w:eastAsiaTheme="minorEastAsia" w:hAnsi="Times New Roman" w:cs="Times New Roman"/>
          <w:bCs/>
          <w:lang w:val="es-MX" w:eastAsia="es-ES"/>
        </w:rPr>
        <w:t>,</w:t>
      </w:r>
      <w:r w:rsidR="0003546E">
        <w:rPr>
          <w:rFonts w:ascii="Times New Roman" w:eastAsiaTheme="minorEastAsia" w:hAnsi="Times New Roman" w:cs="Times New Roman"/>
          <w:bCs/>
          <w:lang w:val="es-MX" w:eastAsia="es-ES"/>
        </w:rPr>
        <w:t xml:space="preserve"> l</w:t>
      </w:r>
      <w:r w:rsidR="00436B44" w:rsidRPr="00436B44">
        <w:rPr>
          <w:rFonts w:ascii="Times New Roman" w:eastAsiaTheme="minorEastAsia" w:hAnsi="Times New Roman" w:cs="Times New Roman"/>
          <w:bCs/>
          <w:lang w:val="es-MX" w:eastAsia="es-ES"/>
        </w:rPr>
        <w:t xml:space="preserve">a falta de parámetros homologados para evaluar los productos y proyectos de diseño, </w:t>
      </w:r>
      <w:r w:rsidR="00742814">
        <w:rPr>
          <w:rFonts w:ascii="Times New Roman" w:eastAsiaTheme="minorEastAsia" w:hAnsi="Times New Roman" w:cs="Times New Roman"/>
          <w:bCs/>
          <w:lang w:val="es-MX" w:eastAsia="es-ES"/>
        </w:rPr>
        <w:t xml:space="preserve">los pocos acuerdos en criterios </w:t>
      </w:r>
      <w:r w:rsidR="00436B44" w:rsidRPr="00436B44">
        <w:rPr>
          <w:rFonts w:ascii="Times New Roman" w:eastAsiaTheme="minorEastAsia" w:hAnsi="Times New Roman" w:cs="Times New Roman"/>
          <w:bCs/>
          <w:lang w:val="es-MX" w:eastAsia="es-ES"/>
        </w:rPr>
        <w:t>sobre procesos y elementos de comunicación</w:t>
      </w:r>
      <w:r w:rsidR="00742814">
        <w:rPr>
          <w:rFonts w:ascii="Times New Roman" w:eastAsiaTheme="minorEastAsia" w:hAnsi="Times New Roman" w:cs="Times New Roman"/>
          <w:bCs/>
          <w:lang w:val="es-MX" w:eastAsia="es-ES"/>
        </w:rPr>
        <w:t xml:space="preserve"> visual </w:t>
      </w:r>
      <w:r w:rsidR="0003546E">
        <w:rPr>
          <w:rFonts w:ascii="Times New Roman" w:eastAsiaTheme="minorEastAsia" w:hAnsi="Times New Roman" w:cs="Times New Roman"/>
          <w:bCs/>
          <w:lang w:val="es-MX" w:eastAsia="es-ES"/>
        </w:rPr>
        <w:t>como parámetros de revisón d</w:t>
      </w:r>
      <w:r w:rsidR="00742814">
        <w:rPr>
          <w:rFonts w:ascii="Times New Roman" w:eastAsiaTheme="minorEastAsia" w:hAnsi="Times New Roman" w:cs="Times New Roman"/>
          <w:bCs/>
          <w:lang w:val="es-MX" w:eastAsia="es-ES"/>
        </w:rPr>
        <w:t xml:space="preserve">el </w:t>
      </w:r>
      <w:r w:rsidR="00BB1B6F">
        <w:rPr>
          <w:rFonts w:ascii="Times New Roman" w:eastAsiaTheme="minorEastAsia" w:hAnsi="Times New Roman" w:cs="Times New Roman"/>
          <w:bCs/>
          <w:lang w:val="es-MX" w:eastAsia="es-ES"/>
        </w:rPr>
        <w:t>alcance del diseño</w:t>
      </w:r>
      <w:r w:rsidR="00436B44" w:rsidRPr="00436B44">
        <w:rPr>
          <w:rFonts w:ascii="Times New Roman" w:eastAsiaTheme="minorEastAsia" w:hAnsi="Times New Roman" w:cs="Times New Roman"/>
          <w:bCs/>
          <w:lang w:val="es-MX" w:eastAsia="es-ES"/>
        </w:rPr>
        <w:t>, así como las percepciones que sobre la práctica adquieren los diseñadores d</w:t>
      </w:r>
      <w:r w:rsidR="0003546E">
        <w:rPr>
          <w:rFonts w:ascii="Times New Roman" w:eastAsiaTheme="minorEastAsia" w:hAnsi="Times New Roman" w:cs="Times New Roman"/>
          <w:bCs/>
          <w:lang w:val="es-MX" w:eastAsia="es-ES"/>
        </w:rPr>
        <w:t>urante su formación profesional</w:t>
      </w:r>
      <w:r w:rsidR="00BB1B6F">
        <w:rPr>
          <w:rFonts w:ascii="Times New Roman" w:eastAsiaTheme="minorEastAsia" w:hAnsi="Times New Roman" w:cs="Times New Roman"/>
          <w:bCs/>
          <w:lang w:val="es-MX" w:eastAsia="es-ES"/>
        </w:rPr>
        <w:t xml:space="preserve">, </w:t>
      </w:r>
      <w:r w:rsidR="00436B44" w:rsidRPr="00436B44">
        <w:rPr>
          <w:rFonts w:ascii="Times New Roman" w:eastAsiaTheme="minorEastAsia" w:hAnsi="Times New Roman" w:cs="Times New Roman"/>
          <w:bCs/>
          <w:lang w:val="es-MX" w:eastAsia="es-ES"/>
        </w:rPr>
        <w:t xml:space="preserve">particularmente </w:t>
      </w:r>
      <w:r w:rsidR="0003546E">
        <w:rPr>
          <w:rFonts w:ascii="Times New Roman" w:eastAsiaTheme="minorEastAsia" w:hAnsi="Times New Roman" w:cs="Times New Roman"/>
          <w:bCs/>
          <w:lang w:val="es-MX" w:eastAsia="es-ES"/>
        </w:rPr>
        <w:t xml:space="preserve">adquiridos </w:t>
      </w:r>
      <w:r w:rsidR="00436B44" w:rsidRPr="00436B44">
        <w:rPr>
          <w:rFonts w:ascii="Times New Roman" w:eastAsiaTheme="minorEastAsia" w:hAnsi="Times New Roman" w:cs="Times New Roman"/>
          <w:bCs/>
          <w:lang w:val="es-MX" w:eastAsia="es-ES"/>
        </w:rPr>
        <w:t>en los talleres de diseño, terminan por complicar el escenario</w:t>
      </w:r>
      <w:r w:rsidR="00645A78">
        <w:rPr>
          <w:rFonts w:ascii="Times New Roman" w:eastAsiaTheme="minorEastAsia" w:hAnsi="Times New Roman" w:cs="Times New Roman"/>
          <w:bCs/>
          <w:lang w:val="es-MX" w:eastAsia="es-ES"/>
        </w:rPr>
        <w:t>. En el campo</w:t>
      </w:r>
      <w:r w:rsidR="00BB1B6F">
        <w:rPr>
          <w:rFonts w:ascii="Times New Roman" w:eastAsiaTheme="minorEastAsia" w:hAnsi="Times New Roman" w:cs="Times New Roman"/>
          <w:bCs/>
          <w:lang w:val="es-MX" w:eastAsia="es-ES"/>
        </w:rPr>
        <w:t xml:space="preserve"> laboral persisten</w:t>
      </w:r>
      <w:r w:rsidR="00436B44" w:rsidRPr="00436B44">
        <w:rPr>
          <w:rFonts w:ascii="Times New Roman" w:eastAsiaTheme="minorEastAsia" w:hAnsi="Times New Roman" w:cs="Times New Roman"/>
          <w:bCs/>
          <w:lang w:val="es-MX" w:eastAsia="es-ES"/>
        </w:rPr>
        <w:t xml:space="preserve"> consideraciones subjetivas</w:t>
      </w:r>
      <w:r w:rsidR="00BB1B6F">
        <w:rPr>
          <w:rFonts w:ascii="Times New Roman" w:eastAsiaTheme="minorEastAsia" w:hAnsi="Times New Roman" w:cs="Times New Roman"/>
          <w:bCs/>
          <w:lang w:val="es-MX" w:eastAsia="es-ES"/>
        </w:rPr>
        <w:t xml:space="preserve"> que parten de valoraciones hechas sobre</w:t>
      </w:r>
      <w:r w:rsidR="00742814">
        <w:rPr>
          <w:rFonts w:ascii="Times New Roman" w:eastAsiaTheme="minorEastAsia" w:hAnsi="Times New Roman" w:cs="Times New Roman"/>
          <w:bCs/>
          <w:lang w:val="es-MX" w:eastAsia="es-ES"/>
        </w:rPr>
        <w:t xml:space="preserve"> </w:t>
      </w:r>
      <w:r w:rsidR="00BB1B6F">
        <w:rPr>
          <w:rFonts w:ascii="Times New Roman" w:eastAsiaTheme="minorEastAsia" w:hAnsi="Times New Roman" w:cs="Times New Roman"/>
          <w:bCs/>
          <w:lang w:val="es-MX" w:eastAsia="es-ES"/>
        </w:rPr>
        <w:t xml:space="preserve">cualidades estéticas </w:t>
      </w:r>
      <w:r w:rsidR="00645A78">
        <w:rPr>
          <w:rFonts w:ascii="Times New Roman" w:eastAsiaTheme="minorEastAsia" w:hAnsi="Times New Roman" w:cs="Times New Roman"/>
          <w:bCs/>
          <w:lang w:val="es-MX" w:eastAsia="es-ES"/>
        </w:rPr>
        <w:t xml:space="preserve">de los servicios de diseño, </w:t>
      </w:r>
      <w:r>
        <w:rPr>
          <w:rFonts w:ascii="Times New Roman" w:eastAsiaTheme="minorEastAsia" w:hAnsi="Times New Roman" w:cs="Times New Roman"/>
          <w:bCs/>
          <w:lang w:val="es-MX" w:eastAsia="es-ES"/>
        </w:rPr>
        <w:t>reflejo muchas veces de</w:t>
      </w:r>
      <w:r w:rsidR="00645A78">
        <w:rPr>
          <w:rFonts w:ascii="Times New Roman" w:eastAsiaTheme="minorEastAsia" w:hAnsi="Times New Roman" w:cs="Times New Roman"/>
          <w:bCs/>
          <w:lang w:val="es-MX" w:eastAsia="es-ES"/>
        </w:rPr>
        <w:t xml:space="preserve"> </w:t>
      </w:r>
      <w:r w:rsidR="00742814">
        <w:rPr>
          <w:rFonts w:ascii="Times New Roman" w:eastAsiaTheme="minorEastAsia" w:hAnsi="Times New Roman" w:cs="Times New Roman"/>
          <w:bCs/>
          <w:lang w:val="es-MX" w:eastAsia="es-ES"/>
        </w:rPr>
        <w:t xml:space="preserve">las experiencias </w:t>
      </w:r>
      <w:r w:rsidR="00BB1B6F">
        <w:rPr>
          <w:rFonts w:ascii="Times New Roman" w:eastAsiaTheme="minorEastAsia" w:hAnsi="Times New Roman" w:cs="Times New Roman"/>
          <w:bCs/>
          <w:lang w:val="es-MX" w:eastAsia="es-ES"/>
        </w:rPr>
        <w:t>aprendidas</w:t>
      </w:r>
      <w:r w:rsidR="00645A78">
        <w:rPr>
          <w:rFonts w:ascii="Times New Roman" w:eastAsiaTheme="minorEastAsia" w:hAnsi="Times New Roman" w:cs="Times New Roman"/>
          <w:bCs/>
          <w:lang w:val="es-MX" w:eastAsia="es-ES"/>
        </w:rPr>
        <w:t xml:space="preserve"> en los espacios </w:t>
      </w:r>
      <w:r>
        <w:rPr>
          <w:rFonts w:ascii="Times New Roman" w:eastAsiaTheme="minorEastAsia" w:hAnsi="Times New Roman" w:cs="Times New Roman"/>
          <w:bCs/>
          <w:lang w:val="es-MX" w:eastAsia="es-ES"/>
        </w:rPr>
        <w:t>de formación profesional</w:t>
      </w:r>
      <w:r w:rsidR="00645A78">
        <w:rPr>
          <w:rFonts w:ascii="Times New Roman" w:eastAsiaTheme="minorEastAsia" w:hAnsi="Times New Roman" w:cs="Times New Roman"/>
          <w:bCs/>
          <w:lang w:val="es-MX" w:eastAsia="es-ES"/>
        </w:rPr>
        <w:t xml:space="preserve">. </w:t>
      </w:r>
    </w:p>
    <w:p w14:paraId="12587873" w14:textId="77777777" w:rsidR="0061422F" w:rsidRDefault="0061422F" w:rsidP="000B238A">
      <w:pPr>
        <w:spacing w:line="360" w:lineRule="auto"/>
        <w:textAlignment w:val="baseline"/>
        <w:rPr>
          <w:rFonts w:ascii="Times New Roman" w:eastAsiaTheme="minorEastAsia" w:hAnsi="Times New Roman" w:cs="Times New Roman"/>
          <w:lang w:val="es-ES_tradnl" w:eastAsia="es-ES"/>
        </w:rPr>
      </w:pPr>
    </w:p>
    <w:p w14:paraId="1762AC23" w14:textId="750EB378" w:rsidR="00742814" w:rsidRDefault="00742814" w:rsidP="000B238A">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L</w:t>
      </w:r>
      <w:r w:rsidRPr="00742814">
        <w:rPr>
          <w:rFonts w:ascii="Times New Roman" w:eastAsiaTheme="minorEastAsia" w:hAnsi="Times New Roman" w:cs="Times New Roman"/>
          <w:lang w:val="es-MX" w:eastAsia="es-ES"/>
        </w:rPr>
        <w:t xml:space="preserve">os profesionales del diseño —especialmente aquellos recién egresados de las instituciones universitarias— </w:t>
      </w:r>
      <w:r w:rsidR="00BB1B6F">
        <w:rPr>
          <w:rFonts w:ascii="Times New Roman" w:eastAsiaTheme="minorEastAsia" w:hAnsi="Times New Roman" w:cs="Times New Roman"/>
          <w:lang w:val="es-MX" w:eastAsia="es-ES"/>
        </w:rPr>
        <w:t>no parecen</w:t>
      </w:r>
      <w:r w:rsidR="009346EB">
        <w:rPr>
          <w:rFonts w:ascii="Times New Roman" w:eastAsiaTheme="minorEastAsia" w:hAnsi="Times New Roman" w:cs="Times New Roman"/>
          <w:lang w:val="es-MX" w:eastAsia="es-ES"/>
        </w:rPr>
        <w:t xml:space="preserve"> en general</w:t>
      </w:r>
      <w:r w:rsidR="00BB1B6F">
        <w:rPr>
          <w:rFonts w:ascii="Times New Roman" w:eastAsiaTheme="minorEastAsia" w:hAnsi="Times New Roman" w:cs="Times New Roman"/>
          <w:lang w:val="es-MX" w:eastAsia="es-ES"/>
        </w:rPr>
        <w:t xml:space="preserve"> tener perspectivas muy</w:t>
      </w:r>
      <w:r w:rsidRPr="00742814">
        <w:rPr>
          <w:rFonts w:ascii="Times New Roman" w:eastAsiaTheme="minorEastAsia" w:hAnsi="Times New Roman" w:cs="Times New Roman"/>
          <w:lang w:val="es-MX" w:eastAsia="es-ES"/>
        </w:rPr>
        <w:t xml:space="preserve"> </w:t>
      </w:r>
      <w:r>
        <w:rPr>
          <w:rFonts w:ascii="Times New Roman" w:eastAsiaTheme="minorEastAsia" w:hAnsi="Times New Roman" w:cs="Times New Roman"/>
          <w:lang w:val="es-MX" w:eastAsia="es-ES"/>
        </w:rPr>
        <w:t>claras sobre su labor y el potencial</w:t>
      </w:r>
      <w:r w:rsidRPr="00742814">
        <w:rPr>
          <w:rFonts w:ascii="Times New Roman" w:eastAsiaTheme="minorEastAsia" w:hAnsi="Times New Roman" w:cs="Times New Roman"/>
          <w:lang w:val="es-MX" w:eastAsia="es-ES"/>
        </w:rPr>
        <w:t xml:space="preserve"> de la misma; los criterios con los que evalúan sus servicios y productos, son tan variados como el tipo de clientes que atienden, la gama de </w:t>
      </w:r>
      <w:r w:rsidR="009346EB">
        <w:rPr>
          <w:rFonts w:ascii="Times New Roman" w:eastAsiaTheme="minorEastAsia" w:hAnsi="Times New Roman" w:cs="Times New Roman"/>
          <w:lang w:val="es-MX" w:eastAsia="es-ES"/>
        </w:rPr>
        <w:t xml:space="preserve">servicios de </w:t>
      </w:r>
      <w:r w:rsidRPr="00742814">
        <w:rPr>
          <w:rFonts w:ascii="Times New Roman" w:eastAsiaTheme="minorEastAsia" w:hAnsi="Times New Roman" w:cs="Times New Roman"/>
          <w:lang w:val="es-MX" w:eastAsia="es-ES"/>
        </w:rPr>
        <w:t xml:space="preserve">diseño que </w:t>
      </w:r>
      <w:r w:rsidR="009346EB">
        <w:rPr>
          <w:rFonts w:ascii="Times New Roman" w:eastAsiaTheme="minorEastAsia" w:hAnsi="Times New Roman" w:cs="Times New Roman"/>
          <w:lang w:val="es-MX" w:eastAsia="es-ES"/>
        </w:rPr>
        <w:t>ofertan</w:t>
      </w:r>
      <w:r w:rsidRPr="00742814">
        <w:rPr>
          <w:rFonts w:ascii="Times New Roman" w:eastAsiaTheme="minorEastAsia" w:hAnsi="Times New Roman" w:cs="Times New Roman"/>
          <w:lang w:val="es-MX" w:eastAsia="es-ES"/>
        </w:rPr>
        <w:t>, así como los tipos de contrato bajo los cuales operan.</w:t>
      </w:r>
      <w:r w:rsidR="009346EB">
        <w:rPr>
          <w:rFonts w:ascii="Times New Roman" w:eastAsiaTheme="minorEastAsia" w:hAnsi="Times New Roman" w:cs="Times New Roman"/>
          <w:lang w:val="es-MX" w:eastAsia="es-ES"/>
        </w:rPr>
        <w:t xml:space="preserve"> En el reporte de</w:t>
      </w:r>
      <w:r>
        <w:rPr>
          <w:rFonts w:ascii="Times New Roman" w:eastAsiaTheme="minorEastAsia" w:hAnsi="Times New Roman" w:cs="Times New Roman"/>
          <w:lang w:val="es-MX" w:eastAsia="es-ES"/>
        </w:rPr>
        <w:t xml:space="preserve"> </w:t>
      </w:r>
      <w:r w:rsidRPr="00742814">
        <w:rPr>
          <w:rFonts w:ascii="Times New Roman" w:eastAsiaTheme="minorEastAsia" w:hAnsi="Times New Roman" w:cs="Times New Roman"/>
          <w:lang w:val="es-MX" w:eastAsia="es-ES"/>
        </w:rPr>
        <w:t xml:space="preserve">Evaluación del </w:t>
      </w:r>
      <w:ins w:id="15" w:author="Autor">
        <w:r w:rsidR="003036E2">
          <w:rPr>
            <w:rFonts w:ascii="Times New Roman" w:eastAsiaTheme="minorEastAsia" w:hAnsi="Times New Roman" w:cs="Times New Roman"/>
            <w:lang w:val="es-MX" w:eastAsia="es-ES"/>
          </w:rPr>
          <w:t>C</w:t>
        </w:r>
      </w:ins>
      <w:del w:id="16" w:author="Autor">
        <w:r w:rsidRPr="00742814" w:rsidDel="003036E2">
          <w:rPr>
            <w:rFonts w:ascii="Times New Roman" w:eastAsiaTheme="minorEastAsia" w:hAnsi="Times New Roman" w:cs="Times New Roman"/>
            <w:lang w:val="es-MX" w:eastAsia="es-ES"/>
          </w:rPr>
          <w:delText>c</w:delText>
        </w:r>
      </w:del>
      <w:r w:rsidRPr="00742814">
        <w:rPr>
          <w:rFonts w:ascii="Times New Roman" w:eastAsiaTheme="minorEastAsia" w:hAnsi="Times New Roman" w:cs="Times New Roman"/>
          <w:lang w:val="es-MX" w:eastAsia="es-ES"/>
        </w:rPr>
        <w:t>osto</w:t>
      </w:r>
      <w:r>
        <w:rPr>
          <w:rFonts w:ascii="Times New Roman" w:eastAsiaTheme="minorEastAsia" w:hAnsi="Times New Roman" w:cs="Times New Roman"/>
          <w:lang w:val="es-MX" w:eastAsia="es-ES"/>
        </w:rPr>
        <w:t xml:space="preserve"> del </w:t>
      </w:r>
      <w:ins w:id="17" w:author="Autor">
        <w:r w:rsidR="003036E2">
          <w:rPr>
            <w:rFonts w:ascii="Times New Roman" w:eastAsiaTheme="minorEastAsia" w:hAnsi="Times New Roman" w:cs="Times New Roman"/>
            <w:lang w:val="es-MX" w:eastAsia="es-ES"/>
          </w:rPr>
          <w:t>D</w:t>
        </w:r>
      </w:ins>
      <w:del w:id="18" w:author="Autor">
        <w:r w:rsidDel="003036E2">
          <w:rPr>
            <w:rFonts w:ascii="Times New Roman" w:eastAsiaTheme="minorEastAsia" w:hAnsi="Times New Roman" w:cs="Times New Roman"/>
            <w:lang w:val="es-MX" w:eastAsia="es-ES"/>
          </w:rPr>
          <w:delText>d</w:delText>
        </w:r>
      </w:del>
      <w:r>
        <w:rPr>
          <w:rFonts w:ascii="Times New Roman" w:eastAsiaTheme="minorEastAsia" w:hAnsi="Times New Roman" w:cs="Times New Roman"/>
          <w:lang w:val="es-MX" w:eastAsia="es-ES"/>
        </w:rPr>
        <w:t>iseño en México</w:t>
      </w:r>
      <w:r w:rsidR="009346EB">
        <w:rPr>
          <w:rFonts w:ascii="Times New Roman" w:eastAsiaTheme="minorEastAsia" w:hAnsi="Times New Roman" w:cs="Times New Roman"/>
          <w:lang w:val="es-MX" w:eastAsia="es-ES"/>
        </w:rPr>
        <w:t xml:space="preserve"> </w:t>
      </w:r>
      <w:commentRangeStart w:id="19"/>
      <w:r>
        <w:rPr>
          <w:rFonts w:ascii="Times New Roman" w:eastAsiaTheme="minorEastAsia" w:hAnsi="Times New Roman" w:cs="Times New Roman"/>
          <w:lang w:val="es-MX" w:eastAsia="es-ES"/>
        </w:rPr>
        <w:t>(</w:t>
      </w:r>
      <w:r w:rsidR="009346EB">
        <w:rPr>
          <w:rFonts w:ascii="Times New Roman" w:eastAsiaTheme="minorEastAsia" w:hAnsi="Times New Roman" w:cs="Times New Roman"/>
          <w:lang w:val="es-MX" w:eastAsia="es-ES"/>
        </w:rPr>
        <w:t xml:space="preserve">Paredro, </w:t>
      </w:r>
      <w:r w:rsidRPr="00742814">
        <w:rPr>
          <w:rFonts w:ascii="Times New Roman" w:eastAsiaTheme="minorEastAsia" w:hAnsi="Times New Roman" w:cs="Times New Roman"/>
          <w:lang w:val="es-MX" w:eastAsia="es-ES"/>
        </w:rPr>
        <w:t>2015</w:t>
      </w:r>
      <w:r>
        <w:rPr>
          <w:rFonts w:ascii="Times New Roman" w:eastAsiaTheme="minorEastAsia" w:hAnsi="Times New Roman" w:cs="Times New Roman"/>
          <w:lang w:val="es-MX" w:eastAsia="es-ES"/>
        </w:rPr>
        <w:t>)</w:t>
      </w:r>
      <w:commentRangeEnd w:id="19"/>
      <w:r w:rsidR="003036E2">
        <w:rPr>
          <w:rStyle w:val="Refdecomentario"/>
        </w:rPr>
        <w:commentReference w:id="19"/>
      </w:r>
      <w:r>
        <w:rPr>
          <w:rFonts w:ascii="Times New Roman" w:eastAsiaTheme="minorEastAsia" w:hAnsi="Times New Roman" w:cs="Times New Roman"/>
          <w:lang w:val="es-MX" w:eastAsia="es-ES"/>
        </w:rPr>
        <w:t xml:space="preserve"> </w:t>
      </w:r>
      <w:r w:rsidR="009346EB">
        <w:rPr>
          <w:rFonts w:ascii="Times New Roman" w:eastAsiaTheme="minorEastAsia" w:hAnsi="Times New Roman" w:cs="Times New Roman"/>
          <w:lang w:val="es-MX" w:eastAsia="es-ES"/>
        </w:rPr>
        <w:t xml:space="preserve">se </w:t>
      </w:r>
      <w:r>
        <w:rPr>
          <w:rFonts w:ascii="Times New Roman" w:eastAsiaTheme="minorEastAsia" w:hAnsi="Times New Roman" w:cs="Times New Roman"/>
          <w:lang w:val="es-MX" w:eastAsia="es-ES"/>
        </w:rPr>
        <w:t xml:space="preserve">pone en evidencia el desconocimiento de los </w:t>
      </w:r>
      <w:r w:rsidRPr="00742814">
        <w:rPr>
          <w:rFonts w:ascii="Times New Roman" w:eastAsiaTheme="minorEastAsia" w:hAnsi="Times New Roman" w:cs="Times New Roman"/>
          <w:lang w:val="es-MX" w:eastAsia="es-ES"/>
        </w:rPr>
        <w:t xml:space="preserve">profesionistas acerca de </w:t>
      </w:r>
      <w:r>
        <w:rPr>
          <w:rFonts w:ascii="Times New Roman" w:eastAsiaTheme="minorEastAsia" w:hAnsi="Times New Roman" w:cs="Times New Roman"/>
          <w:lang w:val="es-MX" w:eastAsia="es-ES"/>
        </w:rPr>
        <w:t>cómo y c</w:t>
      </w:r>
      <w:r w:rsidR="00440B67">
        <w:rPr>
          <w:rFonts w:ascii="Times New Roman" w:eastAsiaTheme="minorEastAsia" w:hAnsi="Times New Roman" w:cs="Times New Roman"/>
          <w:lang w:val="es-MX" w:eastAsia="es-ES"/>
        </w:rPr>
        <w:t>uánto cobrar</w:t>
      </w:r>
      <w:r>
        <w:rPr>
          <w:rFonts w:ascii="Times New Roman" w:eastAsiaTheme="minorEastAsia" w:hAnsi="Times New Roman" w:cs="Times New Roman"/>
          <w:lang w:val="es-MX" w:eastAsia="es-ES"/>
        </w:rPr>
        <w:t xml:space="preserve">. </w:t>
      </w:r>
      <w:r w:rsidR="009346EB">
        <w:rPr>
          <w:rFonts w:ascii="Times New Roman" w:eastAsiaTheme="minorEastAsia" w:hAnsi="Times New Roman" w:cs="Times New Roman"/>
          <w:lang w:val="es-MX" w:eastAsia="es-ES"/>
        </w:rPr>
        <w:t>Los</w:t>
      </w:r>
      <w:r>
        <w:rPr>
          <w:rFonts w:ascii="Times New Roman" w:eastAsiaTheme="minorEastAsia" w:hAnsi="Times New Roman" w:cs="Times New Roman"/>
          <w:lang w:val="es-MX" w:eastAsia="es-ES"/>
        </w:rPr>
        <w:t xml:space="preserve"> resultados </w:t>
      </w:r>
      <w:r w:rsidR="009346EB">
        <w:rPr>
          <w:rFonts w:ascii="Times New Roman" w:eastAsiaTheme="minorEastAsia" w:hAnsi="Times New Roman" w:cs="Times New Roman"/>
          <w:lang w:val="es-MX" w:eastAsia="es-ES"/>
        </w:rPr>
        <w:t>muestran</w:t>
      </w:r>
      <w:r>
        <w:rPr>
          <w:rFonts w:ascii="Times New Roman" w:eastAsiaTheme="minorEastAsia" w:hAnsi="Times New Roman" w:cs="Times New Roman"/>
          <w:lang w:val="es-MX" w:eastAsia="es-ES"/>
        </w:rPr>
        <w:t xml:space="preserve"> que</w:t>
      </w:r>
      <w:r w:rsidR="00645A78">
        <w:rPr>
          <w:rFonts w:ascii="Times New Roman" w:eastAsiaTheme="minorEastAsia" w:hAnsi="Times New Roman" w:cs="Times New Roman"/>
          <w:lang w:val="es-MX" w:eastAsia="es-ES"/>
        </w:rPr>
        <w:t xml:space="preserve"> 60% de quienes</w:t>
      </w:r>
      <w:r w:rsidRPr="00742814">
        <w:rPr>
          <w:rFonts w:ascii="Times New Roman" w:eastAsiaTheme="minorEastAsia" w:hAnsi="Times New Roman" w:cs="Times New Roman"/>
          <w:lang w:val="es-MX" w:eastAsia="es-ES"/>
        </w:rPr>
        <w:t xml:space="preserve"> contratan servicio</w:t>
      </w:r>
      <w:r w:rsidR="00645A78">
        <w:rPr>
          <w:rFonts w:ascii="Times New Roman" w:eastAsiaTheme="minorEastAsia" w:hAnsi="Times New Roman" w:cs="Times New Roman"/>
          <w:lang w:val="es-MX" w:eastAsia="es-ES"/>
        </w:rPr>
        <w:t>s de diseño, v</w:t>
      </w:r>
      <w:r w:rsidR="009346EB">
        <w:rPr>
          <w:rFonts w:ascii="Times New Roman" w:eastAsiaTheme="minorEastAsia" w:hAnsi="Times New Roman" w:cs="Times New Roman"/>
          <w:lang w:val="es-MX" w:eastAsia="es-ES"/>
        </w:rPr>
        <w:t xml:space="preserve">aloran como regular el costo </w:t>
      </w:r>
      <w:r w:rsidR="00645A78">
        <w:rPr>
          <w:rFonts w:ascii="Times New Roman" w:eastAsiaTheme="minorEastAsia" w:hAnsi="Times New Roman" w:cs="Times New Roman"/>
          <w:lang w:val="es-MX" w:eastAsia="es-ES"/>
        </w:rPr>
        <w:t>pagado por los servicios</w:t>
      </w:r>
      <w:r w:rsidR="009346EB">
        <w:rPr>
          <w:rFonts w:ascii="Times New Roman" w:eastAsiaTheme="minorEastAsia" w:hAnsi="Times New Roman" w:cs="Times New Roman"/>
          <w:lang w:val="es-MX" w:eastAsia="es-ES"/>
        </w:rPr>
        <w:t xml:space="preserve">, mientras que 25.3%  lo considera elevado; </w:t>
      </w:r>
      <w:r w:rsidRPr="00742814">
        <w:rPr>
          <w:rFonts w:ascii="Times New Roman" w:eastAsiaTheme="minorEastAsia" w:hAnsi="Times New Roman" w:cs="Times New Roman"/>
          <w:lang w:val="es-MX" w:eastAsia="es-ES"/>
        </w:rPr>
        <w:t xml:space="preserve">a pesar </w:t>
      </w:r>
      <w:r w:rsidR="009346EB">
        <w:rPr>
          <w:rFonts w:ascii="Times New Roman" w:eastAsiaTheme="minorEastAsia" w:hAnsi="Times New Roman" w:cs="Times New Roman"/>
          <w:lang w:val="es-MX" w:eastAsia="es-ES"/>
        </w:rPr>
        <w:t xml:space="preserve">que 76.5% de los encuestados consideran que la calidad de servicios de </w:t>
      </w:r>
      <w:r w:rsidRPr="00742814">
        <w:rPr>
          <w:rFonts w:ascii="Times New Roman" w:eastAsiaTheme="minorEastAsia" w:hAnsi="Times New Roman" w:cs="Times New Roman"/>
          <w:lang w:val="es-MX" w:eastAsia="es-ES"/>
        </w:rPr>
        <w:t xml:space="preserve">diseño </w:t>
      </w:r>
      <w:r w:rsidR="009346EB">
        <w:rPr>
          <w:rFonts w:ascii="Times New Roman" w:eastAsiaTheme="minorEastAsia" w:hAnsi="Times New Roman" w:cs="Times New Roman"/>
          <w:lang w:val="es-MX" w:eastAsia="es-ES"/>
        </w:rPr>
        <w:t>disponible</w:t>
      </w:r>
      <w:r w:rsidRPr="00742814">
        <w:rPr>
          <w:rFonts w:ascii="Times New Roman" w:eastAsiaTheme="minorEastAsia" w:hAnsi="Times New Roman" w:cs="Times New Roman"/>
          <w:lang w:val="es-MX" w:eastAsia="es-ES"/>
        </w:rPr>
        <w:t xml:space="preserve"> es de buena a muy buena</w:t>
      </w:r>
      <w:r w:rsidR="009346EB">
        <w:rPr>
          <w:rFonts w:ascii="Times New Roman" w:eastAsiaTheme="minorEastAsia" w:hAnsi="Times New Roman" w:cs="Times New Roman"/>
          <w:lang w:val="es-MX" w:eastAsia="es-ES"/>
        </w:rPr>
        <w:t>, estos datos ejemplifican la percepción</w:t>
      </w:r>
      <w:r w:rsidR="00440B67" w:rsidRPr="00742814">
        <w:rPr>
          <w:rFonts w:ascii="Times New Roman" w:eastAsiaTheme="minorEastAsia" w:hAnsi="Times New Roman" w:cs="Times New Roman"/>
          <w:lang w:val="es-MX" w:eastAsia="es-ES"/>
        </w:rPr>
        <w:t xml:space="preserve"> </w:t>
      </w:r>
      <w:r w:rsidR="00440B67">
        <w:rPr>
          <w:rFonts w:ascii="Times New Roman" w:eastAsiaTheme="minorEastAsia" w:hAnsi="Times New Roman" w:cs="Times New Roman"/>
          <w:lang w:val="es-MX" w:eastAsia="es-ES"/>
        </w:rPr>
        <w:t xml:space="preserve">dispar </w:t>
      </w:r>
      <w:r w:rsidR="009346EB">
        <w:rPr>
          <w:rFonts w:ascii="Times New Roman" w:eastAsiaTheme="minorEastAsia" w:hAnsi="Times New Roman" w:cs="Times New Roman"/>
          <w:lang w:val="es-MX" w:eastAsia="es-ES"/>
        </w:rPr>
        <w:t>entre</w:t>
      </w:r>
      <w:r w:rsidR="00440B67">
        <w:rPr>
          <w:rFonts w:ascii="Times New Roman" w:eastAsiaTheme="minorEastAsia" w:hAnsi="Times New Roman" w:cs="Times New Roman"/>
          <w:lang w:val="es-MX" w:eastAsia="es-ES"/>
        </w:rPr>
        <w:t xml:space="preserve"> quien</w:t>
      </w:r>
      <w:r w:rsidR="009346EB">
        <w:rPr>
          <w:rFonts w:ascii="Times New Roman" w:eastAsiaTheme="minorEastAsia" w:hAnsi="Times New Roman" w:cs="Times New Roman"/>
          <w:lang w:val="es-MX" w:eastAsia="es-ES"/>
        </w:rPr>
        <w:t>es</w:t>
      </w:r>
      <w:r w:rsidR="00440B67">
        <w:rPr>
          <w:rFonts w:ascii="Times New Roman" w:eastAsiaTheme="minorEastAsia" w:hAnsi="Times New Roman" w:cs="Times New Roman"/>
          <w:lang w:val="es-MX" w:eastAsia="es-ES"/>
        </w:rPr>
        <w:t xml:space="preserve"> contrata</w:t>
      </w:r>
      <w:r w:rsidR="009346EB">
        <w:rPr>
          <w:rFonts w:ascii="Times New Roman" w:eastAsiaTheme="minorEastAsia" w:hAnsi="Times New Roman" w:cs="Times New Roman"/>
          <w:lang w:val="es-MX" w:eastAsia="es-ES"/>
        </w:rPr>
        <w:t>n</w:t>
      </w:r>
      <w:r w:rsidR="00440B67">
        <w:rPr>
          <w:rFonts w:ascii="Times New Roman" w:eastAsiaTheme="minorEastAsia" w:hAnsi="Times New Roman" w:cs="Times New Roman"/>
          <w:lang w:val="es-MX" w:eastAsia="es-ES"/>
        </w:rPr>
        <w:t xml:space="preserve"> los servicios de diseño</w:t>
      </w:r>
      <w:r w:rsidRPr="00742814">
        <w:rPr>
          <w:rFonts w:ascii="Times New Roman" w:eastAsiaTheme="minorEastAsia" w:hAnsi="Times New Roman" w:cs="Times New Roman"/>
          <w:lang w:val="es-MX" w:eastAsia="es-ES"/>
        </w:rPr>
        <w:t>.</w:t>
      </w:r>
    </w:p>
    <w:p w14:paraId="6EEE4ED8" w14:textId="77777777" w:rsidR="00A63DAC" w:rsidRDefault="00A63DAC" w:rsidP="000B238A">
      <w:pPr>
        <w:spacing w:line="360" w:lineRule="auto"/>
        <w:textAlignment w:val="baseline"/>
        <w:rPr>
          <w:rFonts w:ascii="Times New Roman" w:eastAsiaTheme="minorEastAsia" w:hAnsi="Times New Roman" w:cs="Times New Roman"/>
          <w:lang w:val="es-MX" w:eastAsia="es-ES"/>
        </w:rPr>
      </w:pPr>
    </w:p>
    <w:p w14:paraId="47223D6E" w14:textId="6FEB04C2" w:rsidR="00742814" w:rsidRDefault="00412122" w:rsidP="00742814">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Según se puede leer en dicho</w:t>
      </w:r>
      <w:r w:rsidR="00742814" w:rsidRPr="00742814">
        <w:rPr>
          <w:rFonts w:ascii="Times New Roman" w:eastAsiaTheme="minorEastAsia" w:hAnsi="Times New Roman" w:cs="Times New Roman"/>
          <w:lang w:val="es-MX" w:eastAsia="es-ES"/>
        </w:rPr>
        <w:t xml:space="preserve"> estudio</w:t>
      </w:r>
      <w:r>
        <w:rPr>
          <w:rFonts w:ascii="Times New Roman" w:eastAsiaTheme="minorEastAsia" w:hAnsi="Times New Roman" w:cs="Times New Roman"/>
          <w:lang w:val="es-MX" w:eastAsia="es-ES"/>
        </w:rPr>
        <w:t xml:space="preserve"> (Paredro, 2015),</w:t>
      </w:r>
      <w:r w:rsidR="00742814" w:rsidRPr="00742814">
        <w:rPr>
          <w:rFonts w:ascii="Times New Roman" w:eastAsiaTheme="minorEastAsia" w:hAnsi="Times New Roman" w:cs="Times New Roman"/>
          <w:lang w:val="es-MX" w:eastAsia="es-ES"/>
        </w:rPr>
        <w:t xml:space="preserve"> de los más de seiscientos profesionistas </w:t>
      </w:r>
      <w:r>
        <w:rPr>
          <w:rFonts w:ascii="Times New Roman" w:eastAsiaTheme="minorEastAsia" w:hAnsi="Times New Roman" w:cs="Times New Roman"/>
          <w:lang w:val="es-MX" w:eastAsia="es-ES"/>
        </w:rPr>
        <w:t>o agencias de diseño encuestados</w:t>
      </w:r>
      <w:r w:rsidR="00742814" w:rsidRPr="00742814">
        <w:rPr>
          <w:rFonts w:ascii="Times New Roman" w:eastAsiaTheme="minorEastAsia" w:hAnsi="Times New Roman" w:cs="Times New Roman"/>
          <w:lang w:val="es-MX" w:eastAsia="es-ES"/>
        </w:rPr>
        <w:t>, 80% no ofreció información sobre el costo de lo</w:t>
      </w:r>
      <w:r w:rsidR="009F5701">
        <w:rPr>
          <w:rFonts w:ascii="Times New Roman" w:eastAsiaTheme="minorEastAsia" w:hAnsi="Times New Roman" w:cs="Times New Roman"/>
          <w:lang w:val="es-MX" w:eastAsia="es-ES"/>
        </w:rPr>
        <w:t>s distintos servicios que oferta. El bloque restante</w:t>
      </w:r>
      <w:r w:rsidR="00742814" w:rsidRPr="00742814">
        <w:rPr>
          <w:rFonts w:ascii="Times New Roman" w:eastAsiaTheme="minorEastAsia" w:hAnsi="Times New Roman" w:cs="Times New Roman"/>
          <w:lang w:val="es-MX" w:eastAsia="es-ES"/>
        </w:rPr>
        <w:t xml:space="preserve"> compartió montos tan disímiles que para la publicación del reporte se optó por graficar los resultados a modo de guía, </w:t>
      </w:r>
      <w:r>
        <w:rPr>
          <w:rFonts w:ascii="Times New Roman" w:eastAsiaTheme="minorEastAsia" w:hAnsi="Times New Roman" w:cs="Times New Roman"/>
          <w:lang w:val="es-MX" w:eastAsia="es-ES"/>
        </w:rPr>
        <w:t>tabulando</w:t>
      </w:r>
      <w:r w:rsidR="00742814" w:rsidRPr="00742814">
        <w:rPr>
          <w:rFonts w:ascii="Times New Roman" w:eastAsiaTheme="minorEastAsia" w:hAnsi="Times New Roman" w:cs="Times New Roman"/>
          <w:lang w:val="es-MX" w:eastAsia="es-ES"/>
        </w:rPr>
        <w:t xml:space="preserve"> </w:t>
      </w:r>
      <w:r w:rsidR="00D82119">
        <w:rPr>
          <w:rFonts w:ascii="Times New Roman" w:eastAsiaTheme="minorEastAsia" w:hAnsi="Times New Roman" w:cs="Times New Roman"/>
          <w:lang w:val="es-MX" w:eastAsia="es-ES"/>
        </w:rPr>
        <w:t>precios</w:t>
      </w:r>
      <w:r w:rsidR="00742814" w:rsidRPr="00742814">
        <w:rPr>
          <w:rFonts w:ascii="Times New Roman" w:eastAsiaTheme="minorEastAsia" w:hAnsi="Times New Roman" w:cs="Times New Roman"/>
          <w:lang w:val="es-MX" w:eastAsia="es-ES"/>
        </w:rPr>
        <w:t xml:space="preserve"> máximos y mínimos reportado</w:t>
      </w:r>
      <w:r w:rsidR="009F5701">
        <w:rPr>
          <w:rFonts w:ascii="Times New Roman" w:eastAsiaTheme="minorEastAsia" w:hAnsi="Times New Roman" w:cs="Times New Roman"/>
          <w:lang w:val="es-MX" w:eastAsia="es-ES"/>
        </w:rPr>
        <w:t>s para los distintos</w:t>
      </w:r>
      <w:r w:rsidR="00742814" w:rsidRPr="00742814">
        <w:rPr>
          <w:rFonts w:ascii="Times New Roman" w:eastAsiaTheme="minorEastAsia" w:hAnsi="Times New Roman" w:cs="Times New Roman"/>
          <w:lang w:val="es-MX" w:eastAsia="es-ES"/>
        </w:rPr>
        <w:t xml:space="preserve"> servicios d</w:t>
      </w:r>
      <w:r w:rsidR="00904843">
        <w:rPr>
          <w:rFonts w:ascii="Times New Roman" w:eastAsiaTheme="minorEastAsia" w:hAnsi="Times New Roman" w:cs="Times New Roman"/>
          <w:lang w:val="es-MX" w:eastAsia="es-ES"/>
        </w:rPr>
        <w:t xml:space="preserve">e diseño </w:t>
      </w:r>
      <w:r w:rsidR="00D82119">
        <w:rPr>
          <w:rFonts w:ascii="Times New Roman" w:eastAsiaTheme="minorEastAsia" w:hAnsi="Times New Roman" w:cs="Times New Roman"/>
          <w:lang w:val="es-MX" w:eastAsia="es-ES"/>
        </w:rPr>
        <w:t>mencionados</w:t>
      </w:r>
      <w:r w:rsidR="00904843">
        <w:rPr>
          <w:rFonts w:ascii="Times New Roman" w:eastAsiaTheme="minorEastAsia" w:hAnsi="Times New Roman" w:cs="Times New Roman"/>
          <w:lang w:val="es-MX" w:eastAsia="es-ES"/>
        </w:rPr>
        <w:t>. Se hace notar</w:t>
      </w:r>
      <w:r w:rsidR="009F5701">
        <w:rPr>
          <w:rFonts w:ascii="Times New Roman" w:eastAsiaTheme="minorEastAsia" w:hAnsi="Times New Roman" w:cs="Times New Roman"/>
          <w:lang w:val="es-MX" w:eastAsia="es-ES"/>
        </w:rPr>
        <w:t>,</w:t>
      </w:r>
      <w:r w:rsidR="00904843">
        <w:rPr>
          <w:rFonts w:ascii="Times New Roman" w:eastAsiaTheme="minorEastAsia" w:hAnsi="Times New Roman" w:cs="Times New Roman"/>
          <w:lang w:val="es-MX" w:eastAsia="es-ES"/>
        </w:rPr>
        <w:t xml:space="preserve"> a</w:t>
      </w:r>
      <w:r>
        <w:rPr>
          <w:rFonts w:ascii="Times New Roman" w:eastAsiaTheme="minorEastAsia" w:hAnsi="Times New Roman" w:cs="Times New Roman"/>
          <w:lang w:val="es-MX" w:eastAsia="es-ES"/>
        </w:rPr>
        <w:t xml:space="preserve">demás que </w:t>
      </w:r>
      <w:r w:rsidR="009F5701">
        <w:rPr>
          <w:rFonts w:ascii="Times New Roman" w:eastAsiaTheme="minorEastAsia" w:hAnsi="Times New Roman" w:cs="Times New Roman"/>
          <w:lang w:val="es-MX" w:eastAsia="es-ES"/>
        </w:rPr>
        <w:t xml:space="preserve">en este estudio </w:t>
      </w:r>
      <w:r w:rsidR="00D82119">
        <w:rPr>
          <w:rFonts w:ascii="Times New Roman" w:eastAsiaTheme="minorEastAsia" w:hAnsi="Times New Roman" w:cs="Times New Roman"/>
          <w:lang w:val="es-MX" w:eastAsia="es-ES"/>
        </w:rPr>
        <w:t>el precio</w:t>
      </w:r>
      <w:r w:rsidR="00742814" w:rsidRPr="00742814">
        <w:rPr>
          <w:rFonts w:ascii="Times New Roman" w:eastAsiaTheme="minorEastAsia" w:hAnsi="Times New Roman" w:cs="Times New Roman"/>
          <w:lang w:val="es-MX" w:eastAsia="es-ES"/>
        </w:rPr>
        <w:t xml:space="preserve"> de</w:t>
      </w:r>
      <w:r w:rsidR="00D82119">
        <w:rPr>
          <w:rFonts w:ascii="Times New Roman" w:eastAsiaTheme="minorEastAsia" w:hAnsi="Times New Roman" w:cs="Times New Roman"/>
          <w:lang w:val="es-MX" w:eastAsia="es-ES"/>
        </w:rPr>
        <w:t>l</w:t>
      </w:r>
      <w:r w:rsidR="00742814" w:rsidRPr="00742814">
        <w:rPr>
          <w:rFonts w:ascii="Times New Roman" w:eastAsiaTheme="minorEastAsia" w:hAnsi="Times New Roman" w:cs="Times New Roman"/>
          <w:lang w:val="es-MX" w:eastAsia="es-ES"/>
        </w:rPr>
        <w:t xml:space="preserve"> diseño r</w:t>
      </w:r>
      <w:r w:rsidR="009F5701">
        <w:rPr>
          <w:rFonts w:ascii="Times New Roman" w:eastAsiaTheme="minorEastAsia" w:hAnsi="Times New Roman" w:cs="Times New Roman"/>
          <w:lang w:val="es-MX" w:eastAsia="es-ES"/>
        </w:rPr>
        <w:t>efiri</w:t>
      </w:r>
      <w:r w:rsidR="00D82119">
        <w:rPr>
          <w:rFonts w:ascii="Times New Roman" w:eastAsiaTheme="minorEastAsia" w:hAnsi="Times New Roman" w:cs="Times New Roman"/>
          <w:lang w:val="es-MX" w:eastAsia="es-ES"/>
        </w:rPr>
        <w:t>ere</w:t>
      </w:r>
      <w:r w:rsidR="009F5701">
        <w:rPr>
          <w:rFonts w:ascii="Times New Roman" w:eastAsiaTheme="minorEastAsia" w:hAnsi="Times New Roman" w:cs="Times New Roman"/>
          <w:lang w:val="es-MX" w:eastAsia="es-ES"/>
        </w:rPr>
        <w:t xml:space="preserve"> exclusivamente a</w:t>
      </w:r>
      <w:r w:rsidR="00D82119">
        <w:rPr>
          <w:rFonts w:ascii="Times New Roman" w:eastAsiaTheme="minorEastAsia" w:hAnsi="Times New Roman" w:cs="Times New Roman"/>
          <w:lang w:val="es-MX" w:eastAsia="es-ES"/>
        </w:rPr>
        <w:t>l precio de</w:t>
      </w:r>
      <w:r w:rsidR="009F5701">
        <w:rPr>
          <w:rFonts w:ascii="Times New Roman" w:eastAsiaTheme="minorEastAsia" w:hAnsi="Times New Roman" w:cs="Times New Roman"/>
          <w:lang w:val="es-MX" w:eastAsia="es-ES"/>
        </w:rPr>
        <w:t xml:space="preserve"> productos</w:t>
      </w:r>
      <w:r w:rsidR="00742814" w:rsidRPr="00742814">
        <w:rPr>
          <w:rFonts w:ascii="Times New Roman" w:eastAsiaTheme="minorEastAsia" w:hAnsi="Times New Roman" w:cs="Times New Roman"/>
          <w:lang w:val="es-MX" w:eastAsia="es-ES"/>
        </w:rPr>
        <w:t xml:space="preserve"> </w:t>
      </w:r>
      <w:r w:rsidR="009F5701">
        <w:rPr>
          <w:rFonts w:ascii="Times New Roman" w:eastAsiaTheme="minorEastAsia" w:hAnsi="Times New Roman" w:cs="Times New Roman"/>
          <w:lang w:val="es-MX" w:eastAsia="es-ES"/>
        </w:rPr>
        <w:t xml:space="preserve">por pieza </w:t>
      </w:r>
      <w:r w:rsidR="00742814" w:rsidRPr="00742814">
        <w:rPr>
          <w:rFonts w:ascii="Times New Roman" w:eastAsiaTheme="minorEastAsia" w:hAnsi="Times New Roman" w:cs="Times New Roman"/>
          <w:lang w:val="es-MX" w:eastAsia="es-ES"/>
        </w:rPr>
        <w:t>como volantes, revistas, etc.</w:t>
      </w:r>
      <w:r w:rsidR="00D82119">
        <w:rPr>
          <w:rFonts w:ascii="Times New Roman" w:eastAsiaTheme="minorEastAsia" w:hAnsi="Times New Roman" w:cs="Times New Roman"/>
          <w:lang w:val="es-MX" w:eastAsia="es-ES"/>
        </w:rPr>
        <w:t xml:space="preserve">, aunque mencione que 63% de los diseñadores gráficos en México encuestados trabajan como </w:t>
      </w:r>
      <w:r w:rsidR="00D82119" w:rsidRPr="005F3621">
        <w:rPr>
          <w:rFonts w:ascii="Times New Roman" w:eastAsiaTheme="minorEastAsia" w:hAnsi="Times New Roman" w:cs="Times New Roman"/>
          <w:i/>
          <w:iCs/>
          <w:lang w:val="es-MX" w:eastAsia="es-ES"/>
          <w:rPrChange w:id="20" w:author="Autor">
            <w:rPr>
              <w:rFonts w:ascii="Times New Roman" w:eastAsiaTheme="minorEastAsia" w:hAnsi="Times New Roman" w:cs="Times New Roman"/>
              <w:lang w:val="es-MX" w:eastAsia="es-ES"/>
            </w:rPr>
          </w:rPrChange>
        </w:rPr>
        <w:t>freelance</w:t>
      </w:r>
      <w:r w:rsidR="00D82119">
        <w:rPr>
          <w:rFonts w:ascii="Times New Roman" w:eastAsiaTheme="minorEastAsia" w:hAnsi="Times New Roman" w:cs="Times New Roman"/>
          <w:lang w:val="es-MX" w:eastAsia="es-ES"/>
        </w:rPr>
        <w:t xml:space="preserve"> y cobran por proyecto. El instrumento para el reporte</w:t>
      </w:r>
      <w:r w:rsidR="00351339">
        <w:rPr>
          <w:rFonts w:ascii="Times New Roman" w:eastAsiaTheme="minorEastAsia" w:hAnsi="Times New Roman" w:cs="Times New Roman"/>
          <w:lang w:val="es-MX" w:eastAsia="es-ES"/>
        </w:rPr>
        <w:t>,</w:t>
      </w:r>
      <w:r w:rsidR="00742814" w:rsidRPr="00742814">
        <w:rPr>
          <w:rFonts w:ascii="Times New Roman" w:eastAsiaTheme="minorEastAsia" w:hAnsi="Times New Roman" w:cs="Times New Roman"/>
          <w:lang w:val="es-MX" w:eastAsia="es-ES"/>
        </w:rPr>
        <w:t xml:space="preserve"> </w:t>
      </w:r>
      <w:r w:rsidR="00D82119">
        <w:rPr>
          <w:rFonts w:ascii="Times New Roman" w:eastAsiaTheme="minorEastAsia" w:hAnsi="Times New Roman" w:cs="Times New Roman"/>
          <w:lang w:val="es-MX" w:eastAsia="es-ES"/>
        </w:rPr>
        <w:t xml:space="preserve">deja fuera </w:t>
      </w:r>
      <w:r w:rsidR="00742814" w:rsidRPr="00742814">
        <w:rPr>
          <w:rFonts w:ascii="Times New Roman" w:eastAsiaTheme="minorEastAsia" w:hAnsi="Times New Roman" w:cs="Times New Roman"/>
          <w:lang w:val="es-MX" w:eastAsia="es-ES"/>
        </w:rPr>
        <w:t>el valor de servicios y pr</w:t>
      </w:r>
      <w:r w:rsidR="00D82119">
        <w:rPr>
          <w:rFonts w:ascii="Times New Roman" w:eastAsiaTheme="minorEastAsia" w:hAnsi="Times New Roman" w:cs="Times New Roman"/>
          <w:lang w:val="es-MX" w:eastAsia="es-ES"/>
        </w:rPr>
        <w:t>oductos intangibles como el</w:t>
      </w:r>
      <w:r w:rsidR="00351339">
        <w:rPr>
          <w:rFonts w:ascii="Times New Roman" w:eastAsiaTheme="minorEastAsia" w:hAnsi="Times New Roman" w:cs="Times New Roman"/>
          <w:lang w:val="es-MX" w:eastAsia="es-ES"/>
        </w:rPr>
        <w:t xml:space="preserve"> análisis, consultoría y la gestión</w:t>
      </w:r>
      <w:r w:rsidR="00D82119">
        <w:rPr>
          <w:rFonts w:ascii="Times New Roman" w:eastAsiaTheme="minorEastAsia" w:hAnsi="Times New Roman" w:cs="Times New Roman"/>
          <w:lang w:val="es-MX" w:eastAsia="es-ES"/>
        </w:rPr>
        <w:t>.</w:t>
      </w:r>
    </w:p>
    <w:p w14:paraId="4DC70E6E" w14:textId="26226AA8" w:rsidR="00A63DAC" w:rsidRDefault="00A63DAC" w:rsidP="00A63DAC">
      <w:pPr>
        <w:spacing w:line="360" w:lineRule="auto"/>
        <w:textAlignment w:val="baseline"/>
        <w:rPr>
          <w:rFonts w:ascii="Times New Roman" w:eastAsiaTheme="minorEastAsia" w:hAnsi="Times New Roman" w:cs="Times New Roman"/>
          <w:lang w:val="es-MX" w:eastAsia="es-ES"/>
        </w:rPr>
      </w:pPr>
      <w:r w:rsidRPr="00A63DAC">
        <w:rPr>
          <w:rFonts w:ascii="Times New Roman" w:eastAsiaTheme="minorEastAsia" w:hAnsi="Times New Roman" w:cs="Times New Roman"/>
          <w:lang w:val="es-MX" w:eastAsia="es-ES"/>
        </w:rPr>
        <w:lastRenderedPageBreak/>
        <w:t xml:space="preserve">De acuerdo con datos arrojados en el calculador del </w:t>
      </w:r>
      <w:r>
        <w:rPr>
          <w:rFonts w:ascii="Times New Roman" w:eastAsiaTheme="minorEastAsia" w:hAnsi="Times New Roman" w:cs="Times New Roman"/>
          <w:lang w:val="es-MX" w:eastAsia="es-ES"/>
        </w:rPr>
        <w:t>salarios que trabaja con la red i</w:t>
      </w:r>
      <w:r w:rsidRPr="00A63DAC">
        <w:rPr>
          <w:rFonts w:ascii="Times New Roman" w:eastAsiaTheme="minorEastAsia" w:hAnsi="Times New Roman" w:cs="Times New Roman"/>
          <w:lang w:val="es-MX" w:eastAsia="es-ES"/>
        </w:rPr>
        <w:t>nternacional WageIndicator</w:t>
      </w:r>
      <w:r>
        <w:rPr>
          <w:rFonts w:ascii="Times New Roman" w:eastAsiaTheme="minorEastAsia" w:hAnsi="Times New Roman" w:cs="Times New Roman"/>
          <w:lang w:val="es-MX" w:eastAsia="es-ES"/>
        </w:rPr>
        <w:t xml:space="preserve"> (2019)</w:t>
      </w:r>
      <w:r w:rsidRPr="00A63DAC">
        <w:rPr>
          <w:rFonts w:ascii="Times New Roman" w:eastAsiaTheme="minorEastAsia" w:hAnsi="Times New Roman" w:cs="Times New Roman"/>
          <w:lang w:val="es-MX" w:eastAsia="es-ES"/>
        </w:rPr>
        <w:t>, y con información sustentada por el Centro de Investigación Económica del Instituto Tecnol</w:t>
      </w:r>
      <w:r>
        <w:rPr>
          <w:rFonts w:ascii="Times New Roman" w:eastAsiaTheme="minorEastAsia" w:hAnsi="Times New Roman" w:cs="Times New Roman"/>
          <w:lang w:val="es-MX" w:eastAsia="es-ES"/>
        </w:rPr>
        <w:t>ógico Autónomo de México (ITAM);</w:t>
      </w:r>
      <w:r w:rsidRPr="00A63DAC">
        <w:rPr>
          <w:rFonts w:ascii="Times New Roman" w:eastAsiaTheme="minorEastAsia" w:hAnsi="Times New Roman" w:cs="Times New Roman"/>
          <w:lang w:val="es-MX" w:eastAsia="es-ES"/>
        </w:rPr>
        <w:t xml:space="preserve"> el promedio del sueldo para los diseñadores</w:t>
      </w:r>
      <w:r w:rsidR="00D82119">
        <w:rPr>
          <w:rFonts w:ascii="Times New Roman" w:eastAsiaTheme="minorEastAsia" w:hAnsi="Times New Roman" w:cs="Times New Roman"/>
          <w:lang w:val="es-MX" w:eastAsia="es-ES"/>
        </w:rPr>
        <w:t xml:space="preserve"> gráficos en México con datos del</w:t>
      </w:r>
      <w:r w:rsidR="000A52B2">
        <w:rPr>
          <w:rFonts w:ascii="Times New Roman" w:eastAsiaTheme="minorEastAsia" w:hAnsi="Times New Roman" w:cs="Times New Roman"/>
          <w:lang w:val="es-MX" w:eastAsia="es-ES"/>
        </w:rPr>
        <w:t xml:space="preserve"> 2015,</w:t>
      </w:r>
      <w:r w:rsidRPr="00A63DAC">
        <w:rPr>
          <w:rFonts w:ascii="Times New Roman" w:eastAsiaTheme="minorEastAsia" w:hAnsi="Times New Roman" w:cs="Times New Roman"/>
          <w:lang w:val="es-MX" w:eastAsia="es-ES"/>
        </w:rPr>
        <w:t xml:space="preserve"> para aque</w:t>
      </w:r>
      <w:r w:rsidR="00D82119">
        <w:rPr>
          <w:rFonts w:ascii="Times New Roman" w:eastAsiaTheme="minorEastAsia" w:hAnsi="Times New Roman" w:cs="Times New Roman"/>
          <w:lang w:val="es-MX" w:eastAsia="es-ES"/>
        </w:rPr>
        <w:t>llos sin experiencia oscilaba entre</w:t>
      </w:r>
      <w:r w:rsidRPr="00A63DAC">
        <w:rPr>
          <w:rFonts w:ascii="Times New Roman" w:eastAsiaTheme="minorEastAsia" w:hAnsi="Times New Roman" w:cs="Times New Roman"/>
          <w:lang w:val="es-MX" w:eastAsia="es-ES"/>
        </w:rPr>
        <w:t xml:space="preserve"> $7,000 a $10,000 pesos mensuales, incrementando l</w:t>
      </w:r>
      <w:r w:rsidR="000A52B2">
        <w:rPr>
          <w:rFonts w:ascii="Times New Roman" w:eastAsiaTheme="minorEastAsia" w:hAnsi="Times New Roman" w:cs="Times New Roman"/>
          <w:lang w:val="es-MX" w:eastAsia="es-ES"/>
        </w:rPr>
        <w:t xml:space="preserve">a media a $15,000 para quien contaba </w:t>
      </w:r>
      <w:r w:rsidRPr="00A63DAC">
        <w:rPr>
          <w:rFonts w:ascii="Times New Roman" w:eastAsiaTheme="minorEastAsia" w:hAnsi="Times New Roman" w:cs="Times New Roman"/>
          <w:lang w:val="es-MX" w:eastAsia="es-ES"/>
        </w:rPr>
        <w:t>con 8 años de experiencia</w:t>
      </w:r>
      <w:r w:rsidR="000A52B2">
        <w:rPr>
          <w:rFonts w:ascii="Times New Roman" w:eastAsiaTheme="minorEastAsia" w:hAnsi="Times New Roman" w:cs="Times New Roman"/>
          <w:lang w:val="es-MX" w:eastAsia="es-ES"/>
        </w:rPr>
        <w:t xml:space="preserve"> o más. E</w:t>
      </w:r>
      <w:r w:rsidRPr="00A63DAC">
        <w:rPr>
          <w:rFonts w:ascii="Times New Roman" w:eastAsiaTheme="minorEastAsia" w:hAnsi="Times New Roman" w:cs="Times New Roman"/>
          <w:lang w:val="es-MX" w:eastAsia="es-ES"/>
        </w:rPr>
        <w:t xml:space="preserve">l salario promedio percibido por los profesionistas de diseño se encuentra muy por debajo de lo que perciben profesionistas </w:t>
      </w:r>
      <w:r w:rsidR="00D82119">
        <w:rPr>
          <w:rFonts w:ascii="Times New Roman" w:eastAsiaTheme="minorEastAsia" w:hAnsi="Times New Roman" w:cs="Times New Roman"/>
          <w:lang w:val="es-MX" w:eastAsia="es-ES"/>
        </w:rPr>
        <w:t>de otras áreas</w:t>
      </w:r>
      <w:r w:rsidRPr="00A63DAC">
        <w:rPr>
          <w:rFonts w:ascii="Times New Roman" w:eastAsiaTheme="minorEastAsia" w:hAnsi="Times New Roman" w:cs="Times New Roman"/>
          <w:lang w:val="es-MX" w:eastAsia="es-ES"/>
        </w:rPr>
        <w:t xml:space="preserve">, cuya formación es similar, </w:t>
      </w:r>
      <w:r w:rsidR="00FF43E5">
        <w:rPr>
          <w:rFonts w:ascii="Times New Roman" w:eastAsiaTheme="minorEastAsia" w:hAnsi="Times New Roman" w:cs="Times New Roman"/>
          <w:lang w:val="es-MX" w:eastAsia="es-ES"/>
        </w:rPr>
        <w:t>en relación a los años de estudio</w:t>
      </w:r>
      <w:r w:rsidRPr="00A63DAC">
        <w:rPr>
          <w:rFonts w:ascii="Times New Roman" w:eastAsiaTheme="minorEastAsia" w:hAnsi="Times New Roman" w:cs="Times New Roman"/>
          <w:lang w:val="es-MX" w:eastAsia="es-ES"/>
        </w:rPr>
        <w:t xml:space="preserve"> invertidos en </w:t>
      </w:r>
      <w:r w:rsidR="00FF43E5">
        <w:rPr>
          <w:rFonts w:ascii="Times New Roman" w:eastAsiaTheme="minorEastAsia" w:hAnsi="Times New Roman" w:cs="Times New Roman"/>
          <w:lang w:val="es-MX" w:eastAsia="es-ES"/>
        </w:rPr>
        <w:t xml:space="preserve">la </w:t>
      </w:r>
      <w:r w:rsidR="00375FC2">
        <w:rPr>
          <w:rFonts w:ascii="Times New Roman" w:eastAsiaTheme="minorEastAsia" w:hAnsi="Times New Roman" w:cs="Times New Roman"/>
          <w:lang w:val="es-MX" w:eastAsia="es-ES"/>
        </w:rPr>
        <w:t>preparación</w:t>
      </w:r>
      <w:r>
        <w:rPr>
          <w:rFonts w:ascii="Times New Roman" w:eastAsiaTheme="minorEastAsia" w:hAnsi="Times New Roman" w:cs="Times New Roman"/>
          <w:lang w:val="es-MX" w:eastAsia="es-ES"/>
        </w:rPr>
        <w:t xml:space="preserve"> acadé</w:t>
      </w:r>
      <w:r w:rsidRPr="00A63DAC">
        <w:rPr>
          <w:rFonts w:ascii="Times New Roman" w:eastAsiaTheme="minorEastAsia" w:hAnsi="Times New Roman" w:cs="Times New Roman"/>
          <w:lang w:val="es-MX" w:eastAsia="es-ES"/>
        </w:rPr>
        <w:t>mi</w:t>
      </w:r>
      <w:r>
        <w:rPr>
          <w:rFonts w:ascii="Times New Roman" w:eastAsiaTheme="minorEastAsia" w:hAnsi="Times New Roman" w:cs="Times New Roman"/>
          <w:lang w:val="es-MX" w:eastAsia="es-ES"/>
        </w:rPr>
        <w:t>c</w:t>
      </w:r>
      <w:r w:rsidRPr="00A63DAC">
        <w:rPr>
          <w:rFonts w:ascii="Times New Roman" w:eastAsiaTheme="minorEastAsia" w:hAnsi="Times New Roman" w:cs="Times New Roman"/>
          <w:lang w:val="es-MX" w:eastAsia="es-ES"/>
        </w:rPr>
        <w:t xml:space="preserve">a. </w:t>
      </w:r>
    </w:p>
    <w:p w14:paraId="096F54C8" w14:textId="77777777" w:rsidR="00A63DAC" w:rsidRDefault="00A63DAC" w:rsidP="00A63DAC">
      <w:pPr>
        <w:spacing w:line="360" w:lineRule="auto"/>
        <w:textAlignment w:val="baseline"/>
        <w:rPr>
          <w:rFonts w:ascii="Times New Roman" w:eastAsiaTheme="minorEastAsia" w:hAnsi="Times New Roman" w:cs="Times New Roman"/>
          <w:lang w:val="es-MX" w:eastAsia="es-ES"/>
        </w:rPr>
      </w:pPr>
    </w:p>
    <w:p w14:paraId="0F1434B5" w14:textId="3EDD2C36" w:rsidR="00A63DAC" w:rsidRDefault="00A63DAC" w:rsidP="00A63DAC">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En Aguascalientes</w:t>
      </w:r>
      <w:r w:rsidRPr="00A63DAC">
        <w:rPr>
          <w:rFonts w:ascii="Times New Roman" w:eastAsiaTheme="minorEastAsia" w:hAnsi="Times New Roman" w:cs="Times New Roman"/>
          <w:lang w:val="es-MX" w:eastAsia="es-ES"/>
        </w:rPr>
        <w:t xml:space="preserve"> </w:t>
      </w:r>
      <w:r w:rsidR="00EC2DD7">
        <w:rPr>
          <w:rFonts w:ascii="Times New Roman" w:eastAsiaTheme="minorEastAsia" w:hAnsi="Times New Roman" w:cs="Times New Roman"/>
          <w:lang w:val="es-MX" w:eastAsia="es-ES"/>
        </w:rPr>
        <w:t>l</w:t>
      </w:r>
      <w:r w:rsidR="00EC2DD7" w:rsidRPr="00EC2DD7">
        <w:rPr>
          <w:rFonts w:ascii="Times New Roman" w:eastAsiaTheme="minorEastAsia" w:hAnsi="Times New Roman" w:cs="Times New Roman"/>
          <w:lang w:val="es-MX" w:eastAsia="es-ES"/>
        </w:rPr>
        <w:t>a disparidad de percepciones acerca del valor de los se</w:t>
      </w:r>
      <w:r w:rsidR="00EC2DD7">
        <w:rPr>
          <w:rFonts w:ascii="Times New Roman" w:eastAsiaTheme="minorEastAsia" w:hAnsi="Times New Roman" w:cs="Times New Roman"/>
          <w:lang w:val="es-MX" w:eastAsia="es-ES"/>
        </w:rPr>
        <w:t xml:space="preserve">rvicios profesionales de diseño no es distinta, </w:t>
      </w:r>
      <w:r w:rsidR="001623CE">
        <w:rPr>
          <w:rFonts w:ascii="Times New Roman" w:eastAsiaTheme="minorEastAsia" w:hAnsi="Times New Roman" w:cs="Times New Roman"/>
          <w:lang w:val="es-MX" w:eastAsia="es-ES"/>
        </w:rPr>
        <w:t>se hace notar la importancia en el juego de las interrrelaciones entre perccepción y</w:t>
      </w:r>
      <w:r w:rsidR="00EC2DD7">
        <w:rPr>
          <w:rFonts w:ascii="Times New Roman" w:eastAsiaTheme="minorEastAsia" w:hAnsi="Times New Roman" w:cs="Times New Roman"/>
          <w:lang w:val="es-MX" w:eastAsia="es-ES"/>
        </w:rPr>
        <w:t xml:space="preserve"> representación</w:t>
      </w:r>
      <w:r w:rsidR="001623CE">
        <w:rPr>
          <w:rFonts w:ascii="Times New Roman" w:eastAsiaTheme="minorEastAsia" w:hAnsi="Times New Roman" w:cs="Times New Roman"/>
          <w:lang w:val="es-MX" w:eastAsia="es-ES"/>
        </w:rPr>
        <w:t xml:space="preserve"> que</w:t>
      </w:r>
      <w:r w:rsidR="00EC2DD7" w:rsidRPr="00EC2DD7">
        <w:rPr>
          <w:rFonts w:ascii="Times New Roman" w:eastAsiaTheme="minorEastAsia" w:hAnsi="Times New Roman" w:cs="Times New Roman"/>
          <w:lang w:val="es-MX" w:eastAsia="es-ES"/>
        </w:rPr>
        <w:t xml:space="preserve"> los distintos actores vinculados al ejercicio práctico de la dis</w:t>
      </w:r>
      <w:r w:rsidR="00EC2DD7">
        <w:rPr>
          <w:rFonts w:ascii="Times New Roman" w:eastAsiaTheme="minorEastAsia" w:hAnsi="Times New Roman" w:cs="Times New Roman"/>
          <w:lang w:val="es-MX" w:eastAsia="es-ES"/>
        </w:rPr>
        <w:t xml:space="preserve">ciplina </w:t>
      </w:r>
      <w:r w:rsidR="001623CE">
        <w:rPr>
          <w:rFonts w:ascii="Times New Roman" w:eastAsiaTheme="minorEastAsia" w:hAnsi="Times New Roman" w:cs="Times New Roman"/>
          <w:lang w:val="es-MX" w:eastAsia="es-ES"/>
        </w:rPr>
        <w:t>tienen</w:t>
      </w:r>
      <w:r w:rsidR="00EC2DD7">
        <w:rPr>
          <w:rFonts w:ascii="Times New Roman" w:eastAsiaTheme="minorEastAsia" w:hAnsi="Times New Roman" w:cs="Times New Roman"/>
          <w:lang w:val="es-MX" w:eastAsia="es-ES"/>
        </w:rPr>
        <w:t>, donde el</w:t>
      </w:r>
      <w:r w:rsidR="00EC2DD7" w:rsidRPr="00EC2DD7">
        <w:rPr>
          <w:rFonts w:ascii="Times New Roman" w:eastAsiaTheme="minorEastAsia" w:hAnsi="Times New Roman" w:cs="Times New Roman"/>
          <w:lang w:val="es-MX" w:eastAsia="es-ES"/>
        </w:rPr>
        <w:t xml:space="preserve"> reconocimiento de las necesidades comerciales de los clientes, de usuarios </w:t>
      </w:r>
      <w:r w:rsidR="00EC2DD7">
        <w:rPr>
          <w:rFonts w:ascii="Times New Roman" w:eastAsiaTheme="minorEastAsia" w:hAnsi="Times New Roman" w:cs="Times New Roman"/>
          <w:lang w:val="es-MX" w:eastAsia="es-ES"/>
        </w:rPr>
        <w:t>finales así como</w:t>
      </w:r>
      <w:r w:rsidR="00EC2DD7" w:rsidRPr="00EC2DD7">
        <w:rPr>
          <w:rFonts w:ascii="Times New Roman" w:eastAsiaTheme="minorEastAsia" w:hAnsi="Times New Roman" w:cs="Times New Roman"/>
          <w:lang w:val="es-MX" w:eastAsia="es-ES"/>
        </w:rPr>
        <w:t xml:space="preserve"> de </w:t>
      </w:r>
      <w:r w:rsidR="00EC2DD7">
        <w:rPr>
          <w:rFonts w:ascii="Times New Roman" w:eastAsiaTheme="minorEastAsia" w:hAnsi="Times New Roman" w:cs="Times New Roman"/>
          <w:lang w:val="es-MX" w:eastAsia="es-ES"/>
        </w:rPr>
        <w:t>los</w:t>
      </w:r>
      <w:r w:rsidR="001623CE">
        <w:rPr>
          <w:rFonts w:ascii="Times New Roman" w:eastAsiaTheme="minorEastAsia" w:hAnsi="Times New Roman" w:cs="Times New Roman"/>
          <w:lang w:val="es-MX" w:eastAsia="es-ES"/>
        </w:rPr>
        <w:t xml:space="preserve"> propios</w:t>
      </w:r>
      <w:r w:rsidR="00EC2DD7">
        <w:rPr>
          <w:rFonts w:ascii="Times New Roman" w:eastAsiaTheme="minorEastAsia" w:hAnsi="Times New Roman" w:cs="Times New Roman"/>
          <w:lang w:val="es-MX" w:eastAsia="es-ES"/>
        </w:rPr>
        <w:t xml:space="preserve"> diseñadores </w:t>
      </w:r>
      <w:r w:rsidR="00D82119">
        <w:rPr>
          <w:rFonts w:ascii="Times New Roman" w:eastAsiaTheme="minorEastAsia" w:hAnsi="Times New Roman" w:cs="Times New Roman"/>
          <w:lang w:val="es-MX" w:eastAsia="es-ES"/>
        </w:rPr>
        <w:t>limitan con frecuencia</w:t>
      </w:r>
      <w:r w:rsidR="00EC2DD7">
        <w:rPr>
          <w:rFonts w:ascii="Times New Roman" w:eastAsiaTheme="minorEastAsia" w:hAnsi="Times New Roman" w:cs="Times New Roman"/>
          <w:lang w:val="es-MX" w:eastAsia="es-ES"/>
        </w:rPr>
        <w:t xml:space="preserve"> el </w:t>
      </w:r>
      <w:r w:rsidR="001623CE">
        <w:rPr>
          <w:rFonts w:ascii="Times New Roman" w:eastAsiaTheme="minorEastAsia" w:hAnsi="Times New Roman" w:cs="Times New Roman"/>
          <w:lang w:val="es-MX" w:eastAsia="es-ES"/>
        </w:rPr>
        <w:t xml:space="preserve">potencial </w:t>
      </w:r>
      <w:r w:rsidR="00EC2DD7">
        <w:rPr>
          <w:rFonts w:ascii="Times New Roman" w:eastAsiaTheme="minorEastAsia" w:hAnsi="Times New Roman" w:cs="Times New Roman"/>
          <w:lang w:val="es-MX" w:eastAsia="es-ES"/>
        </w:rPr>
        <w:t xml:space="preserve">del </w:t>
      </w:r>
      <w:r w:rsidR="00D82119">
        <w:rPr>
          <w:rFonts w:ascii="Times New Roman" w:eastAsiaTheme="minorEastAsia" w:hAnsi="Times New Roman" w:cs="Times New Roman"/>
          <w:lang w:val="es-MX" w:eastAsia="es-ES"/>
        </w:rPr>
        <w:t>ejercicio del diseño desde</w:t>
      </w:r>
      <w:r w:rsidR="00EC2DD7">
        <w:rPr>
          <w:rFonts w:ascii="Times New Roman" w:eastAsiaTheme="minorEastAsia" w:hAnsi="Times New Roman" w:cs="Times New Roman"/>
          <w:lang w:val="es-MX" w:eastAsia="es-ES"/>
        </w:rPr>
        <w:t xml:space="preserve"> la gestión estratégica. En dicho sentido a</w:t>
      </w:r>
      <w:r w:rsidR="00EC2DD7" w:rsidRPr="00EC2DD7">
        <w:rPr>
          <w:rFonts w:ascii="Times New Roman" w:eastAsiaTheme="minorEastAsia" w:hAnsi="Times New Roman" w:cs="Times New Roman"/>
          <w:lang w:val="es-MX" w:eastAsia="es-ES"/>
        </w:rPr>
        <w:t>unque los profesionistas del área busquen satisfacer necesidades comerciales de comunicación visual de sus clientes</w:t>
      </w:r>
      <w:r w:rsidR="00EC2DD7">
        <w:rPr>
          <w:rFonts w:ascii="Times New Roman" w:eastAsiaTheme="minorEastAsia" w:hAnsi="Times New Roman" w:cs="Times New Roman"/>
          <w:lang w:val="es-MX" w:eastAsia="es-ES"/>
        </w:rPr>
        <w:t xml:space="preserve"> en el caso del diseño gráfico</w:t>
      </w:r>
      <w:r w:rsidR="00EC2DD7" w:rsidRPr="00EC2DD7">
        <w:rPr>
          <w:rFonts w:ascii="Times New Roman" w:eastAsiaTheme="minorEastAsia" w:hAnsi="Times New Roman" w:cs="Times New Roman"/>
          <w:lang w:val="es-MX" w:eastAsia="es-ES"/>
        </w:rPr>
        <w:t xml:space="preserve">, si no conocen o participan en fijar </w:t>
      </w:r>
      <w:r w:rsidR="00D82119">
        <w:rPr>
          <w:rFonts w:ascii="Times New Roman" w:eastAsiaTheme="minorEastAsia" w:hAnsi="Times New Roman" w:cs="Times New Roman"/>
          <w:lang w:val="es-MX" w:eastAsia="es-ES"/>
        </w:rPr>
        <w:t xml:space="preserve">los </w:t>
      </w:r>
      <w:r w:rsidR="00EC2DD7" w:rsidRPr="00EC2DD7">
        <w:rPr>
          <w:rFonts w:ascii="Times New Roman" w:eastAsiaTheme="minorEastAsia" w:hAnsi="Times New Roman" w:cs="Times New Roman"/>
          <w:lang w:val="es-MX" w:eastAsia="es-ES"/>
        </w:rPr>
        <w:t>objetivos</w:t>
      </w:r>
      <w:r w:rsidR="001623CE">
        <w:rPr>
          <w:rFonts w:ascii="Times New Roman" w:eastAsiaTheme="minorEastAsia" w:hAnsi="Times New Roman" w:cs="Times New Roman"/>
          <w:lang w:val="es-MX" w:eastAsia="es-ES"/>
        </w:rPr>
        <w:t xml:space="preserve"> de comunicación para la empresa</w:t>
      </w:r>
      <w:r w:rsidR="006D7879">
        <w:rPr>
          <w:rFonts w:ascii="Times New Roman" w:eastAsiaTheme="minorEastAsia" w:hAnsi="Times New Roman" w:cs="Times New Roman"/>
          <w:lang w:val="es-MX" w:eastAsia="es-ES"/>
        </w:rPr>
        <w:t xml:space="preserve"> pierden efectividad dificultando </w:t>
      </w:r>
      <w:r w:rsidR="00D82119">
        <w:rPr>
          <w:rFonts w:ascii="Times New Roman" w:eastAsiaTheme="minorEastAsia" w:hAnsi="Times New Roman" w:cs="Times New Roman"/>
          <w:lang w:val="es-MX" w:eastAsia="es-ES"/>
        </w:rPr>
        <w:t>evaluar el impacto</w:t>
      </w:r>
      <w:r w:rsidR="001623CE">
        <w:rPr>
          <w:rFonts w:ascii="Times New Roman" w:eastAsiaTheme="minorEastAsia" w:hAnsi="Times New Roman" w:cs="Times New Roman"/>
          <w:lang w:val="es-MX" w:eastAsia="es-ES"/>
        </w:rPr>
        <w:t>, pues</w:t>
      </w:r>
      <w:r w:rsidR="00EC2DD7" w:rsidRPr="00EC2DD7">
        <w:rPr>
          <w:rFonts w:ascii="Times New Roman" w:eastAsiaTheme="minorEastAsia" w:hAnsi="Times New Roman" w:cs="Times New Roman"/>
          <w:lang w:val="es-MX" w:eastAsia="es-ES"/>
        </w:rPr>
        <w:t xml:space="preserve"> su</w:t>
      </w:r>
      <w:r w:rsidR="006D7879">
        <w:rPr>
          <w:rFonts w:ascii="Times New Roman" w:eastAsiaTheme="minorEastAsia" w:hAnsi="Times New Roman" w:cs="Times New Roman"/>
          <w:lang w:val="es-MX" w:eastAsia="es-ES"/>
        </w:rPr>
        <w:t>s funciones están</w:t>
      </w:r>
      <w:r w:rsidR="00EC2DD7" w:rsidRPr="00EC2DD7">
        <w:rPr>
          <w:rFonts w:ascii="Times New Roman" w:eastAsiaTheme="minorEastAsia" w:hAnsi="Times New Roman" w:cs="Times New Roman"/>
          <w:lang w:val="es-MX" w:eastAsia="es-ES"/>
        </w:rPr>
        <w:t xml:space="preserve"> re</w:t>
      </w:r>
      <w:r w:rsidR="006D7879">
        <w:rPr>
          <w:rFonts w:ascii="Times New Roman" w:eastAsiaTheme="minorEastAsia" w:hAnsi="Times New Roman" w:cs="Times New Roman"/>
          <w:lang w:val="es-MX" w:eastAsia="es-ES"/>
        </w:rPr>
        <w:t>ducidas o limitadas</w:t>
      </w:r>
      <w:r w:rsidR="00EC2DD7">
        <w:rPr>
          <w:rFonts w:ascii="Times New Roman" w:eastAsiaTheme="minorEastAsia" w:hAnsi="Times New Roman" w:cs="Times New Roman"/>
          <w:lang w:val="es-MX" w:eastAsia="es-ES"/>
        </w:rPr>
        <w:t>.</w:t>
      </w:r>
    </w:p>
    <w:p w14:paraId="55BB945F" w14:textId="77777777" w:rsidR="00EC2DD7" w:rsidRDefault="00EC2DD7" w:rsidP="00A63DAC">
      <w:pPr>
        <w:spacing w:line="360" w:lineRule="auto"/>
        <w:textAlignment w:val="baseline"/>
        <w:rPr>
          <w:rFonts w:ascii="Times New Roman" w:eastAsiaTheme="minorEastAsia" w:hAnsi="Times New Roman" w:cs="Times New Roman"/>
          <w:lang w:val="es-MX" w:eastAsia="es-ES"/>
        </w:rPr>
      </w:pPr>
    </w:p>
    <w:p w14:paraId="1837DB41" w14:textId="08FEA576" w:rsidR="00EC2DD7" w:rsidRDefault="00EC2DD7" w:rsidP="00A63DAC">
      <w:pPr>
        <w:spacing w:line="360" w:lineRule="auto"/>
        <w:textAlignment w:val="baseline"/>
        <w:rPr>
          <w:rFonts w:ascii="Times New Roman" w:eastAsiaTheme="minorEastAsia" w:hAnsi="Times New Roman" w:cs="Times New Roman"/>
          <w:lang w:val="es-MX" w:eastAsia="es-ES"/>
        </w:rPr>
      </w:pPr>
      <w:r w:rsidRPr="00EC2DD7">
        <w:rPr>
          <w:rFonts w:ascii="Times New Roman" w:eastAsiaTheme="minorEastAsia" w:hAnsi="Times New Roman" w:cs="Times New Roman"/>
          <w:lang w:val="es-MX" w:eastAsia="es-ES"/>
        </w:rPr>
        <w:t>Comprender el diseño como engranaje, de un entorno complejo, según Sasaki</w:t>
      </w:r>
      <w:r w:rsidR="00F011E4">
        <w:rPr>
          <w:rFonts w:ascii="Times New Roman" w:eastAsiaTheme="minorEastAsia" w:hAnsi="Times New Roman" w:cs="Times New Roman"/>
          <w:lang w:val="es-MX" w:eastAsia="es-ES"/>
        </w:rPr>
        <w:t xml:space="preserve"> (2010)</w:t>
      </w:r>
      <w:r w:rsidRPr="00EC2DD7">
        <w:rPr>
          <w:rFonts w:ascii="Times New Roman" w:eastAsiaTheme="minorEastAsia" w:hAnsi="Times New Roman" w:cs="Times New Roman"/>
          <w:lang w:val="es-MX" w:eastAsia="es-ES"/>
        </w:rPr>
        <w:t>, en que se reúnen e interactúan factores endógenos y exógenos a los organismos con los que se colabora, así como los objetivos e intereses de clientes y usuarios, exige de los profesionistas en diseño una alta capacidad crítica y reflexiva, que logra</w:t>
      </w:r>
      <w:r w:rsidR="00242F78">
        <w:rPr>
          <w:rFonts w:ascii="Times New Roman" w:eastAsiaTheme="minorEastAsia" w:hAnsi="Times New Roman" w:cs="Times New Roman"/>
          <w:lang w:val="es-MX" w:eastAsia="es-ES"/>
        </w:rPr>
        <w:t>rá</w:t>
      </w:r>
      <w:r w:rsidRPr="00EC2DD7">
        <w:rPr>
          <w:rFonts w:ascii="Times New Roman" w:eastAsiaTheme="minorEastAsia" w:hAnsi="Times New Roman" w:cs="Times New Roman"/>
          <w:lang w:val="es-MX" w:eastAsia="es-ES"/>
        </w:rPr>
        <w:t xml:space="preserve"> su recompensa</w:t>
      </w:r>
      <w:r w:rsidR="006D7879">
        <w:rPr>
          <w:rFonts w:ascii="Times New Roman" w:eastAsiaTheme="minorEastAsia" w:hAnsi="Times New Roman" w:cs="Times New Roman"/>
          <w:lang w:val="es-MX" w:eastAsia="es-ES"/>
        </w:rPr>
        <w:t xml:space="preserve"> si se logra transmitir el potencial del ejercicio para el campo empresarial</w:t>
      </w:r>
      <w:r w:rsidR="00242F78">
        <w:rPr>
          <w:rFonts w:ascii="Times New Roman" w:eastAsiaTheme="minorEastAsia" w:hAnsi="Times New Roman" w:cs="Times New Roman"/>
          <w:lang w:val="es-MX" w:eastAsia="es-ES"/>
        </w:rPr>
        <w:t xml:space="preserve"> como </w:t>
      </w:r>
      <w:r w:rsidR="006D7879">
        <w:rPr>
          <w:rFonts w:ascii="Times New Roman" w:eastAsiaTheme="minorEastAsia" w:hAnsi="Times New Roman" w:cs="Times New Roman"/>
          <w:lang w:val="es-MX" w:eastAsia="es-ES"/>
        </w:rPr>
        <w:t xml:space="preserve">muestran </w:t>
      </w:r>
      <w:r w:rsidR="00242F78">
        <w:rPr>
          <w:rFonts w:ascii="Times New Roman" w:eastAsiaTheme="minorEastAsia" w:hAnsi="Times New Roman" w:cs="Times New Roman"/>
          <w:lang w:val="es-MX" w:eastAsia="es-ES"/>
        </w:rPr>
        <w:t>lo</w:t>
      </w:r>
      <w:r w:rsidR="006D7879">
        <w:rPr>
          <w:rFonts w:ascii="Times New Roman" w:eastAsiaTheme="minorEastAsia" w:hAnsi="Times New Roman" w:cs="Times New Roman"/>
          <w:lang w:val="es-MX" w:eastAsia="es-ES"/>
        </w:rPr>
        <w:t xml:space="preserve">s estudios en otros países, </w:t>
      </w:r>
      <w:r w:rsidRPr="00EC2DD7">
        <w:rPr>
          <w:rFonts w:ascii="Times New Roman" w:eastAsiaTheme="minorEastAsia" w:hAnsi="Times New Roman" w:cs="Times New Roman"/>
          <w:lang w:val="es-MX" w:eastAsia="es-ES"/>
        </w:rPr>
        <w:t>el reconoc</w:t>
      </w:r>
      <w:r w:rsidR="006D7879">
        <w:rPr>
          <w:rFonts w:ascii="Times New Roman" w:eastAsiaTheme="minorEastAsia" w:hAnsi="Times New Roman" w:cs="Times New Roman"/>
          <w:lang w:val="es-MX" w:eastAsia="es-ES"/>
        </w:rPr>
        <w:t>imiento descansa en la pertinencia de la gestión</w:t>
      </w:r>
      <w:r w:rsidR="00242F78">
        <w:rPr>
          <w:rFonts w:ascii="Times New Roman" w:eastAsiaTheme="minorEastAsia" w:hAnsi="Times New Roman" w:cs="Times New Roman"/>
          <w:lang w:val="es-MX" w:eastAsia="es-ES"/>
        </w:rPr>
        <w:t xml:space="preserve"> como</w:t>
      </w:r>
      <w:r>
        <w:rPr>
          <w:rFonts w:ascii="Times New Roman" w:eastAsiaTheme="minorEastAsia" w:hAnsi="Times New Roman" w:cs="Times New Roman"/>
          <w:lang w:val="es-MX" w:eastAsia="es-ES"/>
        </w:rPr>
        <w:t xml:space="preserve"> </w:t>
      </w:r>
      <w:r w:rsidRPr="00EC2DD7">
        <w:rPr>
          <w:rFonts w:ascii="Times New Roman" w:eastAsiaTheme="minorEastAsia" w:hAnsi="Times New Roman" w:cs="Times New Roman"/>
          <w:lang w:val="es-MX" w:eastAsia="es-ES"/>
        </w:rPr>
        <w:t xml:space="preserve">herramienta </w:t>
      </w:r>
      <w:r>
        <w:rPr>
          <w:rFonts w:ascii="Times New Roman" w:eastAsiaTheme="minorEastAsia" w:hAnsi="Times New Roman" w:cs="Times New Roman"/>
          <w:lang w:val="es-MX" w:eastAsia="es-ES"/>
        </w:rPr>
        <w:t xml:space="preserve">competitiva </w:t>
      </w:r>
      <w:r w:rsidR="00242F78">
        <w:rPr>
          <w:rFonts w:ascii="Times New Roman" w:eastAsiaTheme="minorEastAsia" w:hAnsi="Times New Roman" w:cs="Times New Roman"/>
          <w:lang w:val="es-MX" w:eastAsia="es-ES"/>
        </w:rPr>
        <w:t>para</w:t>
      </w:r>
      <w:r w:rsidRPr="00EC2DD7">
        <w:rPr>
          <w:rFonts w:ascii="Times New Roman" w:eastAsiaTheme="minorEastAsia" w:hAnsi="Times New Roman" w:cs="Times New Roman"/>
          <w:lang w:val="es-MX" w:eastAsia="es-ES"/>
        </w:rPr>
        <w:t xml:space="preserve"> la construcción de</w:t>
      </w:r>
      <w:r w:rsidR="00242F78">
        <w:rPr>
          <w:rFonts w:ascii="Times New Roman" w:eastAsiaTheme="minorEastAsia" w:hAnsi="Times New Roman" w:cs="Times New Roman"/>
          <w:lang w:val="es-MX" w:eastAsia="es-ES"/>
        </w:rPr>
        <w:t xml:space="preserve"> valor de empresas y organismos diversos.</w:t>
      </w:r>
    </w:p>
    <w:p w14:paraId="6A90E95C" w14:textId="77777777" w:rsidR="00F011E4" w:rsidRDefault="00F011E4" w:rsidP="00A63DAC">
      <w:pPr>
        <w:spacing w:line="360" w:lineRule="auto"/>
        <w:textAlignment w:val="baseline"/>
        <w:rPr>
          <w:rFonts w:ascii="Times New Roman" w:eastAsiaTheme="minorEastAsia" w:hAnsi="Times New Roman" w:cs="Times New Roman"/>
          <w:lang w:val="es-MX" w:eastAsia="es-ES"/>
        </w:rPr>
      </w:pPr>
    </w:p>
    <w:p w14:paraId="484A44C5" w14:textId="01955D3F" w:rsidR="00F011E4" w:rsidRDefault="00F011E4" w:rsidP="00F011E4">
      <w:pPr>
        <w:spacing w:line="360" w:lineRule="auto"/>
        <w:textAlignment w:val="baseline"/>
        <w:rPr>
          <w:rFonts w:ascii="Times New Roman" w:eastAsiaTheme="minorEastAsia" w:hAnsi="Times New Roman" w:cs="Times New Roman"/>
          <w:lang w:val="es-MX" w:eastAsia="es-ES"/>
        </w:rPr>
      </w:pPr>
      <w:r w:rsidRPr="00F011E4">
        <w:rPr>
          <w:rFonts w:ascii="Times New Roman" w:eastAsiaTheme="minorEastAsia" w:hAnsi="Times New Roman" w:cs="Times New Roman"/>
          <w:lang w:val="es-MX" w:eastAsia="es-ES"/>
        </w:rPr>
        <w:t xml:space="preserve">De acuerdo con los datos arrojados de los últimos 4 años por el estudio de Desempeño de Egresados del Departamento de Estadistica Institucional de la Universidad Autónoma de </w:t>
      </w:r>
      <w:r w:rsidRPr="00F011E4">
        <w:rPr>
          <w:rFonts w:ascii="Times New Roman" w:eastAsiaTheme="minorEastAsia" w:hAnsi="Times New Roman" w:cs="Times New Roman"/>
          <w:lang w:val="es-MX" w:eastAsia="es-ES"/>
        </w:rPr>
        <w:lastRenderedPageBreak/>
        <w:t>Aguascalientes</w:t>
      </w:r>
      <w:r>
        <w:rPr>
          <w:rFonts w:ascii="Times New Roman" w:eastAsiaTheme="minorEastAsia" w:hAnsi="Times New Roman" w:cs="Times New Roman"/>
          <w:lang w:val="es-MX" w:eastAsia="es-ES"/>
        </w:rPr>
        <w:t xml:space="preserve"> (2017)</w:t>
      </w:r>
      <w:r w:rsidRPr="00F011E4">
        <w:rPr>
          <w:rFonts w:ascii="Times New Roman" w:eastAsiaTheme="minorEastAsia" w:hAnsi="Times New Roman" w:cs="Times New Roman"/>
          <w:lang w:val="es-MX" w:eastAsia="es-ES"/>
        </w:rPr>
        <w:t>, y que se aplica a los dos años del egreso generacional; 80.6% de los egresados tardó menos de seis meses en conseguir empleo, mientras que; 11.97% tardó de seis meses a un año; 4.48% de uno a dos a</w:t>
      </w:r>
      <w:r w:rsidR="00B07051">
        <w:rPr>
          <w:rFonts w:ascii="Times New Roman" w:eastAsiaTheme="minorEastAsia" w:hAnsi="Times New Roman" w:cs="Times New Roman"/>
          <w:lang w:val="es-MX" w:eastAsia="es-ES"/>
        </w:rPr>
        <w:t>ños, dando como resultado que</w:t>
      </w:r>
      <w:r w:rsidRPr="00F011E4">
        <w:rPr>
          <w:rFonts w:ascii="Times New Roman" w:eastAsiaTheme="minorEastAsia" w:hAnsi="Times New Roman" w:cs="Times New Roman"/>
          <w:lang w:val="es-MX" w:eastAsia="es-ES"/>
        </w:rPr>
        <w:t xml:space="preserve"> 90.3% de los egresados del programa se encuentra realizando actividades laborales. A pesar </w:t>
      </w:r>
      <w:r w:rsidR="00B07051">
        <w:rPr>
          <w:rFonts w:ascii="Times New Roman" w:eastAsiaTheme="minorEastAsia" w:hAnsi="Times New Roman" w:cs="Times New Roman"/>
          <w:lang w:val="es-MX" w:eastAsia="es-ES"/>
        </w:rPr>
        <w:t>de la</w:t>
      </w:r>
      <w:r w:rsidRPr="00F011E4">
        <w:rPr>
          <w:rFonts w:ascii="Times New Roman" w:eastAsiaTheme="minorEastAsia" w:hAnsi="Times New Roman" w:cs="Times New Roman"/>
          <w:lang w:val="es-MX" w:eastAsia="es-ES"/>
        </w:rPr>
        <w:t xml:space="preserve"> éxito</w:t>
      </w:r>
      <w:r w:rsidR="00B07051">
        <w:rPr>
          <w:rFonts w:ascii="Times New Roman" w:eastAsiaTheme="minorEastAsia" w:hAnsi="Times New Roman" w:cs="Times New Roman"/>
          <w:lang w:val="es-MX" w:eastAsia="es-ES"/>
        </w:rPr>
        <w:t>sa</w:t>
      </w:r>
      <w:r w:rsidRPr="00F011E4">
        <w:rPr>
          <w:rFonts w:ascii="Times New Roman" w:eastAsiaTheme="minorEastAsia" w:hAnsi="Times New Roman" w:cs="Times New Roman"/>
          <w:lang w:val="es-MX" w:eastAsia="es-ES"/>
        </w:rPr>
        <w:t xml:space="preserve"> inserción laboral </w:t>
      </w:r>
      <w:r w:rsidR="00B07051">
        <w:rPr>
          <w:rFonts w:ascii="Times New Roman" w:eastAsiaTheme="minorEastAsia" w:hAnsi="Times New Roman" w:cs="Times New Roman"/>
          <w:lang w:val="es-MX" w:eastAsia="es-ES"/>
        </w:rPr>
        <w:t xml:space="preserve">en un periodo corto </w:t>
      </w:r>
      <w:r w:rsidRPr="00F011E4">
        <w:rPr>
          <w:rFonts w:ascii="Times New Roman" w:eastAsiaTheme="minorEastAsia" w:hAnsi="Times New Roman" w:cs="Times New Roman"/>
          <w:lang w:val="es-MX" w:eastAsia="es-ES"/>
        </w:rPr>
        <w:t>de los egresados</w:t>
      </w:r>
      <w:r w:rsidR="00B07051">
        <w:rPr>
          <w:rFonts w:ascii="Times New Roman" w:eastAsiaTheme="minorEastAsia" w:hAnsi="Times New Roman" w:cs="Times New Roman"/>
          <w:lang w:val="es-MX" w:eastAsia="es-ES"/>
        </w:rPr>
        <w:t>,</w:t>
      </w:r>
      <w:r w:rsidRPr="00F011E4">
        <w:rPr>
          <w:rFonts w:ascii="Times New Roman" w:eastAsiaTheme="minorEastAsia" w:hAnsi="Times New Roman" w:cs="Times New Roman"/>
          <w:lang w:val="es-MX" w:eastAsia="es-ES"/>
        </w:rPr>
        <w:t xml:space="preserve"> el mismo estudio señala que 76% </w:t>
      </w:r>
      <w:r w:rsidR="00B07051">
        <w:rPr>
          <w:rFonts w:ascii="Times New Roman" w:eastAsiaTheme="minorEastAsia" w:hAnsi="Times New Roman" w:cs="Times New Roman"/>
          <w:lang w:val="es-MX" w:eastAsia="es-ES"/>
        </w:rPr>
        <w:t xml:space="preserve"> trabaja en el rol de empleado</w:t>
      </w:r>
      <w:r w:rsidRPr="00F011E4">
        <w:rPr>
          <w:rFonts w:ascii="Times New Roman" w:eastAsiaTheme="minorEastAsia" w:hAnsi="Times New Roman" w:cs="Times New Roman"/>
          <w:lang w:val="es-MX" w:eastAsia="es-ES"/>
        </w:rPr>
        <w:t xml:space="preserve">, mientras que solo 24% son propietarios o socios en el lugar que laboran. Si bien los </w:t>
      </w:r>
      <w:r w:rsidR="00B07051">
        <w:rPr>
          <w:rFonts w:ascii="Times New Roman" w:eastAsiaTheme="minorEastAsia" w:hAnsi="Times New Roman" w:cs="Times New Roman"/>
          <w:lang w:val="es-MX" w:eastAsia="es-ES"/>
        </w:rPr>
        <w:t xml:space="preserve">resultados </w:t>
      </w:r>
      <w:r w:rsidRPr="00F011E4">
        <w:rPr>
          <w:rFonts w:ascii="Times New Roman" w:eastAsiaTheme="minorEastAsia" w:hAnsi="Times New Roman" w:cs="Times New Roman"/>
          <w:lang w:val="es-MX" w:eastAsia="es-ES"/>
        </w:rPr>
        <w:t>muestran que la mayoría de los egresados encuentran empleo, también se puede notar que el rol de desempeño profesional de l</w:t>
      </w:r>
      <w:r w:rsidR="00B07051">
        <w:rPr>
          <w:rFonts w:ascii="Times New Roman" w:eastAsiaTheme="minorEastAsia" w:hAnsi="Times New Roman" w:cs="Times New Roman"/>
          <w:lang w:val="es-MX" w:eastAsia="es-ES"/>
        </w:rPr>
        <w:t>os egresados sigue limitando el posible impacto de su desempeño para posibles intervenciones desde la gestión del diseño</w:t>
      </w:r>
      <w:r w:rsidR="00312F1D">
        <w:rPr>
          <w:rFonts w:ascii="Times New Roman" w:eastAsiaTheme="minorEastAsia" w:hAnsi="Times New Roman" w:cs="Times New Roman"/>
          <w:lang w:val="es-MX" w:eastAsia="es-ES"/>
        </w:rPr>
        <w:t>.</w:t>
      </w:r>
      <w:r w:rsidR="00553B87">
        <w:rPr>
          <w:rFonts w:ascii="Times New Roman" w:eastAsiaTheme="minorEastAsia" w:hAnsi="Times New Roman" w:cs="Times New Roman"/>
          <w:lang w:val="es-MX" w:eastAsia="es-ES"/>
        </w:rPr>
        <w:t xml:space="preserve"> De manera general</w:t>
      </w:r>
      <w:r w:rsidRPr="00F011E4">
        <w:rPr>
          <w:rFonts w:ascii="Times New Roman" w:eastAsiaTheme="minorEastAsia" w:hAnsi="Times New Roman" w:cs="Times New Roman"/>
          <w:lang w:val="es-MX" w:eastAsia="es-ES"/>
        </w:rPr>
        <w:t xml:space="preserve"> 73% de los egresados tiene puestos que dependen del mando y supervisión de alguien más, mientras que solo 20% ocupa puestos directivos que posibiliten la toma de decisiones e implementación de estrategias más complejas.</w:t>
      </w:r>
    </w:p>
    <w:p w14:paraId="28877AB3" w14:textId="77777777" w:rsidR="00553B87" w:rsidRDefault="00553B87" w:rsidP="00F011E4">
      <w:pPr>
        <w:spacing w:line="360" w:lineRule="auto"/>
        <w:textAlignment w:val="baseline"/>
        <w:rPr>
          <w:rFonts w:ascii="Times New Roman" w:eastAsiaTheme="minorEastAsia" w:hAnsi="Times New Roman" w:cs="Times New Roman"/>
          <w:lang w:val="es-MX" w:eastAsia="es-ES"/>
        </w:rPr>
      </w:pPr>
    </w:p>
    <w:p w14:paraId="34241B42" w14:textId="1E21A431" w:rsidR="00BD514E" w:rsidRPr="007D186F" w:rsidRDefault="00553B87" w:rsidP="000B238A">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 xml:space="preserve">Se conoce </w:t>
      </w:r>
      <w:r w:rsidR="004F13C7">
        <w:rPr>
          <w:rFonts w:ascii="Times New Roman" w:eastAsiaTheme="minorEastAsia" w:hAnsi="Times New Roman" w:cs="Times New Roman"/>
          <w:lang w:val="es-MX" w:eastAsia="es-ES"/>
        </w:rPr>
        <w:t xml:space="preserve">sin datos cuantitativos </w:t>
      </w:r>
      <w:r>
        <w:rPr>
          <w:rFonts w:ascii="Times New Roman" w:eastAsiaTheme="minorEastAsia" w:hAnsi="Times New Roman" w:cs="Times New Roman"/>
          <w:lang w:val="es-MX" w:eastAsia="es-ES"/>
        </w:rPr>
        <w:t xml:space="preserve">que el desempeño y el salario de los egresados que ocupan puestos directivos es competitivo al de profesionistas de otras áreas, se identifican también aunque en menor frecuencia casos en los que los egresados con roles ejecutivos son </w:t>
      </w:r>
      <w:r w:rsidR="004F13C7">
        <w:rPr>
          <w:rFonts w:ascii="Times New Roman" w:eastAsiaTheme="minorEastAsia" w:hAnsi="Times New Roman" w:cs="Times New Roman"/>
          <w:lang w:val="es-MX" w:eastAsia="es-ES"/>
        </w:rPr>
        <w:t xml:space="preserve">al tiempo </w:t>
      </w:r>
      <w:r>
        <w:rPr>
          <w:rFonts w:ascii="Times New Roman" w:eastAsiaTheme="minorEastAsia" w:hAnsi="Times New Roman" w:cs="Times New Roman"/>
          <w:lang w:val="es-MX" w:eastAsia="es-ES"/>
        </w:rPr>
        <w:t>invitados a participar como socios de las agencias en las que se desempeñan profesionalmente,</w:t>
      </w:r>
      <w:r w:rsidR="004F13C7">
        <w:rPr>
          <w:rFonts w:ascii="Times New Roman" w:eastAsiaTheme="minorEastAsia" w:hAnsi="Times New Roman" w:cs="Times New Roman"/>
          <w:lang w:val="es-MX" w:eastAsia="es-ES"/>
        </w:rPr>
        <w:t xml:space="preserve"> c</w:t>
      </w:r>
      <w:r w:rsidR="00122DB6">
        <w:rPr>
          <w:rFonts w:ascii="Times New Roman" w:eastAsiaTheme="minorEastAsia" w:hAnsi="Times New Roman" w:cs="Times New Roman"/>
          <w:lang w:val="es-MX" w:eastAsia="es-ES"/>
        </w:rPr>
        <w:t>uando les ha sido posible tomar el control de proyectos diversos.</w:t>
      </w:r>
      <w:r>
        <w:rPr>
          <w:rFonts w:ascii="Times New Roman" w:eastAsiaTheme="minorEastAsia" w:hAnsi="Times New Roman" w:cs="Times New Roman"/>
          <w:lang w:val="es-MX" w:eastAsia="es-ES"/>
        </w:rPr>
        <w:t xml:space="preserve"> </w:t>
      </w:r>
      <w:r w:rsidR="00122DB6">
        <w:rPr>
          <w:rFonts w:ascii="Times New Roman" w:eastAsiaTheme="minorEastAsia" w:hAnsi="Times New Roman" w:cs="Times New Roman"/>
          <w:lang w:val="es-MX" w:eastAsia="es-ES"/>
        </w:rPr>
        <w:t>Esto favorece la integración del ejercicio de gestión del diseño</w:t>
      </w:r>
      <w:r>
        <w:rPr>
          <w:rFonts w:ascii="Times New Roman" w:eastAsiaTheme="minorEastAsia" w:hAnsi="Times New Roman" w:cs="Times New Roman"/>
          <w:lang w:val="es-MX" w:eastAsia="es-ES"/>
        </w:rPr>
        <w:t>. Las competencias que el gestor diseñador debe desarrollar apuntan entre otras al ejer</w:t>
      </w:r>
      <w:r w:rsidR="00122DB6">
        <w:rPr>
          <w:rFonts w:ascii="Times New Roman" w:eastAsiaTheme="minorEastAsia" w:hAnsi="Times New Roman" w:cs="Times New Roman"/>
          <w:lang w:val="es-MX" w:eastAsia="es-ES"/>
        </w:rPr>
        <w:t>cicio del pensamiento crítico,</w:t>
      </w:r>
      <w:r>
        <w:rPr>
          <w:rFonts w:ascii="Times New Roman" w:eastAsiaTheme="minorEastAsia" w:hAnsi="Times New Roman" w:cs="Times New Roman"/>
          <w:lang w:val="es-MX" w:eastAsia="es-ES"/>
        </w:rPr>
        <w:t xml:space="preserve"> la capacidad de poder vincu</w:t>
      </w:r>
      <w:r w:rsidR="00122DB6">
        <w:rPr>
          <w:rFonts w:ascii="Times New Roman" w:eastAsiaTheme="minorEastAsia" w:hAnsi="Times New Roman" w:cs="Times New Roman"/>
          <w:lang w:val="es-MX" w:eastAsia="es-ES"/>
        </w:rPr>
        <w:t xml:space="preserve">lar o conectar conocimientos </w:t>
      </w:r>
      <w:r>
        <w:rPr>
          <w:rFonts w:ascii="Times New Roman" w:eastAsiaTheme="minorEastAsia" w:hAnsi="Times New Roman" w:cs="Times New Roman"/>
          <w:lang w:val="es-MX" w:eastAsia="es-ES"/>
        </w:rPr>
        <w:t xml:space="preserve">con el entorno, estar informado </w:t>
      </w:r>
      <w:r w:rsidR="00122DB6">
        <w:rPr>
          <w:rFonts w:ascii="Times New Roman" w:eastAsiaTheme="minorEastAsia" w:hAnsi="Times New Roman" w:cs="Times New Roman"/>
          <w:lang w:val="es-MX" w:eastAsia="es-ES"/>
        </w:rPr>
        <w:t>de</w:t>
      </w:r>
      <w:r>
        <w:rPr>
          <w:rFonts w:ascii="Times New Roman" w:eastAsiaTheme="minorEastAsia" w:hAnsi="Times New Roman" w:cs="Times New Roman"/>
          <w:lang w:val="es-MX" w:eastAsia="es-ES"/>
        </w:rPr>
        <w:t xml:space="preserve"> problemáticas globales y locales, a la ca</w:t>
      </w:r>
      <w:r w:rsidR="00122DB6">
        <w:rPr>
          <w:rFonts w:ascii="Times New Roman" w:eastAsiaTheme="minorEastAsia" w:hAnsi="Times New Roman" w:cs="Times New Roman"/>
          <w:lang w:val="es-MX" w:eastAsia="es-ES"/>
        </w:rPr>
        <w:t xml:space="preserve">pacidad y espíritu emprendedor y toma de desiciones, al </w:t>
      </w:r>
      <w:r>
        <w:rPr>
          <w:rFonts w:ascii="Times New Roman" w:eastAsiaTheme="minorEastAsia" w:hAnsi="Times New Roman" w:cs="Times New Roman"/>
          <w:lang w:val="es-MX" w:eastAsia="es-ES"/>
        </w:rPr>
        <w:t xml:space="preserve">pensamiento </w:t>
      </w:r>
      <w:r w:rsidR="00122DB6">
        <w:rPr>
          <w:rFonts w:ascii="Times New Roman" w:eastAsiaTheme="minorEastAsia" w:hAnsi="Times New Roman" w:cs="Times New Roman"/>
          <w:lang w:val="es-MX" w:eastAsia="es-ES"/>
        </w:rPr>
        <w:t>complejo</w:t>
      </w:r>
      <w:r>
        <w:rPr>
          <w:rFonts w:ascii="Times New Roman" w:eastAsiaTheme="minorEastAsia" w:hAnsi="Times New Roman" w:cs="Times New Roman"/>
          <w:lang w:val="es-MX" w:eastAsia="es-ES"/>
        </w:rPr>
        <w:t>,</w:t>
      </w:r>
      <w:r w:rsidR="00122DB6">
        <w:rPr>
          <w:rFonts w:ascii="Times New Roman" w:eastAsiaTheme="minorEastAsia" w:hAnsi="Times New Roman" w:cs="Times New Roman"/>
          <w:lang w:val="es-MX" w:eastAsia="es-ES"/>
        </w:rPr>
        <w:t xml:space="preserve"> al liderazgo y</w:t>
      </w:r>
      <w:r w:rsidR="00157BAE">
        <w:rPr>
          <w:rFonts w:ascii="Times New Roman" w:eastAsiaTheme="minorEastAsia" w:hAnsi="Times New Roman" w:cs="Times New Roman"/>
          <w:lang w:val="es-MX" w:eastAsia="es-ES"/>
        </w:rPr>
        <w:t xml:space="preserve"> administración de recursos, entre otros</w:t>
      </w:r>
      <w:r>
        <w:rPr>
          <w:rFonts w:ascii="Times New Roman" w:eastAsiaTheme="minorEastAsia" w:hAnsi="Times New Roman" w:cs="Times New Roman"/>
          <w:lang w:val="es-MX" w:eastAsia="es-ES"/>
        </w:rPr>
        <w:t>.</w:t>
      </w:r>
    </w:p>
    <w:p w14:paraId="6836840C" w14:textId="77777777" w:rsidR="00BD514E" w:rsidRPr="005651D2" w:rsidRDefault="00BD514E" w:rsidP="000B238A">
      <w:pPr>
        <w:spacing w:line="360" w:lineRule="auto"/>
        <w:textAlignment w:val="baseline"/>
        <w:rPr>
          <w:rFonts w:ascii="Times New Roman" w:eastAsiaTheme="minorEastAsia" w:hAnsi="Times New Roman" w:cs="Times New Roman"/>
          <w:lang w:val="es-ES_tradnl" w:eastAsia="es-ES"/>
        </w:rPr>
      </w:pPr>
    </w:p>
    <w:p w14:paraId="20E327C0" w14:textId="2E348409" w:rsidR="00BC75A4" w:rsidRDefault="007D186F" w:rsidP="00431782">
      <w:pPr>
        <w:spacing w:line="360" w:lineRule="auto"/>
        <w:textAlignment w:val="baseline"/>
        <w:rPr>
          <w:rFonts w:ascii="Times New Roman" w:eastAsiaTheme="minorEastAsia" w:hAnsi="Times New Roman" w:cs="Times New Roman"/>
          <w:b/>
          <w:lang w:val="es-ES" w:eastAsia="es-ES"/>
        </w:rPr>
      </w:pPr>
      <w:r>
        <w:rPr>
          <w:rFonts w:ascii="Times New Roman" w:eastAsiaTheme="minorEastAsia" w:hAnsi="Times New Roman" w:cs="Times New Roman"/>
          <w:b/>
          <w:lang w:val="es-ES" w:eastAsia="es-ES"/>
        </w:rPr>
        <w:t xml:space="preserve">Discusión </w:t>
      </w:r>
      <w:r w:rsidR="00634D51">
        <w:rPr>
          <w:rFonts w:ascii="Times New Roman" w:eastAsiaTheme="minorEastAsia" w:hAnsi="Times New Roman" w:cs="Times New Roman"/>
          <w:b/>
          <w:lang w:val="es-ES" w:eastAsia="es-ES"/>
        </w:rPr>
        <w:t>sobre escenarios posibles para</w:t>
      </w:r>
      <w:r>
        <w:rPr>
          <w:rFonts w:ascii="Times New Roman" w:eastAsiaTheme="minorEastAsia" w:hAnsi="Times New Roman" w:cs="Times New Roman"/>
          <w:b/>
          <w:lang w:val="es-ES" w:eastAsia="es-ES"/>
        </w:rPr>
        <w:t xml:space="preserve"> la gestión del diseño en la región</w:t>
      </w:r>
    </w:p>
    <w:p w14:paraId="37E13770" w14:textId="77777777" w:rsidR="003B226F" w:rsidRDefault="003B226F" w:rsidP="00431782">
      <w:pPr>
        <w:spacing w:line="360" w:lineRule="auto"/>
        <w:textAlignment w:val="baseline"/>
        <w:rPr>
          <w:rFonts w:ascii="Times New Roman" w:eastAsiaTheme="minorEastAsia" w:hAnsi="Times New Roman" w:cs="Times New Roman"/>
          <w:b/>
          <w:lang w:val="es-ES" w:eastAsia="es-ES"/>
        </w:rPr>
      </w:pPr>
    </w:p>
    <w:p w14:paraId="2BB4CE11" w14:textId="77777777" w:rsidR="004651CD" w:rsidRDefault="003B226F" w:rsidP="00431782">
      <w:pPr>
        <w:spacing w:line="360" w:lineRule="auto"/>
        <w:textAlignment w:val="baseline"/>
        <w:rPr>
          <w:rFonts w:ascii="Times New Roman" w:eastAsiaTheme="minorEastAsia" w:hAnsi="Times New Roman" w:cs="Times New Roman"/>
          <w:lang w:val="es-ES" w:eastAsia="es-ES"/>
        </w:rPr>
      </w:pPr>
      <w:r w:rsidRPr="00430F23">
        <w:rPr>
          <w:rFonts w:ascii="Times New Roman" w:eastAsiaTheme="minorEastAsia" w:hAnsi="Times New Roman" w:cs="Times New Roman"/>
          <w:lang w:val="es-ES" w:eastAsia="es-ES"/>
        </w:rPr>
        <w:t>Las posibilidades de ejecución para la gestión del diseño en Aguascalientes y la región</w:t>
      </w:r>
      <w:r w:rsidR="00430F23">
        <w:rPr>
          <w:rFonts w:ascii="Times New Roman" w:eastAsiaTheme="minorEastAsia" w:hAnsi="Times New Roman" w:cs="Times New Roman"/>
          <w:lang w:val="es-ES" w:eastAsia="es-ES"/>
        </w:rPr>
        <w:t xml:space="preserve"> parecen después de revisar superficialmente algunas de las condiciones que forman el contex</w:t>
      </w:r>
      <w:r w:rsidR="004651CD">
        <w:rPr>
          <w:rFonts w:ascii="Times New Roman" w:eastAsiaTheme="minorEastAsia" w:hAnsi="Times New Roman" w:cs="Times New Roman"/>
          <w:lang w:val="es-ES" w:eastAsia="es-ES"/>
        </w:rPr>
        <w:t xml:space="preserve">to laboral, poco alentadoras de primera instancia. Sin embargo las necesidades cada vez más complejas que el sector empresarial enfrenta abren posibilidades para focalizar el </w:t>
      </w:r>
      <w:r w:rsidR="004651CD">
        <w:rPr>
          <w:rFonts w:ascii="Times New Roman" w:eastAsiaTheme="minorEastAsia" w:hAnsi="Times New Roman" w:cs="Times New Roman"/>
          <w:lang w:val="es-ES" w:eastAsia="es-ES"/>
        </w:rPr>
        <w:lastRenderedPageBreak/>
        <w:t>ejercicio y la pertinencia de la gestión del diseño y del diseño en general como detonantes para la innovación y mejora de procesos, de servicios y comunicación organizacional.</w:t>
      </w:r>
    </w:p>
    <w:p w14:paraId="194ADB80" w14:textId="77777777" w:rsidR="00EF4309" w:rsidRDefault="00EF4309" w:rsidP="00431782">
      <w:pPr>
        <w:spacing w:line="360" w:lineRule="auto"/>
        <w:textAlignment w:val="baseline"/>
        <w:rPr>
          <w:rFonts w:ascii="Times New Roman" w:eastAsiaTheme="minorEastAsia" w:hAnsi="Times New Roman" w:cs="Times New Roman"/>
          <w:lang w:val="es-ES" w:eastAsia="es-ES"/>
        </w:rPr>
      </w:pPr>
    </w:p>
    <w:p w14:paraId="5618852C" w14:textId="00174F53" w:rsidR="003B226F" w:rsidRDefault="004651CD"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Si se considera que un alto porcentaje de las empresas y organismos en México y por ende en la región pertenecen al sector de micro y pequeñas empresas, y conociendo que las agencias de publicidad son las que más demandan la contratación de servicios de diseño queda mucho campo de acción para que la gestión del diseño encuentre en la intervención los giros de empresas y organismos restantes, ámbitos para ejercer su potencial en tanto a la identificación e intervención creativa </w:t>
      </w:r>
      <w:r w:rsidR="00E36876">
        <w:rPr>
          <w:rFonts w:ascii="Times New Roman" w:eastAsiaTheme="minorEastAsia" w:hAnsi="Times New Roman" w:cs="Times New Roman"/>
          <w:lang w:val="es-ES" w:eastAsia="es-ES"/>
        </w:rPr>
        <w:t>que colabore con la productividad del sector</w:t>
      </w:r>
      <w:r>
        <w:rPr>
          <w:rFonts w:ascii="Times New Roman" w:eastAsiaTheme="minorEastAsia" w:hAnsi="Times New Roman" w:cs="Times New Roman"/>
          <w:lang w:val="es-ES" w:eastAsia="es-ES"/>
        </w:rPr>
        <w:t>.</w:t>
      </w:r>
    </w:p>
    <w:p w14:paraId="52555099" w14:textId="77777777" w:rsidR="00E36876" w:rsidRDefault="00E36876" w:rsidP="00431782">
      <w:pPr>
        <w:spacing w:line="360" w:lineRule="auto"/>
        <w:textAlignment w:val="baseline"/>
        <w:rPr>
          <w:rFonts w:ascii="Times New Roman" w:eastAsiaTheme="minorEastAsia" w:hAnsi="Times New Roman" w:cs="Times New Roman"/>
          <w:lang w:val="es-ES" w:eastAsia="es-ES"/>
        </w:rPr>
      </w:pPr>
    </w:p>
    <w:p w14:paraId="2E01D8D9" w14:textId="390BDED5" w:rsidR="00E36876" w:rsidRDefault="00E36876"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En un artículo sobre elementos de integración de micro empresas comerciales realizado en el </w:t>
      </w:r>
      <w:ins w:id="21" w:author="Autor">
        <w:r w:rsidR="00EF4309">
          <w:rPr>
            <w:rFonts w:ascii="Times New Roman" w:eastAsiaTheme="minorEastAsia" w:hAnsi="Times New Roman" w:cs="Times New Roman"/>
            <w:lang w:val="es-ES" w:eastAsia="es-ES"/>
          </w:rPr>
          <w:t>E</w:t>
        </w:r>
      </w:ins>
      <w:del w:id="22" w:author="Autor">
        <w:r w:rsidDel="00EF4309">
          <w:rPr>
            <w:rFonts w:ascii="Times New Roman" w:eastAsiaTheme="minorEastAsia" w:hAnsi="Times New Roman" w:cs="Times New Roman"/>
            <w:lang w:val="es-ES" w:eastAsia="es-ES"/>
          </w:rPr>
          <w:delText>e</w:delText>
        </w:r>
      </w:del>
      <w:r>
        <w:rPr>
          <w:rFonts w:ascii="Times New Roman" w:eastAsiaTheme="minorEastAsia" w:hAnsi="Times New Roman" w:cs="Times New Roman"/>
          <w:lang w:val="es-ES" w:eastAsia="es-ES"/>
        </w:rPr>
        <w:t>stado de México (López, 2007)</w:t>
      </w:r>
      <w:r w:rsidR="00044F22">
        <w:rPr>
          <w:rFonts w:ascii="Times New Roman" w:eastAsiaTheme="minorEastAsia" w:hAnsi="Times New Roman" w:cs="Times New Roman"/>
          <w:lang w:val="es-ES" w:eastAsia="es-ES"/>
        </w:rPr>
        <w:t xml:space="preserve"> se señala que las pocas oportunidades que tienen estos organi</w:t>
      </w:r>
      <w:r w:rsidR="001D7F0A">
        <w:rPr>
          <w:rFonts w:ascii="Times New Roman" w:eastAsiaTheme="minorEastAsia" w:hAnsi="Times New Roman" w:cs="Times New Roman"/>
          <w:lang w:val="es-ES" w:eastAsia="es-ES"/>
        </w:rPr>
        <w:t xml:space="preserve">smos para acceder a un crédito como </w:t>
      </w:r>
      <w:r w:rsidR="00044F22">
        <w:rPr>
          <w:rFonts w:ascii="Times New Roman" w:eastAsiaTheme="minorEastAsia" w:hAnsi="Times New Roman" w:cs="Times New Roman"/>
          <w:lang w:val="es-ES" w:eastAsia="es-ES"/>
        </w:rPr>
        <w:t>una de las</w:t>
      </w:r>
      <w:r w:rsidR="001D7F0A">
        <w:rPr>
          <w:rFonts w:ascii="Times New Roman" w:eastAsiaTheme="minorEastAsia" w:hAnsi="Times New Roman" w:cs="Times New Roman"/>
          <w:lang w:val="es-ES" w:eastAsia="es-ES"/>
        </w:rPr>
        <w:t xml:space="preserve"> mayores</w:t>
      </w:r>
      <w:r w:rsidR="00044F22">
        <w:rPr>
          <w:rFonts w:ascii="Times New Roman" w:eastAsiaTheme="minorEastAsia" w:hAnsi="Times New Roman" w:cs="Times New Roman"/>
          <w:lang w:val="es-ES" w:eastAsia="es-ES"/>
        </w:rPr>
        <w:t xml:space="preserve"> problemáticas que enfrenta este sector, entre las </w:t>
      </w:r>
      <w:r w:rsidR="001D7F0A">
        <w:rPr>
          <w:rFonts w:ascii="Times New Roman" w:eastAsiaTheme="minorEastAsia" w:hAnsi="Times New Roman" w:cs="Times New Roman"/>
          <w:lang w:val="es-ES" w:eastAsia="es-ES"/>
        </w:rPr>
        <w:t xml:space="preserve">seis principales características que les </w:t>
      </w:r>
      <w:r w:rsidR="00044F22">
        <w:rPr>
          <w:rFonts w:ascii="Times New Roman" w:eastAsiaTheme="minorEastAsia" w:hAnsi="Times New Roman" w:cs="Times New Roman"/>
          <w:lang w:val="es-ES" w:eastAsia="es-ES"/>
        </w:rPr>
        <w:t>impiden ser sujetas de crédito se mencionan</w:t>
      </w:r>
      <w:r w:rsidR="001D7F0A">
        <w:rPr>
          <w:rFonts w:ascii="Times New Roman" w:eastAsiaTheme="minorEastAsia" w:hAnsi="Times New Roman" w:cs="Times New Roman"/>
          <w:lang w:val="es-ES" w:eastAsia="es-ES"/>
        </w:rPr>
        <w:t>:</w:t>
      </w:r>
      <w:r w:rsidR="00044F22">
        <w:rPr>
          <w:rFonts w:ascii="Times New Roman" w:eastAsiaTheme="minorEastAsia" w:hAnsi="Times New Roman" w:cs="Times New Roman"/>
          <w:lang w:val="es-ES" w:eastAsia="es-ES"/>
        </w:rPr>
        <w:t xml:space="preserve"> la poca inversión sobre la que se constituyen, es decir pocos recursos; procesos productivos</w:t>
      </w:r>
      <w:r w:rsidR="001D7F0A">
        <w:rPr>
          <w:rFonts w:ascii="Times New Roman" w:eastAsiaTheme="minorEastAsia" w:hAnsi="Times New Roman" w:cs="Times New Roman"/>
          <w:lang w:val="es-ES" w:eastAsia="es-ES"/>
        </w:rPr>
        <w:t xml:space="preserve"> sencillos para la</w:t>
      </w:r>
      <w:r w:rsidR="00044F22">
        <w:rPr>
          <w:rFonts w:ascii="Times New Roman" w:eastAsiaTheme="minorEastAsia" w:hAnsi="Times New Roman" w:cs="Times New Roman"/>
          <w:lang w:val="es-ES" w:eastAsia="es-ES"/>
        </w:rPr>
        <w:t xml:space="preserve"> comercialización y distribución; falta d</w:t>
      </w:r>
      <w:r w:rsidR="001D7F0A">
        <w:rPr>
          <w:rFonts w:ascii="Times New Roman" w:eastAsiaTheme="minorEastAsia" w:hAnsi="Times New Roman" w:cs="Times New Roman"/>
          <w:lang w:val="es-ES" w:eastAsia="es-ES"/>
        </w:rPr>
        <w:t>e ejecutivos y capacitación para</w:t>
      </w:r>
      <w:r w:rsidR="00044F22">
        <w:rPr>
          <w:rFonts w:ascii="Times New Roman" w:eastAsiaTheme="minorEastAsia" w:hAnsi="Times New Roman" w:cs="Times New Roman"/>
          <w:lang w:val="es-ES" w:eastAsia="es-ES"/>
        </w:rPr>
        <w:t xml:space="preserve"> generar nuevos productos</w:t>
      </w:r>
      <w:r w:rsidR="001D7F0A">
        <w:rPr>
          <w:rFonts w:ascii="Times New Roman" w:eastAsiaTheme="minorEastAsia" w:hAnsi="Times New Roman" w:cs="Times New Roman"/>
          <w:lang w:val="es-ES" w:eastAsia="es-ES"/>
        </w:rPr>
        <w:t>, servicios</w:t>
      </w:r>
      <w:r w:rsidR="00044F22">
        <w:rPr>
          <w:rFonts w:ascii="Times New Roman" w:eastAsiaTheme="minorEastAsia" w:hAnsi="Times New Roman" w:cs="Times New Roman"/>
          <w:lang w:val="es-ES" w:eastAsia="es-ES"/>
        </w:rPr>
        <w:t xml:space="preserve"> o nichos de mercado</w:t>
      </w:r>
      <w:r w:rsidR="001D7F0A">
        <w:rPr>
          <w:rFonts w:ascii="Times New Roman" w:eastAsiaTheme="minorEastAsia" w:hAnsi="Times New Roman" w:cs="Times New Roman"/>
          <w:lang w:val="es-ES" w:eastAsia="es-ES"/>
        </w:rPr>
        <w:t xml:space="preserve">; falta de programación y monitoreo permanente del mercado; falta de visión a largo plazo. Si se considera que el gestor de diseño es capaz de identificar áreas de mejora posibles a implementarse en atención a los recursos que los organismos cuenten, que posee la experiencia de trabajo a partir de escenarios inciertos en los que propone soluciones creativas, resulta posible imaginar que puede colaborar con este tipo de empresas y que su intervención tenga altas probabilidades de colaborar al menos con dos de las seis características mencionadas en el estudio, facultando que la empresa logre un crédito. </w:t>
      </w:r>
    </w:p>
    <w:p w14:paraId="57BF82E5" w14:textId="77777777" w:rsidR="004651CD" w:rsidRDefault="004651CD" w:rsidP="00431782">
      <w:pPr>
        <w:spacing w:line="360" w:lineRule="auto"/>
        <w:textAlignment w:val="baseline"/>
        <w:rPr>
          <w:rFonts w:ascii="Times New Roman" w:eastAsiaTheme="minorEastAsia" w:hAnsi="Times New Roman" w:cs="Times New Roman"/>
          <w:lang w:val="es-ES" w:eastAsia="es-ES"/>
        </w:rPr>
      </w:pPr>
    </w:p>
    <w:p w14:paraId="3CC74BB5" w14:textId="1E6AEE4D" w:rsidR="00911182" w:rsidRDefault="00BE286C"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La </w:t>
      </w:r>
      <w:r w:rsidR="00911182">
        <w:rPr>
          <w:rFonts w:ascii="Times New Roman" w:eastAsiaTheme="minorEastAsia" w:hAnsi="Times New Roman" w:cs="Times New Roman"/>
          <w:lang w:val="es-ES" w:eastAsia="es-ES"/>
        </w:rPr>
        <w:t xml:space="preserve">gestión del diseño ante la </w:t>
      </w:r>
      <w:r>
        <w:rPr>
          <w:rFonts w:ascii="Times New Roman" w:eastAsiaTheme="minorEastAsia" w:hAnsi="Times New Roman" w:cs="Times New Roman"/>
          <w:lang w:val="es-ES" w:eastAsia="es-ES"/>
        </w:rPr>
        <w:t>contingencia COVID-19 d</w:t>
      </w:r>
      <w:r w:rsidR="00911182">
        <w:rPr>
          <w:rFonts w:ascii="Times New Roman" w:eastAsiaTheme="minorEastAsia" w:hAnsi="Times New Roman" w:cs="Times New Roman"/>
          <w:lang w:val="es-ES" w:eastAsia="es-ES"/>
        </w:rPr>
        <w:t>ará mucho material para diseñar</w:t>
      </w:r>
      <w:r>
        <w:rPr>
          <w:rFonts w:ascii="Times New Roman" w:eastAsiaTheme="minorEastAsia" w:hAnsi="Times New Roman" w:cs="Times New Roman"/>
          <w:lang w:val="es-ES" w:eastAsia="es-ES"/>
        </w:rPr>
        <w:t xml:space="preserve"> rutas innovadoras que favorezcan y posibiliten el mantenimiento en corto plazo del sector empresarial. De entrada el impacto a la limitación de la movilidad para el consumo de bienes y servicios ha llevado de golpe a transformar los procesos de compra y venta en todos los niveles, la urgencia de una buena comunicación y manejo de plataformas de difusión digital a través del internet o de aplicaciones para el celular dio ventaja </w:t>
      </w:r>
      <w:r>
        <w:rPr>
          <w:rFonts w:ascii="Times New Roman" w:eastAsiaTheme="minorEastAsia" w:hAnsi="Times New Roman" w:cs="Times New Roman"/>
          <w:lang w:val="es-ES" w:eastAsia="es-ES"/>
        </w:rPr>
        <w:lastRenderedPageBreak/>
        <w:t xml:space="preserve">competitiva a las micro y pequeñas empresas cuya visión de negocio ya </w:t>
      </w:r>
      <w:r w:rsidR="00911182">
        <w:rPr>
          <w:rFonts w:ascii="Times New Roman" w:eastAsiaTheme="minorEastAsia" w:hAnsi="Times New Roman" w:cs="Times New Roman"/>
          <w:lang w:val="es-ES" w:eastAsia="es-ES"/>
        </w:rPr>
        <w:t xml:space="preserve">les </w:t>
      </w:r>
      <w:r>
        <w:rPr>
          <w:rFonts w:ascii="Times New Roman" w:eastAsiaTheme="minorEastAsia" w:hAnsi="Times New Roman" w:cs="Times New Roman"/>
          <w:lang w:val="es-ES" w:eastAsia="es-ES"/>
        </w:rPr>
        <w:t>contemplaba</w:t>
      </w:r>
      <w:r w:rsidR="00911182">
        <w:rPr>
          <w:rFonts w:ascii="Times New Roman" w:eastAsiaTheme="minorEastAsia" w:hAnsi="Times New Roman" w:cs="Times New Roman"/>
          <w:lang w:val="es-ES" w:eastAsia="es-ES"/>
        </w:rPr>
        <w:t>. Los recursos en línea han llegado para quedarse y convertirse en los reyes absolutos, en menos de un año y paradójicamente como la única zona “libre” de virus, es la ruta con mayor viabilidad para establecer contacto con todos los actores de las cadena productiva, obligando</w:t>
      </w:r>
      <w:r>
        <w:rPr>
          <w:rFonts w:ascii="Times New Roman" w:eastAsiaTheme="minorEastAsia" w:hAnsi="Times New Roman" w:cs="Times New Roman"/>
          <w:lang w:val="es-ES" w:eastAsia="es-ES"/>
        </w:rPr>
        <w:t xml:space="preserve"> al resto del sector</w:t>
      </w:r>
      <w:r w:rsidR="00911182">
        <w:rPr>
          <w:rFonts w:ascii="Times New Roman" w:eastAsiaTheme="minorEastAsia" w:hAnsi="Times New Roman" w:cs="Times New Roman"/>
          <w:lang w:val="es-ES" w:eastAsia="es-ES"/>
        </w:rPr>
        <w:t xml:space="preserve"> empresarial que aún tenía reservas sobre las plataformas</w:t>
      </w:r>
      <w:r>
        <w:rPr>
          <w:rFonts w:ascii="Times New Roman" w:eastAsiaTheme="minorEastAsia" w:hAnsi="Times New Roman" w:cs="Times New Roman"/>
          <w:lang w:val="es-ES" w:eastAsia="es-ES"/>
        </w:rPr>
        <w:t xml:space="preserve"> a poner en la mesa de manera inmediata la inserción en dichos espacios como únicos canales disponibles p</w:t>
      </w:r>
      <w:r w:rsidR="00911182">
        <w:rPr>
          <w:rFonts w:ascii="Times New Roman" w:eastAsiaTheme="minorEastAsia" w:hAnsi="Times New Roman" w:cs="Times New Roman"/>
          <w:lang w:val="es-ES" w:eastAsia="es-ES"/>
        </w:rPr>
        <w:t>ara alcanzar a sus consumidores. Esa tendencia que si bien ya se sentía como requisito para la competitividad de las empresas sin importar su tamaño se volvió de pronto la única ruta viable a nivel mundial. El quehacer de la gestión del diseño ampliará también de golpe para quien sepa identificar oportunidades</w:t>
      </w:r>
      <w:r w:rsidR="00C6492E">
        <w:rPr>
          <w:rFonts w:ascii="Times New Roman" w:eastAsiaTheme="minorEastAsia" w:hAnsi="Times New Roman" w:cs="Times New Roman"/>
          <w:lang w:val="es-ES" w:eastAsia="es-ES"/>
        </w:rPr>
        <w:t xml:space="preserve"> su campo de acción, es este uno de los activos clave para colaborar en la transición del comercio tradicional al comercio electrónico, de acompañar las formas que darán cara al sector y que empujará sin duda el desarrollo de estrategias en las que el diseño ocupara como nunca antes un rol protagónico.</w:t>
      </w:r>
    </w:p>
    <w:p w14:paraId="0744C2E3" w14:textId="77777777" w:rsidR="00C6492E" w:rsidRDefault="00C6492E" w:rsidP="00431782">
      <w:pPr>
        <w:spacing w:line="360" w:lineRule="auto"/>
        <w:textAlignment w:val="baseline"/>
        <w:rPr>
          <w:rFonts w:ascii="Times New Roman" w:eastAsiaTheme="minorEastAsia" w:hAnsi="Times New Roman" w:cs="Times New Roman"/>
          <w:lang w:val="es-ES" w:eastAsia="es-ES"/>
        </w:rPr>
      </w:pPr>
    </w:p>
    <w:p w14:paraId="372686C6" w14:textId="3255830C" w:rsidR="00605378" w:rsidRPr="00D7336C" w:rsidRDefault="00C6492E" w:rsidP="00D7336C">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Otras rutas que discutir para el ejercicio de la gestión del diseño se relacionan con las formas de cobrar este tipo de servicios, la figura de consultor y las modalidades de prestación de servicios, los montos que atiendan el contexto y situación económica, las nuevas demandas en el perfil del diseñador consultor, y por supuesto la revisión crítica de contenidos, formas de trabajo, perfiles docentes y procesos de enseñanza-aprendizaje que desde las aulas favorecen e impactan la posible promoción de la cultura de gestión del diseño. </w:t>
      </w:r>
      <w:r w:rsidR="00BD514E">
        <w:rPr>
          <w:rFonts w:ascii="Times New Roman" w:eastAsiaTheme="minorEastAsia" w:hAnsi="Times New Roman" w:cs="Times New Roman"/>
          <w:lang w:val="es-MX" w:eastAsia="es-ES"/>
        </w:rPr>
        <w:t xml:space="preserve">El diseñador desde su formación </w:t>
      </w:r>
      <w:r w:rsidR="00BD514E" w:rsidRPr="00BD514E">
        <w:rPr>
          <w:rFonts w:ascii="Times New Roman" w:eastAsiaTheme="minorEastAsia" w:hAnsi="Times New Roman" w:cs="Times New Roman"/>
          <w:lang w:val="es-MX" w:eastAsia="es-ES"/>
        </w:rPr>
        <w:t>ha de entender la relevancia de sus funciones</w:t>
      </w:r>
      <w:r w:rsidR="00BD514E">
        <w:rPr>
          <w:rFonts w:ascii="Times New Roman" w:eastAsiaTheme="minorEastAsia" w:hAnsi="Times New Roman" w:cs="Times New Roman"/>
          <w:lang w:val="es-MX" w:eastAsia="es-ES"/>
        </w:rPr>
        <w:t xml:space="preserve"> y ejercicio práctico</w:t>
      </w:r>
      <w:r w:rsidR="00BD514E" w:rsidRPr="00BD514E">
        <w:rPr>
          <w:rFonts w:ascii="Times New Roman" w:eastAsiaTheme="minorEastAsia" w:hAnsi="Times New Roman" w:cs="Times New Roman"/>
          <w:lang w:val="es-MX" w:eastAsia="es-ES"/>
        </w:rPr>
        <w:t xml:space="preserve"> en la resolución de problemáticas sociales y/o comerciales, no solo como un ejecutante de las ideas del cliente o un técnico hábil en el manejo de software y representación ilustrada, sino como profesionista capaz de identificar y diagnosticar problemas de comunicación visual en entornos internos y externos al contexto laboral; ha de desarrollar y ser capaz de transmitir a clientes y usuarios una comprensión del diseño como herramienta valiosa para la resolución de problemas complejos que requieren una perspectiva integradora de las dinámicas sociales y comerciales que afectan al campo laboral y social; al lograr lo anterior, se satisface la inquietud </w:t>
      </w:r>
      <w:r>
        <w:rPr>
          <w:rFonts w:ascii="Times New Roman" w:eastAsiaTheme="minorEastAsia" w:hAnsi="Times New Roman" w:cs="Times New Roman"/>
          <w:lang w:val="es-MX" w:eastAsia="es-ES"/>
        </w:rPr>
        <w:t xml:space="preserve">expresada en las encuestas de egreso aplicadas para los diseñadores formados en la Universidad Autónoma de </w:t>
      </w:r>
      <w:r>
        <w:rPr>
          <w:rFonts w:ascii="Times New Roman" w:eastAsiaTheme="minorEastAsia" w:hAnsi="Times New Roman" w:cs="Times New Roman"/>
          <w:lang w:val="es-MX" w:eastAsia="es-ES"/>
        </w:rPr>
        <w:lastRenderedPageBreak/>
        <w:t xml:space="preserve">Aguascalientes, </w:t>
      </w:r>
      <w:r w:rsidR="00D7336C">
        <w:rPr>
          <w:rFonts w:ascii="Times New Roman" w:eastAsiaTheme="minorEastAsia" w:hAnsi="Times New Roman" w:cs="Times New Roman"/>
          <w:lang w:val="es-MX" w:eastAsia="es-ES"/>
        </w:rPr>
        <w:t>en las que empieza a hacer eco la demanda de no</w:t>
      </w:r>
      <w:r w:rsidR="00BD514E" w:rsidRPr="00BD514E">
        <w:rPr>
          <w:rFonts w:ascii="Times New Roman" w:eastAsiaTheme="minorEastAsia" w:hAnsi="Times New Roman" w:cs="Times New Roman"/>
          <w:lang w:val="es-MX" w:eastAsia="es-ES"/>
        </w:rPr>
        <w:t xml:space="preserve"> dejar de lado la perspectiva de negocio como parte de los cont</w:t>
      </w:r>
      <w:r w:rsidR="00D7336C">
        <w:rPr>
          <w:rFonts w:ascii="Times New Roman" w:eastAsiaTheme="minorEastAsia" w:hAnsi="Times New Roman" w:cs="Times New Roman"/>
          <w:lang w:val="es-MX" w:eastAsia="es-ES"/>
        </w:rPr>
        <w:t>enidos en los planes de estudio</w:t>
      </w:r>
      <w:r w:rsidR="00605378" w:rsidRPr="00605378">
        <w:rPr>
          <w:rFonts w:ascii="Times New Roman" w:eastAsiaTheme="minorEastAsia" w:hAnsi="Times New Roman" w:cs="Times New Roman"/>
          <w:lang w:val="es-ES_tradnl" w:eastAsia="es-ES"/>
        </w:rPr>
        <w:t> </w:t>
      </w:r>
    </w:p>
    <w:p w14:paraId="5C0D2DC6" w14:textId="77777777" w:rsidR="00605378" w:rsidRPr="00605378" w:rsidRDefault="00605378" w:rsidP="00605378">
      <w:pPr>
        <w:textAlignment w:val="baseline"/>
        <w:rPr>
          <w:rFonts w:ascii="Arial" w:eastAsiaTheme="minorEastAsia" w:hAnsi="Arial" w:cs="Arial"/>
          <w:sz w:val="18"/>
          <w:szCs w:val="18"/>
          <w:lang w:val="es-ES_tradnl" w:eastAsia="es-ES"/>
        </w:rPr>
      </w:pPr>
      <w:r w:rsidRPr="00605378">
        <w:rPr>
          <w:rFonts w:ascii="Times New Roman" w:eastAsiaTheme="minorEastAsia" w:hAnsi="Times New Roman" w:cs="Times New Roman"/>
          <w:lang w:val="es-ES_tradnl" w:eastAsia="es-ES"/>
        </w:rPr>
        <w:t> </w:t>
      </w:r>
    </w:p>
    <w:p w14:paraId="00A1E897" w14:textId="77777777" w:rsidR="00605378" w:rsidRPr="00AC340B" w:rsidRDefault="00605378" w:rsidP="00605378">
      <w:pPr>
        <w:textAlignment w:val="baseline"/>
        <w:rPr>
          <w:rFonts w:ascii="Arial" w:eastAsiaTheme="minorEastAsia" w:hAnsi="Arial" w:cs="Arial"/>
          <w:sz w:val="18"/>
          <w:szCs w:val="18"/>
          <w:lang w:val="en-US" w:eastAsia="es-ES"/>
        </w:rPr>
      </w:pPr>
      <w:proofErr w:type="spellStart"/>
      <w:r w:rsidRPr="00AC340B">
        <w:rPr>
          <w:rFonts w:ascii="Times New Roman" w:eastAsiaTheme="minorEastAsia" w:hAnsi="Times New Roman" w:cs="Times New Roman"/>
          <w:b/>
          <w:bCs/>
          <w:lang w:val="en-US" w:eastAsia="es-ES"/>
        </w:rPr>
        <w:t>Referencias</w:t>
      </w:r>
      <w:proofErr w:type="spellEnd"/>
      <w:r w:rsidRPr="00AC340B">
        <w:rPr>
          <w:rFonts w:ascii="Times New Roman" w:eastAsiaTheme="minorEastAsia" w:hAnsi="Times New Roman" w:cs="Times New Roman"/>
          <w:lang w:val="en-US" w:eastAsia="es-ES"/>
        </w:rPr>
        <w:t> </w:t>
      </w:r>
    </w:p>
    <w:p w14:paraId="3C2D1DF5" w14:textId="77777777" w:rsidR="00976EFD" w:rsidRPr="00AC340B" w:rsidRDefault="00976EFD" w:rsidP="00605378">
      <w:pPr>
        <w:ind w:left="555" w:hanging="270"/>
        <w:textAlignment w:val="baseline"/>
        <w:rPr>
          <w:rFonts w:ascii="Times New Roman" w:eastAsiaTheme="minorEastAsia" w:hAnsi="Times New Roman" w:cs="Times New Roman"/>
          <w:sz w:val="18"/>
          <w:szCs w:val="18"/>
          <w:lang w:val="en-US" w:eastAsia="es-ES"/>
        </w:rPr>
      </w:pPr>
    </w:p>
    <w:p w14:paraId="2468C1C3" w14:textId="20D2BAAC" w:rsidR="00E554AA" w:rsidRPr="00AC340B" w:rsidRDefault="00E554AA" w:rsidP="00E554AA">
      <w:pPr>
        <w:ind w:left="555" w:hanging="270"/>
        <w:textAlignment w:val="baseline"/>
        <w:rPr>
          <w:rFonts w:ascii="Times New Roman" w:eastAsiaTheme="minorEastAsia" w:hAnsi="Times New Roman" w:cs="Times New Roman"/>
          <w:sz w:val="18"/>
          <w:szCs w:val="18"/>
          <w:lang w:val="en-US" w:eastAsia="es-ES"/>
        </w:rPr>
      </w:pPr>
      <w:commentRangeStart w:id="23"/>
      <w:r w:rsidRPr="00AC340B">
        <w:rPr>
          <w:rFonts w:ascii="Times New Roman" w:eastAsiaTheme="minorEastAsia" w:hAnsi="Times New Roman" w:cs="Times New Roman"/>
          <w:sz w:val="18"/>
          <w:szCs w:val="18"/>
          <w:lang w:val="en-US" w:eastAsia="es-ES"/>
        </w:rPr>
        <w:t xml:space="preserve">Buchanan, R. (2017). Dialectic and Inquiry in Design: Understanding Surroundings and Systems, Designing Environments [video]. </w:t>
      </w:r>
      <w:proofErr w:type="spellStart"/>
      <w:r w:rsidRPr="00AC340B">
        <w:rPr>
          <w:rFonts w:ascii="Times New Roman" w:eastAsiaTheme="minorEastAsia" w:hAnsi="Times New Roman" w:cs="Times New Roman"/>
          <w:sz w:val="18"/>
          <w:szCs w:val="18"/>
          <w:lang w:val="en-US" w:eastAsia="es-ES"/>
        </w:rPr>
        <w:t>En</w:t>
      </w:r>
      <w:proofErr w:type="spellEnd"/>
      <w:r w:rsidRPr="00AC340B">
        <w:rPr>
          <w:rFonts w:ascii="Times New Roman" w:eastAsiaTheme="minorEastAsia" w:hAnsi="Times New Roman" w:cs="Times New Roman"/>
          <w:sz w:val="18"/>
          <w:szCs w:val="18"/>
          <w:lang w:val="en-US" w:eastAsia="es-ES"/>
        </w:rPr>
        <w:t xml:space="preserve"> systemic Designs, RSD6 Keynotes. Emerging contexts for systems perspectives in </w:t>
      </w:r>
      <w:proofErr w:type="spellStart"/>
      <w:r w:rsidRPr="00AC340B">
        <w:rPr>
          <w:rFonts w:ascii="Times New Roman" w:eastAsiaTheme="minorEastAsia" w:hAnsi="Times New Roman" w:cs="Times New Roman"/>
          <w:sz w:val="18"/>
          <w:szCs w:val="18"/>
          <w:lang w:val="en-US" w:eastAsia="es-ES"/>
        </w:rPr>
        <w:t>desig</w:t>
      </w:r>
      <w:proofErr w:type="spellEnd"/>
      <w:r w:rsidRPr="00AC340B">
        <w:rPr>
          <w:rFonts w:ascii="Times New Roman" w:eastAsiaTheme="minorEastAsia" w:hAnsi="Times New Roman" w:cs="Times New Roman"/>
          <w:sz w:val="18"/>
          <w:szCs w:val="18"/>
          <w:lang w:val="en-US" w:eastAsia="es-ES"/>
        </w:rPr>
        <w:t xml:space="preserve">. Relating Systems Thinking and Design 6, Oslo School of Architecture and Design, Oslo, </w:t>
      </w:r>
      <w:proofErr w:type="gramStart"/>
      <w:r w:rsidRPr="00AC340B">
        <w:rPr>
          <w:rFonts w:ascii="Times New Roman" w:eastAsiaTheme="minorEastAsia" w:hAnsi="Times New Roman" w:cs="Times New Roman"/>
          <w:sz w:val="18"/>
          <w:szCs w:val="18"/>
          <w:lang w:val="en-US" w:eastAsia="es-ES"/>
        </w:rPr>
        <w:t>Norway  18</w:t>
      </w:r>
      <w:proofErr w:type="gramEnd"/>
      <w:r w:rsidRPr="00AC340B">
        <w:rPr>
          <w:rFonts w:ascii="Times New Roman" w:eastAsiaTheme="minorEastAsia" w:hAnsi="Times New Roman" w:cs="Times New Roman"/>
          <w:sz w:val="18"/>
          <w:szCs w:val="18"/>
          <w:lang w:val="en-US" w:eastAsia="es-ES"/>
        </w:rPr>
        <w:t xml:space="preserve">th-20th October 2017. </w:t>
      </w:r>
      <w:proofErr w:type="spellStart"/>
      <w:r w:rsidRPr="00AC340B">
        <w:rPr>
          <w:rFonts w:ascii="Times New Roman" w:eastAsiaTheme="minorEastAsia" w:hAnsi="Times New Roman" w:cs="Times New Roman"/>
          <w:sz w:val="18"/>
          <w:szCs w:val="18"/>
          <w:lang w:val="en-US" w:eastAsia="es-ES"/>
        </w:rPr>
        <w:t>Recuperado</w:t>
      </w:r>
      <w:proofErr w:type="spellEnd"/>
      <w:r w:rsidRPr="00AC340B">
        <w:rPr>
          <w:rFonts w:ascii="Times New Roman" w:eastAsiaTheme="minorEastAsia" w:hAnsi="Times New Roman" w:cs="Times New Roman"/>
          <w:sz w:val="18"/>
          <w:szCs w:val="18"/>
          <w:lang w:val="en-US" w:eastAsia="es-ES"/>
        </w:rPr>
        <w:t xml:space="preserve"> de https://systemicdesign.net/rsd6/keynotes/</w:t>
      </w:r>
    </w:p>
    <w:p w14:paraId="2A4874F0" w14:textId="2C611B80" w:rsidR="00E554AA" w:rsidRDefault="00E554AA" w:rsidP="00E554AA">
      <w:pPr>
        <w:ind w:left="555" w:hanging="270"/>
        <w:textAlignment w:val="baseline"/>
        <w:rPr>
          <w:rFonts w:ascii="Times New Roman" w:eastAsiaTheme="minorEastAsia" w:hAnsi="Times New Roman" w:cs="Times New Roman"/>
          <w:sz w:val="18"/>
          <w:szCs w:val="18"/>
          <w:lang w:val="es-ES" w:eastAsia="es-ES"/>
        </w:rPr>
      </w:pPr>
      <w:r w:rsidRPr="00AC340B">
        <w:rPr>
          <w:rFonts w:ascii="Times New Roman" w:eastAsiaTheme="minorEastAsia" w:hAnsi="Times New Roman" w:cs="Times New Roman"/>
          <w:sz w:val="18"/>
          <w:szCs w:val="18"/>
          <w:lang w:val="en-US" w:eastAsia="es-ES"/>
        </w:rPr>
        <w:t xml:space="preserve">Buchanan, R. (2001). Design Research and the New Learning Design Issues: Volume 17, Number 4 Autumn 2001. </w:t>
      </w:r>
      <w:r w:rsidRPr="00E554AA">
        <w:rPr>
          <w:rFonts w:ascii="Times New Roman" w:eastAsiaTheme="minorEastAsia" w:hAnsi="Times New Roman" w:cs="Times New Roman"/>
          <w:sz w:val="18"/>
          <w:szCs w:val="18"/>
          <w:lang w:val="es-ES" w:eastAsia="es-ES"/>
        </w:rPr>
        <w:t xml:space="preserve">Disponible en </w:t>
      </w:r>
      <w:hyperlink r:id="rId12" w:history="1">
        <w:r w:rsidRPr="00707F1F">
          <w:rPr>
            <w:rStyle w:val="Hipervnculo"/>
            <w:rFonts w:ascii="Times New Roman" w:eastAsiaTheme="minorEastAsia" w:hAnsi="Times New Roman" w:cs="Times New Roman"/>
            <w:sz w:val="18"/>
            <w:szCs w:val="18"/>
            <w:lang w:val="es-ES" w:eastAsia="es-ES"/>
          </w:rPr>
          <w:t>https://www.ida.liu.se/divisions/hcs/ixs/material/DesResMeth09/Theory/01-buchanan.pdf</w:t>
        </w:r>
      </w:hyperlink>
      <w:commentRangeEnd w:id="23"/>
      <w:r w:rsidR="00205086">
        <w:rPr>
          <w:rStyle w:val="Refdecomentario"/>
        </w:rPr>
        <w:commentReference w:id="23"/>
      </w:r>
    </w:p>
    <w:p w14:paraId="2384943F" w14:textId="7EE4E410" w:rsidR="00450BFB" w:rsidRDefault="00450BFB" w:rsidP="00E554AA">
      <w:pPr>
        <w:ind w:left="555" w:hanging="270"/>
        <w:textAlignment w:val="baseline"/>
        <w:rPr>
          <w:rFonts w:ascii="Times New Roman" w:eastAsiaTheme="minorEastAsia" w:hAnsi="Times New Roman" w:cs="Times New Roman"/>
          <w:sz w:val="18"/>
          <w:szCs w:val="18"/>
          <w:lang w:val="es-ES" w:eastAsia="es-ES"/>
        </w:rPr>
      </w:pPr>
      <w:r w:rsidRPr="00AC340B">
        <w:rPr>
          <w:rFonts w:ascii="Times New Roman" w:eastAsiaTheme="minorEastAsia" w:hAnsi="Times New Roman" w:cs="Times New Roman"/>
          <w:sz w:val="18"/>
          <w:szCs w:val="18"/>
          <w:lang w:val="en-US" w:eastAsia="es-ES"/>
        </w:rPr>
        <w:t xml:space="preserve">DC, (2020). Eleven Lessons: Managing Design in Eleven Global Brands. </w:t>
      </w:r>
      <w:r>
        <w:rPr>
          <w:rFonts w:ascii="Times New Roman" w:eastAsiaTheme="minorEastAsia" w:hAnsi="Times New Roman" w:cs="Times New Roman"/>
          <w:sz w:val="18"/>
          <w:szCs w:val="18"/>
          <w:lang w:val="es-ES" w:eastAsia="es-ES"/>
        </w:rPr>
        <w:t xml:space="preserve">Disponible en </w:t>
      </w:r>
      <w:hyperlink r:id="rId13" w:history="1">
        <w:r w:rsidR="00742814" w:rsidRPr="00707F1F">
          <w:rPr>
            <w:rStyle w:val="Hipervnculo"/>
            <w:rFonts w:ascii="Times New Roman" w:eastAsiaTheme="minorEastAsia" w:hAnsi="Times New Roman" w:cs="Times New Roman"/>
            <w:sz w:val="18"/>
            <w:szCs w:val="18"/>
            <w:lang w:val="es-ES" w:eastAsia="es-ES"/>
          </w:rPr>
          <w:t>https://www.designcouncil.org.uk/sites/default/files/asset/document/ElevenLessons_Design_Council%20(2).pdf</w:t>
        </w:r>
      </w:hyperlink>
    </w:p>
    <w:p w14:paraId="45F9B4A0" w14:textId="435D8719" w:rsidR="00742814" w:rsidRPr="00E554AA" w:rsidRDefault="00742814" w:rsidP="00E554AA">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MX" w:eastAsia="es-ES"/>
        </w:rPr>
        <w:t>Galerna Estudio (2019).</w:t>
      </w:r>
      <w:r w:rsidRPr="00742814">
        <w:rPr>
          <w:rFonts w:ascii="Times New Roman" w:eastAsiaTheme="minorEastAsia" w:hAnsi="Times New Roman" w:cs="Times New Roman"/>
          <w:sz w:val="18"/>
          <w:szCs w:val="18"/>
          <w:lang w:val="es-MX" w:eastAsia="es-ES"/>
        </w:rPr>
        <w:t xml:space="preserve"> Los mitos que rodean al área del diseño gráfico</w:t>
      </w:r>
      <w:r w:rsidRPr="00742814">
        <w:rPr>
          <w:rFonts w:ascii="Times New Roman" w:eastAsiaTheme="minorEastAsia" w:hAnsi="Times New Roman" w:cs="Times New Roman"/>
          <w:i/>
          <w:sz w:val="18"/>
          <w:szCs w:val="18"/>
          <w:lang w:val="es-MX" w:eastAsia="es-ES"/>
        </w:rPr>
        <w:t xml:space="preserve"> </w:t>
      </w:r>
      <w:r>
        <w:rPr>
          <w:rFonts w:ascii="Times New Roman" w:eastAsiaTheme="minorEastAsia" w:hAnsi="Times New Roman" w:cs="Times New Roman"/>
          <w:sz w:val="18"/>
          <w:szCs w:val="18"/>
          <w:lang w:val="es-MX" w:eastAsia="es-ES"/>
        </w:rPr>
        <w:t>[website] México. D</w:t>
      </w:r>
      <w:r w:rsidRPr="00742814">
        <w:rPr>
          <w:rFonts w:ascii="Times New Roman" w:eastAsiaTheme="minorEastAsia" w:hAnsi="Times New Roman" w:cs="Times New Roman"/>
          <w:sz w:val="18"/>
          <w:szCs w:val="18"/>
          <w:lang w:val="es-MX" w:eastAsia="es-ES"/>
        </w:rPr>
        <w:t>isponible en https://galernaestudio.com/enterate-de-8-mitos-del-diseno-grafico/</w:t>
      </w:r>
    </w:p>
    <w:p w14:paraId="196BB8FC" w14:textId="77777777" w:rsidR="00450BFB" w:rsidRDefault="00976EFD" w:rsidP="00605378">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ES_tradnl" w:eastAsia="es-ES"/>
        </w:rPr>
        <w:t xml:space="preserve">Secretaría de Economía (2019). </w:t>
      </w:r>
      <w:r w:rsidRPr="00976EFD">
        <w:rPr>
          <w:rFonts w:ascii="Times New Roman" w:eastAsiaTheme="minorEastAsia" w:hAnsi="Times New Roman" w:cs="Times New Roman"/>
          <w:sz w:val="18"/>
          <w:szCs w:val="18"/>
          <w:lang w:val="es-ES_tradnl" w:eastAsia="es-ES"/>
        </w:rPr>
        <w:t>INEGI presenta resultados de la Encuesta Nacional sobre Productividad y Competitividad de las MIPYMES (ENAPROCE) 2018</w:t>
      </w:r>
      <w:r>
        <w:rPr>
          <w:rFonts w:ascii="Times New Roman" w:eastAsiaTheme="minorEastAsia" w:hAnsi="Times New Roman" w:cs="Times New Roman"/>
          <w:sz w:val="18"/>
          <w:szCs w:val="18"/>
          <w:lang w:val="es-ES_tradnl" w:eastAsia="es-ES"/>
        </w:rPr>
        <w:t>. [Blog]. Disponible en</w:t>
      </w:r>
    </w:p>
    <w:p w14:paraId="3632B18B" w14:textId="41B165BC" w:rsidR="00976EFD" w:rsidRDefault="00450BFB" w:rsidP="00605378">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ES_tradnl" w:eastAsia="es-ES"/>
        </w:rPr>
        <w:t xml:space="preserve">      </w:t>
      </w:r>
      <w:hyperlink r:id="rId14" w:history="1">
        <w:r w:rsidR="00976EFD" w:rsidRPr="00707F1F">
          <w:rPr>
            <w:rStyle w:val="Hipervnculo"/>
            <w:rFonts w:ascii="Times New Roman" w:eastAsiaTheme="minorEastAsia" w:hAnsi="Times New Roman" w:cs="Times New Roman"/>
            <w:sz w:val="18"/>
            <w:szCs w:val="18"/>
            <w:lang w:val="es-ES_tradnl" w:eastAsia="es-ES"/>
          </w:rPr>
          <w:t>https://www.gob.mx/se/articulos/inegi-presenta-resultados-de-la-encuesta-nacional-sobre-productividad-y-competitividad-de-las-mipymes-enaproce-2018</w:t>
        </w:r>
      </w:hyperlink>
    </w:p>
    <w:p w14:paraId="5EE4BD97" w14:textId="202B4B1F" w:rsidR="00976EFD" w:rsidRDefault="00976EFD" w:rsidP="00976EFD">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_tradnl" w:eastAsia="es-ES"/>
        </w:rPr>
        <w:t xml:space="preserve">Manrique, A. (2016). Gestión y Diseño: Convergencia disciplinar. Revista Pensamiento &amp; Gestión, Nº40. </w:t>
      </w:r>
      <w:r w:rsidRPr="00976EFD">
        <w:rPr>
          <w:rFonts w:ascii="Times New Roman" w:eastAsiaTheme="minorEastAsia" w:hAnsi="Times New Roman" w:cs="Times New Roman"/>
          <w:sz w:val="18"/>
          <w:szCs w:val="18"/>
          <w:lang w:val="es-ES" w:eastAsia="es-ES"/>
        </w:rPr>
        <w:t>Universidad del Norte, 129-158</w:t>
      </w:r>
      <w:r>
        <w:rPr>
          <w:rFonts w:ascii="Times New Roman" w:eastAsiaTheme="minorEastAsia" w:hAnsi="Times New Roman" w:cs="Times New Roman"/>
          <w:sz w:val="18"/>
          <w:szCs w:val="18"/>
          <w:lang w:val="es-ES" w:eastAsia="es-ES"/>
        </w:rPr>
        <w:t>. Colombia.</w:t>
      </w:r>
      <w:r w:rsidRPr="00976EFD">
        <w:rPr>
          <w:rFonts w:ascii="Times New Roman" w:eastAsiaTheme="minorEastAsia" w:hAnsi="Times New Roman" w:cs="Times New Roman"/>
          <w:sz w:val="18"/>
          <w:szCs w:val="18"/>
          <w:lang w:val="es-ES" w:eastAsia="es-ES"/>
        </w:rPr>
        <w:t xml:space="preserve"> </w:t>
      </w:r>
    </w:p>
    <w:p w14:paraId="0F2FF84C" w14:textId="77777777" w:rsidR="000776CF" w:rsidRDefault="00714F52" w:rsidP="00976EFD">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 w:eastAsia="es-ES"/>
        </w:rPr>
        <w:t xml:space="preserve">DDI, (2005). Estudio del Impacto Económico del Diseño en España 2005. Editado por la Sociedad </w:t>
      </w:r>
      <w:r w:rsidR="000776CF">
        <w:rPr>
          <w:rFonts w:ascii="Times New Roman" w:eastAsiaTheme="minorEastAsia" w:hAnsi="Times New Roman" w:cs="Times New Roman"/>
          <w:sz w:val="18"/>
          <w:szCs w:val="18"/>
          <w:lang w:val="es-ES" w:eastAsia="es-ES"/>
        </w:rPr>
        <w:t>Estatal para el Desarrollo del Diseño y la Innovación. Disponible en</w:t>
      </w:r>
    </w:p>
    <w:p w14:paraId="7AF06A04" w14:textId="662CE2F4" w:rsidR="00E554AA" w:rsidRDefault="000776CF" w:rsidP="00976EFD">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 w:eastAsia="es-ES"/>
        </w:rPr>
        <w:t xml:space="preserve">      </w:t>
      </w:r>
      <w:hyperlink r:id="rId15" w:history="1">
        <w:r w:rsidRPr="00707F1F">
          <w:rPr>
            <w:rStyle w:val="Hipervnculo"/>
            <w:rFonts w:ascii="Times New Roman" w:eastAsiaTheme="minorEastAsia" w:hAnsi="Times New Roman" w:cs="Times New Roman"/>
            <w:sz w:val="18"/>
            <w:szCs w:val="18"/>
            <w:lang w:val="es-ES" w:eastAsia="es-ES"/>
          </w:rPr>
          <w:t>https://www.ico</w:t>
        </w:r>
      </w:hyperlink>
      <w:r>
        <w:rPr>
          <w:rFonts w:ascii="Times New Roman" w:eastAsiaTheme="minorEastAsia" w:hAnsi="Times New Roman" w:cs="Times New Roman"/>
          <w:sz w:val="18"/>
          <w:szCs w:val="18"/>
          <w:lang w:val="es-ES" w:eastAsia="es-ES"/>
        </w:rPr>
        <w:t xml:space="preserve"> </w:t>
      </w:r>
      <w:r w:rsidRPr="000776CF">
        <w:rPr>
          <w:rFonts w:ascii="Times New Roman" w:eastAsiaTheme="minorEastAsia" w:hAnsi="Times New Roman" w:cs="Times New Roman"/>
          <w:sz w:val="18"/>
          <w:szCs w:val="18"/>
          <w:lang w:val="es-ES" w:eastAsia="es-ES"/>
        </w:rPr>
        <w:t>d.org/</w:t>
      </w:r>
      <w:proofErr w:type="spellStart"/>
      <w:r w:rsidRPr="000776CF">
        <w:rPr>
          <w:rFonts w:ascii="Times New Roman" w:eastAsiaTheme="minorEastAsia" w:hAnsi="Times New Roman" w:cs="Times New Roman"/>
          <w:sz w:val="18"/>
          <w:szCs w:val="18"/>
          <w:lang w:val="es-ES" w:eastAsia="es-ES"/>
        </w:rPr>
        <w:t>database</w:t>
      </w:r>
      <w:proofErr w:type="spellEnd"/>
      <w:r w:rsidRPr="000776CF">
        <w:rPr>
          <w:rFonts w:ascii="Times New Roman" w:eastAsiaTheme="minorEastAsia" w:hAnsi="Times New Roman" w:cs="Times New Roman"/>
          <w:sz w:val="18"/>
          <w:szCs w:val="18"/>
          <w:lang w:val="es-ES" w:eastAsia="es-ES"/>
        </w:rPr>
        <w:t>/files/</w:t>
      </w:r>
      <w:proofErr w:type="spellStart"/>
      <w:r w:rsidRPr="000776CF">
        <w:rPr>
          <w:rFonts w:ascii="Times New Roman" w:eastAsiaTheme="minorEastAsia" w:hAnsi="Times New Roman" w:cs="Times New Roman"/>
          <w:sz w:val="18"/>
          <w:szCs w:val="18"/>
          <w:lang w:val="es-ES" w:eastAsia="es-ES"/>
        </w:rPr>
        <w:t>library</w:t>
      </w:r>
      <w:proofErr w:type="spellEnd"/>
      <w:r w:rsidRPr="000776CF">
        <w:rPr>
          <w:rFonts w:ascii="Times New Roman" w:eastAsiaTheme="minorEastAsia" w:hAnsi="Times New Roman" w:cs="Times New Roman"/>
          <w:sz w:val="18"/>
          <w:szCs w:val="18"/>
          <w:lang w:val="es-ES" w:eastAsia="es-ES"/>
        </w:rPr>
        <w:t>/Impacto.del.Diseno.pdf</w:t>
      </w:r>
    </w:p>
    <w:p w14:paraId="3C04E26C" w14:textId="05EC2544" w:rsidR="00F011E4" w:rsidRDefault="00F011E4" w:rsidP="00976EFD">
      <w:pPr>
        <w:ind w:left="555" w:hanging="270"/>
        <w:textAlignment w:val="baseline"/>
        <w:rPr>
          <w:rFonts w:ascii="Times New Roman" w:eastAsiaTheme="minorEastAsia" w:hAnsi="Times New Roman" w:cs="Times New Roman"/>
          <w:sz w:val="18"/>
          <w:szCs w:val="18"/>
          <w:lang w:val="es-ES" w:eastAsia="es-ES"/>
        </w:rPr>
      </w:pPr>
      <w:r w:rsidRPr="00F011E4">
        <w:rPr>
          <w:rFonts w:ascii="Times New Roman" w:eastAsiaTheme="minorEastAsia" w:hAnsi="Times New Roman" w:cs="Times New Roman"/>
          <w:sz w:val="18"/>
          <w:szCs w:val="18"/>
          <w:lang w:val="es-MX" w:eastAsia="es-ES"/>
        </w:rPr>
        <w:t xml:space="preserve">Departamento de Seguimiento de Egresados </w:t>
      </w:r>
      <w:r>
        <w:rPr>
          <w:rFonts w:ascii="Times New Roman" w:eastAsiaTheme="minorEastAsia" w:hAnsi="Times New Roman" w:cs="Times New Roman"/>
          <w:sz w:val="18"/>
          <w:szCs w:val="18"/>
          <w:lang w:val="es-MX" w:eastAsia="es-ES"/>
        </w:rPr>
        <w:t xml:space="preserve">(2017). </w:t>
      </w:r>
      <w:r w:rsidRPr="00F011E4">
        <w:rPr>
          <w:rFonts w:ascii="Times New Roman" w:eastAsiaTheme="minorEastAsia" w:hAnsi="Times New Roman" w:cs="Times New Roman"/>
          <w:sz w:val="18"/>
          <w:szCs w:val="18"/>
          <w:lang w:val="es-MX" w:eastAsia="es-ES"/>
        </w:rPr>
        <w:t>Univers</w:t>
      </w:r>
      <w:r>
        <w:rPr>
          <w:rFonts w:ascii="Times New Roman" w:eastAsiaTheme="minorEastAsia" w:hAnsi="Times New Roman" w:cs="Times New Roman"/>
          <w:sz w:val="18"/>
          <w:szCs w:val="18"/>
          <w:lang w:val="es-MX" w:eastAsia="es-ES"/>
        </w:rPr>
        <w:t xml:space="preserve">idad Autónoma de Aguascalientes. Departamento de Seguimiento a Egresados </w:t>
      </w:r>
      <w:r w:rsidRPr="00F011E4">
        <w:rPr>
          <w:rFonts w:ascii="Times New Roman" w:eastAsiaTheme="minorEastAsia" w:hAnsi="Times New Roman" w:cs="Times New Roman"/>
          <w:sz w:val="18"/>
          <w:szCs w:val="18"/>
          <w:lang w:val="es-MX" w:eastAsia="es-ES"/>
        </w:rPr>
        <w:t>periodos 2015-2017</w:t>
      </w:r>
      <w:r>
        <w:rPr>
          <w:rFonts w:ascii="Times New Roman" w:eastAsiaTheme="minorEastAsia" w:hAnsi="Times New Roman" w:cs="Times New Roman"/>
          <w:sz w:val="18"/>
          <w:szCs w:val="18"/>
          <w:lang w:val="es-MX" w:eastAsia="es-ES"/>
        </w:rPr>
        <w:t>. Recuperado de:</w:t>
      </w:r>
      <w:r w:rsidRPr="00F011E4">
        <w:rPr>
          <w:rFonts w:ascii="Times New Roman" w:eastAsiaTheme="minorEastAsia" w:hAnsi="Times New Roman" w:cs="Times New Roman"/>
          <w:sz w:val="18"/>
          <w:szCs w:val="18"/>
          <w:lang w:val="es-MX" w:eastAsia="es-ES"/>
        </w:rPr>
        <w:t xml:space="preserve"> http://www.uaa.mx/direcciones/dgdp/depa/seg_egre.htm</w:t>
      </w:r>
    </w:p>
    <w:p w14:paraId="0DD98398" w14:textId="6A685A75" w:rsidR="00EE379A" w:rsidRDefault="00EE379A" w:rsidP="00976EFD">
      <w:pPr>
        <w:ind w:left="555" w:hanging="270"/>
        <w:textAlignment w:val="baseline"/>
        <w:rPr>
          <w:rFonts w:ascii="Times New Roman" w:eastAsiaTheme="minorEastAsia" w:hAnsi="Times New Roman" w:cs="Times New Roman"/>
          <w:sz w:val="18"/>
          <w:szCs w:val="18"/>
          <w:lang w:val="es-ES" w:eastAsia="es-ES"/>
        </w:rPr>
      </w:pPr>
      <w:r w:rsidRPr="00AC340B">
        <w:rPr>
          <w:rFonts w:ascii="Times New Roman" w:eastAsiaTheme="minorEastAsia" w:hAnsi="Times New Roman" w:cs="Times New Roman"/>
          <w:sz w:val="18"/>
          <w:szCs w:val="18"/>
          <w:lang w:val="en-US" w:eastAsia="es-ES"/>
        </w:rPr>
        <w:t xml:space="preserve">Design Management Institute (2020). About us. </w:t>
      </w:r>
      <w:r>
        <w:rPr>
          <w:rFonts w:ascii="Times New Roman" w:eastAsiaTheme="minorEastAsia" w:hAnsi="Times New Roman" w:cs="Times New Roman"/>
          <w:sz w:val="18"/>
          <w:szCs w:val="18"/>
          <w:lang w:val="es-ES" w:eastAsia="es-ES"/>
        </w:rPr>
        <w:t>[</w:t>
      </w:r>
      <w:proofErr w:type="spellStart"/>
      <w:r>
        <w:rPr>
          <w:rFonts w:ascii="Times New Roman" w:eastAsiaTheme="minorEastAsia" w:hAnsi="Times New Roman" w:cs="Times New Roman"/>
          <w:sz w:val="18"/>
          <w:szCs w:val="18"/>
          <w:lang w:val="es-ES" w:eastAsia="es-ES"/>
        </w:rPr>
        <w:t>website</w:t>
      </w:r>
      <w:proofErr w:type="spellEnd"/>
      <w:r>
        <w:rPr>
          <w:rFonts w:ascii="Times New Roman" w:eastAsiaTheme="minorEastAsia" w:hAnsi="Times New Roman" w:cs="Times New Roman"/>
          <w:sz w:val="18"/>
          <w:szCs w:val="18"/>
          <w:lang w:val="es-ES" w:eastAsia="es-ES"/>
        </w:rPr>
        <w:t>] Disponible en I</w:t>
      </w:r>
      <w:r w:rsidRPr="00EE379A">
        <w:rPr>
          <w:rFonts w:ascii="Times New Roman" w:eastAsiaTheme="minorEastAsia" w:hAnsi="Times New Roman" w:cs="Times New Roman"/>
          <w:sz w:val="18"/>
          <w:szCs w:val="18"/>
          <w:lang w:val="es-ES" w:eastAsia="es-ES"/>
        </w:rPr>
        <w:t>https://www.dmi.org/page/About</w:t>
      </w:r>
    </w:p>
    <w:p w14:paraId="4C997091" w14:textId="2CF35825" w:rsidR="001B3733" w:rsidRPr="00E3194F" w:rsidRDefault="00E36876" w:rsidP="00E3194F">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ES" w:eastAsia="es-ES"/>
        </w:rPr>
        <w:t xml:space="preserve">López, N. (2007). </w:t>
      </w:r>
      <w:r w:rsidR="00E3194F">
        <w:rPr>
          <w:rFonts w:ascii="Times New Roman" w:eastAsiaTheme="minorEastAsia" w:hAnsi="Times New Roman" w:cs="Times New Roman"/>
          <w:sz w:val="18"/>
          <w:szCs w:val="18"/>
          <w:lang w:val="es-ES" w:eastAsia="es-ES"/>
        </w:rPr>
        <w:t>Elementos de I</w:t>
      </w:r>
      <w:r w:rsidR="00E3194F" w:rsidRPr="00E3194F">
        <w:rPr>
          <w:rFonts w:ascii="Times New Roman" w:eastAsiaTheme="minorEastAsia" w:hAnsi="Times New Roman" w:cs="Times New Roman"/>
          <w:sz w:val="18"/>
          <w:szCs w:val="18"/>
          <w:lang w:val="es-ES" w:eastAsia="es-ES"/>
        </w:rPr>
        <w:t xml:space="preserve">ntegración </w:t>
      </w:r>
      <w:r w:rsidR="00E3194F">
        <w:rPr>
          <w:rFonts w:ascii="Times New Roman" w:eastAsiaTheme="minorEastAsia" w:hAnsi="Times New Roman" w:cs="Times New Roman"/>
          <w:sz w:val="18"/>
          <w:szCs w:val="18"/>
          <w:lang w:val="es-ES" w:eastAsia="es-ES"/>
        </w:rPr>
        <w:t>de M</w:t>
      </w:r>
      <w:r w:rsidR="00E3194F" w:rsidRPr="00E3194F">
        <w:rPr>
          <w:rFonts w:ascii="Times New Roman" w:eastAsiaTheme="minorEastAsia" w:hAnsi="Times New Roman" w:cs="Times New Roman"/>
          <w:sz w:val="18"/>
          <w:szCs w:val="18"/>
          <w:lang w:val="es-ES" w:eastAsia="es-ES"/>
        </w:rPr>
        <w:t xml:space="preserve">icro empresas </w:t>
      </w:r>
      <w:r w:rsidR="00E3194F">
        <w:rPr>
          <w:rFonts w:ascii="Times New Roman" w:eastAsiaTheme="minorEastAsia" w:hAnsi="Times New Roman" w:cs="Times New Roman"/>
          <w:sz w:val="18"/>
          <w:szCs w:val="18"/>
          <w:lang w:val="es-ES" w:eastAsia="es-ES"/>
        </w:rPr>
        <w:t>C</w:t>
      </w:r>
      <w:r w:rsidR="00E3194F" w:rsidRPr="00E3194F">
        <w:rPr>
          <w:rFonts w:ascii="Times New Roman" w:eastAsiaTheme="minorEastAsia" w:hAnsi="Times New Roman" w:cs="Times New Roman"/>
          <w:sz w:val="18"/>
          <w:szCs w:val="18"/>
          <w:lang w:val="es-ES" w:eastAsia="es-ES"/>
        </w:rPr>
        <w:t xml:space="preserve">omerciales </w:t>
      </w:r>
      <w:r w:rsidR="00E3194F">
        <w:rPr>
          <w:rFonts w:ascii="Times New Roman" w:eastAsiaTheme="minorEastAsia" w:hAnsi="Times New Roman" w:cs="Times New Roman"/>
          <w:sz w:val="18"/>
          <w:szCs w:val="18"/>
          <w:lang w:val="es-ES" w:eastAsia="es-ES"/>
        </w:rPr>
        <w:t>en el Oriente del E</w:t>
      </w:r>
      <w:r w:rsidR="00E3194F" w:rsidRPr="00E3194F">
        <w:rPr>
          <w:rFonts w:ascii="Times New Roman" w:eastAsiaTheme="minorEastAsia" w:hAnsi="Times New Roman" w:cs="Times New Roman"/>
          <w:sz w:val="18"/>
          <w:szCs w:val="18"/>
          <w:lang w:val="es-ES" w:eastAsia="es-ES"/>
        </w:rPr>
        <w:t>stado de México</w:t>
      </w:r>
      <w:r w:rsidR="00E3194F">
        <w:rPr>
          <w:rFonts w:ascii="Times New Roman" w:eastAsiaTheme="minorEastAsia" w:hAnsi="Times New Roman" w:cs="Times New Roman"/>
          <w:sz w:val="18"/>
          <w:szCs w:val="18"/>
          <w:lang w:val="es-ES" w:eastAsia="es-ES"/>
        </w:rPr>
        <w:t xml:space="preserve"> en los Primeros Años del Siglo XXI. Revista Contaduría y Administración No. 221. México. </w:t>
      </w:r>
      <w:r w:rsidR="00E3194F" w:rsidRPr="00E3194F">
        <w:rPr>
          <w:rFonts w:ascii="Times New Roman" w:eastAsiaTheme="minorEastAsia" w:hAnsi="Times New Roman" w:cs="Times New Roman"/>
          <w:i/>
          <w:iCs/>
          <w:sz w:val="18"/>
          <w:szCs w:val="18"/>
          <w:lang w:val="es-ES_tradnl" w:eastAsia="es-ES"/>
        </w:rPr>
        <w:t>versión impresa</w:t>
      </w:r>
      <w:r w:rsidR="00E3194F" w:rsidRPr="00E3194F">
        <w:rPr>
          <w:rFonts w:ascii="Times New Roman" w:eastAsiaTheme="minorEastAsia" w:hAnsi="Times New Roman" w:cs="Times New Roman"/>
          <w:sz w:val="18"/>
          <w:szCs w:val="18"/>
          <w:lang w:val="es-ES_tradnl" w:eastAsia="es-ES"/>
        </w:rPr>
        <w:t> ISSN 0186-1042</w:t>
      </w:r>
      <w:r w:rsidR="00E3194F">
        <w:rPr>
          <w:rFonts w:ascii="Times New Roman" w:eastAsiaTheme="minorEastAsia" w:hAnsi="Times New Roman" w:cs="Times New Roman"/>
          <w:sz w:val="18"/>
          <w:szCs w:val="18"/>
          <w:lang w:val="es-ES_tradnl" w:eastAsia="es-ES"/>
        </w:rPr>
        <w:t>.</w:t>
      </w:r>
      <w:r w:rsidR="00E3194F">
        <w:rPr>
          <w:rFonts w:ascii="Times New Roman" w:eastAsiaTheme="minorEastAsia" w:hAnsi="Times New Roman" w:cs="Times New Roman"/>
          <w:sz w:val="18"/>
          <w:szCs w:val="18"/>
          <w:lang w:val="es-ES" w:eastAsia="es-ES"/>
        </w:rPr>
        <w:t xml:space="preserve"> Disponible en </w:t>
      </w:r>
      <w:r w:rsidR="00E3194F" w:rsidRPr="00E3194F">
        <w:rPr>
          <w:rFonts w:ascii="Times New Roman" w:eastAsiaTheme="minorEastAsia" w:hAnsi="Times New Roman" w:cs="Times New Roman"/>
          <w:sz w:val="18"/>
          <w:szCs w:val="18"/>
          <w:lang w:val="es-ES" w:eastAsia="es-ES"/>
        </w:rPr>
        <w:t>http://www.scielo.org.mx/scielo.php?script=sci_arttext&amp;pid=S0186-10422007000100006</w:t>
      </w:r>
    </w:p>
    <w:p w14:paraId="661BA09E" w14:textId="4CEDCBBA" w:rsidR="001B3733" w:rsidRDefault="001B3733" w:rsidP="001B3733">
      <w:pPr>
        <w:ind w:left="555" w:hanging="270"/>
        <w:textAlignment w:val="baseline"/>
        <w:rPr>
          <w:rFonts w:ascii="Times New Roman" w:eastAsiaTheme="minorEastAsia" w:hAnsi="Times New Roman" w:cs="Times New Roman"/>
          <w:sz w:val="18"/>
          <w:szCs w:val="18"/>
          <w:lang w:val="es-ES" w:eastAsia="es-ES"/>
        </w:rPr>
      </w:pPr>
      <w:r w:rsidRPr="001B3733">
        <w:rPr>
          <w:rFonts w:ascii="Times New Roman" w:eastAsiaTheme="minorEastAsia" w:hAnsi="Times New Roman" w:cs="Times New Roman"/>
          <w:sz w:val="18"/>
          <w:szCs w:val="18"/>
          <w:lang w:val="es-MX" w:eastAsia="es-ES"/>
        </w:rPr>
        <w:t>Real, A., Macías, R. (2016) Taller Integral de Diseño: Proy</w:t>
      </w:r>
      <w:r>
        <w:rPr>
          <w:rFonts w:ascii="Times New Roman" w:eastAsiaTheme="minorEastAsia" w:hAnsi="Times New Roman" w:cs="Times New Roman"/>
          <w:sz w:val="18"/>
          <w:szCs w:val="18"/>
          <w:lang w:val="es-MX" w:eastAsia="es-ES"/>
        </w:rPr>
        <w:t>ectos Transdiciplinares. En C. Villagómez, J.C. Hernández [Editores]</w:t>
      </w:r>
      <w:r w:rsidRPr="001B3733">
        <w:rPr>
          <w:rFonts w:ascii="Times New Roman" w:eastAsiaTheme="minorEastAsia" w:hAnsi="Times New Roman" w:cs="Times New Roman"/>
          <w:sz w:val="18"/>
          <w:szCs w:val="18"/>
          <w:lang w:val="es-MX" w:eastAsia="es-ES"/>
        </w:rPr>
        <w:t>. La Transdisciplina en el Arte y en el Diseño</w:t>
      </w:r>
      <w:r>
        <w:rPr>
          <w:rFonts w:ascii="Times New Roman" w:eastAsiaTheme="minorEastAsia" w:hAnsi="Times New Roman" w:cs="Times New Roman"/>
          <w:sz w:val="18"/>
          <w:szCs w:val="18"/>
          <w:lang w:val="es-MX" w:eastAsia="es-ES"/>
        </w:rPr>
        <w:t xml:space="preserve"> </w:t>
      </w:r>
      <w:r w:rsidRPr="001B3733">
        <w:rPr>
          <w:rFonts w:ascii="Times New Roman" w:eastAsiaTheme="minorEastAsia" w:hAnsi="Times New Roman" w:cs="Times New Roman"/>
          <w:sz w:val="18"/>
          <w:szCs w:val="18"/>
          <w:lang w:val="es-MX" w:eastAsia="es-ES"/>
        </w:rPr>
        <w:t xml:space="preserve">(págs. 111-134). </w:t>
      </w:r>
      <w:r w:rsidRPr="00AC7A38">
        <w:rPr>
          <w:rFonts w:ascii="Times New Roman" w:eastAsiaTheme="minorEastAsia" w:hAnsi="Times New Roman" w:cs="Times New Roman"/>
          <w:sz w:val="18"/>
          <w:szCs w:val="18"/>
          <w:lang w:val="es-ES" w:eastAsia="es-ES"/>
        </w:rPr>
        <w:t>Departamento de Diseño de la</w:t>
      </w:r>
      <w:r>
        <w:rPr>
          <w:rFonts w:ascii="Times New Roman" w:eastAsiaTheme="minorEastAsia" w:hAnsi="Times New Roman" w:cs="Times New Roman"/>
          <w:sz w:val="18"/>
          <w:szCs w:val="18"/>
          <w:lang w:val="es-ES" w:eastAsia="es-ES"/>
        </w:rPr>
        <w:t xml:space="preserve"> </w:t>
      </w:r>
      <w:r w:rsidRPr="00AC7A38">
        <w:rPr>
          <w:rFonts w:ascii="Times New Roman" w:eastAsiaTheme="minorEastAsia" w:hAnsi="Times New Roman" w:cs="Times New Roman"/>
          <w:sz w:val="18"/>
          <w:szCs w:val="18"/>
          <w:lang w:val="es-ES" w:eastAsia="es-ES"/>
        </w:rPr>
        <w:t>División de Arquitectura, Arte y Diseño</w:t>
      </w:r>
      <w:r>
        <w:rPr>
          <w:rFonts w:ascii="Times New Roman" w:eastAsiaTheme="minorEastAsia" w:hAnsi="Times New Roman" w:cs="Times New Roman"/>
          <w:sz w:val="18"/>
          <w:szCs w:val="18"/>
          <w:lang w:val="es-ES" w:eastAsia="es-ES"/>
        </w:rPr>
        <w:t xml:space="preserve"> </w:t>
      </w:r>
      <w:r w:rsidRPr="00AC7A38">
        <w:rPr>
          <w:rFonts w:ascii="Times New Roman" w:eastAsiaTheme="minorEastAsia" w:hAnsi="Times New Roman" w:cs="Times New Roman"/>
          <w:sz w:val="18"/>
          <w:szCs w:val="18"/>
          <w:lang w:val="es-ES" w:eastAsia="es-ES"/>
        </w:rPr>
        <w:t>de la Universidad de Guanajuato.</w:t>
      </w:r>
      <w:r>
        <w:rPr>
          <w:rFonts w:ascii="Times New Roman" w:eastAsiaTheme="minorEastAsia" w:hAnsi="Times New Roman" w:cs="Times New Roman"/>
          <w:sz w:val="18"/>
          <w:szCs w:val="18"/>
          <w:lang w:val="es-ES" w:eastAsia="es-ES"/>
        </w:rPr>
        <w:t xml:space="preserve"> Disponible en formato Digital [PDF]y</w:t>
      </w:r>
      <w:r w:rsidRPr="00AC7A38">
        <w:rPr>
          <w:rFonts w:ascii="Times New Roman" w:eastAsiaTheme="minorEastAsia" w:hAnsi="Times New Roman" w:cs="Times New Roman"/>
          <w:sz w:val="18"/>
          <w:szCs w:val="18"/>
          <w:lang w:val="es-ES" w:eastAsia="es-ES"/>
        </w:rPr>
        <w:t xml:space="preserve"> para descargas ilimitadas</w:t>
      </w:r>
      <w:r>
        <w:rPr>
          <w:rFonts w:ascii="Times New Roman" w:eastAsiaTheme="minorEastAsia" w:hAnsi="Times New Roman" w:cs="Times New Roman"/>
          <w:sz w:val="18"/>
          <w:szCs w:val="18"/>
          <w:lang w:val="es-ES" w:eastAsia="es-ES"/>
        </w:rPr>
        <w:t xml:space="preserve"> </w:t>
      </w:r>
      <w:r w:rsidRPr="00AC7A38">
        <w:rPr>
          <w:rFonts w:ascii="Times New Roman" w:eastAsiaTheme="minorEastAsia" w:hAnsi="Times New Roman" w:cs="Times New Roman"/>
          <w:sz w:val="18"/>
          <w:szCs w:val="18"/>
          <w:lang w:val="es-ES" w:eastAsia="es-ES"/>
        </w:rPr>
        <w:t xml:space="preserve">en </w:t>
      </w:r>
      <w:hyperlink r:id="rId16" w:history="1">
        <w:r w:rsidRPr="00707F1F">
          <w:rPr>
            <w:rStyle w:val="Hipervnculo"/>
            <w:rFonts w:ascii="Times New Roman" w:eastAsiaTheme="minorEastAsia" w:hAnsi="Times New Roman" w:cs="Times New Roman"/>
            <w:sz w:val="18"/>
            <w:szCs w:val="18"/>
            <w:lang w:val="es-ES" w:eastAsia="es-ES"/>
          </w:rPr>
          <w:t>www.interiorgra</w:t>
        </w:r>
        <w:r w:rsidRPr="00707F1F">
          <w:rPr>
            <w:rStyle w:val="Hipervnculo"/>
            <w:rFonts w:ascii="Minion Pro SmBd Ital" w:eastAsiaTheme="minorEastAsia" w:hAnsi="Minion Pro SmBd Ital" w:cs="Minion Pro SmBd Ital"/>
            <w:sz w:val="18"/>
            <w:szCs w:val="18"/>
            <w:lang w:val="es-ES" w:eastAsia="es-ES"/>
          </w:rPr>
          <w:t></w:t>
        </w:r>
        <w:r w:rsidRPr="00707F1F">
          <w:rPr>
            <w:rStyle w:val="Hipervnculo"/>
            <w:rFonts w:ascii="Times New Roman" w:eastAsiaTheme="minorEastAsia" w:hAnsi="Times New Roman" w:cs="Times New Roman"/>
            <w:sz w:val="18"/>
            <w:szCs w:val="18"/>
            <w:lang w:val="es-ES" w:eastAsia="es-ES"/>
          </w:rPr>
          <w:t>co.com</w:t>
        </w:r>
      </w:hyperlink>
      <w:r>
        <w:rPr>
          <w:rFonts w:ascii="Times New Roman" w:eastAsiaTheme="minorEastAsia" w:hAnsi="Times New Roman" w:cs="Times New Roman"/>
          <w:sz w:val="18"/>
          <w:szCs w:val="18"/>
          <w:lang w:val="es-ES" w:eastAsia="es-ES"/>
        </w:rPr>
        <w:t xml:space="preserve"> / </w:t>
      </w:r>
    </w:p>
    <w:p w14:paraId="2DBC925B" w14:textId="549EEA34" w:rsidR="0058627C" w:rsidRDefault="0058627C" w:rsidP="0058627C">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ES" w:eastAsia="es-ES"/>
        </w:rPr>
        <w:t xml:space="preserve">O Grady, J., O Grady V. (2018). Manual de </w:t>
      </w:r>
      <w:r w:rsidR="00714F52">
        <w:rPr>
          <w:rFonts w:ascii="Times New Roman" w:eastAsiaTheme="minorEastAsia" w:hAnsi="Times New Roman" w:cs="Times New Roman"/>
          <w:sz w:val="18"/>
          <w:szCs w:val="18"/>
          <w:lang w:val="es-ES" w:eastAsia="es-ES"/>
        </w:rPr>
        <w:t xml:space="preserve">Investigación para Diseñadores: </w:t>
      </w:r>
      <w:r>
        <w:rPr>
          <w:rFonts w:ascii="Times New Roman" w:eastAsiaTheme="minorEastAsia" w:hAnsi="Times New Roman" w:cs="Times New Roman"/>
          <w:sz w:val="18"/>
          <w:szCs w:val="18"/>
          <w:lang w:val="es-ES_tradnl" w:eastAsia="es-ES"/>
        </w:rPr>
        <w:t>C</w:t>
      </w:r>
      <w:r w:rsidR="00714F52">
        <w:rPr>
          <w:rFonts w:ascii="Times New Roman" w:eastAsiaTheme="minorEastAsia" w:hAnsi="Times New Roman" w:cs="Times New Roman"/>
          <w:sz w:val="18"/>
          <w:szCs w:val="18"/>
          <w:lang w:val="es-ES_tradnl" w:eastAsia="es-ES"/>
        </w:rPr>
        <w:t>onozca a los Clientes y Comprenda de lo que Necesitan Realmente para Diseñar con E</w:t>
      </w:r>
      <w:r w:rsidRPr="0058627C">
        <w:rPr>
          <w:rFonts w:ascii="Times New Roman" w:eastAsiaTheme="minorEastAsia" w:hAnsi="Times New Roman" w:cs="Times New Roman"/>
          <w:sz w:val="18"/>
          <w:szCs w:val="18"/>
          <w:lang w:val="es-ES_tradnl" w:eastAsia="es-ES"/>
        </w:rPr>
        <w:t>ficacia</w:t>
      </w:r>
      <w:r w:rsidR="00714F52">
        <w:rPr>
          <w:rFonts w:ascii="Times New Roman" w:eastAsiaTheme="minorEastAsia" w:hAnsi="Times New Roman" w:cs="Times New Roman"/>
          <w:sz w:val="18"/>
          <w:szCs w:val="18"/>
          <w:lang w:val="es-ES_tradnl" w:eastAsia="es-ES"/>
        </w:rPr>
        <w:t xml:space="preserve">. P.31-32. Ed. </w:t>
      </w:r>
      <w:proofErr w:type="spellStart"/>
      <w:r w:rsidR="00714F52">
        <w:rPr>
          <w:rFonts w:ascii="Times New Roman" w:eastAsiaTheme="minorEastAsia" w:hAnsi="Times New Roman" w:cs="Times New Roman"/>
          <w:sz w:val="18"/>
          <w:szCs w:val="18"/>
          <w:lang w:val="es-ES_tradnl" w:eastAsia="es-ES"/>
        </w:rPr>
        <w:t>Blume</w:t>
      </w:r>
      <w:proofErr w:type="spellEnd"/>
      <w:r w:rsidR="00714F52">
        <w:rPr>
          <w:rFonts w:ascii="Times New Roman" w:eastAsiaTheme="minorEastAsia" w:hAnsi="Times New Roman" w:cs="Times New Roman"/>
          <w:sz w:val="18"/>
          <w:szCs w:val="18"/>
          <w:lang w:val="es-ES_tradnl" w:eastAsia="es-ES"/>
        </w:rPr>
        <w:t xml:space="preserve">. </w:t>
      </w:r>
    </w:p>
    <w:p w14:paraId="119BB708" w14:textId="0562D041" w:rsidR="00A63DAC" w:rsidRPr="00AC340B" w:rsidRDefault="00A63DAC" w:rsidP="0058627C">
      <w:pPr>
        <w:ind w:left="555" w:hanging="270"/>
        <w:textAlignment w:val="baseline"/>
        <w:rPr>
          <w:rFonts w:ascii="Times New Roman" w:eastAsiaTheme="minorEastAsia" w:hAnsi="Times New Roman" w:cs="Times New Roman"/>
          <w:sz w:val="18"/>
          <w:szCs w:val="18"/>
          <w:lang w:val="en-US" w:eastAsia="es-ES"/>
        </w:rPr>
      </w:pPr>
      <w:r>
        <w:rPr>
          <w:rFonts w:ascii="Times New Roman" w:eastAsiaTheme="minorEastAsia" w:hAnsi="Times New Roman" w:cs="Times New Roman"/>
          <w:sz w:val="18"/>
          <w:szCs w:val="18"/>
          <w:lang w:val="es-ES" w:eastAsia="es-ES"/>
        </w:rPr>
        <w:t xml:space="preserve">Grupo </w:t>
      </w:r>
      <w:proofErr w:type="spellStart"/>
      <w:r>
        <w:rPr>
          <w:rFonts w:ascii="Times New Roman" w:eastAsiaTheme="minorEastAsia" w:hAnsi="Times New Roman" w:cs="Times New Roman"/>
          <w:sz w:val="18"/>
          <w:szCs w:val="18"/>
          <w:lang w:val="es-ES" w:eastAsia="es-ES"/>
        </w:rPr>
        <w:t>Paredro</w:t>
      </w:r>
      <w:proofErr w:type="spellEnd"/>
      <w:r>
        <w:rPr>
          <w:rFonts w:ascii="Times New Roman" w:eastAsiaTheme="minorEastAsia" w:hAnsi="Times New Roman" w:cs="Times New Roman"/>
          <w:sz w:val="18"/>
          <w:szCs w:val="18"/>
          <w:lang w:val="es-ES" w:eastAsia="es-ES"/>
        </w:rPr>
        <w:t xml:space="preserve"> (2015). </w:t>
      </w:r>
      <w:r w:rsidRPr="00A63DAC">
        <w:rPr>
          <w:rFonts w:ascii="Times New Roman" w:eastAsiaTheme="minorEastAsia" w:hAnsi="Times New Roman" w:cs="Times New Roman"/>
          <w:sz w:val="18"/>
          <w:szCs w:val="18"/>
          <w:lang w:val="es-MX" w:eastAsia="es-ES"/>
        </w:rPr>
        <w:t>Evaluación del costo del diseño en México</w:t>
      </w:r>
      <w:r w:rsidRPr="00A63DAC">
        <w:rPr>
          <w:rFonts w:ascii="Times New Roman" w:eastAsiaTheme="minorEastAsia" w:hAnsi="Times New Roman" w:cs="Times New Roman"/>
          <w:i/>
          <w:sz w:val="18"/>
          <w:szCs w:val="18"/>
          <w:lang w:val="es-MX" w:eastAsia="es-ES"/>
        </w:rPr>
        <w:t>.</w:t>
      </w:r>
      <w:r>
        <w:rPr>
          <w:rFonts w:ascii="Times New Roman" w:eastAsiaTheme="minorEastAsia" w:hAnsi="Times New Roman" w:cs="Times New Roman"/>
          <w:sz w:val="18"/>
          <w:szCs w:val="18"/>
          <w:lang w:val="es-MX" w:eastAsia="es-ES"/>
        </w:rPr>
        <w:t xml:space="preserve"> </w:t>
      </w:r>
      <w:proofErr w:type="spellStart"/>
      <w:r w:rsidRPr="00AC340B">
        <w:rPr>
          <w:rFonts w:ascii="Times New Roman" w:eastAsiaTheme="minorEastAsia" w:hAnsi="Times New Roman" w:cs="Times New Roman"/>
          <w:sz w:val="18"/>
          <w:szCs w:val="18"/>
          <w:lang w:val="en-US" w:eastAsia="es-ES"/>
        </w:rPr>
        <w:t>Reporte</w:t>
      </w:r>
      <w:proofErr w:type="spellEnd"/>
      <w:r w:rsidRPr="00AC340B">
        <w:rPr>
          <w:rFonts w:ascii="Times New Roman" w:eastAsiaTheme="minorEastAsia" w:hAnsi="Times New Roman" w:cs="Times New Roman"/>
          <w:sz w:val="18"/>
          <w:szCs w:val="18"/>
          <w:lang w:val="en-US" w:eastAsia="es-ES"/>
        </w:rPr>
        <w:t xml:space="preserve"> de </w:t>
      </w:r>
      <w:proofErr w:type="spellStart"/>
      <w:r w:rsidRPr="00AC340B">
        <w:rPr>
          <w:rFonts w:ascii="Times New Roman" w:eastAsiaTheme="minorEastAsia" w:hAnsi="Times New Roman" w:cs="Times New Roman"/>
          <w:sz w:val="18"/>
          <w:szCs w:val="18"/>
          <w:lang w:val="en-US" w:eastAsia="es-ES"/>
        </w:rPr>
        <w:t>Estudio</w:t>
      </w:r>
      <w:proofErr w:type="spellEnd"/>
      <w:r w:rsidRPr="00AC340B">
        <w:rPr>
          <w:rFonts w:ascii="Times New Roman" w:eastAsiaTheme="minorEastAsia" w:hAnsi="Times New Roman" w:cs="Times New Roman"/>
          <w:sz w:val="18"/>
          <w:szCs w:val="18"/>
          <w:lang w:val="en-US" w:eastAsia="es-ES"/>
        </w:rPr>
        <w:t xml:space="preserve"> </w:t>
      </w:r>
      <w:proofErr w:type="spellStart"/>
      <w:r w:rsidRPr="00AC340B">
        <w:rPr>
          <w:rFonts w:ascii="Times New Roman" w:eastAsiaTheme="minorEastAsia" w:hAnsi="Times New Roman" w:cs="Times New Roman"/>
          <w:sz w:val="18"/>
          <w:szCs w:val="18"/>
          <w:lang w:val="en-US" w:eastAsia="es-ES"/>
        </w:rPr>
        <w:t>Anual</w:t>
      </w:r>
      <w:proofErr w:type="spellEnd"/>
      <w:r w:rsidRPr="00AC340B">
        <w:rPr>
          <w:rFonts w:ascii="Times New Roman" w:eastAsiaTheme="minorEastAsia" w:hAnsi="Times New Roman" w:cs="Times New Roman"/>
          <w:sz w:val="18"/>
          <w:szCs w:val="18"/>
          <w:lang w:val="en-US" w:eastAsia="es-ES"/>
        </w:rPr>
        <w:t xml:space="preserve">. México. </w:t>
      </w:r>
    </w:p>
    <w:p w14:paraId="0780234F" w14:textId="49008D26" w:rsidR="00F011E4" w:rsidRPr="00AC340B" w:rsidRDefault="00F011E4" w:rsidP="0058627C">
      <w:pPr>
        <w:ind w:left="555" w:hanging="270"/>
        <w:textAlignment w:val="baseline"/>
        <w:rPr>
          <w:rFonts w:ascii="Times New Roman" w:eastAsiaTheme="minorEastAsia" w:hAnsi="Times New Roman" w:cs="Times New Roman"/>
          <w:sz w:val="18"/>
          <w:szCs w:val="18"/>
          <w:lang w:val="en-US" w:eastAsia="es-ES"/>
        </w:rPr>
      </w:pPr>
      <w:r w:rsidRPr="00AC340B">
        <w:rPr>
          <w:rFonts w:ascii="Times New Roman" w:eastAsiaTheme="minorEastAsia" w:hAnsi="Times New Roman" w:cs="Times New Roman"/>
          <w:sz w:val="18"/>
          <w:szCs w:val="18"/>
          <w:lang w:val="en-US" w:eastAsia="es-ES"/>
        </w:rPr>
        <w:t>Sasaki. M. (2010). Urban regeneration through cultural creativity and social inclusion: Rethinking creative city theory through a Japanese case study</w:t>
      </w:r>
      <w:r w:rsidRPr="00AC340B">
        <w:rPr>
          <w:rFonts w:ascii="Times New Roman" w:eastAsiaTheme="minorEastAsia" w:hAnsi="Times New Roman" w:cs="Times New Roman"/>
          <w:i/>
          <w:sz w:val="18"/>
          <w:szCs w:val="18"/>
          <w:lang w:val="en-US" w:eastAsia="es-ES"/>
        </w:rPr>
        <w:t>.</w:t>
      </w:r>
      <w:r w:rsidRPr="00AC340B">
        <w:rPr>
          <w:rFonts w:ascii="Times New Roman" w:eastAsiaTheme="minorEastAsia" w:hAnsi="Times New Roman" w:cs="Times New Roman"/>
          <w:sz w:val="18"/>
          <w:szCs w:val="18"/>
          <w:lang w:val="en-US" w:eastAsia="es-ES"/>
        </w:rPr>
        <w:t xml:space="preserve"> Cities, S3-S9. 2010. Disponible </w:t>
      </w:r>
      <w:proofErr w:type="spellStart"/>
      <w:r w:rsidRPr="00AC340B">
        <w:rPr>
          <w:rFonts w:ascii="Times New Roman" w:eastAsiaTheme="minorEastAsia" w:hAnsi="Times New Roman" w:cs="Times New Roman"/>
          <w:sz w:val="18"/>
          <w:szCs w:val="18"/>
          <w:lang w:val="en-US" w:eastAsia="es-ES"/>
        </w:rPr>
        <w:t>en</w:t>
      </w:r>
      <w:proofErr w:type="spellEnd"/>
      <w:r w:rsidRPr="00AC340B">
        <w:rPr>
          <w:rFonts w:ascii="Times New Roman" w:eastAsiaTheme="minorEastAsia" w:hAnsi="Times New Roman" w:cs="Times New Roman"/>
          <w:sz w:val="18"/>
          <w:szCs w:val="18"/>
          <w:lang w:val="en-US" w:eastAsia="es-ES"/>
        </w:rPr>
        <w:t>: http://www.cujucr.com/downloads/Individual%20Articles/2/vol2%20Masayuki%20Sasaki.pdf</w:t>
      </w:r>
    </w:p>
    <w:p w14:paraId="16C0E2C2" w14:textId="7856E104" w:rsidR="00436B44" w:rsidRDefault="00436B44" w:rsidP="0058627C">
      <w:pPr>
        <w:ind w:left="555" w:hanging="270"/>
        <w:textAlignment w:val="baseline"/>
        <w:rPr>
          <w:rFonts w:ascii="Times New Roman" w:eastAsiaTheme="minorEastAsia" w:hAnsi="Times New Roman" w:cs="Times New Roman"/>
          <w:sz w:val="18"/>
          <w:szCs w:val="18"/>
          <w:lang w:val="es-MX" w:eastAsia="es-ES"/>
        </w:rPr>
      </w:pPr>
      <w:r>
        <w:rPr>
          <w:rFonts w:ascii="Times New Roman" w:eastAsiaTheme="minorEastAsia" w:hAnsi="Times New Roman" w:cs="Times New Roman"/>
          <w:sz w:val="18"/>
          <w:szCs w:val="18"/>
          <w:lang w:val="es-MX" w:eastAsia="es-ES"/>
        </w:rPr>
        <w:t xml:space="preserve">Universia México (2015). </w:t>
      </w:r>
      <w:r w:rsidRPr="00436B44">
        <w:rPr>
          <w:rFonts w:ascii="Times New Roman" w:eastAsiaTheme="minorEastAsia" w:hAnsi="Times New Roman" w:cs="Times New Roman"/>
          <w:sz w:val="18"/>
          <w:szCs w:val="18"/>
          <w:lang w:val="es-MX" w:eastAsia="es-ES"/>
        </w:rPr>
        <w:t>Diseño Gráfico: Una Profesión que Esconde Muchos Desafíos</w:t>
      </w:r>
      <w:r w:rsidRPr="00436B44">
        <w:rPr>
          <w:rFonts w:ascii="Times New Roman" w:eastAsiaTheme="minorEastAsia" w:hAnsi="Times New Roman" w:cs="Times New Roman"/>
          <w:i/>
          <w:sz w:val="18"/>
          <w:szCs w:val="18"/>
          <w:lang w:val="es-MX" w:eastAsia="es-ES"/>
        </w:rPr>
        <w:t xml:space="preserve"> </w:t>
      </w:r>
      <w:r>
        <w:rPr>
          <w:rFonts w:ascii="Times New Roman" w:eastAsiaTheme="minorEastAsia" w:hAnsi="Times New Roman" w:cs="Times New Roman"/>
          <w:sz w:val="18"/>
          <w:szCs w:val="18"/>
          <w:lang w:val="es-MX" w:eastAsia="es-ES"/>
        </w:rPr>
        <w:t>[website]. D</w:t>
      </w:r>
      <w:r w:rsidRPr="00436B44">
        <w:rPr>
          <w:rFonts w:ascii="Times New Roman" w:eastAsiaTheme="minorEastAsia" w:hAnsi="Times New Roman" w:cs="Times New Roman"/>
          <w:sz w:val="18"/>
          <w:szCs w:val="18"/>
          <w:lang w:val="es-MX" w:eastAsia="es-ES"/>
        </w:rPr>
        <w:t xml:space="preserve">isponible en </w:t>
      </w:r>
      <w:hyperlink r:id="rId17" w:history="1">
        <w:r w:rsidR="00A63DAC" w:rsidRPr="00707F1F">
          <w:rPr>
            <w:rStyle w:val="Hipervnculo"/>
            <w:rFonts w:ascii="Times New Roman" w:eastAsiaTheme="minorEastAsia" w:hAnsi="Times New Roman" w:cs="Times New Roman"/>
            <w:sz w:val="18"/>
            <w:szCs w:val="18"/>
            <w:lang w:val="es-MX" w:eastAsia="es-ES"/>
          </w:rPr>
          <w:t>https://www.universia.net</w:t>
        </w:r>
      </w:hyperlink>
    </w:p>
    <w:p w14:paraId="5CB50141" w14:textId="0A4DC8C1" w:rsidR="00A63DAC" w:rsidRPr="0058627C" w:rsidRDefault="00A63DAC" w:rsidP="0058627C">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MX" w:eastAsia="es-ES"/>
        </w:rPr>
        <w:t xml:space="preserve">WageIndicator (2019). Mi Salario. </w:t>
      </w:r>
      <w:r w:rsidRPr="00A63DAC">
        <w:rPr>
          <w:rFonts w:ascii="Times New Roman" w:eastAsiaTheme="minorEastAsia" w:hAnsi="Times New Roman" w:cs="Times New Roman"/>
          <w:sz w:val="18"/>
          <w:szCs w:val="18"/>
          <w:lang w:val="es-MX" w:eastAsia="es-ES"/>
        </w:rPr>
        <w:t>Calculador</w:t>
      </w:r>
      <w:r>
        <w:rPr>
          <w:rFonts w:ascii="Times New Roman" w:eastAsiaTheme="minorEastAsia" w:hAnsi="Times New Roman" w:cs="Times New Roman"/>
          <w:sz w:val="18"/>
          <w:szCs w:val="18"/>
          <w:lang w:val="es-MX" w:eastAsia="es-ES"/>
        </w:rPr>
        <w:t>a</w:t>
      </w:r>
      <w:r w:rsidRPr="00A63DAC">
        <w:rPr>
          <w:rFonts w:ascii="Times New Roman" w:eastAsiaTheme="minorEastAsia" w:hAnsi="Times New Roman" w:cs="Times New Roman"/>
          <w:sz w:val="18"/>
          <w:szCs w:val="18"/>
          <w:lang w:val="es-MX" w:eastAsia="es-ES"/>
        </w:rPr>
        <w:t xml:space="preserve"> de salarios. Disponible en https://misalario.org/tu-salario/comparatusalario#/</w:t>
      </w:r>
    </w:p>
    <w:p w14:paraId="130078BB" w14:textId="3DEEF506" w:rsidR="0058627C" w:rsidRDefault="0058627C" w:rsidP="001B3733">
      <w:pPr>
        <w:ind w:left="555" w:hanging="270"/>
        <w:textAlignment w:val="baseline"/>
        <w:rPr>
          <w:rFonts w:ascii="Times New Roman" w:eastAsiaTheme="minorEastAsia" w:hAnsi="Times New Roman" w:cs="Times New Roman"/>
          <w:sz w:val="18"/>
          <w:szCs w:val="18"/>
          <w:lang w:val="es-ES" w:eastAsia="es-ES"/>
        </w:rPr>
      </w:pPr>
    </w:p>
    <w:p w14:paraId="4F466CC7" w14:textId="2E49F3D3" w:rsidR="00976EFD" w:rsidRDefault="00976EFD" w:rsidP="00605378">
      <w:pPr>
        <w:ind w:left="555" w:hanging="270"/>
        <w:textAlignment w:val="baseline"/>
        <w:rPr>
          <w:rFonts w:ascii="Times New Roman" w:eastAsiaTheme="minorEastAsia" w:hAnsi="Times New Roman" w:cs="Times New Roman"/>
          <w:sz w:val="18"/>
          <w:szCs w:val="18"/>
          <w:lang w:val="es-ES_tradnl" w:eastAsia="es-ES"/>
        </w:rPr>
      </w:pPr>
    </w:p>
    <w:p w14:paraId="69699A5E" w14:textId="77777777" w:rsidR="00976EFD" w:rsidRPr="00605378" w:rsidRDefault="00976EFD" w:rsidP="00605378">
      <w:pPr>
        <w:ind w:left="555" w:hanging="270"/>
        <w:textAlignment w:val="baseline"/>
        <w:rPr>
          <w:rFonts w:ascii="Arial" w:eastAsiaTheme="minorEastAsia" w:hAnsi="Arial" w:cs="Arial"/>
          <w:sz w:val="18"/>
          <w:szCs w:val="18"/>
          <w:lang w:val="es-ES_tradnl" w:eastAsia="es-ES"/>
        </w:rPr>
      </w:pPr>
    </w:p>
    <w:p w14:paraId="71F2AA84" w14:textId="34237878" w:rsidR="00605378" w:rsidRPr="00605378" w:rsidRDefault="00605378" w:rsidP="00605378">
      <w:pPr>
        <w:textAlignment w:val="baseline"/>
        <w:rPr>
          <w:rFonts w:ascii="Arial" w:eastAsiaTheme="minorEastAsia" w:hAnsi="Arial" w:cs="Arial"/>
          <w:sz w:val="18"/>
          <w:szCs w:val="18"/>
          <w:lang w:val="es-ES_tradnl" w:eastAsia="es-ES"/>
        </w:rPr>
      </w:pPr>
      <w:r w:rsidRPr="00605378">
        <w:rPr>
          <w:rFonts w:ascii="Times New Roman" w:eastAsiaTheme="minorEastAsia" w:hAnsi="Times New Roman" w:cs="Times New Roman"/>
          <w:sz w:val="18"/>
          <w:szCs w:val="18"/>
          <w:lang w:val="es-ES_tradnl" w:eastAsia="es-ES"/>
        </w:rPr>
        <w:t> </w:t>
      </w:r>
    </w:p>
    <w:p w14:paraId="5CB0D030" w14:textId="77777777" w:rsidR="00B64CFF" w:rsidRDefault="00B64CFF" w:rsidP="00B64CFF">
      <w:pPr>
        <w:rPr>
          <w:rFonts w:ascii="Times New Roman" w:eastAsia="Times New Roman" w:hAnsi="Times New Roman" w:cs="Times New Roman"/>
          <w:color w:val="000000"/>
          <w:sz w:val="20"/>
          <w:szCs w:val="20"/>
          <w:shd w:val="clear" w:color="auto" w:fill="FFFFFF"/>
          <w:lang w:val="es-ES" w:eastAsia="es-ES"/>
        </w:rPr>
      </w:pPr>
      <w:r w:rsidRPr="00B64CFF">
        <w:rPr>
          <w:rFonts w:ascii="Times New Roman" w:eastAsia="Times New Roman" w:hAnsi="Times New Roman" w:cs="Times New Roman"/>
          <w:b/>
          <w:bCs/>
          <w:i/>
          <w:iCs/>
          <w:color w:val="000000"/>
          <w:sz w:val="20"/>
          <w:szCs w:val="20"/>
          <w:shd w:val="clear" w:color="auto" w:fill="FFFFFF"/>
          <w:lang w:val="es-ES" w:eastAsia="es-ES"/>
        </w:rPr>
        <w:t>Alma Rosa Real Paredes: </w:t>
      </w:r>
      <w:r w:rsidRPr="004742A5">
        <w:rPr>
          <w:rFonts w:ascii="Times New Roman" w:eastAsia="Times New Roman" w:hAnsi="Times New Roman" w:cs="Times New Roman"/>
          <w:i/>
          <w:iCs/>
          <w:color w:val="000000"/>
          <w:sz w:val="20"/>
          <w:szCs w:val="20"/>
          <w:shd w:val="clear" w:color="auto" w:fill="FFFFFF"/>
          <w:lang w:val="es-ES" w:eastAsia="es-ES"/>
        </w:rPr>
        <w:t>Doctora en Ciencias de Alta Dirección. Profesor Investigador Tiempo Completo </w:t>
      </w:r>
      <w:r w:rsidRPr="004742A5">
        <w:rPr>
          <w:rFonts w:ascii="Times New Roman" w:eastAsia="Times New Roman" w:hAnsi="Times New Roman" w:cs="Times New Roman"/>
          <w:i/>
          <w:color w:val="000000"/>
          <w:sz w:val="20"/>
          <w:szCs w:val="20"/>
          <w:shd w:val="clear" w:color="auto" w:fill="FFFFFF"/>
          <w:lang w:val="es-ES" w:eastAsia="es-ES"/>
        </w:rPr>
        <w:t>Universidad Autónoma de Aguascalientes, Departamento de Diseño Gráfico, Cuerpo Académico Estudios Integrales de Diseño; Red Investigación para el Diseño, Aguascalientes, México. a</w:t>
      </w:r>
      <w:hyperlink r:id="rId18" w:tgtFrame="_blank" w:history="1">
        <w:r w:rsidRPr="004742A5">
          <w:rPr>
            <w:rFonts w:ascii="Times New Roman" w:eastAsia="Times New Roman" w:hAnsi="Times New Roman" w:cs="Times New Roman"/>
            <w:i/>
            <w:color w:val="0563C1"/>
            <w:sz w:val="20"/>
            <w:szCs w:val="20"/>
            <w:u w:val="single"/>
            <w:shd w:val="clear" w:color="auto" w:fill="FFFFFF"/>
            <w:lang w:val="es-ES" w:eastAsia="es-ES"/>
          </w:rPr>
          <w:t>lma.real@edu.uaa.mx</w:t>
        </w:r>
      </w:hyperlink>
      <w:r w:rsidRPr="004742A5">
        <w:rPr>
          <w:rFonts w:ascii="Times New Roman" w:eastAsia="Times New Roman" w:hAnsi="Times New Roman" w:cs="Times New Roman"/>
          <w:i/>
          <w:color w:val="000000"/>
          <w:sz w:val="20"/>
          <w:szCs w:val="20"/>
          <w:shd w:val="clear" w:color="auto" w:fill="FFFFFF"/>
          <w:lang w:val="es-ES" w:eastAsia="es-ES"/>
        </w:rPr>
        <w:t> </w:t>
      </w:r>
    </w:p>
    <w:p w14:paraId="539123A3" w14:textId="062F9D61" w:rsidR="00B64CFF" w:rsidRPr="00B64CFF" w:rsidRDefault="00B64CFF" w:rsidP="00B64CFF">
      <w:pPr>
        <w:rPr>
          <w:rFonts w:ascii="Times" w:eastAsia="Times New Roman" w:hAnsi="Times" w:cs="Times New Roman"/>
          <w:sz w:val="20"/>
          <w:szCs w:val="20"/>
          <w:lang w:val="es-ES_tradnl" w:eastAsia="es-ES"/>
        </w:rPr>
      </w:pPr>
      <w:r w:rsidRPr="00B64CFF">
        <w:rPr>
          <w:rFonts w:ascii="Times New Roman" w:eastAsia="Times New Roman" w:hAnsi="Times New Roman" w:cs="Times New Roman"/>
          <w:b/>
          <w:bCs/>
          <w:i/>
          <w:iCs/>
          <w:color w:val="000000"/>
          <w:sz w:val="20"/>
          <w:szCs w:val="20"/>
          <w:shd w:val="clear" w:color="auto" w:fill="FFFFFF"/>
          <w:lang w:val="es-ES" w:eastAsia="es-ES"/>
        </w:rPr>
        <w:t>Ricardo Arturo López León</w:t>
      </w:r>
      <w:r w:rsidRPr="00B64CFF">
        <w:rPr>
          <w:rFonts w:ascii="Times New Roman" w:eastAsia="Times New Roman" w:hAnsi="Times New Roman" w:cs="Times New Roman"/>
          <w:color w:val="000000"/>
          <w:sz w:val="20"/>
          <w:szCs w:val="20"/>
          <w:shd w:val="clear" w:color="auto" w:fill="FFFFFF"/>
          <w:lang w:val="es-ES" w:eastAsia="es-ES"/>
        </w:rPr>
        <w:t xml:space="preserve">: </w:t>
      </w:r>
      <w:r w:rsidRPr="004742A5">
        <w:rPr>
          <w:rFonts w:ascii="Times New Roman" w:eastAsia="Times New Roman" w:hAnsi="Times New Roman" w:cs="Times New Roman"/>
          <w:i/>
          <w:color w:val="000000"/>
          <w:sz w:val="20"/>
          <w:szCs w:val="20"/>
          <w:shd w:val="clear" w:color="auto" w:fill="FFFFFF"/>
          <w:lang w:val="es-ES" w:eastAsia="es-ES"/>
        </w:rPr>
        <w:t>Doctor en Ciencias y Artes para el Diseño Profesor Investigador Tiempo Completo Universidad Autónoma de Aguascalientes, Departamento de Diseño Gráfico, Cuerpo Académico Estudios Integrales de Diseño; Red Investigación para el Diseño, Aguascalientes, México. </w:t>
      </w:r>
      <w:r w:rsidRPr="004742A5">
        <w:rPr>
          <w:rFonts w:ascii="Times New Roman" w:eastAsia="Times New Roman" w:hAnsi="Times New Roman" w:cs="Times New Roman"/>
          <w:i/>
          <w:color w:val="000000"/>
          <w:sz w:val="20"/>
          <w:szCs w:val="20"/>
          <w:shd w:val="clear" w:color="auto" w:fill="FFFFFF"/>
          <w:lang w:val="es-ES_tradnl" w:eastAsia="es-ES"/>
        </w:rPr>
        <w:t> </w:t>
      </w:r>
    </w:p>
    <w:p w14:paraId="49198DD4" w14:textId="77777777" w:rsidR="00605378" w:rsidRDefault="00605378"/>
    <w:sectPr w:rsidR="00605378" w:rsidSect="008B576A">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 w:author="Autor" w:initials="A">
    <w:p w14:paraId="6B79F949" w14:textId="5A7EDB33" w:rsidR="00F17659" w:rsidRPr="00F17659" w:rsidRDefault="00F17659">
      <w:pPr>
        <w:pStyle w:val="Textocomentario"/>
        <w:rPr>
          <w:lang w:val="es-ES"/>
        </w:rPr>
      </w:pPr>
      <w:r>
        <w:rPr>
          <w:rStyle w:val="Refdecomentario"/>
        </w:rPr>
        <w:annotationRef/>
      </w:r>
      <w:r>
        <w:rPr>
          <w:rStyle w:val="Refdecomentario"/>
          <w:lang w:val="es-ES"/>
        </w:rPr>
        <w:t>Si es una abreviación, escribir en mayúsculas:</w:t>
      </w:r>
      <w:r>
        <w:rPr>
          <w:lang w:val="es-ES"/>
        </w:rPr>
        <w:t xml:space="preserve"> DMI</w:t>
      </w:r>
    </w:p>
  </w:comment>
  <w:comment w:id="5" w:author="Autor" w:initials="A">
    <w:p w14:paraId="194DAAEA" w14:textId="660CCFAF" w:rsidR="003036E2" w:rsidRPr="003036E2" w:rsidRDefault="003036E2">
      <w:pPr>
        <w:pStyle w:val="Textocomentario"/>
        <w:rPr>
          <w:lang w:val="es-ES"/>
        </w:rPr>
      </w:pPr>
      <w:r>
        <w:rPr>
          <w:rStyle w:val="Refdecomentario"/>
        </w:rPr>
        <w:annotationRef/>
      </w:r>
      <w:r>
        <w:rPr>
          <w:lang w:val="es-ES"/>
        </w:rPr>
        <w:t>¿El adjetivo forma parte del nombre? Si no es así, debe ir en minúsculas.</w:t>
      </w:r>
    </w:p>
  </w:comment>
  <w:comment w:id="6" w:author="Autor" w:initials="A">
    <w:p w14:paraId="0A182027" w14:textId="025888D6" w:rsidR="000F60AB" w:rsidRPr="000F60AB" w:rsidRDefault="000F60AB">
      <w:pPr>
        <w:pStyle w:val="Textocomentario"/>
        <w:rPr>
          <w:lang w:val="es-ES"/>
        </w:rPr>
      </w:pPr>
      <w:r>
        <w:rPr>
          <w:rStyle w:val="Refdecomentario"/>
        </w:rPr>
        <w:annotationRef/>
      </w:r>
      <w:r w:rsidR="003036E2">
        <w:rPr>
          <w:lang w:val="es-ES"/>
        </w:rPr>
        <w:t>Revisar congruencia con el nombre mencionado en el párrafo anterior, especialmente en el uso de la “s” o “c”.</w:t>
      </w:r>
    </w:p>
  </w:comment>
  <w:comment w:id="11" w:author="Autor" w:initials="A">
    <w:p w14:paraId="60A78369" w14:textId="163270D8" w:rsidR="003036E2" w:rsidRPr="003036E2" w:rsidRDefault="003036E2">
      <w:pPr>
        <w:pStyle w:val="Textocomentario"/>
        <w:rPr>
          <w:lang w:val="es-ES"/>
        </w:rPr>
      </w:pPr>
      <w:r>
        <w:rPr>
          <w:rStyle w:val="Refdecomentario"/>
        </w:rPr>
        <w:annotationRef/>
      </w:r>
      <w:r>
        <w:rPr>
          <w:lang w:val="es-ES"/>
        </w:rPr>
        <w:t>¿Mayúsculas?</w:t>
      </w:r>
    </w:p>
  </w:comment>
  <w:comment w:id="19" w:author="Autor" w:initials="A">
    <w:p w14:paraId="67D5B643" w14:textId="3FBC58A0" w:rsidR="003036E2" w:rsidRPr="003036E2" w:rsidRDefault="003036E2">
      <w:pPr>
        <w:pStyle w:val="Textocomentario"/>
        <w:rPr>
          <w:lang w:val="es-ES"/>
        </w:rPr>
      </w:pPr>
      <w:r>
        <w:rPr>
          <w:rStyle w:val="Refdecomentario"/>
        </w:rPr>
        <w:annotationRef/>
      </w:r>
      <w:r w:rsidR="000B07E2">
        <w:rPr>
          <w:lang w:val="es-ES"/>
        </w:rPr>
        <w:t>Revisar lista de referencias, ya que e</w:t>
      </w:r>
      <w:r>
        <w:rPr>
          <w:lang w:val="es-ES"/>
        </w:rPr>
        <w:t xml:space="preserve">l estudio no se </w:t>
      </w:r>
      <w:r w:rsidR="000B07E2">
        <w:rPr>
          <w:lang w:val="es-ES"/>
        </w:rPr>
        <w:t>encuentra listado.</w:t>
      </w:r>
    </w:p>
  </w:comment>
  <w:comment w:id="23" w:author="Autor" w:initials="A">
    <w:p w14:paraId="08A910D6" w14:textId="34829BD8" w:rsidR="00205086" w:rsidRPr="00205086" w:rsidRDefault="00205086">
      <w:pPr>
        <w:pStyle w:val="Textocomentario"/>
        <w:rPr>
          <w:lang w:val="es-ES"/>
        </w:rPr>
      </w:pPr>
      <w:r>
        <w:rPr>
          <w:rStyle w:val="Refdecomentario"/>
        </w:rPr>
        <w:annotationRef/>
      </w:r>
      <w:r>
        <w:rPr>
          <w:lang w:val="es-ES"/>
        </w:rPr>
        <w:t>Revisar que se encuentren citados en el cuerpo del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B79F949" w15:done="0"/>
  <w15:commentEx w15:paraId="194DAAEA" w15:done="0"/>
  <w15:commentEx w15:paraId="0A182027" w15:done="0"/>
  <w15:commentEx w15:paraId="60A78369" w15:done="0"/>
  <w15:commentEx w15:paraId="67D5B643" w15:done="0"/>
  <w15:commentEx w15:paraId="08A910D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B79F949" w16cid:durableId="2330269B"/>
  <w16cid:commentId w16cid:paraId="194DAAEA" w16cid:durableId="23302866"/>
  <w16cid:commentId w16cid:paraId="0A182027" w16cid:durableId="23302769"/>
  <w16cid:commentId w16cid:paraId="60A78369" w16cid:durableId="233028FC"/>
  <w16cid:commentId w16cid:paraId="67D5B643" w16cid:durableId="233029AD"/>
  <w16cid:commentId w16cid:paraId="08A910D6" w16cid:durableId="23302D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7372BE" w14:textId="77777777" w:rsidR="005D2BBF" w:rsidRDefault="005D2BBF" w:rsidP="00A63DAC">
      <w:r>
        <w:separator/>
      </w:r>
    </w:p>
  </w:endnote>
  <w:endnote w:type="continuationSeparator" w:id="0">
    <w:p w14:paraId="45F520F2" w14:textId="77777777" w:rsidR="005D2BBF" w:rsidRDefault="005D2BBF" w:rsidP="00A63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
    <w:panose1 w:val="00000500000000020000"/>
    <w:charset w:val="00"/>
    <w:family w:val="auto"/>
    <w:pitch w:val="variable"/>
    <w:sig w:usb0="E00002FF" w:usb1="5000205A" w:usb2="00000000" w:usb3="00000000" w:csb0="0000019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nion Pro SmBd Ital">
    <w:altName w:val="Calibri"/>
    <w:panose1 w:val="02040503050306090203"/>
    <w:charset w:val="00"/>
    <w:family w:val="auto"/>
    <w:pitch w:val="variable"/>
    <w:sig w:usb0="60000287"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20C6FE" w14:textId="77777777" w:rsidR="005D2BBF" w:rsidRDefault="005D2BBF" w:rsidP="00A63DAC">
      <w:r>
        <w:separator/>
      </w:r>
    </w:p>
  </w:footnote>
  <w:footnote w:type="continuationSeparator" w:id="0">
    <w:p w14:paraId="623A5CF6" w14:textId="77777777" w:rsidR="005D2BBF" w:rsidRDefault="005D2BBF" w:rsidP="00A63D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5378"/>
    <w:rsid w:val="000212EE"/>
    <w:rsid w:val="0003546E"/>
    <w:rsid w:val="00044F22"/>
    <w:rsid w:val="000776CF"/>
    <w:rsid w:val="000A52B2"/>
    <w:rsid w:val="000B07E2"/>
    <w:rsid w:val="000B196A"/>
    <w:rsid w:val="000B238A"/>
    <w:rsid w:val="000C7188"/>
    <w:rsid w:val="000F053B"/>
    <w:rsid w:val="000F60AB"/>
    <w:rsid w:val="000F7265"/>
    <w:rsid w:val="00105213"/>
    <w:rsid w:val="001067DA"/>
    <w:rsid w:val="00122DB6"/>
    <w:rsid w:val="00152846"/>
    <w:rsid w:val="00157BAE"/>
    <w:rsid w:val="001623CE"/>
    <w:rsid w:val="00186D6B"/>
    <w:rsid w:val="001A07A3"/>
    <w:rsid w:val="001B2CB0"/>
    <w:rsid w:val="001B3733"/>
    <w:rsid w:val="001B582F"/>
    <w:rsid w:val="001C3FC2"/>
    <w:rsid w:val="001D7F0A"/>
    <w:rsid w:val="001E110F"/>
    <w:rsid w:val="00200C87"/>
    <w:rsid w:val="00205086"/>
    <w:rsid w:val="00242F78"/>
    <w:rsid w:val="002611C0"/>
    <w:rsid w:val="002A4401"/>
    <w:rsid w:val="002A5A77"/>
    <w:rsid w:val="002D13A3"/>
    <w:rsid w:val="002E195C"/>
    <w:rsid w:val="002F3F5C"/>
    <w:rsid w:val="002F5CB5"/>
    <w:rsid w:val="003036E2"/>
    <w:rsid w:val="00311239"/>
    <w:rsid w:val="00312F1D"/>
    <w:rsid w:val="00313492"/>
    <w:rsid w:val="00351339"/>
    <w:rsid w:val="00355C60"/>
    <w:rsid w:val="00375FC2"/>
    <w:rsid w:val="003871A6"/>
    <w:rsid w:val="003B226F"/>
    <w:rsid w:val="003B436F"/>
    <w:rsid w:val="003C200E"/>
    <w:rsid w:val="003C7F3B"/>
    <w:rsid w:val="003D1F0E"/>
    <w:rsid w:val="003E40AA"/>
    <w:rsid w:val="003F7707"/>
    <w:rsid w:val="00412122"/>
    <w:rsid w:val="00430F23"/>
    <w:rsid w:val="00431782"/>
    <w:rsid w:val="00436B44"/>
    <w:rsid w:val="00440B67"/>
    <w:rsid w:val="00450BFB"/>
    <w:rsid w:val="00453DE0"/>
    <w:rsid w:val="0046033E"/>
    <w:rsid w:val="0046347A"/>
    <w:rsid w:val="004651CD"/>
    <w:rsid w:val="004742A5"/>
    <w:rsid w:val="004A21FD"/>
    <w:rsid w:val="004F13C7"/>
    <w:rsid w:val="005104D0"/>
    <w:rsid w:val="0052153E"/>
    <w:rsid w:val="00553B87"/>
    <w:rsid w:val="005651D2"/>
    <w:rsid w:val="0058627C"/>
    <w:rsid w:val="005A27EA"/>
    <w:rsid w:val="005B2113"/>
    <w:rsid w:val="005B6C8F"/>
    <w:rsid w:val="005C3903"/>
    <w:rsid w:val="005C6138"/>
    <w:rsid w:val="005D2BBF"/>
    <w:rsid w:val="005F3621"/>
    <w:rsid w:val="00605378"/>
    <w:rsid w:val="00606BDD"/>
    <w:rsid w:val="0061422F"/>
    <w:rsid w:val="00634D51"/>
    <w:rsid w:val="00645A78"/>
    <w:rsid w:val="00653ED5"/>
    <w:rsid w:val="006D7879"/>
    <w:rsid w:val="006E118A"/>
    <w:rsid w:val="00714F52"/>
    <w:rsid w:val="00736EC0"/>
    <w:rsid w:val="00742814"/>
    <w:rsid w:val="00791891"/>
    <w:rsid w:val="007A7BEC"/>
    <w:rsid w:val="007D186F"/>
    <w:rsid w:val="007F3AE3"/>
    <w:rsid w:val="00810629"/>
    <w:rsid w:val="00811A4A"/>
    <w:rsid w:val="008967C7"/>
    <w:rsid w:val="008A1076"/>
    <w:rsid w:val="008A1695"/>
    <w:rsid w:val="008A60FE"/>
    <w:rsid w:val="008A7BA8"/>
    <w:rsid w:val="008B0D69"/>
    <w:rsid w:val="008B576A"/>
    <w:rsid w:val="008C4571"/>
    <w:rsid w:val="00904843"/>
    <w:rsid w:val="00911182"/>
    <w:rsid w:val="009346EB"/>
    <w:rsid w:val="00976EFD"/>
    <w:rsid w:val="00990443"/>
    <w:rsid w:val="00995905"/>
    <w:rsid w:val="009A011C"/>
    <w:rsid w:val="009A5A0B"/>
    <w:rsid w:val="009B5715"/>
    <w:rsid w:val="009F5701"/>
    <w:rsid w:val="00A07E6B"/>
    <w:rsid w:val="00A525E1"/>
    <w:rsid w:val="00A55C30"/>
    <w:rsid w:val="00A63DAC"/>
    <w:rsid w:val="00AA5F1B"/>
    <w:rsid w:val="00AB397C"/>
    <w:rsid w:val="00AC1F68"/>
    <w:rsid w:val="00AC340B"/>
    <w:rsid w:val="00AC7A38"/>
    <w:rsid w:val="00AE1FCA"/>
    <w:rsid w:val="00B07051"/>
    <w:rsid w:val="00B53354"/>
    <w:rsid w:val="00B56D0B"/>
    <w:rsid w:val="00B64CFF"/>
    <w:rsid w:val="00B92076"/>
    <w:rsid w:val="00BB1B6F"/>
    <w:rsid w:val="00BC75A4"/>
    <w:rsid w:val="00BD514E"/>
    <w:rsid w:val="00BE286C"/>
    <w:rsid w:val="00C3694C"/>
    <w:rsid w:val="00C56A61"/>
    <w:rsid w:val="00C61ED1"/>
    <w:rsid w:val="00C6492E"/>
    <w:rsid w:val="00C97212"/>
    <w:rsid w:val="00C97384"/>
    <w:rsid w:val="00CB32C4"/>
    <w:rsid w:val="00CC2026"/>
    <w:rsid w:val="00CF5BAA"/>
    <w:rsid w:val="00CF79FC"/>
    <w:rsid w:val="00D44189"/>
    <w:rsid w:val="00D7336C"/>
    <w:rsid w:val="00D82119"/>
    <w:rsid w:val="00DA173B"/>
    <w:rsid w:val="00DC02C2"/>
    <w:rsid w:val="00DC5AB8"/>
    <w:rsid w:val="00DE0F15"/>
    <w:rsid w:val="00DF63C7"/>
    <w:rsid w:val="00DF76E9"/>
    <w:rsid w:val="00E02456"/>
    <w:rsid w:val="00E3194F"/>
    <w:rsid w:val="00E36876"/>
    <w:rsid w:val="00E538B4"/>
    <w:rsid w:val="00E554AA"/>
    <w:rsid w:val="00E65D19"/>
    <w:rsid w:val="00E9046F"/>
    <w:rsid w:val="00EA7118"/>
    <w:rsid w:val="00EB5DE3"/>
    <w:rsid w:val="00EB66BC"/>
    <w:rsid w:val="00EC2DD7"/>
    <w:rsid w:val="00ED33C5"/>
    <w:rsid w:val="00EE379A"/>
    <w:rsid w:val="00EF4309"/>
    <w:rsid w:val="00F011E4"/>
    <w:rsid w:val="00F17659"/>
    <w:rsid w:val="00F20B79"/>
    <w:rsid w:val="00FA60B6"/>
    <w:rsid w:val="00FF43E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6F9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378"/>
    <w:rPr>
      <w:rFonts w:eastAsiaTheme="minorHAnsi"/>
      <w:lang w:val="uz-Cyrl-UZ" w:eastAsia="en-US"/>
    </w:rPr>
  </w:style>
  <w:style w:type="paragraph" w:styleId="Ttulo2">
    <w:name w:val="heading 2"/>
    <w:basedOn w:val="Normal"/>
    <w:next w:val="Normal"/>
    <w:link w:val="Ttulo2Car"/>
    <w:uiPriority w:val="9"/>
    <w:semiHidden/>
    <w:unhideWhenUsed/>
    <w:qFormat/>
    <w:rsid w:val="00E3194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605378"/>
    <w:pPr>
      <w:spacing w:before="100" w:beforeAutospacing="1" w:after="100" w:afterAutospacing="1"/>
    </w:pPr>
    <w:rPr>
      <w:rFonts w:ascii="Times" w:eastAsiaTheme="minorEastAsia" w:hAnsi="Times"/>
      <w:sz w:val="20"/>
      <w:szCs w:val="20"/>
      <w:lang w:val="es-ES_tradnl" w:eastAsia="es-ES"/>
    </w:rPr>
  </w:style>
  <w:style w:type="character" w:customStyle="1" w:styleId="normaltextrun">
    <w:name w:val="normaltextrun"/>
    <w:basedOn w:val="Fuentedeprrafopredeter"/>
    <w:rsid w:val="00605378"/>
  </w:style>
  <w:style w:type="character" w:customStyle="1" w:styleId="eop">
    <w:name w:val="eop"/>
    <w:basedOn w:val="Fuentedeprrafopredeter"/>
    <w:rsid w:val="00605378"/>
  </w:style>
  <w:style w:type="paragraph" w:customStyle="1" w:styleId="AbstractStyle">
    <w:name w:val="* AbstractStyle"/>
    <w:link w:val="AbstractStyleChar"/>
    <w:qFormat/>
    <w:rsid w:val="003E40AA"/>
    <w:pPr>
      <w:jc w:val="both"/>
    </w:pPr>
    <w:rPr>
      <w:rFonts w:ascii="Times New Roman" w:eastAsia="Times New Roman" w:hAnsi="Times New Roman" w:cs="Vrinda"/>
      <w:i/>
      <w:sz w:val="16"/>
      <w:szCs w:val="20"/>
      <w:lang w:val="en-US" w:eastAsia="en-US"/>
    </w:rPr>
  </w:style>
  <w:style w:type="character" w:customStyle="1" w:styleId="AbstractStyleChar">
    <w:name w:val="* AbstractStyle Char"/>
    <w:link w:val="AbstractStyle"/>
    <w:rsid w:val="003E40AA"/>
    <w:rPr>
      <w:rFonts w:ascii="Times New Roman" w:eastAsia="Times New Roman" w:hAnsi="Times New Roman" w:cs="Vrinda"/>
      <w:i/>
      <w:sz w:val="16"/>
      <w:szCs w:val="20"/>
      <w:lang w:val="en-US" w:eastAsia="en-US"/>
    </w:rPr>
  </w:style>
  <w:style w:type="character" w:styleId="Hipervnculo">
    <w:name w:val="Hyperlink"/>
    <w:basedOn w:val="Fuentedeprrafopredeter"/>
    <w:uiPriority w:val="99"/>
    <w:unhideWhenUsed/>
    <w:rsid w:val="00976EFD"/>
    <w:rPr>
      <w:color w:val="0000FF" w:themeColor="hyperlink"/>
      <w:u w:val="single"/>
    </w:rPr>
  </w:style>
  <w:style w:type="character" w:styleId="Hipervnculovisitado">
    <w:name w:val="FollowedHyperlink"/>
    <w:basedOn w:val="Fuentedeprrafopredeter"/>
    <w:uiPriority w:val="99"/>
    <w:semiHidden/>
    <w:unhideWhenUsed/>
    <w:rsid w:val="00450BFB"/>
    <w:rPr>
      <w:color w:val="800080" w:themeColor="followedHyperlink"/>
      <w:u w:val="single"/>
    </w:rPr>
  </w:style>
  <w:style w:type="paragraph" w:styleId="Textonotapie">
    <w:name w:val="footnote text"/>
    <w:basedOn w:val="Normal"/>
    <w:link w:val="TextonotapieCar"/>
    <w:uiPriority w:val="99"/>
    <w:semiHidden/>
    <w:unhideWhenUsed/>
    <w:rsid w:val="00A63DAC"/>
  </w:style>
  <w:style w:type="character" w:customStyle="1" w:styleId="TextonotapieCar">
    <w:name w:val="Texto nota pie Car"/>
    <w:basedOn w:val="Fuentedeprrafopredeter"/>
    <w:link w:val="Textonotapie"/>
    <w:uiPriority w:val="99"/>
    <w:semiHidden/>
    <w:rsid w:val="00A63DAC"/>
    <w:rPr>
      <w:rFonts w:eastAsiaTheme="minorHAnsi"/>
      <w:lang w:val="uz-Cyrl-UZ" w:eastAsia="en-US"/>
    </w:rPr>
  </w:style>
  <w:style w:type="character" w:styleId="Refdenotaalpie">
    <w:name w:val="footnote reference"/>
    <w:basedOn w:val="Fuentedeprrafopredeter"/>
    <w:uiPriority w:val="99"/>
    <w:semiHidden/>
    <w:unhideWhenUsed/>
    <w:rsid w:val="00A63DAC"/>
    <w:rPr>
      <w:vertAlign w:val="superscript"/>
    </w:rPr>
  </w:style>
  <w:style w:type="character" w:customStyle="1" w:styleId="Ttulo2Car">
    <w:name w:val="Título 2 Car"/>
    <w:basedOn w:val="Fuentedeprrafopredeter"/>
    <w:link w:val="Ttulo2"/>
    <w:uiPriority w:val="9"/>
    <w:semiHidden/>
    <w:rsid w:val="00E3194F"/>
    <w:rPr>
      <w:rFonts w:asciiTheme="majorHAnsi" w:eastAsiaTheme="majorEastAsia" w:hAnsiTheme="majorHAnsi" w:cstheme="majorBidi"/>
      <w:b/>
      <w:bCs/>
      <w:color w:val="4F81BD" w:themeColor="accent1"/>
      <w:sz w:val="26"/>
      <w:szCs w:val="26"/>
      <w:lang w:val="uz-Cyrl-UZ" w:eastAsia="en-US"/>
    </w:rPr>
  </w:style>
  <w:style w:type="paragraph" w:styleId="Textodeglobo">
    <w:name w:val="Balloon Text"/>
    <w:basedOn w:val="Normal"/>
    <w:link w:val="TextodegloboCar"/>
    <w:uiPriority w:val="99"/>
    <w:semiHidden/>
    <w:unhideWhenUsed/>
    <w:rsid w:val="00F17659"/>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F17659"/>
    <w:rPr>
      <w:rFonts w:ascii="Times New Roman" w:eastAsiaTheme="minorHAnsi" w:hAnsi="Times New Roman" w:cs="Times New Roman"/>
      <w:sz w:val="18"/>
      <w:szCs w:val="18"/>
      <w:lang w:val="uz-Cyrl-UZ" w:eastAsia="en-US"/>
    </w:rPr>
  </w:style>
  <w:style w:type="character" w:styleId="Refdecomentario">
    <w:name w:val="annotation reference"/>
    <w:basedOn w:val="Fuentedeprrafopredeter"/>
    <w:uiPriority w:val="99"/>
    <w:semiHidden/>
    <w:unhideWhenUsed/>
    <w:rsid w:val="00F17659"/>
    <w:rPr>
      <w:sz w:val="16"/>
      <w:szCs w:val="16"/>
    </w:rPr>
  </w:style>
  <w:style w:type="paragraph" w:styleId="Textocomentario">
    <w:name w:val="annotation text"/>
    <w:basedOn w:val="Normal"/>
    <w:link w:val="TextocomentarioCar"/>
    <w:uiPriority w:val="99"/>
    <w:semiHidden/>
    <w:unhideWhenUsed/>
    <w:rsid w:val="00F17659"/>
    <w:rPr>
      <w:sz w:val="20"/>
      <w:szCs w:val="20"/>
    </w:rPr>
  </w:style>
  <w:style w:type="character" w:customStyle="1" w:styleId="TextocomentarioCar">
    <w:name w:val="Texto comentario Car"/>
    <w:basedOn w:val="Fuentedeprrafopredeter"/>
    <w:link w:val="Textocomentario"/>
    <w:uiPriority w:val="99"/>
    <w:semiHidden/>
    <w:rsid w:val="00F17659"/>
    <w:rPr>
      <w:rFonts w:eastAsiaTheme="minorHAnsi"/>
      <w:sz w:val="20"/>
      <w:szCs w:val="20"/>
      <w:lang w:val="uz-Cyrl-UZ" w:eastAsia="en-US"/>
    </w:rPr>
  </w:style>
  <w:style w:type="paragraph" w:styleId="Asuntodelcomentario">
    <w:name w:val="annotation subject"/>
    <w:basedOn w:val="Textocomentario"/>
    <w:next w:val="Textocomentario"/>
    <w:link w:val="AsuntodelcomentarioCar"/>
    <w:uiPriority w:val="99"/>
    <w:semiHidden/>
    <w:unhideWhenUsed/>
    <w:rsid w:val="00F17659"/>
    <w:rPr>
      <w:b/>
      <w:bCs/>
    </w:rPr>
  </w:style>
  <w:style w:type="character" w:customStyle="1" w:styleId="AsuntodelcomentarioCar">
    <w:name w:val="Asunto del comentario Car"/>
    <w:basedOn w:val="TextocomentarioCar"/>
    <w:link w:val="Asuntodelcomentario"/>
    <w:uiPriority w:val="99"/>
    <w:semiHidden/>
    <w:rsid w:val="00F17659"/>
    <w:rPr>
      <w:rFonts w:eastAsiaTheme="minorHAnsi"/>
      <w:b/>
      <w:bCs/>
      <w:sz w:val="20"/>
      <w:szCs w:val="20"/>
      <w:lang w:val="uz-Cyrl-UZ" w:eastAsia="en-US"/>
    </w:rPr>
  </w:style>
  <w:style w:type="paragraph" w:styleId="Revisin">
    <w:name w:val="Revision"/>
    <w:hidden/>
    <w:uiPriority w:val="99"/>
    <w:semiHidden/>
    <w:rsid w:val="00205086"/>
    <w:rPr>
      <w:rFonts w:eastAsiaTheme="minorHAnsi"/>
      <w:lang w:val="uz-Cyrl-UZ"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674997">
      <w:bodyDiv w:val="1"/>
      <w:marLeft w:val="0"/>
      <w:marRight w:val="0"/>
      <w:marTop w:val="0"/>
      <w:marBottom w:val="0"/>
      <w:divBdr>
        <w:top w:val="none" w:sz="0" w:space="0" w:color="auto"/>
        <w:left w:val="none" w:sz="0" w:space="0" w:color="auto"/>
        <w:bottom w:val="none" w:sz="0" w:space="0" w:color="auto"/>
        <w:right w:val="none" w:sz="0" w:space="0" w:color="auto"/>
      </w:divBdr>
      <w:divsChild>
        <w:div w:id="1800031973">
          <w:marLeft w:val="0"/>
          <w:marRight w:val="0"/>
          <w:marTop w:val="0"/>
          <w:marBottom w:val="0"/>
          <w:divBdr>
            <w:top w:val="none" w:sz="0" w:space="0" w:color="auto"/>
            <w:left w:val="none" w:sz="0" w:space="0" w:color="auto"/>
            <w:bottom w:val="none" w:sz="0" w:space="0" w:color="auto"/>
            <w:right w:val="none" w:sz="0" w:space="0" w:color="auto"/>
          </w:divBdr>
          <w:divsChild>
            <w:div w:id="365526551">
              <w:marLeft w:val="0"/>
              <w:marRight w:val="0"/>
              <w:marTop w:val="0"/>
              <w:marBottom w:val="0"/>
              <w:divBdr>
                <w:top w:val="none" w:sz="0" w:space="0" w:color="auto"/>
                <w:left w:val="none" w:sz="0" w:space="0" w:color="auto"/>
                <w:bottom w:val="none" w:sz="0" w:space="0" w:color="auto"/>
                <w:right w:val="none" w:sz="0" w:space="0" w:color="auto"/>
              </w:divBdr>
            </w:div>
          </w:divsChild>
        </w:div>
        <w:div w:id="820929727">
          <w:marLeft w:val="0"/>
          <w:marRight w:val="0"/>
          <w:marTop w:val="0"/>
          <w:marBottom w:val="0"/>
          <w:divBdr>
            <w:top w:val="none" w:sz="0" w:space="0" w:color="auto"/>
            <w:left w:val="none" w:sz="0" w:space="0" w:color="auto"/>
            <w:bottom w:val="none" w:sz="0" w:space="0" w:color="auto"/>
            <w:right w:val="none" w:sz="0" w:space="0" w:color="auto"/>
          </w:divBdr>
          <w:divsChild>
            <w:div w:id="679740167">
              <w:marLeft w:val="0"/>
              <w:marRight w:val="0"/>
              <w:marTop w:val="0"/>
              <w:marBottom w:val="0"/>
              <w:divBdr>
                <w:top w:val="none" w:sz="0" w:space="0" w:color="auto"/>
                <w:left w:val="none" w:sz="0" w:space="0" w:color="auto"/>
                <w:bottom w:val="none" w:sz="0" w:space="0" w:color="auto"/>
                <w:right w:val="none" w:sz="0" w:space="0" w:color="auto"/>
              </w:divBdr>
              <w:divsChild>
                <w:div w:id="1660421575">
                  <w:marLeft w:val="0"/>
                  <w:marRight w:val="0"/>
                  <w:marTop w:val="0"/>
                  <w:marBottom w:val="0"/>
                  <w:divBdr>
                    <w:top w:val="none" w:sz="0" w:space="0" w:color="auto"/>
                    <w:left w:val="none" w:sz="0" w:space="0" w:color="auto"/>
                    <w:bottom w:val="none" w:sz="0" w:space="0" w:color="auto"/>
                    <w:right w:val="none" w:sz="0" w:space="0" w:color="auto"/>
                  </w:divBdr>
                  <w:divsChild>
                    <w:div w:id="10084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712513">
      <w:bodyDiv w:val="1"/>
      <w:marLeft w:val="0"/>
      <w:marRight w:val="0"/>
      <w:marTop w:val="0"/>
      <w:marBottom w:val="0"/>
      <w:divBdr>
        <w:top w:val="none" w:sz="0" w:space="0" w:color="auto"/>
        <w:left w:val="none" w:sz="0" w:space="0" w:color="auto"/>
        <w:bottom w:val="none" w:sz="0" w:space="0" w:color="auto"/>
        <w:right w:val="none" w:sz="0" w:space="0" w:color="auto"/>
      </w:divBdr>
    </w:div>
    <w:div w:id="415133592">
      <w:bodyDiv w:val="1"/>
      <w:marLeft w:val="0"/>
      <w:marRight w:val="0"/>
      <w:marTop w:val="0"/>
      <w:marBottom w:val="0"/>
      <w:divBdr>
        <w:top w:val="none" w:sz="0" w:space="0" w:color="auto"/>
        <w:left w:val="none" w:sz="0" w:space="0" w:color="auto"/>
        <w:bottom w:val="none" w:sz="0" w:space="0" w:color="auto"/>
        <w:right w:val="none" w:sz="0" w:space="0" w:color="auto"/>
      </w:divBdr>
    </w:div>
    <w:div w:id="640622007">
      <w:bodyDiv w:val="1"/>
      <w:marLeft w:val="0"/>
      <w:marRight w:val="0"/>
      <w:marTop w:val="0"/>
      <w:marBottom w:val="0"/>
      <w:divBdr>
        <w:top w:val="none" w:sz="0" w:space="0" w:color="auto"/>
        <w:left w:val="none" w:sz="0" w:space="0" w:color="auto"/>
        <w:bottom w:val="none" w:sz="0" w:space="0" w:color="auto"/>
        <w:right w:val="none" w:sz="0" w:space="0" w:color="auto"/>
      </w:divBdr>
    </w:div>
    <w:div w:id="1107383979">
      <w:bodyDiv w:val="1"/>
      <w:marLeft w:val="0"/>
      <w:marRight w:val="0"/>
      <w:marTop w:val="0"/>
      <w:marBottom w:val="0"/>
      <w:divBdr>
        <w:top w:val="none" w:sz="0" w:space="0" w:color="auto"/>
        <w:left w:val="none" w:sz="0" w:space="0" w:color="auto"/>
        <w:bottom w:val="none" w:sz="0" w:space="0" w:color="auto"/>
        <w:right w:val="none" w:sz="0" w:space="0" w:color="auto"/>
      </w:divBdr>
    </w:div>
    <w:div w:id="1533956449">
      <w:bodyDiv w:val="1"/>
      <w:marLeft w:val="0"/>
      <w:marRight w:val="0"/>
      <w:marTop w:val="0"/>
      <w:marBottom w:val="0"/>
      <w:divBdr>
        <w:top w:val="none" w:sz="0" w:space="0" w:color="auto"/>
        <w:left w:val="none" w:sz="0" w:space="0" w:color="auto"/>
        <w:bottom w:val="none" w:sz="0" w:space="0" w:color="auto"/>
        <w:right w:val="none" w:sz="0" w:space="0" w:color="auto"/>
      </w:divBdr>
    </w:div>
    <w:div w:id="1544440166">
      <w:bodyDiv w:val="1"/>
      <w:marLeft w:val="0"/>
      <w:marRight w:val="0"/>
      <w:marTop w:val="0"/>
      <w:marBottom w:val="0"/>
      <w:divBdr>
        <w:top w:val="none" w:sz="0" w:space="0" w:color="auto"/>
        <w:left w:val="none" w:sz="0" w:space="0" w:color="auto"/>
        <w:bottom w:val="none" w:sz="0" w:space="0" w:color="auto"/>
        <w:right w:val="none" w:sz="0" w:space="0" w:color="auto"/>
      </w:divBdr>
    </w:div>
    <w:div w:id="1615552065">
      <w:bodyDiv w:val="1"/>
      <w:marLeft w:val="0"/>
      <w:marRight w:val="0"/>
      <w:marTop w:val="0"/>
      <w:marBottom w:val="0"/>
      <w:divBdr>
        <w:top w:val="none" w:sz="0" w:space="0" w:color="auto"/>
        <w:left w:val="none" w:sz="0" w:space="0" w:color="auto"/>
        <w:bottom w:val="none" w:sz="0" w:space="0" w:color="auto"/>
        <w:right w:val="none" w:sz="0" w:space="0" w:color="auto"/>
      </w:divBdr>
    </w:div>
    <w:div w:id="1616597048">
      <w:bodyDiv w:val="1"/>
      <w:marLeft w:val="0"/>
      <w:marRight w:val="0"/>
      <w:marTop w:val="0"/>
      <w:marBottom w:val="0"/>
      <w:divBdr>
        <w:top w:val="none" w:sz="0" w:space="0" w:color="auto"/>
        <w:left w:val="none" w:sz="0" w:space="0" w:color="auto"/>
        <w:bottom w:val="none" w:sz="0" w:space="0" w:color="auto"/>
        <w:right w:val="none" w:sz="0" w:space="0" w:color="auto"/>
      </w:divBdr>
      <w:divsChild>
        <w:div w:id="2037734762">
          <w:marLeft w:val="0"/>
          <w:marRight w:val="0"/>
          <w:marTop w:val="0"/>
          <w:marBottom w:val="0"/>
          <w:divBdr>
            <w:top w:val="none" w:sz="0" w:space="0" w:color="auto"/>
            <w:left w:val="none" w:sz="0" w:space="0" w:color="auto"/>
            <w:bottom w:val="none" w:sz="0" w:space="0" w:color="auto"/>
            <w:right w:val="none" w:sz="0" w:space="0" w:color="auto"/>
          </w:divBdr>
          <w:divsChild>
            <w:div w:id="2009097463">
              <w:marLeft w:val="0"/>
              <w:marRight w:val="0"/>
              <w:marTop w:val="0"/>
              <w:marBottom w:val="0"/>
              <w:divBdr>
                <w:top w:val="none" w:sz="0" w:space="0" w:color="auto"/>
                <w:left w:val="none" w:sz="0" w:space="0" w:color="auto"/>
                <w:bottom w:val="none" w:sz="0" w:space="0" w:color="auto"/>
                <w:right w:val="none" w:sz="0" w:space="0" w:color="auto"/>
              </w:divBdr>
            </w:div>
          </w:divsChild>
        </w:div>
        <w:div w:id="1216625314">
          <w:marLeft w:val="0"/>
          <w:marRight w:val="0"/>
          <w:marTop w:val="0"/>
          <w:marBottom w:val="0"/>
          <w:divBdr>
            <w:top w:val="none" w:sz="0" w:space="0" w:color="auto"/>
            <w:left w:val="none" w:sz="0" w:space="0" w:color="auto"/>
            <w:bottom w:val="none" w:sz="0" w:space="0" w:color="auto"/>
            <w:right w:val="none" w:sz="0" w:space="0" w:color="auto"/>
          </w:divBdr>
          <w:divsChild>
            <w:div w:id="408040550">
              <w:marLeft w:val="0"/>
              <w:marRight w:val="0"/>
              <w:marTop w:val="0"/>
              <w:marBottom w:val="0"/>
              <w:divBdr>
                <w:top w:val="none" w:sz="0" w:space="0" w:color="auto"/>
                <w:left w:val="none" w:sz="0" w:space="0" w:color="auto"/>
                <w:bottom w:val="none" w:sz="0" w:space="0" w:color="auto"/>
                <w:right w:val="none" w:sz="0" w:space="0" w:color="auto"/>
              </w:divBdr>
              <w:divsChild>
                <w:div w:id="2127583479">
                  <w:marLeft w:val="0"/>
                  <w:marRight w:val="0"/>
                  <w:marTop w:val="0"/>
                  <w:marBottom w:val="0"/>
                  <w:divBdr>
                    <w:top w:val="none" w:sz="0" w:space="0" w:color="auto"/>
                    <w:left w:val="none" w:sz="0" w:space="0" w:color="auto"/>
                    <w:bottom w:val="none" w:sz="0" w:space="0" w:color="auto"/>
                    <w:right w:val="none" w:sz="0" w:space="0" w:color="auto"/>
                  </w:divBdr>
                  <w:divsChild>
                    <w:div w:id="13695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301888">
      <w:bodyDiv w:val="1"/>
      <w:marLeft w:val="0"/>
      <w:marRight w:val="0"/>
      <w:marTop w:val="0"/>
      <w:marBottom w:val="0"/>
      <w:divBdr>
        <w:top w:val="none" w:sz="0" w:space="0" w:color="auto"/>
        <w:left w:val="none" w:sz="0" w:space="0" w:color="auto"/>
        <w:bottom w:val="none" w:sz="0" w:space="0" w:color="auto"/>
        <w:right w:val="none" w:sz="0" w:space="0" w:color="auto"/>
      </w:divBdr>
    </w:div>
    <w:div w:id="1841851185">
      <w:bodyDiv w:val="1"/>
      <w:marLeft w:val="0"/>
      <w:marRight w:val="0"/>
      <w:marTop w:val="0"/>
      <w:marBottom w:val="0"/>
      <w:divBdr>
        <w:top w:val="none" w:sz="0" w:space="0" w:color="auto"/>
        <w:left w:val="none" w:sz="0" w:space="0" w:color="auto"/>
        <w:bottom w:val="none" w:sz="0" w:space="0" w:color="auto"/>
        <w:right w:val="none" w:sz="0" w:space="0" w:color="auto"/>
      </w:divBdr>
    </w:div>
    <w:div w:id="1849516362">
      <w:bodyDiv w:val="1"/>
      <w:marLeft w:val="0"/>
      <w:marRight w:val="0"/>
      <w:marTop w:val="0"/>
      <w:marBottom w:val="0"/>
      <w:divBdr>
        <w:top w:val="none" w:sz="0" w:space="0" w:color="auto"/>
        <w:left w:val="none" w:sz="0" w:space="0" w:color="auto"/>
        <w:bottom w:val="none" w:sz="0" w:space="0" w:color="auto"/>
        <w:right w:val="none" w:sz="0" w:space="0" w:color="auto"/>
      </w:divBdr>
    </w:div>
    <w:div w:id="1880430643">
      <w:bodyDiv w:val="1"/>
      <w:marLeft w:val="0"/>
      <w:marRight w:val="0"/>
      <w:marTop w:val="0"/>
      <w:marBottom w:val="0"/>
      <w:divBdr>
        <w:top w:val="none" w:sz="0" w:space="0" w:color="auto"/>
        <w:left w:val="none" w:sz="0" w:space="0" w:color="auto"/>
        <w:bottom w:val="none" w:sz="0" w:space="0" w:color="auto"/>
        <w:right w:val="none" w:sz="0" w:space="0" w:color="auto"/>
      </w:divBdr>
    </w:div>
    <w:div w:id="1905792792">
      <w:bodyDiv w:val="1"/>
      <w:marLeft w:val="0"/>
      <w:marRight w:val="0"/>
      <w:marTop w:val="0"/>
      <w:marBottom w:val="0"/>
      <w:divBdr>
        <w:top w:val="none" w:sz="0" w:space="0" w:color="auto"/>
        <w:left w:val="none" w:sz="0" w:space="0" w:color="auto"/>
        <w:bottom w:val="none" w:sz="0" w:space="0" w:color="auto"/>
        <w:right w:val="none" w:sz="0" w:space="0" w:color="auto"/>
      </w:divBdr>
    </w:div>
    <w:div w:id="1925991211">
      <w:bodyDiv w:val="1"/>
      <w:marLeft w:val="0"/>
      <w:marRight w:val="0"/>
      <w:marTop w:val="0"/>
      <w:marBottom w:val="0"/>
      <w:divBdr>
        <w:top w:val="none" w:sz="0" w:space="0" w:color="auto"/>
        <w:left w:val="none" w:sz="0" w:space="0" w:color="auto"/>
        <w:bottom w:val="none" w:sz="0" w:space="0" w:color="auto"/>
        <w:right w:val="none" w:sz="0" w:space="0" w:color="auto"/>
      </w:divBdr>
    </w:div>
    <w:div w:id="1989745981">
      <w:bodyDiv w:val="1"/>
      <w:marLeft w:val="0"/>
      <w:marRight w:val="0"/>
      <w:marTop w:val="0"/>
      <w:marBottom w:val="0"/>
      <w:divBdr>
        <w:top w:val="none" w:sz="0" w:space="0" w:color="auto"/>
        <w:left w:val="none" w:sz="0" w:space="0" w:color="auto"/>
        <w:bottom w:val="none" w:sz="0" w:space="0" w:color="auto"/>
        <w:right w:val="none" w:sz="0" w:space="0" w:color="auto"/>
      </w:divBdr>
      <w:divsChild>
        <w:div w:id="1292441944">
          <w:marLeft w:val="0"/>
          <w:marRight w:val="0"/>
          <w:marTop w:val="0"/>
          <w:marBottom w:val="0"/>
          <w:divBdr>
            <w:top w:val="none" w:sz="0" w:space="0" w:color="auto"/>
            <w:left w:val="none" w:sz="0" w:space="0" w:color="auto"/>
            <w:bottom w:val="none" w:sz="0" w:space="0" w:color="auto"/>
            <w:right w:val="none" w:sz="0" w:space="0" w:color="auto"/>
          </w:divBdr>
        </w:div>
        <w:div w:id="1371765721">
          <w:marLeft w:val="0"/>
          <w:marRight w:val="0"/>
          <w:marTop w:val="0"/>
          <w:marBottom w:val="0"/>
          <w:divBdr>
            <w:top w:val="none" w:sz="0" w:space="0" w:color="auto"/>
            <w:left w:val="none" w:sz="0" w:space="0" w:color="auto"/>
            <w:bottom w:val="none" w:sz="0" w:space="0" w:color="auto"/>
            <w:right w:val="none" w:sz="0" w:space="0" w:color="auto"/>
          </w:divBdr>
        </w:div>
        <w:div w:id="1785609354">
          <w:marLeft w:val="0"/>
          <w:marRight w:val="0"/>
          <w:marTop w:val="0"/>
          <w:marBottom w:val="0"/>
          <w:divBdr>
            <w:top w:val="none" w:sz="0" w:space="0" w:color="auto"/>
            <w:left w:val="none" w:sz="0" w:space="0" w:color="auto"/>
            <w:bottom w:val="none" w:sz="0" w:space="0" w:color="auto"/>
            <w:right w:val="none" w:sz="0" w:space="0" w:color="auto"/>
          </w:divBdr>
        </w:div>
        <w:div w:id="304623596">
          <w:marLeft w:val="0"/>
          <w:marRight w:val="0"/>
          <w:marTop w:val="0"/>
          <w:marBottom w:val="0"/>
          <w:divBdr>
            <w:top w:val="none" w:sz="0" w:space="0" w:color="auto"/>
            <w:left w:val="none" w:sz="0" w:space="0" w:color="auto"/>
            <w:bottom w:val="none" w:sz="0" w:space="0" w:color="auto"/>
            <w:right w:val="none" w:sz="0" w:space="0" w:color="auto"/>
          </w:divBdr>
        </w:div>
        <w:div w:id="87701877">
          <w:marLeft w:val="0"/>
          <w:marRight w:val="0"/>
          <w:marTop w:val="0"/>
          <w:marBottom w:val="0"/>
          <w:divBdr>
            <w:top w:val="none" w:sz="0" w:space="0" w:color="auto"/>
            <w:left w:val="none" w:sz="0" w:space="0" w:color="auto"/>
            <w:bottom w:val="none" w:sz="0" w:space="0" w:color="auto"/>
            <w:right w:val="none" w:sz="0" w:space="0" w:color="auto"/>
          </w:divBdr>
        </w:div>
        <w:div w:id="1588073274">
          <w:marLeft w:val="0"/>
          <w:marRight w:val="0"/>
          <w:marTop w:val="0"/>
          <w:marBottom w:val="0"/>
          <w:divBdr>
            <w:top w:val="none" w:sz="0" w:space="0" w:color="auto"/>
            <w:left w:val="none" w:sz="0" w:space="0" w:color="auto"/>
            <w:bottom w:val="none" w:sz="0" w:space="0" w:color="auto"/>
            <w:right w:val="none" w:sz="0" w:space="0" w:color="auto"/>
          </w:divBdr>
        </w:div>
        <w:div w:id="575821562">
          <w:marLeft w:val="0"/>
          <w:marRight w:val="0"/>
          <w:marTop w:val="0"/>
          <w:marBottom w:val="0"/>
          <w:divBdr>
            <w:top w:val="none" w:sz="0" w:space="0" w:color="auto"/>
            <w:left w:val="none" w:sz="0" w:space="0" w:color="auto"/>
            <w:bottom w:val="none" w:sz="0" w:space="0" w:color="auto"/>
            <w:right w:val="none" w:sz="0" w:space="0" w:color="auto"/>
          </w:divBdr>
        </w:div>
        <w:div w:id="1602376246">
          <w:marLeft w:val="0"/>
          <w:marRight w:val="0"/>
          <w:marTop w:val="0"/>
          <w:marBottom w:val="0"/>
          <w:divBdr>
            <w:top w:val="none" w:sz="0" w:space="0" w:color="auto"/>
            <w:left w:val="none" w:sz="0" w:space="0" w:color="auto"/>
            <w:bottom w:val="none" w:sz="0" w:space="0" w:color="auto"/>
            <w:right w:val="none" w:sz="0" w:space="0" w:color="auto"/>
          </w:divBdr>
        </w:div>
        <w:div w:id="2102527367">
          <w:marLeft w:val="0"/>
          <w:marRight w:val="0"/>
          <w:marTop w:val="0"/>
          <w:marBottom w:val="0"/>
          <w:divBdr>
            <w:top w:val="none" w:sz="0" w:space="0" w:color="auto"/>
            <w:left w:val="none" w:sz="0" w:space="0" w:color="auto"/>
            <w:bottom w:val="none" w:sz="0" w:space="0" w:color="auto"/>
            <w:right w:val="none" w:sz="0" w:space="0" w:color="auto"/>
          </w:divBdr>
        </w:div>
        <w:div w:id="489365517">
          <w:marLeft w:val="0"/>
          <w:marRight w:val="0"/>
          <w:marTop w:val="0"/>
          <w:marBottom w:val="0"/>
          <w:divBdr>
            <w:top w:val="none" w:sz="0" w:space="0" w:color="auto"/>
            <w:left w:val="none" w:sz="0" w:space="0" w:color="auto"/>
            <w:bottom w:val="none" w:sz="0" w:space="0" w:color="auto"/>
            <w:right w:val="none" w:sz="0" w:space="0" w:color="auto"/>
          </w:divBdr>
        </w:div>
        <w:div w:id="381831772">
          <w:marLeft w:val="0"/>
          <w:marRight w:val="0"/>
          <w:marTop w:val="0"/>
          <w:marBottom w:val="0"/>
          <w:divBdr>
            <w:top w:val="none" w:sz="0" w:space="0" w:color="auto"/>
            <w:left w:val="none" w:sz="0" w:space="0" w:color="auto"/>
            <w:bottom w:val="none" w:sz="0" w:space="0" w:color="auto"/>
            <w:right w:val="none" w:sz="0" w:space="0" w:color="auto"/>
          </w:divBdr>
        </w:div>
        <w:div w:id="1208105835">
          <w:marLeft w:val="0"/>
          <w:marRight w:val="0"/>
          <w:marTop w:val="0"/>
          <w:marBottom w:val="0"/>
          <w:divBdr>
            <w:top w:val="none" w:sz="0" w:space="0" w:color="auto"/>
            <w:left w:val="none" w:sz="0" w:space="0" w:color="auto"/>
            <w:bottom w:val="none" w:sz="0" w:space="0" w:color="auto"/>
            <w:right w:val="none" w:sz="0" w:space="0" w:color="auto"/>
          </w:divBdr>
        </w:div>
        <w:div w:id="531920840">
          <w:marLeft w:val="0"/>
          <w:marRight w:val="0"/>
          <w:marTop w:val="0"/>
          <w:marBottom w:val="0"/>
          <w:divBdr>
            <w:top w:val="none" w:sz="0" w:space="0" w:color="auto"/>
            <w:left w:val="none" w:sz="0" w:space="0" w:color="auto"/>
            <w:bottom w:val="none" w:sz="0" w:space="0" w:color="auto"/>
            <w:right w:val="none" w:sz="0" w:space="0" w:color="auto"/>
          </w:divBdr>
        </w:div>
        <w:div w:id="1610746052">
          <w:marLeft w:val="0"/>
          <w:marRight w:val="0"/>
          <w:marTop w:val="0"/>
          <w:marBottom w:val="0"/>
          <w:divBdr>
            <w:top w:val="none" w:sz="0" w:space="0" w:color="auto"/>
            <w:left w:val="none" w:sz="0" w:space="0" w:color="auto"/>
            <w:bottom w:val="none" w:sz="0" w:space="0" w:color="auto"/>
            <w:right w:val="none" w:sz="0" w:space="0" w:color="auto"/>
          </w:divBdr>
        </w:div>
        <w:div w:id="1491369259">
          <w:marLeft w:val="0"/>
          <w:marRight w:val="0"/>
          <w:marTop w:val="0"/>
          <w:marBottom w:val="0"/>
          <w:divBdr>
            <w:top w:val="none" w:sz="0" w:space="0" w:color="auto"/>
            <w:left w:val="none" w:sz="0" w:space="0" w:color="auto"/>
            <w:bottom w:val="none" w:sz="0" w:space="0" w:color="auto"/>
            <w:right w:val="none" w:sz="0" w:space="0" w:color="auto"/>
          </w:divBdr>
        </w:div>
        <w:div w:id="213588410">
          <w:marLeft w:val="0"/>
          <w:marRight w:val="0"/>
          <w:marTop w:val="0"/>
          <w:marBottom w:val="0"/>
          <w:divBdr>
            <w:top w:val="none" w:sz="0" w:space="0" w:color="auto"/>
            <w:left w:val="none" w:sz="0" w:space="0" w:color="auto"/>
            <w:bottom w:val="none" w:sz="0" w:space="0" w:color="auto"/>
            <w:right w:val="none" w:sz="0" w:space="0" w:color="auto"/>
          </w:divBdr>
        </w:div>
        <w:div w:id="354967697">
          <w:marLeft w:val="0"/>
          <w:marRight w:val="0"/>
          <w:marTop w:val="0"/>
          <w:marBottom w:val="0"/>
          <w:divBdr>
            <w:top w:val="none" w:sz="0" w:space="0" w:color="auto"/>
            <w:left w:val="none" w:sz="0" w:space="0" w:color="auto"/>
            <w:bottom w:val="none" w:sz="0" w:space="0" w:color="auto"/>
            <w:right w:val="none" w:sz="0" w:space="0" w:color="auto"/>
          </w:divBdr>
        </w:div>
        <w:div w:id="1090272368">
          <w:marLeft w:val="0"/>
          <w:marRight w:val="0"/>
          <w:marTop w:val="0"/>
          <w:marBottom w:val="0"/>
          <w:divBdr>
            <w:top w:val="none" w:sz="0" w:space="0" w:color="auto"/>
            <w:left w:val="none" w:sz="0" w:space="0" w:color="auto"/>
            <w:bottom w:val="none" w:sz="0" w:space="0" w:color="auto"/>
            <w:right w:val="none" w:sz="0" w:space="0" w:color="auto"/>
          </w:divBdr>
        </w:div>
        <w:div w:id="689455210">
          <w:marLeft w:val="0"/>
          <w:marRight w:val="0"/>
          <w:marTop w:val="0"/>
          <w:marBottom w:val="0"/>
          <w:divBdr>
            <w:top w:val="none" w:sz="0" w:space="0" w:color="auto"/>
            <w:left w:val="none" w:sz="0" w:space="0" w:color="auto"/>
            <w:bottom w:val="none" w:sz="0" w:space="0" w:color="auto"/>
            <w:right w:val="none" w:sz="0" w:space="0" w:color="auto"/>
          </w:divBdr>
        </w:div>
        <w:div w:id="1272316565">
          <w:marLeft w:val="0"/>
          <w:marRight w:val="0"/>
          <w:marTop w:val="0"/>
          <w:marBottom w:val="0"/>
          <w:divBdr>
            <w:top w:val="none" w:sz="0" w:space="0" w:color="auto"/>
            <w:left w:val="none" w:sz="0" w:space="0" w:color="auto"/>
            <w:bottom w:val="none" w:sz="0" w:space="0" w:color="auto"/>
            <w:right w:val="none" w:sz="0" w:space="0" w:color="auto"/>
          </w:divBdr>
        </w:div>
        <w:div w:id="336734421">
          <w:marLeft w:val="0"/>
          <w:marRight w:val="0"/>
          <w:marTop w:val="0"/>
          <w:marBottom w:val="0"/>
          <w:divBdr>
            <w:top w:val="none" w:sz="0" w:space="0" w:color="auto"/>
            <w:left w:val="none" w:sz="0" w:space="0" w:color="auto"/>
            <w:bottom w:val="none" w:sz="0" w:space="0" w:color="auto"/>
            <w:right w:val="none" w:sz="0" w:space="0" w:color="auto"/>
          </w:divBdr>
        </w:div>
        <w:div w:id="223370702">
          <w:marLeft w:val="0"/>
          <w:marRight w:val="0"/>
          <w:marTop w:val="0"/>
          <w:marBottom w:val="0"/>
          <w:divBdr>
            <w:top w:val="none" w:sz="0" w:space="0" w:color="auto"/>
            <w:left w:val="none" w:sz="0" w:space="0" w:color="auto"/>
            <w:bottom w:val="none" w:sz="0" w:space="0" w:color="auto"/>
            <w:right w:val="none" w:sz="0" w:space="0" w:color="auto"/>
          </w:divBdr>
        </w:div>
        <w:div w:id="1235773172">
          <w:marLeft w:val="0"/>
          <w:marRight w:val="0"/>
          <w:marTop w:val="0"/>
          <w:marBottom w:val="0"/>
          <w:divBdr>
            <w:top w:val="none" w:sz="0" w:space="0" w:color="auto"/>
            <w:left w:val="none" w:sz="0" w:space="0" w:color="auto"/>
            <w:bottom w:val="none" w:sz="0" w:space="0" w:color="auto"/>
            <w:right w:val="none" w:sz="0" w:space="0" w:color="auto"/>
          </w:divBdr>
        </w:div>
        <w:div w:id="1321156938">
          <w:marLeft w:val="0"/>
          <w:marRight w:val="0"/>
          <w:marTop w:val="0"/>
          <w:marBottom w:val="0"/>
          <w:divBdr>
            <w:top w:val="none" w:sz="0" w:space="0" w:color="auto"/>
            <w:left w:val="none" w:sz="0" w:space="0" w:color="auto"/>
            <w:bottom w:val="none" w:sz="0" w:space="0" w:color="auto"/>
            <w:right w:val="none" w:sz="0" w:space="0" w:color="auto"/>
          </w:divBdr>
        </w:div>
        <w:div w:id="1517426952">
          <w:marLeft w:val="0"/>
          <w:marRight w:val="0"/>
          <w:marTop w:val="0"/>
          <w:marBottom w:val="0"/>
          <w:divBdr>
            <w:top w:val="none" w:sz="0" w:space="0" w:color="auto"/>
            <w:left w:val="none" w:sz="0" w:space="0" w:color="auto"/>
            <w:bottom w:val="none" w:sz="0" w:space="0" w:color="auto"/>
            <w:right w:val="none" w:sz="0" w:space="0" w:color="auto"/>
          </w:divBdr>
        </w:div>
        <w:div w:id="1273895769">
          <w:marLeft w:val="0"/>
          <w:marRight w:val="0"/>
          <w:marTop w:val="0"/>
          <w:marBottom w:val="0"/>
          <w:divBdr>
            <w:top w:val="none" w:sz="0" w:space="0" w:color="auto"/>
            <w:left w:val="none" w:sz="0" w:space="0" w:color="auto"/>
            <w:bottom w:val="none" w:sz="0" w:space="0" w:color="auto"/>
            <w:right w:val="none" w:sz="0" w:space="0" w:color="auto"/>
          </w:divBdr>
        </w:div>
        <w:div w:id="969360276">
          <w:marLeft w:val="0"/>
          <w:marRight w:val="0"/>
          <w:marTop w:val="0"/>
          <w:marBottom w:val="0"/>
          <w:divBdr>
            <w:top w:val="none" w:sz="0" w:space="0" w:color="auto"/>
            <w:left w:val="none" w:sz="0" w:space="0" w:color="auto"/>
            <w:bottom w:val="none" w:sz="0" w:space="0" w:color="auto"/>
            <w:right w:val="none" w:sz="0" w:space="0" w:color="auto"/>
          </w:divBdr>
        </w:div>
        <w:div w:id="550309231">
          <w:marLeft w:val="0"/>
          <w:marRight w:val="0"/>
          <w:marTop w:val="0"/>
          <w:marBottom w:val="0"/>
          <w:divBdr>
            <w:top w:val="none" w:sz="0" w:space="0" w:color="auto"/>
            <w:left w:val="none" w:sz="0" w:space="0" w:color="auto"/>
            <w:bottom w:val="none" w:sz="0" w:space="0" w:color="auto"/>
            <w:right w:val="none" w:sz="0" w:space="0" w:color="auto"/>
          </w:divBdr>
        </w:div>
        <w:div w:id="1661813092">
          <w:marLeft w:val="0"/>
          <w:marRight w:val="0"/>
          <w:marTop w:val="0"/>
          <w:marBottom w:val="0"/>
          <w:divBdr>
            <w:top w:val="none" w:sz="0" w:space="0" w:color="auto"/>
            <w:left w:val="none" w:sz="0" w:space="0" w:color="auto"/>
            <w:bottom w:val="none" w:sz="0" w:space="0" w:color="auto"/>
            <w:right w:val="none" w:sz="0" w:space="0" w:color="auto"/>
          </w:divBdr>
        </w:div>
        <w:div w:id="965309694">
          <w:marLeft w:val="0"/>
          <w:marRight w:val="0"/>
          <w:marTop w:val="0"/>
          <w:marBottom w:val="0"/>
          <w:divBdr>
            <w:top w:val="none" w:sz="0" w:space="0" w:color="auto"/>
            <w:left w:val="none" w:sz="0" w:space="0" w:color="auto"/>
            <w:bottom w:val="none" w:sz="0" w:space="0" w:color="auto"/>
            <w:right w:val="none" w:sz="0" w:space="0" w:color="auto"/>
          </w:divBdr>
        </w:div>
        <w:div w:id="1643923532">
          <w:marLeft w:val="0"/>
          <w:marRight w:val="0"/>
          <w:marTop w:val="0"/>
          <w:marBottom w:val="0"/>
          <w:divBdr>
            <w:top w:val="none" w:sz="0" w:space="0" w:color="auto"/>
            <w:left w:val="none" w:sz="0" w:space="0" w:color="auto"/>
            <w:bottom w:val="none" w:sz="0" w:space="0" w:color="auto"/>
            <w:right w:val="none" w:sz="0" w:space="0" w:color="auto"/>
          </w:divBdr>
        </w:div>
        <w:div w:id="1139418962">
          <w:marLeft w:val="0"/>
          <w:marRight w:val="0"/>
          <w:marTop w:val="0"/>
          <w:marBottom w:val="0"/>
          <w:divBdr>
            <w:top w:val="none" w:sz="0" w:space="0" w:color="auto"/>
            <w:left w:val="none" w:sz="0" w:space="0" w:color="auto"/>
            <w:bottom w:val="none" w:sz="0" w:space="0" w:color="auto"/>
            <w:right w:val="none" w:sz="0" w:space="0" w:color="auto"/>
          </w:divBdr>
          <w:divsChild>
            <w:div w:id="615134670">
              <w:marLeft w:val="-75"/>
              <w:marRight w:val="0"/>
              <w:marTop w:val="30"/>
              <w:marBottom w:val="30"/>
              <w:divBdr>
                <w:top w:val="none" w:sz="0" w:space="0" w:color="auto"/>
                <w:left w:val="none" w:sz="0" w:space="0" w:color="auto"/>
                <w:bottom w:val="none" w:sz="0" w:space="0" w:color="auto"/>
                <w:right w:val="none" w:sz="0" w:space="0" w:color="auto"/>
              </w:divBdr>
              <w:divsChild>
                <w:div w:id="106312971">
                  <w:marLeft w:val="0"/>
                  <w:marRight w:val="0"/>
                  <w:marTop w:val="0"/>
                  <w:marBottom w:val="0"/>
                  <w:divBdr>
                    <w:top w:val="none" w:sz="0" w:space="0" w:color="auto"/>
                    <w:left w:val="none" w:sz="0" w:space="0" w:color="auto"/>
                    <w:bottom w:val="none" w:sz="0" w:space="0" w:color="auto"/>
                    <w:right w:val="none" w:sz="0" w:space="0" w:color="auto"/>
                  </w:divBdr>
                  <w:divsChild>
                    <w:div w:id="502168628">
                      <w:marLeft w:val="0"/>
                      <w:marRight w:val="0"/>
                      <w:marTop w:val="0"/>
                      <w:marBottom w:val="0"/>
                      <w:divBdr>
                        <w:top w:val="none" w:sz="0" w:space="0" w:color="auto"/>
                        <w:left w:val="none" w:sz="0" w:space="0" w:color="auto"/>
                        <w:bottom w:val="none" w:sz="0" w:space="0" w:color="auto"/>
                        <w:right w:val="none" w:sz="0" w:space="0" w:color="auto"/>
                      </w:divBdr>
                    </w:div>
                  </w:divsChild>
                </w:div>
                <w:div w:id="2095474615">
                  <w:marLeft w:val="0"/>
                  <w:marRight w:val="0"/>
                  <w:marTop w:val="0"/>
                  <w:marBottom w:val="0"/>
                  <w:divBdr>
                    <w:top w:val="none" w:sz="0" w:space="0" w:color="auto"/>
                    <w:left w:val="none" w:sz="0" w:space="0" w:color="auto"/>
                    <w:bottom w:val="none" w:sz="0" w:space="0" w:color="auto"/>
                    <w:right w:val="none" w:sz="0" w:space="0" w:color="auto"/>
                  </w:divBdr>
                  <w:divsChild>
                    <w:div w:id="2132358985">
                      <w:marLeft w:val="0"/>
                      <w:marRight w:val="0"/>
                      <w:marTop w:val="0"/>
                      <w:marBottom w:val="0"/>
                      <w:divBdr>
                        <w:top w:val="none" w:sz="0" w:space="0" w:color="auto"/>
                        <w:left w:val="none" w:sz="0" w:space="0" w:color="auto"/>
                        <w:bottom w:val="none" w:sz="0" w:space="0" w:color="auto"/>
                        <w:right w:val="none" w:sz="0" w:space="0" w:color="auto"/>
                      </w:divBdr>
                    </w:div>
                  </w:divsChild>
                </w:div>
                <w:div w:id="2080900733">
                  <w:marLeft w:val="0"/>
                  <w:marRight w:val="0"/>
                  <w:marTop w:val="0"/>
                  <w:marBottom w:val="0"/>
                  <w:divBdr>
                    <w:top w:val="none" w:sz="0" w:space="0" w:color="auto"/>
                    <w:left w:val="none" w:sz="0" w:space="0" w:color="auto"/>
                    <w:bottom w:val="none" w:sz="0" w:space="0" w:color="auto"/>
                    <w:right w:val="none" w:sz="0" w:space="0" w:color="auto"/>
                  </w:divBdr>
                  <w:divsChild>
                    <w:div w:id="2010253492">
                      <w:marLeft w:val="0"/>
                      <w:marRight w:val="0"/>
                      <w:marTop w:val="0"/>
                      <w:marBottom w:val="0"/>
                      <w:divBdr>
                        <w:top w:val="none" w:sz="0" w:space="0" w:color="auto"/>
                        <w:left w:val="none" w:sz="0" w:space="0" w:color="auto"/>
                        <w:bottom w:val="none" w:sz="0" w:space="0" w:color="auto"/>
                        <w:right w:val="none" w:sz="0" w:space="0" w:color="auto"/>
                      </w:divBdr>
                    </w:div>
                  </w:divsChild>
                </w:div>
                <w:div w:id="760181818">
                  <w:marLeft w:val="0"/>
                  <w:marRight w:val="0"/>
                  <w:marTop w:val="0"/>
                  <w:marBottom w:val="0"/>
                  <w:divBdr>
                    <w:top w:val="none" w:sz="0" w:space="0" w:color="auto"/>
                    <w:left w:val="none" w:sz="0" w:space="0" w:color="auto"/>
                    <w:bottom w:val="none" w:sz="0" w:space="0" w:color="auto"/>
                    <w:right w:val="none" w:sz="0" w:space="0" w:color="auto"/>
                  </w:divBdr>
                  <w:divsChild>
                    <w:div w:id="1796830190">
                      <w:marLeft w:val="0"/>
                      <w:marRight w:val="0"/>
                      <w:marTop w:val="0"/>
                      <w:marBottom w:val="0"/>
                      <w:divBdr>
                        <w:top w:val="none" w:sz="0" w:space="0" w:color="auto"/>
                        <w:left w:val="none" w:sz="0" w:space="0" w:color="auto"/>
                        <w:bottom w:val="none" w:sz="0" w:space="0" w:color="auto"/>
                        <w:right w:val="none" w:sz="0" w:space="0" w:color="auto"/>
                      </w:divBdr>
                    </w:div>
                  </w:divsChild>
                </w:div>
                <w:div w:id="1728338589">
                  <w:marLeft w:val="0"/>
                  <w:marRight w:val="0"/>
                  <w:marTop w:val="0"/>
                  <w:marBottom w:val="0"/>
                  <w:divBdr>
                    <w:top w:val="none" w:sz="0" w:space="0" w:color="auto"/>
                    <w:left w:val="none" w:sz="0" w:space="0" w:color="auto"/>
                    <w:bottom w:val="none" w:sz="0" w:space="0" w:color="auto"/>
                    <w:right w:val="none" w:sz="0" w:space="0" w:color="auto"/>
                  </w:divBdr>
                  <w:divsChild>
                    <w:div w:id="242225646">
                      <w:marLeft w:val="0"/>
                      <w:marRight w:val="0"/>
                      <w:marTop w:val="0"/>
                      <w:marBottom w:val="0"/>
                      <w:divBdr>
                        <w:top w:val="none" w:sz="0" w:space="0" w:color="auto"/>
                        <w:left w:val="none" w:sz="0" w:space="0" w:color="auto"/>
                        <w:bottom w:val="none" w:sz="0" w:space="0" w:color="auto"/>
                        <w:right w:val="none" w:sz="0" w:space="0" w:color="auto"/>
                      </w:divBdr>
                    </w:div>
                  </w:divsChild>
                </w:div>
                <w:div w:id="702945740">
                  <w:marLeft w:val="0"/>
                  <w:marRight w:val="0"/>
                  <w:marTop w:val="0"/>
                  <w:marBottom w:val="0"/>
                  <w:divBdr>
                    <w:top w:val="none" w:sz="0" w:space="0" w:color="auto"/>
                    <w:left w:val="none" w:sz="0" w:space="0" w:color="auto"/>
                    <w:bottom w:val="none" w:sz="0" w:space="0" w:color="auto"/>
                    <w:right w:val="none" w:sz="0" w:space="0" w:color="auto"/>
                  </w:divBdr>
                  <w:divsChild>
                    <w:div w:id="1850018701">
                      <w:marLeft w:val="0"/>
                      <w:marRight w:val="0"/>
                      <w:marTop w:val="0"/>
                      <w:marBottom w:val="0"/>
                      <w:divBdr>
                        <w:top w:val="none" w:sz="0" w:space="0" w:color="auto"/>
                        <w:left w:val="none" w:sz="0" w:space="0" w:color="auto"/>
                        <w:bottom w:val="none" w:sz="0" w:space="0" w:color="auto"/>
                        <w:right w:val="none" w:sz="0" w:space="0" w:color="auto"/>
                      </w:divBdr>
                    </w:div>
                  </w:divsChild>
                </w:div>
                <w:div w:id="603726632">
                  <w:marLeft w:val="0"/>
                  <w:marRight w:val="0"/>
                  <w:marTop w:val="0"/>
                  <w:marBottom w:val="0"/>
                  <w:divBdr>
                    <w:top w:val="none" w:sz="0" w:space="0" w:color="auto"/>
                    <w:left w:val="none" w:sz="0" w:space="0" w:color="auto"/>
                    <w:bottom w:val="none" w:sz="0" w:space="0" w:color="auto"/>
                    <w:right w:val="none" w:sz="0" w:space="0" w:color="auto"/>
                  </w:divBdr>
                  <w:divsChild>
                    <w:div w:id="982320546">
                      <w:marLeft w:val="0"/>
                      <w:marRight w:val="0"/>
                      <w:marTop w:val="0"/>
                      <w:marBottom w:val="0"/>
                      <w:divBdr>
                        <w:top w:val="none" w:sz="0" w:space="0" w:color="auto"/>
                        <w:left w:val="none" w:sz="0" w:space="0" w:color="auto"/>
                        <w:bottom w:val="none" w:sz="0" w:space="0" w:color="auto"/>
                        <w:right w:val="none" w:sz="0" w:space="0" w:color="auto"/>
                      </w:divBdr>
                    </w:div>
                  </w:divsChild>
                </w:div>
                <w:div w:id="1882666471">
                  <w:marLeft w:val="0"/>
                  <w:marRight w:val="0"/>
                  <w:marTop w:val="0"/>
                  <w:marBottom w:val="0"/>
                  <w:divBdr>
                    <w:top w:val="none" w:sz="0" w:space="0" w:color="auto"/>
                    <w:left w:val="none" w:sz="0" w:space="0" w:color="auto"/>
                    <w:bottom w:val="none" w:sz="0" w:space="0" w:color="auto"/>
                    <w:right w:val="none" w:sz="0" w:space="0" w:color="auto"/>
                  </w:divBdr>
                  <w:divsChild>
                    <w:div w:id="1080983220">
                      <w:marLeft w:val="0"/>
                      <w:marRight w:val="0"/>
                      <w:marTop w:val="0"/>
                      <w:marBottom w:val="0"/>
                      <w:divBdr>
                        <w:top w:val="none" w:sz="0" w:space="0" w:color="auto"/>
                        <w:left w:val="none" w:sz="0" w:space="0" w:color="auto"/>
                        <w:bottom w:val="none" w:sz="0" w:space="0" w:color="auto"/>
                        <w:right w:val="none" w:sz="0" w:space="0" w:color="auto"/>
                      </w:divBdr>
                    </w:div>
                  </w:divsChild>
                </w:div>
                <w:div w:id="42220222">
                  <w:marLeft w:val="0"/>
                  <w:marRight w:val="0"/>
                  <w:marTop w:val="0"/>
                  <w:marBottom w:val="0"/>
                  <w:divBdr>
                    <w:top w:val="none" w:sz="0" w:space="0" w:color="auto"/>
                    <w:left w:val="none" w:sz="0" w:space="0" w:color="auto"/>
                    <w:bottom w:val="none" w:sz="0" w:space="0" w:color="auto"/>
                    <w:right w:val="none" w:sz="0" w:space="0" w:color="auto"/>
                  </w:divBdr>
                  <w:divsChild>
                    <w:div w:id="153955978">
                      <w:marLeft w:val="0"/>
                      <w:marRight w:val="0"/>
                      <w:marTop w:val="0"/>
                      <w:marBottom w:val="0"/>
                      <w:divBdr>
                        <w:top w:val="none" w:sz="0" w:space="0" w:color="auto"/>
                        <w:left w:val="none" w:sz="0" w:space="0" w:color="auto"/>
                        <w:bottom w:val="none" w:sz="0" w:space="0" w:color="auto"/>
                        <w:right w:val="none" w:sz="0" w:space="0" w:color="auto"/>
                      </w:divBdr>
                    </w:div>
                  </w:divsChild>
                </w:div>
                <w:div w:id="1099713635">
                  <w:marLeft w:val="0"/>
                  <w:marRight w:val="0"/>
                  <w:marTop w:val="0"/>
                  <w:marBottom w:val="0"/>
                  <w:divBdr>
                    <w:top w:val="none" w:sz="0" w:space="0" w:color="auto"/>
                    <w:left w:val="none" w:sz="0" w:space="0" w:color="auto"/>
                    <w:bottom w:val="none" w:sz="0" w:space="0" w:color="auto"/>
                    <w:right w:val="none" w:sz="0" w:space="0" w:color="auto"/>
                  </w:divBdr>
                  <w:divsChild>
                    <w:div w:id="800195352">
                      <w:marLeft w:val="0"/>
                      <w:marRight w:val="0"/>
                      <w:marTop w:val="0"/>
                      <w:marBottom w:val="0"/>
                      <w:divBdr>
                        <w:top w:val="none" w:sz="0" w:space="0" w:color="auto"/>
                        <w:left w:val="none" w:sz="0" w:space="0" w:color="auto"/>
                        <w:bottom w:val="none" w:sz="0" w:space="0" w:color="auto"/>
                        <w:right w:val="none" w:sz="0" w:space="0" w:color="auto"/>
                      </w:divBdr>
                    </w:div>
                  </w:divsChild>
                </w:div>
                <w:div w:id="826286719">
                  <w:marLeft w:val="0"/>
                  <w:marRight w:val="0"/>
                  <w:marTop w:val="0"/>
                  <w:marBottom w:val="0"/>
                  <w:divBdr>
                    <w:top w:val="none" w:sz="0" w:space="0" w:color="auto"/>
                    <w:left w:val="none" w:sz="0" w:space="0" w:color="auto"/>
                    <w:bottom w:val="none" w:sz="0" w:space="0" w:color="auto"/>
                    <w:right w:val="none" w:sz="0" w:space="0" w:color="auto"/>
                  </w:divBdr>
                  <w:divsChild>
                    <w:div w:id="486440783">
                      <w:marLeft w:val="0"/>
                      <w:marRight w:val="0"/>
                      <w:marTop w:val="0"/>
                      <w:marBottom w:val="0"/>
                      <w:divBdr>
                        <w:top w:val="none" w:sz="0" w:space="0" w:color="auto"/>
                        <w:left w:val="none" w:sz="0" w:space="0" w:color="auto"/>
                        <w:bottom w:val="none" w:sz="0" w:space="0" w:color="auto"/>
                        <w:right w:val="none" w:sz="0" w:space="0" w:color="auto"/>
                      </w:divBdr>
                    </w:div>
                  </w:divsChild>
                </w:div>
                <w:div w:id="1154225734">
                  <w:marLeft w:val="0"/>
                  <w:marRight w:val="0"/>
                  <w:marTop w:val="0"/>
                  <w:marBottom w:val="0"/>
                  <w:divBdr>
                    <w:top w:val="none" w:sz="0" w:space="0" w:color="auto"/>
                    <w:left w:val="none" w:sz="0" w:space="0" w:color="auto"/>
                    <w:bottom w:val="none" w:sz="0" w:space="0" w:color="auto"/>
                    <w:right w:val="none" w:sz="0" w:space="0" w:color="auto"/>
                  </w:divBdr>
                  <w:divsChild>
                    <w:div w:id="608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282444">
          <w:marLeft w:val="0"/>
          <w:marRight w:val="0"/>
          <w:marTop w:val="0"/>
          <w:marBottom w:val="0"/>
          <w:divBdr>
            <w:top w:val="none" w:sz="0" w:space="0" w:color="auto"/>
            <w:left w:val="none" w:sz="0" w:space="0" w:color="auto"/>
            <w:bottom w:val="none" w:sz="0" w:space="0" w:color="auto"/>
            <w:right w:val="none" w:sz="0" w:space="0" w:color="auto"/>
          </w:divBdr>
        </w:div>
        <w:div w:id="674386694">
          <w:marLeft w:val="0"/>
          <w:marRight w:val="0"/>
          <w:marTop w:val="0"/>
          <w:marBottom w:val="0"/>
          <w:divBdr>
            <w:top w:val="none" w:sz="0" w:space="0" w:color="auto"/>
            <w:left w:val="none" w:sz="0" w:space="0" w:color="auto"/>
            <w:bottom w:val="none" w:sz="0" w:space="0" w:color="auto"/>
            <w:right w:val="none" w:sz="0" w:space="0" w:color="auto"/>
          </w:divBdr>
        </w:div>
        <w:div w:id="713114602">
          <w:marLeft w:val="0"/>
          <w:marRight w:val="0"/>
          <w:marTop w:val="0"/>
          <w:marBottom w:val="0"/>
          <w:divBdr>
            <w:top w:val="none" w:sz="0" w:space="0" w:color="auto"/>
            <w:left w:val="none" w:sz="0" w:space="0" w:color="auto"/>
            <w:bottom w:val="none" w:sz="0" w:space="0" w:color="auto"/>
            <w:right w:val="none" w:sz="0" w:space="0" w:color="auto"/>
          </w:divBdr>
        </w:div>
        <w:div w:id="388378480">
          <w:marLeft w:val="0"/>
          <w:marRight w:val="0"/>
          <w:marTop w:val="0"/>
          <w:marBottom w:val="0"/>
          <w:divBdr>
            <w:top w:val="none" w:sz="0" w:space="0" w:color="auto"/>
            <w:left w:val="none" w:sz="0" w:space="0" w:color="auto"/>
            <w:bottom w:val="none" w:sz="0" w:space="0" w:color="auto"/>
            <w:right w:val="none" w:sz="0" w:space="0" w:color="auto"/>
          </w:divBdr>
        </w:div>
        <w:div w:id="1656060538">
          <w:marLeft w:val="0"/>
          <w:marRight w:val="0"/>
          <w:marTop w:val="0"/>
          <w:marBottom w:val="0"/>
          <w:divBdr>
            <w:top w:val="none" w:sz="0" w:space="0" w:color="auto"/>
            <w:left w:val="none" w:sz="0" w:space="0" w:color="auto"/>
            <w:bottom w:val="none" w:sz="0" w:space="0" w:color="auto"/>
            <w:right w:val="none" w:sz="0" w:space="0" w:color="auto"/>
          </w:divBdr>
        </w:div>
        <w:div w:id="1263420418">
          <w:marLeft w:val="0"/>
          <w:marRight w:val="0"/>
          <w:marTop w:val="0"/>
          <w:marBottom w:val="0"/>
          <w:divBdr>
            <w:top w:val="none" w:sz="0" w:space="0" w:color="auto"/>
            <w:left w:val="none" w:sz="0" w:space="0" w:color="auto"/>
            <w:bottom w:val="none" w:sz="0" w:space="0" w:color="auto"/>
            <w:right w:val="none" w:sz="0" w:space="0" w:color="auto"/>
          </w:divBdr>
        </w:div>
        <w:div w:id="502740351">
          <w:marLeft w:val="0"/>
          <w:marRight w:val="0"/>
          <w:marTop w:val="0"/>
          <w:marBottom w:val="0"/>
          <w:divBdr>
            <w:top w:val="none" w:sz="0" w:space="0" w:color="auto"/>
            <w:left w:val="none" w:sz="0" w:space="0" w:color="auto"/>
            <w:bottom w:val="none" w:sz="0" w:space="0" w:color="auto"/>
            <w:right w:val="none" w:sz="0" w:space="0" w:color="auto"/>
          </w:divBdr>
        </w:div>
        <w:div w:id="1721632692">
          <w:marLeft w:val="0"/>
          <w:marRight w:val="0"/>
          <w:marTop w:val="0"/>
          <w:marBottom w:val="0"/>
          <w:divBdr>
            <w:top w:val="none" w:sz="0" w:space="0" w:color="auto"/>
            <w:left w:val="none" w:sz="0" w:space="0" w:color="auto"/>
            <w:bottom w:val="none" w:sz="0" w:space="0" w:color="auto"/>
            <w:right w:val="none" w:sz="0" w:space="0" w:color="auto"/>
          </w:divBdr>
        </w:div>
        <w:div w:id="14502196">
          <w:marLeft w:val="0"/>
          <w:marRight w:val="0"/>
          <w:marTop w:val="0"/>
          <w:marBottom w:val="0"/>
          <w:divBdr>
            <w:top w:val="none" w:sz="0" w:space="0" w:color="auto"/>
            <w:left w:val="none" w:sz="0" w:space="0" w:color="auto"/>
            <w:bottom w:val="none" w:sz="0" w:space="0" w:color="auto"/>
            <w:right w:val="none" w:sz="0" w:space="0" w:color="auto"/>
          </w:divBdr>
        </w:div>
        <w:div w:id="1868330898">
          <w:marLeft w:val="0"/>
          <w:marRight w:val="0"/>
          <w:marTop w:val="0"/>
          <w:marBottom w:val="0"/>
          <w:divBdr>
            <w:top w:val="none" w:sz="0" w:space="0" w:color="auto"/>
            <w:left w:val="none" w:sz="0" w:space="0" w:color="auto"/>
            <w:bottom w:val="none" w:sz="0" w:space="0" w:color="auto"/>
            <w:right w:val="none" w:sz="0" w:space="0" w:color="auto"/>
          </w:divBdr>
        </w:div>
        <w:div w:id="1276979675">
          <w:marLeft w:val="0"/>
          <w:marRight w:val="0"/>
          <w:marTop w:val="0"/>
          <w:marBottom w:val="0"/>
          <w:divBdr>
            <w:top w:val="none" w:sz="0" w:space="0" w:color="auto"/>
            <w:left w:val="none" w:sz="0" w:space="0" w:color="auto"/>
            <w:bottom w:val="none" w:sz="0" w:space="0" w:color="auto"/>
            <w:right w:val="none" w:sz="0" w:space="0" w:color="auto"/>
          </w:divBdr>
        </w:div>
        <w:div w:id="1449205475">
          <w:marLeft w:val="0"/>
          <w:marRight w:val="0"/>
          <w:marTop w:val="0"/>
          <w:marBottom w:val="0"/>
          <w:divBdr>
            <w:top w:val="none" w:sz="0" w:space="0" w:color="auto"/>
            <w:left w:val="none" w:sz="0" w:space="0" w:color="auto"/>
            <w:bottom w:val="none" w:sz="0" w:space="0" w:color="auto"/>
            <w:right w:val="none" w:sz="0" w:space="0" w:color="auto"/>
          </w:divBdr>
        </w:div>
        <w:div w:id="196407083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esigncouncil.org.uk/sites/default/files/asset/document/ElevenLessons_Design_Council%20(2).pdf" TargetMode="External"/><Relationship Id="rId18" Type="http://schemas.openxmlformats.org/officeDocument/2006/relationships/hyperlink" Target="mailto:Alma.real@edu.uaa.mx"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www.ida.liu.se/divisions/hcs/ixs/material/DesResMeth09/Theory/01-buchanan.pdf" TargetMode="External"/><Relationship Id="rId17" Type="http://schemas.openxmlformats.org/officeDocument/2006/relationships/hyperlink" Target="https://www.universia.net" TargetMode="External"/><Relationship Id="rId2" Type="http://schemas.openxmlformats.org/officeDocument/2006/relationships/customXml" Target="../customXml/item2.xml"/><Relationship Id="rId16" Type="http://schemas.openxmlformats.org/officeDocument/2006/relationships/hyperlink" Target="http://www.interiorgra&#57739;co.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yperlink" Target="https://www.ico"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www.gob.mx/se/articulos/inegi-presenta-resultados-de-la-encuesta-nacional-sobre-productividad-y-competitividad-de-las-mipymes-enaproce-201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FA81E8-EAA4-4C84-BCF4-FBF20843C1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C749D6-9CC1-4B76-AD0B-CAC67E2F88AD}">
  <ds:schemaRefs>
    <ds:schemaRef ds:uri="http://schemas.microsoft.com/sharepoint/v3/contenttype/forms"/>
  </ds:schemaRefs>
</ds:datastoreItem>
</file>

<file path=customXml/itemProps3.xml><?xml version="1.0" encoding="utf-8"?>
<ds:datastoreItem xmlns:ds="http://schemas.openxmlformats.org/officeDocument/2006/customXml" ds:itemID="{0B31FD5A-28EF-4738-806A-9FADA1F4E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14</Pages>
  <Words>6022</Words>
  <Characters>33124</Characters>
  <Application>Microsoft Office Word</Application>
  <DocSecurity>0</DocSecurity>
  <Lines>276</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72</cp:revision>
  <dcterms:created xsi:type="dcterms:W3CDTF">2020-09-24T17:27:00Z</dcterms:created>
  <dcterms:modified xsi:type="dcterms:W3CDTF">2020-12-17T13:28:00Z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