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841772" w14:textId="77777777" w:rsidR="00896276" w:rsidRDefault="00896276" w:rsidP="00896276">
      <w:pPr>
        <w:spacing w:line="360" w:lineRule="auto"/>
        <w:rPr>
          <w:rFonts w:ascii="Times New Roman" w:hAnsi="Times New Roman" w:cs="Times New Roman"/>
          <w:b/>
          <w:bCs/>
          <w:sz w:val="26"/>
          <w:szCs w:val="26"/>
          <w:lang w:val="es-ES"/>
        </w:rPr>
      </w:pPr>
    </w:p>
    <w:p w14:paraId="67489DBD" w14:textId="325E3A77" w:rsidR="00010A9F" w:rsidRPr="00010A9F" w:rsidRDefault="00010A9F" w:rsidP="00010A9F">
      <w:pPr>
        <w:spacing w:line="360" w:lineRule="auto"/>
        <w:jc w:val="center"/>
        <w:rPr>
          <w:rFonts w:ascii="Times New Roman" w:hAnsi="Times New Roman" w:cs="Times New Roman"/>
          <w:b/>
          <w:bCs/>
          <w:sz w:val="26"/>
          <w:szCs w:val="26"/>
          <w:lang w:val="es-ES"/>
        </w:rPr>
      </w:pPr>
      <w:r w:rsidRPr="00010A9F">
        <w:rPr>
          <w:rFonts w:ascii="Times New Roman" w:hAnsi="Times New Roman" w:cs="Times New Roman"/>
          <w:b/>
          <w:bCs/>
          <w:sz w:val="26"/>
          <w:szCs w:val="26"/>
          <w:lang w:val="es-ES"/>
        </w:rPr>
        <w:t>Interdisciplina y formación en</w:t>
      </w:r>
      <w:r w:rsidR="00896276">
        <w:rPr>
          <w:rFonts w:ascii="Times New Roman" w:hAnsi="Times New Roman" w:cs="Times New Roman"/>
          <w:b/>
          <w:bCs/>
          <w:sz w:val="26"/>
          <w:szCs w:val="26"/>
          <w:lang w:val="es-ES"/>
        </w:rPr>
        <w:t xml:space="preserve"> el</w:t>
      </w:r>
      <w:r w:rsidRPr="00010A9F">
        <w:rPr>
          <w:rFonts w:ascii="Times New Roman" w:hAnsi="Times New Roman" w:cs="Times New Roman"/>
          <w:b/>
          <w:bCs/>
          <w:sz w:val="26"/>
          <w:szCs w:val="26"/>
          <w:lang w:val="es-ES"/>
        </w:rPr>
        <w:t xml:space="preserve"> diseño</w:t>
      </w:r>
      <w:r w:rsidR="00337901">
        <w:rPr>
          <w:rFonts w:ascii="Times New Roman" w:hAnsi="Times New Roman" w:cs="Times New Roman"/>
          <w:b/>
          <w:bCs/>
          <w:sz w:val="26"/>
          <w:szCs w:val="26"/>
          <w:lang w:val="es-ES"/>
        </w:rPr>
        <w:t xml:space="preserve">: un modelo curricular para la </w:t>
      </w:r>
      <w:r w:rsidRPr="00010A9F">
        <w:rPr>
          <w:rFonts w:ascii="Times New Roman" w:hAnsi="Times New Roman" w:cs="Times New Roman"/>
          <w:b/>
          <w:bCs/>
          <w:sz w:val="26"/>
          <w:szCs w:val="26"/>
          <w:lang w:val="es-ES"/>
        </w:rPr>
        <w:t>Facultad del Hábitat.</w:t>
      </w:r>
    </w:p>
    <w:p w14:paraId="44617C80" w14:textId="507BFCA9" w:rsidR="00010A9F" w:rsidRPr="00896276" w:rsidRDefault="0056171E" w:rsidP="00896276">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Interdisciplinary</w:t>
      </w:r>
      <w:r w:rsidR="00896276" w:rsidRPr="00896276">
        <w:rPr>
          <w:rFonts w:ascii="Times New Roman" w:hAnsi="Times New Roman" w:cs="Times New Roman"/>
          <w:b/>
          <w:bCs/>
          <w:sz w:val="26"/>
          <w:szCs w:val="26"/>
          <w:lang w:val="en-US"/>
        </w:rPr>
        <w:t xml:space="preserve"> and </w:t>
      </w:r>
      <w:r>
        <w:rPr>
          <w:rFonts w:ascii="Times New Roman" w:hAnsi="Times New Roman" w:cs="Times New Roman"/>
          <w:b/>
          <w:bCs/>
          <w:sz w:val="26"/>
          <w:szCs w:val="26"/>
          <w:lang w:val="en-US"/>
        </w:rPr>
        <w:t>formation in design</w:t>
      </w:r>
      <w:r w:rsidR="0005593D">
        <w:rPr>
          <w:rFonts w:ascii="Times New Roman" w:hAnsi="Times New Roman" w:cs="Times New Roman"/>
          <w:b/>
          <w:bCs/>
          <w:sz w:val="26"/>
          <w:szCs w:val="26"/>
          <w:lang w:val="en-US"/>
        </w:rPr>
        <w:t xml:space="preserve">: a curricular model </w:t>
      </w:r>
      <w:r w:rsidR="0005593D" w:rsidRPr="0005593D">
        <w:rPr>
          <w:rFonts w:ascii="Times New Roman" w:hAnsi="Times New Roman" w:cs="Times New Roman"/>
          <w:b/>
          <w:bCs/>
          <w:sz w:val="26"/>
          <w:szCs w:val="26"/>
          <w:lang w:val="en-US"/>
        </w:rPr>
        <w:t>for</w:t>
      </w:r>
      <w:r w:rsidR="00896276" w:rsidRPr="0005593D">
        <w:rPr>
          <w:rFonts w:ascii="Times New Roman" w:hAnsi="Times New Roman" w:cs="Times New Roman"/>
          <w:b/>
          <w:bCs/>
          <w:sz w:val="26"/>
          <w:szCs w:val="26"/>
          <w:lang w:val="en-US"/>
        </w:rPr>
        <w:t xml:space="preserve"> </w:t>
      </w:r>
      <w:r w:rsidR="0005593D" w:rsidRPr="0005593D">
        <w:rPr>
          <w:rFonts w:ascii="Times New Roman" w:hAnsi="Times New Roman" w:cs="Times New Roman"/>
          <w:b/>
          <w:bCs/>
          <w:sz w:val="26"/>
          <w:szCs w:val="26"/>
          <w:lang w:val="en-US"/>
        </w:rPr>
        <w:t>Faculty of Habitat</w:t>
      </w:r>
      <w:r w:rsidR="0005593D">
        <w:rPr>
          <w:rFonts w:ascii="Times New Roman" w:hAnsi="Times New Roman" w:cs="Times New Roman"/>
          <w:b/>
          <w:bCs/>
          <w:sz w:val="26"/>
          <w:szCs w:val="26"/>
          <w:lang w:val="en-US"/>
        </w:rPr>
        <w:t>.</w:t>
      </w:r>
    </w:p>
    <w:p w14:paraId="6AF21190" w14:textId="77777777" w:rsidR="00010A9F" w:rsidRPr="00896276" w:rsidRDefault="00010A9F" w:rsidP="00010A9F">
      <w:pPr>
        <w:spacing w:line="360" w:lineRule="auto"/>
        <w:jc w:val="center"/>
        <w:rPr>
          <w:rFonts w:ascii="Times New Roman" w:hAnsi="Times New Roman" w:cs="Times New Roman"/>
          <w:bCs/>
          <w:lang w:val="en-US"/>
        </w:rPr>
      </w:pPr>
    </w:p>
    <w:p w14:paraId="6398C40F" w14:textId="0FAB4287" w:rsidR="00010A9F" w:rsidRPr="00304499" w:rsidRDefault="00010A9F" w:rsidP="00010A9F">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Daniel Jiménez Anguiano, UASLP, México.</w:t>
      </w:r>
    </w:p>
    <w:p w14:paraId="2D8D33F7" w14:textId="77777777" w:rsidR="00010A9F" w:rsidRPr="0005593D" w:rsidRDefault="00010A9F" w:rsidP="00010A9F">
      <w:pPr>
        <w:spacing w:line="360" w:lineRule="auto"/>
        <w:jc w:val="center"/>
        <w:rPr>
          <w:rFonts w:ascii="Times New Roman" w:hAnsi="Times New Roman" w:cs="Times New Roman"/>
          <w:bCs/>
          <w:sz w:val="20"/>
          <w:szCs w:val="20"/>
          <w:lang w:val="es-ES"/>
        </w:rPr>
      </w:pPr>
    </w:p>
    <w:p w14:paraId="499FB452" w14:textId="4431578E" w:rsidR="00E871CD" w:rsidRDefault="00010A9F" w:rsidP="00E871CD">
      <w:pPr>
        <w:pStyle w:val="AbstractStyle"/>
        <w:jc w:val="center"/>
        <w:rPr>
          <w:sz w:val="20"/>
          <w:lang w:val="es-ES"/>
        </w:rPr>
      </w:pPr>
      <w:r w:rsidRPr="001D39FF">
        <w:rPr>
          <w:sz w:val="20"/>
          <w:lang w:val="es-ES"/>
        </w:rPr>
        <w:t>Resumen:</w:t>
      </w:r>
    </w:p>
    <w:p w14:paraId="33F8C15F" w14:textId="77777777" w:rsidR="00E871CD" w:rsidRPr="00E871CD" w:rsidRDefault="00E871CD" w:rsidP="00E871CD">
      <w:pPr>
        <w:pStyle w:val="AbstractStyle"/>
        <w:jc w:val="center"/>
        <w:rPr>
          <w:sz w:val="20"/>
          <w:lang w:val="es-ES"/>
        </w:rPr>
      </w:pPr>
    </w:p>
    <w:p w14:paraId="0ED5999D" w14:textId="302547B2" w:rsidR="00E871CD" w:rsidRDefault="00E871CD" w:rsidP="00E871CD">
      <w:pPr>
        <w:pStyle w:val="AbstractStyle"/>
        <w:rPr>
          <w:sz w:val="20"/>
          <w:lang w:val="es-ES"/>
        </w:rPr>
      </w:pPr>
      <w:r w:rsidRPr="00E871CD">
        <w:rPr>
          <w:sz w:val="20"/>
          <w:lang w:val="es-ES"/>
        </w:rPr>
        <w:t xml:space="preserve">Enfrentar los retos en la formación de los profesionales del diseño en el siglo XXI hace necesario pensar en los planteamientos y ajustes curriculares que las instituciones educativas emprenden cada cierto tiempo, respondiendo con ello a las necesidades de actualización de los planes de estudio de sus programas educativos. Al respecto, en la Facultad la Hábitat ha sido ya un referente incluir el concepto del trabajo interdisciplinario como parte del aprendizaje en el ámbito del diseño, es por ello que este trabajo pretende reflexionar sobre el valor de la inclusión de la interdisciplina como un elemento obligatorio dentro de las propuestas curriculares en la formación de los profesionales del diseño y </w:t>
      </w:r>
      <w:r w:rsidR="002B0E16">
        <w:rPr>
          <w:sz w:val="20"/>
          <w:lang w:val="es-ES"/>
        </w:rPr>
        <w:t xml:space="preserve">de </w:t>
      </w:r>
      <w:r w:rsidRPr="00E871CD">
        <w:rPr>
          <w:sz w:val="20"/>
          <w:lang w:val="es-ES"/>
        </w:rPr>
        <w:t>las ciencias del hábitat.</w:t>
      </w:r>
    </w:p>
    <w:p w14:paraId="3372DE1F" w14:textId="77777777" w:rsidR="00E871CD" w:rsidRDefault="00E871CD" w:rsidP="00E871CD">
      <w:pPr>
        <w:pStyle w:val="AbstractStyle"/>
        <w:rPr>
          <w:sz w:val="20"/>
          <w:lang w:val="es-ES"/>
        </w:rPr>
      </w:pPr>
      <w:r w:rsidRPr="00E871CD">
        <w:rPr>
          <w:sz w:val="20"/>
          <w:lang w:val="es-ES"/>
        </w:rPr>
        <w:t>Sin embargo, aún y cuando esta institución ha incursionado en los ejercicios de la interdisciplinariedad desde hace más de 30 años, no fue sino hasta que se formuló un nuevo plan de estudios entre los años 2011 y 2012 que se tomó la decisión de integrar, como un elemento imprescindible y obligatorio, un taller de proyectos interdisciplinario como parte de la propuesta curricular  2013 de las seis licenciaturas que conforman la Facultad.</w:t>
      </w:r>
    </w:p>
    <w:p w14:paraId="6E08C029" w14:textId="2ADF2041" w:rsidR="00E871CD" w:rsidRPr="00E871CD" w:rsidRDefault="00E871CD" w:rsidP="00E871CD">
      <w:pPr>
        <w:pStyle w:val="AbstractStyle"/>
        <w:rPr>
          <w:sz w:val="20"/>
          <w:lang w:val="es-ES"/>
        </w:rPr>
      </w:pPr>
      <w:r w:rsidRPr="00E871CD">
        <w:rPr>
          <w:sz w:val="20"/>
          <w:lang w:val="es-ES"/>
        </w:rPr>
        <w:t>Esta decisión ha traído consigo reflexiones que se han generado a partir de la puesta en práctica de los ejercicios de diseño interdisciplinar en los últimos años, situación que ha sido favorable justo en estos momentos, que requieren de un nuevo planteamiento curricular para el año 2021, donde se ponen en la balanza las experiencias de este espacio de formación al momento de preguntarse qué elementos académicos y educativos deben estar indispensablemente presentes en la currícula de un programa educativo de diseño en nuestros tiempos.</w:t>
      </w:r>
    </w:p>
    <w:p w14:paraId="60C0E70B" w14:textId="4CE516EF" w:rsidR="00E871CD" w:rsidRPr="00E871CD" w:rsidRDefault="00E871CD" w:rsidP="00E871CD">
      <w:pPr>
        <w:pStyle w:val="AbstractStyle"/>
        <w:rPr>
          <w:sz w:val="20"/>
          <w:lang w:val="es-ES"/>
        </w:rPr>
      </w:pPr>
      <w:r w:rsidRPr="00E871CD">
        <w:rPr>
          <w:sz w:val="20"/>
          <w:lang w:val="es-ES"/>
        </w:rPr>
        <w:t>Si bien es cierto, que no están en duda las aportaciones positivas en términos de aprendizaje que se derivan de la enseñanza desde la interdisciplina, sí es posible cuestionarnos qué tan necesario es asignar un carácter de rigurosa inclusión en la trayectoria educativa de un programa universitario que se considere actual, con pertinencia y de vanguardia, pero sobre todo, acorde al perfil de un diseñador del siglo XXI. O bien, la crítica puede igualmente orientarse hacia definir cuál puede ser el mejor  momento (en términos de trayectoria curricular) y cuál la operatividad (en términos pedagógicos) que favorezcan un programa de estudios, para verdaderamente desarrollar las habilidades y conocimientos que se desean en nuestros alumnos, al incluir un taller de proyectos interdisciplinario.</w:t>
      </w:r>
    </w:p>
    <w:p w14:paraId="39A3B8B3" w14:textId="77777777" w:rsidR="00E871CD" w:rsidRPr="00E871CD" w:rsidRDefault="00E871CD" w:rsidP="00E871CD">
      <w:pPr>
        <w:pStyle w:val="AbstractStyle"/>
        <w:rPr>
          <w:sz w:val="20"/>
          <w:lang w:val="es-ES"/>
        </w:rPr>
      </w:pPr>
      <w:r w:rsidRPr="00E871CD">
        <w:rPr>
          <w:sz w:val="20"/>
          <w:lang w:val="es-ES"/>
        </w:rPr>
        <w:t>Finalmente, la ponencia transita en la evaluación de las experiencias en este sentido, desde aquellas que estuvieron presentes en la conformación del Plan de estudios 2013 (mismo que incluye en su noveno semestre la asignatura denominada Taller de síntesis interdisciplinario, de manera obligatoria”), pasando por los ejercicios “piloto” del propio taller, hasta los trabajos recientes de análisis y diagnóstico de los casos exitosos y no tan exitosos de esta asignatura, justo en el umbral de un nuevo diseño curricular, donde aparentemente, se propone de nueva cuenta la inclusión de la interdisciplinariedad para todas las disciplinas de la Facultad del Hábitat en sus próximos planes de estudio.</w:t>
      </w:r>
    </w:p>
    <w:p w14:paraId="306FBC83" w14:textId="77777777" w:rsidR="00E871CD" w:rsidRPr="00E871CD" w:rsidRDefault="00E871CD" w:rsidP="00010A9F">
      <w:pPr>
        <w:pStyle w:val="AbstractStyle"/>
        <w:jc w:val="center"/>
        <w:rPr>
          <w:sz w:val="20"/>
          <w:lang w:val="es-ES"/>
        </w:rPr>
      </w:pPr>
    </w:p>
    <w:p w14:paraId="5DB4F64B" w14:textId="3C7BD4E4" w:rsidR="00010A9F" w:rsidRPr="001D39FF" w:rsidRDefault="00010A9F" w:rsidP="00010A9F">
      <w:pPr>
        <w:pStyle w:val="KeywordsText"/>
        <w:rPr>
          <w:sz w:val="20"/>
          <w:lang w:val="es-ES"/>
        </w:rPr>
      </w:pPr>
      <w:r w:rsidRPr="001D39FF">
        <w:rPr>
          <w:sz w:val="20"/>
          <w:lang w:val="es-ES"/>
        </w:rPr>
        <w:t xml:space="preserve">Palabras clave: </w:t>
      </w:r>
      <w:r w:rsidR="006074D3">
        <w:rPr>
          <w:sz w:val="20"/>
          <w:lang w:val="es-ES"/>
        </w:rPr>
        <w:t>Interdisciplina</w:t>
      </w:r>
      <w:r w:rsidR="00623A6A">
        <w:rPr>
          <w:sz w:val="20"/>
          <w:lang w:val="es-ES"/>
        </w:rPr>
        <w:t xml:space="preserve">, </w:t>
      </w:r>
      <w:r w:rsidR="009F7E28">
        <w:rPr>
          <w:sz w:val="20"/>
          <w:lang w:val="es-ES"/>
        </w:rPr>
        <w:t>diseño curricular</w:t>
      </w:r>
      <w:r w:rsidR="00623A6A">
        <w:rPr>
          <w:sz w:val="20"/>
          <w:lang w:val="es-ES"/>
        </w:rPr>
        <w:t>, formación</w:t>
      </w:r>
      <w:r w:rsidR="00E871CD">
        <w:rPr>
          <w:sz w:val="20"/>
          <w:lang w:val="es-ES"/>
        </w:rPr>
        <w:t>.</w:t>
      </w:r>
    </w:p>
    <w:p w14:paraId="025980C7" w14:textId="77777777" w:rsidR="00010A9F" w:rsidRPr="001D39FF" w:rsidRDefault="00010A9F" w:rsidP="00010A9F">
      <w:pPr>
        <w:pStyle w:val="KeywordsText"/>
        <w:rPr>
          <w:sz w:val="20"/>
          <w:lang w:val="es-ES"/>
        </w:rPr>
      </w:pPr>
    </w:p>
    <w:p w14:paraId="553436F1" w14:textId="77777777" w:rsidR="001E3672" w:rsidRPr="00B500F2" w:rsidRDefault="001E3672" w:rsidP="00010A9F">
      <w:pPr>
        <w:pStyle w:val="AbstractStyle"/>
        <w:jc w:val="center"/>
        <w:rPr>
          <w:sz w:val="20"/>
          <w:lang w:val="es-ES"/>
        </w:rPr>
      </w:pPr>
    </w:p>
    <w:p w14:paraId="3EAE0A7D" w14:textId="4B509C68" w:rsidR="00010A9F" w:rsidRPr="009F7E28" w:rsidRDefault="00010A9F" w:rsidP="00010A9F">
      <w:pPr>
        <w:pStyle w:val="AbstractStyle"/>
        <w:jc w:val="center"/>
        <w:rPr>
          <w:sz w:val="20"/>
        </w:rPr>
      </w:pPr>
      <w:r w:rsidRPr="009F7E28">
        <w:rPr>
          <w:sz w:val="20"/>
        </w:rPr>
        <w:t xml:space="preserve">Abstract: </w:t>
      </w:r>
    </w:p>
    <w:p w14:paraId="4F2C916B" w14:textId="77777777" w:rsidR="001E3672" w:rsidRPr="009F7E28" w:rsidRDefault="001E3672" w:rsidP="00010A9F">
      <w:pPr>
        <w:pStyle w:val="AbstractStyle"/>
        <w:jc w:val="center"/>
        <w:rPr>
          <w:sz w:val="20"/>
        </w:rPr>
      </w:pPr>
    </w:p>
    <w:p w14:paraId="38521E73" w14:textId="19DD3C0F" w:rsidR="0056171E" w:rsidRDefault="0056171E" w:rsidP="0056171E">
      <w:pPr>
        <w:pStyle w:val="AbstractStyle"/>
        <w:rPr>
          <w:sz w:val="20"/>
        </w:rPr>
      </w:pPr>
      <w:r w:rsidRPr="006E67C2">
        <w:rPr>
          <w:sz w:val="20"/>
        </w:rPr>
        <w:t xml:space="preserve">Facing the challenges in </w:t>
      </w:r>
      <w:r w:rsidR="006E67C2" w:rsidRPr="006E67C2">
        <w:rPr>
          <w:sz w:val="20"/>
        </w:rPr>
        <w:t>formation for</w:t>
      </w:r>
      <w:r w:rsidRPr="006E67C2">
        <w:rPr>
          <w:sz w:val="20"/>
        </w:rPr>
        <w:t xml:space="preserve"> design professionals in the 21st century makes it a necessity to think about the </w:t>
      </w:r>
      <w:r w:rsidR="006E67C2">
        <w:rPr>
          <w:sz w:val="20"/>
        </w:rPr>
        <w:t xml:space="preserve">proposals </w:t>
      </w:r>
      <w:r w:rsidRPr="006E67C2">
        <w:rPr>
          <w:sz w:val="20"/>
        </w:rPr>
        <w:t xml:space="preserve">and curricular adjustments that educational institutions undertake from time to time, responding, with this, to the necessity of updating the study plans of their educational programs. Faculty </w:t>
      </w:r>
      <w:r w:rsidR="00017800">
        <w:rPr>
          <w:sz w:val="20"/>
        </w:rPr>
        <w:t xml:space="preserve">of Habitat </w:t>
      </w:r>
      <w:r w:rsidR="00A251C6" w:rsidRPr="006E67C2">
        <w:rPr>
          <w:sz w:val="20"/>
        </w:rPr>
        <w:t>it’s</w:t>
      </w:r>
      <w:r w:rsidRPr="006E67C2">
        <w:rPr>
          <w:sz w:val="20"/>
        </w:rPr>
        <w:t xml:space="preserve"> been a reference to include the concept of interdisciplinary work as a part of the apprenticeship in the design field; that’s why this summary intends to reflect on the value of interdisciplinary inclusion as a required element on the curricular proposal in the formation </w:t>
      </w:r>
      <w:r w:rsidR="006E67C2" w:rsidRPr="006E67C2">
        <w:rPr>
          <w:sz w:val="20"/>
        </w:rPr>
        <w:t>for</w:t>
      </w:r>
      <w:r w:rsidRPr="006E67C2">
        <w:rPr>
          <w:sz w:val="20"/>
        </w:rPr>
        <w:t xml:space="preserve"> design professionals and habitat sciences. </w:t>
      </w:r>
    </w:p>
    <w:p w14:paraId="4166F120" w14:textId="3132251F" w:rsidR="0056171E" w:rsidRPr="009F7E28" w:rsidRDefault="0056171E" w:rsidP="0056171E">
      <w:pPr>
        <w:pStyle w:val="AbstractStyle"/>
        <w:rPr>
          <w:sz w:val="20"/>
        </w:rPr>
      </w:pPr>
      <w:r w:rsidRPr="009F7E28">
        <w:rPr>
          <w:sz w:val="20"/>
        </w:rPr>
        <w:t>Even though this institution has explored the interdisciplinary exercise for more than 30 years, it wasn’t until a new study plan was formulated, around 2011 and 2012, that the decision was made to integrate, as a fundamental and required element, an interdisciplinary workshop as part of the 2013 curricular proposal, for the six bachelor degrees that make up the Faculty</w:t>
      </w:r>
      <w:r w:rsidR="00017800">
        <w:rPr>
          <w:sz w:val="20"/>
        </w:rPr>
        <w:t xml:space="preserve"> of </w:t>
      </w:r>
      <w:r w:rsidR="00017800" w:rsidRPr="009F7E28">
        <w:rPr>
          <w:sz w:val="20"/>
        </w:rPr>
        <w:t>Habitat</w:t>
      </w:r>
      <w:r w:rsidRPr="009F7E28">
        <w:rPr>
          <w:sz w:val="20"/>
        </w:rPr>
        <w:t>.</w:t>
      </w:r>
    </w:p>
    <w:p w14:paraId="253D402E" w14:textId="77777777" w:rsidR="0056171E" w:rsidRPr="009F7E28" w:rsidRDefault="0056171E" w:rsidP="0056171E">
      <w:pPr>
        <w:pStyle w:val="AbstractStyle"/>
        <w:rPr>
          <w:sz w:val="20"/>
        </w:rPr>
      </w:pPr>
      <w:r w:rsidRPr="009F7E28">
        <w:rPr>
          <w:sz w:val="20"/>
        </w:rPr>
        <w:t xml:space="preserve">This decision has brought reflections that were generated by interdisciplinary design exercises in the last years, situation that has been favorable in these moments, that require a new curricular proposal for the year 2021, where the experience of this formation space is put on a scale when we ask ourselves what academic and educational elements are required to be in a design curricular program in our days. </w:t>
      </w:r>
    </w:p>
    <w:p w14:paraId="36FBF693" w14:textId="77777777" w:rsidR="00095E78" w:rsidRPr="009F7E28" w:rsidRDefault="0056171E" w:rsidP="0056171E">
      <w:pPr>
        <w:pStyle w:val="AbstractStyle"/>
        <w:rPr>
          <w:sz w:val="20"/>
        </w:rPr>
      </w:pPr>
      <w:r w:rsidRPr="001E3672">
        <w:rPr>
          <w:sz w:val="20"/>
        </w:rPr>
        <w:t xml:space="preserve">There are no doubts to the positive contributions, in terms of education, that are derived from the interdisciplinary instruction, but we can question ourselves just how necessary it is to assign a rigorous inclusion in the educational trajectory of a university program that is considered to updated, relevant and of vanguard, but most importantly, in accordance to the profile of a 21st century designer. </w:t>
      </w:r>
      <w:r w:rsidRPr="009F7E28">
        <w:rPr>
          <w:sz w:val="20"/>
        </w:rPr>
        <w:t xml:space="preserve">The criticism can be orientated to define the right moment (in curricular trajectory terms) and which is the operability (in pedagogical terms) that favor a study program that will truly develop the skills and knowledge we strive for in our students, when an interdisciplinary project workshop is included. </w:t>
      </w:r>
    </w:p>
    <w:p w14:paraId="5BD3FF23" w14:textId="77777777" w:rsidR="00095E78" w:rsidRPr="009F7E28" w:rsidRDefault="00095E78" w:rsidP="0056171E">
      <w:pPr>
        <w:pStyle w:val="AbstractStyle"/>
        <w:rPr>
          <w:sz w:val="20"/>
        </w:rPr>
      </w:pPr>
    </w:p>
    <w:p w14:paraId="0F41B94D" w14:textId="3151DF90" w:rsidR="0056171E" w:rsidRPr="00095E78" w:rsidRDefault="0056171E" w:rsidP="0056171E">
      <w:pPr>
        <w:pStyle w:val="AbstractStyle"/>
        <w:rPr>
          <w:sz w:val="20"/>
        </w:rPr>
      </w:pPr>
      <w:r w:rsidRPr="00095E78">
        <w:rPr>
          <w:sz w:val="20"/>
        </w:rPr>
        <w:lastRenderedPageBreak/>
        <w:t>Finally, the presentation resides in experiences evaluation, from those that were present in the making of the study plan of 2013, going through the pilot exercise of the workshop, up to the recent analysis and diagnosis of successful and not so successful cases of this matter, right under the threshold of a new curricular design, where a new inclusion of interdisciplinarity in all the disciplines of the Faculty</w:t>
      </w:r>
      <w:r w:rsidR="000D3D55">
        <w:rPr>
          <w:sz w:val="20"/>
        </w:rPr>
        <w:t xml:space="preserve"> of </w:t>
      </w:r>
      <w:r w:rsidR="000D3D55" w:rsidRPr="00095E78">
        <w:rPr>
          <w:sz w:val="20"/>
        </w:rPr>
        <w:t>Habitat</w:t>
      </w:r>
      <w:r w:rsidRPr="00095E78">
        <w:rPr>
          <w:sz w:val="20"/>
        </w:rPr>
        <w:t xml:space="preserve"> for the next study programs is apparently proposed. </w:t>
      </w:r>
    </w:p>
    <w:p w14:paraId="6E8D285B" w14:textId="77777777" w:rsidR="0056171E" w:rsidRPr="00095E78" w:rsidRDefault="0056171E" w:rsidP="0056171E">
      <w:pPr>
        <w:pStyle w:val="AbstractStyle"/>
        <w:rPr>
          <w:sz w:val="20"/>
        </w:rPr>
      </w:pPr>
    </w:p>
    <w:p w14:paraId="35D54018" w14:textId="77777777" w:rsidR="00010A9F" w:rsidRPr="00010A9F" w:rsidRDefault="00010A9F" w:rsidP="00010A9F">
      <w:pPr>
        <w:pStyle w:val="KeywordsText"/>
        <w:rPr>
          <w:sz w:val="20"/>
        </w:rPr>
      </w:pPr>
    </w:p>
    <w:p w14:paraId="3B932B8F" w14:textId="439F4B11" w:rsidR="00010A9F" w:rsidRPr="001E3672" w:rsidRDefault="00010A9F" w:rsidP="001E3672">
      <w:pPr>
        <w:pStyle w:val="KeywordsText"/>
        <w:rPr>
          <w:sz w:val="20"/>
        </w:rPr>
      </w:pPr>
      <w:r w:rsidRPr="00010A9F">
        <w:rPr>
          <w:sz w:val="20"/>
        </w:rPr>
        <w:t>Keywords:</w:t>
      </w:r>
      <w:r w:rsidR="001E3672">
        <w:rPr>
          <w:sz w:val="20"/>
        </w:rPr>
        <w:t xml:space="preserve"> </w:t>
      </w:r>
      <w:r w:rsidR="001E3672" w:rsidRPr="001E3672">
        <w:rPr>
          <w:sz w:val="20"/>
        </w:rPr>
        <w:t xml:space="preserve">Interdiscipline, </w:t>
      </w:r>
      <w:r w:rsidR="009F7E28">
        <w:rPr>
          <w:sz w:val="20"/>
        </w:rPr>
        <w:t xml:space="preserve">curricular </w:t>
      </w:r>
      <w:r w:rsidR="009F7E28" w:rsidRPr="001E3672">
        <w:rPr>
          <w:sz w:val="20"/>
        </w:rPr>
        <w:t>design</w:t>
      </w:r>
      <w:r w:rsidR="001E3672" w:rsidRPr="001E3672">
        <w:rPr>
          <w:sz w:val="20"/>
        </w:rPr>
        <w:t xml:space="preserve">, </w:t>
      </w:r>
      <w:r w:rsidR="001E3672">
        <w:rPr>
          <w:sz w:val="20"/>
        </w:rPr>
        <w:t>formation.</w:t>
      </w:r>
    </w:p>
    <w:p w14:paraId="17FAD256" w14:textId="77777777" w:rsidR="00010A9F" w:rsidRPr="00010A9F" w:rsidRDefault="00010A9F" w:rsidP="00982682">
      <w:pPr>
        <w:spacing w:line="360" w:lineRule="auto"/>
        <w:rPr>
          <w:rFonts w:ascii="Times New Roman" w:hAnsi="Times New Roman" w:cs="Times New Roman"/>
          <w:lang w:val="en-US"/>
        </w:rPr>
      </w:pPr>
    </w:p>
    <w:p w14:paraId="7BA19FA1" w14:textId="142F8037" w:rsidR="00CA13E0" w:rsidRPr="00AB479A" w:rsidRDefault="00095E78" w:rsidP="00CA13E0">
      <w:pPr>
        <w:spacing w:line="360" w:lineRule="auto"/>
        <w:rPr>
          <w:rFonts w:ascii="Times New Roman" w:hAnsi="Times New Roman" w:cs="Times New Roman"/>
          <w:b/>
        </w:rPr>
      </w:pPr>
      <w:r w:rsidRPr="00AB479A">
        <w:rPr>
          <w:rFonts w:ascii="Times New Roman" w:hAnsi="Times New Roman" w:cs="Times New Roman"/>
          <w:b/>
        </w:rPr>
        <w:t>Introducción.</w:t>
      </w:r>
    </w:p>
    <w:p w14:paraId="3621A040" w14:textId="7AE53EF3" w:rsidR="00B839B2" w:rsidRDefault="00B839B2" w:rsidP="0043580D">
      <w:pPr>
        <w:spacing w:line="360" w:lineRule="auto"/>
        <w:rPr>
          <w:rFonts w:ascii="Times New Roman" w:hAnsi="Times New Roman" w:cs="Times New Roman"/>
        </w:rPr>
      </w:pPr>
      <w:r>
        <w:rPr>
          <w:rFonts w:ascii="Times New Roman" w:hAnsi="Times New Roman" w:cs="Times New Roman"/>
        </w:rPr>
        <w:t xml:space="preserve">Pensar en los retos que afrentan las universidades e instituciones de educación superior en cuanto </w:t>
      </w:r>
      <w:r w:rsidR="00D02B7D">
        <w:rPr>
          <w:rFonts w:ascii="Times New Roman" w:hAnsi="Times New Roman" w:cs="Times New Roman"/>
        </w:rPr>
        <w:t xml:space="preserve">a las decisiones que estas toman para ser aplicadas en </w:t>
      </w:r>
      <w:r>
        <w:rPr>
          <w:rFonts w:ascii="Times New Roman" w:hAnsi="Times New Roman" w:cs="Times New Roman"/>
        </w:rPr>
        <w:t>la formación de profesionales en el diseño en el siglo XXI nos conduce lóg</w:t>
      </w:r>
      <w:r w:rsidR="00D02B7D">
        <w:rPr>
          <w:rFonts w:ascii="Times New Roman" w:hAnsi="Times New Roman" w:cs="Times New Roman"/>
        </w:rPr>
        <w:t>icamente a reflexionar sobre la importancia de la conformación curricular de los planes de estud</w:t>
      </w:r>
      <w:r w:rsidR="009F12C2">
        <w:rPr>
          <w:rFonts w:ascii="Times New Roman" w:hAnsi="Times New Roman" w:cs="Times New Roman"/>
        </w:rPr>
        <w:t>io de sus programas educativos y al respecto, para el caso de la Facultad del Hábitat, de la U</w:t>
      </w:r>
      <w:r w:rsidR="00AB479A">
        <w:rPr>
          <w:rFonts w:ascii="Times New Roman" w:hAnsi="Times New Roman" w:cs="Times New Roman"/>
        </w:rPr>
        <w:t>niversidad Autónoma de San Luis Potosí</w:t>
      </w:r>
      <w:r w:rsidR="009F12C2">
        <w:rPr>
          <w:rFonts w:ascii="Times New Roman" w:hAnsi="Times New Roman" w:cs="Times New Roman"/>
        </w:rPr>
        <w:t>, resulta particularmente relevante al estar en estos momentos inmersa en un proceso de revisión curricular que conducirá muy seguramente a un nuevo plan de estudios para el año 2021.</w:t>
      </w:r>
    </w:p>
    <w:p w14:paraId="06DA5212" w14:textId="6EDFFDF3" w:rsidR="009F12C2" w:rsidRDefault="009F12C2" w:rsidP="0043580D">
      <w:pPr>
        <w:spacing w:line="360" w:lineRule="auto"/>
        <w:rPr>
          <w:rFonts w:ascii="Times New Roman" w:hAnsi="Times New Roman" w:cs="Times New Roman"/>
        </w:rPr>
      </w:pPr>
    </w:p>
    <w:p w14:paraId="6F58FA25" w14:textId="6E4BA994" w:rsidR="002241AD" w:rsidRDefault="009F12C2" w:rsidP="0043580D">
      <w:pPr>
        <w:spacing w:line="360" w:lineRule="auto"/>
        <w:rPr>
          <w:rFonts w:ascii="Times New Roman" w:hAnsi="Times New Roman" w:cs="Times New Roman"/>
        </w:rPr>
      </w:pPr>
      <w:r>
        <w:rPr>
          <w:rFonts w:ascii="Times New Roman" w:hAnsi="Times New Roman" w:cs="Times New Roman"/>
        </w:rPr>
        <w:t>De la di</w:t>
      </w:r>
      <w:r w:rsidR="00B76FE9">
        <w:rPr>
          <w:rFonts w:ascii="Times New Roman" w:hAnsi="Times New Roman" w:cs="Times New Roman"/>
        </w:rPr>
        <w:t xml:space="preserve">scusión de las ideas conforme </w:t>
      </w:r>
      <w:r>
        <w:rPr>
          <w:rFonts w:ascii="Times New Roman" w:hAnsi="Times New Roman" w:cs="Times New Roman"/>
        </w:rPr>
        <w:t xml:space="preserve">qué asignaturas deban de estar decididamente presentes </w:t>
      </w:r>
      <w:r w:rsidR="00E95611">
        <w:rPr>
          <w:rFonts w:ascii="Times New Roman" w:hAnsi="Times New Roman" w:cs="Times New Roman"/>
        </w:rPr>
        <w:t>en esta nueva propuesta, se ha derivado el debat</w:t>
      </w:r>
      <w:r w:rsidR="00B76FE9">
        <w:rPr>
          <w:rFonts w:ascii="Times New Roman" w:hAnsi="Times New Roman" w:cs="Times New Roman"/>
        </w:rPr>
        <w:t>e</w:t>
      </w:r>
      <w:r w:rsidR="00E95611">
        <w:rPr>
          <w:rFonts w:ascii="Times New Roman" w:hAnsi="Times New Roman" w:cs="Times New Roman"/>
        </w:rPr>
        <w:t xml:space="preserve"> sobre </w:t>
      </w:r>
      <w:r w:rsidR="00EF3BD4">
        <w:rPr>
          <w:rFonts w:ascii="Times New Roman" w:hAnsi="Times New Roman" w:cs="Times New Roman"/>
        </w:rPr>
        <w:t>la permanencia de</w:t>
      </w:r>
      <w:r>
        <w:rPr>
          <w:rFonts w:ascii="Times New Roman" w:hAnsi="Times New Roman" w:cs="Times New Roman"/>
        </w:rPr>
        <w:t xml:space="preserve"> la asignatura denominada </w:t>
      </w:r>
      <w:r w:rsidRPr="002A00B8">
        <w:rPr>
          <w:rFonts w:ascii="Times New Roman" w:hAnsi="Times New Roman" w:cs="Times New Roman"/>
          <w:b/>
          <w:i/>
        </w:rPr>
        <w:t>Taller de Síntesis Interdisciplinario</w:t>
      </w:r>
      <w:r>
        <w:rPr>
          <w:rFonts w:ascii="Times New Roman" w:hAnsi="Times New Roman" w:cs="Times New Roman"/>
        </w:rPr>
        <w:t xml:space="preserve">, como materia obligatoria de las seis licenciaturas </w:t>
      </w:r>
      <w:r w:rsidR="00765CF0">
        <w:rPr>
          <w:rFonts w:ascii="Times New Roman" w:hAnsi="Times New Roman" w:cs="Times New Roman"/>
        </w:rPr>
        <w:t xml:space="preserve">que conforman la entidad académica </w:t>
      </w:r>
      <w:r>
        <w:rPr>
          <w:rFonts w:ascii="Times New Roman" w:hAnsi="Times New Roman" w:cs="Times New Roman"/>
        </w:rPr>
        <w:t>(Arquitectura, Diseño gráfico, Diseño industrial, Edificación y administración de obras, Conservación y restau</w:t>
      </w:r>
      <w:r w:rsidR="007A4AD8">
        <w:rPr>
          <w:rFonts w:ascii="Times New Roman" w:hAnsi="Times New Roman" w:cs="Times New Roman"/>
        </w:rPr>
        <w:t>ración de bienes culturales muebl</w:t>
      </w:r>
      <w:r>
        <w:rPr>
          <w:rFonts w:ascii="Times New Roman" w:hAnsi="Times New Roman" w:cs="Times New Roman"/>
        </w:rPr>
        <w:t xml:space="preserve">es </w:t>
      </w:r>
      <w:r w:rsidR="009D35D1">
        <w:rPr>
          <w:rFonts w:ascii="Times New Roman" w:hAnsi="Times New Roman" w:cs="Times New Roman"/>
        </w:rPr>
        <w:t>y Diseño urbano y del paisa</w:t>
      </w:r>
      <w:r w:rsidR="00EF3BD4">
        <w:rPr>
          <w:rFonts w:ascii="Times New Roman" w:hAnsi="Times New Roman" w:cs="Times New Roman"/>
        </w:rPr>
        <w:t>je) y ello ha traído consigo reflexiones</w:t>
      </w:r>
      <w:r w:rsidR="00B372D0">
        <w:rPr>
          <w:rFonts w:ascii="Times New Roman" w:hAnsi="Times New Roman" w:cs="Times New Roman"/>
        </w:rPr>
        <w:t xml:space="preserve"> que en este documento se pretenden discutir</w:t>
      </w:r>
      <w:r w:rsidR="00EF3BD4">
        <w:rPr>
          <w:rFonts w:ascii="Times New Roman" w:hAnsi="Times New Roman" w:cs="Times New Roman"/>
        </w:rPr>
        <w:t xml:space="preserve"> sobre el valor de los aprendizajes y las habilidades desarrolladas a partir de las experiencias que dicha asignatura ha podi</w:t>
      </w:r>
      <w:r w:rsidR="00765CF0">
        <w:rPr>
          <w:rFonts w:ascii="Times New Roman" w:hAnsi="Times New Roman" w:cs="Times New Roman"/>
        </w:rPr>
        <w:t xml:space="preserve">do generar a través del tiempo. </w:t>
      </w:r>
    </w:p>
    <w:p w14:paraId="5791EA37" w14:textId="77777777" w:rsidR="00765CF0" w:rsidRDefault="00765CF0" w:rsidP="0043580D">
      <w:pPr>
        <w:spacing w:line="360" w:lineRule="auto"/>
        <w:rPr>
          <w:rFonts w:ascii="Times New Roman" w:hAnsi="Times New Roman" w:cs="Times New Roman"/>
        </w:rPr>
      </w:pPr>
    </w:p>
    <w:p w14:paraId="6C73C4A4" w14:textId="37DEB690" w:rsidR="009D35D1" w:rsidRDefault="00765CF0" w:rsidP="0043580D">
      <w:pPr>
        <w:spacing w:line="360" w:lineRule="auto"/>
        <w:rPr>
          <w:rFonts w:ascii="Times New Roman" w:hAnsi="Times New Roman" w:cs="Times New Roman"/>
        </w:rPr>
      </w:pPr>
      <w:r>
        <w:rPr>
          <w:rFonts w:ascii="Times New Roman" w:hAnsi="Times New Roman" w:cs="Times New Roman"/>
        </w:rPr>
        <w:t xml:space="preserve">Tales reflexiones </w:t>
      </w:r>
      <w:r w:rsidR="00B372D0">
        <w:rPr>
          <w:rFonts w:ascii="Times New Roman" w:hAnsi="Times New Roman" w:cs="Times New Roman"/>
        </w:rPr>
        <w:t>intentan</w:t>
      </w:r>
      <w:r>
        <w:rPr>
          <w:rFonts w:ascii="Times New Roman" w:hAnsi="Times New Roman" w:cs="Times New Roman"/>
        </w:rPr>
        <w:t xml:space="preserve"> dimensionar no solamente el valor de la aportación que en términos formativos genera el trabajo interdisciplinario en los futuros diseñadores, sino su implicación como parte de una postura ideológica y epistemológica que fundamente el quehacer de las instituciones de educación superior con programas de estudio orientados hacia el diseño</w:t>
      </w:r>
      <w:r w:rsidR="00B372D0">
        <w:rPr>
          <w:rFonts w:ascii="Times New Roman" w:hAnsi="Times New Roman" w:cs="Times New Roman"/>
        </w:rPr>
        <w:t>.</w:t>
      </w:r>
    </w:p>
    <w:p w14:paraId="28EF8023" w14:textId="77777777" w:rsidR="00CA5268" w:rsidRDefault="00CA5268" w:rsidP="0043580D">
      <w:pPr>
        <w:spacing w:line="360" w:lineRule="auto"/>
        <w:rPr>
          <w:rFonts w:ascii="Times New Roman" w:hAnsi="Times New Roman" w:cs="Times New Roman"/>
        </w:rPr>
      </w:pPr>
    </w:p>
    <w:p w14:paraId="0E727C3D" w14:textId="2820B70C" w:rsidR="005726BC" w:rsidRDefault="00E702F3" w:rsidP="0043580D">
      <w:pPr>
        <w:spacing w:line="360" w:lineRule="auto"/>
        <w:rPr>
          <w:rFonts w:ascii="Times New Roman" w:hAnsi="Times New Roman" w:cs="Times New Roman"/>
          <w:b/>
          <w:lang w:val="es-ES"/>
        </w:rPr>
      </w:pPr>
      <w:r>
        <w:rPr>
          <w:rFonts w:ascii="Times New Roman" w:hAnsi="Times New Roman" w:cs="Times New Roman"/>
          <w:b/>
          <w:lang w:val="es-ES"/>
        </w:rPr>
        <w:t>La interdisciplina como concepto y géne</w:t>
      </w:r>
      <w:r w:rsidR="009D39BC">
        <w:rPr>
          <w:rFonts w:ascii="Times New Roman" w:hAnsi="Times New Roman" w:cs="Times New Roman"/>
          <w:b/>
          <w:lang w:val="es-ES"/>
        </w:rPr>
        <w:t>sis de la Facultad del Hábitat. Revisión cronológica.</w:t>
      </w:r>
    </w:p>
    <w:p w14:paraId="3718BB62" w14:textId="3ACD9E7D" w:rsidR="00310FF3" w:rsidRDefault="00D465CF" w:rsidP="0043580D">
      <w:pPr>
        <w:spacing w:line="360" w:lineRule="auto"/>
        <w:rPr>
          <w:rFonts w:ascii="Times New Roman" w:hAnsi="Times New Roman" w:cs="Times New Roman"/>
        </w:rPr>
      </w:pPr>
      <w:r>
        <w:rPr>
          <w:rFonts w:ascii="Times New Roman" w:hAnsi="Times New Roman" w:cs="Times New Roman"/>
        </w:rPr>
        <w:t xml:space="preserve">El concebir una estructura curricular </w:t>
      </w:r>
      <w:r w:rsidR="009F12C2">
        <w:rPr>
          <w:rFonts w:ascii="Times New Roman" w:hAnsi="Times New Roman" w:cs="Times New Roman"/>
        </w:rPr>
        <w:t>de este tipo no es cosa nueva para esta entidad aca</w:t>
      </w:r>
      <w:r>
        <w:rPr>
          <w:rFonts w:ascii="Times New Roman" w:hAnsi="Times New Roman" w:cs="Times New Roman"/>
        </w:rPr>
        <w:t>démica; se podría decir que siempre ha estado presente un concepto educativo fundamen</w:t>
      </w:r>
      <w:r w:rsidR="004050F0">
        <w:rPr>
          <w:rFonts w:ascii="Times New Roman" w:hAnsi="Times New Roman" w:cs="Times New Roman"/>
        </w:rPr>
        <w:t xml:space="preserve">tado en plantear una currícula que incluya </w:t>
      </w:r>
      <w:r>
        <w:rPr>
          <w:rFonts w:ascii="Times New Roman" w:hAnsi="Times New Roman" w:cs="Times New Roman"/>
        </w:rPr>
        <w:t xml:space="preserve"> </w:t>
      </w:r>
      <w:r w:rsidR="004050F0">
        <w:rPr>
          <w:rFonts w:ascii="Times New Roman" w:hAnsi="Times New Roman" w:cs="Times New Roman"/>
        </w:rPr>
        <w:t xml:space="preserve">el desarrollo de trabajo </w:t>
      </w:r>
      <w:r w:rsidR="004050F0" w:rsidRPr="004050F0">
        <w:rPr>
          <w:rFonts w:ascii="Times New Roman" w:hAnsi="Times New Roman" w:cs="Times New Roman"/>
        </w:rPr>
        <w:t>interdisciplinario</w:t>
      </w:r>
      <w:r w:rsidR="009F12C2">
        <w:rPr>
          <w:rFonts w:ascii="Times New Roman" w:hAnsi="Times New Roman" w:cs="Times New Roman"/>
        </w:rPr>
        <w:t xml:space="preserve"> </w:t>
      </w:r>
      <w:r w:rsidR="004050F0">
        <w:rPr>
          <w:rFonts w:ascii="Times New Roman" w:hAnsi="Times New Roman" w:cs="Times New Roman"/>
        </w:rPr>
        <w:t>para enfrentar</w:t>
      </w:r>
      <w:r w:rsidR="009F12C2">
        <w:rPr>
          <w:rFonts w:ascii="Times New Roman" w:hAnsi="Times New Roman" w:cs="Times New Roman"/>
        </w:rPr>
        <w:t xml:space="preserve"> problemas complejos, con aportaciones en todos los niveles (reflexivos, conceptuales y de concreción y especificación de las propuestas), desde una mirada </w:t>
      </w:r>
      <w:r w:rsidR="00121FE5">
        <w:rPr>
          <w:rFonts w:ascii="Times New Roman" w:hAnsi="Times New Roman" w:cs="Times New Roman"/>
        </w:rPr>
        <w:t>participativa y colaborativa entre las disciplinas</w:t>
      </w:r>
      <w:r w:rsidR="009F12C2">
        <w:rPr>
          <w:rFonts w:ascii="Times New Roman" w:hAnsi="Times New Roman" w:cs="Times New Roman"/>
        </w:rPr>
        <w:t xml:space="preserve">. </w:t>
      </w:r>
      <w:r w:rsidR="00DD3113">
        <w:rPr>
          <w:rFonts w:ascii="Times New Roman" w:hAnsi="Times New Roman" w:cs="Times New Roman"/>
        </w:rPr>
        <w:t xml:space="preserve"> En ese sentido, l</w:t>
      </w:r>
      <w:r w:rsidR="009F12C2">
        <w:rPr>
          <w:rFonts w:ascii="Times New Roman" w:hAnsi="Times New Roman" w:cs="Times New Roman"/>
        </w:rPr>
        <w:t>a Facultad del Hábitat lleva ya un largo camino en lo referente a incluir en sus asignaturas espacios específicamente centrados en la interdisciplinariedad como herramienta y como postura en la elaboración de proyectos.</w:t>
      </w:r>
    </w:p>
    <w:p w14:paraId="302CF92C" w14:textId="77777777" w:rsidR="00310FF3" w:rsidRDefault="00310FF3" w:rsidP="0043580D">
      <w:pPr>
        <w:spacing w:line="360" w:lineRule="auto"/>
        <w:rPr>
          <w:rFonts w:ascii="Times New Roman" w:hAnsi="Times New Roman" w:cs="Times New Roman"/>
        </w:rPr>
      </w:pPr>
    </w:p>
    <w:p w14:paraId="22B6B0DC" w14:textId="031B5C9A" w:rsidR="009F12C2" w:rsidRDefault="009F12C2" w:rsidP="0043580D">
      <w:pPr>
        <w:spacing w:line="360" w:lineRule="auto"/>
        <w:rPr>
          <w:rFonts w:ascii="Times New Roman" w:hAnsi="Times New Roman" w:cs="Times New Roman"/>
        </w:rPr>
      </w:pPr>
      <w:r>
        <w:rPr>
          <w:rFonts w:ascii="Times New Roman" w:hAnsi="Times New Roman" w:cs="Times New Roman"/>
        </w:rPr>
        <w:t>Más aún, esta instituci</w:t>
      </w:r>
      <w:r w:rsidR="007473DD">
        <w:rPr>
          <w:rFonts w:ascii="Times New Roman" w:hAnsi="Times New Roman" w:cs="Times New Roman"/>
        </w:rPr>
        <w:t xml:space="preserve">ón cuenta en su historia con antecedentes muy remotos donde el planteamiento de trabajar interdisciplinariamente </w:t>
      </w:r>
      <w:r w:rsidR="00310FF3">
        <w:rPr>
          <w:rFonts w:ascii="Times New Roman" w:hAnsi="Times New Roman" w:cs="Times New Roman"/>
        </w:rPr>
        <w:t>se remite a la época de</w:t>
      </w:r>
      <w:r w:rsidR="007473DD">
        <w:rPr>
          <w:rFonts w:ascii="Times New Roman" w:hAnsi="Times New Roman" w:cs="Times New Roman"/>
        </w:rPr>
        <w:t xml:space="preserve"> sus ini</w:t>
      </w:r>
      <w:r w:rsidR="006A4BB1">
        <w:rPr>
          <w:rFonts w:ascii="Times New Roman" w:hAnsi="Times New Roman" w:cs="Times New Roman"/>
        </w:rPr>
        <w:t>cios como “Unidad del Hábitat”</w:t>
      </w:r>
      <w:r w:rsidR="00310FF3">
        <w:rPr>
          <w:rFonts w:ascii="Times New Roman" w:hAnsi="Times New Roman" w:cs="Times New Roman"/>
        </w:rPr>
        <w:t xml:space="preserve">, en agosto de </w:t>
      </w:r>
      <w:r w:rsidR="00310FF3">
        <w:rPr>
          <w:rFonts w:ascii="Times New Roman" w:hAnsi="Times New Roman" w:cs="Times New Roman"/>
        </w:rPr>
        <w:lastRenderedPageBreak/>
        <w:t xml:space="preserve">1977, </w:t>
      </w:r>
      <w:r w:rsidR="006A4BB1">
        <w:rPr>
          <w:rFonts w:ascii="Times New Roman" w:hAnsi="Times New Roman" w:cs="Times New Roman"/>
        </w:rPr>
        <w:t>donde ya se planteaba una estructura curricular, en principio concebida como multidisciplinaria entre las diversas licenciaturas, con materias tanto comunes como particulares de cada carrera  (Paláu, M. T</w:t>
      </w:r>
      <w:r w:rsidR="00A03756">
        <w:rPr>
          <w:rFonts w:ascii="Times New Roman" w:hAnsi="Times New Roman" w:cs="Times New Roman"/>
        </w:rPr>
        <w:t>eresa</w:t>
      </w:r>
      <w:r w:rsidR="006A4BB1">
        <w:rPr>
          <w:rFonts w:ascii="Times New Roman" w:hAnsi="Times New Roman" w:cs="Times New Roman"/>
        </w:rPr>
        <w:t>. 2000</w:t>
      </w:r>
      <w:r w:rsidR="008B4167">
        <w:rPr>
          <w:rFonts w:ascii="Times New Roman" w:hAnsi="Times New Roman" w:cs="Times New Roman"/>
        </w:rPr>
        <w:t>.</w:t>
      </w:r>
      <w:ins w:id="0" w:author="Autor">
        <w:r w:rsidR="008B4167">
          <w:rPr>
            <w:rFonts w:ascii="Times New Roman" w:hAnsi="Times New Roman" w:cs="Times New Roman"/>
          </w:rPr>
          <w:t xml:space="preserve"> p.</w:t>
        </w:r>
      </w:ins>
      <w:r w:rsidR="008E3E8D">
        <w:rPr>
          <w:rFonts w:ascii="Times New Roman" w:hAnsi="Times New Roman" w:cs="Times New Roman"/>
        </w:rPr>
        <w:t>50-52)</w:t>
      </w:r>
      <w:r w:rsidR="00310FF3">
        <w:rPr>
          <w:rFonts w:ascii="Times New Roman" w:hAnsi="Times New Roman" w:cs="Times New Roman"/>
        </w:rPr>
        <w:t xml:space="preserve">. Fue </w:t>
      </w:r>
      <w:r w:rsidR="008077A4">
        <w:rPr>
          <w:rFonts w:ascii="Times New Roman" w:hAnsi="Times New Roman" w:cs="Times New Roman"/>
        </w:rPr>
        <w:t>bajo la responsabilidad del Arq. Francisco Marroquín Torres</w:t>
      </w:r>
      <w:r w:rsidR="00310FF3">
        <w:rPr>
          <w:rFonts w:ascii="Times New Roman" w:hAnsi="Times New Roman" w:cs="Times New Roman"/>
        </w:rPr>
        <w:t>, primer director de la entidad académica,</w:t>
      </w:r>
      <w:r w:rsidR="008077A4">
        <w:rPr>
          <w:rFonts w:ascii="Times New Roman" w:hAnsi="Times New Roman" w:cs="Times New Roman"/>
        </w:rPr>
        <w:t xml:space="preserve"> </w:t>
      </w:r>
      <w:r w:rsidR="00310FF3">
        <w:rPr>
          <w:rFonts w:ascii="Times New Roman" w:hAnsi="Times New Roman" w:cs="Times New Roman"/>
        </w:rPr>
        <w:t xml:space="preserve">que </w:t>
      </w:r>
      <w:r w:rsidR="008077A4">
        <w:rPr>
          <w:rFonts w:ascii="Times New Roman" w:hAnsi="Times New Roman" w:cs="Times New Roman"/>
        </w:rPr>
        <w:t xml:space="preserve">se realizó el documento (plan de estudios bajo el concepto </w:t>
      </w:r>
      <w:r w:rsidR="00F058EF">
        <w:rPr>
          <w:rFonts w:ascii="Times New Roman" w:hAnsi="Times New Roman" w:cs="Times New Roman"/>
        </w:rPr>
        <w:t xml:space="preserve">de Unidad del Hábitat), </w:t>
      </w:r>
      <w:r w:rsidR="00032DE2">
        <w:rPr>
          <w:rFonts w:ascii="Times New Roman" w:hAnsi="Times New Roman" w:cs="Times New Roman"/>
        </w:rPr>
        <w:t>con el</w:t>
      </w:r>
      <w:r w:rsidR="00F058EF">
        <w:rPr>
          <w:rFonts w:ascii="Times New Roman" w:hAnsi="Times New Roman" w:cs="Times New Roman"/>
        </w:rPr>
        <w:t xml:space="preserve"> cual</w:t>
      </w:r>
      <w:r w:rsidR="00032DE2">
        <w:rPr>
          <w:rFonts w:ascii="Times New Roman" w:hAnsi="Times New Roman" w:cs="Times New Roman"/>
        </w:rPr>
        <w:t xml:space="preserve"> se</w:t>
      </w:r>
      <w:r w:rsidR="00F058EF">
        <w:rPr>
          <w:rFonts w:ascii="Times New Roman" w:hAnsi="Times New Roman" w:cs="Times New Roman"/>
        </w:rPr>
        <w:t xml:space="preserve"> </w:t>
      </w:r>
      <w:r w:rsidR="008077A4">
        <w:rPr>
          <w:rFonts w:ascii="Times New Roman" w:hAnsi="Times New Roman" w:cs="Times New Roman"/>
        </w:rPr>
        <w:t xml:space="preserve">dio inicio a una intensa etapa </w:t>
      </w:r>
      <w:r w:rsidR="00F058EF">
        <w:rPr>
          <w:rFonts w:ascii="Times New Roman" w:hAnsi="Times New Roman" w:cs="Times New Roman"/>
        </w:rPr>
        <w:t>de actividad multidisciplinaria</w:t>
      </w:r>
      <w:r w:rsidR="008077A4">
        <w:rPr>
          <w:rFonts w:ascii="Times New Roman" w:hAnsi="Times New Roman" w:cs="Times New Roman"/>
        </w:rPr>
        <w:t xml:space="preserve"> y produjo una entidad académica nueva, sustentada en un modelo estructural, con funciones y modalidades o</w:t>
      </w:r>
      <w:r w:rsidR="00A50CD4">
        <w:rPr>
          <w:rFonts w:ascii="Times New Roman" w:hAnsi="Times New Roman" w:cs="Times New Roman"/>
        </w:rPr>
        <w:t>perativas complejas (Paláu</w:t>
      </w:r>
      <w:r w:rsidR="008077A4">
        <w:rPr>
          <w:rFonts w:ascii="Times New Roman" w:hAnsi="Times New Roman" w:cs="Times New Roman"/>
        </w:rPr>
        <w:t>).</w:t>
      </w:r>
    </w:p>
    <w:p w14:paraId="15D03A9D" w14:textId="77777777" w:rsidR="008077A4" w:rsidRDefault="008077A4" w:rsidP="0043580D">
      <w:pPr>
        <w:spacing w:line="360" w:lineRule="auto"/>
        <w:rPr>
          <w:rFonts w:ascii="Times New Roman" w:hAnsi="Times New Roman" w:cs="Times New Roman"/>
        </w:rPr>
      </w:pPr>
    </w:p>
    <w:p w14:paraId="70655B58" w14:textId="52ACE402" w:rsidR="008077A4" w:rsidRDefault="008077A4" w:rsidP="0043580D">
      <w:pPr>
        <w:spacing w:line="360" w:lineRule="auto"/>
        <w:rPr>
          <w:rFonts w:ascii="Times New Roman" w:hAnsi="Times New Roman" w:cs="Times New Roman"/>
        </w:rPr>
      </w:pPr>
      <w:r>
        <w:rPr>
          <w:rFonts w:ascii="Times New Roman" w:hAnsi="Times New Roman" w:cs="Times New Roman"/>
        </w:rPr>
        <w:t xml:space="preserve">Desde ese entonces, </w:t>
      </w:r>
      <w:r w:rsidR="00310FF3">
        <w:rPr>
          <w:rFonts w:ascii="Times New Roman" w:hAnsi="Times New Roman" w:cs="Times New Roman"/>
        </w:rPr>
        <w:t>aquella</w:t>
      </w:r>
      <w:r>
        <w:rPr>
          <w:rFonts w:ascii="Times New Roman" w:hAnsi="Times New Roman" w:cs="Times New Roman"/>
        </w:rPr>
        <w:t xml:space="preserve"> entida</w:t>
      </w:r>
      <w:r w:rsidR="00CE06D5">
        <w:rPr>
          <w:rFonts w:ascii="Times New Roman" w:hAnsi="Times New Roman" w:cs="Times New Roman"/>
        </w:rPr>
        <w:t xml:space="preserve">d académica proponía abordar de una manera integral la solución a las necesidades del hombre en relación con su entorno, natural y cultural, con un planteamiento curricular apoyado en una perspectiva de formación universitaria que hacía énfasis en la integración colaborativa entre las disciplinas que entonces la </w:t>
      </w:r>
      <w:r w:rsidR="00BB1ED7">
        <w:rPr>
          <w:rFonts w:ascii="Times New Roman" w:hAnsi="Times New Roman" w:cs="Times New Roman"/>
        </w:rPr>
        <w:t>conformaban</w:t>
      </w:r>
      <w:r w:rsidR="00CE06D5">
        <w:rPr>
          <w:rFonts w:ascii="Times New Roman" w:hAnsi="Times New Roman" w:cs="Times New Roman"/>
        </w:rPr>
        <w:t>: arquitectura, diseño gráfico, edificación de obras</w:t>
      </w:r>
      <w:r w:rsidR="00BB1ED7">
        <w:rPr>
          <w:rFonts w:ascii="Times New Roman" w:hAnsi="Times New Roman" w:cs="Times New Roman"/>
        </w:rPr>
        <w:t xml:space="preserve"> y diseño de interiores (</w:t>
      </w:r>
      <w:r w:rsidR="00310FF3">
        <w:rPr>
          <w:rFonts w:ascii="Times New Roman" w:hAnsi="Times New Roman" w:cs="Times New Roman"/>
        </w:rPr>
        <w:t xml:space="preserve">esta última terminaría dando lugar a la licenciatura de </w:t>
      </w:r>
      <w:r w:rsidR="00CE06D5">
        <w:rPr>
          <w:rFonts w:ascii="Times New Roman" w:hAnsi="Times New Roman" w:cs="Times New Roman"/>
        </w:rPr>
        <w:t>diseño industrial</w:t>
      </w:r>
      <w:r w:rsidR="00BB1ED7">
        <w:rPr>
          <w:rFonts w:ascii="Times New Roman" w:hAnsi="Times New Roman" w:cs="Times New Roman"/>
        </w:rPr>
        <w:t>)</w:t>
      </w:r>
      <w:r w:rsidR="00CE06D5">
        <w:rPr>
          <w:rFonts w:ascii="Times New Roman" w:hAnsi="Times New Roman" w:cs="Times New Roman"/>
        </w:rPr>
        <w:t xml:space="preserve">. </w:t>
      </w:r>
    </w:p>
    <w:p w14:paraId="31E633C9" w14:textId="77777777" w:rsidR="007B2C58" w:rsidRDefault="007B2C58" w:rsidP="0043580D">
      <w:pPr>
        <w:spacing w:line="360" w:lineRule="auto"/>
        <w:rPr>
          <w:rFonts w:ascii="Times New Roman" w:hAnsi="Times New Roman" w:cs="Times New Roman"/>
        </w:rPr>
      </w:pPr>
    </w:p>
    <w:p w14:paraId="05510BEA" w14:textId="3DCA6141" w:rsidR="00CE06D5" w:rsidRDefault="00CE06D5" w:rsidP="0043580D">
      <w:pPr>
        <w:spacing w:line="360" w:lineRule="auto"/>
        <w:rPr>
          <w:rFonts w:ascii="Times New Roman" w:hAnsi="Times New Roman" w:cs="Times New Roman"/>
        </w:rPr>
      </w:pPr>
      <w:r>
        <w:rPr>
          <w:rFonts w:ascii="Times New Roman" w:hAnsi="Times New Roman" w:cs="Times New Roman"/>
        </w:rPr>
        <w:t>Con una visión holística del entorno, la (entonces) Unidad del Hábitat, fijó su campo de preocupación en “…</w:t>
      </w:r>
      <w:r w:rsidRPr="00A03756">
        <w:rPr>
          <w:rFonts w:ascii="Times New Roman" w:hAnsi="Times New Roman" w:cs="Times New Roman"/>
          <w:i/>
        </w:rPr>
        <w:t>la transformación del medio habitable del hombre y la sociedad</w:t>
      </w:r>
      <w:r>
        <w:rPr>
          <w:rFonts w:ascii="Times New Roman" w:hAnsi="Times New Roman" w:cs="Times New Roman"/>
        </w:rPr>
        <w:t>…” Concebida en sí misma como una síntesis, se planteó con carácter interdisciplinario y se basó en la consideración del diseño como una actitud de síntesis “</w:t>
      </w:r>
      <w:r w:rsidRPr="00A03756">
        <w:rPr>
          <w:rFonts w:ascii="Times New Roman" w:hAnsi="Times New Roman" w:cs="Times New Roman"/>
          <w:i/>
        </w:rPr>
        <w:t>que se manifiesta en la necesidad de ordenar diversos en totalidades coherentes y armónicas</w:t>
      </w:r>
      <w:r>
        <w:rPr>
          <w:rFonts w:ascii="Times New Roman" w:hAnsi="Times New Roman" w:cs="Times New Roman"/>
        </w:rPr>
        <w:t>”</w:t>
      </w:r>
      <w:r w:rsidR="00A03756">
        <w:rPr>
          <w:rFonts w:ascii="Times New Roman" w:hAnsi="Times New Roman" w:cs="Times New Roman"/>
        </w:rPr>
        <w:t xml:space="preserve"> (</w:t>
      </w:r>
      <w:r w:rsidR="008E3E8D">
        <w:rPr>
          <w:rFonts w:ascii="Times New Roman" w:hAnsi="Times New Roman" w:cs="Times New Roman"/>
        </w:rPr>
        <w:t xml:space="preserve">Paláu, </w:t>
      </w:r>
      <w:commentRangeStart w:id="1"/>
      <w:r w:rsidR="008E3E8D">
        <w:rPr>
          <w:rFonts w:ascii="Times New Roman" w:hAnsi="Times New Roman" w:cs="Times New Roman"/>
        </w:rPr>
        <w:t>2000</w:t>
      </w:r>
      <w:commentRangeEnd w:id="1"/>
      <w:r w:rsidR="008B4167">
        <w:rPr>
          <w:rStyle w:val="Refdecomentario"/>
        </w:rPr>
        <w:commentReference w:id="1"/>
      </w:r>
      <w:r w:rsidR="00A03756">
        <w:rPr>
          <w:rFonts w:ascii="Times New Roman" w:hAnsi="Times New Roman" w:cs="Times New Roman"/>
        </w:rPr>
        <w:t>).</w:t>
      </w:r>
      <w:r w:rsidR="00FA6A92">
        <w:rPr>
          <w:rFonts w:ascii="Times New Roman" w:hAnsi="Times New Roman" w:cs="Times New Roman"/>
        </w:rPr>
        <w:t xml:space="preserve"> De ahí que, desde ese </w:t>
      </w:r>
      <w:r w:rsidR="00C01801">
        <w:rPr>
          <w:rFonts w:ascii="Times New Roman" w:hAnsi="Times New Roman" w:cs="Times New Roman"/>
        </w:rPr>
        <w:t>tiempo</w:t>
      </w:r>
      <w:r w:rsidR="00FA6A92">
        <w:rPr>
          <w:rFonts w:ascii="Times New Roman" w:hAnsi="Times New Roman" w:cs="Times New Roman"/>
        </w:rPr>
        <w:t>, la asignatura que normalmente en muchas otras instituciones dedicadas al diseño se denomina como “taller de proyectos”</w:t>
      </w:r>
      <w:r w:rsidR="009A5EB9">
        <w:rPr>
          <w:rFonts w:ascii="Times New Roman" w:hAnsi="Times New Roman" w:cs="Times New Roman"/>
        </w:rPr>
        <w:t xml:space="preserve">, </w:t>
      </w:r>
      <w:r w:rsidR="00FA6A92">
        <w:rPr>
          <w:rFonts w:ascii="Times New Roman" w:hAnsi="Times New Roman" w:cs="Times New Roman"/>
        </w:rPr>
        <w:t>“laboratorio de diseño”</w:t>
      </w:r>
      <w:r w:rsidR="002A00B8">
        <w:rPr>
          <w:rFonts w:ascii="Times New Roman" w:hAnsi="Times New Roman" w:cs="Times New Roman"/>
        </w:rPr>
        <w:t xml:space="preserve"> o sencillamente </w:t>
      </w:r>
      <w:r w:rsidR="009A5EB9">
        <w:rPr>
          <w:rFonts w:ascii="Times New Roman" w:hAnsi="Times New Roman" w:cs="Times New Roman"/>
        </w:rPr>
        <w:t xml:space="preserve">“taller de diseño” fuera denominada en la Facultad del Hábitat como </w:t>
      </w:r>
      <w:r w:rsidR="009A5EB9" w:rsidRPr="008C2E16">
        <w:rPr>
          <w:rFonts w:ascii="Times New Roman" w:hAnsi="Times New Roman" w:cs="Times New Roman"/>
          <w:b/>
          <w:i/>
        </w:rPr>
        <w:t xml:space="preserve">Taller de </w:t>
      </w:r>
      <w:r w:rsidR="00E14695">
        <w:rPr>
          <w:rFonts w:ascii="Times New Roman" w:hAnsi="Times New Roman" w:cs="Times New Roman"/>
          <w:b/>
          <w:i/>
        </w:rPr>
        <w:t>S</w:t>
      </w:r>
      <w:r w:rsidR="009A5EB9" w:rsidRPr="008C2E16">
        <w:rPr>
          <w:rFonts w:ascii="Times New Roman" w:hAnsi="Times New Roman" w:cs="Times New Roman"/>
          <w:b/>
          <w:i/>
        </w:rPr>
        <w:t>íntesis</w:t>
      </w:r>
      <w:r w:rsidR="009A5EB9">
        <w:rPr>
          <w:rFonts w:ascii="Times New Roman" w:hAnsi="Times New Roman" w:cs="Times New Roman"/>
        </w:rPr>
        <w:t>, constituyéndose desde entonces como la columna vertebral de la estructura curricular y conceptual de las licenciaturas.</w:t>
      </w:r>
    </w:p>
    <w:p w14:paraId="3F8618D1" w14:textId="77777777" w:rsidR="0003632B" w:rsidRDefault="0003632B" w:rsidP="0043580D">
      <w:pPr>
        <w:spacing w:line="360" w:lineRule="auto"/>
        <w:rPr>
          <w:rFonts w:ascii="Times New Roman" w:hAnsi="Times New Roman" w:cs="Times New Roman"/>
        </w:rPr>
      </w:pPr>
    </w:p>
    <w:p w14:paraId="1672DED3" w14:textId="0AFE071E" w:rsidR="0003632B" w:rsidRDefault="007B2C58" w:rsidP="0043580D">
      <w:pPr>
        <w:spacing w:line="360" w:lineRule="auto"/>
        <w:rPr>
          <w:rFonts w:ascii="Times New Roman" w:hAnsi="Times New Roman" w:cs="Times New Roman"/>
          <w:color w:val="4472C4" w:themeColor="accent1"/>
        </w:rPr>
      </w:pPr>
      <w:r>
        <w:rPr>
          <w:rFonts w:ascii="Times New Roman" w:hAnsi="Times New Roman" w:cs="Times New Roman"/>
        </w:rPr>
        <w:t>De esta manera, al revisar históricamente el transitar de esta institución en la formación del diseño, considerando los aspectos académicos, pero sobre todo la perspectiva curricular, se puede comprender que desde su génesis como entidad educativa, el concepto de int</w:t>
      </w:r>
      <w:r w:rsidR="00DF0DEB">
        <w:rPr>
          <w:rFonts w:ascii="Times New Roman" w:hAnsi="Times New Roman" w:cs="Times New Roman"/>
        </w:rPr>
        <w:t xml:space="preserve">erdisciplinariedad no solo ha sido esencial para su constitución, sino que se ha enriquecido como principio y como valor fundamental de una postura para la educación.  </w:t>
      </w:r>
    </w:p>
    <w:p w14:paraId="157A1524" w14:textId="77777777" w:rsidR="00CA5268" w:rsidRPr="00DF0DEB" w:rsidRDefault="00CA5268" w:rsidP="00D02B7D">
      <w:pPr>
        <w:spacing w:line="360" w:lineRule="auto"/>
        <w:jc w:val="both"/>
        <w:rPr>
          <w:rFonts w:ascii="Times New Roman" w:hAnsi="Times New Roman" w:cs="Times New Roman"/>
          <w:color w:val="4472C4" w:themeColor="accent1"/>
        </w:rPr>
      </w:pPr>
    </w:p>
    <w:p w14:paraId="4FDAF069" w14:textId="43334747" w:rsidR="0003632B" w:rsidRDefault="004D7D93" w:rsidP="0043580D">
      <w:pPr>
        <w:spacing w:line="360" w:lineRule="auto"/>
        <w:rPr>
          <w:rFonts w:ascii="Times New Roman" w:hAnsi="Times New Roman" w:cs="Times New Roman"/>
        </w:rPr>
      </w:pPr>
      <w:r>
        <w:rPr>
          <w:rFonts w:ascii="Times New Roman" w:hAnsi="Times New Roman" w:cs="Times New Roman"/>
          <w:b/>
          <w:lang w:val="es-ES"/>
        </w:rPr>
        <w:t xml:space="preserve">El </w:t>
      </w:r>
      <w:r w:rsidR="00E702F3" w:rsidRPr="005726BC">
        <w:rPr>
          <w:rFonts w:ascii="Times New Roman" w:hAnsi="Times New Roman" w:cs="Times New Roman"/>
          <w:b/>
          <w:lang w:val="es-ES"/>
        </w:rPr>
        <w:t>Taller de proyectos interdisciplinario</w:t>
      </w:r>
      <w:r>
        <w:rPr>
          <w:rFonts w:ascii="Times New Roman" w:hAnsi="Times New Roman" w:cs="Times New Roman"/>
          <w:b/>
          <w:lang w:val="es-ES"/>
        </w:rPr>
        <w:t>s</w:t>
      </w:r>
      <w:r w:rsidR="00E702F3" w:rsidRPr="005726BC">
        <w:rPr>
          <w:rFonts w:ascii="Times New Roman" w:hAnsi="Times New Roman" w:cs="Times New Roman"/>
          <w:b/>
          <w:lang w:val="es-ES"/>
        </w:rPr>
        <w:t xml:space="preserve"> en la Facultad del Hábitat</w:t>
      </w:r>
      <w:r w:rsidR="002442D5">
        <w:rPr>
          <w:rFonts w:ascii="Times New Roman" w:hAnsi="Times New Roman" w:cs="Times New Roman"/>
          <w:b/>
          <w:lang w:val="es-ES"/>
        </w:rPr>
        <w:t>.</w:t>
      </w:r>
    </w:p>
    <w:p w14:paraId="1D45C8FC" w14:textId="3169D36E" w:rsidR="0003632B" w:rsidRDefault="008C2E16" w:rsidP="0043580D">
      <w:pPr>
        <w:spacing w:line="360" w:lineRule="auto"/>
        <w:rPr>
          <w:rFonts w:ascii="Times New Roman" w:hAnsi="Times New Roman" w:cs="Times New Roman"/>
        </w:rPr>
      </w:pPr>
      <w:r>
        <w:rPr>
          <w:rFonts w:ascii="Times New Roman" w:hAnsi="Times New Roman" w:cs="Times New Roman"/>
        </w:rPr>
        <w:t>Así pues, d</w:t>
      </w:r>
      <w:r w:rsidR="00FA6A92">
        <w:rPr>
          <w:rFonts w:ascii="Times New Roman" w:hAnsi="Times New Roman" w:cs="Times New Roman"/>
        </w:rPr>
        <w:t xml:space="preserve">esde entonces y a lo largo de </w:t>
      </w:r>
      <w:r>
        <w:rPr>
          <w:rFonts w:ascii="Times New Roman" w:hAnsi="Times New Roman" w:cs="Times New Roman"/>
        </w:rPr>
        <w:t>más de 43</w:t>
      </w:r>
      <w:r w:rsidR="00FA6A92">
        <w:rPr>
          <w:rFonts w:ascii="Times New Roman" w:hAnsi="Times New Roman" w:cs="Times New Roman"/>
        </w:rPr>
        <w:t xml:space="preserve"> años, se han podido generar experiencias académicas centradas en el trabajo interdisciplinario en diversos ámbitos y espacios formativos, ya sea que se </w:t>
      </w:r>
      <w:r w:rsidR="00B5361B">
        <w:rPr>
          <w:rFonts w:ascii="Times New Roman" w:hAnsi="Times New Roman" w:cs="Times New Roman"/>
        </w:rPr>
        <w:t xml:space="preserve">resuelvan </w:t>
      </w:r>
      <w:r w:rsidR="00FA6A92">
        <w:rPr>
          <w:rFonts w:ascii="Times New Roman" w:hAnsi="Times New Roman" w:cs="Times New Roman"/>
        </w:rPr>
        <w:t>temas</w:t>
      </w:r>
      <w:r w:rsidR="00B5361B">
        <w:rPr>
          <w:rFonts w:ascii="Times New Roman" w:hAnsi="Times New Roman" w:cs="Times New Roman"/>
        </w:rPr>
        <w:t xml:space="preserve"> y problemas</w:t>
      </w:r>
      <w:r w:rsidR="002D6D80">
        <w:rPr>
          <w:rFonts w:ascii="Times New Roman" w:hAnsi="Times New Roman" w:cs="Times New Roman"/>
        </w:rPr>
        <w:t xml:space="preserve"> de diseño</w:t>
      </w:r>
      <w:r w:rsidR="00FA6A92">
        <w:rPr>
          <w:rFonts w:ascii="Times New Roman" w:hAnsi="Times New Roman" w:cs="Times New Roman"/>
        </w:rPr>
        <w:t xml:space="preserve"> </w:t>
      </w:r>
      <w:r w:rsidR="002D6D80">
        <w:rPr>
          <w:rFonts w:ascii="Times New Roman" w:hAnsi="Times New Roman" w:cs="Times New Roman"/>
        </w:rPr>
        <w:t>entre dos o más de los</w:t>
      </w:r>
      <w:r w:rsidR="00FA6A92">
        <w:rPr>
          <w:rFonts w:ascii="Times New Roman" w:hAnsi="Times New Roman" w:cs="Times New Roman"/>
        </w:rPr>
        <w:t xml:space="preserve"> </w:t>
      </w:r>
      <w:r w:rsidR="002D6D80">
        <w:rPr>
          <w:rFonts w:ascii="Times New Roman" w:hAnsi="Times New Roman" w:cs="Times New Roman"/>
        </w:rPr>
        <w:t>T</w:t>
      </w:r>
      <w:r w:rsidR="00FA6A92">
        <w:rPr>
          <w:rFonts w:ascii="Times New Roman" w:hAnsi="Times New Roman" w:cs="Times New Roman"/>
        </w:rPr>
        <w:t>alleres de síntesis</w:t>
      </w:r>
      <w:r w:rsidR="002D6D80">
        <w:rPr>
          <w:rFonts w:ascii="Times New Roman" w:hAnsi="Times New Roman" w:cs="Times New Roman"/>
        </w:rPr>
        <w:t xml:space="preserve"> de las carreras, o bien que se desarrollen ejercicios a manera de “repentinas”, por ejemplo, en las semanas académicas y culturales que anualmente se han generado en la fac</w:t>
      </w:r>
      <w:r w:rsidR="00B5361B">
        <w:rPr>
          <w:rFonts w:ascii="Times New Roman" w:hAnsi="Times New Roman" w:cs="Times New Roman"/>
        </w:rPr>
        <w:t xml:space="preserve">ultad desde hace varias décadas (llamadas “Semana del Hábitat”) </w:t>
      </w:r>
      <w:r w:rsidR="002D6D80">
        <w:rPr>
          <w:rFonts w:ascii="Times New Roman" w:hAnsi="Times New Roman" w:cs="Times New Roman"/>
        </w:rPr>
        <w:t xml:space="preserve">y que reúnen no solo a alumnos de las diversas carreras de la propia entidad, sino de otras tantas instituciones de educación superior de la </w:t>
      </w:r>
      <w:r w:rsidR="00B5361B">
        <w:rPr>
          <w:rFonts w:ascii="Times New Roman" w:hAnsi="Times New Roman" w:cs="Times New Roman"/>
        </w:rPr>
        <w:t>región o del país, en ejercicios interdisciplinarios de corta duración, con experiencias enriquecedoras.</w:t>
      </w:r>
    </w:p>
    <w:p w14:paraId="1904EDD5" w14:textId="37D9950B" w:rsidR="002D6D80" w:rsidRDefault="008F24FD" w:rsidP="0043580D">
      <w:pPr>
        <w:spacing w:line="360" w:lineRule="auto"/>
        <w:rPr>
          <w:rFonts w:ascii="Times New Roman" w:hAnsi="Times New Roman" w:cs="Times New Roman"/>
        </w:rPr>
      </w:pPr>
      <w:r>
        <w:rPr>
          <w:rFonts w:ascii="Times New Roman" w:hAnsi="Times New Roman" w:cs="Times New Roman"/>
        </w:rPr>
        <w:lastRenderedPageBreak/>
        <w:t xml:space="preserve">No obstante, sería hasta principios del siglo XXI, alrededor del año 2000 que se generaría el planteamiento de destinar un espacio académico semestral para desarrollar un ejercicio completo y complejo de diseño </w:t>
      </w:r>
      <w:r w:rsidR="0051054D">
        <w:rPr>
          <w:rFonts w:ascii="Times New Roman" w:hAnsi="Times New Roman" w:cs="Times New Roman"/>
        </w:rPr>
        <w:t>donde se</w:t>
      </w:r>
      <w:r>
        <w:rPr>
          <w:rFonts w:ascii="Times New Roman" w:hAnsi="Times New Roman" w:cs="Times New Roman"/>
        </w:rPr>
        <w:t xml:space="preserve"> incluyera la participación de las 4 licenciaturas </w:t>
      </w:r>
      <w:r w:rsidR="0051054D">
        <w:rPr>
          <w:rFonts w:ascii="Times New Roman" w:hAnsi="Times New Roman" w:cs="Times New Roman"/>
        </w:rPr>
        <w:t>que en aquel</w:t>
      </w:r>
      <w:r>
        <w:rPr>
          <w:rFonts w:ascii="Times New Roman" w:hAnsi="Times New Roman" w:cs="Times New Roman"/>
        </w:rPr>
        <w:t xml:space="preserve"> entonces conformaban a la Facultad y qu</w:t>
      </w:r>
      <w:r w:rsidR="0051054D">
        <w:rPr>
          <w:rFonts w:ascii="Times New Roman" w:hAnsi="Times New Roman" w:cs="Times New Roman"/>
        </w:rPr>
        <w:t xml:space="preserve">e constituiría el inicio de un Taller de síntesis </w:t>
      </w:r>
      <w:r w:rsidR="007903F0">
        <w:rPr>
          <w:rFonts w:ascii="Times New Roman" w:hAnsi="Times New Roman" w:cs="Times New Roman"/>
        </w:rPr>
        <w:t>interdisciplinario con toda formalidad.</w:t>
      </w:r>
    </w:p>
    <w:p w14:paraId="025E95FA" w14:textId="77777777" w:rsidR="00C655D8" w:rsidRPr="00D55B87" w:rsidRDefault="00C655D8" w:rsidP="0043580D">
      <w:pPr>
        <w:spacing w:line="360" w:lineRule="auto"/>
        <w:rPr>
          <w:rFonts w:ascii="Times New Roman" w:hAnsi="Times New Roman" w:cs="Times New Roman"/>
        </w:rPr>
      </w:pPr>
    </w:p>
    <w:p w14:paraId="66A42032" w14:textId="1FD64CE8" w:rsidR="00C56541" w:rsidRDefault="00E702F3" w:rsidP="0043580D">
      <w:pPr>
        <w:spacing w:line="360" w:lineRule="auto"/>
        <w:rPr>
          <w:rFonts w:ascii="Times New Roman" w:hAnsi="Times New Roman" w:cs="Times New Roman"/>
          <w:lang w:val="es-ES"/>
        </w:rPr>
      </w:pPr>
      <w:r>
        <w:rPr>
          <w:rFonts w:ascii="Times New Roman" w:hAnsi="Times New Roman" w:cs="Times New Roman"/>
          <w:lang w:val="es-ES"/>
        </w:rPr>
        <w:t>En esta</w:t>
      </w:r>
      <w:r w:rsidR="005E0051">
        <w:rPr>
          <w:rFonts w:ascii="Times New Roman" w:hAnsi="Times New Roman" w:cs="Times New Roman"/>
          <w:lang w:val="es-ES"/>
        </w:rPr>
        <w:t xml:space="preserve"> primera etapa del </w:t>
      </w:r>
      <w:r w:rsidR="005E0051" w:rsidRPr="004B5229">
        <w:rPr>
          <w:rFonts w:ascii="Times New Roman" w:hAnsi="Times New Roman" w:cs="Times New Roman"/>
          <w:i/>
          <w:lang w:val="es-ES"/>
        </w:rPr>
        <w:t>Taller Interdisciplinario</w:t>
      </w:r>
      <w:r w:rsidR="005E0051">
        <w:rPr>
          <w:rFonts w:ascii="Times New Roman" w:hAnsi="Times New Roman" w:cs="Times New Roman"/>
          <w:lang w:val="es-ES"/>
        </w:rPr>
        <w:t xml:space="preserve"> (como común y tradicionalmente se le ha llamado)</w:t>
      </w:r>
      <w:r>
        <w:rPr>
          <w:rFonts w:ascii="Times New Roman" w:hAnsi="Times New Roman" w:cs="Times New Roman"/>
          <w:lang w:val="es-ES"/>
        </w:rPr>
        <w:t>,</w:t>
      </w:r>
      <w:r w:rsidR="004B5229">
        <w:rPr>
          <w:rFonts w:ascii="Times New Roman" w:hAnsi="Times New Roman" w:cs="Times New Roman"/>
          <w:lang w:val="es-ES"/>
        </w:rPr>
        <w:t xml:space="preserve"> la integración de sus miembros estaría determinada por el concepto de “admisión por invitación”,  llamando entonces a participar en él a alumnos </w:t>
      </w:r>
      <w:r w:rsidR="00C56541">
        <w:rPr>
          <w:rFonts w:ascii="Times New Roman" w:hAnsi="Times New Roman" w:cs="Times New Roman"/>
          <w:lang w:val="es-ES"/>
        </w:rPr>
        <w:t xml:space="preserve">de los últimos semestres que se habían </w:t>
      </w:r>
      <w:r w:rsidR="004B5229">
        <w:rPr>
          <w:rFonts w:ascii="Times New Roman" w:hAnsi="Times New Roman" w:cs="Times New Roman"/>
          <w:lang w:val="es-ES"/>
        </w:rPr>
        <w:t xml:space="preserve">distinguidos </w:t>
      </w:r>
      <w:r w:rsidR="00733155">
        <w:rPr>
          <w:rFonts w:ascii="Times New Roman" w:hAnsi="Times New Roman" w:cs="Times New Roman"/>
          <w:lang w:val="es-ES"/>
        </w:rPr>
        <w:t xml:space="preserve">por su alto desempeño en </w:t>
      </w:r>
      <w:r w:rsidR="004B5229">
        <w:rPr>
          <w:rFonts w:ascii="Times New Roman" w:hAnsi="Times New Roman" w:cs="Times New Roman"/>
          <w:lang w:val="es-ES"/>
        </w:rPr>
        <w:t>sus estudios</w:t>
      </w:r>
      <w:r w:rsidR="00733155">
        <w:rPr>
          <w:rFonts w:ascii="Times New Roman" w:hAnsi="Times New Roman" w:cs="Times New Roman"/>
          <w:lang w:val="es-ES"/>
        </w:rPr>
        <w:t xml:space="preserve"> </w:t>
      </w:r>
      <w:r w:rsidR="004B5229">
        <w:rPr>
          <w:rFonts w:ascii="Times New Roman" w:hAnsi="Times New Roman" w:cs="Times New Roman"/>
          <w:lang w:val="es-ES"/>
        </w:rPr>
        <w:t>y a profesores de las di</w:t>
      </w:r>
      <w:r w:rsidR="00733155">
        <w:rPr>
          <w:rFonts w:ascii="Times New Roman" w:hAnsi="Times New Roman" w:cs="Times New Roman"/>
          <w:lang w:val="es-ES"/>
        </w:rPr>
        <w:t>versas</w:t>
      </w:r>
      <w:r w:rsidR="004B5229">
        <w:rPr>
          <w:rFonts w:ascii="Times New Roman" w:hAnsi="Times New Roman" w:cs="Times New Roman"/>
          <w:lang w:val="es-ES"/>
        </w:rPr>
        <w:t xml:space="preserve"> carreras con experiencia notable en ámbito docente y en el ejercicio profesional</w:t>
      </w:r>
      <w:r w:rsidR="00C56541">
        <w:rPr>
          <w:rFonts w:ascii="Times New Roman" w:hAnsi="Times New Roman" w:cs="Times New Roman"/>
          <w:lang w:val="es-ES"/>
        </w:rPr>
        <w:t>, maestros que tenían un dominio destacado en el trabajo grupal y en el desarrollo académico para con otros maestros en sus propios talleres de síntesis</w:t>
      </w:r>
      <w:r w:rsidR="00D55B87">
        <w:rPr>
          <w:rFonts w:ascii="Times New Roman" w:hAnsi="Times New Roman" w:cs="Times New Roman"/>
          <w:lang w:val="es-ES"/>
        </w:rPr>
        <w:t xml:space="preserve"> (Saucedo, 2020). </w:t>
      </w:r>
      <w:r w:rsidR="004B5229">
        <w:rPr>
          <w:rFonts w:ascii="Times New Roman" w:hAnsi="Times New Roman" w:cs="Times New Roman"/>
          <w:lang w:val="es-ES"/>
        </w:rPr>
        <w:t xml:space="preserve"> </w:t>
      </w:r>
    </w:p>
    <w:p w14:paraId="01AC593D" w14:textId="77777777" w:rsidR="00C655D8" w:rsidRDefault="00C655D8" w:rsidP="0043580D">
      <w:pPr>
        <w:spacing w:line="360" w:lineRule="auto"/>
        <w:rPr>
          <w:rFonts w:ascii="Times New Roman" w:hAnsi="Times New Roman" w:cs="Times New Roman"/>
          <w:lang w:val="es-ES"/>
        </w:rPr>
      </w:pPr>
    </w:p>
    <w:p w14:paraId="117CCA72" w14:textId="3F5BA559" w:rsidR="00625019" w:rsidRDefault="004B5229" w:rsidP="0043580D">
      <w:pPr>
        <w:spacing w:line="360" w:lineRule="auto"/>
        <w:rPr>
          <w:rFonts w:ascii="Times New Roman" w:hAnsi="Times New Roman" w:cs="Times New Roman"/>
          <w:lang w:val="es-ES"/>
        </w:rPr>
      </w:pPr>
      <w:r>
        <w:rPr>
          <w:rFonts w:ascii="Times New Roman" w:hAnsi="Times New Roman" w:cs="Times New Roman"/>
          <w:lang w:val="es-ES"/>
        </w:rPr>
        <w:t xml:space="preserve">Esto obedecía en buena parte a que en el planteamiento que tanto los directivos como los académicos de la </w:t>
      </w:r>
      <w:del w:id="2" w:author="Autor">
        <w:r w:rsidDel="008B4167">
          <w:rPr>
            <w:rFonts w:ascii="Times New Roman" w:hAnsi="Times New Roman" w:cs="Times New Roman"/>
            <w:lang w:val="es-ES"/>
          </w:rPr>
          <w:delText xml:space="preserve">facultad </w:delText>
        </w:r>
      </w:del>
      <w:ins w:id="3" w:author="Autor">
        <w:r w:rsidR="008B4167">
          <w:rPr>
            <w:rFonts w:ascii="Times New Roman" w:hAnsi="Times New Roman" w:cs="Times New Roman"/>
            <w:lang w:val="es-ES"/>
          </w:rPr>
          <w:t xml:space="preserve">Facultad </w:t>
        </w:r>
      </w:ins>
      <w:r>
        <w:rPr>
          <w:rFonts w:ascii="Times New Roman" w:hAnsi="Times New Roman" w:cs="Times New Roman"/>
          <w:lang w:val="es-ES"/>
        </w:rPr>
        <w:t>pretendían tener, se consideraba una alta responsabilidad el cumplimiento de los alcances para con el tema a desarrollar, dado que</w:t>
      </w:r>
      <w:r w:rsidR="00733155">
        <w:rPr>
          <w:rFonts w:ascii="Times New Roman" w:hAnsi="Times New Roman" w:cs="Times New Roman"/>
          <w:lang w:val="es-ES"/>
        </w:rPr>
        <w:t xml:space="preserve"> este tendría un carácter social que</w:t>
      </w:r>
      <w:r>
        <w:rPr>
          <w:rFonts w:ascii="Times New Roman" w:hAnsi="Times New Roman" w:cs="Times New Roman"/>
          <w:lang w:val="es-ES"/>
        </w:rPr>
        <w:t xml:space="preserve"> </w:t>
      </w:r>
      <w:r w:rsidR="00733155">
        <w:rPr>
          <w:rFonts w:ascii="Times New Roman" w:hAnsi="Times New Roman" w:cs="Times New Roman"/>
          <w:lang w:val="es-ES"/>
        </w:rPr>
        <w:t>involucraría a entidades externas, además de que implicaba una carga de trabajo importante y diferente para con los alumnos</w:t>
      </w:r>
      <w:r w:rsidR="00D55B87">
        <w:rPr>
          <w:rFonts w:ascii="Times New Roman" w:hAnsi="Times New Roman" w:cs="Times New Roman"/>
          <w:lang w:val="es-ES"/>
        </w:rPr>
        <w:t>,</w:t>
      </w:r>
      <w:r w:rsidR="00733155">
        <w:rPr>
          <w:rFonts w:ascii="Times New Roman" w:hAnsi="Times New Roman" w:cs="Times New Roman"/>
          <w:lang w:val="es-ES"/>
        </w:rPr>
        <w:t xml:space="preserve"> que anteriormente no se ha</w:t>
      </w:r>
      <w:r w:rsidR="00D55B87">
        <w:rPr>
          <w:rFonts w:ascii="Times New Roman" w:hAnsi="Times New Roman" w:cs="Times New Roman"/>
          <w:lang w:val="es-ES"/>
        </w:rPr>
        <w:t>bía experimentado (Saucedo</w:t>
      </w:r>
      <w:r w:rsidR="00733155">
        <w:rPr>
          <w:rFonts w:ascii="Times New Roman" w:hAnsi="Times New Roman" w:cs="Times New Roman"/>
          <w:lang w:val="es-ES"/>
        </w:rPr>
        <w:t>).</w:t>
      </w:r>
      <w:r w:rsidR="008E3E8D">
        <w:rPr>
          <w:rFonts w:ascii="Times New Roman" w:hAnsi="Times New Roman" w:cs="Times New Roman"/>
          <w:lang w:val="es-ES"/>
        </w:rPr>
        <w:t xml:space="preserve"> </w:t>
      </w:r>
      <w:r w:rsidR="00733155">
        <w:rPr>
          <w:rFonts w:ascii="Times New Roman" w:hAnsi="Times New Roman" w:cs="Times New Roman"/>
          <w:lang w:val="es-ES"/>
        </w:rPr>
        <w:t>De esta mane</w:t>
      </w:r>
      <w:r w:rsidR="00625019">
        <w:rPr>
          <w:rFonts w:ascii="Times New Roman" w:hAnsi="Times New Roman" w:cs="Times New Roman"/>
          <w:lang w:val="es-ES"/>
        </w:rPr>
        <w:t xml:space="preserve">ra, arrancaría esta etapa “piloto”, </w:t>
      </w:r>
      <w:r w:rsidR="00C56541">
        <w:rPr>
          <w:rFonts w:ascii="Times New Roman" w:hAnsi="Times New Roman" w:cs="Times New Roman"/>
          <w:lang w:val="es-ES"/>
        </w:rPr>
        <w:t>que se repetiría bajo el mismo esquema operativo y bajo el mismo planteamiento conceptual, entre los años 2001 y 2004 aproximadamente; en este periodo, el taller propició exitosas experiencias de desarrollo académico y de enriquecimiento en la generación de habilidades entre los alumnos que estaban por terminar su carrera, obteniendo así herramientas muy particulares para ser competitivos tanto en el Taller de síntesis de su último semestre (conocido como Taller X o Taller de Tesis) como en sus primeras incursiones en el ámbito laboral.</w:t>
      </w:r>
    </w:p>
    <w:p w14:paraId="7F96A55A" w14:textId="77777777" w:rsidR="00276905" w:rsidRDefault="00276905" w:rsidP="0043580D">
      <w:pPr>
        <w:spacing w:line="360" w:lineRule="auto"/>
        <w:rPr>
          <w:rFonts w:ascii="Times New Roman" w:hAnsi="Times New Roman" w:cs="Times New Roman"/>
          <w:lang w:val="es-ES"/>
        </w:rPr>
      </w:pPr>
    </w:p>
    <w:p w14:paraId="549FB722" w14:textId="77777777" w:rsidR="00F64E9E" w:rsidRDefault="00F64E9E" w:rsidP="0043580D">
      <w:pPr>
        <w:spacing w:line="360" w:lineRule="auto"/>
        <w:rPr>
          <w:rFonts w:ascii="Times New Roman" w:hAnsi="Times New Roman" w:cs="Times New Roman"/>
          <w:lang w:val="es-ES"/>
        </w:rPr>
      </w:pPr>
    </w:p>
    <w:p w14:paraId="08AA128F" w14:textId="018035BA" w:rsidR="00276905" w:rsidRPr="00A50CD4" w:rsidRDefault="00276905" w:rsidP="0043580D">
      <w:pPr>
        <w:spacing w:line="360" w:lineRule="auto"/>
        <w:rPr>
          <w:rFonts w:ascii="Times New Roman" w:hAnsi="Times New Roman" w:cs="Times New Roman"/>
          <w:b/>
          <w:i/>
          <w:sz w:val="22"/>
          <w:szCs w:val="22"/>
          <w:lang w:val="es-ES"/>
        </w:rPr>
      </w:pPr>
      <w:r w:rsidRPr="00A50CD4">
        <w:rPr>
          <w:rFonts w:ascii="Times New Roman" w:hAnsi="Times New Roman" w:cs="Times New Roman"/>
          <w:b/>
          <w:i/>
          <w:sz w:val="22"/>
          <w:szCs w:val="22"/>
          <w:lang w:val="es-ES"/>
        </w:rPr>
        <w:t>Taller Interdisciplinario como opción para acreditar el Taller de Síntesis.</w:t>
      </w:r>
    </w:p>
    <w:p w14:paraId="4AD6C04A" w14:textId="2B9BBF8F" w:rsidR="00CA5268" w:rsidRDefault="00C56541" w:rsidP="0043580D">
      <w:pPr>
        <w:spacing w:line="360" w:lineRule="auto"/>
        <w:rPr>
          <w:rFonts w:ascii="Times New Roman" w:hAnsi="Times New Roman" w:cs="Times New Roman"/>
          <w:lang w:val="es-ES"/>
        </w:rPr>
      </w:pPr>
      <w:r>
        <w:rPr>
          <w:rFonts w:ascii="Times New Roman" w:hAnsi="Times New Roman" w:cs="Times New Roman"/>
          <w:lang w:val="es-ES"/>
        </w:rPr>
        <w:t xml:space="preserve">A partir de lo anterior, la Facultad </w:t>
      </w:r>
      <w:r w:rsidR="003E6F8B">
        <w:rPr>
          <w:rFonts w:ascii="Times New Roman" w:hAnsi="Times New Roman" w:cs="Times New Roman"/>
          <w:lang w:val="es-ES"/>
        </w:rPr>
        <w:t>determinaría poder darle el justo valor y su lugar a todas estas experiencias, dado que año tras año, la</w:t>
      </w:r>
      <w:r w:rsidR="006E7E72">
        <w:rPr>
          <w:rFonts w:ascii="Times New Roman" w:hAnsi="Times New Roman" w:cs="Times New Roman"/>
          <w:lang w:val="es-ES"/>
        </w:rPr>
        <w:t xml:space="preserve"> comprometida</w:t>
      </w:r>
      <w:r w:rsidR="003E6F8B">
        <w:rPr>
          <w:rFonts w:ascii="Times New Roman" w:hAnsi="Times New Roman" w:cs="Times New Roman"/>
          <w:lang w:val="es-ES"/>
        </w:rPr>
        <w:t xml:space="preserve"> participación de los alumnos y asesor</w:t>
      </w:r>
      <w:r w:rsidR="006E7E72">
        <w:rPr>
          <w:rFonts w:ascii="Times New Roman" w:hAnsi="Times New Roman" w:cs="Times New Roman"/>
          <w:lang w:val="es-ES"/>
        </w:rPr>
        <w:t>es en el Taller lo había llevado a consolidarse como un espacio académico en el que se desarrollaban los alcances de los particulares talleres de síntesis de cada carrera</w:t>
      </w:r>
      <w:r w:rsidR="00E62F24">
        <w:rPr>
          <w:rFonts w:ascii="Times New Roman" w:hAnsi="Times New Roman" w:cs="Times New Roman"/>
          <w:lang w:val="es-ES"/>
        </w:rPr>
        <w:t>,</w:t>
      </w:r>
      <w:r w:rsidR="006E7E72">
        <w:rPr>
          <w:rFonts w:ascii="Times New Roman" w:hAnsi="Times New Roman" w:cs="Times New Roman"/>
          <w:lang w:val="es-ES"/>
        </w:rPr>
        <w:t xml:space="preserve"> con el beneficio de una aportación extra en saberes y competencias que la interdisciplina pe</w:t>
      </w:r>
      <w:r w:rsidR="002442D5">
        <w:rPr>
          <w:rFonts w:ascii="Times New Roman" w:hAnsi="Times New Roman" w:cs="Times New Roman"/>
          <w:lang w:val="es-ES"/>
        </w:rPr>
        <w:t xml:space="preserve">rmitía generar en sus miembros. </w:t>
      </w:r>
    </w:p>
    <w:p w14:paraId="1110A147" w14:textId="77777777" w:rsidR="00CA5268" w:rsidRDefault="00CA5268" w:rsidP="0043580D">
      <w:pPr>
        <w:spacing w:line="360" w:lineRule="auto"/>
        <w:rPr>
          <w:rFonts w:ascii="Times New Roman" w:hAnsi="Times New Roman" w:cs="Times New Roman"/>
          <w:lang w:val="es-ES"/>
        </w:rPr>
      </w:pPr>
    </w:p>
    <w:p w14:paraId="59EF1C27" w14:textId="4C7BBE11" w:rsidR="00C56541" w:rsidRDefault="006E7E72" w:rsidP="0043580D">
      <w:pPr>
        <w:spacing w:line="360" w:lineRule="auto"/>
        <w:rPr>
          <w:rFonts w:ascii="Times New Roman" w:hAnsi="Times New Roman" w:cs="Times New Roman"/>
          <w:lang w:val="es-ES"/>
        </w:rPr>
      </w:pPr>
      <w:r>
        <w:rPr>
          <w:rFonts w:ascii="Times New Roman" w:hAnsi="Times New Roman" w:cs="Times New Roman"/>
          <w:lang w:val="es-ES"/>
        </w:rPr>
        <w:t xml:space="preserve">De modo tal que, </w:t>
      </w:r>
      <w:r w:rsidR="000C2BE6">
        <w:rPr>
          <w:rFonts w:ascii="Times New Roman" w:hAnsi="Times New Roman" w:cs="Times New Roman"/>
          <w:lang w:val="es-ES"/>
        </w:rPr>
        <w:t>entre los años 2006 y 2007</w:t>
      </w:r>
      <w:r w:rsidR="00964C04">
        <w:rPr>
          <w:rFonts w:ascii="Times New Roman" w:hAnsi="Times New Roman" w:cs="Times New Roman"/>
          <w:lang w:val="es-ES"/>
        </w:rPr>
        <w:t xml:space="preserve"> se </w:t>
      </w:r>
      <w:r w:rsidR="00E62F24">
        <w:rPr>
          <w:rFonts w:ascii="Times New Roman" w:hAnsi="Times New Roman" w:cs="Times New Roman"/>
          <w:lang w:val="es-ES"/>
        </w:rPr>
        <w:t>organizarían</w:t>
      </w:r>
      <w:r w:rsidR="00964C04">
        <w:rPr>
          <w:rFonts w:ascii="Times New Roman" w:hAnsi="Times New Roman" w:cs="Times New Roman"/>
          <w:lang w:val="es-ES"/>
        </w:rPr>
        <w:t xml:space="preserve"> las gestiones académicas y administrativas necesarias para que los alumnos que se inscribieran en el Taller Interdisciplinario pudieran acreditar la asignatura del Taller de </w:t>
      </w:r>
      <w:r w:rsidR="00693AFA">
        <w:rPr>
          <w:rFonts w:ascii="Times New Roman" w:hAnsi="Times New Roman" w:cs="Times New Roman"/>
          <w:lang w:val="es-ES"/>
        </w:rPr>
        <w:t>S</w:t>
      </w:r>
      <w:r w:rsidR="00964C04">
        <w:rPr>
          <w:rFonts w:ascii="Times New Roman" w:hAnsi="Times New Roman" w:cs="Times New Roman"/>
          <w:lang w:val="es-ES"/>
        </w:rPr>
        <w:t xml:space="preserve">íntesis correspondiente al </w:t>
      </w:r>
      <w:r w:rsidR="00693AFA">
        <w:rPr>
          <w:rFonts w:ascii="Times New Roman" w:hAnsi="Times New Roman" w:cs="Times New Roman"/>
          <w:lang w:val="es-ES"/>
        </w:rPr>
        <w:t>séptimo u octavo nivel de</w:t>
      </w:r>
      <w:r w:rsidR="00E62F24">
        <w:rPr>
          <w:rFonts w:ascii="Times New Roman" w:hAnsi="Times New Roman" w:cs="Times New Roman"/>
          <w:lang w:val="es-ES"/>
        </w:rPr>
        <w:t xml:space="preserve"> su propia carrera (Saucedo</w:t>
      </w:r>
      <w:r w:rsidR="002442D5">
        <w:rPr>
          <w:rFonts w:ascii="Times New Roman" w:hAnsi="Times New Roman" w:cs="Times New Roman"/>
          <w:lang w:val="es-ES"/>
        </w:rPr>
        <w:t>)</w:t>
      </w:r>
      <w:r w:rsidR="00ED310F">
        <w:rPr>
          <w:rFonts w:ascii="Times New Roman" w:hAnsi="Times New Roman" w:cs="Times New Roman"/>
          <w:lang w:val="es-ES"/>
        </w:rPr>
        <w:t>. Cabe señalar que la decisión de los alumnos para el ingreso al Taller Interdisciplinario sería de modo libre, es decir, se daba de manera “optativa” entre la posibilidad de acreditar su semestre en el Taller de síntesis de su propia carrera o en el Taller Interdisciplinario.</w:t>
      </w:r>
    </w:p>
    <w:p w14:paraId="31DF2A8F" w14:textId="77777777" w:rsidR="00964C04" w:rsidRDefault="00964C04" w:rsidP="00D02B7D">
      <w:pPr>
        <w:spacing w:line="360" w:lineRule="auto"/>
        <w:jc w:val="both"/>
        <w:rPr>
          <w:rFonts w:ascii="Times New Roman" w:hAnsi="Times New Roman" w:cs="Times New Roman"/>
          <w:lang w:val="es-ES"/>
        </w:rPr>
      </w:pPr>
    </w:p>
    <w:p w14:paraId="281C2BC0" w14:textId="77777777" w:rsidR="00CA5268" w:rsidRDefault="00964C04" w:rsidP="0043580D">
      <w:pPr>
        <w:spacing w:line="360" w:lineRule="auto"/>
        <w:rPr>
          <w:rFonts w:ascii="Times New Roman" w:hAnsi="Times New Roman" w:cs="Times New Roman"/>
          <w:lang w:val="es-ES"/>
        </w:rPr>
      </w:pPr>
      <w:r>
        <w:rPr>
          <w:rFonts w:ascii="Times New Roman" w:hAnsi="Times New Roman" w:cs="Times New Roman"/>
          <w:lang w:val="es-ES"/>
        </w:rPr>
        <w:t xml:space="preserve">Este </w:t>
      </w:r>
      <w:r w:rsidR="000C2BE6">
        <w:rPr>
          <w:rFonts w:ascii="Times New Roman" w:hAnsi="Times New Roman" w:cs="Times New Roman"/>
          <w:lang w:val="es-ES"/>
        </w:rPr>
        <w:t xml:space="preserve">es uno de los </w:t>
      </w:r>
      <w:r>
        <w:rPr>
          <w:rFonts w:ascii="Times New Roman" w:hAnsi="Times New Roman" w:cs="Times New Roman"/>
          <w:lang w:val="es-ES"/>
        </w:rPr>
        <w:t>momento</w:t>
      </w:r>
      <w:r w:rsidR="000C2BE6">
        <w:rPr>
          <w:rFonts w:ascii="Times New Roman" w:hAnsi="Times New Roman" w:cs="Times New Roman"/>
          <w:lang w:val="es-ES"/>
        </w:rPr>
        <w:t>s</w:t>
      </w:r>
      <w:r>
        <w:rPr>
          <w:rFonts w:ascii="Times New Roman" w:hAnsi="Times New Roman" w:cs="Times New Roman"/>
          <w:lang w:val="es-ES"/>
        </w:rPr>
        <w:t xml:space="preserve"> </w:t>
      </w:r>
      <w:r w:rsidR="000C2BE6">
        <w:rPr>
          <w:rFonts w:ascii="Times New Roman" w:hAnsi="Times New Roman" w:cs="Times New Roman"/>
          <w:lang w:val="es-ES"/>
        </w:rPr>
        <w:t>decisivos</w:t>
      </w:r>
      <w:r>
        <w:rPr>
          <w:rFonts w:ascii="Times New Roman" w:hAnsi="Times New Roman" w:cs="Times New Roman"/>
          <w:lang w:val="es-ES"/>
        </w:rPr>
        <w:t xml:space="preserve"> en la historia académica y curricular de la Facultad, pues constituye la primera ocasión en la que el trabajo </w:t>
      </w:r>
      <w:r w:rsidR="00E039B9">
        <w:rPr>
          <w:rFonts w:ascii="Times New Roman" w:hAnsi="Times New Roman" w:cs="Times New Roman"/>
          <w:lang w:val="es-ES"/>
        </w:rPr>
        <w:t>desarrollado durante un semestre en</w:t>
      </w:r>
      <w:r>
        <w:rPr>
          <w:rFonts w:ascii="Times New Roman" w:hAnsi="Times New Roman" w:cs="Times New Roman"/>
          <w:lang w:val="es-ES"/>
        </w:rPr>
        <w:t xml:space="preserve"> un taller de proyectos concebido desde y con la interdisciplinariedad como fundamento conceptual y operativo permitía contar con un valor curricular y por lo tanto, con toda la “legalidad” requerida para acreditar una formación en el diseño.</w:t>
      </w:r>
      <w:r w:rsidR="00646C44">
        <w:rPr>
          <w:rFonts w:ascii="Times New Roman" w:hAnsi="Times New Roman" w:cs="Times New Roman"/>
          <w:lang w:val="es-ES"/>
        </w:rPr>
        <w:t xml:space="preserve"> </w:t>
      </w:r>
    </w:p>
    <w:p w14:paraId="315F7603" w14:textId="5BC738E5" w:rsidR="00964C04" w:rsidRDefault="00646C44" w:rsidP="0043580D">
      <w:pPr>
        <w:spacing w:line="360" w:lineRule="auto"/>
        <w:rPr>
          <w:rFonts w:ascii="Times New Roman" w:hAnsi="Times New Roman" w:cs="Times New Roman"/>
          <w:lang w:val="es-ES"/>
        </w:rPr>
      </w:pPr>
      <w:r>
        <w:rPr>
          <w:rFonts w:ascii="Times New Roman" w:hAnsi="Times New Roman" w:cs="Times New Roman"/>
          <w:lang w:val="es-ES"/>
        </w:rPr>
        <w:t>Luego entonces, se entraría a una s</w:t>
      </w:r>
      <w:r w:rsidR="000C2BE6">
        <w:rPr>
          <w:rFonts w:ascii="Times New Roman" w:hAnsi="Times New Roman" w:cs="Times New Roman"/>
          <w:lang w:val="es-ES"/>
        </w:rPr>
        <w:t xml:space="preserve">egunda </w:t>
      </w:r>
      <w:r w:rsidR="00693AFA">
        <w:rPr>
          <w:rFonts w:ascii="Times New Roman" w:hAnsi="Times New Roman" w:cs="Times New Roman"/>
          <w:lang w:val="es-ES"/>
        </w:rPr>
        <w:t xml:space="preserve">etapa </w:t>
      </w:r>
      <w:r w:rsidR="000C2BE6">
        <w:rPr>
          <w:rFonts w:ascii="Times New Roman" w:hAnsi="Times New Roman" w:cs="Times New Roman"/>
          <w:lang w:val="es-ES"/>
        </w:rPr>
        <w:t>del Taller comprendida aproximadamente desde el año 200</w:t>
      </w:r>
      <w:r w:rsidR="00F8500E">
        <w:rPr>
          <w:rFonts w:ascii="Times New Roman" w:hAnsi="Times New Roman" w:cs="Times New Roman"/>
          <w:lang w:val="es-ES"/>
        </w:rPr>
        <w:t xml:space="preserve">7 hasta aproximadamente el año 2016, siendo este el año en el que </w:t>
      </w:r>
      <w:r w:rsidR="00E039B9">
        <w:rPr>
          <w:rFonts w:ascii="Times New Roman" w:hAnsi="Times New Roman" w:cs="Times New Roman"/>
          <w:lang w:val="es-ES"/>
        </w:rPr>
        <w:t xml:space="preserve">la </w:t>
      </w:r>
      <w:r w:rsidR="00F8500E">
        <w:rPr>
          <w:rFonts w:ascii="Times New Roman" w:hAnsi="Times New Roman" w:cs="Times New Roman"/>
          <w:lang w:val="es-ES"/>
        </w:rPr>
        <w:t>generación de alumnos</w:t>
      </w:r>
      <w:r w:rsidR="00E039B9">
        <w:rPr>
          <w:rFonts w:ascii="Times New Roman" w:hAnsi="Times New Roman" w:cs="Times New Roman"/>
          <w:lang w:val="es-ES"/>
        </w:rPr>
        <w:t xml:space="preserve"> 2012</w:t>
      </w:r>
      <w:r w:rsidR="00F8500E">
        <w:rPr>
          <w:rFonts w:ascii="Times New Roman" w:hAnsi="Times New Roman" w:cs="Times New Roman"/>
          <w:lang w:val="es-ES"/>
        </w:rPr>
        <w:t xml:space="preserve"> </w:t>
      </w:r>
      <w:r w:rsidR="00E039B9">
        <w:rPr>
          <w:rFonts w:ascii="Times New Roman" w:hAnsi="Times New Roman" w:cs="Times New Roman"/>
          <w:lang w:val="es-ES"/>
        </w:rPr>
        <w:t xml:space="preserve">(última generación </w:t>
      </w:r>
      <w:r w:rsidR="00F8500E">
        <w:rPr>
          <w:rFonts w:ascii="Times New Roman" w:hAnsi="Times New Roman" w:cs="Times New Roman"/>
          <w:lang w:val="es-ES"/>
        </w:rPr>
        <w:t xml:space="preserve">del </w:t>
      </w:r>
      <w:r w:rsidR="00E039B9">
        <w:rPr>
          <w:rFonts w:ascii="Times New Roman" w:hAnsi="Times New Roman" w:cs="Times New Roman"/>
          <w:lang w:val="es-ES"/>
        </w:rPr>
        <w:t>P</w:t>
      </w:r>
      <w:r w:rsidR="00F8500E">
        <w:rPr>
          <w:rFonts w:ascii="Times New Roman" w:hAnsi="Times New Roman" w:cs="Times New Roman"/>
          <w:lang w:val="es-ES"/>
        </w:rPr>
        <w:t>lan de estudios 2006</w:t>
      </w:r>
      <w:r w:rsidR="00E039B9">
        <w:rPr>
          <w:rFonts w:ascii="Times New Roman" w:hAnsi="Times New Roman" w:cs="Times New Roman"/>
          <w:lang w:val="es-ES"/>
        </w:rPr>
        <w:t xml:space="preserve">) llegaría al séptimo u octavo semestre y </w:t>
      </w:r>
      <w:r w:rsidR="00F8500E">
        <w:rPr>
          <w:rFonts w:ascii="Times New Roman" w:hAnsi="Times New Roman" w:cs="Times New Roman"/>
          <w:lang w:val="es-ES"/>
        </w:rPr>
        <w:t>podría inscribirse a este taller para acreditar de manera optativa</w:t>
      </w:r>
      <w:r w:rsidR="00E039B9">
        <w:rPr>
          <w:rFonts w:ascii="Times New Roman" w:hAnsi="Times New Roman" w:cs="Times New Roman"/>
          <w:lang w:val="es-ES"/>
        </w:rPr>
        <w:t xml:space="preserve"> su Taller de Síntesis.</w:t>
      </w:r>
    </w:p>
    <w:p w14:paraId="04A2C3EA" w14:textId="77777777" w:rsidR="00E039B9" w:rsidRDefault="00E039B9" w:rsidP="0043580D">
      <w:pPr>
        <w:spacing w:line="360" w:lineRule="auto"/>
        <w:rPr>
          <w:rFonts w:ascii="Times New Roman" w:hAnsi="Times New Roman" w:cs="Times New Roman"/>
          <w:lang w:val="es-ES"/>
        </w:rPr>
      </w:pPr>
    </w:p>
    <w:p w14:paraId="3229A987" w14:textId="1A2B28E0" w:rsidR="004A1C51" w:rsidRDefault="00E039B9" w:rsidP="0043580D">
      <w:pPr>
        <w:spacing w:line="360" w:lineRule="auto"/>
        <w:rPr>
          <w:rFonts w:ascii="Times New Roman" w:hAnsi="Times New Roman" w:cs="Times New Roman"/>
        </w:rPr>
      </w:pPr>
      <w:r>
        <w:rPr>
          <w:rFonts w:ascii="Times New Roman" w:hAnsi="Times New Roman" w:cs="Times New Roman"/>
          <w:lang w:val="es-ES"/>
        </w:rPr>
        <w:t xml:space="preserve">Sería precisamente en el año 2012 cuando al Facultad entraría en una de sus etapas con cambios más significativos de los últimos tiempos, pues se dio a la labor de </w:t>
      </w:r>
      <w:r w:rsidR="003E1091">
        <w:rPr>
          <w:rFonts w:ascii="Times New Roman" w:hAnsi="Times New Roman" w:cs="Times New Roman"/>
          <w:lang w:val="es-ES"/>
        </w:rPr>
        <w:t>realizar</w:t>
      </w:r>
      <w:r w:rsidR="00E650A5">
        <w:rPr>
          <w:rFonts w:ascii="Times New Roman" w:hAnsi="Times New Roman" w:cs="Times New Roman"/>
          <w:lang w:val="es-ES"/>
        </w:rPr>
        <w:t xml:space="preserve"> un diagnóstico </w:t>
      </w:r>
      <w:r w:rsidR="00C210C6">
        <w:rPr>
          <w:rFonts w:ascii="Times New Roman" w:hAnsi="Times New Roman" w:cs="Times New Roman"/>
          <w:lang w:val="es-ES"/>
        </w:rPr>
        <w:t xml:space="preserve">profundo </w:t>
      </w:r>
      <w:r w:rsidR="00E650A5">
        <w:rPr>
          <w:rFonts w:ascii="Times New Roman" w:hAnsi="Times New Roman" w:cs="Times New Roman"/>
          <w:lang w:val="es-ES"/>
        </w:rPr>
        <w:t xml:space="preserve">de su plan de estudios vigente hasta ese entonces, que derivaría, a partir de una intensa actividad de los miembros de la estructura </w:t>
      </w:r>
      <w:r w:rsidR="00C210C6">
        <w:rPr>
          <w:rFonts w:ascii="Times New Roman" w:hAnsi="Times New Roman" w:cs="Times New Roman"/>
          <w:lang w:val="es-ES"/>
        </w:rPr>
        <w:t>académica</w:t>
      </w:r>
      <w:r w:rsidR="003E1091">
        <w:rPr>
          <w:rFonts w:ascii="Times New Roman" w:hAnsi="Times New Roman" w:cs="Times New Roman"/>
          <w:lang w:val="es-ES"/>
        </w:rPr>
        <w:t>, en un proceso</w:t>
      </w:r>
      <w:r w:rsidR="00E650A5">
        <w:rPr>
          <w:rFonts w:ascii="Times New Roman" w:hAnsi="Times New Roman" w:cs="Times New Roman"/>
          <w:lang w:val="es-ES"/>
        </w:rPr>
        <w:t xml:space="preserve"> </w:t>
      </w:r>
      <w:r w:rsidR="00E650A5" w:rsidRPr="00E650A5">
        <w:rPr>
          <w:rFonts w:ascii="Times New Roman" w:hAnsi="Times New Roman" w:cs="Times New Roman"/>
        </w:rPr>
        <w:t xml:space="preserve">originalmente denominado de </w:t>
      </w:r>
      <w:r w:rsidR="00E650A5" w:rsidRPr="003E1091">
        <w:rPr>
          <w:rFonts w:ascii="Times New Roman" w:hAnsi="Times New Roman" w:cs="Times New Roman"/>
          <w:i/>
        </w:rPr>
        <w:t>Revisión Curricular</w:t>
      </w:r>
      <w:r w:rsidR="00C210C6" w:rsidRPr="003E1091">
        <w:rPr>
          <w:rFonts w:ascii="Times New Roman" w:hAnsi="Times New Roman" w:cs="Times New Roman"/>
        </w:rPr>
        <w:t>.</w:t>
      </w:r>
      <w:r w:rsidR="00C210C6">
        <w:rPr>
          <w:rFonts w:ascii="Times New Roman" w:hAnsi="Times New Roman" w:cs="Times New Roman"/>
        </w:rPr>
        <w:t xml:space="preserve"> </w:t>
      </w:r>
    </w:p>
    <w:p w14:paraId="035963DB" w14:textId="77777777" w:rsidR="004A1C51" w:rsidRDefault="004A1C51" w:rsidP="0043580D">
      <w:pPr>
        <w:spacing w:line="360" w:lineRule="auto"/>
        <w:rPr>
          <w:rFonts w:ascii="Times New Roman" w:hAnsi="Times New Roman" w:cs="Times New Roman"/>
        </w:rPr>
      </w:pPr>
    </w:p>
    <w:p w14:paraId="14A9954D" w14:textId="77777777" w:rsidR="00267F20" w:rsidRDefault="00C210C6" w:rsidP="0043580D">
      <w:pPr>
        <w:spacing w:line="360" w:lineRule="auto"/>
        <w:rPr>
          <w:rFonts w:ascii="Times New Roman" w:hAnsi="Times New Roman" w:cs="Times New Roman"/>
        </w:rPr>
      </w:pPr>
      <w:r>
        <w:rPr>
          <w:rFonts w:ascii="Times New Roman" w:hAnsi="Times New Roman" w:cs="Times New Roman"/>
        </w:rPr>
        <w:t xml:space="preserve">La complejidad de </w:t>
      </w:r>
      <w:r w:rsidR="004A1C51">
        <w:rPr>
          <w:rFonts w:ascii="Times New Roman" w:hAnsi="Times New Roman" w:cs="Times New Roman"/>
        </w:rPr>
        <w:t>las discusiones,</w:t>
      </w:r>
      <w:r>
        <w:rPr>
          <w:rFonts w:ascii="Times New Roman" w:hAnsi="Times New Roman" w:cs="Times New Roman"/>
        </w:rPr>
        <w:t xml:space="preserve"> las reflexiones y </w:t>
      </w:r>
      <w:r w:rsidR="004A1C51">
        <w:rPr>
          <w:rFonts w:ascii="Times New Roman" w:hAnsi="Times New Roman" w:cs="Times New Roman"/>
        </w:rPr>
        <w:t xml:space="preserve">los </w:t>
      </w:r>
      <w:r w:rsidR="00BD67C6">
        <w:rPr>
          <w:rFonts w:ascii="Times New Roman" w:hAnsi="Times New Roman" w:cs="Times New Roman"/>
        </w:rPr>
        <w:t xml:space="preserve">cuestionamientos que, </w:t>
      </w:r>
      <w:r>
        <w:rPr>
          <w:rFonts w:ascii="Times New Roman" w:hAnsi="Times New Roman" w:cs="Times New Roman"/>
        </w:rPr>
        <w:t>tanto de manera interna como externa se hicieron desde muy diversos ámbitos, terminaría</w:t>
      </w:r>
      <w:r w:rsidR="004A1C51">
        <w:rPr>
          <w:rFonts w:ascii="Times New Roman" w:hAnsi="Times New Roman" w:cs="Times New Roman"/>
        </w:rPr>
        <w:t>n</w:t>
      </w:r>
      <w:r>
        <w:rPr>
          <w:rFonts w:ascii="Times New Roman" w:hAnsi="Times New Roman" w:cs="Times New Roman"/>
        </w:rPr>
        <w:t xml:space="preserve"> por </w:t>
      </w:r>
      <w:r w:rsidR="004A1C51">
        <w:rPr>
          <w:rFonts w:ascii="Times New Roman" w:hAnsi="Times New Roman" w:cs="Times New Roman"/>
        </w:rPr>
        <w:t xml:space="preserve">pasar de tener un proceso de trabajo de </w:t>
      </w:r>
      <w:r w:rsidR="004A1C51" w:rsidRPr="004A1C51">
        <w:rPr>
          <w:rFonts w:ascii="Times New Roman" w:hAnsi="Times New Roman" w:cs="Times New Roman"/>
        </w:rPr>
        <w:t>Revisión Curricular</w:t>
      </w:r>
      <w:r w:rsidR="004A1C51" w:rsidRPr="00E650A5">
        <w:rPr>
          <w:rFonts w:ascii="Times New Roman" w:hAnsi="Times New Roman" w:cs="Times New Roman"/>
        </w:rPr>
        <w:t xml:space="preserve"> </w:t>
      </w:r>
      <w:r w:rsidR="004A1C51">
        <w:rPr>
          <w:rFonts w:ascii="Times New Roman" w:hAnsi="Times New Roman" w:cs="Times New Roman"/>
        </w:rPr>
        <w:t>a</w:t>
      </w:r>
      <w:r w:rsidR="00E650A5" w:rsidRPr="00E650A5">
        <w:rPr>
          <w:rFonts w:ascii="Times New Roman" w:hAnsi="Times New Roman" w:cs="Times New Roman"/>
        </w:rPr>
        <w:t xml:space="preserve"> uno de </w:t>
      </w:r>
      <w:r w:rsidR="00E650A5" w:rsidRPr="004A1C51">
        <w:rPr>
          <w:rFonts w:ascii="Times New Roman" w:hAnsi="Times New Roman" w:cs="Times New Roman"/>
          <w:b/>
        </w:rPr>
        <w:t>Reestructuración Curricular y Académica de la Facultad</w:t>
      </w:r>
      <w:r w:rsidR="00E650A5" w:rsidRPr="00E650A5">
        <w:rPr>
          <w:rFonts w:ascii="Times New Roman" w:hAnsi="Times New Roman" w:cs="Times New Roman"/>
        </w:rPr>
        <w:t xml:space="preserve">, </w:t>
      </w:r>
      <w:r w:rsidR="00E37259">
        <w:rPr>
          <w:rFonts w:ascii="Times New Roman" w:hAnsi="Times New Roman" w:cs="Times New Roman"/>
        </w:rPr>
        <w:t>l</w:t>
      </w:r>
      <w:r w:rsidR="00E650A5" w:rsidRPr="00E650A5">
        <w:rPr>
          <w:rFonts w:ascii="Times New Roman" w:hAnsi="Times New Roman" w:cs="Times New Roman"/>
        </w:rPr>
        <w:t xml:space="preserve">o cual implicaba entrar en campos que </w:t>
      </w:r>
      <w:r w:rsidR="00267F20">
        <w:rPr>
          <w:rFonts w:ascii="Times New Roman" w:hAnsi="Times New Roman" w:cs="Times New Roman"/>
        </w:rPr>
        <w:t>no se habían previsto de origen (Hábitat. 2013:50), como lo explica el Documento de dicha Reestructuración curricular generado en la propia Facultad:</w:t>
      </w:r>
    </w:p>
    <w:p w14:paraId="69FCD7DB" w14:textId="77777777" w:rsidR="0017089A" w:rsidRDefault="0017089A" w:rsidP="00D02B7D">
      <w:pPr>
        <w:spacing w:line="360" w:lineRule="auto"/>
        <w:jc w:val="both"/>
        <w:rPr>
          <w:rFonts w:ascii="Times New Roman" w:hAnsi="Times New Roman" w:cs="Times New Roman"/>
        </w:rPr>
      </w:pPr>
    </w:p>
    <w:p w14:paraId="6DB135AC" w14:textId="48D165F1" w:rsidR="00E650A5" w:rsidRPr="00D17C54" w:rsidRDefault="00E650A5" w:rsidP="0043580D">
      <w:pPr>
        <w:spacing w:line="360" w:lineRule="auto"/>
        <w:ind w:left="698" w:firstLine="720"/>
        <w:rPr>
          <w:rFonts w:ascii="Times New Roman" w:hAnsi="Times New Roman" w:cs="Times New Roman"/>
          <w:sz w:val="22"/>
          <w:szCs w:val="22"/>
        </w:rPr>
      </w:pPr>
      <w:r w:rsidRPr="00D17C54">
        <w:rPr>
          <w:rFonts w:ascii="Times New Roman" w:hAnsi="Times New Roman" w:cs="Times New Roman"/>
          <w:sz w:val="22"/>
          <w:szCs w:val="22"/>
        </w:rPr>
        <w:t>Los elementos de atención principal comenzaban a encontrar nombre y contenido:</w:t>
      </w:r>
    </w:p>
    <w:p w14:paraId="36161D04" w14:textId="5AB7939B" w:rsidR="00E650A5" w:rsidRPr="00D17C54" w:rsidRDefault="00E650A5" w:rsidP="0043580D">
      <w:pPr>
        <w:pStyle w:val="Prrafodelista"/>
        <w:numPr>
          <w:ilvl w:val="0"/>
          <w:numId w:val="5"/>
        </w:numPr>
        <w:spacing w:line="360" w:lineRule="auto"/>
        <w:rPr>
          <w:rFonts w:ascii="Times New Roman" w:hAnsi="Times New Roman" w:cs="Times New Roman"/>
          <w:sz w:val="22"/>
          <w:szCs w:val="22"/>
        </w:rPr>
      </w:pPr>
      <w:r w:rsidRPr="00D17C54">
        <w:rPr>
          <w:rFonts w:ascii="Times New Roman" w:hAnsi="Times New Roman" w:cs="Times New Roman"/>
          <w:sz w:val="22"/>
          <w:szCs w:val="22"/>
        </w:rPr>
        <w:t xml:space="preserve">La Coherencia Contextual y la Coherencia Epistémica, </w:t>
      </w:r>
      <w:r w:rsidRPr="006A560A">
        <w:rPr>
          <w:rFonts w:ascii="Times New Roman" w:hAnsi="Times New Roman" w:cs="Times New Roman"/>
          <w:b/>
          <w:sz w:val="22"/>
          <w:szCs w:val="22"/>
        </w:rPr>
        <w:t>para la construcción de un nuevo plan de estudios y de un mapa curricular.</w:t>
      </w:r>
      <w:r w:rsidRPr="00D17C54">
        <w:rPr>
          <w:rFonts w:ascii="Times New Roman" w:hAnsi="Times New Roman" w:cs="Times New Roman"/>
          <w:sz w:val="22"/>
          <w:szCs w:val="22"/>
        </w:rPr>
        <w:t xml:space="preserve"> Se trataría de lograr un balance entre las demandas del mercado y del contexto, así como de las expectativas del estudiante, con las propias bases de formación y los aspectos esenciales </w:t>
      </w:r>
      <w:r w:rsidR="00A53636" w:rsidRPr="00D17C54">
        <w:rPr>
          <w:rFonts w:ascii="Times New Roman" w:hAnsi="Times New Roman" w:cs="Times New Roman"/>
          <w:sz w:val="22"/>
          <w:szCs w:val="22"/>
        </w:rPr>
        <w:t>del ser de la entidad académica</w:t>
      </w:r>
      <w:r w:rsidRPr="00D17C54">
        <w:rPr>
          <w:rFonts w:ascii="Times New Roman" w:hAnsi="Times New Roman" w:cs="Times New Roman"/>
          <w:sz w:val="22"/>
          <w:szCs w:val="22"/>
        </w:rPr>
        <w:t xml:space="preserve"> </w:t>
      </w:r>
      <w:r w:rsidR="00A53636" w:rsidRPr="00D17C54">
        <w:rPr>
          <w:rFonts w:ascii="Times New Roman" w:hAnsi="Times New Roman" w:cs="Times New Roman"/>
          <w:sz w:val="22"/>
          <w:szCs w:val="22"/>
        </w:rPr>
        <w:t>[</w:t>
      </w:r>
      <w:r w:rsidR="00A53636" w:rsidRPr="00802DA1">
        <w:rPr>
          <w:rFonts w:ascii="Times New Roman" w:hAnsi="Times New Roman" w:cs="Times New Roman"/>
          <w:b/>
          <w:i/>
          <w:sz w:val="22"/>
          <w:szCs w:val="22"/>
        </w:rPr>
        <w:t>La síntesis y la interdisciplina</w:t>
      </w:r>
      <w:r w:rsidR="00A53636" w:rsidRPr="00D17C54">
        <w:rPr>
          <w:rFonts w:ascii="Times New Roman" w:hAnsi="Times New Roman" w:cs="Times New Roman"/>
          <w:sz w:val="22"/>
          <w:szCs w:val="22"/>
        </w:rPr>
        <w:t>].</w:t>
      </w:r>
    </w:p>
    <w:p w14:paraId="432D9C0D" w14:textId="09CFA299" w:rsidR="00C56541" w:rsidRPr="00D17C54" w:rsidRDefault="00E650A5" w:rsidP="0043580D">
      <w:pPr>
        <w:pStyle w:val="Prrafodelista"/>
        <w:numPr>
          <w:ilvl w:val="0"/>
          <w:numId w:val="5"/>
        </w:numPr>
        <w:spacing w:line="360" w:lineRule="auto"/>
        <w:rPr>
          <w:rFonts w:ascii="Times New Roman" w:hAnsi="Times New Roman" w:cs="Times New Roman"/>
          <w:sz w:val="22"/>
          <w:szCs w:val="22"/>
          <w:lang w:val="es-ES"/>
        </w:rPr>
      </w:pPr>
      <w:r w:rsidRPr="00D17C54">
        <w:rPr>
          <w:rFonts w:ascii="Times New Roman" w:hAnsi="Times New Roman" w:cs="Times New Roman"/>
          <w:sz w:val="22"/>
          <w:szCs w:val="22"/>
        </w:rPr>
        <w:t xml:space="preserve">La Organización Académica y la Organización Curricular, que estarían conduciendo a la delimitación clara de cada uno de los dos campos. </w:t>
      </w:r>
      <w:r w:rsidR="00A53636" w:rsidRPr="00D17C54">
        <w:rPr>
          <w:rFonts w:ascii="Times New Roman" w:hAnsi="Times New Roman" w:cs="Times New Roman"/>
          <w:sz w:val="22"/>
          <w:szCs w:val="22"/>
        </w:rPr>
        <w:t>S</w:t>
      </w:r>
      <w:r w:rsidR="007B2A0B">
        <w:rPr>
          <w:rFonts w:ascii="Times New Roman" w:hAnsi="Times New Roman" w:cs="Times New Roman"/>
          <w:sz w:val="22"/>
          <w:szCs w:val="22"/>
        </w:rPr>
        <w:t>e estaría haciendo…</w:t>
      </w:r>
      <w:r w:rsidRPr="00D17C54">
        <w:rPr>
          <w:rFonts w:ascii="Times New Roman" w:hAnsi="Times New Roman" w:cs="Times New Roman"/>
          <w:sz w:val="22"/>
          <w:szCs w:val="22"/>
        </w:rPr>
        <w:t>válida la sentencia de que los aspectos académicos son los que determinan a la organización y los administrativos tendrán que ir en soporte de lo primero.</w:t>
      </w:r>
    </w:p>
    <w:p w14:paraId="72EFDC90" w14:textId="77777777" w:rsidR="007B2A0B" w:rsidRDefault="007B2A0B" w:rsidP="00D02B7D">
      <w:pPr>
        <w:spacing w:line="360" w:lineRule="auto"/>
        <w:jc w:val="both"/>
        <w:rPr>
          <w:rFonts w:ascii="Times New Roman" w:hAnsi="Times New Roman" w:cs="Times New Roman"/>
        </w:rPr>
      </w:pPr>
    </w:p>
    <w:p w14:paraId="33D70D6A" w14:textId="03515BFB" w:rsidR="00267F20" w:rsidRDefault="00267F20" w:rsidP="0043580D">
      <w:pPr>
        <w:spacing w:line="360" w:lineRule="auto"/>
        <w:rPr>
          <w:rFonts w:ascii="Times New Roman" w:hAnsi="Times New Roman" w:cs="Times New Roman"/>
        </w:rPr>
      </w:pPr>
      <w:r>
        <w:rPr>
          <w:rFonts w:ascii="Times New Roman" w:hAnsi="Times New Roman" w:cs="Times New Roman"/>
        </w:rPr>
        <w:t xml:space="preserve">Se trataba </w:t>
      </w:r>
      <w:r w:rsidR="00536DE3">
        <w:rPr>
          <w:rFonts w:ascii="Times New Roman" w:hAnsi="Times New Roman" w:cs="Times New Roman"/>
        </w:rPr>
        <w:t xml:space="preserve">pues, de un cambio sustancial que, por una parte, reflexionaba respecto </w:t>
      </w:r>
      <w:r w:rsidR="00465171">
        <w:rPr>
          <w:rFonts w:ascii="Times New Roman" w:hAnsi="Times New Roman" w:cs="Times New Roman"/>
        </w:rPr>
        <w:t>al origen</w:t>
      </w:r>
      <w:r w:rsidR="00536DE3">
        <w:rPr>
          <w:rFonts w:ascii="Times New Roman" w:hAnsi="Times New Roman" w:cs="Times New Roman"/>
        </w:rPr>
        <w:t xml:space="preserve"> de la institución y </w:t>
      </w:r>
      <w:r w:rsidR="00465171">
        <w:rPr>
          <w:rFonts w:ascii="Times New Roman" w:hAnsi="Times New Roman" w:cs="Times New Roman"/>
        </w:rPr>
        <w:t>a su</w:t>
      </w:r>
      <w:r w:rsidR="00536DE3">
        <w:rPr>
          <w:rFonts w:ascii="Times New Roman" w:hAnsi="Times New Roman" w:cs="Times New Roman"/>
        </w:rPr>
        <w:t xml:space="preserve"> modelo</w:t>
      </w:r>
      <w:r w:rsidR="00465171">
        <w:rPr>
          <w:rFonts w:ascii="Times New Roman" w:hAnsi="Times New Roman" w:cs="Times New Roman"/>
        </w:rPr>
        <w:t xml:space="preserve">, </w:t>
      </w:r>
      <w:r w:rsidR="006A560A">
        <w:rPr>
          <w:rFonts w:ascii="Times New Roman" w:hAnsi="Times New Roman" w:cs="Times New Roman"/>
        </w:rPr>
        <w:t>en lo</w:t>
      </w:r>
      <w:r w:rsidR="00536DE3">
        <w:rPr>
          <w:rFonts w:ascii="Times New Roman" w:hAnsi="Times New Roman" w:cs="Times New Roman"/>
        </w:rPr>
        <w:t xml:space="preserve"> teórico, ideológico y filosófico y, por otra, se planteaba la generación de un nuevo modelo</w:t>
      </w:r>
      <w:r w:rsidR="002C37A3">
        <w:rPr>
          <w:rFonts w:ascii="Times New Roman" w:hAnsi="Times New Roman" w:cs="Times New Roman"/>
        </w:rPr>
        <w:t xml:space="preserve">, pertinente a las necesidades contemporáneas pero manteniendo, entre varios elementos </w:t>
      </w:r>
      <w:r w:rsidR="00E07EA1">
        <w:rPr>
          <w:rFonts w:ascii="Times New Roman" w:hAnsi="Times New Roman" w:cs="Times New Roman"/>
        </w:rPr>
        <w:t xml:space="preserve">esencialmente </w:t>
      </w:r>
      <w:r w:rsidR="002C37A3">
        <w:rPr>
          <w:rFonts w:ascii="Times New Roman" w:hAnsi="Times New Roman" w:cs="Times New Roman"/>
        </w:rPr>
        <w:t xml:space="preserve">básicos, los conceptos de síntesis </w:t>
      </w:r>
      <w:r w:rsidR="00E07EA1">
        <w:rPr>
          <w:rFonts w:ascii="Times New Roman" w:hAnsi="Times New Roman" w:cs="Times New Roman"/>
        </w:rPr>
        <w:t>y de interdisciplina</w:t>
      </w:r>
      <w:r w:rsidR="00F94D97">
        <w:rPr>
          <w:rFonts w:ascii="Times New Roman" w:hAnsi="Times New Roman" w:cs="Times New Roman"/>
        </w:rPr>
        <w:t>.</w:t>
      </w:r>
    </w:p>
    <w:p w14:paraId="27DA9C47" w14:textId="77777777" w:rsidR="00276905" w:rsidRDefault="00276905" w:rsidP="0043580D">
      <w:pPr>
        <w:spacing w:line="360" w:lineRule="auto"/>
        <w:rPr>
          <w:rFonts w:ascii="Times New Roman" w:hAnsi="Times New Roman" w:cs="Times New Roman"/>
        </w:rPr>
      </w:pPr>
    </w:p>
    <w:p w14:paraId="25EC85E8" w14:textId="77777777" w:rsidR="004E3527" w:rsidRDefault="00BD67C6" w:rsidP="0043580D">
      <w:pPr>
        <w:spacing w:line="360" w:lineRule="auto"/>
        <w:rPr>
          <w:rFonts w:ascii="Times New Roman" w:hAnsi="Times New Roman" w:cs="Times New Roman"/>
        </w:rPr>
      </w:pPr>
      <w:r>
        <w:rPr>
          <w:rFonts w:ascii="Times New Roman" w:hAnsi="Times New Roman" w:cs="Times New Roman"/>
        </w:rPr>
        <w:lastRenderedPageBreak/>
        <w:t>Todo ello trajo consigo la creación del Plan de Estudios 2013, en el cual</w:t>
      </w:r>
      <w:r w:rsidR="00025DA2">
        <w:rPr>
          <w:rFonts w:ascii="Times New Roman" w:hAnsi="Times New Roman" w:cs="Times New Roman"/>
        </w:rPr>
        <w:t xml:space="preserve"> </w:t>
      </w:r>
      <w:r w:rsidR="0017089A">
        <w:rPr>
          <w:rFonts w:ascii="Times New Roman" w:hAnsi="Times New Roman" w:cs="Times New Roman"/>
        </w:rPr>
        <w:t>se integró</w:t>
      </w:r>
      <w:r w:rsidR="00ED2ED6">
        <w:rPr>
          <w:rFonts w:ascii="Times New Roman" w:hAnsi="Times New Roman" w:cs="Times New Roman"/>
        </w:rPr>
        <w:t xml:space="preserve"> el</w:t>
      </w:r>
      <w:r w:rsidR="00025DA2">
        <w:rPr>
          <w:rFonts w:ascii="Times New Roman" w:hAnsi="Times New Roman" w:cs="Times New Roman"/>
        </w:rPr>
        <w:t xml:space="preserve"> </w:t>
      </w:r>
      <w:r w:rsidR="00025DA2" w:rsidRPr="0017089A">
        <w:rPr>
          <w:rFonts w:ascii="Times New Roman" w:hAnsi="Times New Roman" w:cs="Times New Roman"/>
          <w:b/>
          <w:i/>
        </w:rPr>
        <w:t>Taller de Síntesis Interdisciplinario</w:t>
      </w:r>
      <w:r w:rsidR="00ED2ED6">
        <w:rPr>
          <w:rFonts w:ascii="Times New Roman" w:hAnsi="Times New Roman" w:cs="Times New Roman"/>
        </w:rPr>
        <w:t>, asignatura denominada de manera oficial y</w:t>
      </w:r>
      <w:r w:rsidR="007473DD">
        <w:rPr>
          <w:rFonts w:ascii="Times New Roman" w:hAnsi="Times New Roman" w:cs="Times New Roman"/>
        </w:rPr>
        <w:t xml:space="preserve"> esencial </w:t>
      </w:r>
      <w:r w:rsidR="00ED2ED6">
        <w:rPr>
          <w:rFonts w:ascii="Times New Roman" w:hAnsi="Times New Roman" w:cs="Times New Roman"/>
        </w:rPr>
        <w:t>en</w:t>
      </w:r>
      <w:r w:rsidR="00D03749">
        <w:rPr>
          <w:rFonts w:ascii="Times New Roman" w:hAnsi="Times New Roman" w:cs="Times New Roman"/>
        </w:rPr>
        <w:t xml:space="preserve"> la currícula </w:t>
      </w:r>
      <w:r w:rsidR="007473DD">
        <w:rPr>
          <w:rFonts w:ascii="Times New Roman" w:hAnsi="Times New Roman" w:cs="Times New Roman"/>
        </w:rPr>
        <w:t xml:space="preserve">de </w:t>
      </w:r>
      <w:r w:rsidR="00ED2ED6">
        <w:rPr>
          <w:rFonts w:ascii="Times New Roman" w:hAnsi="Times New Roman" w:cs="Times New Roman"/>
        </w:rPr>
        <w:t>los</w:t>
      </w:r>
      <w:r w:rsidR="007473DD">
        <w:rPr>
          <w:rFonts w:ascii="Times New Roman" w:hAnsi="Times New Roman" w:cs="Times New Roman"/>
        </w:rPr>
        <w:t xml:space="preserve"> </w:t>
      </w:r>
      <w:r>
        <w:rPr>
          <w:rFonts w:ascii="Times New Roman" w:hAnsi="Times New Roman" w:cs="Times New Roman"/>
        </w:rPr>
        <w:t xml:space="preserve">6 </w:t>
      </w:r>
      <w:r w:rsidR="007473DD">
        <w:rPr>
          <w:rFonts w:ascii="Times New Roman" w:hAnsi="Times New Roman" w:cs="Times New Roman"/>
        </w:rPr>
        <w:t>progra</w:t>
      </w:r>
      <w:r w:rsidR="00D03749">
        <w:rPr>
          <w:rFonts w:ascii="Times New Roman" w:hAnsi="Times New Roman" w:cs="Times New Roman"/>
        </w:rPr>
        <w:t xml:space="preserve">mas de licenciatura de la Facultad, con carácter de obligatoriedad, la cual constituye un requisito a acreditar </w:t>
      </w:r>
      <w:r w:rsidR="007473DD">
        <w:rPr>
          <w:rFonts w:ascii="Times New Roman" w:hAnsi="Times New Roman" w:cs="Times New Roman"/>
        </w:rPr>
        <w:t xml:space="preserve">para poder transitar al décimo y último semestre </w:t>
      </w:r>
      <w:r w:rsidR="00D03749">
        <w:rPr>
          <w:rFonts w:ascii="Times New Roman" w:hAnsi="Times New Roman" w:cs="Times New Roman"/>
        </w:rPr>
        <w:t>en cada una de las carreras</w:t>
      </w:r>
      <w:r w:rsidR="00B80DF8">
        <w:rPr>
          <w:rFonts w:ascii="Times New Roman" w:hAnsi="Times New Roman" w:cs="Times New Roman"/>
        </w:rPr>
        <w:t xml:space="preserve">. </w:t>
      </w:r>
    </w:p>
    <w:p w14:paraId="238DDE6D" w14:textId="77777777" w:rsidR="00D07D2E" w:rsidRDefault="00D07D2E" w:rsidP="0043580D">
      <w:pPr>
        <w:spacing w:line="360" w:lineRule="auto"/>
        <w:rPr>
          <w:rFonts w:ascii="Times New Roman" w:hAnsi="Times New Roman" w:cs="Times New Roman"/>
        </w:rPr>
      </w:pPr>
    </w:p>
    <w:p w14:paraId="440057BB" w14:textId="62F3F514" w:rsidR="00F50700" w:rsidRDefault="00B80DF8" w:rsidP="0043580D">
      <w:pPr>
        <w:spacing w:line="360" w:lineRule="auto"/>
        <w:rPr>
          <w:rFonts w:ascii="Times New Roman" w:hAnsi="Times New Roman" w:cs="Times New Roman"/>
        </w:rPr>
      </w:pPr>
      <w:r>
        <w:rPr>
          <w:rFonts w:ascii="Times New Roman" w:hAnsi="Times New Roman" w:cs="Times New Roman"/>
        </w:rPr>
        <w:t>Esto nos habla que en la visión sobre el perfil que se desea tener para con los egresados de esta institución ha preponderado un concepto de formación</w:t>
      </w:r>
      <w:r w:rsidR="004E3527">
        <w:rPr>
          <w:rFonts w:ascii="Times New Roman" w:hAnsi="Times New Roman" w:cs="Times New Roman"/>
        </w:rPr>
        <w:t xml:space="preserve"> que valora los saberes, habilidades y competencias que pueden ser desarrolladas a partir del ejerc</w:t>
      </w:r>
      <w:r w:rsidR="00D07D2E">
        <w:rPr>
          <w:rFonts w:ascii="Times New Roman" w:hAnsi="Times New Roman" w:cs="Times New Roman"/>
        </w:rPr>
        <w:t>icio de la interdisciplina</w:t>
      </w:r>
      <w:r w:rsidR="004E3527">
        <w:rPr>
          <w:rFonts w:ascii="Times New Roman" w:hAnsi="Times New Roman" w:cs="Times New Roman"/>
        </w:rPr>
        <w:t xml:space="preserve">, así como también, se puede observar una intención por adaptarse de manera pertinente a los medios y maneras en que, desde lo contemporáneo, se labora </w:t>
      </w:r>
      <w:r w:rsidR="00945959">
        <w:rPr>
          <w:rFonts w:ascii="Times New Roman" w:hAnsi="Times New Roman" w:cs="Times New Roman"/>
        </w:rPr>
        <w:t>en el ámbito profesional y que exige no solo una preparación técnica y metodológica para integrarse a equipos de trabajo inter y multidisciplinarios en los entornos de trabajo de hoy en día, sino también, demanda una capacidad de pensamiento abierto, flexible e incluso holístico, pero, sobre todo, una actitud colaborativa, positiva y de participación hacia la solución de necesidades actuales.</w:t>
      </w:r>
    </w:p>
    <w:p w14:paraId="4417B3C8" w14:textId="08BE6419" w:rsidR="00715540" w:rsidRDefault="00B80DF8" w:rsidP="0043580D">
      <w:pPr>
        <w:spacing w:line="360" w:lineRule="auto"/>
        <w:rPr>
          <w:rFonts w:ascii="Times New Roman" w:hAnsi="Times New Roman" w:cs="Times New Roman"/>
        </w:rPr>
      </w:pPr>
      <w:r>
        <w:rPr>
          <w:rFonts w:ascii="Times New Roman" w:hAnsi="Times New Roman" w:cs="Times New Roman"/>
        </w:rPr>
        <w:t xml:space="preserve"> </w:t>
      </w:r>
    </w:p>
    <w:p w14:paraId="126ED95E" w14:textId="67F6DD72" w:rsidR="009D39BC" w:rsidRPr="00F61B32" w:rsidRDefault="00F61B32" w:rsidP="0043580D">
      <w:pPr>
        <w:spacing w:line="360" w:lineRule="auto"/>
        <w:rPr>
          <w:rFonts w:ascii="Times New Roman" w:hAnsi="Times New Roman" w:cs="Times New Roman"/>
          <w:b/>
          <w:lang w:val="es-ES"/>
        </w:rPr>
      </w:pPr>
      <w:r w:rsidRPr="00F61B32">
        <w:rPr>
          <w:rFonts w:ascii="Times New Roman" w:hAnsi="Times New Roman" w:cs="Times New Roman"/>
          <w:b/>
          <w:lang w:val="es-ES"/>
        </w:rPr>
        <w:t>El plan de estudios 2013 de la Facultad del Hábitat y la obligatoriedad de la interdisciplina</w:t>
      </w:r>
      <w:r>
        <w:rPr>
          <w:rFonts w:ascii="Times New Roman" w:hAnsi="Times New Roman" w:cs="Times New Roman"/>
          <w:b/>
          <w:lang w:val="es-ES"/>
        </w:rPr>
        <w:t>.</w:t>
      </w:r>
    </w:p>
    <w:p w14:paraId="4BE81C3B" w14:textId="77777777" w:rsidR="00C655D8" w:rsidRDefault="00715540" w:rsidP="0043580D">
      <w:pPr>
        <w:spacing w:line="360" w:lineRule="auto"/>
        <w:rPr>
          <w:rFonts w:ascii="Times New Roman" w:hAnsi="Times New Roman" w:cs="Times New Roman"/>
        </w:rPr>
      </w:pPr>
      <w:r w:rsidRPr="00715540">
        <w:rPr>
          <w:rFonts w:ascii="Times New Roman" w:hAnsi="Times New Roman" w:cs="Times New Roman"/>
        </w:rPr>
        <w:t>Así pues, las decisiones tomadas para configurar y ofici</w:t>
      </w:r>
      <w:r>
        <w:rPr>
          <w:rFonts w:ascii="Times New Roman" w:hAnsi="Times New Roman" w:cs="Times New Roman"/>
        </w:rPr>
        <w:t>alizar el plan de estudios 2013 (plan</w:t>
      </w:r>
      <w:r w:rsidR="006B5971">
        <w:rPr>
          <w:rFonts w:ascii="Times New Roman" w:hAnsi="Times New Roman" w:cs="Times New Roman"/>
        </w:rPr>
        <w:t xml:space="preserve"> aún</w:t>
      </w:r>
      <w:r>
        <w:rPr>
          <w:rFonts w:ascii="Times New Roman" w:hAnsi="Times New Roman" w:cs="Times New Roman"/>
        </w:rPr>
        <w:t xml:space="preserve"> vigente), </w:t>
      </w:r>
      <w:r w:rsidR="00945959" w:rsidRPr="00715540">
        <w:rPr>
          <w:rFonts w:ascii="Times New Roman" w:hAnsi="Times New Roman" w:cs="Times New Roman"/>
        </w:rPr>
        <w:t>ha</w:t>
      </w:r>
      <w:r>
        <w:rPr>
          <w:rFonts w:ascii="Times New Roman" w:hAnsi="Times New Roman" w:cs="Times New Roman"/>
        </w:rPr>
        <w:t>n</w:t>
      </w:r>
      <w:r w:rsidR="00945959" w:rsidRPr="00715540">
        <w:rPr>
          <w:rFonts w:ascii="Times New Roman" w:hAnsi="Times New Roman" w:cs="Times New Roman"/>
        </w:rPr>
        <w:t xml:space="preserve"> traído consigo reflexiones que se han generado a partir de la puesta en práctica de los ejercicios de diseño interd</w:t>
      </w:r>
      <w:r w:rsidR="00502C49">
        <w:rPr>
          <w:rFonts w:ascii="Times New Roman" w:hAnsi="Times New Roman" w:cs="Times New Roman"/>
        </w:rPr>
        <w:t xml:space="preserve">isciplinar en los últimos años. </w:t>
      </w:r>
      <w:r w:rsidR="00A632E8">
        <w:rPr>
          <w:rFonts w:ascii="Times New Roman" w:hAnsi="Times New Roman" w:cs="Times New Roman"/>
        </w:rPr>
        <w:t xml:space="preserve">Fue en agosto de 2017 cuando se integraron todos los alumnos de la facultad, de las 6 licenciaturas, en condición regular, a llevar por primera vez el </w:t>
      </w:r>
      <w:r w:rsidR="00A632E8" w:rsidRPr="00A632E8">
        <w:rPr>
          <w:rFonts w:ascii="Times New Roman" w:hAnsi="Times New Roman" w:cs="Times New Roman"/>
          <w:i/>
        </w:rPr>
        <w:t>Taller de Síntesis Interdisciplinario</w:t>
      </w:r>
      <w:r w:rsidR="00A632E8">
        <w:rPr>
          <w:rFonts w:ascii="Times New Roman" w:hAnsi="Times New Roman" w:cs="Times New Roman"/>
        </w:rPr>
        <w:t xml:space="preserve"> del nuevo plan de estudios, y desde entonces, las temáticas y las experiencias desde el aprendizaje han si</w:t>
      </w:r>
      <w:r w:rsidR="009956D1">
        <w:rPr>
          <w:rFonts w:ascii="Times New Roman" w:hAnsi="Times New Roman" w:cs="Times New Roman"/>
        </w:rPr>
        <w:t>do variadas.</w:t>
      </w:r>
      <w:r w:rsidR="00EF151B">
        <w:rPr>
          <w:rFonts w:ascii="Times New Roman" w:hAnsi="Times New Roman" w:cs="Times New Roman"/>
        </w:rPr>
        <w:t xml:space="preserve"> </w:t>
      </w:r>
    </w:p>
    <w:p w14:paraId="0831E239" w14:textId="77777777" w:rsidR="00C655D8" w:rsidRDefault="00F94D97" w:rsidP="0043580D">
      <w:pPr>
        <w:spacing w:line="360" w:lineRule="auto"/>
        <w:rPr>
          <w:rFonts w:ascii="Times New Roman" w:hAnsi="Times New Roman" w:cs="Times New Roman"/>
        </w:rPr>
      </w:pPr>
      <w:r>
        <w:rPr>
          <w:rFonts w:ascii="Times New Roman" w:hAnsi="Times New Roman" w:cs="Times New Roman"/>
        </w:rPr>
        <w:t xml:space="preserve">Una de las reflexiones que </w:t>
      </w:r>
      <w:r w:rsidR="009956D1">
        <w:rPr>
          <w:rFonts w:ascii="Times New Roman" w:hAnsi="Times New Roman" w:cs="Times New Roman"/>
        </w:rPr>
        <w:t>ha resultado recurrente, sobre todo en los primeros semestres de la implementación general de la asignatura, tanto por parte de los alumnos como de los propios asesores, radica en lo referente al carácter de obligatoriedad de la misma. No es de extrañarse que los docentes mismos sean quienes hayan resultado sorprendidos por el cambio curricular en todo sentido.</w:t>
      </w:r>
    </w:p>
    <w:p w14:paraId="5E6BF88C" w14:textId="77777777" w:rsidR="00C655D8" w:rsidRDefault="00C655D8" w:rsidP="0043580D">
      <w:pPr>
        <w:spacing w:line="360" w:lineRule="auto"/>
        <w:rPr>
          <w:rFonts w:ascii="Times New Roman" w:hAnsi="Times New Roman" w:cs="Times New Roman"/>
        </w:rPr>
      </w:pPr>
    </w:p>
    <w:p w14:paraId="3D393C79" w14:textId="33FBD01F" w:rsidR="00502C49" w:rsidRDefault="009956D1" w:rsidP="0043580D">
      <w:pPr>
        <w:spacing w:line="360" w:lineRule="auto"/>
        <w:rPr>
          <w:rFonts w:ascii="Times New Roman" w:hAnsi="Times New Roman" w:cs="Times New Roman"/>
        </w:rPr>
      </w:pPr>
      <w:r>
        <w:rPr>
          <w:rFonts w:ascii="Times New Roman" w:hAnsi="Times New Roman" w:cs="Times New Roman"/>
        </w:rPr>
        <w:t xml:space="preserve">Primeramente, </w:t>
      </w:r>
      <w:r w:rsidR="00F94D97">
        <w:rPr>
          <w:rFonts w:ascii="Times New Roman" w:hAnsi="Times New Roman" w:cs="Times New Roman"/>
        </w:rPr>
        <w:t>fue</w:t>
      </w:r>
      <w:r>
        <w:rPr>
          <w:rFonts w:ascii="Times New Roman" w:hAnsi="Times New Roman" w:cs="Times New Roman"/>
        </w:rPr>
        <w:t xml:space="preserve"> llamativo para ellos el hecho de reducir de 11 a 10 semestres de duración en todas las carreras, siendo que durante décadas se habían mantenido con un semestre introductorio y común para todos los programas (tradiciona</w:t>
      </w:r>
      <w:r w:rsidR="00EF151B">
        <w:rPr>
          <w:rFonts w:ascii="Times New Roman" w:hAnsi="Times New Roman" w:cs="Times New Roman"/>
        </w:rPr>
        <w:t xml:space="preserve">lmente denominado Curso Básico), un semestre exclusivo para desarrollar el servicio social </w:t>
      </w:r>
      <w:r>
        <w:rPr>
          <w:rFonts w:ascii="Times New Roman" w:hAnsi="Times New Roman" w:cs="Times New Roman"/>
        </w:rPr>
        <w:t xml:space="preserve">y </w:t>
      </w:r>
      <w:r w:rsidR="00EF151B">
        <w:rPr>
          <w:rFonts w:ascii="Times New Roman" w:hAnsi="Times New Roman" w:cs="Times New Roman"/>
        </w:rPr>
        <w:t>nueve</w:t>
      </w:r>
      <w:r>
        <w:rPr>
          <w:rFonts w:ascii="Times New Roman" w:hAnsi="Times New Roman" w:cs="Times New Roman"/>
        </w:rPr>
        <w:t xml:space="preserve"> semestres propios de la carrera</w:t>
      </w:r>
      <w:r w:rsidR="00EF151B">
        <w:rPr>
          <w:rFonts w:ascii="Times New Roman" w:hAnsi="Times New Roman" w:cs="Times New Roman"/>
        </w:rPr>
        <w:t>, en cada uno de ellos con su propio Taller de Síntesis, sumando en total los 11 semestres.</w:t>
      </w:r>
      <w:r w:rsidR="00C655D8">
        <w:rPr>
          <w:rFonts w:ascii="Times New Roman" w:hAnsi="Times New Roman" w:cs="Times New Roman"/>
        </w:rPr>
        <w:t xml:space="preserve"> </w:t>
      </w:r>
      <w:r w:rsidR="00F94D97">
        <w:rPr>
          <w:rFonts w:ascii="Times New Roman" w:hAnsi="Times New Roman" w:cs="Times New Roman"/>
        </w:rPr>
        <w:t>A</w:t>
      </w:r>
      <w:r w:rsidR="00C26291">
        <w:rPr>
          <w:rFonts w:ascii="Times New Roman" w:hAnsi="Times New Roman" w:cs="Times New Roman"/>
        </w:rPr>
        <w:t xml:space="preserve"> la sorpresa de la reducción semestral, se sumaba aquella que representaba para aquellos docentes el hecho de ser llamados a impartir un taller de proyectos interdisciplinario en equipos de aproximadamente 6 asesores, donde cabe señalar que muchas veces, no todos eran miembros conocidos </w:t>
      </w:r>
      <w:r w:rsidR="0022672E">
        <w:rPr>
          <w:rFonts w:ascii="Times New Roman" w:hAnsi="Times New Roman" w:cs="Times New Roman"/>
        </w:rPr>
        <w:t xml:space="preserve">entre sí </w:t>
      </w:r>
      <w:r w:rsidR="00C26291">
        <w:rPr>
          <w:rFonts w:ascii="Times New Roman" w:hAnsi="Times New Roman" w:cs="Times New Roman"/>
        </w:rPr>
        <w:t xml:space="preserve">o que hubiesen convivido en algún otro </w:t>
      </w:r>
      <w:r w:rsidR="00F94D97">
        <w:rPr>
          <w:rFonts w:ascii="Times New Roman" w:hAnsi="Times New Roman" w:cs="Times New Roman"/>
        </w:rPr>
        <w:t xml:space="preserve">espacio académico o incluso, que hubiesen tenido socialización alguna </w:t>
      </w:r>
      <w:r w:rsidR="00C26291">
        <w:rPr>
          <w:rFonts w:ascii="Times New Roman" w:hAnsi="Times New Roman" w:cs="Times New Roman"/>
        </w:rPr>
        <w:t>dentro de la Facultad.</w:t>
      </w:r>
      <w:r w:rsidR="00B9551A">
        <w:rPr>
          <w:rFonts w:ascii="Times New Roman" w:hAnsi="Times New Roman" w:cs="Times New Roman"/>
        </w:rPr>
        <w:t xml:space="preserve"> </w:t>
      </w:r>
    </w:p>
    <w:p w14:paraId="247709E1" w14:textId="77777777" w:rsidR="00C26291" w:rsidRDefault="00C26291" w:rsidP="0043580D">
      <w:pPr>
        <w:spacing w:line="360" w:lineRule="auto"/>
        <w:rPr>
          <w:rFonts w:ascii="Times New Roman" w:hAnsi="Times New Roman" w:cs="Times New Roman"/>
        </w:rPr>
      </w:pPr>
    </w:p>
    <w:p w14:paraId="05C2B17E" w14:textId="424EDED9" w:rsidR="00C26291" w:rsidRDefault="00C26291" w:rsidP="0043580D">
      <w:pPr>
        <w:spacing w:line="360" w:lineRule="auto"/>
        <w:rPr>
          <w:rFonts w:ascii="Times New Roman" w:hAnsi="Times New Roman" w:cs="Times New Roman"/>
        </w:rPr>
      </w:pPr>
      <w:r>
        <w:rPr>
          <w:rFonts w:ascii="Times New Roman" w:hAnsi="Times New Roman" w:cs="Times New Roman"/>
        </w:rPr>
        <w:lastRenderedPageBreak/>
        <w:t>Ello derivó a que quedara evidenciado que, en términos del desarrollo mismo del propio Taller, no se tenían contemplados muchos aspectos de logística y operatividad en el planteamiento curricular del año 2013 que, necesariamente fueron resueltos durante los años que la primera generación tar</w:t>
      </w:r>
      <w:r w:rsidR="00F877B6">
        <w:rPr>
          <w:rFonts w:ascii="Times New Roman" w:hAnsi="Times New Roman" w:cs="Times New Roman"/>
        </w:rPr>
        <w:t xml:space="preserve">dó en poder </w:t>
      </w:r>
      <w:r w:rsidR="00C47F3F">
        <w:rPr>
          <w:rFonts w:ascii="Times New Roman" w:hAnsi="Times New Roman" w:cs="Times New Roman"/>
        </w:rPr>
        <w:t xml:space="preserve">llegar a </w:t>
      </w:r>
      <w:r w:rsidR="00F877B6">
        <w:rPr>
          <w:rFonts w:ascii="Times New Roman" w:hAnsi="Times New Roman" w:cs="Times New Roman"/>
        </w:rPr>
        <w:t xml:space="preserve">cursar la asignatura. De esto se obtiene la reflexión respecto a </w:t>
      </w:r>
      <w:r w:rsidR="00E53616">
        <w:rPr>
          <w:rFonts w:ascii="Times New Roman" w:hAnsi="Times New Roman" w:cs="Times New Roman"/>
        </w:rPr>
        <w:t>la necesaria</w:t>
      </w:r>
      <w:r w:rsidR="00F877B6">
        <w:rPr>
          <w:rFonts w:ascii="Times New Roman" w:hAnsi="Times New Roman" w:cs="Times New Roman"/>
        </w:rPr>
        <w:t xml:space="preserve"> compresión por parte de los docentes de los elementos esenciales para poder impartir competente</w:t>
      </w:r>
      <w:r w:rsidR="00E53616">
        <w:rPr>
          <w:rFonts w:ascii="Times New Roman" w:hAnsi="Times New Roman" w:cs="Times New Roman"/>
        </w:rPr>
        <w:t xml:space="preserve">mente este tipo de cursos y de </w:t>
      </w:r>
      <w:r w:rsidR="00F877B6">
        <w:rPr>
          <w:rFonts w:ascii="Times New Roman" w:hAnsi="Times New Roman" w:cs="Times New Roman"/>
        </w:rPr>
        <w:t xml:space="preserve">las particularidades didácticas y pedagógicas que demanda </w:t>
      </w:r>
      <w:r w:rsidR="0022672E">
        <w:rPr>
          <w:rFonts w:ascii="Times New Roman" w:hAnsi="Times New Roman" w:cs="Times New Roman"/>
        </w:rPr>
        <w:t>este tipo de trabajo.</w:t>
      </w:r>
    </w:p>
    <w:p w14:paraId="63670BD2" w14:textId="77777777" w:rsidR="00F877B6" w:rsidRDefault="00F877B6" w:rsidP="0043580D">
      <w:pPr>
        <w:spacing w:line="360" w:lineRule="auto"/>
        <w:rPr>
          <w:rFonts w:ascii="Times New Roman" w:hAnsi="Times New Roman" w:cs="Times New Roman"/>
        </w:rPr>
      </w:pPr>
    </w:p>
    <w:p w14:paraId="0E417D74" w14:textId="77777777" w:rsidR="00F64E9E" w:rsidRDefault="00F877B6" w:rsidP="0043580D">
      <w:pPr>
        <w:spacing w:line="360" w:lineRule="auto"/>
        <w:rPr>
          <w:rFonts w:ascii="Times New Roman" w:hAnsi="Times New Roman" w:cs="Times New Roman"/>
        </w:rPr>
      </w:pPr>
      <w:r>
        <w:rPr>
          <w:rFonts w:ascii="Times New Roman" w:hAnsi="Times New Roman" w:cs="Times New Roman"/>
        </w:rPr>
        <w:t xml:space="preserve">La incorporación de un curso de inmersión al propio Taller ha sido una de las prerrogativas que han debido definirse como consecuencia de las experiencias previas, cuando la asignatura no tenía el carácter </w:t>
      </w:r>
      <w:r w:rsidR="00DA7857">
        <w:rPr>
          <w:rFonts w:ascii="Times New Roman" w:hAnsi="Times New Roman" w:cs="Times New Roman"/>
        </w:rPr>
        <w:t xml:space="preserve">obligatorio, </w:t>
      </w:r>
      <w:r>
        <w:rPr>
          <w:rFonts w:ascii="Times New Roman" w:hAnsi="Times New Roman" w:cs="Times New Roman"/>
        </w:rPr>
        <w:t>y que, los propios docentes h</w:t>
      </w:r>
      <w:r w:rsidR="00D42D86">
        <w:rPr>
          <w:rFonts w:ascii="Times New Roman" w:hAnsi="Times New Roman" w:cs="Times New Roman"/>
        </w:rPr>
        <w:t xml:space="preserve">an requerido asumir </w:t>
      </w:r>
      <w:r w:rsidR="00DA7857">
        <w:rPr>
          <w:rFonts w:ascii="Times New Roman" w:hAnsi="Times New Roman" w:cs="Times New Roman"/>
        </w:rPr>
        <w:t>como algo necesario para iniciar su participación en el Taller</w:t>
      </w:r>
      <w:r w:rsidR="00D42D86">
        <w:rPr>
          <w:rFonts w:ascii="Times New Roman" w:hAnsi="Times New Roman" w:cs="Times New Roman"/>
        </w:rPr>
        <w:t>.</w:t>
      </w:r>
      <w:r w:rsidR="00DA7857">
        <w:rPr>
          <w:rFonts w:ascii="Times New Roman" w:hAnsi="Times New Roman" w:cs="Times New Roman"/>
        </w:rPr>
        <w:t xml:space="preserve"> </w:t>
      </w:r>
    </w:p>
    <w:p w14:paraId="64AE5604" w14:textId="0176866A" w:rsidR="00F877B6" w:rsidRDefault="00DA7857" w:rsidP="0043580D">
      <w:pPr>
        <w:spacing w:line="360" w:lineRule="auto"/>
        <w:rPr>
          <w:rFonts w:ascii="Times New Roman" w:hAnsi="Times New Roman" w:cs="Times New Roman"/>
        </w:rPr>
      </w:pPr>
      <w:r>
        <w:rPr>
          <w:rFonts w:ascii="Times New Roman" w:hAnsi="Times New Roman" w:cs="Times New Roman"/>
        </w:rPr>
        <w:t>En ese sentido, la Facultad ha implementado en varias ocasiones</w:t>
      </w:r>
      <w:r w:rsidR="00AB510A">
        <w:rPr>
          <w:rFonts w:ascii="Times New Roman" w:hAnsi="Times New Roman" w:cs="Times New Roman"/>
        </w:rPr>
        <w:t>, durante</w:t>
      </w:r>
      <w:r>
        <w:rPr>
          <w:rFonts w:ascii="Times New Roman" w:hAnsi="Times New Roman" w:cs="Times New Roman"/>
        </w:rPr>
        <w:t xml:space="preserve"> el periodo inter</w:t>
      </w:r>
      <w:r w:rsidR="00847B2D">
        <w:rPr>
          <w:rFonts w:ascii="Times New Roman" w:hAnsi="Times New Roman" w:cs="Times New Roman"/>
        </w:rPr>
        <w:t>-semestral,</w:t>
      </w:r>
      <w:r w:rsidR="00AB510A">
        <w:rPr>
          <w:rFonts w:ascii="Times New Roman" w:hAnsi="Times New Roman" w:cs="Times New Roman"/>
        </w:rPr>
        <w:t xml:space="preserve"> esas actividades de formación docente, bajo el concepto de curso-taller, entre los cuales se reconocen los siguientes</w:t>
      </w:r>
      <w:r>
        <w:rPr>
          <w:rFonts w:ascii="Times New Roman" w:hAnsi="Times New Roman" w:cs="Times New Roman"/>
        </w:rPr>
        <w:t xml:space="preserve">: </w:t>
      </w:r>
      <w:r w:rsidR="00AB510A" w:rsidRPr="00556D04">
        <w:rPr>
          <w:rFonts w:ascii="Times New Roman" w:hAnsi="Times New Roman" w:cs="Times New Roman"/>
          <w:i/>
        </w:rPr>
        <w:t>Vinculación, teoría y práctica en el diseño</w:t>
      </w:r>
      <w:r w:rsidR="00AB510A">
        <w:rPr>
          <w:rFonts w:ascii="Times New Roman" w:hAnsi="Times New Roman" w:cs="Times New Roman"/>
        </w:rPr>
        <w:t xml:space="preserve"> (en junio de 2017) y </w:t>
      </w:r>
      <w:r w:rsidR="00F877B6" w:rsidRPr="00556D04">
        <w:rPr>
          <w:rFonts w:ascii="Times New Roman" w:hAnsi="Times New Roman" w:cs="Times New Roman"/>
          <w:i/>
        </w:rPr>
        <w:t xml:space="preserve">Fundamentos didácticos para dirigir proyectos </w:t>
      </w:r>
      <w:r w:rsidR="00AB510A" w:rsidRPr="00556D04">
        <w:rPr>
          <w:rFonts w:ascii="Times New Roman" w:hAnsi="Times New Roman" w:cs="Times New Roman"/>
          <w:i/>
        </w:rPr>
        <w:t>de transformación del hábitat</w:t>
      </w:r>
      <w:r w:rsidR="00CB50DE">
        <w:rPr>
          <w:rFonts w:ascii="Times New Roman" w:hAnsi="Times New Roman" w:cs="Times New Roman"/>
        </w:rPr>
        <w:t xml:space="preserve"> (en 2019), según lo señala la Dra. Molina Ayala, Coordinadora del Taller desde el año 2016 y</w:t>
      </w:r>
      <w:r w:rsidR="00216377">
        <w:rPr>
          <w:rFonts w:ascii="Times New Roman" w:hAnsi="Times New Roman" w:cs="Times New Roman"/>
        </w:rPr>
        <w:t xml:space="preserve"> quien reconoce la complejidad de la planeación, organización y logística</w:t>
      </w:r>
      <w:r w:rsidR="00DA3F25">
        <w:rPr>
          <w:rFonts w:ascii="Times New Roman" w:hAnsi="Times New Roman" w:cs="Times New Roman"/>
        </w:rPr>
        <w:t xml:space="preserve"> necesarias para la implementación de la asignatura al momento de ser solicitada por aproximadamente </w:t>
      </w:r>
      <w:r w:rsidR="00D12D6D">
        <w:rPr>
          <w:rFonts w:ascii="Times New Roman" w:hAnsi="Times New Roman" w:cs="Times New Roman"/>
        </w:rPr>
        <w:t>250</w:t>
      </w:r>
      <w:r w:rsidR="00DA3F25" w:rsidRPr="00D12D6D">
        <w:rPr>
          <w:rFonts w:ascii="Times New Roman" w:hAnsi="Times New Roman" w:cs="Times New Roman"/>
        </w:rPr>
        <w:t xml:space="preserve"> a</w:t>
      </w:r>
      <w:r w:rsidR="00DA3F25">
        <w:rPr>
          <w:rFonts w:ascii="Times New Roman" w:hAnsi="Times New Roman" w:cs="Times New Roman"/>
        </w:rPr>
        <w:t>lumnos</w:t>
      </w:r>
      <w:r w:rsidR="00847B2D">
        <w:rPr>
          <w:rFonts w:ascii="Times New Roman" w:hAnsi="Times New Roman" w:cs="Times New Roman"/>
        </w:rPr>
        <w:t xml:space="preserve"> al mismo tiempo</w:t>
      </w:r>
      <w:r w:rsidR="00DA3F25">
        <w:rPr>
          <w:rFonts w:ascii="Times New Roman" w:hAnsi="Times New Roman" w:cs="Times New Roman"/>
        </w:rPr>
        <w:t>, cuando estos llevan un estatu</w:t>
      </w:r>
      <w:r w:rsidR="00B82973">
        <w:rPr>
          <w:rFonts w:ascii="Times New Roman" w:hAnsi="Times New Roman" w:cs="Times New Roman"/>
        </w:rPr>
        <w:t>s de regularidad en su carrera (Molina, 2020).</w:t>
      </w:r>
    </w:p>
    <w:p w14:paraId="283CC344" w14:textId="77777777" w:rsidR="000E1D27" w:rsidRDefault="000E1D27" w:rsidP="0043580D">
      <w:pPr>
        <w:spacing w:line="360" w:lineRule="auto"/>
        <w:rPr>
          <w:rFonts w:ascii="Times New Roman" w:hAnsi="Times New Roman" w:cs="Times New Roman"/>
        </w:rPr>
      </w:pPr>
    </w:p>
    <w:p w14:paraId="3B0F379F" w14:textId="77777777" w:rsidR="00F64E9E" w:rsidRDefault="00BC606B" w:rsidP="0043580D">
      <w:pPr>
        <w:spacing w:line="360" w:lineRule="auto"/>
        <w:rPr>
          <w:rFonts w:ascii="Times New Roman" w:hAnsi="Times New Roman" w:cs="Times New Roman"/>
        </w:rPr>
      </w:pPr>
      <w:r>
        <w:rPr>
          <w:rFonts w:ascii="Times New Roman" w:hAnsi="Times New Roman" w:cs="Times New Roman"/>
        </w:rPr>
        <w:t>En ese sentido, la evaluación de los logros, aciertos y desaciertos, trae consigo esta reflexión que no es ajena a todas aquellas instituciones o entidades académicas que se aventuran a incursionar en estas prácticas, en favor de ir incorporando ejercicios, experiencias y espacios que permitan ir creciendo en la comprensión y el mejoramiento de las mismas</w:t>
      </w:r>
      <w:r w:rsidR="00F01ACD">
        <w:rPr>
          <w:rFonts w:ascii="Times New Roman" w:hAnsi="Times New Roman" w:cs="Times New Roman"/>
        </w:rPr>
        <w:t xml:space="preserve">; de ello se deduce, que este tipo de experiencias demanden un esfuerzo adicional </w:t>
      </w:r>
      <w:r w:rsidR="00A157E8" w:rsidRPr="00F01ACD">
        <w:rPr>
          <w:rFonts w:ascii="Times New Roman" w:hAnsi="Times New Roman" w:cs="Times New Roman"/>
        </w:rPr>
        <w:t>por parte de los docente</w:t>
      </w:r>
      <w:r w:rsidR="00F01ACD">
        <w:rPr>
          <w:rFonts w:ascii="Times New Roman" w:hAnsi="Times New Roman" w:cs="Times New Roman"/>
        </w:rPr>
        <w:t>s y estudiantes que participan en ellas</w:t>
      </w:r>
      <w:r w:rsidR="00A157E8" w:rsidRPr="00F01ACD">
        <w:rPr>
          <w:rFonts w:ascii="Times New Roman" w:hAnsi="Times New Roman" w:cs="Times New Roman"/>
        </w:rPr>
        <w:t>, debido a la necesidad de resolver problemas en un espacio</w:t>
      </w:r>
      <w:r w:rsidR="00C14D72">
        <w:rPr>
          <w:rFonts w:ascii="Times New Roman" w:hAnsi="Times New Roman" w:cs="Times New Roman"/>
        </w:rPr>
        <w:t xml:space="preserve"> académico</w:t>
      </w:r>
      <w:r w:rsidR="00A157E8" w:rsidRPr="00F01ACD">
        <w:rPr>
          <w:rFonts w:ascii="Times New Roman" w:hAnsi="Times New Roman" w:cs="Times New Roman"/>
        </w:rPr>
        <w:t xml:space="preserve"> para el cual</w:t>
      </w:r>
      <w:r w:rsidR="00C14D72">
        <w:rPr>
          <w:rFonts w:ascii="Times New Roman" w:hAnsi="Times New Roman" w:cs="Times New Roman"/>
        </w:rPr>
        <w:t xml:space="preserve"> muchas veces no se </w:t>
      </w:r>
      <w:r w:rsidRPr="00F01ACD">
        <w:rPr>
          <w:rFonts w:ascii="Times New Roman" w:hAnsi="Times New Roman" w:cs="Times New Roman"/>
        </w:rPr>
        <w:t>está</w:t>
      </w:r>
      <w:r w:rsidR="00A157E8" w:rsidRPr="00F01ACD">
        <w:rPr>
          <w:rFonts w:ascii="Times New Roman" w:hAnsi="Times New Roman" w:cs="Times New Roman"/>
        </w:rPr>
        <w:t xml:space="preserve"> prepara</w:t>
      </w:r>
      <w:r w:rsidR="00F01ACD">
        <w:rPr>
          <w:rFonts w:ascii="Times New Roman" w:hAnsi="Times New Roman" w:cs="Times New Roman"/>
        </w:rPr>
        <w:t>do, como es el interdisciplinar, como lo señalan</w:t>
      </w:r>
      <w:r w:rsidR="00C14D72">
        <w:rPr>
          <w:rFonts w:ascii="Times New Roman" w:hAnsi="Times New Roman" w:cs="Times New Roman"/>
        </w:rPr>
        <w:t xml:space="preserve"> </w:t>
      </w:r>
      <w:r w:rsidR="00F01ACD">
        <w:rPr>
          <w:rFonts w:ascii="Times New Roman" w:hAnsi="Times New Roman" w:cs="Times New Roman"/>
        </w:rPr>
        <w:t xml:space="preserve">Culasso y </w:t>
      </w:r>
      <w:r w:rsidR="00107358">
        <w:rPr>
          <w:rFonts w:ascii="Times New Roman" w:hAnsi="Times New Roman" w:cs="Times New Roman"/>
        </w:rPr>
        <w:t xml:space="preserve">Fernández </w:t>
      </w:r>
      <w:r w:rsidR="00F01ACD">
        <w:rPr>
          <w:rFonts w:ascii="Times New Roman" w:hAnsi="Times New Roman" w:cs="Times New Roman"/>
        </w:rPr>
        <w:t>al reflexionar sobre los ejercicios interdisciplinarios en la Universidad de Córdoba, Argentina, donde enfatizan que</w:t>
      </w:r>
      <w:r w:rsidR="00F53802">
        <w:rPr>
          <w:rFonts w:ascii="Times New Roman" w:hAnsi="Times New Roman" w:cs="Times New Roman"/>
        </w:rPr>
        <w:t>, de esta experiencia</w:t>
      </w:r>
      <w:r w:rsidR="00F01ACD">
        <w:rPr>
          <w:rFonts w:ascii="Times New Roman" w:hAnsi="Times New Roman" w:cs="Times New Roman"/>
        </w:rPr>
        <w:t xml:space="preserve">: </w:t>
      </w:r>
    </w:p>
    <w:p w14:paraId="2B31DC8A" w14:textId="51D5A18F" w:rsidR="00A157E8" w:rsidRDefault="00F01ACD" w:rsidP="0043580D">
      <w:pPr>
        <w:spacing w:line="360" w:lineRule="auto"/>
        <w:rPr>
          <w:rFonts w:ascii="Times New Roman" w:hAnsi="Times New Roman" w:cs="Times New Roman"/>
        </w:rPr>
      </w:pPr>
      <w:r>
        <w:rPr>
          <w:rFonts w:ascii="Times New Roman" w:hAnsi="Times New Roman" w:cs="Times New Roman"/>
        </w:rPr>
        <w:t xml:space="preserve">“Surge en consecuencia </w:t>
      </w:r>
      <w:r w:rsidR="00A157E8" w:rsidRPr="00F01ACD">
        <w:rPr>
          <w:rFonts w:ascii="Times New Roman" w:hAnsi="Times New Roman" w:cs="Times New Roman"/>
        </w:rPr>
        <w:t>la exigencia de una mayor conceptualización y fundamentación sobre el tema, y de la formación de los docentes para el trabajo de grupos, de modo que ayude a mitigar las dificultades que pudieran surg</w:t>
      </w:r>
      <w:r w:rsidR="00107358">
        <w:rPr>
          <w:rFonts w:ascii="Times New Roman" w:hAnsi="Times New Roman" w:cs="Times New Roman"/>
        </w:rPr>
        <w:t>ir y a facilitar la integración”  (Culasso</w:t>
      </w:r>
      <w:r w:rsidR="00F53802">
        <w:rPr>
          <w:rFonts w:ascii="Times New Roman" w:hAnsi="Times New Roman" w:cs="Times New Roman"/>
        </w:rPr>
        <w:t xml:space="preserve"> &amp; </w:t>
      </w:r>
      <w:r w:rsidR="00107358">
        <w:rPr>
          <w:rFonts w:ascii="Times New Roman" w:hAnsi="Times New Roman" w:cs="Times New Roman"/>
        </w:rPr>
        <w:t>Fernández</w:t>
      </w:r>
      <w:r w:rsidR="00F53802">
        <w:rPr>
          <w:rFonts w:ascii="Times New Roman" w:hAnsi="Times New Roman" w:cs="Times New Roman"/>
        </w:rPr>
        <w:t>, 2014).</w:t>
      </w:r>
    </w:p>
    <w:p w14:paraId="01B81E2D" w14:textId="77777777" w:rsidR="00F53802" w:rsidRDefault="00F53802" w:rsidP="0043580D">
      <w:pPr>
        <w:spacing w:line="360" w:lineRule="auto"/>
        <w:rPr>
          <w:rFonts w:ascii="Times New Roman" w:hAnsi="Times New Roman" w:cs="Times New Roman"/>
        </w:rPr>
      </w:pPr>
    </w:p>
    <w:p w14:paraId="4B1F2B8C" w14:textId="289CC08B" w:rsidR="00AB510A" w:rsidRDefault="00592BFB" w:rsidP="0043580D">
      <w:pPr>
        <w:spacing w:line="360" w:lineRule="auto"/>
        <w:rPr>
          <w:rFonts w:ascii="Times New Roman" w:hAnsi="Times New Roman" w:cs="Times New Roman"/>
        </w:rPr>
      </w:pPr>
      <w:r>
        <w:rPr>
          <w:rFonts w:ascii="Times New Roman" w:hAnsi="Times New Roman" w:cs="Times New Roman"/>
        </w:rPr>
        <w:t>Esta y otras considera</w:t>
      </w:r>
      <w:r w:rsidR="00BB04DD">
        <w:rPr>
          <w:rFonts w:ascii="Times New Roman" w:hAnsi="Times New Roman" w:cs="Times New Roman"/>
        </w:rPr>
        <w:t>ciones de operatividad e incluso de carácter administrativo resultan necesariamente imprescindibles de pensarse con detenimiento al momento en que las escuelas y facultades de diseño pongan sobre la mesa la posibilidad de integrar en sus programas de estudios alguna asignatura que quede determinada curricularmente co</w:t>
      </w:r>
      <w:r w:rsidR="00A157E8">
        <w:rPr>
          <w:rFonts w:ascii="Times New Roman" w:hAnsi="Times New Roman" w:cs="Times New Roman"/>
        </w:rPr>
        <w:t xml:space="preserve">n el carácter de obligatoriedad. </w:t>
      </w:r>
    </w:p>
    <w:p w14:paraId="198CFF66" w14:textId="77777777" w:rsidR="00BB04DD" w:rsidRDefault="00BB04DD" w:rsidP="0043580D">
      <w:pPr>
        <w:spacing w:line="360" w:lineRule="auto"/>
        <w:rPr>
          <w:rFonts w:ascii="Times New Roman" w:hAnsi="Times New Roman" w:cs="Times New Roman"/>
        </w:rPr>
      </w:pPr>
    </w:p>
    <w:p w14:paraId="0BA3C53E" w14:textId="77777777" w:rsidR="00F64E9E" w:rsidRDefault="00F64E9E" w:rsidP="0043580D">
      <w:pPr>
        <w:spacing w:line="360" w:lineRule="auto"/>
        <w:rPr>
          <w:rFonts w:ascii="Times New Roman" w:hAnsi="Times New Roman" w:cs="Times New Roman"/>
        </w:rPr>
      </w:pPr>
    </w:p>
    <w:p w14:paraId="5F79623B" w14:textId="38238042" w:rsidR="006C37EF" w:rsidRDefault="000038C0" w:rsidP="0043580D">
      <w:pPr>
        <w:spacing w:line="360" w:lineRule="auto"/>
        <w:rPr>
          <w:rFonts w:ascii="Times New Roman" w:hAnsi="Times New Roman" w:cs="Times New Roman"/>
        </w:rPr>
      </w:pPr>
      <w:r>
        <w:rPr>
          <w:rFonts w:ascii="Times New Roman" w:hAnsi="Times New Roman" w:cs="Times New Roman"/>
        </w:rPr>
        <w:t xml:space="preserve">En una revisión sobre </w:t>
      </w:r>
      <w:r w:rsidR="00D12D6D">
        <w:rPr>
          <w:rFonts w:ascii="Times New Roman" w:hAnsi="Times New Roman" w:cs="Times New Roman"/>
        </w:rPr>
        <w:t xml:space="preserve">algunas de </w:t>
      </w:r>
      <w:r>
        <w:rPr>
          <w:rFonts w:ascii="Times New Roman" w:hAnsi="Times New Roman" w:cs="Times New Roman"/>
        </w:rPr>
        <w:t>las instituciones de educación superior dedicadas a la formación en el diseño donde, al igual que la Facultad del Hábitat, han ya considerado en sus planes de estudios un espacio académico (llámese curso, taller o asignatura)</w:t>
      </w:r>
      <w:r w:rsidR="00B9551A">
        <w:rPr>
          <w:rFonts w:ascii="Times New Roman" w:hAnsi="Times New Roman" w:cs="Times New Roman"/>
        </w:rPr>
        <w:t xml:space="preserve"> </w:t>
      </w:r>
      <w:r w:rsidR="00AF7C3F">
        <w:rPr>
          <w:rFonts w:ascii="Times New Roman" w:hAnsi="Times New Roman" w:cs="Times New Roman"/>
        </w:rPr>
        <w:t>en el que</w:t>
      </w:r>
      <w:r w:rsidR="00B9551A">
        <w:rPr>
          <w:rFonts w:ascii="Times New Roman" w:hAnsi="Times New Roman" w:cs="Times New Roman"/>
        </w:rPr>
        <w:t xml:space="preserve"> se puedan</w:t>
      </w:r>
      <w:r w:rsidR="00D12D6D">
        <w:rPr>
          <w:rFonts w:ascii="Times New Roman" w:hAnsi="Times New Roman" w:cs="Times New Roman"/>
        </w:rPr>
        <w:t xml:space="preserve"> desarrollar proyectos en trabajo inter o multidisciplinario, se h</w:t>
      </w:r>
      <w:r w:rsidR="00CC6B0B">
        <w:rPr>
          <w:rFonts w:ascii="Times New Roman" w:hAnsi="Times New Roman" w:cs="Times New Roman"/>
        </w:rPr>
        <w:t>a</w:t>
      </w:r>
      <w:r w:rsidR="00D12D6D">
        <w:rPr>
          <w:rFonts w:ascii="Times New Roman" w:hAnsi="Times New Roman" w:cs="Times New Roman"/>
        </w:rPr>
        <w:t xml:space="preserve"> podido identificar que, si bien son aún escasas en el país, no resultan extrañas ya para los referentes más actuales sobre educación universitaria en diseño y en los ámbitos relativos a la creatividad, la innovación y el desarrollo empresarial.</w:t>
      </w:r>
    </w:p>
    <w:p w14:paraId="24D28A48" w14:textId="77777777" w:rsidR="00F64E9E" w:rsidRDefault="00F64E9E" w:rsidP="00715540">
      <w:pPr>
        <w:spacing w:line="360" w:lineRule="auto"/>
        <w:jc w:val="both"/>
        <w:rPr>
          <w:rFonts w:ascii="Times New Roman" w:hAnsi="Times New Roman" w:cs="Times New Roman"/>
        </w:rPr>
      </w:pPr>
    </w:p>
    <w:p w14:paraId="1F7E749C" w14:textId="0F1FBCF4" w:rsidR="00D42D86" w:rsidRDefault="006C37EF" w:rsidP="00715540">
      <w:pPr>
        <w:spacing w:line="360" w:lineRule="auto"/>
        <w:jc w:val="both"/>
        <w:rPr>
          <w:rFonts w:ascii="Times New Roman" w:hAnsi="Times New Roman" w:cs="Times New Roman"/>
        </w:rPr>
      </w:pPr>
      <w:r w:rsidRPr="006C37EF">
        <w:rPr>
          <w:rFonts w:ascii="Times New Roman" w:hAnsi="Times New Roman" w:cs="Times New Roman"/>
          <w:noProof/>
          <w:lang w:eastAsia="es-MX"/>
        </w:rPr>
        <mc:AlternateContent>
          <mc:Choice Requires="wps">
            <w:drawing>
              <wp:anchor distT="0" distB="0" distL="114300" distR="114300" simplePos="0" relativeHeight="251659264" behindDoc="0" locked="0" layoutInCell="1" allowOverlap="1" wp14:anchorId="1C1AED27" wp14:editId="64EF8AF8">
                <wp:simplePos x="0" y="0"/>
                <wp:positionH relativeFrom="column">
                  <wp:posOffset>25879</wp:posOffset>
                </wp:positionH>
                <wp:positionV relativeFrom="paragraph">
                  <wp:posOffset>155263</wp:posOffset>
                </wp:positionV>
                <wp:extent cx="6642340" cy="3735238"/>
                <wp:effectExtent l="0" t="0" r="25400" b="1778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340" cy="3735238"/>
                        </a:xfrm>
                        <a:prstGeom prst="rect">
                          <a:avLst/>
                        </a:prstGeom>
                        <a:solidFill>
                          <a:srgbClr val="FFFFFF"/>
                        </a:solidFill>
                        <a:ln w="9525">
                          <a:solidFill>
                            <a:srgbClr val="000000"/>
                          </a:solidFill>
                          <a:miter lim="800000"/>
                          <a:headEnd/>
                          <a:tailEnd/>
                        </a:ln>
                      </wps:spPr>
                      <wps:txbx>
                        <w:txbxContent>
                          <w:p w14:paraId="1C2CD43E" w14:textId="7F3285E3" w:rsidR="006C37EF" w:rsidRDefault="00BB5007" w:rsidP="006C37EF">
                            <w:pPr>
                              <w:jc w:val="center"/>
                            </w:pPr>
                            <w:r>
                              <w:rPr>
                                <w:noProof/>
                                <w:lang w:eastAsia="es-MX"/>
                              </w:rPr>
                              <w:drawing>
                                <wp:inline distT="0" distB="0" distL="0" distR="0" wp14:anchorId="02AB6C9B" wp14:editId="447B7F77">
                                  <wp:extent cx="6450330" cy="3681709"/>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0330" cy="368170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1AED27" id="_x0000_t202" coordsize="21600,21600" o:spt="202" path="m,l,21600r21600,l21600,xe">
                <v:stroke joinstyle="miter"/>
                <v:path gradientshapeok="t" o:connecttype="rect"/>
              </v:shapetype>
              <v:shape id="Cuadro de texto 2" o:spid="_x0000_s1026" type="#_x0000_t202" style="position:absolute;left:0;text-align:left;margin-left:2.05pt;margin-top:12.25pt;width:523pt;height:29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">
                <v:textbox>
                  <w:txbxContent>
                    <w:p w14:paraId="1C2CD43E" w14:textId="7F3285E3" w:rsidR="006C37EF" w:rsidRDefault="00BB5007" w:rsidP="006C37EF">
                      <w:pPr>
                        <w:jc w:val="center"/>
                      </w:pPr>
                      <w:r>
                        <w:rPr>
                          <w:noProof/>
                          <w:lang w:eastAsia="es-MX"/>
                        </w:rPr>
                        <w:drawing>
                          <wp:inline distT="0" distB="0" distL="0" distR="0" wp14:anchorId="02AB6C9B" wp14:editId="447B7F77">
                            <wp:extent cx="6450330" cy="3681709"/>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0330" cy="3681709"/>
                                    </a:xfrm>
                                    <a:prstGeom prst="rect">
                                      <a:avLst/>
                                    </a:prstGeom>
                                    <a:noFill/>
                                    <a:ln>
                                      <a:noFill/>
                                    </a:ln>
                                  </pic:spPr>
                                </pic:pic>
                              </a:graphicData>
                            </a:graphic>
                          </wp:inline>
                        </w:drawing>
                      </w:r>
                    </w:p>
                  </w:txbxContent>
                </v:textbox>
              </v:shape>
            </w:pict>
          </mc:Fallback>
        </mc:AlternateContent>
      </w:r>
    </w:p>
    <w:p w14:paraId="72CF0317" w14:textId="77A1A40F" w:rsidR="00716470" w:rsidRDefault="00716470" w:rsidP="00715540">
      <w:pPr>
        <w:spacing w:line="360" w:lineRule="auto"/>
        <w:jc w:val="both"/>
        <w:rPr>
          <w:rFonts w:ascii="Times New Roman" w:hAnsi="Times New Roman" w:cs="Times New Roman"/>
        </w:rPr>
      </w:pPr>
    </w:p>
    <w:p w14:paraId="0AB67747" w14:textId="77777777" w:rsidR="00716470" w:rsidRDefault="00716470" w:rsidP="00715540">
      <w:pPr>
        <w:spacing w:line="360" w:lineRule="auto"/>
        <w:jc w:val="both"/>
        <w:rPr>
          <w:rFonts w:ascii="Times New Roman" w:hAnsi="Times New Roman" w:cs="Times New Roman"/>
        </w:rPr>
      </w:pPr>
    </w:p>
    <w:p w14:paraId="150AA441" w14:textId="77777777" w:rsidR="00716470" w:rsidRDefault="00716470" w:rsidP="00715540">
      <w:pPr>
        <w:spacing w:line="360" w:lineRule="auto"/>
        <w:jc w:val="both"/>
        <w:rPr>
          <w:rFonts w:ascii="Times New Roman" w:hAnsi="Times New Roman" w:cs="Times New Roman"/>
        </w:rPr>
      </w:pPr>
    </w:p>
    <w:p w14:paraId="544C13B3" w14:textId="77777777" w:rsidR="00716470" w:rsidRDefault="00716470" w:rsidP="00715540">
      <w:pPr>
        <w:spacing w:line="360" w:lineRule="auto"/>
        <w:jc w:val="both"/>
        <w:rPr>
          <w:rFonts w:ascii="Times New Roman" w:hAnsi="Times New Roman" w:cs="Times New Roman"/>
        </w:rPr>
      </w:pPr>
    </w:p>
    <w:p w14:paraId="059C9BD0" w14:textId="77777777" w:rsidR="00716470" w:rsidRDefault="00716470" w:rsidP="00715540">
      <w:pPr>
        <w:spacing w:line="360" w:lineRule="auto"/>
        <w:jc w:val="both"/>
        <w:rPr>
          <w:rFonts w:ascii="Times New Roman" w:hAnsi="Times New Roman" w:cs="Times New Roman"/>
        </w:rPr>
      </w:pPr>
    </w:p>
    <w:p w14:paraId="64122F9C" w14:textId="77777777" w:rsidR="00716470" w:rsidRDefault="00716470" w:rsidP="00715540">
      <w:pPr>
        <w:spacing w:line="360" w:lineRule="auto"/>
        <w:jc w:val="both"/>
        <w:rPr>
          <w:rFonts w:ascii="Times New Roman" w:hAnsi="Times New Roman" w:cs="Times New Roman"/>
        </w:rPr>
      </w:pPr>
    </w:p>
    <w:p w14:paraId="28B96497" w14:textId="77777777" w:rsidR="00716470" w:rsidRDefault="00716470" w:rsidP="00715540">
      <w:pPr>
        <w:spacing w:line="360" w:lineRule="auto"/>
        <w:jc w:val="both"/>
        <w:rPr>
          <w:rFonts w:ascii="Times New Roman" w:hAnsi="Times New Roman" w:cs="Times New Roman"/>
        </w:rPr>
      </w:pPr>
    </w:p>
    <w:p w14:paraId="6B54C46D" w14:textId="77777777" w:rsidR="00716470" w:rsidRDefault="00716470" w:rsidP="00715540">
      <w:pPr>
        <w:spacing w:line="360" w:lineRule="auto"/>
        <w:jc w:val="both"/>
        <w:rPr>
          <w:rFonts w:ascii="Times New Roman" w:hAnsi="Times New Roman" w:cs="Times New Roman"/>
        </w:rPr>
      </w:pPr>
    </w:p>
    <w:p w14:paraId="2E00860E" w14:textId="77777777" w:rsidR="00716470" w:rsidRDefault="00716470" w:rsidP="00715540">
      <w:pPr>
        <w:spacing w:line="360" w:lineRule="auto"/>
        <w:jc w:val="both"/>
        <w:rPr>
          <w:rFonts w:ascii="Times New Roman" w:hAnsi="Times New Roman" w:cs="Times New Roman"/>
        </w:rPr>
      </w:pPr>
    </w:p>
    <w:p w14:paraId="652395AF" w14:textId="77777777" w:rsidR="00716470" w:rsidRDefault="00716470" w:rsidP="00715540">
      <w:pPr>
        <w:spacing w:line="360" w:lineRule="auto"/>
        <w:jc w:val="both"/>
        <w:rPr>
          <w:rFonts w:ascii="Times New Roman" w:hAnsi="Times New Roman" w:cs="Times New Roman"/>
        </w:rPr>
      </w:pPr>
    </w:p>
    <w:p w14:paraId="2132492C" w14:textId="77777777" w:rsidR="00716470" w:rsidRDefault="00716470" w:rsidP="00715540">
      <w:pPr>
        <w:spacing w:line="360" w:lineRule="auto"/>
        <w:jc w:val="both"/>
        <w:rPr>
          <w:rFonts w:ascii="Times New Roman" w:hAnsi="Times New Roman" w:cs="Times New Roman"/>
        </w:rPr>
      </w:pPr>
    </w:p>
    <w:p w14:paraId="212DD45C" w14:textId="77777777" w:rsidR="00716470" w:rsidRDefault="00716470" w:rsidP="00715540">
      <w:pPr>
        <w:spacing w:line="360" w:lineRule="auto"/>
        <w:jc w:val="both"/>
        <w:rPr>
          <w:rFonts w:ascii="Times New Roman" w:hAnsi="Times New Roman" w:cs="Times New Roman"/>
        </w:rPr>
      </w:pPr>
    </w:p>
    <w:p w14:paraId="763889D0" w14:textId="77777777" w:rsidR="00716470" w:rsidRDefault="00716470" w:rsidP="00715540">
      <w:pPr>
        <w:spacing w:line="360" w:lineRule="auto"/>
        <w:jc w:val="both"/>
        <w:rPr>
          <w:rFonts w:ascii="Times New Roman" w:hAnsi="Times New Roman" w:cs="Times New Roman"/>
        </w:rPr>
      </w:pPr>
    </w:p>
    <w:p w14:paraId="720BD9D6" w14:textId="77777777" w:rsidR="00716470" w:rsidRDefault="00716470" w:rsidP="00715540">
      <w:pPr>
        <w:spacing w:line="360" w:lineRule="auto"/>
        <w:jc w:val="both"/>
        <w:rPr>
          <w:rFonts w:ascii="Times New Roman" w:hAnsi="Times New Roman" w:cs="Times New Roman"/>
        </w:rPr>
      </w:pPr>
    </w:p>
    <w:p w14:paraId="41467F1D" w14:textId="77777777" w:rsidR="00B92B29" w:rsidRDefault="00B92B29" w:rsidP="00B92B2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5809982A" w14:textId="6577110D" w:rsidR="00716470" w:rsidRPr="00B92B29" w:rsidRDefault="00BB5007" w:rsidP="00B92B2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B92B29">
        <w:rPr>
          <w:rFonts w:ascii="Times New Roman" w:hAnsi="Times New Roman" w:cs="Times New Roman"/>
          <w:i/>
          <w:iCs/>
          <w:color w:val="000000"/>
          <w:sz w:val="18"/>
          <w:szCs w:val="18"/>
          <w:lang w:val="es-ES"/>
        </w:rPr>
        <w:t>TABLA 1.</w:t>
      </w:r>
      <w:r w:rsidR="00E923F8">
        <w:rPr>
          <w:rFonts w:ascii="Times New Roman" w:hAnsi="Times New Roman" w:cs="Times New Roman"/>
          <w:i/>
          <w:iCs/>
          <w:color w:val="000000"/>
          <w:sz w:val="18"/>
          <w:szCs w:val="18"/>
          <w:lang w:val="es-ES"/>
        </w:rPr>
        <w:t xml:space="preserve"> Jiménez, D. (2020). </w:t>
      </w:r>
      <w:r w:rsidR="00B92B29" w:rsidRPr="00B92B29">
        <w:rPr>
          <w:rFonts w:ascii="Times New Roman" w:hAnsi="Times New Roman" w:cs="Times New Roman"/>
          <w:i/>
          <w:iCs/>
          <w:color w:val="000000"/>
          <w:sz w:val="18"/>
          <w:szCs w:val="18"/>
          <w:lang w:val="es-ES"/>
        </w:rPr>
        <w:t>Programas de diseño en el ámbito nacional con cursos interdisciplinarios.</w:t>
      </w:r>
    </w:p>
    <w:p w14:paraId="031F7B26" w14:textId="77777777" w:rsidR="00716470" w:rsidRPr="00B92B29" w:rsidRDefault="00716470" w:rsidP="00715540">
      <w:pPr>
        <w:spacing w:line="360" w:lineRule="auto"/>
        <w:jc w:val="both"/>
        <w:rPr>
          <w:rFonts w:ascii="Times New Roman" w:hAnsi="Times New Roman" w:cs="Times New Roman"/>
          <w:lang w:val="es-ES"/>
        </w:rPr>
      </w:pPr>
    </w:p>
    <w:p w14:paraId="06CD38EF" w14:textId="77777777" w:rsidR="00CA5268" w:rsidRDefault="00CA5268" w:rsidP="00715540">
      <w:pPr>
        <w:spacing w:line="360" w:lineRule="auto"/>
        <w:jc w:val="both"/>
        <w:rPr>
          <w:rFonts w:ascii="Times New Roman" w:hAnsi="Times New Roman" w:cs="Times New Roman"/>
        </w:rPr>
      </w:pPr>
    </w:p>
    <w:p w14:paraId="01699D3A" w14:textId="2E587FB0" w:rsidR="00810D33" w:rsidRDefault="00810D33" w:rsidP="0043580D">
      <w:pPr>
        <w:spacing w:line="360" w:lineRule="auto"/>
        <w:rPr>
          <w:rFonts w:ascii="Times New Roman" w:hAnsi="Times New Roman" w:cs="Times New Roman"/>
        </w:rPr>
      </w:pPr>
      <w:r>
        <w:rPr>
          <w:rFonts w:ascii="Times New Roman" w:hAnsi="Times New Roman" w:cs="Times New Roman"/>
        </w:rPr>
        <w:t>Las universidades y facultades detectadas en dicha revisión son las siguientes:</w:t>
      </w:r>
      <w:r w:rsidR="00581649">
        <w:rPr>
          <w:rFonts w:ascii="Times New Roman" w:hAnsi="Times New Roman" w:cs="Times New Roman"/>
        </w:rPr>
        <w:t xml:space="preserve"> Facultad de Arquitectura de la </w:t>
      </w:r>
      <w:r>
        <w:rPr>
          <w:rFonts w:ascii="Times New Roman" w:hAnsi="Times New Roman" w:cs="Times New Roman"/>
        </w:rPr>
        <w:t>Universidad Michoacana de San Nicolás de Hidalgo</w:t>
      </w:r>
      <w:r w:rsidR="00581649">
        <w:rPr>
          <w:rFonts w:ascii="Times New Roman" w:hAnsi="Times New Roman" w:cs="Times New Roman"/>
        </w:rPr>
        <w:t>; Facultad de Artes y Diseño de la Universidad Nacional Autónoma de México; Centro Roberto Garza Sada de Arte Arquitectura y</w:t>
      </w:r>
      <w:r w:rsidR="00581649" w:rsidRPr="00581649">
        <w:rPr>
          <w:rFonts w:ascii="Times New Roman" w:hAnsi="Times New Roman" w:cs="Times New Roman"/>
        </w:rPr>
        <w:t xml:space="preserve"> Diseño</w:t>
      </w:r>
      <w:r w:rsidR="00581649">
        <w:rPr>
          <w:rFonts w:ascii="Times New Roman" w:hAnsi="Times New Roman" w:cs="Times New Roman"/>
        </w:rPr>
        <w:t xml:space="preserve"> de la Universidad</w:t>
      </w:r>
      <w:r w:rsidR="00FE7866">
        <w:rPr>
          <w:rFonts w:ascii="Times New Roman" w:hAnsi="Times New Roman" w:cs="Times New Roman"/>
        </w:rPr>
        <w:t xml:space="preserve"> de Monterrey </w:t>
      </w:r>
      <w:r w:rsidR="004D20CE">
        <w:rPr>
          <w:rFonts w:ascii="Times New Roman" w:hAnsi="Times New Roman" w:cs="Times New Roman"/>
        </w:rPr>
        <w:t>(véase:</w:t>
      </w:r>
      <w:r w:rsidR="004D20CE" w:rsidRPr="004D20CE">
        <w:rPr>
          <w:rFonts w:ascii="Times New Roman" w:hAnsi="Times New Roman" w:cs="Times New Roman"/>
          <w:i/>
        </w:rPr>
        <w:t xml:space="preserve"> Tabla 1</w:t>
      </w:r>
      <w:r w:rsidR="004D20CE">
        <w:rPr>
          <w:rFonts w:ascii="Times New Roman" w:hAnsi="Times New Roman" w:cs="Times New Roman"/>
        </w:rPr>
        <w:t xml:space="preserve">) </w:t>
      </w:r>
      <w:r w:rsidR="00FE7866">
        <w:rPr>
          <w:rFonts w:ascii="Times New Roman" w:hAnsi="Times New Roman" w:cs="Times New Roman"/>
        </w:rPr>
        <w:t>y en el ámbito internacional, la Facultad</w:t>
      </w:r>
      <w:r w:rsidR="00FE7866" w:rsidRPr="00FE7866">
        <w:rPr>
          <w:rFonts w:ascii="Times New Roman" w:hAnsi="Times New Roman" w:cs="Times New Roman"/>
        </w:rPr>
        <w:t xml:space="preserve"> de Diseño de la Universidad del Desarrollo</w:t>
      </w:r>
      <w:r w:rsidR="00B9551A">
        <w:rPr>
          <w:rFonts w:ascii="Times New Roman" w:hAnsi="Times New Roman" w:cs="Times New Roman"/>
        </w:rPr>
        <w:t xml:space="preserve">, en Chile y la </w:t>
      </w:r>
      <w:r w:rsidR="00B9551A" w:rsidRPr="00F112D8">
        <w:rPr>
          <w:rFonts w:ascii="Times New Roman" w:hAnsi="Times New Roman" w:cs="Times New Roman"/>
        </w:rPr>
        <w:t xml:space="preserve">Escuela de Arte y Superior de </w:t>
      </w:r>
      <w:r w:rsidR="00F112D8" w:rsidRPr="00F112D8">
        <w:rPr>
          <w:rFonts w:ascii="Times New Roman" w:hAnsi="Times New Roman" w:cs="Times New Roman"/>
        </w:rPr>
        <w:t xml:space="preserve">Diseño de </w:t>
      </w:r>
      <w:r w:rsidR="00B9551A" w:rsidRPr="00F112D8">
        <w:rPr>
          <w:rFonts w:ascii="Times New Roman" w:hAnsi="Times New Roman" w:cs="Times New Roman"/>
        </w:rPr>
        <w:t>Soria, España</w:t>
      </w:r>
      <w:r w:rsidR="00F54784">
        <w:rPr>
          <w:rFonts w:ascii="Times New Roman" w:hAnsi="Times New Roman" w:cs="Times New Roman"/>
        </w:rPr>
        <w:t xml:space="preserve"> (véase: </w:t>
      </w:r>
      <w:r w:rsidR="00F54784" w:rsidRPr="00F54784">
        <w:rPr>
          <w:rFonts w:ascii="Times New Roman" w:hAnsi="Times New Roman" w:cs="Times New Roman"/>
          <w:i/>
        </w:rPr>
        <w:t>Tabla 2</w:t>
      </w:r>
      <w:r w:rsidR="00F54784">
        <w:rPr>
          <w:rFonts w:ascii="Times New Roman" w:hAnsi="Times New Roman" w:cs="Times New Roman"/>
        </w:rPr>
        <w:t>).</w:t>
      </w:r>
    </w:p>
    <w:p w14:paraId="0A0DEDFD" w14:textId="77777777" w:rsidR="00CA5268" w:rsidRDefault="00CA5268" w:rsidP="00715540">
      <w:pPr>
        <w:spacing w:line="360" w:lineRule="auto"/>
        <w:jc w:val="both"/>
        <w:rPr>
          <w:rFonts w:ascii="Times New Roman" w:hAnsi="Times New Roman" w:cs="Times New Roman"/>
        </w:rPr>
      </w:pPr>
    </w:p>
    <w:p w14:paraId="3C0FACD2" w14:textId="77777777" w:rsidR="00F64E9E" w:rsidRDefault="00F64E9E" w:rsidP="00715540">
      <w:pPr>
        <w:spacing w:line="360" w:lineRule="auto"/>
        <w:jc w:val="both"/>
        <w:rPr>
          <w:rFonts w:ascii="Times New Roman" w:hAnsi="Times New Roman" w:cs="Times New Roman"/>
        </w:rPr>
      </w:pPr>
    </w:p>
    <w:p w14:paraId="4065C4C3" w14:textId="77777777" w:rsidR="00F64E9E" w:rsidRDefault="00F64E9E" w:rsidP="00715540">
      <w:pPr>
        <w:spacing w:line="360" w:lineRule="auto"/>
        <w:jc w:val="both"/>
        <w:rPr>
          <w:rFonts w:ascii="Times New Roman" w:hAnsi="Times New Roman" w:cs="Times New Roman"/>
        </w:rPr>
      </w:pPr>
    </w:p>
    <w:p w14:paraId="1B3A49D4" w14:textId="77777777" w:rsidR="00F64E9E" w:rsidRDefault="00F64E9E" w:rsidP="00715540">
      <w:pPr>
        <w:spacing w:line="360" w:lineRule="auto"/>
        <w:jc w:val="both"/>
        <w:rPr>
          <w:rFonts w:ascii="Times New Roman" w:hAnsi="Times New Roman" w:cs="Times New Roman"/>
        </w:rPr>
      </w:pPr>
    </w:p>
    <w:p w14:paraId="262F0D74" w14:textId="77777777" w:rsidR="00F64E9E" w:rsidRDefault="00F64E9E" w:rsidP="00715540">
      <w:pPr>
        <w:spacing w:line="360" w:lineRule="auto"/>
        <w:jc w:val="both"/>
        <w:rPr>
          <w:rFonts w:ascii="Times New Roman" w:hAnsi="Times New Roman" w:cs="Times New Roman"/>
        </w:rPr>
      </w:pPr>
    </w:p>
    <w:p w14:paraId="1A4D5F41" w14:textId="0061F183" w:rsidR="00010A9F" w:rsidRDefault="00B92B29" w:rsidP="00715540">
      <w:pPr>
        <w:spacing w:line="360" w:lineRule="auto"/>
        <w:jc w:val="both"/>
        <w:rPr>
          <w:rFonts w:ascii="Times New Roman" w:hAnsi="Times New Roman" w:cs="Times New Roman"/>
        </w:rPr>
      </w:pPr>
      <w:r w:rsidRPr="006C37EF">
        <w:rPr>
          <w:rFonts w:ascii="Times New Roman" w:hAnsi="Times New Roman" w:cs="Times New Roman"/>
          <w:noProof/>
          <w:lang w:eastAsia="es-MX"/>
        </w:rPr>
        <w:lastRenderedPageBreak/>
        <mc:AlternateContent>
          <mc:Choice Requires="wps">
            <w:drawing>
              <wp:anchor distT="0" distB="0" distL="114300" distR="114300" simplePos="0" relativeHeight="251661312" behindDoc="0" locked="0" layoutInCell="1" allowOverlap="1" wp14:anchorId="25E4AAC8" wp14:editId="515A5667">
                <wp:simplePos x="0" y="0"/>
                <wp:positionH relativeFrom="column">
                  <wp:posOffset>17253</wp:posOffset>
                </wp:positionH>
                <wp:positionV relativeFrom="paragraph">
                  <wp:posOffset>161098</wp:posOffset>
                </wp:positionV>
                <wp:extent cx="6642340" cy="3597215"/>
                <wp:effectExtent l="0" t="0" r="25400" b="2286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340" cy="3597215"/>
                        </a:xfrm>
                        <a:prstGeom prst="rect">
                          <a:avLst/>
                        </a:prstGeom>
                        <a:solidFill>
                          <a:schemeClr val="bg1"/>
                        </a:solidFill>
                        <a:ln w="9525">
                          <a:solidFill>
                            <a:srgbClr val="000000"/>
                          </a:solidFill>
                          <a:miter lim="800000"/>
                          <a:headEnd/>
                          <a:tailEnd/>
                        </a:ln>
                      </wps:spPr>
                      <wps:txbx>
                        <w:txbxContent>
                          <w:p w14:paraId="112B4CB6" w14:textId="3F273EE8" w:rsidR="00B92B29" w:rsidRPr="006341D0" w:rsidRDefault="00240998" w:rsidP="00B92B29">
                            <w:pPr>
                              <w:jc w:val="center"/>
                              <w:rPr>
                                <w:rFonts w:ascii="Arial" w:hAnsi="Arial" w:cs="Arial"/>
                              </w:rPr>
                            </w:pPr>
                            <w:r>
                              <w:rPr>
                                <w:rFonts w:ascii="Arial" w:hAnsi="Arial" w:cs="Arial"/>
                                <w:noProof/>
                                <w:lang w:eastAsia="es-MX"/>
                              </w:rPr>
                              <w:drawing>
                                <wp:inline distT="0" distB="0" distL="0" distR="0" wp14:anchorId="12B4193C" wp14:editId="6E14676E">
                                  <wp:extent cx="6450330" cy="3463933"/>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0330" cy="346393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4AAC8" id="_x0000_s1027" type="#_x0000_t202" style="position:absolute;left:0;text-align:left;margin-left:1.35pt;margin-top:12.7pt;width:523pt;height:28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" fillcolor="white [3212]">
                <v:textbox>
                  <w:txbxContent>
                    <w:p w14:paraId="112B4CB6" w14:textId="3F273EE8" w:rsidR="00B92B29" w:rsidRPr="006341D0" w:rsidRDefault="00240998" w:rsidP="00B92B29">
                      <w:pPr>
                        <w:jc w:val="center"/>
                        <w:rPr>
                          <w:rFonts w:ascii="Arial" w:hAnsi="Arial" w:cs="Arial"/>
                        </w:rPr>
                      </w:pPr>
                      <w:r>
                        <w:rPr>
                          <w:rFonts w:ascii="Arial" w:hAnsi="Arial" w:cs="Arial"/>
                          <w:noProof/>
                          <w:lang w:eastAsia="es-MX"/>
                        </w:rPr>
                        <w:drawing>
                          <wp:inline distT="0" distB="0" distL="0" distR="0" wp14:anchorId="12B4193C" wp14:editId="6E14676E">
                            <wp:extent cx="6450330" cy="3463933"/>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0330" cy="3463933"/>
                                    </a:xfrm>
                                    <a:prstGeom prst="rect">
                                      <a:avLst/>
                                    </a:prstGeom>
                                    <a:noFill/>
                                    <a:ln>
                                      <a:noFill/>
                                    </a:ln>
                                  </pic:spPr>
                                </pic:pic>
                              </a:graphicData>
                            </a:graphic>
                          </wp:inline>
                        </w:drawing>
                      </w:r>
                    </w:p>
                  </w:txbxContent>
                </v:textbox>
              </v:shape>
            </w:pict>
          </mc:Fallback>
        </mc:AlternateContent>
      </w:r>
    </w:p>
    <w:p w14:paraId="254BF6B7" w14:textId="77777777" w:rsidR="00010A9F" w:rsidRDefault="00010A9F" w:rsidP="00715540">
      <w:pPr>
        <w:spacing w:line="360" w:lineRule="auto"/>
        <w:jc w:val="both"/>
        <w:rPr>
          <w:rFonts w:ascii="Times New Roman" w:hAnsi="Times New Roman" w:cs="Times New Roman"/>
        </w:rPr>
      </w:pPr>
    </w:p>
    <w:p w14:paraId="6E448380" w14:textId="77777777" w:rsidR="00010A9F" w:rsidRDefault="00010A9F" w:rsidP="00715540">
      <w:pPr>
        <w:spacing w:line="360" w:lineRule="auto"/>
        <w:jc w:val="both"/>
        <w:rPr>
          <w:rFonts w:ascii="Times New Roman" w:hAnsi="Times New Roman" w:cs="Times New Roman"/>
        </w:rPr>
      </w:pPr>
    </w:p>
    <w:p w14:paraId="1F037ED2" w14:textId="77777777" w:rsidR="00696E02" w:rsidRDefault="00696E02" w:rsidP="00715540">
      <w:pPr>
        <w:spacing w:line="360" w:lineRule="auto"/>
        <w:jc w:val="both"/>
        <w:rPr>
          <w:rFonts w:ascii="Times New Roman" w:hAnsi="Times New Roman" w:cs="Times New Roman"/>
        </w:rPr>
      </w:pPr>
    </w:p>
    <w:p w14:paraId="6424EFF7" w14:textId="77777777" w:rsidR="00696E02" w:rsidRDefault="00696E02" w:rsidP="00715540">
      <w:pPr>
        <w:spacing w:line="360" w:lineRule="auto"/>
        <w:jc w:val="both"/>
        <w:rPr>
          <w:rFonts w:ascii="Times New Roman" w:hAnsi="Times New Roman" w:cs="Times New Roman"/>
        </w:rPr>
      </w:pPr>
    </w:p>
    <w:p w14:paraId="7816C0FA" w14:textId="77777777" w:rsidR="00696E02" w:rsidRDefault="00696E02" w:rsidP="00715540">
      <w:pPr>
        <w:spacing w:line="360" w:lineRule="auto"/>
        <w:jc w:val="both"/>
        <w:rPr>
          <w:rFonts w:ascii="Times New Roman" w:hAnsi="Times New Roman" w:cs="Times New Roman"/>
        </w:rPr>
      </w:pPr>
    </w:p>
    <w:p w14:paraId="1BF62664" w14:textId="77777777" w:rsidR="00696E02" w:rsidRDefault="00696E02" w:rsidP="00715540">
      <w:pPr>
        <w:spacing w:line="360" w:lineRule="auto"/>
        <w:jc w:val="both"/>
        <w:rPr>
          <w:rFonts w:ascii="Times New Roman" w:hAnsi="Times New Roman" w:cs="Times New Roman"/>
        </w:rPr>
      </w:pPr>
    </w:p>
    <w:p w14:paraId="4D2B8FA3" w14:textId="77777777" w:rsidR="00696E02" w:rsidRDefault="00696E02" w:rsidP="00715540">
      <w:pPr>
        <w:spacing w:line="360" w:lineRule="auto"/>
        <w:jc w:val="both"/>
        <w:rPr>
          <w:rFonts w:ascii="Times New Roman" w:hAnsi="Times New Roman" w:cs="Times New Roman"/>
        </w:rPr>
      </w:pPr>
    </w:p>
    <w:p w14:paraId="1B323ABB" w14:textId="77777777" w:rsidR="00696E02" w:rsidRDefault="00696E02" w:rsidP="00715540">
      <w:pPr>
        <w:spacing w:line="360" w:lineRule="auto"/>
        <w:jc w:val="both"/>
        <w:rPr>
          <w:rFonts w:ascii="Times New Roman" w:hAnsi="Times New Roman" w:cs="Times New Roman"/>
        </w:rPr>
      </w:pPr>
    </w:p>
    <w:p w14:paraId="7103DB97" w14:textId="77777777" w:rsidR="00696E02" w:rsidRDefault="00696E02" w:rsidP="00715540">
      <w:pPr>
        <w:spacing w:line="360" w:lineRule="auto"/>
        <w:jc w:val="both"/>
        <w:rPr>
          <w:rFonts w:ascii="Times New Roman" w:hAnsi="Times New Roman" w:cs="Times New Roman"/>
        </w:rPr>
      </w:pPr>
    </w:p>
    <w:p w14:paraId="3C0C30E2" w14:textId="77777777" w:rsidR="00696E02" w:rsidRDefault="00696E02" w:rsidP="00715540">
      <w:pPr>
        <w:spacing w:line="360" w:lineRule="auto"/>
        <w:jc w:val="both"/>
        <w:rPr>
          <w:rFonts w:ascii="Times New Roman" w:hAnsi="Times New Roman" w:cs="Times New Roman"/>
        </w:rPr>
      </w:pPr>
    </w:p>
    <w:p w14:paraId="3ABC1FD9" w14:textId="77777777" w:rsidR="00696E02" w:rsidRDefault="00696E02" w:rsidP="00715540">
      <w:pPr>
        <w:spacing w:line="360" w:lineRule="auto"/>
        <w:jc w:val="both"/>
        <w:rPr>
          <w:rFonts w:ascii="Times New Roman" w:hAnsi="Times New Roman" w:cs="Times New Roman"/>
        </w:rPr>
      </w:pPr>
    </w:p>
    <w:p w14:paraId="5E1EA830" w14:textId="77777777" w:rsidR="00696E02" w:rsidRDefault="00696E02" w:rsidP="00715540">
      <w:pPr>
        <w:spacing w:line="360" w:lineRule="auto"/>
        <w:jc w:val="both"/>
        <w:rPr>
          <w:rFonts w:ascii="Times New Roman" w:hAnsi="Times New Roman" w:cs="Times New Roman"/>
        </w:rPr>
      </w:pPr>
    </w:p>
    <w:p w14:paraId="592729E7" w14:textId="77777777" w:rsidR="00696E02" w:rsidRDefault="00696E02" w:rsidP="00715540">
      <w:pPr>
        <w:spacing w:line="360" w:lineRule="auto"/>
        <w:jc w:val="both"/>
        <w:rPr>
          <w:rFonts w:ascii="Times New Roman" w:hAnsi="Times New Roman" w:cs="Times New Roman"/>
        </w:rPr>
      </w:pPr>
    </w:p>
    <w:p w14:paraId="4E7F7568" w14:textId="77777777" w:rsidR="00696E02" w:rsidRDefault="00696E02" w:rsidP="00715540">
      <w:pPr>
        <w:spacing w:line="360" w:lineRule="auto"/>
        <w:jc w:val="both"/>
        <w:rPr>
          <w:rFonts w:ascii="Times New Roman" w:hAnsi="Times New Roman" w:cs="Times New Roman"/>
        </w:rPr>
      </w:pPr>
    </w:p>
    <w:p w14:paraId="3B4C0A44" w14:textId="5851EBDB" w:rsidR="00E923F8" w:rsidRPr="00B92B29" w:rsidRDefault="00E923F8" w:rsidP="00E923F8">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B92B29">
        <w:rPr>
          <w:rFonts w:ascii="Times New Roman" w:hAnsi="Times New Roman" w:cs="Times New Roman"/>
          <w:i/>
          <w:iCs/>
          <w:color w:val="000000"/>
          <w:sz w:val="18"/>
          <w:szCs w:val="18"/>
          <w:lang w:val="es-ES"/>
        </w:rPr>
        <w:t xml:space="preserve">TABLA </w:t>
      </w:r>
      <w:r>
        <w:rPr>
          <w:rFonts w:ascii="Times New Roman" w:hAnsi="Times New Roman" w:cs="Times New Roman"/>
          <w:i/>
          <w:iCs/>
          <w:color w:val="000000"/>
          <w:sz w:val="18"/>
          <w:szCs w:val="18"/>
          <w:lang w:val="es-ES"/>
        </w:rPr>
        <w:t>2</w:t>
      </w:r>
      <w:r w:rsidRPr="00B92B29">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Jiménez, D. (2020). </w:t>
      </w:r>
      <w:r w:rsidRPr="00B92B29">
        <w:rPr>
          <w:rFonts w:ascii="Times New Roman" w:hAnsi="Times New Roman" w:cs="Times New Roman"/>
          <w:i/>
          <w:iCs/>
          <w:color w:val="000000"/>
          <w:sz w:val="18"/>
          <w:szCs w:val="18"/>
          <w:lang w:val="es-ES"/>
        </w:rPr>
        <w:t>Programas de diseño en el ámbito</w:t>
      </w:r>
      <w:r>
        <w:rPr>
          <w:rFonts w:ascii="Times New Roman" w:hAnsi="Times New Roman" w:cs="Times New Roman"/>
          <w:i/>
          <w:iCs/>
          <w:color w:val="000000"/>
          <w:sz w:val="18"/>
          <w:szCs w:val="18"/>
          <w:lang w:val="es-ES"/>
        </w:rPr>
        <w:t xml:space="preserve"> inte</w:t>
      </w:r>
      <w:r w:rsidRPr="00B92B29">
        <w:rPr>
          <w:rFonts w:ascii="Times New Roman" w:hAnsi="Times New Roman" w:cs="Times New Roman"/>
          <w:i/>
          <w:iCs/>
          <w:color w:val="000000"/>
          <w:sz w:val="18"/>
          <w:szCs w:val="18"/>
          <w:lang w:val="es-ES"/>
        </w:rPr>
        <w:t>rnacional con cursos interdisciplinarios.</w:t>
      </w:r>
    </w:p>
    <w:p w14:paraId="508AF806" w14:textId="77777777" w:rsidR="00010A9F" w:rsidRDefault="00010A9F" w:rsidP="00715540">
      <w:pPr>
        <w:spacing w:line="360" w:lineRule="auto"/>
        <w:jc w:val="both"/>
        <w:rPr>
          <w:rFonts w:ascii="Times New Roman" w:hAnsi="Times New Roman" w:cs="Times New Roman"/>
        </w:rPr>
      </w:pPr>
    </w:p>
    <w:p w14:paraId="6848D740" w14:textId="48FAA2C6" w:rsidR="00B82973" w:rsidRDefault="00FE7866" w:rsidP="0043580D">
      <w:pPr>
        <w:spacing w:line="360" w:lineRule="auto"/>
        <w:rPr>
          <w:rFonts w:ascii="Times New Roman" w:hAnsi="Times New Roman" w:cs="Times New Roman"/>
        </w:rPr>
      </w:pPr>
      <w:r>
        <w:rPr>
          <w:rFonts w:ascii="Times New Roman" w:hAnsi="Times New Roman" w:cs="Times New Roman"/>
        </w:rPr>
        <w:t>Todas ellas contemplan entre el 7º y el 9º semestre d</w:t>
      </w:r>
      <w:r w:rsidR="00310337">
        <w:rPr>
          <w:rFonts w:ascii="Times New Roman" w:hAnsi="Times New Roman" w:cs="Times New Roman"/>
        </w:rPr>
        <w:t>e su currícula la incorporación</w:t>
      </w:r>
      <w:r>
        <w:rPr>
          <w:rFonts w:ascii="Times New Roman" w:hAnsi="Times New Roman" w:cs="Times New Roman"/>
        </w:rPr>
        <w:t xml:space="preserve"> de una asignatura relativa</w:t>
      </w:r>
      <w:r w:rsidR="00310337">
        <w:rPr>
          <w:rFonts w:ascii="Times New Roman" w:hAnsi="Times New Roman" w:cs="Times New Roman"/>
        </w:rPr>
        <w:t xml:space="preserve"> al trabajo i</w:t>
      </w:r>
      <w:r w:rsidR="00CC6B0B">
        <w:rPr>
          <w:rFonts w:ascii="Times New Roman" w:hAnsi="Times New Roman" w:cs="Times New Roman"/>
        </w:rPr>
        <w:t>nterdisciplinario en el diseño, y además, para el caso de las instituciones</w:t>
      </w:r>
      <w:r w:rsidR="00615894">
        <w:rPr>
          <w:rFonts w:ascii="Times New Roman" w:hAnsi="Times New Roman" w:cs="Times New Roman"/>
        </w:rPr>
        <w:t xml:space="preserve"> nacionales, se les designa como </w:t>
      </w:r>
      <w:r w:rsidR="00CC6B0B">
        <w:rPr>
          <w:rFonts w:ascii="Times New Roman" w:hAnsi="Times New Roman" w:cs="Times New Roman"/>
        </w:rPr>
        <w:t>“</w:t>
      </w:r>
      <w:r w:rsidR="00615894">
        <w:rPr>
          <w:rFonts w:ascii="Times New Roman" w:hAnsi="Times New Roman" w:cs="Times New Roman"/>
        </w:rPr>
        <w:t>obligatoria”</w:t>
      </w:r>
      <w:r w:rsidR="00CC6B0B">
        <w:rPr>
          <w:rFonts w:ascii="Times New Roman" w:hAnsi="Times New Roman" w:cs="Times New Roman"/>
        </w:rPr>
        <w:t xml:space="preserve">” para acreditar en su totalidad los requisitos de egreso de los diversos programas de estudio. </w:t>
      </w:r>
      <w:r w:rsidR="00FD4DFA" w:rsidRPr="00FD4DFA">
        <w:rPr>
          <w:rFonts w:ascii="Times New Roman" w:hAnsi="Times New Roman" w:cs="Times New Roman"/>
        </w:rPr>
        <w:t>Si</w:t>
      </w:r>
      <w:r w:rsidR="007400D6">
        <w:rPr>
          <w:rFonts w:ascii="Times New Roman" w:hAnsi="Times New Roman" w:cs="Times New Roman"/>
        </w:rPr>
        <w:t xml:space="preserve"> bien es cierto</w:t>
      </w:r>
      <w:r w:rsidR="00FD4DFA" w:rsidRPr="00FD4DFA">
        <w:rPr>
          <w:rFonts w:ascii="Times New Roman" w:hAnsi="Times New Roman" w:cs="Times New Roman"/>
        </w:rPr>
        <w:t xml:space="preserve"> que no están en duda las aportaciones positivas en términos de aprendizaje que se derivan de la enseñanza desde la interdisciplina, sí es posible cuestionarnos</w:t>
      </w:r>
      <w:r w:rsidR="00CC6B0B">
        <w:rPr>
          <w:rFonts w:ascii="Times New Roman" w:hAnsi="Times New Roman" w:cs="Times New Roman"/>
        </w:rPr>
        <w:t xml:space="preserve"> qué tan necesario es asignar dicho</w:t>
      </w:r>
      <w:r w:rsidR="00FD4DFA" w:rsidRPr="00FD4DFA">
        <w:rPr>
          <w:rFonts w:ascii="Times New Roman" w:hAnsi="Times New Roman" w:cs="Times New Roman"/>
        </w:rPr>
        <w:t xml:space="preserve"> carácter </w:t>
      </w:r>
      <w:r w:rsidR="00CC6B0B">
        <w:rPr>
          <w:rFonts w:ascii="Times New Roman" w:hAnsi="Times New Roman" w:cs="Times New Roman"/>
        </w:rPr>
        <w:t xml:space="preserve">de obligatoriedad o bien, </w:t>
      </w:r>
      <w:r w:rsidR="00FD4DFA" w:rsidRPr="00FD4DFA">
        <w:rPr>
          <w:rFonts w:ascii="Times New Roman" w:hAnsi="Times New Roman" w:cs="Times New Roman"/>
        </w:rPr>
        <w:t>de rigurosa inclusión en la trayectoria educativa de un programa univers</w:t>
      </w:r>
      <w:r w:rsidR="00615894">
        <w:rPr>
          <w:rFonts w:ascii="Times New Roman" w:hAnsi="Times New Roman" w:cs="Times New Roman"/>
        </w:rPr>
        <w:t xml:space="preserve">itario que se considere actual </w:t>
      </w:r>
      <w:r w:rsidR="00FD4DFA" w:rsidRPr="00FD4DFA">
        <w:rPr>
          <w:rFonts w:ascii="Times New Roman" w:hAnsi="Times New Roman" w:cs="Times New Roman"/>
        </w:rPr>
        <w:t xml:space="preserve">pero sobre todo, acorde al perfil de un diseñador del siglo XXI. </w:t>
      </w:r>
    </w:p>
    <w:p w14:paraId="410FC018" w14:textId="77777777" w:rsidR="007400D6" w:rsidRDefault="007400D6" w:rsidP="0043580D">
      <w:pPr>
        <w:spacing w:line="360" w:lineRule="auto"/>
        <w:rPr>
          <w:rFonts w:ascii="Times New Roman" w:hAnsi="Times New Roman" w:cs="Times New Roman"/>
        </w:rPr>
      </w:pPr>
    </w:p>
    <w:p w14:paraId="7B61683C" w14:textId="0D9B5A72" w:rsidR="00CC6B0B" w:rsidRDefault="007400D6" w:rsidP="0043580D">
      <w:pPr>
        <w:spacing w:line="360" w:lineRule="auto"/>
        <w:rPr>
          <w:rFonts w:ascii="Times New Roman" w:hAnsi="Times New Roman" w:cs="Times New Roman"/>
        </w:rPr>
      </w:pPr>
      <w:r>
        <w:rPr>
          <w:rFonts w:ascii="Times New Roman" w:hAnsi="Times New Roman" w:cs="Times New Roman"/>
        </w:rPr>
        <w:t xml:space="preserve">La respuesta a este cuestionamiento podría estar incluida en el contexto de revaloración y replanteamiento de la visión del diseñador contemporáneo que nuestras universidades han estado o están intentando definir en pro de </w:t>
      </w:r>
      <w:r w:rsidR="00A157E8">
        <w:rPr>
          <w:rFonts w:ascii="Times New Roman" w:hAnsi="Times New Roman" w:cs="Times New Roman"/>
        </w:rPr>
        <w:t>una verdadera pertinencia al ámbito laboral y profesional actual. Y en ese sentido, por lo menos en lo que respecta a la Universidad Autónoma de San Luis Potosí, concretamente, para la Facul</w:t>
      </w:r>
      <w:r w:rsidR="00A544E2">
        <w:rPr>
          <w:rFonts w:ascii="Times New Roman" w:hAnsi="Times New Roman" w:cs="Times New Roman"/>
        </w:rPr>
        <w:t>tad del Hábitat de la misma, se entiende ya a la formación interdisciplinaria, y de manera irrevocable, como una parte inherente del diseñador o incluso, del profesionista involucrado con las disciplinas relativas a las ciencias del hábitat (que para efectos de la institución en cuestión, abarca incluso a aquellos dedicados a la edificación de obras y a la conservación de los bienes materiales considerados como patrimonio cultural).</w:t>
      </w:r>
    </w:p>
    <w:p w14:paraId="263D02A6" w14:textId="77777777" w:rsidR="00A544E2" w:rsidRDefault="00A544E2" w:rsidP="00FD4DFA">
      <w:pPr>
        <w:spacing w:line="360" w:lineRule="auto"/>
        <w:jc w:val="both"/>
        <w:rPr>
          <w:rFonts w:ascii="Times New Roman" w:hAnsi="Times New Roman" w:cs="Times New Roman"/>
        </w:rPr>
      </w:pPr>
    </w:p>
    <w:p w14:paraId="1BE98D79" w14:textId="7CD05EBA" w:rsidR="00A544E2" w:rsidRDefault="00F56879" w:rsidP="0043580D">
      <w:pPr>
        <w:spacing w:line="360" w:lineRule="auto"/>
        <w:rPr>
          <w:rFonts w:ascii="Times New Roman" w:hAnsi="Times New Roman" w:cs="Times New Roman"/>
        </w:rPr>
      </w:pPr>
      <w:r>
        <w:rPr>
          <w:rFonts w:ascii="Times New Roman" w:hAnsi="Times New Roman" w:cs="Times New Roman"/>
        </w:rPr>
        <w:t>Valga la pena decir que la autodefinición de esta condici</w:t>
      </w:r>
      <w:r w:rsidR="006235AC">
        <w:rPr>
          <w:rFonts w:ascii="Times New Roman" w:hAnsi="Times New Roman" w:cs="Times New Roman"/>
        </w:rPr>
        <w:t xml:space="preserve">ón para la Facultad del Hábitat, no ha sido del todo sencilla, aún y cuando pareciera ser ya una constante cotidiana en las múltiples generaciones  que han transitado por ella; es pues, </w:t>
      </w:r>
      <w:r>
        <w:rPr>
          <w:rFonts w:ascii="Times New Roman" w:hAnsi="Times New Roman" w:cs="Times New Roman"/>
        </w:rPr>
        <w:t xml:space="preserve">producto de un largo caminar en esta materia, ya que, como se ha señalado </w:t>
      </w:r>
      <w:r>
        <w:rPr>
          <w:rFonts w:ascii="Times New Roman" w:hAnsi="Times New Roman" w:cs="Times New Roman"/>
        </w:rPr>
        <w:lastRenderedPageBreak/>
        <w:t xml:space="preserve">anteriormente, la institución ha surgido, crecido y evolucionado a partir de tener desde sus cimientos epistemológicos y académicos </w:t>
      </w:r>
      <w:r w:rsidR="00544E67">
        <w:rPr>
          <w:rFonts w:ascii="Times New Roman" w:hAnsi="Times New Roman" w:cs="Times New Roman"/>
        </w:rPr>
        <w:t>el</w:t>
      </w:r>
      <w:r>
        <w:rPr>
          <w:rFonts w:ascii="Times New Roman" w:hAnsi="Times New Roman" w:cs="Times New Roman"/>
        </w:rPr>
        <w:t xml:space="preserve"> concepto de interdisciplinariedad y con ello, se ha llegado</w:t>
      </w:r>
      <w:r w:rsidR="00544E67">
        <w:rPr>
          <w:rFonts w:ascii="Times New Roman" w:hAnsi="Times New Roman" w:cs="Times New Roman"/>
        </w:rPr>
        <w:t xml:space="preserve"> en últimos años</w:t>
      </w:r>
      <w:r>
        <w:rPr>
          <w:rFonts w:ascii="Times New Roman" w:hAnsi="Times New Roman" w:cs="Times New Roman"/>
        </w:rPr>
        <w:t xml:space="preserve"> a una determinada madurez en este </w:t>
      </w:r>
      <w:r w:rsidR="002F52B6">
        <w:rPr>
          <w:rFonts w:ascii="Times New Roman" w:hAnsi="Times New Roman" w:cs="Times New Roman"/>
        </w:rPr>
        <w:t xml:space="preserve">ámbito, por lo menos en lo que ha implicado para sus autoridades y su comunidad académica, </w:t>
      </w:r>
      <w:r w:rsidR="006235AC">
        <w:rPr>
          <w:rFonts w:ascii="Times New Roman" w:hAnsi="Times New Roman" w:cs="Times New Roman"/>
        </w:rPr>
        <w:t>al</w:t>
      </w:r>
      <w:r w:rsidR="002F52B6">
        <w:rPr>
          <w:rFonts w:ascii="Times New Roman" w:hAnsi="Times New Roman" w:cs="Times New Roman"/>
        </w:rPr>
        <w:t xml:space="preserve"> momento de analizar, discutir, valorar y precisar las decisiones</w:t>
      </w:r>
      <w:r w:rsidR="006235AC">
        <w:rPr>
          <w:rFonts w:ascii="Times New Roman" w:hAnsi="Times New Roman" w:cs="Times New Roman"/>
        </w:rPr>
        <w:t xml:space="preserve"> que han conformado el planteamiento curricular que hoy en día se aplica en todas sus carreras. </w:t>
      </w:r>
    </w:p>
    <w:p w14:paraId="19B52CF4" w14:textId="77777777" w:rsidR="00C1615C" w:rsidRDefault="00C1615C" w:rsidP="00FD4DFA">
      <w:pPr>
        <w:spacing w:line="360" w:lineRule="auto"/>
        <w:jc w:val="both"/>
        <w:rPr>
          <w:rFonts w:ascii="Times New Roman" w:hAnsi="Times New Roman" w:cs="Times New Roman"/>
        </w:rPr>
      </w:pPr>
    </w:p>
    <w:p w14:paraId="568A3D31" w14:textId="606B85C5" w:rsidR="00C1615C" w:rsidRDefault="00D74F8F" w:rsidP="00FD4DFA">
      <w:pPr>
        <w:spacing w:line="360" w:lineRule="auto"/>
        <w:jc w:val="both"/>
        <w:rPr>
          <w:rFonts w:ascii="Times New Roman" w:hAnsi="Times New Roman" w:cs="Times New Roman"/>
        </w:rPr>
      </w:pPr>
      <w:r w:rsidRPr="00C1615C">
        <w:rPr>
          <w:rFonts w:ascii="Times New Roman" w:hAnsi="Times New Roman" w:cs="Times New Roman"/>
          <w:noProof/>
          <w:lang w:eastAsia="es-MX"/>
        </w:rPr>
        <mc:AlternateContent>
          <mc:Choice Requires="wps">
            <w:drawing>
              <wp:anchor distT="0" distB="0" distL="114300" distR="114300" simplePos="0" relativeHeight="251663360" behindDoc="0" locked="0" layoutInCell="1" allowOverlap="1" wp14:anchorId="62997C1A" wp14:editId="64BD4C78">
                <wp:simplePos x="0" y="0"/>
                <wp:positionH relativeFrom="column">
                  <wp:align>center</wp:align>
                </wp:positionH>
                <wp:positionV relativeFrom="paragraph">
                  <wp:posOffset>0</wp:posOffset>
                </wp:positionV>
                <wp:extent cx="5008112" cy="2852383"/>
                <wp:effectExtent l="0" t="0" r="21590" b="2476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2852383"/>
                        </a:xfrm>
                        <a:prstGeom prst="rect">
                          <a:avLst/>
                        </a:prstGeom>
                        <a:solidFill>
                          <a:srgbClr val="FFFFFF"/>
                        </a:solidFill>
                        <a:ln w="9525">
                          <a:solidFill>
                            <a:srgbClr val="000000"/>
                          </a:solidFill>
                          <a:miter lim="800000"/>
                          <a:headEnd/>
                          <a:tailEnd/>
                        </a:ln>
                      </wps:spPr>
                      <wps:txbx>
                        <w:txbxContent>
                          <w:p w14:paraId="540B6A81" w14:textId="297C3AEB" w:rsidR="00C1615C" w:rsidRDefault="00D74F8F" w:rsidP="00C1615C">
                            <w:pPr>
                              <w:jc w:val="center"/>
                            </w:pPr>
                            <w:r>
                              <w:rPr>
                                <w:noProof/>
                                <w:lang w:eastAsia="es-MX"/>
                              </w:rPr>
                              <w:drawing>
                                <wp:inline distT="0" distB="0" distL="0" distR="0" wp14:anchorId="24D1122B" wp14:editId="5D593E70">
                                  <wp:extent cx="4815840" cy="2705739"/>
                                  <wp:effectExtent l="0" t="0" r="3810" b="0"/>
                                  <wp:docPr id="8" name="Imagen 8" descr="C:\Users\Daniel\Documents\MIS CHAMBAS\UASLP\PTC 2020-2024\INVESTIGACIÓN\AGO-DIC 2020\II SEMINARIO VIRTUAL SIVD\fotos\Imagen 1. Presentación ante aseso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cuments\MIS CHAMBAS\UASLP\PTC 2020-2024\INVESTIGACIÓN\AGO-DIC 2020\II SEMINARIO VIRTUAL SIVD\fotos\Imagen 1. Presentación ante asesores.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5840" cy="27057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97C1A" id="_x0000_s1028" type="#_x0000_t202" style="position:absolute;left:0;text-align:left;margin-left:0;margin-top:0;width:394.35pt;height:224.6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">
                <v:textbox>
                  <w:txbxContent>
                    <w:p w14:paraId="540B6A81" w14:textId="297C3AEB" w:rsidR="00C1615C" w:rsidRDefault="00D74F8F" w:rsidP="00C1615C">
                      <w:pPr>
                        <w:jc w:val="center"/>
                      </w:pPr>
                      <w:r>
                        <w:rPr>
                          <w:noProof/>
                          <w:lang w:eastAsia="es-MX"/>
                        </w:rPr>
                        <w:drawing>
                          <wp:inline distT="0" distB="0" distL="0" distR="0" wp14:anchorId="24D1122B" wp14:editId="5D593E70">
                            <wp:extent cx="4815840" cy="2705739"/>
                            <wp:effectExtent l="0" t="0" r="3810" b="0"/>
                            <wp:docPr id="8" name="Imagen 8" descr="C:\Users\Daniel\Documents\MIS CHAMBAS\UASLP\PTC 2020-2024\INVESTIGACIÓN\AGO-DIC 2020\II SEMINARIO VIRTUAL SIVD\fotos\Imagen 1. Presentación ante aseso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cuments\MIS CHAMBAS\UASLP\PTC 2020-2024\INVESTIGACIÓN\AGO-DIC 2020\II SEMINARIO VIRTUAL SIVD\fotos\Imagen 1. Presentación ante asesores.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5840" cy="2705739"/>
                                    </a:xfrm>
                                    <a:prstGeom prst="rect">
                                      <a:avLst/>
                                    </a:prstGeom>
                                    <a:noFill/>
                                    <a:ln>
                                      <a:noFill/>
                                    </a:ln>
                                  </pic:spPr>
                                </pic:pic>
                              </a:graphicData>
                            </a:graphic>
                          </wp:inline>
                        </w:drawing>
                      </w:r>
                    </w:p>
                  </w:txbxContent>
                </v:textbox>
              </v:shape>
            </w:pict>
          </mc:Fallback>
        </mc:AlternateContent>
      </w:r>
    </w:p>
    <w:p w14:paraId="6F2AF10B" w14:textId="4ACE1E41" w:rsidR="00C655D8" w:rsidRDefault="00C655D8" w:rsidP="00FD4DFA">
      <w:pPr>
        <w:spacing w:line="360" w:lineRule="auto"/>
        <w:jc w:val="both"/>
        <w:rPr>
          <w:rFonts w:ascii="Times New Roman" w:hAnsi="Times New Roman" w:cs="Times New Roman"/>
        </w:rPr>
      </w:pPr>
    </w:p>
    <w:p w14:paraId="490305A5" w14:textId="77777777" w:rsidR="00E7728C" w:rsidRDefault="00E7728C" w:rsidP="00FD4DFA">
      <w:pPr>
        <w:spacing w:line="360" w:lineRule="auto"/>
        <w:jc w:val="both"/>
        <w:rPr>
          <w:rFonts w:ascii="Times New Roman" w:hAnsi="Times New Roman" w:cs="Times New Roman"/>
        </w:rPr>
      </w:pPr>
    </w:p>
    <w:p w14:paraId="13FC677B" w14:textId="77777777" w:rsidR="00E7728C" w:rsidRDefault="00E7728C" w:rsidP="00FD4DFA">
      <w:pPr>
        <w:spacing w:line="360" w:lineRule="auto"/>
        <w:jc w:val="both"/>
        <w:rPr>
          <w:rFonts w:ascii="Times New Roman" w:hAnsi="Times New Roman" w:cs="Times New Roman"/>
        </w:rPr>
      </w:pPr>
    </w:p>
    <w:p w14:paraId="551A99AC" w14:textId="632465ED" w:rsidR="00E7728C" w:rsidRDefault="00E7728C" w:rsidP="00FD4DFA">
      <w:pPr>
        <w:spacing w:line="360" w:lineRule="auto"/>
        <w:jc w:val="both"/>
        <w:rPr>
          <w:rFonts w:ascii="Times New Roman" w:hAnsi="Times New Roman" w:cs="Times New Roman"/>
        </w:rPr>
      </w:pPr>
    </w:p>
    <w:p w14:paraId="2A5C2BAE" w14:textId="77777777" w:rsidR="00E7728C" w:rsidRDefault="00E7728C" w:rsidP="00FD4DFA">
      <w:pPr>
        <w:spacing w:line="360" w:lineRule="auto"/>
        <w:jc w:val="both"/>
        <w:rPr>
          <w:rFonts w:ascii="Times New Roman" w:hAnsi="Times New Roman" w:cs="Times New Roman"/>
        </w:rPr>
      </w:pPr>
    </w:p>
    <w:p w14:paraId="2D048143" w14:textId="77777777" w:rsidR="00E7728C" w:rsidRDefault="00E7728C" w:rsidP="00FD4DFA">
      <w:pPr>
        <w:spacing w:line="360" w:lineRule="auto"/>
        <w:jc w:val="both"/>
        <w:rPr>
          <w:rFonts w:ascii="Times New Roman" w:hAnsi="Times New Roman" w:cs="Times New Roman"/>
        </w:rPr>
      </w:pPr>
    </w:p>
    <w:p w14:paraId="788639F7" w14:textId="77777777" w:rsidR="00E7728C" w:rsidRDefault="00E7728C" w:rsidP="00FD4DFA">
      <w:pPr>
        <w:spacing w:line="360" w:lineRule="auto"/>
        <w:jc w:val="both"/>
        <w:rPr>
          <w:rFonts w:ascii="Times New Roman" w:hAnsi="Times New Roman" w:cs="Times New Roman"/>
        </w:rPr>
      </w:pPr>
    </w:p>
    <w:p w14:paraId="506ABACE" w14:textId="77777777" w:rsidR="00E7728C" w:rsidRDefault="00E7728C" w:rsidP="00FD4DFA">
      <w:pPr>
        <w:spacing w:line="360" w:lineRule="auto"/>
        <w:jc w:val="both"/>
        <w:rPr>
          <w:rFonts w:ascii="Times New Roman" w:hAnsi="Times New Roman" w:cs="Times New Roman"/>
        </w:rPr>
      </w:pPr>
    </w:p>
    <w:p w14:paraId="298D5744" w14:textId="77777777" w:rsidR="00E7728C" w:rsidRDefault="00E7728C" w:rsidP="00FD4DFA">
      <w:pPr>
        <w:spacing w:line="360" w:lineRule="auto"/>
        <w:jc w:val="both"/>
        <w:rPr>
          <w:rFonts w:ascii="Times New Roman" w:hAnsi="Times New Roman" w:cs="Times New Roman"/>
        </w:rPr>
      </w:pPr>
    </w:p>
    <w:p w14:paraId="2E598ACB" w14:textId="77777777" w:rsidR="00E7728C" w:rsidRDefault="00E7728C" w:rsidP="00FD4DFA">
      <w:pPr>
        <w:spacing w:line="360" w:lineRule="auto"/>
        <w:jc w:val="both"/>
        <w:rPr>
          <w:rFonts w:ascii="Times New Roman" w:hAnsi="Times New Roman" w:cs="Times New Roman"/>
        </w:rPr>
      </w:pPr>
    </w:p>
    <w:p w14:paraId="79931911" w14:textId="77777777" w:rsidR="00C1615C" w:rsidRDefault="00C1615C" w:rsidP="00FD4DFA">
      <w:pPr>
        <w:spacing w:line="360" w:lineRule="auto"/>
        <w:jc w:val="both"/>
        <w:rPr>
          <w:rFonts w:ascii="Times New Roman" w:hAnsi="Times New Roman" w:cs="Times New Roman"/>
        </w:rPr>
      </w:pPr>
    </w:p>
    <w:p w14:paraId="74CAFD16" w14:textId="7A7E000C" w:rsidR="00E7728C" w:rsidRPr="001D39FF" w:rsidRDefault="00E7728C" w:rsidP="00E7728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sidR="00D74F8F">
        <w:rPr>
          <w:rFonts w:ascii="Times New Roman" w:hAnsi="Times New Roman" w:cs="Times New Roman"/>
          <w:i/>
          <w:iCs/>
          <w:color w:val="000000"/>
          <w:sz w:val="18"/>
          <w:szCs w:val="18"/>
          <w:lang w:val="es-ES"/>
        </w:rPr>
        <w:t>Molina, M.E.</w:t>
      </w:r>
      <w:r w:rsidRPr="001D39FF">
        <w:rPr>
          <w:rFonts w:ascii="Times New Roman" w:hAnsi="Times New Roman" w:cs="Times New Roman"/>
          <w:i/>
          <w:iCs/>
          <w:color w:val="000000"/>
          <w:sz w:val="18"/>
          <w:szCs w:val="18"/>
          <w:lang w:val="es-ES"/>
        </w:rPr>
        <w:t xml:space="preserve"> (</w:t>
      </w:r>
      <w:r w:rsidR="00D74F8F" w:rsidRPr="008E60BB">
        <w:rPr>
          <w:rFonts w:ascii="Times New Roman" w:hAnsi="Times New Roman" w:cs="Times New Roman"/>
          <w:i/>
          <w:iCs/>
          <w:color w:val="000000"/>
          <w:sz w:val="18"/>
          <w:szCs w:val="18"/>
          <w:lang w:val="es-ES"/>
        </w:rPr>
        <w:t>2018)</w:t>
      </w:r>
      <w:r w:rsidRPr="008E60BB">
        <w:rPr>
          <w:rFonts w:ascii="Times New Roman" w:hAnsi="Times New Roman" w:cs="Times New Roman"/>
          <w:i/>
          <w:iCs/>
          <w:color w:val="000000"/>
          <w:sz w:val="18"/>
          <w:szCs w:val="18"/>
          <w:lang w:val="es-ES"/>
        </w:rPr>
        <w:t>.</w:t>
      </w:r>
      <w:r w:rsidRPr="001D39FF">
        <w:rPr>
          <w:rFonts w:ascii="Times New Roman" w:hAnsi="Times New Roman" w:cs="Times New Roman"/>
          <w:i/>
          <w:iCs/>
          <w:color w:val="000000"/>
          <w:sz w:val="18"/>
          <w:szCs w:val="18"/>
          <w:lang w:val="es-ES"/>
        </w:rPr>
        <w:t xml:space="preserve"> </w:t>
      </w:r>
      <w:r w:rsidR="00D74F8F">
        <w:rPr>
          <w:rFonts w:ascii="Times New Roman" w:hAnsi="Times New Roman" w:cs="Times New Roman"/>
          <w:i/>
          <w:iCs/>
          <w:color w:val="000000"/>
          <w:sz w:val="18"/>
          <w:szCs w:val="18"/>
          <w:lang w:val="es-ES"/>
        </w:rPr>
        <w:t>Presentación de avances ante asesores en  el Taller de Síntesis Interdisciplinario</w:t>
      </w:r>
      <w:r w:rsidRPr="001D39FF">
        <w:rPr>
          <w:rFonts w:ascii="Times New Roman" w:hAnsi="Times New Roman" w:cs="Times New Roman"/>
          <w:i/>
          <w:iCs/>
          <w:color w:val="000000"/>
          <w:sz w:val="18"/>
          <w:szCs w:val="18"/>
          <w:lang w:val="es-ES"/>
        </w:rPr>
        <w:t>.</w:t>
      </w:r>
    </w:p>
    <w:p w14:paraId="3C2E6556" w14:textId="77777777" w:rsidR="00E7728C" w:rsidRPr="00D74F8F" w:rsidRDefault="00E7728C" w:rsidP="00FD4DFA">
      <w:pPr>
        <w:spacing w:line="360" w:lineRule="auto"/>
        <w:jc w:val="both"/>
        <w:rPr>
          <w:rFonts w:ascii="Times New Roman" w:hAnsi="Times New Roman" w:cs="Times New Roman"/>
          <w:lang w:val="es-ES"/>
        </w:rPr>
      </w:pPr>
    </w:p>
    <w:p w14:paraId="60CF1295" w14:textId="6AF3F128" w:rsidR="006235AC" w:rsidRDefault="006235AC" w:rsidP="0043580D">
      <w:pPr>
        <w:spacing w:line="360" w:lineRule="auto"/>
        <w:rPr>
          <w:rFonts w:ascii="Times New Roman" w:hAnsi="Times New Roman" w:cs="Times New Roman"/>
        </w:rPr>
      </w:pPr>
      <w:r>
        <w:rPr>
          <w:rFonts w:ascii="Times New Roman" w:hAnsi="Times New Roman" w:cs="Times New Roman"/>
        </w:rPr>
        <w:t xml:space="preserve">No obstante, siguen existiendo situaciones que atañen a alcanzar plenamente esa “madurez” y que son relativas a cuestionamientos que aún permanecen vigentes, y que conforman retos sujetos a ser atendidos, trabajados y superados, en un determinado momento. </w:t>
      </w:r>
      <w:r w:rsidR="00AB2E4A">
        <w:rPr>
          <w:rFonts w:ascii="Times New Roman" w:hAnsi="Times New Roman" w:cs="Times New Roman"/>
        </w:rPr>
        <w:t>Entre ellos prevalece la crítica hacia cuál debe constituir el momento más adecuado para implementar una asignatura interdisciplinaria, hablando en términos de trayectoria curricular en una licenciatura</w:t>
      </w:r>
      <w:r w:rsidR="0017557C">
        <w:rPr>
          <w:rFonts w:ascii="Times New Roman" w:hAnsi="Times New Roman" w:cs="Times New Roman"/>
        </w:rPr>
        <w:t xml:space="preserve"> o bien, cual debiera de ser la operatividad, en términos pedagógicos, logísticos y hasta administrativos, que permita alc</w:t>
      </w:r>
      <w:r w:rsidR="0058592A">
        <w:rPr>
          <w:rFonts w:ascii="Times New Roman" w:hAnsi="Times New Roman" w:cs="Times New Roman"/>
        </w:rPr>
        <w:t>anzar el desarrollo óptimo de las habilidades y conocimientos que los objetivos institucionales plantean.</w:t>
      </w:r>
    </w:p>
    <w:p w14:paraId="2763E986" w14:textId="77777777" w:rsidR="002F52B6" w:rsidRDefault="002F52B6" w:rsidP="0043580D">
      <w:pPr>
        <w:spacing w:line="360" w:lineRule="auto"/>
        <w:rPr>
          <w:rFonts w:ascii="Times New Roman" w:hAnsi="Times New Roman" w:cs="Times New Roman"/>
        </w:rPr>
      </w:pPr>
    </w:p>
    <w:p w14:paraId="2B778AB0" w14:textId="52510558" w:rsidR="002475C2" w:rsidRDefault="002475C2" w:rsidP="0043580D">
      <w:pPr>
        <w:spacing w:line="360" w:lineRule="auto"/>
        <w:rPr>
          <w:rFonts w:ascii="Times New Roman" w:hAnsi="Times New Roman" w:cs="Times New Roman"/>
        </w:rPr>
      </w:pPr>
      <w:r>
        <w:rPr>
          <w:rFonts w:ascii="Times New Roman" w:hAnsi="Times New Roman" w:cs="Times New Roman"/>
        </w:rPr>
        <w:t xml:space="preserve">Respecto a la “ubicación” </w:t>
      </w:r>
      <w:r w:rsidR="00BB2B01">
        <w:rPr>
          <w:rFonts w:ascii="Times New Roman" w:hAnsi="Times New Roman" w:cs="Times New Roman"/>
        </w:rPr>
        <w:t xml:space="preserve">de una asignatura interdisciplinar </w:t>
      </w:r>
      <w:r>
        <w:rPr>
          <w:rFonts w:ascii="Times New Roman" w:hAnsi="Times New Roman" w:cs="Times New Roman"/>
        </w:rPr>
        <w:t>en la trayectoria</w:t>
      </w:r>
      <w:r w:rsidR="00BB2B01">
        <w:rPr>
          <w:rFonts w:ascii="Times New Roman" w:hAnsi="Times New Roman" w:cs="Times New Roman"/>
        </w:rPr>
        <w:t xml:space="preserve"> curricular pareciera establecerla, con suficiente lógica, en los últimos periodos académico-curriculares (llámense semestre, cuatrimestres, etc.), previa al periodo destinado para desarrollar el proyecto o trabajo recepcional que posteriormente permita obtener el grado. La lógica en ese punto obedecería a un criterio en donde se prepondera destinar bastante tiempo de formación disciplinar para que al llegar a la “recta final” de su </w:t>
      </w:r>
      <w:r w:rsidR="000F2E6C">
        <w:rPr>
          <w:rFonts w:ascii="Times New Roman" w:hAnsi="Times New Roman" w:cs="Times New Roman"/>
        </w:rPr>
        <w:t>currí</w:t>
      </w:r>
      <w:r w:rsidR="00BB2B01">
        <w:rPr>
          <w:rFonts w:ascii="Times New Roman" w:hAnsi="Times New Roman" w:cs="Times New Roman"/>
        </w:rPr>
        <w:t xml:space="preserve">cula, el alumno pueda contar con una preparación tal que le permita </w:t>
      </w:r>
      <w:r w:rsidR="00F67575">
        <w:rPr>
          <w:rFonts w:ascii="Times New Roman" w:hAnsi="Times New Roman" w:cs="Times New Roman"/>
        </w:rPr>
        <w:t>generar soluciones óptimas y precisas a problemas complejos, interactuando con otras disciplinas para obtener tales resultados.</w:t>
      </w:r>
    </w:p>
    <w:p w14:paraId="2FB810ED" w14:textId="77777777" w:rsidR="00DD6E78" w:rsidRDefault="00DD6E78" w:rsidP="00FD4DFA">
      <w:pPr>
        <w:spacing w:line="360" w:lineRule="auto"/>
        <w:jc w:val="both"/>
        <w:rPr>
          <w:rFonts w:ascii="Times New Roman" w:hAnsi="Times New Roman" w:cs="Times New Roman"/>
        </w:rPr>
      </w:pPr>
    </w:p>
    <w:p w14:paraId="5B4F1800" w14:textId="0976D59E" w:rsidR="00F67575" w:rsidRDefault="00F67575" w:rsidP="0043580D">
      <w:pPr>
        <w:spacing w:line="360" w:lineRule="auto"/>
        <w:rPr>
          <w:rFonts w:ascii="Times New Roman" w:hAnsi="Times New Roman" w:cs="Times New Roman"/>
        </w:rPr>
      </w:pPr>
      <w:r>
        <w:rPr>
          <w:rFonts w:ascii="Times New Roman" w:hAnsi="Times New Roman" w:cs="Times New Roman"/>
        </w:rPr>
        <w:lastRenderedPageBreak/>
        <w:t xml:space="preserve">Sin embargo, la experiencia en el caso de la Facultad del Hábitat ha puesto sobre la mesa esta prerrogativa, </w:t>
      </w:r>
      <w:r w:rsidR="00B041D7">
        <w:rPr>
          <w:rFonts w:ascii="Times New Roman" w:hAnsi="Times New Roman" w:cs="Times New Roman"/>
        </w:rPr>
        <w:t xml:space="preserve">pues han sido diversos los ejemplos donde los alumnos que cursan entre el sexto y octavo semestre  (en planes de estudios que contemplan de 10 a 11 semestres) </w:t>
      </w:r>
      <w:r w:rsidR="005D40D7">
        <w:rPr>
          <w:rFonts w:ascii="Times New Roman" w:hAnsi="Times New Roman" w:cs="Times New Roman"/>
        </w:rPr>
        <w:t>han desarrollado</w:t>
      </w:r>
      <w:r w:rsidR="00B041D7">
        <w:rPr>
          <w:rFonts w:ascii="Times New Roman" w:hAnsi="Times New Roman" w:cs="Times New Roman"/>
        </w:rPr>
        <w:t xml:space="preserve"> ejercicios interdisciplinarios </w:t>
      </w:r>
      <w:r w:rsidR="005D40D7">
        <w:rPr>
          <w:rFonts w:ascii="Times New Roman" w:hAnsi="Times New Roman" w:cs="Times New Roman"/>
        </w:rPr>
        <w:t xml:space="preserve">que les han </w:t>
      </w:r>
      <w:r w:rsidR="00B041D7">
        <w:rPr>
          <w:rFonts w:ascii="Times New Roman" w:hAnsi="Times New Roman" w:cs="Times New Roman"/>
        </w:rPr>
        <w:t>aportado aprendizajes muy positivos, en áreas relativas a la toma de decisiones, el liderazgo, la comunicación efectiva, el trabajo colaborativo, etc., independientemente, por ejemplo, de no alcanzar un grado de proyecto ejecutivo en sus propuestas de diseño, dado que los objetivos planteados en tales ejercicios no lo han contemplado</w:t>
      </w:r>
      <w:r w:rsidR="006113AF">
        <w:rPr>
          <w:rFonts w:ascii="Times New Roman" w:hAnsi="Times New Roman" w:cs="Times New Roman"/>
        </w:rPr>
        <w:t xml:space="preserve"> como tal y sí han sido incluida</w:t>
      </w:r>
      <w:r w:rsidR="00B041D7">
        <w:rPr>
          <w:rFonts w:ascii="Times New Roman" w:hAnsi="Times New Roman" w:cs="Times New Roman"/>
        </w:rPr>
        <w:t>s aque</w:t>
      </w:r>
      <w:r w:rsidR="00DD6E78">
        <w:rPr>
          <w:rFonts w:ascii="Times New Roman" w:hAnsi="Times New Roman" w:cs="Times New Roman"/>
        </w:rPr>
        <w:t>llas metas donde las habilidades mencionadas pueden ser alcanzadas en el desarrollo de anteproyectos sólidamente fundamentados.</w:t>
      </w:r>
    </w:p>
    <w:p w14:paraId="69C28E86" w14:textId="0B30E674" w:rsidR="00945959" w:rsidRDefault="00945959" w:rsidP="0043580D">
      <w:pPr>
        <w:spacing w:line="360" w:lineRule="auto"/>
        <w:rPr>
          <w:rFonts w:ascii="Times New Roman" w:hAnsi="Times New Roman" w:cs="Times New Roman"/>
        </w:rPr>
      </w:pPr>
    </w:p>
    <w:p w14:paraId="7B42C414" w14:textId="1A0AA05B" w:rsidR="00945959" w:rsidRPr="00544C8B" w:rsidRDefault="006113AF" w:rsidP="0043580D">
      <w:pPr>
        <w:spacing w:line="360" w:lineRule="auto"/>
        <w:rPr>
          <w:rFonts w:ascii="Times New Roman" w:hAnsi="Times New Roman" w:cs="Times New Roman"/>
        </w:rPr>
      </w:pPr>
      <w:r>
        <w:rPr>
          <w:rFonts w:ascii="Times New Roman" w:hAnsi="Times New Roman" w:cs="Times New Roman"/>
        </w:rPr>
        <w:t>En ese sentido, las instituciones de educación superior o</w:t>
      </w:r>
      <w:r w:rsidR="00627871">
        <w:rPr>
          <w:rFonts w:ascii="Times New Roman" w:hAnsi="Times New Roman" w:cs="Times New Roman"/>
        </w:rPr>
        <w:t>rientadas hacia el diseño podrían detenerse a cuestionarse y reflexionar en el valor de la interdisciplina especialmente cuando se trata de profesionales que trabajan la creatividad y la innovación como herramientas</w:t>
      </w:r>
      <w:r w:rsidR="00B50BD0">
        <w:rPr>
          <w:rFonts w:ascii="Times New Roman" w:hAnsi="Times New Roman" w:cs="Times New Roman"/>
        </w:rPr>
        <w:t xml:space="preserve"> comunes, mismas que constituyen medios propicios para trabajar, precisamente en común, a reserva de determinar los alcances que pudieran obtenerse desarrollando tales aprendizajes en un momento u otro de la trayectoria curricular de sus programas de estudio, como lo señalan </w:t>
      </w:r>
      <w:r w:rsidR="00B50BD0" w:rsidRPr="00B50BD0">
        <w:rPr>
          <w:rFonts w:ascii="Times New Roman" w:hAnsi="Times New Roman" w:cs="Times New Roman"/>
        </w:rPr>
        <w:t>Contreras</w:t>
      </w:r>
      <w:r w:rsidR="00B50BD0">
        <w:rPr>
          <w:rFonts w:ascii="Times New Roman" w:hAnsi="Times New Roman" w:cs="Times New Roman"/>
        </w:rPr>
        <w:t xml:space="preserve"> </w:t>
      </w:r>
      <w:r w:rsidR="00B50BD0" w:rsidRPr="00B50BD0">
        <w:rPr>
          <w:rFonts w:ascii="Times New Roman" w:hAnsi="Times New Roman" w:cs="Times New Roman"/>
        </w:rPr>
        <w:t>y Broitman</w:t>
      </w:r>
      <w:r w:rsidR="00F16068">
        <w:rPr>
          <w:rFonts w:ascii="Times New Roman" w:hAnsi="Times New Roman" w:cs="Times New Roman"/>
        </w:rPr>
        <w:t xml:space="preserve"> al resaltar </w:t>
      </w:r>
      <w:r w:rsidR="00544C8B">
        <w:rPr>
          <w:rFonts w:ascii="Times New Roman" w:hAnsi="Times New Roman" w:cs="Times New Roman"/>
        </w:rPr>
        <w:t>el carácter detonante de la creatividad, misma que: “</w:t>
      </w:r>
      <w:r w:rsidR="00165F07" w:rsidRPr="00165F07">
        <w:rPr>
          <w:rFonts w:ascii="Times New Roman" w:hAnsi="Times New Roman" w:cs="Times New Roman"/>
          <w:lang w:val="es-ES"/>
        </w:rPr>
        <w:t>es particularmente relevante en el campo del diseño.</w:t>
      </w:r>
      <w:r w:rsidR="000E38B6">
        <w:rPr>
          <w:rFonts w:ascii="Times New Roman" w:hAnsi="Times New Roman" w:cs="Times New Roman"/>
          <w:lang w:val="es-ES"/>
        </w:rPr>
        <w:t xml:space="preserve"> </w:t>
      </w:r>
      <w:r w:rsidR="00165F07" w:rsidRPr="00165F07">
        <w:rPr>
          <w:rFonts w:ascii="Times New Roman" w:hAnsi="Times New Roman" w:cs="Times New Roman"/>
          <w:lang w:val="es-ES"/>
        </w:rPr>
        <w:t xml:space="preserve">Y no sólo porque ésta es motor de la innovación, sino además porque el diseño </w:t>
      </w:r>
      <w:r w:rsidR="00165F07" w:rsidRPr="00544C8B">
        <w:rPr>
          <w:rFonts w:ascii="Times New Roman" w:hAnsi="Times New Roman" w:cs="Times New Roman"/>
          <w:i/>
          <w:lang w:val="es-ES"/>
        </w:rPr>
        <w:t>per se</w:t>
      </w:r>
      <w:r w:rsidR="00165F07" w:rsidRPr="00165F07">
        <w:rPr>
          <w:rFonts w:ascii="Times New Roman" w:hAnsi="Times New Roman" w:cs="Times New Roman"/>
          <w:lang w:val="es-ES"/>
        </w:rPr>
        <w:t xml:space="preserve"> es una disciplina que debe trabajar e interactuar no solo con, sino para otros</w:t>
      </w:r>
      <w:r w:rsidR="004D712F">
        <w:rPr>
          <w:rFonts w:ascii="Times New Roman" w:hAnsi="Times New Roman" w:cs="Times New Roman"/>
          <w:lang w:val="es-ES"/>
        </w:rPr>
        <w:t xml:space="preserve">…[lo cual] </w:t>
      </w:r>
      <w:r w:rsidR="004D712F" w:rsidRPr="0048652F">
        <w:rPr>
          <w:rFonts w:ascii="Times New Roman" w:hAnsi="Times New Roman" w:cs="Times New Roman"/>
        </w:rPr>
        <w:t>enfatiza el enfoque interdisciplinario que debe abordar el diseño, ya que su valor se potencia y proyecta en el tra</w:t>
      </w:r>
      <w:r w:rsidR="004D712F">
        <w:rPr>
          <w:rFonts w:ascii="Times New Roman" w:hAnsi="Times New Roman" w:cs="Times New Roman"/>
        </w:rPr>
        <w:t>bajo en equipos interdisciplinarios”</w:t>
      </w:r>
      <w:r w:rsidR="00544C8B">
        <w:rPr>
          <w:rFonts w:ascii="Times New Roman" w:hAnsi="Times New Roman" w:cs="Times New Roman"/>
          <w:lang w:val="es-ES"/>
        </w:rPr>
        <w:t xml:space="preserve"> (Contreras &amp; Broitman, 2013)</w:t>
      </w:r>
      <w:r w:rsidR="00165F07" w:rsidRPr="00165F07">
        <w:rPr>
          <w:rFonts w:ascii="Times New Roman" w:hAnsi="Times New Roman" w:cs="Times New Roman"/>
          <w:lang w:val="es-ES"/>
        </w:rPr>
        <w:t>.</w:t>
      </w:r>
    </w:p>
    <w:p w14:paraId="4B691C77" w14:textId="5054D280" w:rsidR="00945959" w:rsidRDefault="00D74F8F" w:rsidP="00D02B7D">
      <w:pPr>
        <w:spacing w:line="360" w:lineRule="auto"/>
        <w:jc w:val="both"/>
        <w:rPr>
          <w:rFonts w:ascii="Times New Roman" w:hAnsi="Times New Roman" w:cs="Times New Roman"/>
        </w:rPr>
      </w:pPr>
      <w:r w:rsidRPr="00C1615C">
        <w:rPr>
          <w:rFonts w:ascii="Times New Roman" w:hAnsi="Times New Roman" w:cs="Times New Roman"/>
          <w:noProof/>
          <w:lang w:eastAsia="es-MX"/>
        </w:rPr>
        <mc:AlternateContent>
          <mc:Choice Requires="wps">
            <w:drawing>
              <wp:anchor distT="0" distB="0" distL="114300" distR="114300" simplePos="0" relativeHeight="251665408" behindDoc="0" locked="0" layoutInCell="1" allowOverlap="1" wp14:anchorId="7BADBFE6" wp14:editId="611C5170">
                <wp:simplePos x="0" y="0"/>
                <wp:positionH relativeFrom="column">
                  <wp:posOffset>782955</wp:posOffset>
                </wp:positionH>
                <wp:positionV relativeFrom="paragraph">
                  <wp:posOffset>256540</wp:posOffset>
                </wp:positionV>
                <wp:extent cx="5007610" cy="2851785"/>
                <wp:effectExtent l="0" t="0" r="21590" b="2476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2851785"/>
                        </a:xfrm>
                        <a:prstGeom prst="rect">
                          <a:avLst/>
                        </a:prstGeom>
                        <a:solidFill>
                          <a:srgbClr val="FFFFFF"/>
                        </a:solidFill>
                        <a:ln w="9525">
                          <a:solidFill>
                            <a:srgbClr val="000000"/>
                          </a:solidFill>
                          <a:miter lim="800000"/>
                          <a:headEnd/>
                          <a:tailEnd/>
                        </a:ln>
                      </wps:spPr>
                      <wps:txbx>
                        <w:txbxContent>
                          <w:p w14:paraId="0679BA20" w14:textId="58767F1A" w:rsidR="00D74F8F" w:rsidRDefault="00D74F8F" w:rsidP="00D74F8F">
                            <w:pPr>
                              <w:jc w:val="center"/>
                            </w:pPr>
                            <w:r>
                              <w:rPr>
                                <w:noProof/>
                                <w:lang w:eastAsia="es-MX"/>
                              </w:rPr>
                              <w:drawing>
                                <wp:inline distT="0" distB="0" distL="0" distR="0" wp14:anchorId="626A034E" wp14:editId="0F49BB2D">
                                  <wp:extent cx="4815840" cy="2712658"/>
                                  <wp:effectExtent l="0" t="0" r="3810" b="0"/>
                                  <wp:docPr id="11" name="Imagen 11" descr="C:\Users\Daniel\Documents\MIS CHAMBAS\UASLP\PTC 2020-2024\INVESTIGACIÓN\AGO-DIC 2020\II SEMINARIO VIRTUAL SIVD\fotos\Imagen 2. Visita de análisis a sitio de trabaj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ocuments\MIS CHAMBAS\UASLP\PTC 2020-2024\INVESTIGACIÓN\AGO-DIC 2020\II SEMINARIO VIRTUAL SIVD\fotos\Imagen 2. Visita de análisis a sitio de trabajo.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5840" cy="271265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DBFE6" id="_x0000_s1029" type="#_x0000_t202" style="position:absolute;left:0;text-align:left;margin-left:61.65pt;margin-top:20.2pt;width:394.3pt;height:22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">
                <v:textbox>
                  <w:txbxContent>
                    <w:p w14:paraId="0679BA20" w14:textId="58767F1A" w:rsidR="00D74F8F" w:rsidRDefault="00D74F8F" w:rsidP="00D74F8F">
                      <w:pPr>
                        <w:jc w:val="center"/>
                      </w:pPr>
                      <w:r>
                        <w:rPr>
                          <w:noProof/>
                          <w:lang w:eastAsia="es-MX"/>
                        </w:rPr>
                        <w:drawing>
                          <wp:inline distT="0" distB="0" distL="0" distR="0" wp14:anchorId="626A034E" wp14:editId="0F49BB2D">
                            <wp:extent cx="4815840" cy="2712658"/>
                            <wp:effectExtent l="0" t="0" r="3810" b="0"/>
                            <wp:docPr id="11" name="Imagen 11" descr="C:\Users\Daniel\Documents\MIS CHAMBAS\UASLP\PTC 2020-2024\INVESTIGACIÓN\AGO-DIC 2020\II SEMINARIO VIRTUAL SIVD\fotos\Imagen 2. Visita de análisis a sitio de trabaj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ocuments\MIS CHAMBAS\UASLP\PTC 2020-2024\INVESTIGACIÓN\AGO-DIC 2020\II SEMINARIO VIRTUAL SIVD\fotos\Imagen 2. Visita de análisis a sitio de trabajo.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5840" cy="2712658"/>
                                    </a:xfrm>
                                    <a:prstGeom prst="rect">
                                      <a:avLst/>
                                    </a:prstGeom>
                                    <a:noFill/>
                                    <a:ln>
                                      <a:noFill/>
                                    </a:ln>
                                  </pic:spPr>
                                </pic:pic>
                              </a:graphicData>
                            </a:graphic>
                          </wp:inline>
                        </w:drawing>
                      </w:r>
                    </w:p>
                  </w:txbxContent>
                </v:textbox>
              </v:shape>
            </w:pict>
          </mc:Fallback>
        </mc:AlternateContent>
      </w:r>
    </w:p>
    <w:p w14:paraId="2541E9B7" w14:textId="49F8294A" w:rsidR="00D74F8F" w:rsidRDefault="00D74F8F" w:rsidP="00D02B7D">
      <w:pPr>
        <w:spacing w:line="360" w:lineRule="auto"/>
        <w:jc w:val="both"/>
        <w:rPr>
          <w:rFonts w:ascii="Times New Roman" w:hAnsi="Times New Roman" w:cs="Times New Roman"/>
        </w:rPr>
      </w:pPr>
    </w:p>
    <w:p w14:paraId="6CAFC6E7" w14:textId="77777777" w:rsidR="00D74F8F" w:rsidRDefault="00D74F8F" w:rsidP="00D02B7D">
      <w:pPr>
        <w:spacing w:line="360" w:lineRule="auto"/>
        <w:jc w:val="both"/>
        <w:rPr>
          <w:rFonts w:ascii="Times New Roman" w:hAnsi="Times New Roman" w:cs="Times New Roman"/>
        </w:rPr>
      </w:pPr>
    </w:p>
    <w:p w14:paraId="2E6E7951" w14:textId="77777777" w:rsidR="00D74F8F" w:rsidRDefault="00D74F8F" w:rsidP="00D02B7D">
      <w:pPr>
        <w:spacing w:line="360" w:lineRule="auto"/>
        <w:jc w:val="both"/>
        <w:rPr>
          <w:rFonts w:ascii="Times New Roman" w:hAnsi="Times New Roman" w:cs="Times New Roman"/>
        </w:rPr>
      </w:pPr>
    </w:p>
    <w:p w14:paraId="5F30D365" w14:textId="77777777" w:rsidR="00D74F8F" w:rsidRDefault="00D74F8F" w:rsidP="00D02B7D">
      <w:pPr>
        <w:spacing w:line="360" w:lineRule="auto"/>
        <w:jc w:val="both"/>
        <w:rPr>
          <w:rFonts w:ascii="Times New Roman" w:hAnsi="Times New Roman" w:cs="Times New Roman"/>
        </w:rPr>
      </w:pPr>
    </w:p>
    <w:p w14:paraId="6F2AA1A8" w14:textId="77777777" w:rsidR="00D74F8F" w:rsidRDefault="00D74F8F" w:rsidP="00D02B7D">
      <w:pPr>
        <w:spacing w:line="360" w:lineRule="auto"/>
        <w:jc w:val="both"/>
        <w:rPr>
          <w:rFonts w:ascii="Times New Roman" w:hAnsi="Times New Roman" w:cs="Times New Roman"/>
        </w:rPr>
      </w:pPr>
    </w:p>
    <w:p w14:paraId="51888D4F" w14:textId="77777777" w:rsidR="00D74F8F" w:rsidRDefault="00D74F8F" w:rsidP="00D02B7D">
      <w:pPr>
        <w:spacing w:line="360" w:lineRule="auto"/>
        <w:jc w:val="both"/>
        <w:rPr>
          <w:rFonts w:ascii="Times New Roman" w:hAnsi="Times New Roman" w:cs="Times New Roman"/>
        </w:rPr>
      </w:pPr>
    </w:p>
    <w:p w14:paraId="7EA20376" w14:textId="77777777" w:rsidR="00D74F8F" w:rsidRDefault="00D74F8F" w:rsidP="00D02B7D">
      <w:pPr>
        <w:spacing w:line="360" w:lineRule="auto"/>
        <w:jc w:val="both"/>
        <w:rPr>
          <w:rFonts w:ascii="Times New Roman" w:hAnsi="Times New Roman" w:cs="Times New Roman"/>
        </w:rPr>
      </w:pPr>
    </w:p>
    <w:p w14:paraId="286BB80F" w14:textId="77777777" w:rsidR="00D74F8F" w:rsidRDefault="00D74F8F" w:rsidP="00D02B7D">
      <w:pPr>
        <w:spacing w:line="360" w:lineRule="auto"/>
        <w:jc w:val="both"/>
        <w:rPr>
          <w:rFonts w:ascii="Times New Roman" w:hAnsi="Times New Roman" w:cs="Times New Roman"/>
        </w:rPr>
      </w:pPr>
    </w:p>
    <w:p w14:paraId="4780EA65" w14:textId="77777777" w:rsidR="00D74F8F" w:rsidRDefault="00D74F8F" w:rsidP="00D02B7D">
      <w:pPr>
        <w:spacing w:line="360" w:lineRule="auto"/>
        <w:jc w:val="both"/>
        <w:rPr>
          <w:rFonts w:ascii="Times New Roman" w:hAnsi="Times New Roman" w:cs="Times New Roman"/>
        </w:rPr>
      </w:pPr>
    </w:p>
    <w:p w14:paraId="37AD0174" w14:textId="77777777" w:rsidR="00D74F8F" w:rsidRDefault="00D74F8F" w:rsidP="00D02B7D">
      <w:pPr>
        <w:spacing w:line="360" w:lineRule="auto"/>
        <w:jc w:val="both"/>
        <w:rPr>
          <w:rFonts w:ascii="Times New Roman" w:hAnsi="Times New Roman" w:cs="Times New Roman"/>
        </w:rPr>
      </w:pPr>
    </w:p>
    <w:p w14:paraId="031D940A" w14:textId="77777777" w:rsidR="00D74F8F" w:rsidRDefault="00D74F8F" w:rsidP="00D02B7D">
      <w:pPr>
        <w:spacing w:line="360" w:lineRule="auto"/>
        <w:jc w:val="both"/>
        <w:rPr>
          <w:rFonts w:ascii="Times New Roman" w:hAnsi="Times New Roman" w:cs="Times New Roman"/>
        </w:rPr>
      </w:pPr>
    </w:p>
    <w:p w14:paraId="3A62F0AC" w14:textId="77777777" w:rsidR="00D74F8F" w:rsidRPr="00D74F8F" w:rsidRDefault="00D74F8F" w:rsidP="00D74F8F">
      <w:pPr>
        <w:autoSpaceDE w:val="0"/>
        <w:autoSpaceDN w:val="0"/>
        <w:adjustRightInd w:val="0"/>
        <w:spacing w:line="360" w:lineRule="auto"/>
        <w:ind w:left="360" w:right="57"/>
        <w:jc w:val="center"/>
        <w:textAlignment w:val="center"/>
        <w:rPr>
          <w:rFonts w:ascii="Times New Roman" w:hAnsi="Times New Roman" w:cs="Times New Roman"/>
          <w:sz w:val="20"/>
          <w:szCs w:val="20"/>
        </w:rPr>
      </w:pPr>
    </w:p>
    <w:p w14:paraId="39267958" w14:textId="76F2DDA6" w:rsidR="00D74F8F" w:rsidRPr="001D39FF" w:rsidRDefault="00D74F8F" w:rsidP="00D74F8F">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Pr>
          <w:rFonts w:ascii="Times New Roman" w:hAnsi="Times New Roman" w:cs="Times New Roman"/>
          <w:i/>
          <w:iCs/>
          <w:color w:val="000000"/>
          <w:sz w:val="18"/>
          <w:szCs w:val="18"/>
          <w:lang w:val="es-ES"/>
        </w:rPr>
        <w:t>Molina, M.E.</w:t>
      </w:r>
      <w:r w:rsidRPr="001D39FF">
        <w:rPr>
          <w:rFonts w:ascii="Times New Roman" w:hAnsi="Times New Roman" w:cs="Times New Roman"/>
          <w:i/>
          <w:iCs/>
          <w:color w:val="000000"/>
          <w:sz w:val="18"/>
          <w:szCs w:val="18"/>
          <w:lang w:val="es-ES"/>
        </w:rPr>
        <w:t xml:space="preserve"> (</w:t>
      </w:r>
      <w:r w:rsidR="008E60BB">
        <w:rPr>
          <w:rFonts w:ascii="Times New Roman" w:hAnsi="Times New Roman" w:cs="Times New Roman"/>
          <w:i/>
          <w:iCs/>
          <w:color w:val="000000"/>
          <w:sz w:val="18"/>
          <w:szCs w:val="18"/>
          <w:lang w:val="es-ES"/>
        </w:rPr>
        <w:t>2016)</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Visita de análisis al sitio de trabajo (</w:t>
      </w:r>
      <w:r w:rsidR="00337901">
        <w:rPr>
          <w:rFonts w:ascii="Times New Roman" w:hAnsi="Times New Roman" w:cs="Times New Roman"/>
          <w:i/>
          <w:iCs/>
          <w:color w:val="000000"/>
          <w:sz w:val="18"/>
          <w:szCs w:val="18"/>
          <w:lang w:val="es-ES"/>
        </w:rPr>
        <w:t xml:space="preserve">Comunidad </w:t>
      </w:r>
      <w:proofErr w:type="spellStart"/>
      <w:r w:rsidR="00337901">
        <w:rPr>
          <w:rFonts w:ascii="Times New Roman" w:hAnsi="Times New Roman" w:cs="Times New Roman"/>
          <w:i/>
          <w:iCs/>
          <w:color w:val="000000"/>
          <w:sz w:val="18"/>
          <w:szCs w:val="18"/>
          <w:lang w:val="es-ES"/>
        </w:rPr>
        <w:t>Rur</w:t>
      </w:r>
      <w:proofErr w:type="spellEnd"/>
      <w:r w:rsidR="00337901">
        <w:rPr>
          <w:rFonts w:ascii="Times New Roman" w:hAnsi="Times New Roman" w:cs="Times New Roman"/>
          <w:i/>
          <w:iCs/>
          <w:color w:val="000000"/>
          <w:sz w:val="18"/>
          <w:szCs w:val="18"/>
          <w:lang w:val="es-ES"/>
        </w:rPr>
        <w:t>-urbana “Escalerillas”</w:t>
      </w:r>
      <w:r>
        <w:rPr>
          <w:rFonts w:ascii="Times New Roman" w:hAnsi="Times New Roman" w:cs="Times New Roman"/>
          <w:i/>
          <w:iCs/>
          <w:color w:val="000000"/>
          <w:sz w:val="18"/>
          <w:szCs w:val="18"/>
          <w:lang w:val="es-ES"/>
        </w:rPr>
        <w:t xml:space="preserve">, S.L.P.) </w:t>
      </w:r>
    </w:p>
    <w:p w14:paraId="20C4EF65" w14:textId="77777777" w:rsidR="00D74F8F" w:rsidRPr="00D74F8F" w:rsidRDefault="00D74F8F" w:rsidP="00D02B7D">
      <w:pPr>
        <w:spacing w:line="360" w:lineRule="auto"/>
        <w:jc w:val="both"/>
        <w:rPr>
          <w:rFonts w:ascii="Times New Roman" w:hAnsi="Times New Roman" w:cs="Times New Roman"/>
          <w:lang w:val="es-ES"/>
        </w:rPr>
      </w:pPr>
    </w:p>
    <w:p w14:paraId="4D511E7F" w14:textId="2B9E22D5" w:rsidR="00C5534C" w:rsidRDefault="00C5534C" w:rsidP="0043580D">
      <w:pPr>
        <w:spacing w:line="360" w:lineRule="auto"/>
        <w:rPr>
          <w:rFonts w:ascii="Times New Roman" w:hAnsi="Times New Roman" w:cs="Times New Roman"/>
        </w:rPr>
      </w:pPr>
      <w:r>
        <w:rPr>
          <w:rFonts w:ascii="Times New Roman" w:hAnsi="Times New Roman" w:cs="Times New Roman"/>
        </w:rPr>
        <w:t>En ese sentido, la reflexión se orienta</w:t>
      </w:r>
      <w:r w:rsidR="004B0D03">
        <w:rPr>
          <w:rFonts w:ascii="Times New Roman" w:hAnsi="Times New Roman" w:cs="Times New Roman"/>
        </w:rPr>
        <w:t xml:space="preserve"> a analizar desde distintas perspectivas las contribuciones que la práctica interdisciplinaria puede aportar en la formación en el diseño, donde es preciso recordar que no solamente el desarrollo de habilidades y destrezas técnicas son importantes, sino también aquellas llamadas </w:t>
      </w:r>
      <w:r w:rsidR="004B0D03">
        <w:rPr>
          <w:rFonts w:ascii="Times New Roman" w:hAnsi="Times New Roman" w:cs="Times New Roman"/>
        </w:rPr>
        <w:lastRenderedPageBreak/>
        <w:t xml:space="preserve">“habilidades blandas”, entre ellas, la propia creatividad </w:t>
      </w:r>
      <w:r w:rsidR="001A1748">
        <w:rPr>
          <w:rFonts w:ascii="Times New Roman" w:hAnsi="Times New Roman" w:cs="Times New Roman"/>
        </w:rPr>
        <w:t>para la resolución de problemas</w:t>
      </w:r>
      <w:r w:rsidR="004B0D03">
        <w:rPr>
          <w:rFonts w:ascii="Times New Roman" w:hAnsi="Times New Roman" w:cs="Times New Roman"/>
        </w:rPr>
        <w:t xml:space="preserve"> con distintos grados de complejidad</w:t>
      </w:r>
      <w:r w:rsidR="001A1748">
        <w:rPr>
          <w:rFonts w:ascii="Times New Roman" w:hAnsi="Times New Roman" w:cs="Times New Roman"/>
        </w:rPr>
        <w:t xml:space="preserve">, comprendiendo que aunque los </w:t>
      </w:r>
      <w:r w:rsidR="00C776B7">
        <w:rPr>
          <w:rFonts w:ascii="Times New Roman" w:hAnsi="Times New Roman" w:cs="Times New Roman"/>
        </w:rPr>
        <w:t>desafíos</w:t>
      </w:r>
      <w:r w:rsidR="001A1748">
        <w:rPr>
          <w:rFonts w:ascii="Times New Roman" w:hAnsi="Times New Roman" w:cs="Times New Roman"/>
        </w:rPr>
        <w:t xml:space="preserve"> al respecto puede presentarse con distintas ópticas, también pueden converger en que todos tenemos la necesidad </w:t>
      </w:r>
      <w:r w:rsidR="001A1748" w:rsidRPr="0048652F">
        <w:rPr>
          <w:rFonts w:ascii="Times New Roman" w:hAnsi="Times New Roman" w:cs="Times New Roman"/>
        </w:rPr>
        <w:t>de aprender</w:t>
      </w:r>
      <w:r w:rsidR="001A1748">
        <w:rPr>
          <w:rFonts w:ascii="Times New Roman" w:hAnsi="Times New Roman" w:cs="Times New Roman"/>
        </w:rPr>
        <w:t xml:space="preserve"> a trabajar de manera conjunta y colaborativa y</w:t>
      </w:r>
      <w:r w:rsidR="001A1748" w:rsidRPr="0048652F">
        <w:rPr>
          <w:rFonts w:ascii="Times New Roman" w:hAnsi="Times New Roman" w:cs="Times New Roman"/>
        </w:rPr>
        <w:t xml:space="preserve"> en que hay que acercarse y valorar el aporte de otras disciplinas</w:t>
      </w:r>
      <w:r w:rsidR="004B61C2">
        <w:rPr>
          <w:rFonts w:ascii="Times New Roman" w:hAnsi="Times New Roman" w:cs="Times New Roman"/>
        </w:rPr>
        <w:t xml:space="preserve"> para alcanzar objetivos comunes.</w:t>
      </w:r>
      <w:r w:rsidR="00C776B7" w:rsidRPr="00C776B7">
        <w:rPr>
          <w:rFonts w:ascii="Times New Roman" w:hAnsi="Times New Roman" w:cs="Times New Roman"/>
          <w:lang w:val="es-ES"/>
        </w:rPr>
        <w:t xml:space="preserve"> </w:t>
      </w:r>
      <w:r w:rsidR="00C776B7">
        <w:rPr>
          <w:rFonts w:ascii="Times New Roman" w:hAnsi="Times New Roman" w:cs="Times New Roman"/>
          <w:lang w:val="es-ES"/>
        </w:rPr>
        <w:t>(Contreras &amp; Broitman)</w:t>
      </w:r>
      <w:r w:rsidR="00E77AD2">
        <w:rPr>
          <w:rFonts w:ascii="Times New Roman" w:hAnsi="Times New Roman" w:cs="Times New Roman"/>
          <w:lang w:val="es-ES"/>
        </w:rPr>
        <w:t>.</w:t>
      </w:r>
    </w:p>
    <w:p w14:paraId="7623E0E5" w14:textId="77777777" w:rsidR="00F64E9E" w:rsidRDefault="00F64E9E" w:rsidP="0043580D">
      <w:pPr>
        <w:spacing w:line="360" w:lineRule="auto"/>
        <w:rPr>
          <w:rFonts w:ascii="Times New Roman" w:hAnsi="Times New Roman" w:cs="Times New Roman"/>
        </w:rPr>
      </w:pPr>
    </w:p>
    <w:p w14:paraId="113D28FE" w14:textId="22F97CDF" w:rsidR="004716D5" w:rsidRDefault="004716D5" w:rsidP="0043580D">
      <w:pPr>
        <w:spacing w:line="360" w:lineRule="auto"/>
        <w:rPr>
          <w:rFonts w:ascii="Times New Roman" w:hAnsi="Times New Roman" w:cs="Times New Roman"/>
        </w:rPr>
      </w:pPr>
      <w:r>
        <w:rPr>
          <w:rFonts w:ascii="Times New Roman" w:hAnsi="Times New Roman" w:cs="Times New Roman"/>
        </w:rPr>
        <w:t>Por otro lado, respecto al tema relativo a la operatividad de una asignatura interdisciplinaria, donde, como se mencionaba, están implícitas cuestiones de carácter logístico, pedagógico e incluso, administrativo (al deber contemplar aspectos de organización en tiempos para docentes, carga académica, confluencia de horarios, etc.), baste decir que se hace necesario el énfasis en la planeación, la preparación y/o capacitación docente, la gestión institucional interna y externa y la autoevaluación constante de los resultados para poder pensar en términos de la factibilidad técnica, que es imprescindible cumplir de manera efectiva si se pretende considerar tales asignaturas de trabajo interdisciplinario al hablar de diseño curricular en nuestras instituciones.</w:t>
      </w:r>
    </w:p>
    <w:p w14:paraId="7ECEF1E1" w14:textId="68116429" w:rsidR="004716D5" w:rsidRDefault="00507C63" w:rsidP="00D02B7D">
      <w:pPr>
        <w:spacing w:line="360" w:lineRule="auto"/>
        <w:jc w:val="both"/>
        <w:rPr>
          <w:rFonts w:ascii="Times New Roman" w:hAnsi="Times New Roman" w:cs="Times New Roman"/>
        </w:rPr>
      </w:pPr>
      <w:r w:rsidRPr="00C1615C">
        <w:rPr>
          <w:rFonts w:ascii="Times New Roman" w:hAnsi="Times New Roman" w:cs="Times New Roman"/>
          <w:noProof/>
          <w:lang w:eastAsia="es-MX"/>
        </w:rPr>
        <mc:AlternateContent>
          <mc:Choice Requires="wps">
            <w:drawing>
              <wp:anchor distT="0" distB="0" distL="114300" distR="114300" simplePos="0" relativeHeight="251667456" behindDoc="0" locked="0" layoutInCell="1" allowOverlap="1" wp14:anchorId="2DB4F2BF" wp14:editId="07776085">
                <wp:simplePos x="0" y="0"/>
                <wp:positionH relativeFrom="column">
                  <wp:posOffset>858682</wp:posOffset>
                </wp:positionH>
                <wp:positionV relativeFrom="paragraph">
                  <wp:posOffset>83185</wp:posOffset>
                </wp:positionV>
                <wp:extent cx="4988966" cy="3147237"/>
                <wp:effectExtent l="0" t="0" r="21590" b="15240"/>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8966" cy="3147237"/>
                        </a:xfrm>
                        <a:prstGeom prst="rect">
                          <a:avLst/>
                        </a:prstGeom>
                        <a:solidFill>
                          <a:srgbClr val="FFFFFF"/>
                        </a:solidFill>
                        <a:ln w="9525">
                          <a:solidFill>
                            <a:srgbClr val="000000"/>
                          </a:solidFill>
                          <a:miter lim="800000"/>
                          <a:headEnd/>
                          <a:tailEnd/>
                        </a:ln>
                      </wps:spPr>
                      <wps:txbx>
                        <w:txbxContent>
                          <w:p w14:paraId="3D8BCBE7" w14:textId="1FB35977" w:rsidR="00507C63" w:rsidRDefault="00507C63" w:rsidP="00507C63">
                            <w:r>
                              <w:rPr>
                                <w:noProof/>
                                <w:lang w:eastAsia="es-MX"/>
                              </w:rPr>
                              <w:drawing>
                                <wp:inline distT="0" distB="0" distL="0" distR="0" wp14:anchorId="4948C409" wp14:editId="25FB328F">
                                  <wp:extent cx="4809847" cy="3030279"/>
                                  <wp:effectExtent l="0" t="0" r="0" b="0"/>
                                  <wp:docPr id="14" name="Imagen 14" descr="C:\Users\Daniel\Documents\MIS CHAMBAS\UASLP\PTC 2020-2024\INVESTIGACIÓN\AGO-DIC 2020\II SEMINARIO VIRTUAL SIVD\fotos\Imagen 3. Trabajo en repentina intersiciplinar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ocuments\MIS CHAMBAS\UASLP\PTC 2020-2024\INVESTIGACIÓN\AGO-DIC 2020\II SEMINARIO VIRTUAL SIVD\fotos\Imagen 3. Trabajo en repentina intersiciplinaria.jpeg"/>
                                          <pic:cNvPicPr>
                                            <a:picLocks noChangeAspect="1" noChangeArrowheads="1"/>
                                          </pic:cNvPicPr>
                                        </pic:nvPicPr>
                                        <pic:blipFill rotWithShape="1">
                                          <a:blip r:embed="rId22">
                                            <a:extLst>
                                              <a:ext uri="{28A0092B-C50C-407E-A947-70E740481C1C}">
                                                <a14:useLocalDpi xmlns:a14="http://schemas.microsoft.com/office/drawing/2010/main" val="0"/>
                                              </a:ext>
                                            </a:extLst>
                                          </a:blip>
                                          <a:srcRect t="15929"/>
                                          <a:stretch/>
                                        </pic:blipFill>
                                        <pic:spPr bwMode="auto">
                                          <a:xfrm>
                                            <a:off x="0" y="0"/>
                                            <a:ext cx="4815840" cy="303405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4F2BF" id="_x0000_s1030" type="#_x0000_t202" style="position:absolute;left:0;text-align:left;margin-left:67.6pt;margin-top:6.55pt;width:392.85pt;height:24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">
                <v:textbox>
                  <w:txbxContent>
                    <w:p w14:paraId="3D8BCBE7" w14:textId="1FB35977" w:rsidR="00507C63" w:rsidRDefault="00507C63" w:rsidP="00507C63">
                      <w:r>
                        <w:rPr>
                          <w:noProof/>
                          <w:lang w:eastAsia="es-MX"/>
                        </w:rPr>
                        <w:drawing>
                          <wp:inline distT="0" distB="0" distL="0" distR="0" wp14:anchorId="4948C409" wp14:editId="25FB328F">
                            <wp:extent cx="4809847" cy="3030279"/>
                            <wp:effectExtent l="0" t="0" r="0" b="0"/>
                            <wp:docPr id="14" name="Imagen 14" descr="C:\Users\Daniel\Documents\MIS CHAMBAS\UASLP\PTC 2020-2024\INVESTIGACIÓN\AGO-DIC 2020\II SEMINARIO VIRTUAL SIVD\fotos\Imagen 3. Trabajo en repentina intersiciplinar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ocuments\MIS CHAMBAS\UASLP\PTC 2020-2024\INVESTIGACIÓN\AGO-DIC 2020\II SEMINARIO VIRTUAL SIVD\fotos\Imagen 3. Trabajo en repentina intersiciplinaria.jpeg"/>
                                    <pic:cNvPicPr>
                                      <a:picLocks noChangeAspect="1" noChangeArrowheads="1"/>
                                    </pic:cNvPicPr>
                                  </pic:nvPicPr>
                                  <pic:blipFill rotWithShape="1">
                                    <a:blip r:embed="rId23">
                                      <a:extLst>
                                        <a:ext uri="{28A0092B-C50C-407E-A947-70E740481C1C}">
                                          <a14:useLocalDpi xmlns:a14="http://schemas.microsoft.com/office/drawing/2010/main" val="0"/>
                                        </a:ext>
                                      </a:extLst>
                                    </a:blip>
                                    <a:srcRect t="15929"/>
                                    <a:stretch/>
                                  </pic:blipFill>
                                  <pic:spPr bwMode="auto">
                                    <a:xfrm>
                                      <a:off x="0" y="0"/>
                                      <a:ext cx="4815840" cy="303405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6F9D5A7" w14:textId="25632865" w:rsidR="00507C63" w:rsidRDefault="00507C63" w:rsidP="00D02B7D">
      <w:pPr>
        <w:spacing w:line="360" w:lineRule="auto"/>
        <w:jc w:val="both"/>
        <w:rPr>
          <w:rFonts w:ascii="Times New Roman" w:hAnsi="Times New Roman" w:cs="Times New Roman"/>
        </w:rPr>
      </w:pPr>
    </w:p>
    <w:p w14:paraId="598621BC" w14:textId="77777777" w:rsidR="00507C63" w:rsidRDefault="00507C63" w:rsidP="00D02B7D">
      <w:pPr>
        <w:spacing w:line="360" w:lineRule="auto"/>
        <w:jc w:val="both"/>
        <w:rPr>
          <w:rFonts w:ascii="Times New Roman" w:hAnsi="Times New Roman" w:cs="Times New Roman"/>
        </w:rPr>
      </w:pPr>
    </w:p>
    <w:p w14:paraId="09C920BC" w14:textId="77777777" w:rsidR="00507C63" w:rsidRDefault="00507C63" w:rsidP="00D02B7D">
      <w:pPr>
        <w:spacing w:line="360" w:lineRule="auto"/>
        <w:jc w:val="both"/>
        <w:rPr>
          <w:rFonts w:ascii="Times New Roman" w:hAnsi="Times New Roman" w:cs="Times New Roman"/>
        </w:rPr>
      </w:pPr>
    </w:p>
    <w:p w14:paraId="03F9944F" w14:textId="77777777" w:rsidR="00507C63" w:rsidRDefault="00507C63" w:rsidP="00D02B7D">
      <w:pPr>
        <w:spacing w:line="360" w:lineRule="auto"/>
        <w:jc w:val="both"/>
        <w:rPr>
          <w:rFonts w:ascii="Times New Roman" w:hAnsi="Times New Roman" w:cs="Times New Roman"/>
        </w:rPr>
      </w:pPr>
    </w:p>
    <w:p w14:paraId="18BB3D2B" w14:textId="77777777" w:rsidR="00507C63" w:rsidRDefault="00507C63" w:rsidP="00D02B7D">
      <w:pPr>
        <w:spacing w:line="360" w:lineRule="auto"/>
        <w:jc w:val="both"/>
        <w:rPr>
          <w:rFonts w:ascii="Times New Roman" w:hAnsi="Times New Roman" w:cs="Times New Roman"/>
        </w:rPr>
      </w:pPr>
    </w:p>
    <w:p w14:paraId="62266360" w14:textId="77777777" w:rsidR="00507C63" w:rsidRDefault="00507C63" w:rsidP="00D02B7D">
      <w:pPr>
        <w:spacing w:line="360" w:lineRule="auto"/>
        <w:jc w:val="both"/>
        <w:rPr>
          <w:rFonts w:ascii="Times New Roman" w:hAnsi="Times New Roman" w:cs="Times New Roman"/>
        </w:rPr>
      </w:pPr>
    </w:p>
    <w:p w14:paraId="75BF4206" w14:textId="77777777" w:rsidR="00507C63" w:rsidRDefault="00507C63" w:rsidP="00D02B7D">
      <w:pPr>
        <w:spacing w:line="360" w:lineRule="auto"/>
        <w:jc w:val="both"/>
        <w:rPr>
          <w:rFonts w:ascii="Times New Roman" w:hAnsi="Times New Roman" w:cs="Times New Roman"/>
        </w:rPr>
      </w:pPr>
    </w:p>
    <w:p w14:paraId="4554CC73" w14:textId="77777777" w:rsidR="00507C63" w:rsidRDefault="00507C63" w:rsidP="00D02B7D">
      <w:pPr>
        <w:spacing w:line="360" w:lineRule="auto"/>
        <w:jc w:val="both"/>
        <w:rPr>
          <w:rFonts w:ascii="Times New Roman" w:hAnsi="Times New Roman" w:cs="Times New Roman"/>
        </w:rPr>
      </w:pPr>
    </w:p>
    <w:p w14:paraId="613443BF" w14:textId="77777777" w:rsidR="00507C63" w:rsidRDefault="00507C63" w:rsidP="00D02B7D">
      <w:pPr>
        <w:spacing w:line="360" w:lineRule="auto"/>
        <w:jc w:val="both"/>
        <w:rPr>
          <w:rFonts w:ascii="Times New Roman" w:hAnsi="Times New Roman" w:cs="Times New Roman"/>
        </w:rPr>
      </w:pPr>
    </w:p>
    <w:p w14:paraId="2D17ECC6" w14:textId="77777777" w:rsidR="00507C63" w:rsidRDefault="00507C63" w:rsidP="00D02B7D">
      <w:pPr>
        <w:spacing w:line="360" w:lineRule="auto"/>
        <w:jc w:val="both"/>
        <w:rPr>
          <w:rFonts w:ascii="Times New Roman" w:hAnsi="Times New Roman" w:cs="Times New Roman"/>
        </w:rPr>
      </w:pPr>
    </w:p>
    <w:p w14:paraId="09E34179" w14:textId="77777777" w:rsidR="00507C63" w:rsidRDefault="00507C63" w:rsidP="00D02B7D">
      <w:pPr>
        <w:spacing w:line="360" w:lineRule="auto"/>
        <w:jc w:val="both"/>
        <w:rPr>
          <w:rFonts w:ascii="Times New Roman" w:hAnsi="Times New Roman" w:cs="Times New Roman"/>
        </w:rPr>
      </w:pPr>
    </w:p>
    <w:p w14:paraId="606FF7D1" w14:textId="77777777" w:rsidR="00507C63" w:rsidRDefault="00507C63" w:rsidP="00D02B7D">
      <w:pPr>
        <w:spacing w:line="360" w:lineRule="auto"/>
        <w:jc w:val="both"/>
        <w:rPr>
          <w:rFonts w:ascii="Times New Roman" w:hAnsi="Times New Roman" w:cs="Times New Roman"/>
        </w:rPr>
      </w:pPr>
    </w:p>
    <w:p w14:paraId="36BF5D6E" w14:textId="4F0F8CA1" w:rsidR="00507C63" w:rsidRPr="001D39FF" w:rsidRDefault="00507C63" w:rsidP="00507C63">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Pr>
          <w:rFonts w:ascii="Times New Roman" w:hAnsi="Times New Roman" w:cs="Times New Roman"/>
          <w:i/>
          <w:iCs/>
          <w:color w:val="000000"/>
          <w:sz w:val="18"/>
          <w:szCs w:val="18"/>
          <w:lang w:val="es-ES"/>
        </w:rPr>
        <w:t>3</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Molina, M.E.</w:t>
      </w:r>
      <w:r w:rsidRPr="001D39FF">
        <w:rPr>
          <w:rFonts w:ascii="Times New Roman" w:hAnsi="Times New Roman" w:cs="Times New Roman"/>
          <w:i/>
          <w:iCs/>
          <w:color w:val="000000"/>
          <w:sz w:val="18"/>
          <w:szCs w:val="18"/>
          <w:lang w:val="es-ES"/>
        </w:rPr>
        <w:t xml:space="preserve"> (</w:t>
      </w:r>
      <w:r w:rsidRPr="008E60BB">
        <w:rPr>
          <w:rFonts w:ascii="Times New Roman" w:hAnsi="Times New Roman" w:cs="Times New Roman"/>
          <w:i/>
          <w:iCs/>
          <w:color w:val="000000"/>
          <w:sz w:val="18"/>
          <w:szCs w:val="18"/>
          <w:lang w:val="es-ES"/>
        </w:rPr>
        <w:t>2018).</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Trabajo en repentina interdisciplinaria en instalaciones de la Facultad del Hábitat</w:t>
      </w:r>
      <w:r w:rsidR="008E60BB">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w:t>
      </w:r>
    </w:p>
    <w:p w14:paraId="0A6DF0E6" w14:textId="77777777" w:rsidR="00507C63" w:rsidRDefault="00507C63" w:rsidP="00D02B7D">
      <w:pPr>
        <w:spacing w:line="360" w:lineRule="auto"/>
        <w:jc w:val="both"/>
        <w:rPr>
          <w:rFonts w:ascii="Times New Roman" w:hAnsi="Times New Roman" w:cs="Times New Roman"/>
        </w:rPr>
      </w:pPr>
    </w:p>
    <w:p w14:paraId="4659A0BD" w14:textId="77777777" w:rsidR="001F0675" w:rsidRDefault="001F0675" w:rsidP="00D02B7D">
      <w:pPr>
        <w:spacing w:line="360" w:lineRule="auto"/>
        <w:jc w:val="both"/>
        <w:rPr>
          <w:rFonts w:ascii="Times New Roman" w:hAnsi="Times New Roman" w:cs="Times New Roman"/>
        </w:rPr>
      </w:pPr>
    </w:p>
    <w:p w14:paraId="3CE5B123" w14:textId="610467FE" w:rsidR="007009FE" w:rsidRPr="00E77AD2" w:rsidRDefault="00E77AD2" w:rsidP="00D02B7D">
      <w:pPr>
        <w:spacing w:line="360" w:lineRule="auto"/>
        <w:jc w:val="both"/>
        <w:rPr>
          <w:rFonts w:ascii="Times New Roman" w:hAnsi="Times New Roman" w:cs="Times New Roman"/>
          <w:b/>
        </w:rPr>
      </w:pPr>
      <w:r w:rsidRPr="00E77AD2">
        <w:rPr>
          <w:rFonts w:ascii="Times New Roman" w:hAnsi="Times New Roman" w:cs="Times New Roman"/>
          <w:b/>
        </w:rPr>
        <w:t>Conclusiones</w:t>
      </w:r>
    </w:p>
    <w:p w14:paraId="07A40626" w14:textId="6C33C9CB" w:rsidR="00E77AD2" w:rsidRDefault="00C54823" w:rsidP="0043580D">
      <w:pPr>
        <w:spacing w:line="360" w:lineRule="auto"/>
        <w:rPr>
          <w:rFonts w:ascii="Times New Roman" w:hAnsi="Times New Roman" w:cs="Times New Roman"/>
        </w:rPr>
      </w:pPr>
      <w:r>
        <w:rPr>
          <w:rFonts w:ascii="Times New Roman" w:hAnsi="Times New Roman" w:cs="Times New Roman"/>
        </w:rPr>
        <w:t xml:space="preserve">Hoy por hoy, a nadie escapa la conciencia sobre los cambios de paradigmas que enfrenta la educación en el siglo XXI, menos aún en estos momentos donde las situaciones de contingencia por las que estamos viviendo han determinado un parte aguas en todo sentido; ni hablar de la transición hacia la era de la virtualidad con el imperioso dominio de las más innovadoras tecnologías digitales. </w:t>
      </w:r>
      <w:r w:rsidR="00121285">
        <w:rPr>
          <w:rFonts w:ascii="Times New Roman" w:hAnsi="Times New Roman" w:cs="Times New Roman"/>
        </w:rPr>
        <w:t>E</w:t>
      </w:r>
      <w:r>
        <w:rPr>
          <w:rFonts w:ascii="Times New Roman" w:hAnsi="Times New Roman" w:cs="Times New Roman"/>
        </w:rPr>
        <w:t>n lo particular, cuando se habla de la formación de profesionistas en el diseño</w:t>
      </w:r>
      <w:r w:rsidR="00121285">
        <w:rPr>
          <w:rFonts w:ascii="Times New Roman" w:hAnsi="Times New Roman" w:cs="Times New Roman"/>
        </w:rPr>
        <w:t xml:space="preserve">, </w:t>
      </w:r>
      <w:r w:rsidR="003425C4">
        <w:rPr>
          <w:rFonts w:ascii="Times New Roman" w:hAnsi="Times New Roman" w:cs="Times New Roman"/>
        </w:rPr>
        <w:t>no podemos ser ajenos a la necesidad de forjar diseñadores que sean capaces de emprender y concretar sus propios proyectos</w:t>
      </w:r>
      <w:r w:rsidR="00663B4C">
        <w:rPr>
          <w:rFonts w:ascii="Times New Roman" w:hAnsi="Times New Roman" w:cs="Times New Roman"/>
        </w:rPr>
        <w:t xml:space="preserve"> y que ello implica haber </w:t>
      </w:r>
      <w:r w:rsidR="00663B4C">
        <w:rPr>
          <w:rFonts w:ascii="Times New Roman" w:hAnsi="Times New Roman" w:cs="Times New Roman"/>
        </w:rPr>
        <w:lastRenderedPageBreak/>
        <w:t xml:space="preserve">desarrollado en ellos la capacidad de trabajar </w:t>
      </w:r>
      <w:r w:rsidR="009255EE">
        <w:rPr>
          <w:rFonts w:ascii="Times New Roman" w:hAnsi="Times New Roman" w:cs="Times New Roman"/>
        </w:rPr>
        <w:t>conjunta e integradoramente</w:t>
      </w:r>
      <w:r w:rsidR="00663B4C">
        <w:rPr>
          <w:rFonts w:ascii="Times New Roman" w:hAnsi="Times New Roman" w:cs="Times New Roman"/>
        </w:rPr>
        <w:t xml:space="preserve">, desde la inter, hacia la multi y </w:t>
      </w:r>
      <w:r w:rsidR="009255EE">
        <w:rPr>
          <w:rFonts w:ascii="Times New Roman" w:hAnsi="Times New Roman" w:cs="Times New Roman"/>
        </w:rPr>
        <w:t xml:space="preserve">la </w:t>
      </w:r>
      <w:r w:rsidR="00663B4C">
        <w:rPr>
          <w:rFonts w:ascii="Times New Roman" w:hAnsi="Times New Roman" w:cs="Times New Roman"/>
        </w:rPr>
        <w:t>trans</w:t>
      </w:r>
      <w:r w:rsidR="009255EE">
        <w:rPr>
          <w:rFonts w:ascii="Times New Roman" w:hAnsi="Times New Roman" w:cs="Times New Roman"/>
        </w:rPr>
        <w:t>disciplina,</w:t>
      </w:r>
      <w:r w:rsidR="00663B4C">
        <w:rPr>
          <w:rFonts w:ascii="Times New Roman" w:hAnsi="Times New Roman" w:cs="Times New Roman"/>
        </w:rPr>
        <w:t xml:space="preserve"> en la diversidad de niveles que </w:t>
      </w:r>
      <w:r w:rsidR="005B4A25">
        <w:rPr>
          <w:rFonts w:ascii="Times New Roman" w:hAnsi="Times New Roman" w:cs="Times New Roman"/>
        </w:rPr>
        <w:t>el ámbito laboral demanda.</w:t>
      </w:r>
    </w:p>
    <w:p w14:paraId="19D1511B" w14:textId="77777777" w:rsidR="005B4A25" w:rsidRDefault="005B4A25" w:rsidP="0043580D">
      <w:pPr>
        <w:spacing w:line="360" w:lineRule="auto"/>
        <w:rPr>
          <w:rFonts w:ascii="Times New Roman" w:hAnsi="Times New Roman" w:cs="Times New Roman"/>
        </w:rPr>
      </w:pPr>
    </w:p>
    <w:p w14:paraId="7C236C78" w14:textId="71A0E14C" w:rsidR="00663B4C" w:rsidRDefault="009255EE" w:rsidP="0043580D">
      <w:pPr>
        <w:spacing w:line="360" w:lineRule="auto"/>
        <w:rPr>
          <w:rFonts w:ascii="Times New Roman" w:hAnsi="Times New Roman" w:cs="Times New Roman"/>
        </w:rPr>
      </w:pPr>
      <w:r>
        <w:rPr>
          <w:rFonts w:ascii="Times New Roman" w:hAnsi="Times New Roman" w:cs="Times New Roman"/>
        </w:rPr>
        <w:t xml:space="preserve">En el camino a seguir cuando se trata de educación para el diseño, además de los anteriores, también se suman otros conceptos necesarios para dichos fines, tales como la capacidad de resiliencia, el diseño participativo, el trabajo colaborativo y la co-creación o co-autoría de productos y soluciones que cada vez más se alejan de </w:t>
      </w:r>
      <w:r w:rsidR="005B4A25">
        <w:rPr>
          <w:rFonts w:ascii="Times New Roman" w:hAnsi="Times New Roman" w:cs="Times New Roman"/>
        </w:rPr>
        <w:t>una visión</w:t>
      </w:r>
      <w:r>
        <w:rPr>
          <w:rFonts w:ascii="Times New Roman" w:hAnsi="Times New Roman" w:cs="Times New Roman"/>
        </w:rPr>
        <w:t xml:space="preserve"> individu</w:t>
      </w:r>
      <w:r w:rsidR="004C595F">
        <w:rPr>
          <w:rFonts w:ascii="Times New Roman" w:hAnsi="Times New Roman" w:cs="Times New Roman"/>
        </w:rPr>
        <w:t xml:space="preserve">alista que en el siglo pasado y en otros tiempos parecía destacar </w:t>
      </w:r>
      <w:r w:rsidR="00AC26BB">
        <w:rPr>
          <w:rFonts w:ascii="Times New Roman" w:hAnsi="Times New Roman" w:cs="Times New Roman"/>
        </w:rPr>
        <w:t xml:space="preserve">de manera natural. </w:t>
      </w:r>
      <w:r w:rsidR="00BE63F6">
        <w:rPr>
          <w:rFonts w:ascii="Times New Roman" w:hAnsi="Times New Roman" w:cs="Times New Roman"/>
        </w:rPr>
        <w:t>Ahora y al parecer, sin punto de retorno, la perspectiva hacia el oficio del diseñador se sitúa en estimar la generación de ideas y puesta en práctica de las mismas desde el respeto y valor de las diversas aportaciones que los implicados en el proceso puedan generar, y por lo tanto cobra así mismo un valor particular el trabajo eficiente a partir de la integración de múltiples saberes, las relaciones interpersonales y la diversidad en un sentido muy amplio.</w:t>
      </w:r>
    </w:p>
    <w:p w14:paraId="1A473577" w14:textId="77777777" w:rsidR="00C54823" w:rsidRDefault="00C54823" w:rsidP="0043580D">
      <w:pPr>
        <w:spacing w:line="360" w:lineRule="auto"/>
        <w:rPr>
          <w:rFonts w:ascii="Times New Roman" w:hAnsi="Times New Roman" w:cs="Times New Roman"/>
        </w:rPr>
      </w:pPr>
    </w:p>
    <w:p w14:paraId="17E366AF" w14:textId="09240DD0" w:rsidR="00252692" w:rsidRDefault="000B6E3A" w:rsidP="0043580D">
      <w:pPr>
        <w:spacing w:line="360" w:lineRule="auto"/>
        <w:rPr>
          <w:rFonts w:ascii="Times New Roman" w:hAnsi="Times New Roman" w:cs="Times New Roman"/>
        </w:rPr>
      </w:pPr>
      <w:r>
        <w:rPr>
          <w:rFonts w:ascii="Times New Roman" w:hAnsi="Times New Roman" w:cs="Times New Roman"/>
        </w:rPr>
        <w:t xml:space="preserve">Para la Facultad del Hábitat, </w:t>
      </w:r>
      <w:r w:rsidR="00036B1D">
        <w:rPr>
          <w:rFonts w:ascii="Times New Roman" w:hAnsi="Times New Roman" w:cs="Times New Roman"/>
        </w:rPr>
        <w:t xml:space="preserve">estas y otras consideraciones han sido primordiales al momento de pensar y tomar las decisiones necesarias para elaborar las propuestas académicas que fundamenten </w:t>
      </w:r>
      <w:r w:rsidR="00252692">
        <w:rPr>
          <w:rFonts w:ascii="Times New Roman" w:hAnsi="Times New Roman" w:cs="Times New Roman"/>
        </w:rPr>
        <w:t>el ejercicio de la formación en sus disciplinas. Se puede decir que para esta entidad, el optar por los cambios que procuren adaptarse a los tiempos que vivimos ha sido una constante, misma que ha promovido, la obligada adaptación a formas de enseñanza que, desde antaño, han resultado singulares e innovadoras para muchos.</w:t>
      </w:r>
    </w:p>
    <w:p w14:paraId="6D21D79D" w14:textId="77777777" w:rsidR="001F0675" w:rsidRDefault="001F0675" w:rsidP="0043580D">
      <w:pPr>
        <w:spacing w:line="360" w:lineRule="auto"/>
        <w:rPr>
          <w:rFonts w:ascii="Times New Roman" w:hAnsi="Times New Roman" w:cs="Times New Roman"/>
        </w:rPr>
      </w:pPr>
    </w:p>
    <w:p w14:paraId="1B1BFF5A" w14:textId="05C5B19D" w:rsidR="005C0AB3" w:rsidRDefault="00252692" w:rsidP="0043580D">
      <w:pPr>
        <w:spacing w:line="360" w:lineRule="auto"/>
        <w:rPr>
          <w:rFonts w:ascii="Times New Roman" w:hAnsi="Times New Roman" w:cs="Times New Roman"/>
        </w:rPr>
      </w:pPr>
      <w:r>
        <w:rPr>
          <w:rFonts w:ascii="Times New Roman" w:hAnsi="Times New Roman" w:cs="Times New Roman"/>
        </w:rPr>
        <w:t>Justo en estos momentos</w:t>
      </w:r>
      <w:r w:rsidR="00F91A38">
        <w:rPr>
          <w:rFonts w:ascii="Times New Roman" w:hAnsi="Times New Roman" w:cs="Times New Roman"/>
        </w:rPr>
        <w:t>, donde se requiere</w:t>
      </w:r>
      <w:r>
        <w:rPr>
          <w:rFonts w:ascii="Times New Roman" w:hAnsi="Times New Roman" w:cs="Times New Roman"/>
        </w:rPr>
        <w:t xml:space="preserve"> </w:t>
      </w:r>
      <w:r w:rsidR="00E77AD2" w:rsidRPr="00715540">
        <w:rPr>
          <w:rFonts w:ascii="Times New Roman" w:hAnsi="Times New Roman" w:cs="Times New Roman"/>
        </w:rPr>
        <w:t>de un nuevo planteamie</w:t>
      </w:r>
      <w:r w:rsidR="00F91A38">
        <w:rPr>
          <w:rFonts w:ascii="Times New Roman" w:hAnsi="Times New Roman" w:cs="Times New Roman"/>
        </w:rPr>
        <w:t>nto curricular para el año 2021 (el cual se suma a una política institucional que la propia Universidad Autónoma de San Luis Potosí ha generado en tiempos recientes),</w:t>
      </w:r>
      <w:r w:rsidR="00E77AD2" w:rsidRPr="00715540">
        <w:rPr>
          <w:rFonts w:ascii="Times New Roman" w:hAnsi="Times New Roman" w:cs="Times New Roman"/>
        </w:rPr>
        <w:t xml:space="preserve"> </w:t>
      </w:r>
      <w:r w:rsidR="00261EE4">
        <w:rPr>
          <w:rFonts w:ascii="Times New Roman" w:hAnsi="Times New Roman" w:cs="Times New Roman"/>
        </w:rPr>
        <w:t xml:space="preserve">se consideran, desde la revisión en retrospectiva y en el presente, las aportaciones que ha generado el Taller de Síntesis Interdisciplinario </w:t>
      </w:r>
      <w:r w:rsidR="008763AB">
        <w:rPr>
          <w:rFonts w:ascii="Times New Roman" w:hAnsi="Times New Roman" w:cs="Times New Roman"/>
        </w:rPr>
        <w:t>y cómo estas, implican un peso considerablemente fuerte al momento de poner sobre la mesa la elección de espacios de formación que deban estar indispensablemente presentes en la nueva currícula que definirá la segunda década del siglo en dicha institución educativa.</w:t>
      </w:r>
    </w:p>
    <w:p w14:paraId="01165784" w14:textId="77777777" w:rsidR="00E77AD2" w:rsidRDefault="00E77AD2" w:rsidP="0043580D">
      <w:pPr>
        <w:spacing w:line="360" w:lineRule="auto"/>
        <w:rPr>
          <w:rFonts w:ascii="Times New Roman" w:hAnsi="Times New Roman" w:cs="Times New Roman"/>
        </w:rPr>
      </w:pPr>
    </w:p>
    <w:p w14:paraId="442150FE" w14:textId="12074665" w:rsidR="005726BC" w:rsidRDefault="007D5BFD" w:rsidP="0043580D">
      <w:pPr>
        <w:spacing w:line="360" w:lineRule="auto"/>
        <w:rPr>
          <w:rFonts w:ascii="Times New Roman" w:hAnsi="Times New Roman" w:cs="Times New Roman"/>
        </w:rPr>
      </w:pPr>
      <w:r>
        <w:rPr>
          <w:rFonts w:ascii="Times New Roman" w:hAnsi="Times New Roman" w:cs="Times New Roman"/>
        </w:rPr>
        <w:t>Lo que resulta innegable y justo de destacar es que, como se ha señalado, la interdisciplinariedad en la Facultad del Hábitat no solo ha sido un eje primigenio para su constitución, ha sido una postura epistemológica frente a la educación universitaria, y</w:t>
      </w:r>
      <w:r w:rsidR="007009FE" w:rsidRPr="007D5BFD">
        <w:rPr>
          <w:rFonts w:ascii="Times New Roman" w:hAnsi="Times New Roman" w:cs="Times New Roman"/>
        </w:rPr>
        <w:t xml:space="preserve"> más aún, ha conformado el carácter y la identidad de una comunidad que a lo largo de los años ha podido consolidarse en este rasgo que le permite distinguirse y comprenderse a sí misma.</w:t>
      </w:r>
    </w:p>
    <w:p w14:paraId="20C06C68" w14:textId="77777777" w:rsidR="00AF2DFD" w:rsidRDefault="00AF2DFD" w:rsidP="00130E76">
      <w:pPr>
        <w:spacing w:line="360" w:lineRule="auto"/>
        <w:rPr>
          <w:rFonts w:ascii="Times New Roman" w:hAnsi="Times New Roman" w:cs="Times New Roman"/>
        </w:rPr>
      </w:pPr>
    </w:p>
    <w:p w14:paraId="7778527E" w14:textId="77777777" w:rsidR="001F0675" w:rsidRDefault="001F0675" w:rsidP="00130E76">
      <w:pPr>
        <w:spacing w:line="360" w:lineRule="auto"/>
        <w:rPr>
          <w:rFonts w:ascii="Times New Roman" w:hAnsi="Times New Roman" w:cs="Times New Roman"/>
        </w:rPr>
      </w:pPr>
    </w:p>
    <w:p w14:paraId="5E0191D3" w14:textId="77777777" w:rsidR="001F0675" w:rsidRDefault="001F0675" w:rsidP="00130E76">
      <w:pPr>
        <w:spacing w:line="360" w:lineRule="auto"/>
        <w:rPr>
          <w:rFonts w:ascii="Times New Roman" w:hAnsi="Times New Roman" w:cs="Times New Roman"/>
        </w:rPr>
      </w:pPr>
    </w:p>
    <w:p w14:paraId="7D4434C6" w14:textId="77777777" w:rsidR="001F0675" w:rsidRDefault="001F0675" w:rsidP="00130E76">
      <w:pPr>
        <w:spacing w:line="360" w:lineRule="auto"/>
        <w:rPr>
          <w:rFonts w:ascii="Times New Roman" w:hAnsi="Times New Roman" w:cs="Times New Roman"/>
        </w:rPr>
      </w:pPr>
    </w:p>
    <w:p w14:paraId="3CA98A10" w14:textId="77777777" w:rsidR="001F0675" w:rsidRDefault="001F0675" w:rsidP="00130E76">
      <w:pPr>
        <w:spacing w:line="360" w:lineRule="auto"/>
        <w:rPr>
          <w:rFonts w:ascii="Times New Roman" w:hAnsi="Times New Roman" w:cs="Times New Roman"/>
        </w:rPr>
      </w:pPr>
    </w:p>
    <w:p w14:paraId="4F2264A6" w14:textId="77777777" w:rsidR="001F0675" w:rsidRDefault="001F0675" w:rsidP="00130E76">
      <w:pPr>
        <w:spacing w:line="360" w:lineRule="auto"/>
        <w:rPr>
          <w:rFonts w:ascii="Times New Roman" w:hAnsi="Times New Roman" w:cs="Times New Roman"/>
        </w:rPr>
      </w:pPr>
    </w:p>
    <w:p w14:paraId="5514180D" w14:textId="77777777" w:rsidR="007A0CE0" w:rsidRPr="001D39FF" w:rsidRDefault="007A0CE0" w:rsidP="007A0CE0">
      <w:pPr>
        <w:spacing w:line="360" w:lineRule="auto"/>
        <w:rPr>
          <w:rFonts w:ascii="Times New Roman" w:hAnsi="Times New Roman" w:cs="Times New Roman"/>
          <w:b/>
          <w:lang w:val="es-ES"/>
        </w:rPr>
      </w:pPr>
      <w:r w:rsidRPr="001D39FF">
        <w:rPr>
          <w:rFonts w:ascii="Times New Roman" w:hAnsi="Times New Roman" w:cs="Times New Roman"/>
          <w:b/>
          <w:lang w:val="es-ES"/>
        </w:rPr>
        <w:lastRenderedPageBreak/>
        <w:t>Referencias</w:t>
      </w:r>
    </w:p>
    <w:p w14:paraId="18C0E043" w14:textId="05E8871D"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Contreras, Paulina del Pilar y Broitman, Paula Rebeca  (2013). “Desafíos Interdisciplinarios en la Formación Universitaria: una Contribución desde la Facultad de Diseño de la Universidad del Desarrollo”</w:t>
      </w:r>
      <w:r w:rsidR="00142C8C" w:rsidRPr="00D8426D">
        <w:rPr>
          <w:rFonts w:ascii="Times New Roman" w:hAnsi="Times New Roman" w:cs="Times New Roman"/>
          <w:bCs/>
          <w:sz w:val="18"/>
          <w:szCs w:val="18"/>
        </w:rPr>
        <w:t xml:space="preserve"> [Archivo PDF].</w:t>
      </w:r>
      <w:r w:rsidRPr="00D8426D">
        <w:rPr>
          <w:rFonts w:ascii="Times New Roman" w:hAnsi="Times New Roman" w:cs="Times New Roman"/>
          <w:bCs/>
          <w:sz w:val="18"/>
          <w:szCs w:val="18"/>
        </w:rPr>
        <w:t xml:space="preserve"> En: </w:t>
      </w:r>
      <w:r w:rsidRPr="00D8426D">
        <w:rPr>
          <w:rFonts w:ascii="Times New Roman" w:hAnsi="Times New Roman" w:cs="Times New Roman"/>
          <w:bCs/>
          <w:i/>
          <w:sz w:val="18"/>
          <w:szCs w:val="18"/>
        </w:rPr>
        <w:t>Journal of Technology Management &amp; Innovation</w:t>
      </w:r>
      <w:r w:rsidR="00142C8C" w:rsidRPr="00D8426D">
        <w:rPr>
          <w:rFonts w:ascii="Times New Roman" w:hAnsi="Times New Roman" w:cs="Times New Roman"/>
          <w:bCs/>
          <w:sz w:val="18"/>
          <w:szCs w:val="18"/>
        </w:rPr>
        <w:t xml:space="preserve">. </w:t>
      </w:r>
      <w:r w:rsidRPr="00D8426D">
        <w:rPr>
          <w:rFonts w:ascii="Times New Roman" w:hAnsi="Times New Roman" w:cs="Times New Roman"/>
          <w:bCs/>
          <w:sz w:val="18"/>
          <w:szCs w:val="18"/>
        </w:rPr>
        <w:t xml:space="preserve">vol.8 no.1. En: https://scielo.conicyt.cl/scielo.php?script=sci_arttext&amp;pid=S0718-27242013000100009 (consultado </w:t>
      </w:r>
      <w:r w:rsidR="00AD25C6" w:rsidRPr="00D8426D">
        <w:rPr>
          <w:rFonts w:ascii="Times New Roman" w:hAnsi="Times New Roman" w:cs="Times New Roman"/>
          <w:bCs/>
          <w:sz w:val="18"/>
          <w:szCs w:val="18"/>
        </w:rPr>
        <w:t>el 23 de s</w:t>
      </w:r>
      <w:r w:rsidRPr="00D8426D">
        <w:rPr>
          <w:rFonts w:ascii="Times New Roman" w:hAnsi="Times New Roman" w:cs="Times New Roman"/>
          <w:bCs/>
          <w:sz w:val="18"/>
          <w:szCs w:val="18"/>
        </w:rPr>
        <w:t>eptiembre de 2020).</w:t>
      </w:r>
    </w:p>
    <w:p w14:paraId="3A682708" w14:textId="09AB1142"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Culasso, María Gabriela y Fernández Saiz, María del Carmen (2014). “Talleres Interdisciplinarios entre estudiantes de Arquitectura e Ingeniería ¿Una práctica posible?”</w:t>
      </w:r>
      <w:r w:rsidR="00142C8C" w:rsidRPr="00D8426D">
        <w:rPr>
          <w:rFonts w:ascii="Times New Roman" w:hAnsi="Times New Roman" w:cs="Times New Roman"/>
          <w:bCs/>
          <w:sz w:val="18"/>
          <w:szCs w:val="18"/>
        </w:rPr>
        <w:t xml:space="preserve"> [Archivo PDF],</w:t>
      </w:r>
      <w:r w:rsidRPr="00D8426D">
        <w:rPr>
          <w:rFonts w:ascii="Times New Roman" w:hAnsi="Times New Roman" w:cs="Times New Roman"/>
          <w:bCs/>
          <w:sz w:val="18"/>
          <w:szCs w:val="18"/>
        </w:rPr>
        <w:t xml:space="preserve"> en: </w:t>
      </w:r>
      <w:r w:rsidRPr="00D8426D">
        <w:rPr>
          <w:rFonts w:ascii="Times New Roman" w:hAnsi="Times New Roman" w:cs="Times New Roman"/>
          <w:bCs/>
          <w:i/>
          <w:sz w:val="18"/>
          <w:szCs w:val="18"/>
        </w:rPr>
        <w:t>Revista de la Facultad de Ciencias Exactas, Físicas y Naturales,</w:t>
      </w:r>
      <w:r w:rsidRPr="00D8426D">
        <w:rPr>
          <w:rFonts w:ascii="Times New Roman" w:hAnsi="Times New Roman" w:cs="Times New Roman"/>
          <w:bCs/>
          <w:sz w:val="18"/>
          <w:szCs w:val="18"/>
        </w:rPr>
        <w:t xml:space="preserve"> [S.l.], vol. 1, n.</w:t>
      </w:r>
      <w:r w:rsidR="00AF2DFD" w:rsidRPr="00D8426D">
        <w:rPr>
          <w:rFonts w:ascii="Times New Roman" w:hAnsi="Times New Roman" w:cs="Times New Roman"/>
          <w:bCs/>
          <w:sz w:val="18"/>
          <w:szCs w:val="18"/>
        </w:rPr>
        <w:t xml:space="preserve">2, págs. 61-67. En: https://revistas.unc.edu.ar/index.php/FCEFyN/article/view/8910/9747 </w:t>
      </w:r>
      <w:r w:rsidR="00AD25C6" w:rsidRPr="00D8426D">
        <w:rPr>
          <w:rFonts w:ascii="Times New Roman" w:hAnsi="Times New Roman" w:cs="Times New Roman"/>
          <w:bCs/>
          <w:sz w:val="18"/>
          <w:szCs w:val="18"/>
        </w:rPr>
        <w:t xml:space="preserve"> (consultado el 28 de septiembre de 2020).</w:t>
      </w:r>
    </w:p>
    <w:p w14:paraId="5F5B2385" w14:textId="65538C64"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Facultad del Hábitat (2013). </w:t>
      </w:r>
      <w:r w:rsidRPr="00D8426D">
        <w:rPr>
          <w:rFonts w:ascii="Times New Roman" w:hAnsi="Times New Roman" w:cs="Times New Roman"/>
          <w:bCs/>
          <w:i/>
          <w:sz w:val="18"/>
          <w:szCs w:val="18"/>
        </w:rPr>
        <w:t>Reestructuración Académica y Curricular 2013 para el Plan de Estudios 2013</w:t>
      </w:r>
      <w:r w:rsidRPr="00D8426D">
        <w:rPr>
          <w:rFonts w:ascii="Times New Roman" w:hAnsi="Times New Roman" w:cs="Times New Roman"/>
          <w:bCs/>
          <w:sz w:val="18"/>
          <w:szCs w:val="18"/>
        </w:rPr>
        <w:t xml:space="preserve">. </w:t>
      </w:r>
      <w:r w:rsidR="00142C8C" w:rsidRPr="00D8426D">
        <w:rPr>
          <w:rFonts w:ascii="Times New Roman" w:hAnsi="Times New Roman" w:cs="Times New Roman"/>
          <w:bCs/>
          <w:sz w:val="18"/>
          <w:szCs w:val="18"/>
        </w:rPr>
        <w:t xml:space="preserve">[Archivo PDF]. </w:t>
      </w:r>
      <w:r w:rsidRPr="00D8426D">
        <w:rPr>
          <w:rFonts w:ascii="Times New Roman" w:hAnsi="Times New Roman" w:cs="Times New Roman"/>
          <w:bCs/>
          <w:sz w:val="18"/>
          <w:szCs w:val="18"/>
        </w:rPr>
        <w:t xml:space="preserve">Pág.50. En: http://habitat.uaslp.mx/Documents/Academica/propuesta.curricular.2013.pdf  </w:t>
      </w:r>
      <w:r w:rsidR="00AD25C6" w:rsidRPr="00D8426D">
        <w:rPr>
          <w:rFonts w:ascii="Times New Roman" w:hAnsi="Times New Roman" w:cs="Times New Roman"/>
          <w:bCs/>
          <w:sz w:val="18"/>
          <w:szCs w:val="18"/>
        </w:rPr>
        <w:t>(c</w:t>
      </w:r>
      <w:r w:rsidRPr="00D8426D">
        <w:rPr>
          <w:rFonts w:ascii="Times New Roman" w:hAnsi="Times New Roman" w:cs="Times New Roman"/>
          <w:bCs/>
          <w:sz w:val="18"/>
          <w:szCs w:val="18"/>
        </w:rPr>
        <w:t>onsultado</w:t>
      </w:r>
      <w:r w:rsidR="00AD25C6" w:rsidRPr="00D8426D">
        <w:rPr>
          <w:rFonts w:ascii="Times New Roman" w:hAnsi="Times New Roman" w:cs="Times New Roman"/>
          <w:bCs/>
          <w:sz w:val="18"/>
          <w:szCs w:val="18"/>
        </w:rPr>
        <w:t xml:space="preserve"> el 21 de septiembre de 2020).</w:t>
      </w:r>
    </w:p>
    <w:p w14:paraId="4A0064E8" w14:textId="1858BC56" w:rsidR="008E3E8D" w:rsidRPr="00D8426D" w:rsidRDefault="008E3E8D"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Saucedo Díaz, Fausto A. (2020). Entrevista </w:t>
      </w:r>
      <w:r w:rsidR="00A50CD4" w:rsidRPr="00D8426D">
        <w:rPr>
          <w:rFonts w:ascii="Times New Roman" w:hAnsi="Times New Roman" w:cs="Times New Roman"/>
          <w:bCs/>
          <w:sz w:val="18"/>
          <w:szCs w:val="18"/>
        </w:rPr>
        <w:t>a</w:t>
      </w:r>
      <w:r w:rsidRPr="00D8426D">
        <w:rPr>
          <w:rFonts w:ascii="Times New Roman" w:hAnsi="Times New Roman" w:cs="Times New Roman"/>
          <w:bCs/>
          <w:sz w:val="18"/>
          <w:szCs w:val="18"/>
        </w:rPr>
        <w:t>l Edificador Fausto Saucedo, Secretario General de la Facultad en el periodo 2008-2019 y Jefe del Taller Interdisciplinario entre los años 2006 y 2016. Entrevista realizada en septiembre de 2020.</w:t>
      </w:r>
    </w:p>
    <w:p w14:paraId="69E991EC" w14:textId="6861D62F" w:rsidR="00882855" w:rsidRPr="00D8426D" w:rsidRDefault="00882855"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Molina A., María Elena. (2020) Entrevista a la Dra. Molina como Coordinadora del Taller de Síntesis</w:t>
      </w:r>
      <w:r w:rsidR="00A50CD4" w:rsidRPr="00D8426D">
        <w:rPr>
          <w:rFonts w:ascii="Times New Roman" w:hAnsi="Times New Roman" w:cs="Times New Roman"/>
          <w:bCs/>
          <w:sz w:val="18"/>
          <w:szCs w:val="18"/>
        </w:rPr>
        <w:t xml:space="preserve"> </w:t>
      </w:r>
      <w:r w:rsidRPr="00D8426D">
        <w:rPr>
          <w:rFonts w:ascii="Times New Roman" w:hAnsi="Times New Roman" w:cs="Times New Roman"/>
          <w:bCs/>
          <w:sz w:val="18"/>
          <w:szCs w:val="18"/>
        </w:rPr>
        <w:t>Interdisciplinario y Jefa del Campo Curricular de la Síntesis, de la Facultad del Hábitat.</w:t>
      </w:r>
      <w:r w:rsidR="00A50CD4" w:rsidRPr="00D8426D">
        <w:rPr>
          <w:rFonts w:ascii="Times New Roman" w:hAnsi="Times New Roman" w:cs="Times New Roman"/>
          <w:bCs/>
          <w:sz w:val="18"/>
          <w:szCs w:val="18"/>
        </w:rPr>
        <w:t xml:space="preserve"> Entrevista realizada en agosto de 2020</w:t>
      </w:r>
      <w:r w:rsidR="00AD25C6" w:rsidRPr="00D8426D">
        <w:rPr>
          <w:rFonts w:ascii="Times New Roman" w:hAnsi="Times New Roman" w:cs="Times New Roman"/>
          <w:bCs/>
          <w:sz w:val="18"/>
          <w:szCs w:val="18"/>
        </w:rPr>
        <w:t>.</w:t>
      </w:r>
    </w:p>
    <w:p w14:paraId="1D3B37B7" w14:textId="77777777"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Paláu, María Teresa (2000). </w:t>
      </w:r>
      <w:r w:rsidRPr="00D8426D">
        <w:rPr>
          <w:rFonts w:ascii="Times New Roman" w:hAnsi="Times New Roman" w:cs="Times New Roman"/>
          <w:bCs/>
          <w:i/>
          <w:sz w:val="18"/>
          <w:szCs w:val="18"/>
        </w:rPr>
        <w:t>Facultad del Hábitat. Historia y perspectivas.</w:t>
      </w:r>
      <w:r w:rsidRPr="00D8426D">
        <w:rPr>
          <w:rFonts w:ascii="Times New Roman" w:hAnsi="Times New Roman" w:cs="Times New Roman"/>
          <w:bCs/>
          <w:sz w:val="18"/>
          <w:szCs w:val="18"/>
        </w:rPr>
        <w:t xml:space="preserve"> Universidad Autónoma de San Luis Potosí. S.L.P., México.</w:t>
      </w:r>
    </w:p>
    <w:p w14:paraId="6B641097" w14:textId="77777777" w:rsidR="00882855" w:rsidRPr="007A0CE0" w:rsidRDefault="00882855" w:rsidP="00882855">
      <w:pPr>
        <w:spacing w:line="360" w:lineRule="auto"/>
        <w:ind w:left="567" w:hanging="283"/>
        <w:rPr>
          <w:rFonts w:ascii="Times New Roman" w:hAnsi="Times New Roman" w:cs="Times New Roman"/>
          <w:bCs/>
          <w:sz w:val="22"/>
          <w:szCs w:val="22"/>
        </w:rPr>
      </w:pPr>
    </w:p>
    <w:p w14:paraId="66C2ECE2" w14:textId="3FD041DC" w:rsidR="00D8426D" w:rsidRDefault="00631A66" w:rsidP="00D8426D">
      <w:pPr>
        <w:pStyle w:val="AuthorBiographyText"/>
        <w:rPr>
          <w:szCs w:val="20"/>
          <w:lang w:val="es-ES"/>
        </w:rPr>
      </w:pPr>
      <w:r>
        <w:rPr>
          <w:rStyle w:val="AuthorNameHeadingChar"/>
          <w:szCs w:val="20"/>
          <w:lang w:val="es-ES"/>
        </w:rPr>
        <w:t>Daniel Jiménez Anguiano</w:t>
      </w:r>
      <w:r w:rsidRPr="007419A3">
        <w:rPr>
          <w:rStyle w:val="AuthorNameHeadingChar"/>
          <w:bCs/>
          <w:iCs/>
          <w:szCs w:val="20"/>
          <w:lang w:val="es-ES"/>
        </w:rPr>
        <w:t xml:space="preserve">: </w:t>
      </w:r>
      <w:r>
        <w:rPr>
          <w:szCs w:val="20"/>
          <w:lang w:val="es-ES"/>
        </w:rPr>
        <w:t>Universidad Autónoma de San Luis Potosí, Facultad  del Hábitat</w:t>
      </w:r>
      <w:r w:rsidRPr="007419A3">
        <w:rPr>
          <w:szCs w:val="20"/>
          <w:lang w:val="es-ES"/>
        </w:rPr>
        <w:t xml:space="preserve">, </w:t>
      </w:r>
      <w:r>
        <w:rPr>
          <w:szCs w:val="20"/>
          <w:lang w:val="es-ES"/>
        </w:rPr>
        <w:t xml:space="preserve">San Luis Potosí, México, </w:t>
      </w:r>
      <w:r w:rsidR="00D8426D" w:rsidRPr="00D8426D">
        <w:rPr>
          <w:szCs w:val="20"/>
          <w:lang w:val="es-ES"/>
        </w:rPr>
        <w:t>daniel.jimenez@uaslp.mx</w:t>
      </w:r>
    </w:p>
    <w:p w14:paraId="64C153F1" w14:textId="36E71EE3" w:rsidR="009723B7" w:rsidRPr="009723B7" w:rsidRDefault="009723B7" w:rsidP="00805BB6">
      <w:pPr>
        <w:pStyle w:val="AuthorBiographyText"/>
        <w:jc w:val="left"/>
        <w:rPr>
          <w:szCs w:val="20"/>
          <w:lang w:val="es-ES"/>
        </w:rPr>
      </w:pPr>
      <w:r w:rsidRPr="009723B7">
        <w:rPr>
          <w:szCs w:val="20"/>
          <w:lang w:val="es-ES"/>
        </w:rPr>
        <w:t>Arquitecto</w:t>
      </w:r>
      <w:r>
        <w:rPr>
          <w:szCs w:val="20"/>
          <w:lang w:val="es-ES"/>
        </w:rPr>
        <w:t xml:space="preserve"> por la Facultad del Hábitat</w:t>
      </w:r>
      <w:r w:rsidR="00434198">
        <w:rPr>
          <w:szCs w:val="20"/>
          <w:lang w:val="es-ES"/>
        </w:rPr>
        <w:t xml:space="preserve"> (UASLP)</w:t>
      </w:r>
      <w:r>
        <w:rPr>
          <w:szCs w:val="20"/>
          <w:lang w:val="es-ES"/>
        </w:rPr>
        <w:t xml:space="preserve"> y Maestro en Restauración de Sitios y Monumentos por la Universidad de Guanajuato. Profesor investigador de tiempo completo de la </w:t>
      </w:r>
      <w:r w:rsidRPr="009723B7">
        <w:rPr>
          <w:szCs w:val="20"/>
          <w:lang w:val="es-ES"/>
        </w:rPr>
        <w:t xml:space="preserve">Universidad Autónoma de San Luis </w:t>
      </w:r>
      <w:r>
        <w:rPr>
          <w:szCs w:val="20"/>
          <w:lang w:val="es-ES"/>
        </w:rPr>
        <w:t xml:space="preserve">Potosí; </w:t>
      </w:r>
      <w:r w:rsidR="00D8426D">
        <w:rPr>
          <w:szCs w:val="20"/>
          <w:lang w:val="es-ES"/>
        </w:rPr>
        <w:t>E</w:t>
      </w:r>
      <w:r w:rsidR="00306EB8">
        <w:rPr>
          <w:szCs w:val="20"/>
          <w:lang w:val="es-ES"/>
        </w:rPr>
        <w:t xml:space="preserve">s docente </w:t>
      </w:r>
      <w:r w:rsidR="00D8426D">
        <w:rPr>
          <w:szCs w:val="20"/>
          <w:lang w:val="es-ES"/>
        </w:rPr>
        <w:t>en diversas asignaturas de</w:t>
      </w:r>
      <w:r w:rsidR="00306EB8">
        <w:rPr>
          <w:szCs w:val="20"/>
          <w:lang w:val="es-ES"/>
        </w:rPr>
        <w:t xml:space="preserve"> las licenciatura</w:t>
      </w:r>
      <w:r>
        <w:rPr>
          <w:szCs w:val="20"/>
          <w:lang w:val="es-ES"/>
        </w:rPr>
        <w:t xml:space="preserve"> </w:t>
      </w:r>
      <w:r w:rsidR="00D8426D">
        <w:rPr>
          <w:szCs w:val="20"/>
          <w:lang w:val="es-ES"/>
        </w:rPr>
        <w:t>en</w:t>
      </w:r>
      <w:r>
        <w:rPr>
          <w:szCs w:val="20"/>
          <w:lang w:val="es-ES"/>
        </w:rPr>
        <w:t xml:space="preserve"> </w:t>
      </w:r>
      <w:r w:rsidRPr="007141B5">
        <w:rPr>
          <w:i/>
          <w:szCs w:val="20"/>
          <w:lang w:val="es-ES"/>
        </w:rPr>
        <w:t>Arquitectura</w:t>
      </w:r>
      <w:r w:rsidR="007141B5">
        <w:rPr>
          <w:szCs w:val="20"/>
          <w:lang w:val="es-ES"/>
        </w:rPr>
        <w:t xml:space="preserve"> y</w:t>
      </w:r>
      <w:r w:rsidR="0032522C">
        <w:rPr>
          <w:szCs w:val="20"/>
          <w:lang w:val="es-ES"/>
        </w:rPr>
        <w:t xml:space="preserve"> </w:t>
      </w:r>
      <w:r w:rsidR="00306EB8">
        <w:rPr>
          <w:szCs w:val="20"/>
          <w:lang w:val="es-ES"/>
        </w:rPr>
        <w:t xml:space="preserve">en </w:t>
      </w:r>
      <w:r w:rsidRPr="007141B5">
        <w:rPr>
          <w:i/>
          <w:szCs w:val="20"/>
          <w:lang w:val="es-ES"/>
        </w:rPr>
        <w:t xml:space="preserve">Conservación y </w:t>
      </w:r>
      <w:r w:rsidR="0032522C" w:rsidRPr="007141B5">
        <w:rPr>
          <w:i/>
          <w:szCs w:val="20"/>
          <w:lang w:val="es-ES"/>
        </w:rPr>
        <w:t>R</w:t>
      </w:r>
      <w:r w:rsidRPr="007141B5">
        <w:rPr>
          <w:i/>
          <w:szCs w:val="20"/>
          <w:lang w:val="es-ES"/>
        </w:rPr>
        <w:t xml:space="preserve">estauración de </w:t>
      </w:r>
      <w:r w:rsidR="0032522C" w:rsidRPr="007141B5">
        <w:rPr>
          <w:i/>
          <w:szCs w:val="20"/>
          <w:lang w:val="es-ES"/>
        </w:rPr>
        <w:t>Bienes C</w:t>
      </w:r>
      <w:r w:rsidRPr="007141B5">
        <w:rPr>
          <w:i/>
          <w:szCs w:val="20"/>
          <w:lang w:val="es-ES"/>
        </w:rPr>
        <w:t xml:space="preserve">ulturales </w:t>
      </w:r>
      <w:r w:rsidR="0032522C" w:rsidRPr="007141B5">
        <w:rPr>
          <w:i/>
          <w:szCs w:val="20"/>
          <w:lang w:val="es-ES"/>
        </w:rPr>
        <w:t>M</w:t>
      </w:r>
      <w:r w:rsidRPr="007141B5">
        <w:rPr>
          <w:i/>
          <w:szCs w:val="20"/>
          <w:lang w:val="es-ES"/>
        </w:rPr>
        <w:t>uebles</w:t>
      </w:r>
      <w:r w:rsidR="000D047E">
        <w:rPr>
          <w:szCs w:val="20"/>
          <w:lang w:val="es-ES"/>
        </w:rPr>
        <w:t xml:space="preserve"> y </w:t>
      </w:r>
      <w:r w:rsidR="00306EB8">
        <w:rPr>
          <w:szCs w:val="20"/>
          <w:lang w:val="es-ES"/>
        </w:rPr>
        <w:t xml:space="preserve">ha impartido en </w:t>
      </w:r>
      <w:r w:rsidR="00D8426D">
        <w:rPr>
          <w:szCs w:val="20"/>
          <w:lang w:val="es-ES"/>
        </w:rPr>
        <w:t>múltiples</w:t>
      </w:r>
      <w:r w:rsidR="00306EB8">
        <w:rPr>
          <w:szCs w:val="20"/>
          <w:lang w:val="es-ES"/>
        </w:rPr>
        <w:t xml:space="preserve"> ocasiones </w:t>
      </w:r>
      <w:r w:rsidR="000D047E">
        <w:rPr>
          <w:szCs w:val="20"/>
          <w:lang w:val="es-ES"/>
        </w:rPr>
        <w:t xml:space="preserve">el </w:t>
      </w:r>
      <w:r w:rsidR="000D047E" w:rsidRPr="00434198">
        <w:rPr>
          <w:i/>
          <w:szCs w:val="20"/>
          <w:lang w:val="es-ES"/>
        </w:rPr>
        <w:t>Taller de Síntesis Interdisciplinario</w:t>
      </w:r>
      <w:r w:rsidR="000D047E">
        <w:rPr>
          <w:szCs w:val="20"/>
          <w:lang w:val="es-ES"/>
        </w:rPr>
        <w:t xml:space="preserve"> </w:t>
      </w:r>
      <w:r w:rsidR="00306EB8">
        <w:rPr>
          <w:szCs w:val="20"/>
          <w:lang w:val="es-ES"/>
        </w:rPr>
        <w:t>para</w:t>
      </w:r>
      <w:r w:rsidR="000D047E">
        <w:rPr>
          <w:szCs w:val="20"/>
          <w:lang w:val="es-ES"/>
        </w:rPr>
        <w:t xml:space="preserve"> las </w:t>
      </w:r>
      <w:r w:rsidR="00306EB8">
        <w:rPr>
          <w:szCs w:val="20"/>
          <w:lang w:val="es-ES"/>
        </w:rPr>
        <w:t xml:space="preserve">seis </w:t>
      </w:r>
      <w:r w:rsidR="000D047E">
        <w:rPr>
          <w:szCs w:val="20"/>
          <w:lang w:val="es-ES"/>
        </w:rPr>
        <w:t>licenciaturas que conforman la</w:t>
      </w:r>
      <w:r w:rsidRPr="009723B7">
        <w:rPr>
          <w:szCs w:val="20"/>
          <w:lang w:val="es-ES"/>
        </w:rPr>
        <w:t xml:space="preserve"> Facultad del Hábitat</w:t>
      </w:r>
      <w:r w:rsidR="000D047E">
        <w:rPr>
          <w:szCs w:val="20"/>
          <w:lang w:val="es-ES"/>
        </w:rPr>
        <w:t xml:space="preserve"> (UASLP)</w:t>
      </w:r>
      <w:r>
        <w:rPr>
          <w:szCs w:val="20"/>
          <w:lang w:val="es-ES"/>
        </w:rPr>
        <w:t xml:space="preserve">. </w:t>
      </w:r>
    </w:p>
    <w:p w14:paraId="73549180" w14:textId="77777777" w:rsidR="008F5BBC" w:rsidRPr="00631A66" w:rsidRDefault="008F5BBC" w:rsidP="00304499">
      <w:pPr>
        <w:spacing w:line="360" w:lineRule="auto"/>
        <w:rPr>
          <w:rFonts w:ascii="Times New Roman" w:hAnsi="Times New Roman" w:cs="Times New Roman"/>
          <w:b/>
          <w:lang w:val="es-ES"/>
        </w:rPr>
      </w:pPr>
    </w:p>
    <w:sectPr w:rsidR="008F5BBC" w:rsidRPr="00631A66"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Autor" w:initials="A">
    <w:p w14:paraId="0BCBC1E8" w14:textId="305AEA3F" w:rsidR="008B4167" w:rsidRDefault="008B4167">
      <w:pPr>
        <w:pStyle w:val="Textocomentario"/>
      </w:pPr>
      <w:r>
        <w:rPr>
          <w:rStyle w:val="Refdecomentario"/>
        </w:rPr>
        <w:annotationRef/>
      </w:r>
      <w:r>
        <w:t>Agrgar numero de pagina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BCBC1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CBC1E8" w16cid:durableId="2333FF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D2B242" w14:textId="77777777" w:rsidR="00F82430" w:rsidRDefault="00F82430" w:rsidP="00304499">
      <w:r>
        <w:separator/>
      </w:r>
    </w:p>
  </w:endnote>
  <w:endnote w:type="continuationSeparator" w:id="0">
    <w:p w14:paraId="5E155171" w14:textId="77777777" w:rsidR="00F82430" w:rsidRDefault="00F82430"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30DBB9" w14:textId="77777777" w:rsidR="00F82430" w:rsidRDefault="00F82430" w:rsidP="00304499">
      <w:r>
        <w:separator/>
      </w:r>
    </w:p>
  </w:footnote>
  <w:footnote w:type="continuationSeparator" w:id="0">
    <w:p w14:paraId="5D4281BF" w14:textId="77777777" w:rsidR="00F82430" w:rsidRDefault="00F82430"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A86584"/>
    <w:multiLevelType w:val="hybridMultilevel"/>
    <w:tmpl w:val="82428C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2F93FF9"/>
    <w:multiLevelType w:val="hybridMultilevel"/>
    <w:tmpl w:val="23F02F20"/>
    <w:lvl w:ilvl="0" w:tplc="080A0001">
      <w:start w:val="1"/>
      <w:numFmt w:val="bullet"/>
      <w:lvlText w:val=""/>
      <w:lvlJc w:val="left"/>
      <w:pPr>
        <w:ind w:left="1778" w:hanging="360"/>
      </w:pPr>
      <w:rPr>
        <w:rFonts w:ascii="Symbol" w:hAnsi="Symbol"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38C0"/>
    <w:rsid w:val="00010A9F"/>
    <w:rsid w:val="00013805"/>
    <w:rsid w:val="00017800"/>
    <w:rsid w:val="00025DA2"/>
    <w:rsid w:val="00032DE2"/>
    <w:rsid w:val="0003632B"/>
    <w:rsid w:val="00036B1D"/>
    <w:rsid w:val="00043293"/>
    <w:rsid w:val="0005593D"/>
    <w:rsid w:val="00091BC8"/>
    <w:rsid w:val="00095E78"/>
    <w:rsid w:val="000A18C6"/>
    <w:rsid w:val="000B0BAC"/>
    <w:rsid w:val="000B5221"/>
    <w:rsid w:val="000B6E3A"/>
    <w:rsid w:val="000C2BE6"/>
    <w:rsid w:val="000C59B4"/>
    <w:rsid w:val="000D047E"/>
    <w:rsid w:val="000D3D55"/>
    <w:rsid w:val="000D4B67"/>
    <w:rsid w:val="000E1D27"/>
    <w:rsid w:val="000E38B6"/>
    <w:rsid w:val="000E4006"/>
    <w:rsid w:val="000E5016"/>
    <w:rsid w:val="000F2E6C"/>
    <w:rsid w:val="00107358"/>
    <w:rsid w:val="00121285"/>
    <w:rsid w:val="00121FE5"/>
    <w:rsid w:val="00130E76"/>
    <w:rsid w:val="00142C8C"/>
    <w:rsid w:val="00165F07"/>
    <w:rsid w:val="0017089A"/>
    <w:rsid w:val="0017557C"/>
    <w:rsid w:val="00191DB2"/>
    <w:rsid w:val="001A00B2"/>
    <w:rsid w:val="001A1748"/>
    <w:rsid w:val="001A24FF"/>
    <w:rsid w:val="001B5F42"/>
    <w:rsid w:val="001D39FF"/>
    <w:rsid w:val="001E3672"/>
    <w:rsid w:val="001E4E71"/>
    <w:rsid w:val="001F0675"/>
    <w:rsid w:val="00207B8B"/>
    <w:rsid w:val="00216377"/>
    <w:rsid w:val="002241AD"/>
    <w:rsid w:val="0022672E"/>
    <w:rsid w:val="00230D4F"/>
    <w:rsid w:val="002367CA"/>
    <w:rsid w:val="00240998"/>
    <w:rsid w:val="002442D5"/>
    <w:rsid w:val="002475C2"/>
    <w:rsid w:val="00252692"/>
    <w:rsid w:val="00261EE4"/>
    <w:rsid w:val="00263191"/>
    <w:rsid w:val="00267F20"/>
    <w:rsid w:val="002715AA"/>
    <w:rsid w:val="00276905"/>
    <w:rsid w:val="00276B50"/>
    <w:rsid w:val="00295A12"/>
    <w:rsid w:val="002A00B8"/>
    <w:rsid w:val="002B0E16"/>
    <w:rsid w:val="002B2471"/>
    <w:rsid w:val="002C37A3"/>
    <w:rsid w:val="002C5F0B"/>
    <w:rsid w:val="002D6D80"/>
    <w:rsid w:val="002E0BF3"/>
    <w:rsid w:val="002F4354"/>
    <w:rsid w:val="002F52B6"/>
    <w:rsid w:val="003009D1"/>
    <w:rsid w:val="003016A2"/>
    <w:rsid w:val="00304499"/>
    <w:rsid w:val="00306EB8"/>
    <w:rsid w:val="00310337"/>
    <w:rsid w:val="00310FF3"/>
    <w:rsid w:val="0032522C"/>
    <w:rsid w:val="00337901"/>
    <w:rsid w:val="0034018F"/>
    <w:rsid w:val="003425C4"/>
    <w:rsid w:val="00396221"/>
    <w:rsid w:val="003A7C07"/>
    <w:rsid w:val="003B6C37"/>
    <w:rsid w:val="003D68AB"/>
    <w:rsid w:val="003E1091"/>
    <w:rsid w:val="003E497C"/>
    <w:rsid w:val="003E6F8B"/>
    <w:rsid w:val="004050F0"/>
    <w:rsid w:val="004076D8"/>
    <w:rsid w:val="00410DA4"/>
    <w:rsid w:val="00434198"/>
    <w:rsid w:val="0043580D"/>
    <w:rsid w:val="00465171"/>
    <w:rsid w:val="004716D5"/>
    <w:rsid w:val="0048404A"/>
    <w:rsid w:val="0048652F"/>
    <w:rsid w:val="004964B6"/>
    <w:rsid w:val="004A1C51"/>
    <w:rsid w:val="004B0D03"/>
    <w:rsid w:val="004B5229"/>
    <w:rsid w:val="004B61C2"/>
    <w:rsid w:val="004C595F"/>
    <w:rsid w:val="004D20CE"/>
    <w:rsid w:val="004D20FD"/>
    <w:rsid w:val="004D712F"/>
    <w:rsid w:val="004D7D93"/>
    <w:rsid w:val="004E3527"/>
    <w:rsid w:val="004E4BAC"/>
    <w:rsid w:val="00502C49"/>
    <w:rsid w:val="00507C63"/>
    <w:rsid w:val="0051054D"/>
    <w:rsid w:val="005323BC"/>
    <w:rsid w:val="00536DE3"/>
    <w:rsid w:val="0054228D"/>
    <w:rsid w:val="00544C8B"/>
    <w:rsid w:val="00544E67"/>
    <w:rsid w:val="00556D04"/>
    <w:rsid w:val="0056171E"/>
    <w:rsid w:val="00570C48"/>
    <w:rsid w:val="005726BC"/>
    <w:rsid w:val="00581649"/>
    <w:rsid w:val="0058592A"/>
    <w:rsid w:val="00592BFB"/>
    <w:rsid w:val="00595487"/>
    <w:rsid w:val="005A2FD1"/>
    <w:rsid w:val="005B4A25"/>
    <w:rsid w:val="005C0AB3"/>
    <w:rsid w:val="005D073F"/>
    <w:rsid w:val="005D40D7"/>
    <w:rsid w:val="005E0051"/>
    <w:rsid w:val="005E1529"/>
    <w:rsid w:val="005E4B22"/>
    <w:rsid w:val="005F3429"/>
    <w:rsid w:val="005F422A"/>
    <w:rsid w:val="006074D3"/>
    <w:rsid w:val="006113AF"/>
    <w:rsid w:val="00615894"/>
    <w:rsid w:val="006235AC"/>
    <w:rsid w:val="00623A6A"/>
    <w:rsid w:val="00625019"/>
    <w:rsid w:val="00627535"/>
    <w:rsid w:val="00627871"/>
    <w:rsid w:val="00631A66"/>
    <w:rsid w:val="006341D0"/>
    <w:rsid w:val="00640BF5"/>
    <w:rsid w:val="006418D3"/>
    <w:rsid w:val="00644EF0"/>
    <w:rsid w:val="00646C44"/>
    <w:rsid w:val="00663B4C"/>
    <w:rsid w:val="00664A7B"/>
    <w:rsid w:val="00667E92"/>
    <w:rsid w:val="00671030"/>
    <w:rsid w:val="00672A20"/>
    <w:rsid w:val="006766AF"/>
    <w:rsid w:val="00693AFA"/>
    <w:rsid w:val="00696E02"/>
    <w:rsid w:val="006A1144"/>
    <w:rsid w:val="006A22AC"/>
    <w:rsid w:val="006A4BB1"/>
    <w:rsid w:val="006A560A"/>
    <w:rsid w:val="006B5971"/>
    <w:rsid w:val="006C37EF"/>
    <w:rsid w:val="006E67C2"/>
    <w:rsid w:val="006E7E72"/>
    <w:rsid w:val="007009FE"/>
    <w:rsid w:val="007141B5"/>
    <w:rsid w:val="00715540"/>
    <w:rsid w:val="00716470"/>
    <w:rsid w:val="00723AB3"/>
    <w:rsid w:val="00724CDB"/>
    <w:rsid w:val="00731051"/>
    <w:rsid w:val="00733155"/>
    <w:rsid w:val="007400D6"/>
    <w:rsid w:val="007419A3"/>
    <w:rsid w:val="007473DD"/>
    <w:rsid w:val="00765CF0"/>
    <w:rsid w:val="00765FC6"/>
    <w:rsid w:val="00776A72"/>
    <w:rsid w:val="00781AE2"/>
    <w:rsid w:val="00786945"/>
    <w:rsid w:val="007903F0"/>
    <w:rsid w:val="007A0CE0"/>
    <w:rsid w:val="007A4AD8"/>
    <w:rsid w:val="007B2A0B"/>
    <w:rsid w:val="007B2C58"/>
    <w:rsid w:val="007D5BFD"/>
    <w:rsid w:val="007E232F"/>
    <w:rsid w:val="007E7047"/>
    <w:rsid w:val="007F6D5F"/>
    <w:rsid w:val="00802DA1"/>
    <w:rsid w:val="00805BB6"/>
    <w:rsid w:val="00806B4D"/>
    <w:rsid w:val="008077A4"/>
    <w:rsid w:val="00810D33"/>
    <w:rsid w:val="00847B2D"/>
    <w:rsid w:val="00857085"/>
    <w:rsid w:val="00861479"/>
    <w:rsid w:val="008763AB"/>
    <w:rsid w:val="00880E73"/>
    <w:rsid w:val="00882855"/>
    <w:rsid w:val="00886852"/>
    <w:rsid w:val="00891C7B"/>
    <w:rsid w:val="00896276"/>
    <w:rsid w:val="008B4167"/>
    <w:rsid w:val="008C2E16"/>
    <w:rsid w:val="008E3E8D"/>
    <w:rsid w:val="008E60BB"/>
    <w:rsid w:val="008E72DB"/>
    <w:rsid w:val="008F24FD"/>
    <w:rsid w:val="008F5BBC"/>
    <w:rsid w:val="00901BC6"/>
    <w:rsid w:val="00905D35"/>
    <w:rsid w:val="00917558"/>
    <w:rsid w:val="009255EE"/>
    <w:rsid w:val="00945959"/>
    <w:rsid w:val="00964C04"/>
    <w:rsid w:val="00964C8F"/>
    <w:rsid w:val="009723B7"/>
    <w:rsid w:val="00982682"/>
    <w:rsid w:val="009829A8"/>
    <w:rsid w:val="009830FB"/>
    <w:rsid w:val="00986BDE"/>
    <w:rsid w:val="009956D1"/>
    <w:rsid w:val="009A5EB9"/>
    <w:rsid w:val="009A784E"/>
    <w:rsid w:val="009C61DE"/>
    <w:rsid w:val="009D35D1"/>
    <w:rsid w:val="009D39BC"/>
    <w:rsid w:val="009F12C2"/>
    <w:rsid w:val="009F7E28"/>
    <w:rsid w:val="00A03756"/>
    <w:rsid w:val="00A157E8"/>
    <w:rsid w:val="00A251C6"/>
    <w:rsid w:val="00A50CD4"/>
    <w:rsid w:val="00A53636"/>
    <w:rsid w:val="00A544E2"/>
    <w:rsid w:val="00A632E8"/>
    <w:rsid w:val="00A64D78"/>
    <w:rsid w:val="00A7716C"/>
    <w:rsid w:val="00AA1625"/>
    <w:rsid w:val="00AA286C"/>
    <w:rsid w:val="00AA7F2E"/>
    <w:rsid w:val="00AB2E4A"/>
    <w:rsid w:val="00AB479A"/>
    <w:rsid w:val="00AB510A"/>
    <w:rsid w:val="00AC26BB"/>
    <w:rsid w:val="00AD25C6"/>
    <w:rsid w:val="00AD5D5B"/>
    <w:rsid w:val="00AF2DFD"/>
    <w:rsid w:val="00AF7C3F"/>
    <w:rsid w:val="00B041D7"/>
    <w:rsid w:val="00B372D0"/>
    <w:rsid w:val="00B417D1"/>
    <w:rsid w:val="00B500F2"/>
    <w:rsid w:val="00B50BD0"/>
    <w:rsid w:val="00B5361B"/>
    <w:rsid w:val="00B61F54"/>
    <w:rsid w:val="00B76FE9"/>
    <w:rsid w:val="00B80DF8"/>
    <w:rsid w:val="00B82973"/>
    <w:rsid w:val="00B839B2"/>
    <w:rsid w:val="00B91CF0"/>
    <w:rsid w:val="00B92B29"/>
    <w:rsid w:val="00B9551A"/>
    <w:rsid w:val="00BB04DD"/>
    <w:rsid w:val="00BB194C"/>
    <w:rsid w:val="00BB1ED7"/>
    <w:rsid w:val="00BB2B01"/>
    <w:rsid w:val="00BB5007"/>
    <w:rsid w:val="00BC00A5"/>
    <w:rsid w:val="00BC606B"/>
    <w:rsid w:val="00BD67C6"/>
    <w:rsid w:val="00BE38F8"/>
    <w:rsid w:val="00BE5923"/>
    <w:rsid w:val="00BE63F6"/>
    <w:rsid w:val="00C01801"/>
    <w:rsid w:val="00C12A3B"/>
    <w:rsid w:val="00C14D72"/>
    <w:rsid w:val="00C1615C"/>
    <w:rsid w:val="00C210C6"/>
    <w:rsid w:val="00C26291"/>
    <w:rsid w:val="00C47F3F"/>
    <w:rsid w:val="00C54823"/>
    <w:rsid w:val="00C5534C"/>
    <w:rsid w:val="00C56541"/>
    <w:rsid w:val="00C655D8"/>
    <w:rsid w:val="00C776B7"/>
    <w:rsid w:val="00CA13E0"/>
    <w:rsid w:val="00CA5268"/>
    <w:rsid w:val="00CB50DE"/>
    <w:rsid w:val="00CB6443"/>
    <w:rsid w:val="00CC6B0B"/>
    <w:rsid w:val="00CE06D5"/>
    <w:rsid w:val="00CE7F6F"/>
    <w:rsid w:val="00D02B7D"/>
    <w:rsid w:val="00D03749"/>
    <w:rsid w:val="00D07D2E"/>
    <w:rsid w:val="00D12D6D"/>
    <w:rsid w:val="00D17C54"/>
    <w:rsid w:val="00D42D86"/>
    <w:rsid w:val="00D465CF"/>
    <w:rsid w:val="00D55B87"/>
    <w:rsid w:val="00D74F8F"/>
    <w:rsid w:val="00D8426D"/>
    <w:rsid w:val="00D9328D"/>
    <w:rsid w:val="00D95FF7"/>
    <w:rsid w:val="00DA3F25"/>
    <w:rsid w:val="00DA7857"/>
    <w:rsid w:val="00DC2D08"/>
    <w:rsid w:val="00DD3113"/>
    <w:rsid w:val="00DD6E78"/>
    <w:rsid w:val="00DE0B71"/>
    <w:rsid w:val="00DF0DEB"/>
    <w:rsid w:val="00E01B65"/>
    <w:rsid w:val="00E039B9"/>
    <w:rsid w:val="00E07EA1"/>
    <w:rsid w:val="00E14695"/>
    <w:rsid w:val="00E27D0F"/>
    <w:rsid w:val="00E37259"/>
    <w:rsid w:val="00E53616"/>
    <w:rsid w:val="00E62F24"/>
    <w:rsid w:val="00E650A5"/>
    <w:rsid w:val="00E702F3"/>
    <w:rsid w:val="00E7728C"/>
    <w:rsid w:val="00E77AD2"/>
    <w:rsid w:val="00E871CD"/>
    <w:rsid w:val="00E923F8"/>
    <w:rsid w:val="00E95611"/>
    <w:rsid w:val="00EA1501"/>
    <w:rsid w:val="00ED2ED6"/>
    <w:rsid w:val="00ED310F"/>
    <w:rsid w:val="00EF0F87"/>
    <w:rsid w:val="00EF151B"/>
    <w:rsid w:val="00EF3BD4"/>
    <w:rsid w:val="00F00F97"/>
    <w:rsid w:val="00F01ACD"/>
    <w:rsid w:val="00F058EF"/>
    <w:rsid w:val="00F10818"/>
    <w:rsid w:val="00F112D8"/>
    <w:rsid w:val="00F1381E"/>
    <w:rsid w:val="00F16068"/>
    <w:rsid w:val="00F50700"/>
    <w:rsid w:val="00F53802"/>
    <w:rsid w:val="00F54784"/>
    <w:rsid w:val="00F56879"/>
    <w:rsid w:val="00F61B32"/>
    <w:rsid w:val="00F64E9E"/>
    <w:rsid w:val="00F67575"/>
    <w:rsid w:val="00F7306F"/>
    <w:rsid w:val="00F76C74"/>
    <w:rsid w:val="00F82430"/>
    <w:rsid w:val="00F8500E"/>
    <w:rsid w:val="00F877B6"/>
    <w:rsid w:val="00F91A38"/>
    <w:rsid w:val="00F94D97"/>
    <w:rsid w:val="00FA6A92"/>
    <w:rsid w:val="00FC7479"/>
    <w:rsid w:val="00FD22CA"/>
    <w:rsid w:val="00FD4DFA"/>
    <w:rsid w:val="00FE7866"/>
    <w:rsid w:val="00FF1B67"/>
    <w:rsid w:val="00FF3B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1">
    <w:name w:val="Unresolved Mention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BC00A5"/>
    <w:rPr>
      <w:sz w:val="20"/>
      <w:szCs w:val="20"/>
    </w:rPr>
  </w:style>
  <w:style w:type="character" w:customStyle="1" w:styleId="TextonotapieCar">
    <w:name w:val="Texto nota pie Car"/>
    <w:basedOn w:val="Fuentedeprrafopredeter"/>
    <w:link w:val="Textonotapie"/>
    <w:uiPriority w:val="99"/>
    <w:semiHidden/>
    <w:rsid w:val="00BC00A5"/>
    <w:rPr>
      <w:sz w:val="20"/>
      <w:szCs w:val="20"/>
    </w:rPr>
  </w:style>
  <w:style w:type="paragraph" w:styleId="Textodeglobo">
    <w:name w:val="Balloon Text"/>
    <w:basedOn w:val="Normal"/>
    <w:link w:val="TextodegloboCar"/>
    <w:uiPriority w:val="99"/>
    <w:semiHidden/>
    <w:unhideWhenUsed/>
    <w:rsid w:val="00FC7479"/>
    <w:rPr>
      <w:rFonts w:ascii="Tahoma" w:hAnsi="Tahoma" w:cs="Tahoma"/>
      <w:sz w:val="16"/>
      <w:szCs w:val="16"/>
    </w:rPr>
  </w:style>
  <w:style w:type="character" w:customStyle="1" w:styleId="TextodegloboCar">
    <w:name w:val="Texto de globo Car"/>
    <w:basedOn w:val="Fuentedeprrafopredeter"/>
    <w:link w:val="Textodeglobo"/>
    <w:uiPriority w:val="99"/>
    <w:semiHidden/>
    <w:rsid w:val="00FC7479"/>
    <w:rPr>
      <w:rFonts w:ascii="Tahoma" w:hAnsi="Tahoma" w:cs="Tahoma"/>
      <w:sz w:val="16"/>
      <w:szCs w:val="16"/>
    </w:rPr>
  </w:style>
  <w:style w:type="character" w:styleId="Refdecomentario">
    <w:name w:val="annotation reference"/>
    <w:basedOn w:val="Fuentedeprrafopredeter"/>
    <w:uiPriority w:val="99"/>
    <w:semiHidden/>
    <w:unhideWhenUsed/>
    <w:rsid w:val="008B4167"/>
    <w:rPr>
      <w:sz w:val="16"/>
      <w:szCs w:val="16"/>
    </w:rPr>
  </w:style>
  <w:style w:type="paragraph" w:styleId="Textocomentario">
    <w:name w:val="annotation text"/>
    <w:basedOn w:val="Normal"/>
    <w:link w:val="TextocomentarioCar"/>
    <w:uiPriority w:val="99"/>
    <w:semiHidden/>
    <w:unhideWhenUsed/>
    <w:rsid w:val="008B4167"/>
    <w:rPr>
      <w:sz w:val="20"/>
      <w:szCs w:val="20"/>
    </w:rPr>
  </w:style>
  <w:style w:type="character" w:customStyle="1" w:styleId="TextocomentarioCar">
    <w:name w:val="Texto comentario Car"/>
    <w:basedOn w:val="Fuentedeprrafopredeter"/>
    <w:link w:val="Textocomentario"/>
    <w:uiPriority w:val="99"/>
    <w:semiHidden/>
    <w:rsid w:val="008B4167"/>
    <w:rPr>
      <w:sz w:val="20"/>
      <w:szCs w:val="20"/>
    </w:rPr>
  </w:style>
  <w:style w:type="paragraph" w:styleId="Asuntodelcomentario">
    <w:name w:val="annotation subject"/>
    <w:basedOn w:val="Textocomentario"/>
    <w:next w:val="Textocomentario"/>
    <w:link w:val="AsuntodelcomentarioCar"/>
    <w:uiPriority w:val="99"/>
    <w:semiHidden/>
    <w:unhideWhenUsed/>
    <w:rsid w:val="008B4167"/>
    <w:rPr>
      <w:b/>
      <w:bCs/>
    </w:rPr>
  </w:style>
  <w:style w:type="character" w:customStyle="1" w:styleId="AsuntodelcomentarioCar">
    <w:name w:val="Asunto del comentario Car"/>
    <w:basedOn w:val="TextocomentarioCar"/>
    <w:link w:val="Asuntodelcomentario"/>
    <w:uiPriority w:val="99"/>
    <w:semiHidden/>
    <w:rsid w:val="008B41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32670367">
      <w:bodyDiv w:val="1"/>
      <w:marLeft w:val="0"/>
      <w:marRight w:val="0"/>
      <w:marTop w:val="0"/>
      <w:marBottom w:val="0"/>
      <w:divBdr>
        <w:top w:val="none" w:sz="0" w:space="0" w:color="auto"/>
        <w:left w:val="none" w:sz="0" w:space="0" w:color="auto"/>
        <w:bottom w:val="none" w:sz="0" w:space="0" w:color="auto"/>
        <w:right w:val="none" w:sz="0" w:space="0" w:color="auto"/>
      </w:divBdr>
      <w:divsChild>
        <w:div w:id="1851529456">
          <w:marLeft w:val="274"/>
          <w:marRight w:val="0"/>
          <w:marTop w:val="0"/>
          <w:marBottom w:val="0"/>
          <w:divBdr>
            <w:top w:val="none" w:sz="0" w:space="0" w:color="auto"/>
            <w:left w:val="none" w:sz="0" w:space="0" w:color="auto"/>
            <w:bottom w:val="none" w:sz="0" w:space="0" w:color="auto"/>
            <w:right w:val="none" w:sz="0" w:space="0" w:color="auto"/>
          </w:divBdr>
        </w:div>
        <w:div w:id="691497272">
          <w:marLeft w:val="274"/>
          <w:marRight w:val="0"/>
          <w:marTop w:val="0"/>
          <w:marBottom w:val="0"/>
          <w:divBdr>
            <w:top w:val="none" w:sz="0" w:space="0" w:color="auto"/>
            <w:left w:val="none" w:sz="0" w:space="0" w:color="auto"/>
            <w:bottom w:val="none" w:sz="0" w:space="0" w:color="auto"/>
            <w:right w:val="none" w:sz="0" w:space="0" w:color="auto"/>
          </w:divBdr>
        </w:div>
        <w:div w:id="459345619">
          <w:marLeft w:val="274"/>
          <w:marRight w:val="0"/>
          <w:marTop w:val="0"/>
          <w:marBottom w:val="0"/>
          <w:divBdr>
            <w:top w:val="none" w:sz="0" w:space="0" w:color="auto"/>
            <w:left w:val="none" w:sz="0" w:space="0" w:color="auto"/>
            <w:bottom w:val="none" w:sz="0" w:space="0" w:color="auto"/>
            <w:right w:val="none" w:sz="0" w:space="0" w:color="auto"/>
          </w:divBdr>
        </w:div>
        <w:div w:id="80413045">
          <w:marLeft w:val="274"/>
          <w:marRight w:val="0"/>
          <w:marTop w:val="0"/>
          <w:marBottom w:val="0"/>
          <w:divBdr>
            <w:top w:val="none" w:sz="0" w:space="0" w:color="auto"/>
            <w:left w:val="none" w:sz="0" w:space="0" w:color="auto"/>
            <w:bottom w:val="none" w:sz="0" w:space="0" w:color="auto"/>
            <w:right w:val="none" w:sz="0" w:space="0" w:color="auto"/>
          </w:divBdr>
        </w:div>
        <w:div w:id="1318194963">
          <w:marLeft w:val="274"/>
          <w:marRight w:val="0"/>
          <w:marTop w:val="0"/>
          <w:marBottom w:val="0"/>
          <w:divBdr>
            <w:top w:val="none" w:sz="0" w:space="0" w:color="auto"/>
            <w:left w:val="none" w:sz="0" w:space="0" w:color="auto"/>
            <w:bottom w:val="none" w:sz="0" w:space="0" w:color="auto"/>
            <w:right w:val="none" w:sz="0" w:space="0" w:color="auto"/>
          </w:divBdr>
        </w:div>
        <w:div w:id="200896926">
          <w:marLeft w:val="274"/>
          <w:marRight w:val="0"/>
          <w:marTop w:val="0"/>
          <w:marBottom w:val="0"/>
          <w:divBdr>
            <w:top w:val="none" w:sz="0" w:space="0" w:color="auto"/>
            <w:left w:val="none" w:sz="0" w:space="0" w:color="auto"/>
            <w:bottom w:val="none" w:sz="0" w:space="0" w:color="auto"/>
            <w:right w:val="none" w:sz="0" w:space="0" w:color="auto"/>
          </w:divBdr>
        </w:div>
        <w:div w:id="200097701">
          <w:marLeft w:val="274"/>
          <w:marRight w:val="0"/>
          <w:marTop w:val="0"/>
          <w:marBottom w:val="0"/>
          <w:divBdr>
            <w:top w:val="none" w:sz="0" w:space="0" w:color="auto"/>
            <w:left w:val="none" w:sz="0" w:space="0" w:color="auto"/>
            <w:bottom w:val="none" w:sz="0" w:space="0" w:color="auto"/>
            <w:right w:val="none" w:sz="0" w:space="0" w:color="auto"/>
          </w:divBdr>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89014430">
      <w:bodyDiv w:val="1"/>
      <w:marLeft w:val="0"/>
      <w:marRight w:val="0"/>
      <w:marTop w:val="0"/>
      <w:marBottom w:val="0"/>
      <w:divBdr>
        <w:top w:val="none" w:sz="0" w:space="0" w:color="auto"/>
        <w:left w:val="none" w:sz="0" w:space="0" w:color="auto"/>
        <w:bottom w:val="none" w:sz="0" w:space="0" w:color="auto"/>
        <w:right w:val="none" w:sz="0" w:space="0" w:color="auto"/>
      </w:divBdr>
      <w:divsChild>
        <w:div w:id="1252933430">
          <w:marLeft w:val="274"/>
          <w:marRight w:val="0"/>
          <w:marTop w:val="0"/>
          <w:marBottom w:val="0"/>
          <w:divBdr>
            <w:top w:val="none" w:sz="0" w:space="0" w:color="auto"/>
            <w:left w:val="none" w:sz="0" w:space="0" w:color="auto"/>
            <w:bottom w:val="none" w:sz="0" w:space="0" w:color="auto"/>
            <w:right w:val="none" w:sz="0" w:space="0" w:color="auto"/>
          </w:divBdr>
        </w:div>
        <w:div w:id="133639937">
          <w:marLeft w:val="274"/>
          <w:marRight w:val="0"/>
          <w:marTop w:val="0"/>
          <w:marBottom w:val="0"/>
          <w:divBdr>
            <w:top w:val="none" w:sz="0" w:space="0" w:color="auto"/>
            <w:left w:val="none" w:sz="0" w:space="0" w:color="auto"/>
            <w:bottom w:val="none" w:sz="0" w:space="0" w:color="auto"/>
            <w:right w:val="none" w:sz="0" w:space="0" w:color="auto"/>
          </w:divBdr>
        </w:div>
        <w:div w:id="46228762">
          <w:marLeft w:val="274"/>
          <w:marRight w:val="0"/>
          <w:marTop w:val="0"/>
          <w:marBottom w:val="0"/>
          <w:divBdr>
            <w:top w:val="none" w:sz="0" w:space="0" w:color="auto"/>
            <w:left w:val="none" w:sz="0" w:space="0" w:color="auto"/>
            <w:bottom w:val="none" w:sz="0" w:space="0" w:color="auto"/>
            <w:right w:val="none" w:sz="0" w:space="0" w:color="auto"/>
          </w:divBdr>
        </w:div>
        <w:div w:id="399208956">
          <w:marLeft w:val="274"/>
          <w:marRight w:val="0"/>
          <w:marTop w:val="0"/>
          <w:marBottom w:val="0"/>
          <w:divBdr>
            <w:top w:val="none" w:sz="0" w:space="0" w:color="auto"/>
            <w:left w:val="none" w:sz="0" w:space="0" w:color="auto"/>
            <w:bottom w:val="none" w:sz="0" w:space="0" w:color="auto"/>
            <w:right w:val="none" w:sz="0" w:space="0" w:color="auto"/>
          </w:divBdr>
        </w:div>
        <w:div w:id="60979873">
          <w:marLeft w:val="274"/>
          <w:marRight w:val="0"/>
          <w:marTop w:val="0"/>
          <w:marBottom w:val="0"/>
          <w:divBdr>
            <w:top w:val="none" w:sz="0" w:space="0" w:color="auto"/>
            <w:left w:val="none" w:sz="0" w:space="0" w:color="auto"/>
            <w:bottom w:val="none" w:sz="0" w:space="0" w:color="auto"/>
            <w:right w:val="none" w:sz="0" w:space="0" w:color="auto"/>
          </w:divBdr>
        </w:div>
        <w:div w:id="1182431622">
          <w:marLeft w:val="274"/>
          <w:marRight w:val="0"/>
          <w:marTop w:val="0"/>
          <w:marBottom w:val="0"/>
          <w:divBdr>
            <w:top w:val="none" w:sz="0" w:space="0" w:color="auto"/>
            <w:left w:val="none" w:sz="0" w:space="0" w:color="auto"/>
            <w:bottom w:val="none" w:sz="0" w:space="0" w:color="auto"/>
            <w:right w:val="none" w:sz="0" w:space="0" w:color="auto"/>
          </w:divBdr>
        </w:div>
        <w:div w:id="1192915886">
          <w:marLeft w:val="274"/>
          <w:marRight w:val="0"/>
          <w:marTop w:val="0"/>
          <w:marBottom w:val="0"/>
          <w:divBdr>
            <w:top w:val="none" w:sz="0" w:space="0" w:color="auto"/>
            <w:left w:val="none" w:sz="0" w:space="0" w:color="auto"/>
            <w:bottom w:val="none" w:sz="0" w:space="0" w:color="auto"/>
            <w:right w:val="none" w:sz="0" w:space="0" w:color="auto"/>
          </w:divBdr>
        </w:div>
      </w:divsChild>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99873120">
      <w:bodyDiv w:val="1"/>
      <w:marLeft w:val="0"/>
      <w:marRight w:val="0"/>
      <w:marTop w:val="0"/>
      <w:marBottom w:val="0"/>
      <w:divBdr>
        <w:top w:val="none" w:sz="0" w:space="0" w:color="auto"/>
        <w:left w:val="none" w:sz="0" w:space="0" w:color="auto"/>
        <w:bottom w:val="none" w:sz="0" w:space="0" w:color="auto"/>
        <w:right w:val="none" w:sz="0" w:space="0" w:color="auto"/>
      </w:divBdr>
      <w:divsChild>
        <w:div w:id="1095126326">
          <w:marLeft w:val="274"/>
          <w:marRight w:val="0"/>
          <w:marTop w:val="0"/>
          <w:marBottom w:val="0"/>
          <w:divBdr>
            <w:top w:val="none" w:sz="0" w:space="0" w:color="auto"/>
            <w:left w:val="none" w:sz="0" w:space="0" w:color="auto"/>
            <w:bottom w:val="none" w:sz="0" w:space="0" w:color="auto"/>
            <w:right w:val="none" w:sz="0" w:space="0" w:color="auto"/>
          </w:divBdr>
        </w:div>
        <w:div w:id="160437729">
          <w:marLeft w:val="274"/>
          <w:marRight w:val="0"/>
          <w:marTop w:val="0"/>
          <w:marBottom w:val="0"/>
          <w:divBdr>
            <w:top w:val="none" w:sz="0" w:space="0" w:color="auto"/>
            <w:left w:val="none" w:sz="0" w:space="0" w:color="auto"/>
            <w:bottom w:val="none" w:sz="0" w:space="0" w:color="auto"/>
            <w:right w:val="none" w:sz="0" w:space="0" w:color="auto"/>
          </w:divBdr>
        </w:div>
        <w:div w:id="914705884">
          <w:marLeft w:val="274"/>
          <w:marRight w:val="0"/>
          <w:marTop w:val="0"/>
          <w:marBottom w:val="0"/>
          <w:divBdr>
            <w:top w:val="none" w:sz="0" w:space="0" w:color="auto"/>
            <w:left w:val="none" w:sz="0" w:space="0" w:color="auto"/>
            <w:bottom w:val="none" w:sz="0" w:space="0" w:color="auto"/>
            <w:right w:val="none" w:sz="0" w:space="0" w:color="auto"/>
          </w:divBdr>
        </w:div>
        <w:div w:id="791822564">
          <w:marLeft w:val="274"/>
          <w:marRight w:val="0"/>
          <w:marTop w:val="0"/>
          <w:marBottom w:val="0"/>
          <w:divBdr>
            <w:top w:val="none" w:sz="0" w:space="0" w:color="auto"/>
            <w:left w:val="none" w:sz="0" w:space="0" w:color="auto"/>
            <w:bottom w:val="none" w:sz="0" w:space="0" w:color="auto"/>
            <w:right w:val="none" w:sz="0" w:space="0" w:color="auto"/>
          </w:divBdr>
        </w:div>
        <w:div w:id="1929847256">
          <w:marLeft w:val="274"/>
          <w:marRight w:val="0"/>
          <w:marTop w:val="0"/>
          <w:marBottom w:val="0"/>
          <w:divBdr>
            <w:top w:val="none" w:sz="0" w:space="0" w:color="auto"/>
            <w:left w:val="none" w:sz="0" w:space="0" w:color="auto"/>
            <w:bottom w:val="none" w:sz="0" w:space="0" w:color="auto"/>
            <w:right w:val="none" w:sz="0" w:space="0" w:color="auto"/>
          </w:divBdr>
        </w:div>
        <w:div w:id="888421385">
          <w:marLeft w:val="274"/>
          <w:marRight w:val="0"/>
          <w:marTop w:val="0"/>
          <w:marBottom w:val="0"/>
          <w:divBdr>
            <w:top w:val="none" w:sz="0" w:space="0" w:color="auto"/>
            <w:left w:val="none" w:sz="0" w:space="0" w:color="auto"/>
            <w:bottom w:val="none" w:sz="0" w:space="0" w:color="auto"/>
            <w:right w:val="none" w:sz="0" w:space="0" w:color="auto"/>
          </w:divBdr>
        </w:div>
        <w:div w:id="1979913443">
          <w:marLeft w:val="274"/>
          <w:marRight w:val="0"/>
          <w:marTop w:val="0"/>
          <w:marBottom w:val="0"/>
          <w:divBdr>
            <w:top w:val="none" w:sz="0" w:space="0" w:color="auto"/>
            <w:left w:val="none" w:sz="0" w:space="0" w:color="auto"/>
            <w:bottom w:val="none" w:sz="0" w:space="0" w:color="auto"/>
            <w:right w:val="none" w:sz="0" w:space="0" w:color="auto"/>
          </w:divBdr>
        </w:div>
      </w:divsChild>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image" Target="media/image40.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0.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0.emf"/><Relationship Id="rId23" Type="http://schemas.openxmlformats.org/officeDocument/2006/relationships/image" Target="media/image50.jpeg"/><Relationship Id="rId10" Type="http://schemas.openxmlformats.org/officeDocument/2006/relationships/endnotes" Target="endnotes.xml"/><Relationship Id="rId19" Type="http://schemas.openxmlformats.org/officeDocument/2006/relationships/image" Target="media/image3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D3FA8-CDB3-4F63-A00B-992A25115B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0D0437-591D-4A3E-83C1-8DC002773ACD}">
  <ds:schemaRefs>
    <ds:schemaRef ds:uri="http://schemas.openxmlformats.org/officeDocument/2006/bibliography"/>
  </ds:schemaRefs>
</ds:datastoreItem>
</file>

<file path=customXml/itemProps3.xml><?xml version="1.0" encoding="utf-8"?>
<ds:datastoreItem xmlns:ds="http://schemas.openxmlformats.org/officeDocument/2006/customXml" ds:itemID="{03224A4E-54CA-404A-B16F-20E72654FC86}">
  <ds:schemaRefs>
    <ds:schemaRef ds:uri="http://schemas.microsoft.com/sharepoint/v3/contenttype/forms"/>
  </ds:schemaRefs>
</ds:datastoreItem>
</file>

<file path=customXml/itemProps4.xml><?xml version="1.0" encoding="utf-8"?>
<ds:datastoreItem xmlns:ds="http://schemas.openxmlformats.org/officeDocument/2006/customXml" ds:itemID="{1D1FEB49-53B0-4D10-9AB2-F152B7CC1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6057</Words>
  <Characters>33314</Characters>
  <Application>Microsoft Office Word</Application>
  <DocSecurity>0</DocSecurity>
  <Lines>277</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2020-10-16T16:42:00Z</dcterms:created>
  <dcterms:modified xsi:type="dcterms:W3CDTF">2020-12-17T13:10:00Z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