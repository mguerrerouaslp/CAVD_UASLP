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AE5328" w14:textId="77777777" w:rsidR="007B1025" w:rsidRPr="00363D86" w:rsidRDefault="009B2D07">
      <w:pPr>
        <w:spacing w:line="360" w:lineRule="auto"/>
        <w:jc w:val="center"/>
        <w:rPr>
          <w:rFonts w:ascii="Times New Roman" w:eastAsia="Times New Roman" w:hAnsi="Times New Roman" w:cs="Times New Roman"/>
          <w:b/>
          <w:sz w:val="26"/>
          <w:szCs w:val="26"/>
        </w:rPr>
      </w:pPr>
      <w:r w:rsidRPr="00363D86">
        <w:rPr>
          <w:rFonts w:ascii="Times New Roman" w:eastAsia="Times New Roman" w:hAnsi="Times New Roman" w:cs="Times New Roman"/>
          <w:b/>
          <w:sz w:val="26"/>
          <w:szCs w:val="26"/>
        </w:rPr>
        <w:t>Enseñar y aprender proyectualidad desde la docencia. De lo presencial a lo virtual</w:t>
      </w:r>
    </w:p>
    <w:p w14:paraId="5AB8F3E8" w14:textId="77777777" w:rsidR="007B1025" w:rsidRPr="00363D86" w:rsidRDefault="009B2D07">
      <w:pPr>
        <w:spacing w:after="0" w:line="360" w:lineRule="auto"/>
        <w:jc w:val="center"/>
        <w:rPr>
          <w:rFonts w:ascii="Times New Roman" w:eastAsia="Times New Roman" w:hAnsi="Times New Roman" w:cs="Times New Roman"/>
          <w:b/>
          <w:sz w:val="26"/>
          <w:szCs w:val="26"/>
          <w:lang w:val="en-US"/>
        </w:rPr>
      </w:pPr>
      <w:bookmarkStart w:id="0" w:name="_heading=h.vstvx3eixkhh" w:colFirst="0" w:colLast="0"/>
      <w:bookmarkEnd w:id="0"/>
      <w:r w:rsidRPr="00363D86">
        <w:rPr>
          <w:rFonts w:ascii="Times New Roman" w:eastAsia="Times New Roman" w:hAnsi="Times New Roman" w:cs="Times New Roman"/>
          <w:b/>
          <w:sz w:val="26"/>
          <w:szCs w:val="26"/>
          <w:lang w:val="en-US"/>
        </w:rPr>
        <w:t xml:space="preserve">Teaching and learning </w:t>
      </w:r>
      <w:proofErr w:type="spellStart"/>
      <w:r w:rsidRPr="00363D86">
        <w:rPr>
          <w:rFonts w:ascii="Times New Roman" w:eastAsia="Times New Roman" w:hAnsi="Times New Roman" w:cs="Times New Roman"/>
          <w:b/>
          <w:sz w:val="26"/>
          <w:szCs w:val="26"/>
          <w:lang w:val="en-US"/>
        </w:rPr>
        <w:t>Projectuality</w:t>
      </w:r>
      <w:proofErr w:type="spellEnd"/>
      <w:r w:rsidRPr="00363D86">
        <w:rPr>
          <w:rFonts w:ascii="Times New Roman" w:eastAsia="Times New Roman" w:hAnsi="Times New Roman" w:cs="Times New Roman"/>
          <w:b/>
          <w:sz w:val="26"/>
          <w:szCs w:val="26"/>
          <w:lang w:val="en-US"/>
        </w:rPr>
        <w:t>: from face-to-face to virtual education</w:t>
      </w:r>
    </w:p>
    <w:p w14:paraId="0471E4F9" w14:textId="77777777" w:rsidR="007B1025" w:rsidRPr="001938B3" w:rsidRDefault="007B1025">
      <w:pPr>
        <w:spacing w:line="360" w:lineRule="auto"/>
        <w:jc w:val="center"/>
        <w:rPr>
          <w:rFonts w:ascii="Times New Roman" w:eastAsia="Times New Roman" w:hAnsi="Times New Roman" w:cs="Times New Roman"/>
          <w:sz w:val="24"/>
          <w:szCs w:val="24"/>
          <w:lang w:val="en-US"/>
        </w:rPr>
      </w:pPr>
      <w:bookmarkStart w:id="1" w:name="_heading=h.87hcb3c0rmrx" w:colFirst="0" w:colLast="0"/>
      <w:bookmarkEnd w:id="1"/>
    </w:p>
    <w:p w14:paraId="2069E832" w14:textId="77777777" w:rsidR="007B1025" w:rsidRPr="00363D86" w:rsidRDefault="009B2D07">
      <w:pPr>
        <w:spacing w:line="360" w:lineRule="auto"/>
        <w:jc w:val="center"/>
        <w:rPr>
          <w:rFonts w:ascii="Times New Roman" w:eastAsia="Times New Roman" w:hAnsi="Times New Roman" w:cs="Times New Roman"/>
        </w:rPr>
      </w:pPr>
      <w:bookmarkStart w:id="2" w:name="_heading=h.2wg0m5fn7jit" w:colFirst="0" w:colLast="0"/>
      <w:bookmarkEnd w:id="2"/>
      <w:r w:rsidRPr="00363D86">
        <w:rPr>
          <w:rFonts w:ascii="Times New Roman" w:eastAsia="Times New Roman" w:hAnsi="Times New Roman" w:cs="Times New Roman"/>
        </w:rPr>
        <w:t xml:space="preserve">Caia, Paula (FADU UBA), </w:t>
      </w:r>
      <w:r w:rsidR="00570D31">
        <w:fldChar w:fldCharType="begin"/>
      </w:r>
      <w:r w:rsidR="00570D31">
        <w:instrText xml:space="preserve"> HYPERLINK "mailto:maria.caia@bue.edu.ar" \h </w:instrText>
      </w:r>
      <w:r w:rsidR="00570D31">
        <w:fldChar w:fldCharType="separate"/>
      </w:r>
      <w:r w:rsidRPr="00363D86">
        <w:rPr>
          <w:rFonts w:ascii="Times New Roman" w:eastAsia="Times New Roman" w:hAnsi="Times New Roman" w:cs="Times New Roman"/>
          <w:color w:val="1155CC"/>
          <w:u w:val="single"/>
        </w:rPr>
        <w:t>maria.caia@bue.edu.ar</w:t>
      </w:r>
      <w:r w:rsidR="00570D31">
        <w:rPr>
          <w:rFonts w:ascii="Times New Roman" w:eastAsia="Times New Roman" w:hAnsi="Times New Roman" w:cs="Times New Roman"/>
          <w:color w:val="1155CC"/>
          <w:u w:val="single"/>
        </w:rPr>
        <w:fldChar w:fldCharType="end"/>
      </w:r>
      <w:r w:rsidRPr="00363D86">
        <w:rPr>
          <w:rFonts w:ascii="Times New Roman" w:eastAsia="Times New Roman" w:hAnsi="Times New Roman" w:cs="Times New Roman"/>
        </w:rPr>
        <w:t xml:space="preserve"> </w:t>
      </w:r>
    </w:p>
    <w:p w14:paraId="19FD816F" w14:textId="77777777" w:rsidR="007B1025" w:rsidRPr="00363D86" w:rsidRDefault="009B2D07">
      <w:pPr>
        <w:spacing w:line="360" w:lineRule="auto"/>
        <w:jc w:val="center"/>
        <w:rPr>
          <w:rFonts w:ascii="Times New Roman" w:eastAsia="Times New Roman" w:hAnsi="Times New Roman" w:cs="Times New Roman"/>
        </w:rPr>
      </w:pPr>
      <w:bookmarkStart w:id="3" w:name="_heading=h.wiw9josto3ty" w:colFirst="0" w:colLast="0"/>
      <w:bookmarkEnd w:id="3"/>
      <w:r w:rsidRPr="00363D86">
        <w:rPr>
          <w:rFonts w:ascii="Times New Roman" w:eastAsia="Times New Roman" w:hAnsi="Times New Roman" w:cs="Times New Roman"/>
        </w:rPr>
        <w:t xml:space="preserve">Obispo, Franco (CBC UBA) </w:t>
      </w:r>
      <w:r w:rsidR="00570D31">
        <w:fldChar w:fldCharType="begin"/>
      </w:r>
      <w:r w:rsidR="00570D31">
        <w:instrText xml:space="preserve"> HYPERLINK "mailto:franco.obispo@fadu.uba.ar" \h </w:instrText>
      </w:r>
      <w:r w:rsidR="00570D31">
        <w:fldChar w:fldCharType="separate"/>
      </w:r>
      <w:r w:rsidRPr="00363D86">
        <w:rPr>
          <w:rFonts w:ascii="Times New Roman" w:eastAsia="Times New Roman" w:hAnsi="Times New Roman" w:cs="Times New Roman"/>
          <w:color w:val="1155CC"/>
          <w:u w:val="single"/>
        </w:rPr>
        <w:t>franco.obispo@fadu.uba.ar</w:t>
      </w:r>
      <w:r w:rsidR="00570D31">
        <w:rPr>
          <w:rFonts w:ascii="Times New Roman" w:eastAsia="Times New Roman" w:hAnsi="Times New Roman" w:cs="Times New Roman"/>
          <w:color w:val="1155CC"/>
          <w:u w:val="single"/>
        </w:rPr>
        <w:fldChar w:fldCharType="end"/>
      </w:r>
    </w:p>
    <w:p w14:paraId="2D5B4CCD" w14:textId="77777777" w:rsidR="007B1025" w:rsidRPr="00363D86" w:rsidRDefault="009B2D07">
      <w:pPr>
        <w:spacing w:line="360" w:lineRule="auto"/>
        <w:jc w:val="center"/>
        <w:rPr>
          <w:rFonts w:ascii="Times New Roman" w:eastAsia="Times New Roman" w:hAnsi="Times New Roman" w:cs="Times New Roman"/>
        </w:rPr>
      </w:pPr>
      <w:bookmarkStart w:id="4" w:name="_heading=h.u10zq5sb6i5j" w:colFirst="0" w:colLast="0"/>
      <w:bookmarkEnd w:id="4"/>
      <w:r w:rsidRPr="00363D86">
        <w:rPr>
          <w:rFonts w:ascii="Times New Roman" w:eastAsia="Times New Roman" w:hAnsi="Times New Roman" w:cs="Times New Roman"/>
        </w:rPr>
        <w:t xml:space="preserve">Ravazzoli, Ignacio (FADU UBA), </w:t>
      </w:r>
      <w:r w:rsidR="00570D31">
        <w:fldChar w:fldCharType="begin"/>
      </w:r>
      <w:r w:rsidR="00570D31">
        <w:instrText xml:space="preserve"> HYPERLINK "mailto:ignacio.ravazzoli@bue.edu.ar" \h </w:instrText>
      </w:r>
      <w:r w:rsidR="00570D31">
        <w:fldChar w:fldCharType="separate"/>
      </w:r>
      <w:r w:rsidRPr="00363D86">
        <w:rPr>
          <w:rFonts w:ascii="Times New Roman" w:eastAsia="Times New Roman" w:hAnsi="Times New Roman" w:cs="Times New Roman"/>
          <w:color w:val="1155CC"/>
          <w:u w:val="single"/>
        </w:rPr>
        <w:t>ignacio.ravazzoli@bue.edu.ar</w:t>
      </w:r>
      <w:r w:rsidR="00570D31">
        <w:rPr>
          <w:rFonts w:ascii="Times New Roman" w:eastAsia="Times New Roman" w:hAnsi="Times New Roman" w:cs="Times New Roman"/>
          <w:color w:val="1155CC"/>
          <w:u w:val="single"/>
        </w:rPr>
        <w:fldChar w:fldCharType="end"/>
      </w:r>
      <w:r w:rsidRPr="00363D86">
        <w:rPr>
          <w:rFonts w:ascii="Times New Roman" w:eastAsia="Times New Roman" w:hAnsi="Times New Roman" w:cs="Times New Roman"/>
        </w:rPr>
        <w:t xml:space="preserve"> </w:t>
      </w:r>
    </w:p>
    <w:p w14:paraId="229E2745" w14:textId="77777777" w:rsidR="007B1025" w:rsidRDefault="007B1025">
      <w:pPr>
        <w:spacing w:line="360" w:lineRule="auto"/>
        <w:rPr>
          <w:rFonts w:ascii="Times New Roman" w:eastAsia="Times New Roman" w:hAnsi="Times New Roman" w:cs="Times New Roman"/>
          <w:sz w:val="24"/>
          <w:szCs w:val="24"/>
        </w:rPr>
      </w:pPr>
      <w:bookmarkStart w:id="5" w:name="_heading=h.oltzfvi6s1y3" w:colFirst="0" w:colLast="0"/>
      <w:bookmarkEnd w:id="5"/>
    </w:p>
    <w:p w14:paraId="285550E5"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6" w:name="_heading=h.pm4qqxzafbpm" w:colFirst="0" w:colLast="0"/>
      <w:bookmarkEnd w:id="6"/>
      <w:r w:rsidRPr="00363D86">
        <w:rPr>
          <w:rFonts w:ascii="Times New Roman" w:eastAsia="Times New Roman" w:hAnsi="Times New Roman" w:cs="Times New Roman"/>
          <w:i/>
          <w:sz w:val="20"/>
          <w:szCs w:val="20"/>
        </w:rPr>
        <w:t>Resumen</w:t>
      </w:r>
    </w:p>
    <w:p w14:paraId="6C0D17F6"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7" w:name="_heading=h.mqflkwkhc0sn" w:colFirst="0" w:colLast="0"/>
      <w:bookmarkEnd w:id="7"/>
      <w:r w:rsidRPr="00363D86">
        <w:rPr>
          <w:rFonts w:ascii="Times New Roman" w:eastAsia="Times New Roman" w:hAnsi="Times New Roman" w:cs="Times New Roman"/>
          <w:i/>
          <w:sz w:val="20"/>
          <w:szCs w:val="20"/>
        </w:rPr>
        <w:t>Las particularidades del contexto actual implican una serie de reconfiguraciones en torno a los modos de enseñanza y aprendizaje al interior de las disciplinas proyectuales. A partir del aislamiento social preventivo y obligatorio (ASPO) en Argentina a raíz de la pandemia de Covid-19, surge un nuevo campo de análisis y problemáticas que puede observarse en el ámbito académico del diseño, instaurando reconfiguraciones en el habitus de los equipos docentes, del acompañamiento institucional y de las formas de retroalimentación docente en torno al aprendizaje de las/los estudiantes. Centrándose en la figura del taller de diseño en el caso específico de la Facultad de Arquitectura Diseño y Urbanismo de la Universidad de Buenos Aires (FADU UBA), la presente ponencia plantea como objetivo indagar acerca de las adaptaciones de las lógicas de enseñanza proyectual a plataformas virtuales. En este sentido las preguntas que guían el análisis son las siguientes: ¿Cómo nos reconfiguramos como docentes y cómo reconfiguramos nuestra identidad docente en el traspaso de la presencialidad a la virtualidad en las disciplinas proyectuales? ¿Cómo se adapta la lógica del taller de diseño como ámbito de conocimiento a un contexto mediado por los entornos virtuales de enseñanza y aprendizaje (EVEA</w:t>
      </w:r>
      <w:r w:rsidR="00174A1B">
        <w:rPr>
          <w:rFonts w:ascii="Times New Roman" w:eastAsia="Times New Roman" w:hAnsi="Times New Roman" w:cs="Times New Roman"/>
          <w:i/>
          <w:sz w:val="20"/>
          <w:szCs w:val="20"/>
        </w:rPr>
        <w:t>S</w:t>
      </w:r>
      <w:r w:rsidRPr="00363D86">
        <w:rPr>
          <w:rFonts w:ascii="Times New Roman" w:eastAsia="Times New Roman" w:hAnsi="Times New Roman" w:cs="Times New Roman"/>
          <w:i/>
          <w:sz w:val="20"/>
          <w:szCs w:val="20"/>
        </w:rPr>
        <w:t>)?</w:t>
      </w:r>
    </w:p>
    <w:p w14:paraId="4D5D301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8" w:name="_heading=h.1l8q35fyabky" w:colFirst="0" w:colLast="0"/>
      <w:bookmarkEnd w:id="8"/>
      <w:r w:rsidRPr="00363D86">
        <w:rPr>
          <w:rFonts w:ascii="Times New Roman" w:eastAsia="Times New Roman" w:hAnsi="Times New Roman" w:cs="Times New Roman"/>
          <w:i/>
          <w:sz w:val="20"/>
          <w:szCs w:val="20"/>
        </w:rPr>
        <w:t>Para responder a estos interrogantes se plantea el análisis de casos de las experiencias docentes</w:t>
      </w:r>
      <w:r w:rsidRPr="00363D86">
        <w:rPr>
          <w:rFonts w:ascii="Times New Roman" w:eastAsia="Times New Roman" w:hAnsi="Times New Roman" w:cs="Times New Roman"/>
          <w:i/>
          <w:sz w:val="20"/>
          <w:szCs w:val="20"/>
          <w:vertAlign w:val="superscript"/>
        </w:rPr>
        <w:footnoteReference w:id="1"/>
      </w:r>
      <w:r w:rsidRPr="00363D86">
        <w:rPr>
          <w:rFonts w:ascii="Times New Roman" w:eastAsia="Times New Roman" w:hAnsi="Times New Roman" w:cs="Times New Roman"/>
          <w:i/>
          <w:sz w:val="20"/>
          <w:szCs w:val="20"/>
        </w:rPr>
        <w:t xml:space="preserve"> de quienes escriben este texto, para lo cual se analizarán una serie de elementos. En primer lugar, el traspaso del taller a las plataformas desarrolladas por la unidad académica de la facultad, y los cambios en la planificación que conlleva para el campo docente la adaptación hacia las aulas virtuales alojadas en diferentes campus y plataformas (construcción de trabajos prácticos, reformulación de objetivos, enunciación de esos objetivos, adaptación y generación de nuevas consignas, así como también la evaluación pertinente a la modalidad educativa virtual). En segundo lugar, la incorporación y el aprendizaje alrededor de herramientas disponibles en la Web compatibles con las aulas virtuales (como por ejemplo Padlet o Jamboard, que permiten realizar correcciones o enchinchadas de manera virtual), que resuelven o reemplazan, al menos en parte, las prácticas propias de un proceso educativo presencial en el ámbito del taller. Y en tercer lugar, la reconfiguración de las prácticas docentes cotidianas, adaptándolas al ámbito de la virtualidad en relación al vínculo con las/los estudiantes y a nuevas formas de retroalimentación (a partir de la comunicación sincrónica vía videollamadas generales y sectorizadas de acuerdo a la división en comisiones de trabajo, y de las instancias asincrónicas, como la consulta y el intercambio en foros, videos de las clases, o podcasts).</w:t>
      </w:r>
    </w:p>
    <w:p w14:paraId="0B0B397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11" w:name="_heading=h.3ilig2lmksm4" w:colFirst="0" w:colLast="0"/>
      <w:bookmarkEnd w:id="11"/>
      <w:r w:rsidRPr="00363D86">
        <w:rPr>
          <w:rFonts w:ascii="Times New Roman" w:eastAsia="Times New Roman" w:hAnsi="Times New Roman" w:cs="Times New Roman"/>
          <w:i/>
          <w:sz w:val="20"/>
          <w:szCs w:val="20"/>
        </w:rPr>
        <w:t xml:space="preserve">El abordaje de dichas cuestiones propone pensar críticamente las propias prácticas docentes, las adaptaciones, las potencialidades y las limitaciones que un contexto sin educación presencial le plantea a la </w:t>
      </w:r>
      <w:r w:rsidRPr="00363D86">
        <w:rPr>
          <w:rFonts w:ascii="Times New Roman" w:eastAsia="Times New Roman" w:hAnsi="Times New Roman" w:cs="Times New Roman"/>
          <w:i/>
          <w:sz w:val="20"/>
          <w:szCs w:val="20"/>
        </w:rPr>
        <w:lastRenderedPageBreak/>
        <w:t>Universidad, tomando también en cuenta las particularidades de la Institución no solamente desde la figura del taller de diseño, sino también en relación a la disponibilidad de medios y conocimientos tecnológicos, la migración a los entornos virtuales en un tiempo muy acotado y la asimilación a estos entornos de manera simultánea al proceso de dictado de las clases, la masividad del estudiantado y el carácter público y gratuito. De este modo, se intentan esbozar algunas líneas de análisis que contribuyan a un campo que está sufriendo fuertes modificaciones y que requiere una reflexión profunda.</w:t>
      </w:r>
    </w:p>
    <w:p w14:paraId="48A8C39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12" w:name="_heading=h.9s9veik04q28" w:colFirst="0" w:colLast="0"/>
      <w:bookmarkEnd w:id="12"/>
      <w:r w:rsidRPr="00363D86">
        <w:rPr>
          <w:rFonts w:ascii="Times New Roman" w:eastAsia="Times New Roman" w:hAnsi="Times New Roman" w:cs="Times New Roman"/>
          <w:i/>
          <w:sz w:val="20"/>
          <w:szCs w:val="20"/>
        </w:rPr>
        <w:t>Palabras clave: taller de diseño, presencialidad, virtualidad, enseñanza proyectual</w:t>
      </w:r>
    </w:p>
    <w:p w14:paraId="0D64D353" w14:textId="77777777" w:rsidR="007B1025" w:rsidRPr="00363D86" w:rsidRDefault="007B1025" w:rsidP="00363D86">
      <w:pPr>
        <w:spacing w:after="0" w:line="240" w:lineRule="auto"/>
        <w:jc w:val="center"/>
        <w:rPr>
          <w:rFonts w:ascii="Times New Roman" w:eastAsia="Times New Roman" w:hAnsi="Times New Roman" w:cs="Times New Roman"/>
          <w:b/>
          <w:i/>
          <w:sz w:val="20"/>
          <w:szCs w:val="20"/>
        </w:rPr>
      </w:pPr>
      <w:bookmarkStart w:id="13" w:name="_heading=h.vsdjqwi4w21q" w:colFirst="0" w:colLast="0"/>
      <w:bookmarkEnd w:id="13"/>
    </w:p>
    <w:p w14:paraId="700BCB99"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Abstract</w:t>
      </w:r>
    </w:p>
    <w:p w14:paraId="0F8EB27B"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bookmarkStart w:id="14" w:name="_heading=h.1nl6ugesztdo" w:colFirst="0" w:colLast="0"/>
      <w:bookmarkEnd w:id="14"/>
      <w:r w:rsidRPr="00363D86">
        <w:rPr>
          <w:rFonts w:ascii="Times New Roman" w:eastAsia="Times New Roman" w:hAnsi="Times New Roman" w:cs="Times New Roman"/>
          <w:i/>
          <w:sz w:val="20"/>
          <w:szCs w:val="20"/>
          <w:lang w:val="en-US"/>
        </w:rPr>
        <w:t xml:space="preserve">The peculiarities of the current context imply a series of reconfigurations around methods of teaching and learning within </w:t>
      </w:r>
      <w:proofErr w:type="spellStart"/>
      <w:r w:rsidRPr="00363D86">
        <w:rPr>
          <w:rFonts w:ascii="Times New Roman" w:eastAsia="Times New Roman" w:hAnsi="Times New Roman" w:cs="Times New Roman"/>
          <w:i/>
          <w:sz w:val="20"/>
          <w:szCs w:val="20"/>
          <w:lang w:val="en-US"/>
        </w:rPr>
        <w:t>projectual</w:t>
      </w:r>
      <w:proofErr w:type="spellEnd"/>
      <w:r w:rsidRPr="00363D86">
        <w:rPr>
          <w:rFonts w:ascii="Times New Roman" w:eastAsia="Times New Roman" w:hAnsi="Times New Roman" w:cs="Times New Roman"/>
          <w:i/>
          <w:sz w:val="20"/>
          <w:szCs w:val="20"/>
          <w:lang w:val="en-US"/>
        </w:rPr>
        <w:t xml:space="preserve"> subjects. As a result of the preventive and obligatory social isolation (ASPO) in Argentina due to coronavirus pandemic, an arising new field of studies and analysis can be observed in the academic sphere of Design, establishing reconfigurations in the habitus of teaching teams, institutional accompaniment and ways of teaching feedback around student learning. Focusing on the figure of the Design Workshop in the specific case of School of Architecture, Design and Urbanism of the University of Buenos Aires (FADU UBA), this paper aims to investigate the adaptations of project teaching logics to virtual platforms. In this regard, the questions guiding the analysis are How do we rebuild ourselves as teachers and how do we reconfigure our teaching identity in the transition from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xml:space="preserve"> to virtuality in the project disciplines? How does the logic of the Design Workshop as a field of knowledge adapt to a context mediated by virtual teaching and learning environments?</w:t>
      </w:r>
    </w:p>
    <w:p w14:paraId="7061E2EF" w14:textId="77777777" w:rsid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In order to answer these questions, the authors present case studies of educational experiences</w:t>
      </w:r>
      <w:r w:rsidRPr="00363D86">
        <w:rPr>
          <w:rFonts w:ascii="Times New Roman" w:eastAsia="Times New Roman" w:hAnsi="Times New Roman" w:cs="Times New Roman"/>
          <w:i/>
          <w:sz w:val="20"/>
          <w:szCs w:val="20"/>
          <w:vertAlign w:val="superscript"/>
        </w:rPr>
        <w:footnoteReference w:id="2"/>
      </w:r>
      <w:r w:rsidRPr="00363D86">
        <w:rPr>
          <w:rFonts w:ascii="Times New Roman" w:eastAsia="Times New Roman" w:hAnsi="Times New Roman" w:cs="Times New Roman"/>
          <w:i/>
          <w:sz w:val="20"/>
          <w:szCs w:val="20"/>
          <w:lang w:val="en-US"/>
        </w:rPr>
        <w:t xml:space="preserve"> in which a number of elements are analyzed. Firstly, the migration of the workshop towards virtual platforms developed by the academic unit of the Faculty, and the necessary modifications of academic </w:t>
      </w:r>
      <w:proofErr w:type="spellStart"/>
      <w:r w:rsidRPr="00363D86">
        <w:rPr>
          <w:rFonts w:ascii="Times New Roman" w:eastAsia="Times New Roman" w:hAnsi="Times New Roman" w:cs="Times New Roman"/>
          <w:i/>
          <w:sz w:val="20"/>
          <w:szCs w:val="20"/>
          <w:lang w:val="en-US"/>
        </w:rPr>
        <w:t>planifications</w:t>
      </w:r>
      <w:proofErr w:type="spellEnd"/>
      <w:r w:rsidRPr="00363D86">
        <w:rPr>
          <w:rFonts w:ascii="Times New Roman" w:eastAsia="Times New Roman" w:hAnsi="Times New Roman" w:cs="Times New Roman"/>
          <w:i/>
          <w:sz w:val="20"/>
          <w:szCs w:val="20"/>
          <w:lang w:val="en-US"/>
        </w:rPr>
        <w:t xml:space="preserve"> to </w:t>
      </w:r>
      <w:proofErr w:type="spellStart"/>
      <w:r w:rsidRPr="00363D86">
        <w:rPr>
          <w:rFonts w:ascii="Times New Roman" w:eastAsia="Times New Roman" w:hAnsi="Times New Roman" w:cs="Times New Roman"/>
          <w:i/>
          <w:sz w:val="20"/>
          <w:szCs w:val="20"/>
          <w:lang w:val="en-US"/>
        </w:rPr>
        <w:t>accomodate</w:t>
      </w:r>
      <w:proofErr w:type="spellEnd"/>
      <w:r w:rsidRPr="00363D86">
        <w:rPr>
          <w:rFonts w:ascii="Times New Roman" w:eastAsia="Times New Roman" w:hAnsi="Times New Roman" w:cs="Times New Roman"/>
          <w:i/>
          <w:sz w:val="20"/>
          <w:szCs w:val="20"/>
          <w:lang w:val="en-US"/>
        </w:rPr>
        <w:t xml:space="preserve"> to virtual classrooms in different campuses and platforms (creation of tasks, reformulation of objectives, enunciation, adaptation and generation of new instructions, as well as </w:t>
      </w:r>
      <w:r w:rsidRPr="00363D86">
        <w:rPr>
          <w:rFonts w:ascii="Times New Roman" w:eastAsia="Times New Roman" w:hAnsi="Times New Roman" w:cs="Times New Roman"/>
          <w:i/>
          <w:strike/>
          <w:sz w:val="20"/>
          <w:szCs w:val="20"/>
          <w:lang w:val="en-US"/>
        </w:rPr>
        <w:t xml:space="preserve"> </w:t>
      </w:r>
      <w:r w:rsidRPr="00363D86">
        <w:rPr>
          <w:rFonts w:ascii="Times New Roman" w:eastAsia="Times New Roman" w:hAnsi="Times New Roman" w:cs="Times New Roman"/>
          <w:i/>
          <w:sz w:val="20"/>
          <w:szCs w:val="20"/>
          <w:lang w:val="en-US"/>
        </w:rPr>
        <w:t xml:space="preserve">specific evaluation in virtual modality). Secondly, the incorporation and learning of digital tools available on the Web compatible with virtual classrooms (such as Padlet or </w:t>
      </w:r>
      <w:proofErr w:type="spellStart"/>
      <w:r w:rsidRPr="00363D86">
        <w:rPr>
          <w:rFonts w:ascii="Times New Roman" w:eastAsia="Times New Roman" w:hAnsi="Times New Roman" w:cs="Times New Roman"/>
          <w:i/>
          <w:sz w:val="20"/>
          <w:szCs w:val="20"/>
          <w:lang w:val="en-US"/>
        </w:rPr>
        <w:t>Jamboard</w:t>
      </w:r>
      <w:proofErr w:type="spellEnd"/>
      <w:r w:rsidRPr="00363D86">
        <w:rPr>
          <w:rFonts w:ascii="Times New Roman" w:eastAsia="Times New Roman" w:hAnsi="Times New Roman" w:cs="Times New Roman"/>
          <w:i/>
          <w:sz w:val="20"/>
          <w:szCs w:val="20"/>
          <w:lang w:val="en-US"/>
        </w:rPr>
        <w:t>, which allow massive corrections in a virtual way), that solve or replace, at least in part, the practices of an educational process in the workshop environment. And thirdly, the reconfiguration of daily teaching practices, adapting them to virtuality in relation to the bond with students and new forms of feedback (using synchronous communication through general and specialized video calls according to distribution in groups as well as asynchronous instances, such as consultation and exchange in forums, class videos, or podcasts).</w:t>
      </w:r>
    </w:p>
    <w:p w14:paraId="764BEB40"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 xml:space="preserve">The approach to such issues proposes to think critically about the teaching practices, adaptations, potentialities and limitations that a context without face-to-face education represents to the University, taking also into account the particularities of the institution not only from the concept of the Design Workshop, but also in relation to the availability of technological means and knowledge, the migration to virtual environments within limited timelines and the assimilation to these environments simultaneously to the processes of teaching and the massiveness of the student corpus of the University of Buenos Aires (public and tuition-free). Therefore, we </w:t>
      </w:r>
      <w:r w:rsidR="00174A1B" w:rsidRPr="00363D86">
        <w:rPr>
          <w:rFonts w:ascii="Times New Roman" w:eastAsia="Times New Roman" w:hAnsi="Times New Roman" w:cs="Times New Roman"/>
          <w:i/>
          <w:sz w:val="20"/>
          <w:szCs w:val="20"/>
          <w:lang w:val="en-US"/>
        </w:rPr>
        <w:t>intend to</w:t>
      </w:r>
      <w:r w:rsidRPr="00363D86">
        <w:rPr>
          <w:rFonts w:ascii="Times New Roman" w:eastAsia="Times New Roman" w:hAnsi="Times New Roman" w:cs="Times New Roman"/>
          <w:i/>
          <w:sz w:val="20"/>
          <w:szCs w:val="20"/>
          <w:lang w:val="en-US"/>
        </w:rPr>
        <w:t xml:space="preserve"> outline some points of analysis in order to contribute to a ground that is suffering </w:t>
      </w:r>
      <w:r w:rsidR="00174A1B" w:rsidRPr="00363D86">
        <w:rPr>
          <w:rFonts w:ascii="Times New Roman" w:eastAsia="Times New Roman" w:hAnsi="Times New Roman" w:cs="Times New Roman"/>
          <w:i/>
          <w:sz w:val="20"/>
          <w:szCs w:val="20"/>
          <w:lang w:val="en-US"/>
        </w:rPr>
        <w:t xml:space="preserve">significant </w:t>
      </w:r>
      <w:proofErr w:type="gramStart"/>
      <w:r w:rsidR="00174A1B" w:rsidRPr="00363D86">
        <w:rPr>
          <w:rFonts w:ascii="Times New Roman" w:eastAsia="Times New Roman" w:hAnsi="Times New Roman" w:cs="Times New Roman"/>
          <w:i/>
          <w:sz w:val="20"/>
          <w:szCs w:val="20"/>
          <w:lang w:val="en-US"/>
        </w:rPr>
        <w:t>modifications</w:t>
      </w:r>
      <w:proofErr w:type="gramEnd"/>
      <w:r w:rsidRPr="00363D86">
        <w:rPr>
          <w:rFonts w:ascii="Times New Roman" w:eastAsia="Times New Roman" w:hAnsi="Times New Roman" w:cs="Times New Roman"/>
          <w:i/>
          <w:sz w:val="20"/>
          <w:szCs w:val="20"/>
          <w:lang w:val="en-US"/>
        </w:rPr>
        <w:t xml:space="preserve"> and which requires deep thought.</w:t>
      </w:r>
    </w:p>
    <w:p w14:paraId="598CDCFA" w14:textId="77777777" w:rsidR="007B1025" w:rsidRPr="00363D86" w:rsidRDefault="009B2D07" w:rsidP="00363D86">
      <w:pPr>
        <w:spacing w:after="0" w:line="240" w:lineRule="auto"/>
        <w:jc w:val="center"/>
        <w:rPr>
          <w:i/>
          <w:color w:val="0F3959"/>
          <w:sz w:val="20"/>
          <w:szCs w:val="20"/>
          <w:lang w:val="en-US"/>
        </w:rPr>
      </w:pPr>
      <w:bookmarkStart w:id="24" w:name="_heading=h.bwm2s3o4jo83" w:colFirst="0" w:colLast="0"/>
      <w:bookmarkEnd w:id="24"/>
      <w:r w:rsidRPr="00363D86">
        <w:rPr>
          <w:rFonts w:ascii="Times New Roman" w:eastAsia="Times New Roman" w:hAnsi="Times New Roman" w:cs="Times New Roman"/>
          <w:i/>
          <w:sz w:val="20"/>
          <w:szCs w:val="20"/>
          <w:lang w:val="en-US"/>
        </w:rPr>
        <w:t xml:space="preserve">Keywords: Design Workshop,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online learning, virtual education, project teaching</w:t>
      </w:r>
    </w:p>
    <w:p w14:paraId="0C063DDD" w14:textId="77777777" w:rsidR="007B1025" w:rsidRPr="001938B3" w:rsidRDefault="007B1025">
      <w:pPr>
        <w:spacing w:after="0"/>
        <w:rPr>
          <w:color w:val="0F3959"/>
          <w:sz w:val="18"/>
          <w:szCs w:val="18"/>
          <w:lang w:val="en-US"/>
        </w:rPr>
      </w:pPr>
      <w:bookmarkStart w:id="25" w:name="_heading=h.untcaturry33" w:colFirst="0" w:colLast="0"/>
      <w:bookmarkEnd w:id="25"/>
    </w:p>
    <w:p w14:paraId="667FEEFF" w14:textId="77777777" w:rsidR="007B1025" w:rsidRPr="00363D86" w:rsidRDefault="009B2D07">
      <w:pPr>
        <w:rPr>
          <w:rFonts w:ascii="Times New Roman" w:eastAsia="Times New Roman" w:hAnsi="Times New Roman" w:cs="Times New Roman"/>
          <w:b/>
          <w:sz w:val="26"/>
          <w:szCs w:val="26"/>
        </w:rPr>
      </w:pPr>
      <w:bookmarkStart w:id="26" w:name="_heading=h.twlf99ptestd" w:colFirst="0" w:colLast="0"/>
      <w:bookmarkStart w:id="27" w:name="_heading=h.npglzjw4re6k" w:colFirst="0" w:colLast="0"/>
      <w:bookmarkEnd w:id="26"/>
      <w:bookmarkEnd w:id="27"/>
      <w:r w:rsidRPr="00363D86">
        <w:rPr>
          <w:rFonts w:ascii="Times New Roman" w:eastAsia="Times New Roman" w:hAnsi="Times New Roman" w:cs="Times New Roman"/>
          <w:b/>
          <w:sz w:val="26"/>
          <w:szCs w:val="26"/>
        </w:rPr>
        <w:lastRenderedPageBreak/>
        <w:t>Enseñar y aprender proyectualidad desde la docencia. De lo presencial a lo virtual</w:t>
      </w:r>
    </w:p>
    <w:p w14:paraId="550090D1" w14:textId="77777777" w:rsidR="007B1025" w:rsidRDefault="007B1025">
      <w:pPr>
        <w:spacing w:line="360" w:lineRule="auto"/>
        <w:rPr>
          <w:rFonts w:ascii="Times New Roman" w:eastAsia="Times New Roman" w:hAnsi="Times New Roman" w:cs="Times New Roman"/>
          <w:b/>
          <w:sz w:val="24"/>
          <w:szCs w:val="24"/>
        </w:rPr>
      </w:pPr>
      <w:bookmarkStart w:id="28" w:name="_heading=h.s3modnl6xz33" w:colFirst="0" w:colLast="0"/>
      <w:bookmarkEnd w:id="28"/>
    </w:p>
    <w:p w14:paraId="11C07626" w14:textId="77777777" w:rsidR="007B1025" w:rsidRDefault="009B2D07">
      <w:pPr>
        <w:spacing w:line="360" w:lineRule="auto"/>
        <w:rPr>
          <w:rFonts w:ascii="Times New Roman" w:eastAsia="Times New Roman" w:hAnsi="Times New Roman" w:cs="Times New Roman"/>
          <w:b/>
          <w:sz w:val="24"/>
          <w:szCs w:val="24"/>
        </w:rPr>
      </w:pPr>
      <w:bookmarkStart w:id="29" w:name="_heading=h.virnjo1d3c6j" w:colFirst="0" w:colLast="0"/>
      <w:bookmarkEnd w:id="29"/>
      <w:r>
        <w:rPr>
          <w:rFonts w:ascii="Times New Roman" w:eastAsia="Times New Roman" w:hAnsi="Times New Roman" w:cs="Times New Roman"/>
          <w:b/>
          <w:sz w:val="24"/>
          <w:szCs w:val="24"/>
        </w:rPr>
        <w:t>Introducción</w:t>
      </w:r>
    </w:p>
    <w:p w14:paraId="1F814994" w14:textId="77777777" w:rsidR="007B1025" w:rsidRDefault="009B2D07">
      <w:pPr>
        <w:spacing w:line="360" w:lineRule="auto"/>
        <w:rPr>
          <w:rFonts w:ascii="Times New Roman" w:eastAsia="Times New Roman" w:hAnsi="Times New Roman" w:cs="Times New Roman"/>
          <w:sz w:val="24"/>
          <w:szCs w:val="24"/>
        </w:rPr>
      </w:pPr>
      <w:bookmarkStart w:id="30" w:name="_heading=h.erlpkav968lu" w:colFirst="0" w:colLast="0"/>
      <w:bookmarkEnd w:id="30"/>
      <w:r>
        <w:rPr>
          <w:rFonts w:ascii="Times New Roman" w:eastAsia="Times New Roman" w:hAnsi="Times New Roman" w:cs="Times New Roman"/>
          <w:sz w:val="24"/>
          <w:szCs w:val="24"/>
        </w:rPr>
        <w:t xml:space="preserve">La irrupción de la pandemia de COVID-19 provocó una variación en los modos de vivir que han repercutido en la sociedad en su conjunto. En el caso específico de la Argentina, el gobierno nacional dispuso un aislamiento social preventivo y obligatorio (ASPO) a partir del 20 de marzo de 2020, medida que se prorrogó, con variaciones, en múltiples oportunidades hasta el momento de escritura de este texto (septiembre de 2020). Dicho aislamiento implicó la suspensión de las instancias presenciales de enseñanza en todos los niveles, lo que, en el caso de la educación universitaria, impidió el inicio del ciclo lectivo del corriente período con sus características habituales. </w:t>
      </w:r>
      <w:r w:rsidR="00174A1B">
        <w:rPr>
          <w:rFonts w:ascii="Times New Roman" w:eastAsia="Times New Roman" w:hAnsi="Times New Roman" w:cs="Times New Roman"/>
          <w:sz w:val="24"/>
          <w:szCs w:val="24"/>
        </w:rPr>
        <w:t>Esta</w:t>
      </w:r>
      <w:r>
        <w:rPr>
          <w:rFonts w:ascii="Times New Roman" w:eastAsia="Times New Roman" w:hAnsi="Times New Roman" w:cs="Times New Roman"/>
          <w:sz w:val="24"/>
          <w:szCs w:val="24"/>
        </w:rPr>
        <w:t xml:space="preserve"> suspensión, por otro lado, se produjo pocos días antes del inicio de las clases, lo que repercutió en las posibilidades y tiempo de respuesta frente a una nueva coyuntura.</w:t>
      </w:r>
    </w:p>
    <w:p w14:paraId="3DF067F7" w14:textId="77777777" w:rsidR="007B1025" w:rsidRDefault="009B2D07">
      <w:pPr>
        <w:spacing w:line="360" w:lineRule="auto"/>
        <w:rPr>
          <w:rFonts w:ascii="Times New Roman" w:eastAsia="Times New Roman" w:hAnsi="Times New Roman" w:cs="Times New Roman"/>
          <w:sz w:val="24"/>
          <w:szCs w:val="24"/>
        </w:rPr>
      </w:pPr>
      <w:bookmarkStart w:id="31" w:name="_heading=h.tw3frj8qo1cw" w:colFirst="0" w:colLast="0"/>
      <w:bookmarkEnd w:id="31"/>
      <w:r>
        <w:rPr>
          <w:rFonts w:ascii="Times New Roman" w:eastAsia="Times New Roman" w:hAnsi="Times New Roman" w:cs="Times New Roman"/>
          <w:sz w:val="24"/>
          <w:szCs w:val="24"/>
        </w:rPr>
        <w:t>Dentro de la Universidad de Buenos Aires, las carreras proyectuales</w:t>
      </w:r>
      <w:commentRangeStart w:id="32"/>
      <w:r w:rsidRPr="00176311">
        <w:rPr>
          <w:rFonts w:ascii="Times New Roman" w:eastAsia="Times New Roman" w:hAnsi="Times New Roman" w:cs="Times New Roman"/>
          <w:sz w:val="24"/>
          <w:szCs w:val="24"/>
          <w:highlight w:val="yellow"/>
          <w:vertAlign w:val="superscript"/>
          <w:rPrChange w:id="33" w:author="Autor">
            <w:rPr>
              <w:rFonts w:ascii="Times New Roman" w:eastAsia="Times New Roman" w:hAnsi="Times New Roman" w:cs="Times New Roman"/>
              <w:sz w:val="24"/>
              <w:szCs w:val="24"/>
              <w:vertAlign w:val="superscript"/>
            </w:rPr>
          </w:rPrChange>
        </w:rPr>
        <w:footnoteReference w:id="3"/>
      </w:r>
      <w:commentRangeEnd w:id="32"/>
      <w:r w:rsidR="00176311">
        <w:rPr>
          <w:rStyle w:val="Refdecomentario"/>
        </w:rPr>
        <w:commentReference w:id="32"/>
      </w:r>
      <w:r>
        <w:rPr>
          <w:rFonts w:ascii="Times New Roman" w:eastAsia="Times New Roman" w:hAnsi="Times New Roman" w:cs="Times New Roman"/>
          <w:sz w:val="24"/>
          <w:szCs w:val="24"/>
        </w:rPr>
        <w:t xml:space="preserve"> han tenido que experimentar una serie de reconfiguraciones y estrategias desarrolladas para suplir la dinámica de los trabajos prácticos producidos en el taller de diseño, lo cual ha representado un desafío para todos los planteles docentes que, en un tiempo muy reducido, debieron adaptar las metodologías de enseñanza a la modalidad virtual. En este sentido, y tomando la experiencia que transitamos dentro de la institución mencionada y en particular en el caso de la Facultad de Arquitectura Diseño y Urbanismo (FADU), creemos pertinente plantear como objetivo indagar acerca de estas adaptaciones y de las lógicas de enseñanza proyectual hacia plataformas virtuales. El propósito que nos guía</w:t>
      </w:r>
      <w:r w:rsidR="00174A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es aportar una mirada reflexiva sobre estos fenómenos, de modo de contribuir con un análisis crítico de la </w:t>
      </w:r>
      <w:r>
        <w:rPr>
          <w:rFonts w:ascii="Times New Roman" w:eastAsia="Times New Roman" w:hAnsi="Times New Roman" w:cs="Times New Roman"/>
          <w:sz w:val="24"/>
          <w:szCs w:val="24"/>
        </w:rPr>
        <w:lastRenderedPageBreak/>
        <w:t>coyuntura tan particular que estamos transitando. Repensar la práctica docente, las planificaciones, estrategias y alternativas que se pueden desarrollar en el pasaje forzado de la presencialidad a la virtualidad</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sólo nos permite realizar un análisis que busque mejorar los procesos de enseñanza y los proceso</w:t>
      </w:r>
      <w:r w:rsidR="00174A1B">
        <w:rPr>
          <w:rFonts w:ascii="Times New Roman" w:eastAsia="Times New Roman" w:hAnsi="Times New Roman" w:cs="Times New Roman"/>
          <w:sz w:val="24"/>
          <w:szCs w:val="24"/>
        </w:rPr>
        <w:t>s de aprendizaje, sino además</w:t>
      </w:r>
      <w:r>
        <w:rPr>
          <w:rFonts w:ascii="Times New Roman" w:eastAsia="Times New Roman" w:hAnsi="Times New Roman" w:cs="Times New Roman"/>
          <w:sz w:val="24"/>
          <w:szCs w:val="24"/>
        </w:rPr>
        <w:t xml:space="preserve"> </w:t>
      </w:r>
      <w:r w:rsidR="00174A1B">
        <w:rPr>
          <w:rFonts w:ascii="Times New Roman" w:eastAsia="Times New Roman" w:hAnsi="Times New Roman" w:cs="Times New Roman"/>
          <w:sz w:val="24"/>
          <w:szCs w:val="24"/>
        </w:rPr>
        <w:t xml:space="preserve">considerar </w:t>
      </w:r>
      <w:r>
        <w:rPr>
          <w:rFonts w:ascii="Times New Roman" w:eastAsia="Times New Roman" w:hAnsi="Times New Roman" w:cs="Times New Roman"/>
          <w:sz w:val="24"/>
          <w:szCs w:val="24"/>
        </w:rPr>
        <w:t>las condiciones sociales, económicas y educativas del estudiantado; así como también evaluar ciertas prácticas incorporadas en un proceso sin presencialidad que pueden recuperarse una vez que la vuelta a las aulas</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sea una realidad. En el contexto argentino en particular y en el latinoamericano en general, dado el atraso en relación a la utilización de nuevas tecnologías en los procesos educativos, </w:t>
      </w:r>
      <w:r w:rsidR="00174A1B">
        <w:rPr>
          <w:rFonts w:ascii="Times New Roman" w:eastAsia="Times New Roman" w:hAnsi="Times New Roman" w:cs="Times New Roman"/>
          <w:sz w:val="24"/>
          <w:szCs w:val="24"/>
        </w:rPr>
        <w:t>y entendiendo</w:t>
      </w:r>
      <w:r>
        <w:rPr>
          <w:rFonts w:ascii="Times New Roman" w:eastAsia="Times New Roman" w:hAnsi="Times New Roman" w:cs="Times New Roman"/>
          <w:sz w:val="24"/>
          <w:szCs w:val="24"/>
        </w:rPr>
        <w:t xml:space="preserve"> que estas nuevas prácticas pueden ser retomadas</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resulta de suma relevancia, </w:t>
      </w:r>
      <w:r w:rsidR="00174A1B">
        <w:rPr>
          <w:rFonts w:ascii="Times New Roman" w:eastAsia="Times New Roman" w:hAnsi="Times New Roman" w:cs="Times New Roman"/>
          <w:sz w:val="24"/>
          <w:szCs w:val="24"/>
        </w:rPr>
        <w:t>aun</w:t>
      </w:r>
      <w:r>
        <w:rPr>
          <w:rFonts w:ascii="Times New Roman" w:eastAsia="Times New Roman" w:hAnsi="Times New Roman" w:cs="Times New Roman"/>
          <w:sz w:val="24"/>
          <w:szCs w:val="24"/>
        </w:rPr>
        <w:t xml:space="preserve"> cuando no debamos perder de vista que el acceso a estas tecnologías y a una conexión a Internet de calidad es todavía muy dispar y se nos presenta como una asignatura a resolver. </w:t>
      </w:r>
    </w:p>
    <w:p w14:paraId="4AD14738" w14:textId="77777777" w:rsidR="007B1025" w:rsidRDefault="009B2D07">
      <w:pPr>
        <w:spacing w:line="360" w:lineRule="auto"/>
        <w:rPr>
          <w:rFonts w:ascii="Times New Roman" w:eastAsia="Times New Roman" w:hAnsi="Times New Roman" w:cs="Times New Roman"/>
          <w:sz w:val="24"/>
          <w:szCs w:val="24"/>
        </w:rPr>
      </w:pPr>
      <w:bookmarkStart w:id="36" w:name="_heading=h.ccmfwskzdjv" w:colFirst="0" w:colLast="0"/>
      <w:bookmarkEnd w:id="36"/>
      <w:r>
        <w:rPr>
          <w:rFonts w:ascii="Times New Roman" w:eastAsia="Times New Roman" w:hAnsi="Times New Roman" w:cs="Times New Roman"/>
          <w:sz w:val="24"/>
          <w:szCs w:val="24"/>
        </w:rPr>
        <w:t xml:space="preserve">Encarar esta temática, más allá de las problemáticas acaecidas durante la pandemia, no pretende ser una crítica a las falencias de </w:t>
      </w:r>
      <w:r w:rsidR="007867B3">
        <w:rPr>
          <w:rFonts w:ascii="Times New Roman" w:eastAsia="Times New Roman" w:hAnsi="Times New Roman" w:cs="Times New Roman"/>
          <w:sz w:val="24"/>
          <w:szCs w:val="24"/>
        </w:rPr>
        <w:t xml:space="preserve">la </w:t>
      </w:r>
      <w:r w:rsidR="00174A1B">
        <w:rPr>
          <w:rFonts w:ascii="Times New Roman" w:eastAsia="Times New Roman" w:hAnsi="Times New Roman" w:cs="Times New Roman"/>
          <w:sz w:val="24"/>
          <w:szCs w:val="24"/>
        </w:rPr>
        <w:t>FADU</w:t>
      </w:r>
      <w:r>
        <w:rPr>
          <w:rFonts w:ascii="Times New Roman" w:eastAsia="Times New Roman" w:hAnsi="Times New Roman" w:cs="Times New Roman"/>
          <w:sz w:val="24"/>
          <w:szCs w:val="24"/>
        </w:rPr>
        <w:t xml:space="preserve">, sino más bien representa un intento por entender-nos en contexto para comprender los procesos docentes y plantear posibles miradas futuras, </w:t>
      </w:r>
      <w:r w:rsidR="00174A1B">
        <w:rPr>
          <w:rFonts w:ascii="Times New Roman" w:eastAsia="Times New Roman" w:hAnsi="Times New Roman" w:cs="Times New Roman"/>
          <w:sz w:val="24"/>
          <w:szCs w:val="24"/>
        </w:rPr>
        <w:t>a fin de</w:t>
      </w:r>
      <w:r>
        <w:rPr>
          <w:rFonts w:ascii="Times New Roman" w:eastAsia="Times New Roman" w:hAnsi="Times New Roman" w:cs="Times New Roman"/>
          <w:sz w:val="24"/>
          <w:szCs w:val="24"/>
        </w:rPr>
        <w:t xml:space="preserve"> mejorar los espacios de enseñanza y aprendizaje.</w:t>
      </w:r>
    </w:p>
    <w:p w14:paraId="59A61D0A" w14:textId="77777777" w:rsidR="007B1025" w:rsidRDefault="009B2D07">
      <w:pPr>
        <w:spacing w:line="360" w:lineRule="auto"/>
        <w:rPr>
          <w:rFonts w:ascii="Times New Roman" w:eastAsia="Times New Roman" w:hAnsi="Times New Roman" w:cs="Times New Roman"/>
          <w:sz w:val="24"/>
          <w:szCs w:val="24"/>
        </w:rPr>
      </w:pPr>
      <w:bookmarkStart w:id="37" w:name="_heading=h.og670h1r09jt" w:colFirst="0" w:colLast="0"/>
      <w:bookmarkEnd w:id="37"/>
      <w:r>
        <w:rPr>
          <w:rFonts w:ascii="Times New Roman" w:eastAsia="Times New Roman" w:hAnsi="Times New Roman" w:cs="Times New Roman"/>
          <w:sz w:val="24"/>
          <w:szCs w:val="24"/>
        </w:rPr>
        <w:t xml:space="preserve">Para abordar el objetivo, inicialmente proponemos una breve reseña acerca de las particularidades de nuestra Institución de pertenencia y del taller de diseño. Dichas características permiten entender que el carácter de la Institución y sus dimensiones, así como los dispositivos educativos que marcan un diferencial están mediando los modos de enseñanza y las prácticas docentes, </w:t>
      </w:r>
      <w:r w:rsidR="007867B3">
        <w:rPr>
          <w:rFonts w:ascii="Times New Roman" w:eastAsia="Times New Roman" w:hAnsi="Times New Roman" w:cs="Times New Roman"/>
          <w:sz w:val="24"/>
          <w:szCs w:val="24"/>
        </w:rPr>
        <w:t>debiendo</w:t>
      </w:r>
      <w:r>
        <w:rPr>
          <w:rFonts w:ascii="Times New Roman" w:eastAsia="Times New Roman" w:hAnsi="Times New Roman" w:cs="Times New Roman"/>
          <w:sz w:val="24"/>
          <w:szCs w:val="24"/>
        </w:rPr>
        <w:t xml:space="preserve"> trasladarse a la virtualidad. Seguidamente nos centraremos en los cambios implementados en torno a la planificación docente y en la migración de contenidos a las aulas virtuales, para luego adentrarnos en el análisis de herramient</w:t>
      </w:r>
      <w:r w:rsidR="007867B3">
        <w:rPr>
          <w:rFonts w:ascii="Times New Roman" w:eastAsia="Times New Roman" w:hAnsi="Times New Roman" w:cs="Times New Roman"/>
          <w:sz w:val="24"/>
          <w:szCs w:val="24"/>
        </w:rPr>
        <w:t xml:space="preserve">as virtuales </w:t>
      </w:r>
      <w:r>
        <w:rPr>
          <w:rFonts w:ascii="Times New Roman" w:eastAsia="Times New Roman" w:hAnsi="Times New Roman" w:cs="Times New Roman"/>
          <w:sz w:val="24"/>
          <w:szCs w:val="24"/>
        </w:rPr>
        <w:t>con la potencialidad de reemplazar las actividades presenciales. Y por último destacaremos la relación entre docentes y estudiantes, así como también los canales de retroalimentación que comienzan a surgir en la virtualidad, pese a la ausencia del intercambio que habilita el espacio físico del aula taller.</w:t>
      </w:r>
    </w:p>
    <w:p w14:paraId="54B4DF79" w14:textId="77777777" w:rsidR="007B1025" w:rsidRDefault="007B1025">
      <w:pPr>
        <w:shd w:val="clear" w:color="auto" w:fill="FFFFFF"/>
        <w:spacing w:before="120" w:after="0"/>
        <w:rPr>
          <w:rFonts w:ascii="Arial" w:eastAsia="Arial" w:hAnsi="Arial" w:cs="Arial"/>
          <w:b/>
          <w:color w:val="9900FF"/>
          <w:sz w:val="24"/>
          <w:szCs w:val="24"/>
        </w:rPr>
      </w:pPr>
    </w:p>
    <w:p w14:paraId="39EE12CD" w14:textId="77777777" w:rsidR="007B1025" w:rsidRDefault="009B2D07">
      <w:pPr>
        <w:spacing w:line="360" w:lineRule="auto"/>
        <w:rPr>
          <w:rFonts w:ascii="Times New Roman" w:eastAsia="Times New Roman" w:hAnsi="Times New Roman" w:cs="Times New Roman"/>
          <w:b/>
          <w:sz w:val="24"/>
          <w:szCs w:val="24"/>
        </w:rPr>
      </w:pPr>
      <w:bookmarkStart w:id="38" w:name="_heading=h.5thg2fs2a1j9" w:colFirst="0" w:colLast="0"/>
      <w:bookmarkEnd w:id="38"/>
      <w:r>
        <w:rPr>
          <w:rFonts w:ascii="Times New Roman" w:eastAsia="Times New Roman" w:hAnsi="Times New Roman" w:cs="Times New Roman"/>
          <w:b/>
          <w:sz w:val="24"/>
          <w:szCs w:val="24"/>
        </w:rPr>
        <w:t>Acerca de las particularidades de la Institución y del taller de diseño</w:t>
      </w:r>
    </w:p>
    <w:p w14:paraId="7D54273F"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39" w:name="_heading=h.p0fxuryye9zl" w:colFirst="0" w:colLast="0"/>
      <w:bookmarkEnd w:id="39"/>
      <w:r>
        <w:rPr>
          <w:rFonts w:ascii="Times New Roman" w:eastAsia="Times New Roman" w:hAnsi="Times New Roman" w:cs="Times New Roman"/>
          <w:sz w:val="24"/>
          <w:szCs w:val="24"/>
        </w:rPr>
        <w:lastRenderedPageBreak/>
        <w:t xml:space="preserve">La FADU, fundada en 1947, forma parte de la Universidad de Buenos Aires (UBA) y desarrolla sus actividades principalmente en el tercer pabellón de la Ciudad Universitaria, un complejo académico construido en los años 60. En esta facultad conviven y se dictan las carreras de Arquitectura, Diseño Gráfico, Diseño de Indumentaria, Diseño Textil, Diseño Industrial, Diseño de Imagen y Sonido, la Licenciatura en Planificación y Diseño del Paisaje, instancias de Posgrado y materias teóricas y prácticas del Ciclo Básico Común. </w:t>
      </w:r>
    </w:p>
    <w:p w14:paraId="2072A7DB"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40" w:name="_heading=h.mnqkt7msuc20" w:colFirst="0" w:colLast="0"/>
      <w:bookmarkEnd w:id="40"/>
      <w:r>
        <w:rPr>
          <w:rFonts w:ascii="Times New Roman" w:eastAsia="Times New Roman" w:hAnsi="Times New Roman" w:cs="Times New Roman"/>
          <w:sz w:val="24"/>
          <w:szCs w:val="24"/>
        </w:rPr>
        <w:t xml:space="preserve">En los últimos 25 años, la FADU ha experimentado altos índices de crecimiento en su estudiantado, aumentando su número en más del doble, convirtiéndose así en la segunda facultad con mayor cantidad de estudiantes en curso de la UBA. </w:t>
      </w:r>
      <w:r w:rsidRPr="00176311">
        <w:rPr>
          <w:rFonts w:ascii="Times New Roman" w:eastAsia="Times New Roman" w:hAnsi="Times New Roman" w:cs="Times New Roman"/>
          <w:sz w:val="24"/>
          <w:szCs w:val="24"/>
          <w:highlight w:val="yellow"/>
          <w:rPrChange w:id="41" w:author="Autor">
            <w:rPr>
              <w:rFonts w:ascii="Times New Roman" w:eastAsia="Times New Roman" w:hAnsi="Times New Roman" w:cs="Times New Roman"/>
              <w:sz w:val="24"/>
              <w:szCs w:val="24"/>
            </w:rPr>
          </w:rPrChange>
        </w:rPr>
        <w:t>De acuerdo al último censo oficial realizado por la Universidad en 2011, la facultad aloja más de 25000 estudiantes de grado y 800 de posgrado. Respecto al cuerpo docente, según el censo realizado ese mismo año, supera la cantidad de 2800 en carreras de grado y de extensión universitaria. En cuanto al Ciclo Básico Común (</w:t>
      </w:r>
      <w:commentRangeStart w:id="42"/>
      <w:r w:rsidRPr="00176311">
        <w:rPr>
          <w:rFonts w:ascii="Times New Roman" w:eastAsia="Times New Roman" w:hAnsi="Times New Roman" w:cs="Times New Roman"/>
          <w:sz w:val="24"/>
          <w:szCs w:val="24"/>
          <w:highlight w:val="yellow"/>
          <w:rPrChange w:id="43" w:author="Autor">
            <w:rPr>
              <w:rFonts w:ascii="Times New Roman" w:eastAsia="Times New Roman" w:hAnsi="Times New Roman" w:cs="Times New Roman"/>
              <w:sz w:val="24"/>
              <w:szCs w:val="24"/>
            </w:rPr>
          </w:rPrChange>
        </w:rPr>
        <w:t>CBC</w:t>
      </w:r>
      <w:commentRangeEnd w:id="42"/>
      <w:r w:rsidR="00176311">
        <w:rPr>
          <w:rStyle w:val="Refdecomentario"/>
        </w:rPr>
        <w:commentReference w:id="42"/>
      </w:r>
      <w:r w:rsidRPr="00176311">
        <w:rPr>
          <w:rFonts w:ascii="Times New Roman" w:eastAsia="Times New Roman" w:hAnsi="Times New Roman" w:cs="Times New Roman"/>
          <w:sz w:val="24"/>
          <w:szCs w:val="24"/>
          <w:highlight w:val="yellow"/>
          <w:rPrChange w:id="44" w:author="Autor">
            <w:rPr>
              <w:rFonts w:ascii="Times New Roman" w:eastAsia="Times New Roman" w:hAnsi="Times New Roman" w:cs="Times New Roman"/>
              <w:sz w:val="24"/>
              <w:szCs w:val="24"/>
            </w:rPr>
          </w:rPrChange>
        </w:rPr>
        <w:t>),</w:t>
      </w:r>
      <w:r>
        <w:rPr>
          <w:rFonts w:ascii="Times New Roman" w:eastAsia="Times New Roman" w:hAnsi="Times New Roman" w:cs="Times New Roman"/>
          <w:sz w:val="24"/>
          <w:szCs w:val="24"/>
        </w:rPr>
        <w:t xml:space="preserve"> la lógica tiende a ser similar: en los últimos años ha experimentado un crecimiento sostenido en torno a la cantidad de inscriptos.</w:t>
      </w:r>
    </w:p>
    <w:p w14:paraId="699E3BB9"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45" w:name="_heading=h.niuz2q46eo58" w:colFirst="0" w:colLast="0"/>
      <w:bookmarkEnd w:id="45"/>
      <w:r>
        <w:rPr>
          <w:rFonts w:ascii="Times New Roman" w:eastAsia="Times New Roman" w:hAnsi="Times New Roman" w:cs="Times New Roman"/>
          <w:sz w:val="24"/>
          <w:szCs w:val="24"/>
        </w:rPr>
        <w:t xml:space="preserve">En relación a la cuestión espacial, se destaca por su monumentalidad. En este sentido, reseñar algunas características del edificio resulta útil para entender </w:t>
      </w:r>
      <w:r w:rsidR="007867B3">
        <w:rPr>
          <w:rFonts w:ascii="Times New Roman" w:eastAsia="Times New Roman" w:hAnsi="Times New Roman" w:cs="Times New Roman"/>
          <w:sz w:val="24"/>
          <w:szCs w:val="24"/>
        </w:rPr>
        <w:t xml:space="preserve">cómo </w:t>
      </w:r>
      <w:r w:rsidR="0053519C">
        <w:rPr>
          <w:rFonts w:ascii="Times New Roman" w:eastAsia="Times New Roman" w:hAnsi="Times New Roman" w:cs="Times New Roman"/>
          <w:sz w:val="24"/>
          <w:szCs w:val="24"/>
        </w:rPr>
        <w:t>se dispone</w:t>
      </w:r>
      <w:r w:rsidR="007867B3">
        <w:rPr>
          <w:rFonts w:ascii="Times New Roman" w:eastAsia="Times New Roman" w:hAnsi="Times New Roman" w:cs="Times New Roman"/>
          <w:sz w:val="24"/>
          <w:szCs w:val="24"/>
        </w:rPr>
        <w:t xml:space="preserve"> el funcionamiento dentro </w:t>
      </w:r>
      <w:r>
        <w:rPr>
          <w:rFonts w:ascii="Times New Roman" w:eastAsia="Times New Roman" w:hAnsi="Times New Roman" w:cs="Times New Roman"/>
          <w:sz w:val="24"/>
          <w:szCs w:val="24"/>
        </w:rPr>
        <w:t>de la facultad y cómo son los espacios de enseñanza y aprendizaje en la presencialidad. El edificio fue diseñado con una simetría casi total, generada mediante un patio central que toma tres niveles de altura, y al cual balconean los sucesivos pisos y entrepisos. También se puede reconocer una distribución espacial de acuerdo a los diferentes trayectos académicos: en el subsuelo, suelen dictarse clases del CBC, de las materias que son transversales o compartidas en los ingresos para las diversas carreras de la FADU. La planta baja cuenta con el patio central (imagen 1) y espacios que fueron concesionados a librerías, casas de impresión, fotocopiado y cafetería, debido al aislamiento que tiene Ciudad Universitaria en relación a donde está emplazada</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obligándola a autoabastecerse. En las aulas del primer piso, entrepiso, y segundo piso se alojan talleres y depósitos. El tercer piso, cuenta con aulas para conferencias y también con </w:t>
      </w:r>
      <w:r>
        <w:rPr>
          <w:rFonts w:ascii="Times New Roman" w:eastAsia="Times New Roman" w:hAnsi="Times New Roman" w:cs="Times New Roman"/>
          <w:sz w:val="24"/>
          <w:szCs w:val="24"/>
        </w:rPr>
        <w:lastRenderedPageBreak/>
        <w:t>talleres de menor tamaño. El cuarto piso, además de albergar las oficinas administrativas de las diferentes carreras, es el espacio donde se dictan las actividades de extensión universitaria y posgrado.</w:t>
      </w:r>
    </w:p>
    <w:p w14:paraId="766606C3" w14:textId="77777777" w:rsidR="007B1025" w:rsidRDefault="009B2D07">
      <w:pPr>
        <w:shd w:val="clear" w:color="auto" w:fill="FFFFFF"/>
        <w:spacing w:before="120" w:after="0" w:line="360" w:lineRule="auto"/>
        <w:rPr>
          <w:rFonts w:ascii="Times New Roman" w:eastAsia="Times New Roman" w:hAnsi="Times New Roman" w:cs="Times New Roman"/>
        </w:rPr>
      </w:pPr>
      <w:bookmarkStart w:id="46" w:name="_heading=h.z608zi3z3did" w:colFirst="0" w:colLast="0"/>
      <w:bookmarkEnd w:id="46"/>
      <w:r>
        <w:rPr>
          <w:rFonts w:ascii="Times New Roman" w:eastAsia="Times New Roman" w:hAnsi="Times New Roman" w:cs="Times New Roman"/>
          <w:noProof/>
        </w:rPr>
        <w:drawing>
          <wp:inline distT="114300" distB="114300" distL="114300" distR="114300" wp14:anchorId="46A167BA" wp14:editId="39151E91">
            <wp:extent cx="5612130" cy="37465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612130" cy="3746500"/>
                    </a:xfrm>
                    <a:prstGeom prst="rect">
                      <a:avLst/>
                    </a:prstGeom>
                    <a:ln/>
                  </pic:spPr>
                </pic:pic>
              </a:graphicData>
            </a:graphic>
          </wp:inline>
        </w:drawing>
      </w:r>
    </w:p>
    <w:p w14:paraId="431E6FE2" w14:textId="77777777" w:rsidR="007B1025" w:rsidRDefault="009B2D07" w:rsidP="00305552">
      <w:pPr>
        <w:shd w:val="clear" w:color="auto" w:fill="FFFFFF"/>
        <w:spacing w:before="120" w:after="0" w:line="360" w:lineRule="auto"/>
        <w:jc w:val="center"/>
        <w:rPr>
          <w:rFonts w:ascii="Times New Roman" w:eastAsia="Times New Roman" w:hAnsi="Times New Roman" w:cs="Times New Roman"/>
          <w:i/>
          <w:sz w:val="18"/>
          <w:szCs w:val="18"/>
        </w:rPr>
      </w:pPr>
      <w:bookmarkStart w:id="47" w:name="_heading=h.41jbwet3zp6c" w:colFirst="0" w:colLast="0"/>
      <w:bookmarkEnd w:id="47"/>
      <w:r>
        <w:rPr>
          <w:rFonts w:ascii="Times New Roman" w:eastAsia="Times New Roman" w:hAnsi="Times New Roman" w:cs="Times New Roman"/>
          <w:i/>
          <w:sz w:val="18"/>
          <w:szCs w:val="18"/>
        </w:rPr>
        <w:t>Imagen 1. Ravazzoli, I. (2019). Patio central en época de entregas</w:t>
      </w:r>
    </w:p>
    <w:p w14:paraId="01B7137D" w14:textId="77777777" w:rsidR="007B1025" w:rsidRDefault="007B1025">
      <w:pPr>
        <w:shd w:val="clear" w:color="auto" w:fill="FFFFFF"/>
        <w:spacing w:before="120" w:after="0" w:line="360" w:lineRule="auto"/>
        <w:rPr>
          <w:rFonts w:ascii="Times New Roman" w:eastAsia="Times New Roman" w:hAnsi="Times New Roman" w:cs="Times New Roman"/>
          <w:i/>
          <w:sz w:val="18"/>
          <w:szCs w:val="18"/>
        </w:rPr>
      </w:pPr>
      <w:bookmarkStart w:id="48" w:name="_heading=h.zfpyusrnpbun" w:colFirst="0" w:colLast="0"/>
      <w:bookmarkEnd w:id="48"/>
    </w:p>
    <w:p w14:paraId="6773427A" w14:textId="77777777" w:rsidR="007B1025" w:rsidRDefault="009B2D07">
      <w:pPr>
        <w:spacing w:line="360" w:lineRule="auto"/>
        <w:rPr>
          <w:rFonts w:ascii="Times New Roman" w:eastAsia="Times New Roman" w:hAnsi="Times New Roman" w:cs="Times New Roman"/>
          <w:sz w:val="24"/>
          <w:szCs w:val="24"/>
        </w:rPr>
      </w:pPr>
      <w:bookmarkStart w:id="49" w:name="_heading=h.p9axaj2t4cz" w:colFirst="0" w:colLast="0"/>
      <w:bookmarkEnd w:id="49"/>
      <w:r>
        <w:rPr>
          <w:rFonts w:ascii="Times New Roman" w:eastAsia="Times New Roman" w:hAnsi="Times New Roman" w:cs="Times New Roman"/>
          <w:sz w:val="24"/>
          <w:szCs w:val="24"/>
        </w:rPr>
        <w:t>En el marco de esta distribución espacial, la figura del aula-taller es el lugar donde se desarrollan muchas de las materias de las diferentes disciplinas, tanto del CBC como de la FADU. Ahora bien, más allá de entender el taller como un espacio físico, resulta interesante analizarlo como una lógica de trabajo que adquiere una serie de prácticas y vínculos particulares que pueden observarse en una multiplicidad de materias. Dicha lógica, no solamente se reserva a las materias troncales</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sino también a otras asignaturas con una carga práctica más reducida.</w:t>
      </w:r>
    </w:p>
    <w:p w14:paraId="4BCA38A2" w14:textId="77777777" w:rsidR="007B1025" w:rsidRDefault="009B2D07">
      <w:pPr>
        <w:spacing w:line="360" w:lineRule="auto"/>
        <w:rPr>
          <w:rFonts w:ascii="Times New Roman" w:eastAsia="Times New Roman" w:hAnsi="Times New Roman" w:cs="Times New Roman"/>
          <w:sz w:val="24"/>
          <w:szCs w:val="24"/>
        </w:rPr>
      </w:pPr>
      <w:bookmarkStart w:id="51" w:name="_heading=h.c6hmeysthebx" w:colFirst="0" w:colLast="0"/>
      <w:bookmarkEnd w:id="51"/>
      <w:r>
        <w:rPr>
          <w:rFonts w:ascii="Times New Roman" w:eastAsia="Times New Roman" w:hAnsi="Times New Roman" w:cs="Times New Roman"/>
          <w:sz w:val="24"/>
          <w:szCs w:val="24"/>
        </w:rPr>
        <w:t xml:space="preserve">Como sostiene Ana María Romano (2015, p. 96), es en el taller y en la dinámica que éste promueve donde las actividades de enseñanza y aprendizaje se producen. Es en este espacio </w:t>
      </w:r>
      <w:r>
        <w:rPr>
          <w:rFonts w:ascii="Times New Roman" w:eastAsia="Times New Roman" w:hAnsi="Times New Roman" w:cs="Times New Roman"/>
          <w:sz w:val="24"/>
          <w:szCs w:val="24"/>
        </w:rPr>
        <w:lastRenderedPageBreak/>
        <w:t>donde se propician actividades de índole individual y grupal promoviendo la reflexión e interacción generando múltiples intercambios: docente-estudiante, estudiante-estudiante, docente-docente, enmarcados en la enseñanza y aprendizaje del proyecto. Asimismo, la misma autora analiza e interpela los supuestos y principios propios de la modalidad de taller que enuncia Ander-Egg: el aprender haciendo, la metodología participativa y la pedagogía de la pregunta (contrapuesta a la tradicional pedagogía de la respuesta, utilizada de manera hegemónica en la práctica docente), y la tendencia al enfoque interdisciplinario y sistémico. De esta manera se genera una tarea común entre docente-estudiante en torno a la resolución de un proyecto, lo que implica un carácter globalizante e integrador de esta práctica, y la posibilidad de integrar en un solo proceso a la docencia, la investigación y la práctica.</w:t>
      </w:r>
    </w:p>
    <w:p w14:paraId="27EB886D" w14:textId="77777777" w:rsidR="007B1025" w:rsidRDefault="009B2D07">
      <w:pPr>
        <w:spacing w:line="360" w:lineRule="auto"/>
        <w:rPr>
          <w:rFonts w:ascii="Times New Roman" w:eastAsia="Times New Roman" w:hAnsi="Times New Roman" w:cs="Times New Roman"/>
          <w:sz w:val="24"/>
          <w:szCs w:val="24"/>
        </w:rPr>
      </w:pPr>
      <w:bookmarkStart w:id="52" w:name="_heading=h.vyazwtessdi" w:colFirst="0" w:colLast="0"/>
      <w:bookmarkEnd w:id="52"/>
      <w:r>
        <w:rPr>
          <w:rFonts w:ascii="Times New Roman" w:eastAsia="Times New Roman" w:hAnsi="Times New Roman" w:cs="Times New Roman"/>
          <w:sz w:val="24"/>
          <w:szCs w:val="24"/>
        </w:rPr>
        <w:t xml:space="preserve">En los talleres de la FADU esto se traduce en una serie de metodologías donde la presencialidad y el intercambio son centrales. Desde el campo docente suelen adoptarse tareas como la </w:t>
      </w:r>
      <w:r>
        <w:rPr>
          <w:rFonts w:ascii="Times New Roman" w:eastAsia="Times New Roman" w:hAnsi="Times New Roman" w:cs="Times New Roman"/>
          <w:i/>
          <w:sz w:val="24"/>
          <w:szCs w:val="24"/>
        </w:rPr>
        <w:t>enchinchada,</w:t>
      </w:r>
      <w:r>
        <w:rPr>
          <w:rFonts w:ascii="Times New Roman" w:eastAsia="Times New Roman" w:hAnsi="Times New Roman" w:cs="Times New Roman"/>
          <w:sz w:val="24"/>
          <w:szCs w:val="24"/>
        </w:rPr>
        <w:t xml:space="preserve"> a través de la cual se establece un modo de realizar sugerencias sobre los trabajos de manera grupal, permitiendo la autocorrección de cada estudiante a partir de una apreciación colectiva. Dicha modalidad consiste en el colgado de trabajo sobre las paredes, de modo tal que las propuestas prácticas queden expuestas de manera conjunta, lo que permite a </w:t>
      </w:r>
      <w:r w:rsidR="0053519C">
        <w:rPr>
          <w:rFonts w:ascii="Times New Roman" w:eastAsia="Times New Roman" w:hAnsi="Times New Roman" w:cs="Times New Roman"/>
          <w:sz w:val="24"/>
          <w:szCs w:val="24"/>
        </w:rPr>
        <w:t>cada docente,</w:t>
      </w:r>
      <w:r>
        <w:rPr>
          <w:rFonts w:ascii="Times New Roman" w:eastAsia="Times New Roman" w:hAnsi="Times New Roman" w:cs="Times New Roman"/>
          <w:sz w:val="24"/>
          <w:szCs w:val="24"/>
        </w:rPr>
        <w:t xml:space="preserve"> aplicar diversas técnicas de corrección y hacer devoluciones tanto individuales como grupales. </w:t>
      </w:r>
      <w:r>
        <w:rPr>
          <w:rFonts w:ascii="Times New Roman" w:eastAsia="Times New Roman" w:hAnsi="Times New Roman" w:cs="Times New Roman"/>
          <w:sz w:val="24"/>
          <w:szCs w:val="24"/>
        </w:rPr>
        <w:br/>
        <w:t>Por otra parte, el taller es también un espacio donde se realizan trabajos de experimentación con diversas técnicas e intervenciones espaciales (como se ilustra en la imagen 2). Esto implica actividades con diversas materialidades y métodos de realización, que se sustentan en un abordaje práctico/reflexivo donde el hacer colectivo, el vínculo interpersonal y la vivencia de lo producido se vuelven claves e imprescindibles, dado que</w:t>
      </w:r>
    </w:p>
    <w:p w14:paraId="11DD94D1" w14:textId="77777777" w:rsidR="007B1025" w:rsidRDefault="009B2D07">
      <w:pPr>
        <w:spacing w:line="360" w:lineRule="auto"/>
        <w:ind w:left="566" w:right="630"/>
        <w:rPr>
          <w:rFonts w:ascii="Times New Roman" w:eastAsia="Times New Roman" w:hAnsi="Times New Roman" w:cs="Times New Roman"/>
          <w:sz w:val="24"/>
          <w:szCs w:val="24"/>
        </w:rPr>
      </w:pPr>
      <w:bookmarkStart w:id="53" w:name="_heading=h.6xmlhgprnd1w" w:colFirst="0" w:colLast="0"/>
      <w:bookmarkEnd w:id="53"/>
      <w:r>
        <w:rPr>
          <w:rFonts w:ascii="Times New Roman" w:eastAsia="Times New Roman" w:hAnsi="Times New Roman" w:cs="Times New Roman"/>
          <w:sz w:val="24"/>
          <w:szCs w:val="24"/>
        </w:rPr>
        <w:t xml:space="preserve">“la modalidad ‘taller’ establece un espacio de intercambio indiscutido entre docentes y alumnxs en el marco de una disciplina proyectual: la especificidad que requiere el proyecto, encuentra en el taller de diseño el ámbito propicio para un ‘aprender haciendo’ en el sentido en que Donald Schön (1998) nos habla de una ‘reflexión en y durante la acción’ en tanto ‘conversación reflexiva con la situación problemática concreta’. Sin embargo, y de manera creciente, la </w:t>
      </w:r>
      <w:r>
        <w:rPr>
          <w:rFonts w:ascii="Times New Roman" w:eastAsia="Times New Roman" w:hAnsi="Times New Roman" w:cs="Times New Roman"/>
          <w:sz w:val="24"/>
          <w:szCs w:val="24"/>
        </w:rPr>
        <w:lastRenderedPageBreak/>
        <w:t xml:space="preserve">escisión que se plantea entre práctica y teoría está exigiendo rever a nivel curricular de qué manera los alumnxs deben abordar el nivel conceptual, trascendiendo la mera fundamentación formal de una propuesta”. (Fantini y Badella, 2016, </w:t>
      </w:r>
      <w:r w:rsidRPr="00562B23">
        <w:rPr>
          <w:rFonts w:ascii="Times New Roman" w:eastAsia="Times New Roman" w:hAnsi="Times New Roman" w:cs="Times New Roman"/>
          <w:sz w:val="24"/>
          <w:szCs w:val="24"/>
          <w:highlight w:val="yellow"/>
          <w:rPrChange w:id="54" w:author="Autor">
            <w:rPr>
              <w:rFonts w:ascii="Times New Roman" w:eastAsia="Times New Roman" w:hAnsi="Times New Roman" w:cs="Times New Roman"/>
              <w:sz w:val="24"/>
              <w:szCs w:val="24"/>
            </w:rPr>
          </w:rPrChange>
        </w:rPr>
        <w:t>s/</w:t>
      </w:r>
      <w:commentRangeStart w:id="55"/>
      <w:r w:rsidRPr="00562B23">
        <w:rPr>
          <w:rFonts w:ascii="Times New Roman" w:eastAsia="Times New Roman" w:hAnsi="Times New Roman" w:cs="Times New Roman"/>
          <w:sz w:val="24"/>
          <w:szCs w:val="24"/>
          <w:highlight w:val="yellow"/>
          <w:rPrChange w:id="56" w:author="Autor">
            <w:rPr>
              <w:rFonts w:ascii="Times New Roman" w:eastAsia="Times New Roman" w:hAnsi="Times New Roman" w:cs="Times New Roman"/>
              <w:sz w:val="24"/>
              <w:szCs w:val="24"/>
            </w:rPr>
          </w:rPrChange>
        </w:rPr>
        <w:t>p</w:t>
      </w:r>
      <w:commentRangeEnd w:id="55"/>
      <w:r w:rsidR="00562B23">
        <w:rPr>
          <w:rStyle w:val="Refdecomentario"/>
        </w:rPr>
        <w:commentReference w:id="55"/>
      </w:r>
      <w:r w:rsidRPr="00562B23">
        <w:rPr>
          <w:rFonts w:ascii="Times New Roman" w:eastAsia="Times New Roman" w:hAnsi="Times New Roman" w:cs="Times New Roman"/>
          <w:sz w:val="24"/>
          <w:szCs w:val="24"/>
          <w:highlight w:val="yellow"/>
          <w:rPrChange w:id="57" w:author="Autor">
            <w:rPr>
              <w:rFonts w:ascii="Times New Roman" w:eastAsia="Times New Roman" w:hAnsi="Times New Roman" w:cs="Times New Roman"/>
              <w:sz w:val="24"/>
              <w:szCs w:val="24"/>
            </w:rPr>
          </w:rPrChange>
        </w:rPr>
        <w:t>.)</w:t>
      </w:r>
    </w:p>
    <w:p w14:paraId="7CA2D9E2" w14:textId="77777777" w:rsidR="007B1025" w:rsidRDefault="009B2D07">
      <w:bookmarkStart w:id="58" w:name="_heading=h.oav65jq1o4ak" w:colFirst="0" w:colLast="0"/>
      <w:bookmarkEnd w:id="58"/>
      <w:r>
        <w:rPr>
          <w:noProof/>
        </w:rPr>
        <w:drawing>
          <wp:inline distT="114300" distB="114300" distL="114300" distR="114300" wp14:anchorId="7A4282E7" wp14:editId="64A4DD23">
            <wp:extent cx="5612130" cy="3746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612130" cy="3746500"/>
                    </a:xfrm>
                    <a:prstGeom prst="rect">
                      <a:avLst/>
                    </a:prstGeom>
                    <a:ln/>
                  </pic:spPr>
                </pic:pic>
              </a:graphicData>
            </a:graphic>
          </wp:inline>
        </w:drawing>
      </w:r>
    </w:p>
    <w:p w14:paraId="0E8DA9A4" w14:textId="77777777" w:rsidR="007B1025" w:rsidRDefault="009B2D07">
      <w:pPr>
        <w:rPr>
          <w:rFonts w:ascii="Times New Roman" w:eastAsia="Times New Roman" w:hAnsi="Times New Roman" w:cs="Times New Roman"/>
          <w:i/>
          <w:sz w:val="18"/>
          <w:szCs w:val="18"/>
        </w:rPr>
      </w:pPr>
      <w:bookmarkStart w:id="59" w:name="_heading=h.amx08arsl5ot" w:colFirst="0" w:colLast="0"/>
      <w:bookmarkEnd w:id="59"/>
      <w:r>
        <w:rPr>
          <w:rFonts w:ascii="Times New Roman" w:eastAsia="Times New Roman" w:hAnsi="Times New Roman" w:cs="Times New Roman"/>
          <w:i/>
          <w:sz w:val="18"/>
          <w:szCs w:val="18"/>
        </w:rPr>
        <w:t>Imagen 2. Ravazzoli, I. (2018). Taller de diseño. Actividad de la materia Introducción al Conocimiento Proyectual (CBC)</w:t>
      </w:r>
    </w:p>
    <w:p w14:paraId="6BB1B9D7" w14:textId="77777777" w:rsidR="007B1025" w:rsidRDefault="007B1025">
      <w:pPr>
        <w:rPr>
          <w:rFonts w:ascii="Times New Roman" w:eastAsia="Times New Roman" w:hAnsi="Times New Roman" w:cs="Times New Roman"/>
          <w:i/>
          <w:sz w:val="18"/>
          <w:szCs w:val="18"/>
        </w:rPr>
      </w:pPr>
      <w:bookmarkStart w:id="60" w:name="_heading=h.avu1248qzqib" w:colFirst="0" w:colLast="0"/>
      <w:bookmarkEnd w:id="60"/>
    </w:p>
    <w:p w14:paraId="1C334EF7" w14:textId="77777777" w:rsidR="007B1025" w:rsidRDefault="009B2D07">
      <w:pPr>
        <w:spacing w:line="360" w:lineRule="auto"/>
        <w:rPr>
          <w:rFonts w:ascii="Times New Roman" w:eastAsia="Times New Roman" w:hAnsi="Times New Roman" w:cs="Times New Roman"/>
          <w:sz w:val="24"/>
          <w:szCs w:val="24"/>
        </w:rPr>
      </w:pPr>
      <w:bookmarkStart w:id="61" w:name="_heading=h.cqdr0u99avht" w:colFirst="0" w:colLast="0"/>
      <w:bookmarkEnd w:id="61"/>
      <w:r>
        <w:rPr>
          <w:rFonts w:ascii="Times New Roman" w:eastAsia="Times New Roman" w:hAnsi="Times New Roman" w:cs="Times New Roman"/>
          <w:sz w:val="24"/>
          <w:szCs w:val="24"/>
        </w:rPr>
        <w:t xml:space="preserve">Más allá del debate en torno a la escisión entre teoría y práctica en el campo de la enseñanza proyectual, queda de manifiesto que el taller de diseño se vuelve un ámbito de desarrollo primordial donde los </w:t>
      </w:r>
      <w:r w:rsidR="00B8009C">
        <w:rPr>
          <w:rFonts w:ascii="Times New Roman" w:eastAsia="Times New Roman" w:hAnsi="Times New Roman" w:cs="Times New Roman"/>
          <w:sz w:val="24"/>
          <w:szCs w:val="24"/>
        </w:rPr>
        <w:t xml:space="preserve">planteles </w:t>
      </w:r>
      <w:r>
        <w:rPr>
          <w:rFonts w:ascii="Times New Roman" w:eastAsia="Times New Roman" w:hAnsi="Times New Roman" w:cs="Times New Roman"/>
          <w:sz w:val="24"/>
          <w:szCs w:val="24"/>
        </w:rPr>
        <w:t>docentes aplican diferentes saberes y métodos, que están mediados tanto por las especificidades espaciales del aula como por el estrecho contacto que en la presencialidad se tiene con el estudiantado. Coincidimos entonces con Doberti, que al ser retomado por Mazzeo y Romano, menciona que “el taller de proyecto es un lugar decisivo para la formación en todas las ramas del diseño y el taller de proyecto es una modalidad específica y notable dentro de los procesos de aprendizaje” (2007, p. 57).</w:t>
      </w:r>
    </w:p>
    <w:p w14:paraId="776915E5" w14:textId="77777777" w:rsidR="007B1025" w:rsidRDefault="0053519C">
      <w:pPr>
        <w:spacing w:line="360" w:lineRule="auto"/>
        <w:rPr>
          <w:rFonts w:ascii="Times New Roman" w:eastAsia="Times New Roman" w:hAnsi="Times New Roman" w:cs="Times New Roman"/>
          <w:sz w:val="24"/>
          <w:szCs w:val="24"/>
        </w:rPr>
      </w:pPr>
      <w:bookmarkStart w:id="62" w:name="_heading=h.fhqq65wp65e8" w:colFirst="0" w:colLast="0"/>
      <w:bookmarkEnd w:id="62"/>
      <w:r>
        <w:rPr>
          <w:rFonts w:ascii="Times New Roman" w:eastAsia="Times New Roman" w:hAnsi="Times New Roman" w:cs="Times New Roman"/>
          <w:sz w:val="24"/>
          <w:szCs w:val="24"/>
        </w:rPr>
        <w:lastRenderedPageBreak/>
        <w:t>La imposibilidad de acceder a instancias presenciales nos plantea</w:t>
      </w:r>
      <w:r w:rsidR="009B2D07">
        <w:rPr>
          <w:rFonts w:ascii="Times New Roman" w:eastAsia="Times New Roman" w:hAnsi="Times New Roman" w:cs="Times New Roman"/>
          <w:sz w:val="24"/>
          <w:szCs w:val="24"/>
        </w:rPr>
        <w:t xml:space="preserve"> una serie de interrogantes y problemáticas en torno a esta fuerte impronta de lo presencial en el taller. El pasaje hacia los entornos virtuales de enseñanza y aprendizaje (EVEAS) no solamen</w:t>
      </w:r>
      <w:r>
        <w:rPr>
          <w:rFonts w:ascii="Times New Roman" w:eastAsia="Times New Roman" w:hAnsi="Times New Roman" w:cs="Times New Roman"/>
          <w:sz w:val="24"/>
          <w:szCs w:val="24"/>
        </w:rPr>
        <w:t xml:space="preserve">te genera </w:t>
      </w:r>
      <w:r w:rsidR="009B2D07">
        <w:rPr>
          <w:rFonts w:ascii="Times New Roman" w:eastAsia="Times New Roman" w:hAnsi="Times New Roman" w:cs="Times New Roman"/>
          <w:sz w:val="24"/>
          <w:szCs w:val="24"/>
        </w:rPr>
        <w:t xml:space="preserve">nuevas particularidades, sino también nuevos desafíos (y ciertas dificultades) para todos los planteles docentes de las diferentes materias que engloban las disciplinas proyectuales, temas que desarrollaremos en las siguientes páginas. </w:t>
      </w:r>
    </w:p>
    <w:p w14:paraId="1579ECED" w14:textId="77777777" w:rsidR="007B1025" w:rsidRDefault="007B1025">
      <w:pPr>
        <w:spacing w:line="360" w:lineRule="auto"/>
        <w:rPr>
          <w:rFonts w:ascii="Times New Roman" w:eastAsia="Times New Roman" w:hAnsi="Times New Roman" w:cs="Times New Roman"/>
          <w:sz w:val="24"/>
          <w:szCs w:val="24"/>
        </w:rPr>
      </w:pPr>
      <w:bookmarkStart w:id="63" w:name="_heading=h.qqgfx76pkbof" w:colFirst="0" w:colLast="0"/>
      <w:bookmarkEnd w:id="63"/>
    </w:p>
    <w:p w14:paraId="018307F5" w14:textId="77777777" w:rsidR="007B1025" w:rsidRDefault="009B2D07">
      <w:pPr>
        <w:spacing w:line="360" w:lineRule="auto"/>
        <w:rPr>
          <w:rFonts w:ascii="Times New Roman" w:eastAsia="Times New Roman" w:hAnsi="Times New Roman" w:cs="Times New Roman"/>
          <w:b/>
          <w:sz w:val="24"/>
          <w:szCs w:val="24"/>
        </w:rPr>
      </w:pPr>
      <w:bookmarkStart w:id="64" w:name="_heading=h.nbpyn9r4v5w3" w:colFirst="0" w:colLast="0"/>
      <w:bookmarkEnd w:id="64"/>
      <w:r>
        <w:rPr>
          <w:rFonts w:ascii="Times New Roman" w:eastAsia="Times New Roman" w:hAnsi="Times New Roman" w:cs="Times New Roman"/>
          <w:b/>
          <w:sz w:val="24"/>
          <w:szCs w:val="24"/>
        </w:rPr>
        <w:t>Adaptación en la planificación docente: del taller presencial al aula virtual</w:t>
      </w:r>
    </w:p>
    <w:p w14:paraId="1AD4FCE6" w14:textId="77777777" w:rsidR="007B1025" w:rsidRDefault="009B2D07">
      <w:pPr>
        <w:spacing w:line="360" w:lineRule="auto"/>
        <w:rPr>
          <w:rFonts w:ascii="Times New Roman" w:eastAsia="Times New Roman" w:hAnsi="Times New Roman" w:cs="Times New Roman"/>
          <w:sz w:val="24"/>
          <w:szCs w:val="24"/>
        </w:rPr>
      </w:pPr>
      <w:bookmarkStart w:id="65" w:name="_heading=h.lw1lgdyp07f8" w:colFirst="0" w:colLast="0"/>
      <w:bookmarkEnd w:id="65"/>
      <w:r>
        <w:rPr>
          <w:rFonts w:ascii="Times New Roman" w:eastAsia="Times New Roman" w:hAnsi="Times New Roman" w:cs="Times New Roman"/>
          <w:sz w:val="24"/>
          <w:szCs w:val="24"/>
        </w:rPr>
        <w:t>Las problemáticas del contexto que ya hemos mencionado, implican el desafío de considerar una coyuntura radicalmente diferente a la usual. Desde esta óptica surge</w:t>
      </w:r>
      <w:r w:rsidR="0053519C">
        <w:rPr>
          <w:rFonts w:ascii="Times New Roman" w:eastAsia="Times New Roman" w:hAnsi="Times New Roman" w:cs="Times New Roman"/>
          <w:sz w:val="24"/>
          <w:szCs w:val="24"/>
        </w:rPr>
        <w:t xml:space="preserve"> la necesidad de desarrollar</w:t>
      </w:r>
      <w:r>
        <w:rPr>
          <w:rFonts w:ascii="Times New Roman" w:eastAsia="Times New Roman" w:hAnsi="Times New Roman" w:cs="Times New Roman"/>
          <w:sz w:val="24"/>
          <w:szCs w:val="24"/>
        </w:rPr>
        <w:t xml:space="preserve"> una reconfiguración de la planificación y una reformulación de contenidos y de enunciados prácticos, frente a lo cual la comunidad docente asume la tarea </w:t>
      </w:r>
      <w:r w:rsidR="0053519C">
        <w:rPr>
          <w:rFonts w:ascii="Times New Roman" w:eastAsia="Times New Roman" w:hAnsi="Times New Roman" w:cs="Times New Roman"/>
          <w:sz w:val="24"/>
          <w:szCs w:val="24"/>
        </w:rPr>
        <w:t>explorar</w:t>
      </w:r>
      <w:r>
        <w:rPr>
          <w:rFonts w:ascii="Times New Roman" w:eastAsia="Times New Roman" w:hAnsi="Times New Roman" w:cs="Times New Roman"/>
          <w:sz w:val="24"/>
          <w:szCs w:val="24"/>
        </w:rPr>
        <w:t xml:space="preserve"> nuevas vías y métodos de enseñanza. </w:t>
      </w:r>
    </w:p>
    <w:p w14:paraId="77F6D48D" w14:textId="77777777" w:rsidR="007B1025" w:rsidRDefault="009B2D07">
      <w:pPr>
        <w:spacing w:line="360" w:lineRule="auto"/>
        <w:rPr>
          <w:rFonts w:ascii="Times New Roman" w:eastAsia="Times New Roman" w:hAnsi="Times New Roman" w:cs="Times New Roman"/>
          <w:sz w:val="24"/>
          <w:szCs w:val="24"/>
        </w:rPr>
      </w:pPr>
      <w:bookmarkStart w:id="66" w:name="_heading=h.wyx88upnob99" w:colFirst="0" w:colLast="0"/>
      <w:bookmarkEnd w:id="66"/>
      <w:r>
        <w:rPr>
          <w:rFonts w:ascii="Times New Roman" w:eastAsia="Times New Roman" w:hAnsi="Times New Roman" w:cs="Times New Roman"/>
          <w:sz w:val="24"/>
          <w:szCs w:val="24"/>
        </w:rPr>
        <w:t xml:space="preserve">En primer lugar, es interesante pensar en las causas de una posible deserción, y de las herramientas de inclusión frente al nuevo contexto virtual. Por un lado, se asume que uno de los motivos principales de deserción, asociado a los tiempos de traslado hacia la universidad, deja de tener sentido en este contexto. Por otro lado, no dejamos de observar que la deserción estudiantil muta respecto a cuestiones tecnológicas, volviéndose uno de los mayores causales de abandono el acceso a Internet y la disposición de una computadora con software de diseño (que en muchos casos es de uso compartido con otros integrantes del grupo de convivencia) sumando esto por ejemplo, a los problemas económicos, la sobrecarga horaria, y la base educativa con la que cuenta cada estudiante cuando ingresa a la </w:t>
      </w:r>
      <w:r w:rsidR="0053519C">
        <w:rPr>
          <w:rFonts w:ascii="Times New Roman" w:eastAsia="Times New Roman" w:hAnsi="Times New Roman" w:cs="Times New Roman"/>
          <w:sz w:val="24"/>
          <w:szCs w:val="24"/>
        </w:rPr>
        <w:t>Universidad. Esto redunda en contemplar</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desde nuestro lugar como</w:t>
      </w:r>
      <w:r w:rsidR="0053519C">
        <w:rPr>
          <w:rFonts w:ascii="Times New Roman" w:eastAsia="Times New Roman" w:hAnsi="Times New Roman" w:cs="Times New Roman"/>
          <w:sz w:val="24"/>
          <w:szCs w:val="24"/>
        </w:rPr>
        <w:t xml:space="preserve"> docentes, </w:t>
      </w:r>
      <w:r>
        <w:rPr>
          <w:rFonts w:ascii="Times New Roman" w:eastAsia="Times New Roman" w:hAnsi="Times New Roman" w:cs="Times New Roman"/>
          <w:sz w:val="24"/>
          <w:szCs w:val="24"/>
        </w:rPr>
        <w:t>esta p</w:t>
      </w:r>
      <w:r w:rsidR="0053519C">
        <w:rPr>
          <w:rFonts w:ascii="Times New Roman" w:eastAsia="Times New Roman" w:hAnsi="Times New Roman" w:cs="Times New Roman"/>
          <w:sz w:val="24"/>
          <w:szCs w:val="24"/>
        </w:rPr>
        <w:t>osible deserción tecnológica, la</w:t>
      </w:r>
      <w:r>
        <w:rPr>
          <w:rFonts w:ascii="Times New Roman" w:eastAsia="Times New Roman" w:hAnsi="Times New Roman" w:cs="Times New Roman"/>
          <w:sz w:val="24"/>
          <w:szCs w:val="24"/>
        </w:rPr>
        <w:t xml:space="preserve"> cual se puede medir, en principio, en relación a la respuesta inicial de cada estudiante frente a las consultas y primeros contactos que establece cada cátedra. Tomarse el tiempo para conocer la realidad en la que se encuentran</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relación a la accesibilidad y a la disposición de medios tecnológicos, permite, en este sentido, adaptar la planificación en torno a instancias que se consideren particularmente críticas y que, en la presencialidad, muchas veces no son tenidas en cuenta.  De este modo </w:t>
      </w:r>
      <w:r w:rsidR="00B8009C">
        <w:rPr>
          <w:rFonts w:ascii="Times New Roman" w:eastAsia="Times New Roman" w:hAnsi="Times New Roman" w:cs="Times New Roman"/>
          <w:sz w:val="24"/>
          <w:szCs w:val="24"/>
        </w:rPr>
        <w:lastRenderedPageBreak/>
        <w:t>podemos</w:t>
      </w:r>
      <w:r>
        <w:rPr>
          <w:rFonts w:ascii="Times New Roman" w:eastAsia="Times New Roman" w:hAnsi="Times New Roman" w:cs="Times New Roman"/>
          <w:sz w:val="24"/>
          <w:szCs w:val="24"/>
        </w:rPr>
        <w:t xml:space="preserve"> plantear esquemas de trabajo versátiles, en función de estas nuevas barreras que puedan aparecer. </w:t>
      </w:r>
    </w:p>
    <w:p w14:paraId="53451820" w14:textId="77777777" w:rsidR="007B1025" w:rsidRDefault="009B2D07">
      <w:pPr>
        <w:spacing w:line="360" w:lineRule="auto"/>
        <w:rPr>
          <w:rFonts w:ascii="Times New Roman" w:eastAsia="Times New Roman" w:hAnsi="Times New Roman" w:cs="Times New Roman"/>
          <w:sz w:val="24"/>
          <w:szCs w:val="24"/>
        </w:rPr>
      </w:pPr>
      <w:bookmarkStart w:id="67" w:name="_heading=h.3gbwehjbpqff" w:colFirst="0" w:colLast="0"/>
      <w:bookmarkEnd w:id="67"/>
      <w:r>
        <w:rPr>
          <w:rFonts w:ascii="Times New Roman" w:eastAsia="Times New Roman" w:hAnsi="Times New Roman" w:cs="Times New Roman"/>
          <w:sz w:val="24"/>
          <w:szCs w:val="24"/>
        </w:rPr>
        <w:t>Para el replanteo de la</w:t>
      </w:r>
      <w:r w:rsidR="00B8009C">
        <w:rPr>
          <w:rFonts w:ascii="Times New Roman" w:eastAsia="Times New Roman" w:hAnsi="Times New Roman" w:cs="Times New Roman"/>
          <w:sz w:val="24"/>
          <w:szCs w:val="24"/>
        </w:rPr>
        <w:t xml:space="preserve"> planificación, entonces, debemo</w:t>
      </w:r>
      <w:r>
        <w:rPr>
          <w:rFonts w:ascii="Times New Roman" w:eastAsia="Times New Roman" w:hAnsi="Times New Roman" w:cs="Times New Roman"/>
          <w:sz w:val="24"/>
          <w:szCs w:val="24"/>
        </w:rPr>
        <w:t xml:space="preserve">s </w:t>
      </w:r>
      <w:r w:rsidR="00B8009C">
        <w:rPr>
          <w:rFonts w:ascii="Times New Roman" w:eastAsia="Times New Roman" w:hAnsi="Times New Roman" w:cs="Times New Roman"/>
          <w:sz w:val="24"/>
          <w:szCs w:val="24"/>
        </w:rPr>
        <w:t xml:space="preserve">tener </w:t>
      </w:r>
      <w:r>
        <w:rPr>
          <w:rFonts w:ascii="Times New Roman" w:eastAsia="Times New Roman" w:hAnsi="Times New Roman" w:cs="Times New Roman"/>
          <w:sz w:val="24"/>
          <w:szCs w:val="24"/>
        </w:rPr>
        <w:t xml:space="preserve">en cuenta cómo introducir a lxs estudiantes como participantes de la materia, </w:t>
      </w:r>
      <w:r w:rsidR="00B8009C">
        <w:rPr>
          <w:rFonts w:ascii="Times New Roman" w:eastAsia="Times New Roman" w:hAnsi="Times New Roman" w:cs="Times New Roman"/>
          <w:sz w:val="24"/>
          <w:szCs w:val="24"/>
        </w:rPr>
        <w:t xml:space="preserve">pensar en </w:t>
      </w:r>
      <w:r>
        <w:rPr>
          <w:rFonts w:ascii="Times New Roman" w:eastAsia="Times New Roman" w:hAnsi="Times New Roman" w:cs="Times New Roman"/>
          <w:sz w:val="24"/>
          <w:szCs w:val="24"/>
        </w:rPr>
        <w:t xml:space="preserve">la reelaboración de los trabajos en relación a los nuevos tiempos </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más acotados</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llevar a cabo la cursada, y </w:t>
      </w:r>
      <w:r w:rsidR="00B8009C">
        <w:rPr>
          <w:rFonts w:ascii="Times New Roman" w:eastAsia="Times New Roman" w:hAnsi="Times New Roman" w:cs="Times New Roman"/>
          <w:sz w:val="24"/>
          <w:szCs w:val="24"/>
        </w:rPr>
        <w:t>sobre</w:t>
      </w:r>
      <w:r>
        <w:rPr>
          <w:rFonts w:ascii="Times New Roman" w:eastAsia="Times New Roman" w:hAnsi="Times New Roman" w:cs="Times New Roman"/>
          <w:sz w:val="24"/>
          <w:szCs w:val="24"/>
        </w:rPr>
        <w:t xml:space="preserve"> nuevos modos, recursos y estrategias para la evaluación formativa. E</w:t>
      </w:r>
      <w:r w:rsidR="00B8009C">
        <w:rPr>
          <w:rFonts w:ascii="Times New Roman" w:eastAsia="Times New Roman" w:hAnsi="Times New Roman" w:cs="Times New Roman"/>
          <w:sz w:val="24"/>
          <w:szCs w:val="24"/>
        </w:rPr>
        <w:t xml:space="preserve">n consecuencia, nos surgen </w:t>
      </w:r>
      <w:r>
        <w:rPr>
          <w:rFonts w:ascii="Times New Roman" w:eastAsia="Times New Roman" w:hAnsi="Times New Roman" w:cs="Times New Roman"/>
          <w:sz w:val="24"/>
          <w:szCs w:val="24"/>
        </w:rPr>
        <w:t xml:space="preserve">una serie de preguntas a responder: ¿Dónde están lxs estudiantes? ¿Cómo lxs ubicamos y a través de qué vías? ¿Cómo se reorganizan las clases en base a este tipo de vínculo inicial? ¿Cómo pueden participar activamente de cada proceso y qué opciones se pueden plantear desde la planificación? </w:t>
      </w:r>
    </w:p>
    <w:p w14:paraId="1CBB5F44" w14:textId="77777777" w:rsidR="007B1025" w:rsidRDefault="009B2D07">
      <w:pPr>
        <w:spacing w:line="360" w:lineRule="auto"/>
        <w:rPr>
          <w:rFonts w:ascii="Times New Roman" w:eastAsia="Times New Roman" w:hAnsi="Times New Roman" w:cs="Times New Roman"/>
          <w:sz w:val="24"/>
          <w:szCs w:val="24"/>
        </w:rPr>
      </w:pPr>
      <w:bookmarkStart w:id="68" w:name="_heading=h.ywmp9pbmkgb0" w:colFirst="0" w:colLast="0"/>
      <w:bookmarkEnd w:id="68"/>
      <w:r>
        <w:rPr>
          <w:rFonts w:ascii="Times New Roman" w:eastAsia="Times New Roman" w:hAnsi="Times New Roman" w:cs="Times New Roman"/>
          <w:sz w:val="24"/>
          <w:szCs w:val="24"/>
        </w:rPr>
        <w:t xml:space="preserve">En un contexto oscilante donde la situación educativa varía y genera una constante indefinición que puede observarse desde la </w:t>
      </w:r>
      <w:r w:rsidR="00B8009C">
        <w:rPr>
          <w:rFonts w:ascii="Times New Roman" w:eastAsia="Times New Roman" w:hAnsi="Times New Roman" w:cs="Times New Roman"/>
          <w:sz w:val="24"/>
          <w:szCs w:val="24"/>
        </w:rPr>
        <w:t xml:space="preserve">misma </w:t>
      </w:r>
      <w:r>
        <w:rPr>
          <w:rFonts w:ascii="Times New Roman" w:eastAsia="Times New Roman" w:hAnsi="Times New Roman" w:cs="Times New Roman"/>
          <w:sz w:val="24"/>
          <w:szCs w:val="24"/>
        </w:rPr>
        <w:t>Institución, desde los departamentos y desde las cátedras en sí, se potencia una planificación a prueba y error durante el transcurso de la cursada</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 xml:space="preserve">que no pudo medirse </w:t>
      </w:r>
      <w:r>
        <w:rPr>
          <w:rFonts w:ascii="Times New Roman" w:eastAsia="Times New Roman" w:hAnsi="Times New Roman" w:cs="Times New Roman"/>
          <w:sz w:val="24"/>
          <w:szCs w:val="24"/>
        </w:rPr>
        <w:t>previa</w:t>
      </w:r>
      <w:r w:rsidR="00B8009C">
        <w:rPr>
          <w:rFonts w:ascii="Times New Roman" w:eastAsia="Times New Roman" w:hAnsi="Times New Roman" w:cs="Times New Roman"/>
          <w:sz w:val="24"/>
          <w:szCs w:val="24"/>
        </w:rPr>
        <w:t>mente</w:t>
      </w:r>
      <w:r>
        <w:rPr>
          <w:rFonts w:ascii="Times New Roman" w:eastAsia="Times New Roman" w:hAnsi="Times New Roman" w:cs="Times New Roman"/>
          <w:sz w:val="24"/>
          <w:szCs w:val="24"/>
        </w:rPr>
        <w:t xml:space="preserve"> al inicio del ciclo lectivo (situación que hubiese contribuido con el e</w:t>
      </w:r>
      <w:r w:rsidR="006A50D9">
        <w:rPr>
          <w:rFonts w:ascii="Times New Roman" w:eastAsia="Times New Roman" w:hAnsi="Times New Roman" w:cs="Times New Roman"/>
          <w:sz w:val="24"/>
          <w:szCs w:val="24"/>
        </w:rPr>
        <w:t>stablecimiento de parámetros para brindar una</w:t>
      </w:r>
      <w:r>
        <w:rPr>
          <w:rFonts w:ascii="Times New Roman" w:eastAsia="Times New Roman" w:hAnsi="Times New Roman" w:cs="Times New Roman"/>
          <w:sz w:val="24"/>
          <w:szCs w:val="24"/>
        </w:rPr>
        <w:t xml:space="preserve"> mayor certidumbre tanto a estudiantes como a equipos docent</w:t>
      </w:r>
      <w:r w:rsidR="00B8009C">
        <w:rPr>
          <w:rFonts w:ascii="Times New Roman" w:eastAsia="Times New Roman" w:hAnsi="Times New Roman" w:cs="Times New Roman"/>
          <w:sz w:val="24"/>
          <w:szCs w:val="24"/>
        </w:rPr>
        <w:t xml:space="preserve">es). De este modo, </w:t>
      </w:r>
      <w:r>
        <w:rPr>
          <w:rFonts w:ascii="Times New Roman" w:eastAsia="Times New Roman" w:hAnsi="Times New Roman" w:cs="Times New Roman"/>
          <w:sz w:val="24"/>
          <w:szCs w:val="24"/>
        </w:rPr>
        <w:t xml:space="preserve">hemos ido tomando </w:t>
      </w:r>
      <w:r>
        <w:rPr>
          <w:rFonts w:ascii="Times New Roman" w:eastAsia="Times New Roman" w:hAnsi="Times New Roman" w:cs="Times New Roman"/>
          <w:i/>
          <w:sz w:val="24"/>
          <w:szCs w:val="24"/>
        </w:rPr>
        <w:t xml:space="preserve">decisiones en la indecisión, </w:t>
      </w:r>
      <w:r>
        <w:rPr>
          <w:rFonts w:ascii="Times New Roman" w:eastAsia="Times New Roman" w:hAnsi="Times New Roman" w:cs="Times New Roman"/>
          <w:sz w:val="24"/>
          <w:szCs w:val="24"/>
        </w:rPr>
        <w:t>incluso en relación a un cronograma institucional que también fue variando en relación a la progresión de la pandemia, sin dejar de reconocer nuestra pertenencia y procurando dar un marco de planificación seria y consistente a priori, de forma de que el estudiantado tenga la mayor cantidad de certezas en relación a su cursada (</w:t>
      </w:r>
      <w:r w:rsidR="006A50D9">
        <w:rPr>
          <w:rFonts w:ascii="Times New Roman" w:eastAsia="Times New Roman" w:hAnsi="Times New Roman" w:cs="Times New Roman"/>
          <w:i/>
          <w:sz w:val="24"/>
          <w:szCs w:val="24"/>
        </w:rPr>
        <w:t>y q</w:t>
      </w:r>
      <w:r>
        <w:rPr>
          <w:rFonts w:ascii="Times New Roman" w:eastAsia="Times New Roman" w:hAnsi="Times New Roman" w:cs="Times New Roman"/>
          <w:i/>
          <w:sz w:val="24"/>
          <w:szCs w:val="24"/>
        </w:rPr>
        <w:t>ue esa prueba constante se note lo menos posible</w:t>
      </w:r>
      <w:r>
        <w:rPr>
          <w:rFonts w:ascii="Times New Roman" w:eastAsia="Times New Roman" w:hAnsi="Times New Roman" w:cs="Times New Roman"/>
          <w:sz w:val="24"/>
          <w:szCs w:val="24"/>
        </w:rPr>
        <w:t>).</w:t>
      </w:r>
    </w:p>
    <w:p w14:paraId="5B426CCC" w14:textId="77777777" w:rsidR="007B1025" w:rsidRDefault="009B2D07">
      <w:pPr>
        <w:spacing w:line="360" w:lineRule="auto"/>
        <w:rPr>
          <w:rFonts w:ascii="Times New Roman" w:eastAsia="Times New Roman" w:hAnsi="Times New Roman" w:cs="Times New Roman"/>
          <w:sz w:val="24"/>
          <w:szCs w:val="24"/>
        </w:rPr>
      </w:pPr>
      <w:bookmarkStart w:id="69" w:name="_heading=h.l8zxlwjkssja" w:colFirst="0" w:colLast="0"/>
      <w:bookmarkEnd w:id="69"/>
      <w:r>
        <w:rPr>
          <w:rFonts w:ascii="Times New Roman" w:eastAsia="Times New Roman" w:hAnsi="Times New Roman" w:cs="Times New Roman"/>
          <w:sz w:val="24"/>
          <w:szCs w:val="24"/>
        </w:rPr>
        <w:t>Los modos de planificación también se han visto reconfigurados en cuanto a la lógica del trabajo proyectual. Al respecto, podemos mencionar las instancias características de dicha metodología en la presencialidad, y una serie de variaciones que se dan, en consecuencia, en ese traslado a la virtualidad:</w:t>
      </w:r>
    </w:p>
    <w:p w14:paraId="1E54B7B0"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0" w:name="_heading=h.39rgztfebdrr" w:colFirst="0" w:colLast="0"/>
      <w:bookmarkEnd w:id="70"/>
      <w:r>
        <w:rPr>
          <w:rFonts w:ascii="Times New Roman" w:eastAsia="Times New Roman" w:hAnsi="Times New Roman" w:cs="Times New Roman"/>
          <w:sz w:val="24"/>
          <w:szCs w:val="24"/>
        </w:rPr>
        <w:t>El intercambio colectivo propio del taller: El contac</w:t>
      </w:r>
      <w:r w:rsidR="00305552">
        <w:rPr>
          <w:rFonts w:ascii="Times New Roman" w:eastAsia="Times New Roman" w:hAnsi="Times New Roman" w:cs="Times New Roman"/>
          <w:sz w:val="24"/>
          <w:szCs w:val="24"/>
        </w:rPr>
        <w:t>to estrecho entre estudiantes y</w:t>
      </w:r>
    </w:p>
    <w:p w14:paraId="33178BCB"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docentes en el ámbito del aula se traslada a los canales virtuales, particularmente a sesiones de reunión, habilitando el “encuentro”. Ahora bien, el ida y vuelta constante se puede ver </w:t>
      </w:r>
      <w:r>
        <w:rPr>
          <w:rFonts w:ascii="Times New Roman" w:eastAsia="Times New Roman" w:hAnsi="Times New Roman" w:cs="Times New Roman"/>
          <w:sz w:val="24"/>
          <w:szCs w:val="24"/>
        </w:rPr>
        <w:lastRenderedPageBreak/>
        <w:t>restringido por las particularidades de estos medios de comunicación sincrónicos y asincrónicos y por la cantidad de estudiantes en cada materia.</w:t>
      </w:r>
    </w:p>
    <w:p w14:paraId="295AAEB5"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1" w:name="_heading=h.hd03zkija1vt" w:colFirst="0" w:colLast="0"/>
      <w:bookmarkEnd w:id="71"/>
      <w:r>
        <w:rPr>
          <w:rFonts w:ascii="Times New Roman" w:eastAsia="Times New Roman" w:hAnsi="Times New Roman" w:cs="Times New Roman"/>
          <w:sz w:val="24"/>
          <w:szCs w:val="24"/>
        </w:rPr>
        <w:t>Los vínculos y experiencias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con el campo profesional: </w:t>
      </w:r>
      <w:r w:rsidR="00305552">
        <w:rPr>
          <w:rFonts w:ascii="Times New Roman" w:eastAsia="Times New Roman" w:hAnsi="Times New Roman" w:cs="Times New Roman"/>
          <w:sz w:val="24"/>
          <w:szCs w:val="24"/>
        </w:rPr>
        <w:t>En relación a la posibilidad de</w:t>
      </w:r>
    </w:p>
    <w:p w14:paraId="16ED25EE"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invitar a </w:t>
      </w:r>
      <w:r w:rsidR="006A50D9">
        <w:rPr>
          <w:rFonts w:ascii="Times New Roman" w:eastAsia="Times New Roman" w:hAnsi="Times New Roman" w:cs="Times New Roman"/>
          <w:sz w:val="24"/>
          <w:szCs w:val="24"/>
        </w:rPr>
        <w:t>personas experta</w:t>
      </w:r>
      <w:r>
        <w:rPr>
          <w:rFonts w:ascii="Times New Roman" w:eastAsia="Times New Roman" w:hAnsi="Times New Roman" w:cs="Times New Roman"/>
          <w:sz w:val="24"/>
          <w:szCs w:val="24"/>
        </w:rPr>
        <w:t xml:space="preserve">s de </w:t>
      </w:r>
      <w:r w:rsidR="006A50D9">
        <w:rPr>
          <w:rFonts w:ascii="Times New Roman" w:eastAsia="Times New Roman" w:hAnsi="Times New Roman" w:cs="Times New Roman"/>
          <w:sz w:val="24"/>
          <w:szCs w:val="24"/>
        </w:rPr>
        <w:t xml:space="preserve">los </w:t>
      </w:r>
      <w:r>
        <w:rPr>
          <w:rFonts w:ascii="Times New Roman" w:eastAsia="Times New Roman" w:hAnsi="Times New Roman" w:cs="Times New Roman"/>
          <w:sz w:val="24"/>
          <w:szCs w:val="24"/>
        </w:rPr>
        <w:t>diversos campos proyectuales, la virtualidad habilita una planificación más versátil, dado que ya no es requisito que se trasladen físicamente a la facultad. Las posibilidades de realizar encuentros sincrónicos o asincrónicos, independientemente del lugar donde nos encontremos, redunda en mayores posibilidades en relación a la organización de clases. Por otro lado, este tipo de actividad complica el intercambio propio de la presencialidad con lxs estudiantes, que cuentan con menos margen de tiempo y modalidades para realizar consultas en el momento.</w:t>
      </w:r>
    </w:p>
    <w:p w14:paraId="22D4DC93"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2" w:name="_heading=h.krtq1zibxw0c" w:colFirst="0" w:colLast="0"/>
      <w:bookmarkEnd w:id="72"/>
      <w:r>
        <w:rPr>
          <w:rFonts w:ascii="Times New Roman" w:eastAsia="Times New Roman" w:hAnsi="Times New Roman" w:cs="Times New Roman"/>
          <w:sz w:val="24"/>
          <w:szCs w:val="24"/>
        </w:rPr>
        <w:t>El trabajo asociado a diversas materialidades y espacia</w:t>
      </w:r>
      <w:r w:rsidR="00305552">
        <w:rPr>
          <w:rFonts w:ascii="Times New Roman" w:eastAsia="Times New Roman" w:hAnsi="Times New Roman" w:cs="Times New Roman"/>
          <w:sz w:val="24"/>
          <w:szCs w:val="24"/>
        </w:rPr>
        <w:t>lidades: Las labores con piezas</w:t>
      </w:r>
    </w:p>
    <w:p w14:paraId="5B1EC752"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corpóreas y en torno a diferentes espacialidades se ven directamente afectadas en el traslado de lo presencial a lo virtual. En este sentido, la </w:t>
      </w:r>
      <w:r w:rsidR="006A50D9">
        <w:rPr>
          <w:rFonts w:ascii="Times New Roman" w:eastAsia="Times New Roman" w:hAnsi="Times New Roman" w:cs="Times New Roman"/>
          <w:sz w:val="24"/>
          <w:szCs w:val="24"/>
        </w:rPr>
        <w:t xml:space="preserve">nueva </w:t>
      </w:r>
      <w:r>
        <w:rPr>
          <w:rFonts w:ascii="Times New Roman" w:eastAsia="Times New Roman" w:hAnsi="Times New Roman" w:cs="Times New Roman"/>
          <w:sz w:val="24"/>
          <w:szCs w:val="24"/>
        </w:rPr>
        <w:t xml:space="preserve">planificación </w:t>
      </w:r>
      <w:r w:rsidR="006A50D9">
        <w:rPr>
          <w:rFonts w:ascii="Times New Roman" w:eastAsia="Times New Roman" w:hAnsi="Times New Roman" w:cs="Times New Roman"/>
          <w:sz w:val="24"/>
          <w:szCs w:val="24"/>
        </w:rPr>
        <w:t xml:space="preserve">requiere tener en consideración </w:t>
      </w:r>
      <w:r>
        <w:rPr>
          <w:rFonts w:ascii="Times New Roman" w:eastAsia="Times New Roman" w:hAnsi="Times New Roman" w:cs="Times New Roman"/>
          <w:sz w:val="24"/>
          <w:szCs w:val="24"/>
        </w:rPr>
        <w:t xml:space="preserve">las condiciones particulares de cada estudiante, que no siempre disponen de los </w:t>
      </w:r>
      <w:r w:rsidR="006A50D9">
        <w:rPr>
          <w:rFonts w:ascii="Times New Roman" w:eastAsia="Times New Roman" w:hAnsi="Times New Roman" w:cs="Times New Roman"/>
          <w:sz w:val="24"/>
          <w:szCs w:val="24"/>
        </w:rPr>
        <w:t>materiales</w:t>
      </w:r>
      <w:r>
        <w:rPr>
          <w:rFonts w:ascii="Times New Roman" w:eastAsia="Times New Roman" w:hAnsi="Times New Roman" w:cs="Times New Roman"/>
          <w:sz w:val="24"/>
          <w:szCs w:val="24"/>
        </w:rPr>
        <w:t xml:space="preserve"> para realizar las tareas pautadas.</w:t>
      </w:r>
    </w:p>
    <w:p w14:paraId="46D17F69"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3" w:name="_heading=h.o2rjwbo0bch4" w:colFirst="0" w:colLast="0"/>
      <w:bookmarkEnd w:id="73"/>
      <w:r>
        <w:rPr>
          <w:rFonts w:ascii="Times New Roman" w:eastAsia="Times New Roman" w:hAnsi="Times New Roman" w:cs="Times New Roman"/>
          <w:sz w:val="24"/>
          <w:szCs w:val="24"/>
        </w:rPr>
        <w:t>Los objetivos y contenidos proyectuales: Los camb</w:t>
      </w:r>
      <w:r w:rsidR="00305552">
        <w:rPr>
          <w:rFonts w:ascii="Times New Roman" w:eastAsia="Times New Roman" w:hAnsi="Times New Roman" w:cs="Times New Roman"/>
          <w:sz w:val="24"/>
          <w:szCs w:val="24"/>
        </w:rPr>
        <w:t>ios p</w:t>
      </w:r>
      <w:r w:rsidR="006A50D9">
        <w:rPr>
          <w:rFonts w:ascii="Times New Roman" w:eastAsia="Times New Roman" w:hAnsi="Times New Roman" w:cs="Times New Roman"/>
          <w:sz w:val="24"/>
          <w:szCs w:val="24"/>
        </w:rPr>
        <w:t>roducido</w:t>
      </w:r>
      <w:r w:rsidR="00305552">
        <w:rPr>
          <w:rFonts w:ascii="Times New Roman" w:eastAsia="Times New Roman" w:hAnsi="Times New Roman" w:cs="Times New Roman"/>
          <w:sz w:val="24"/>
          <w:szCs w:val="24"/>
        </w:rPr>
        <w:t>s en el calendario</w:t>
      </w:r>
    </w:p>
    <w:p w14:paraId="6E11CB30"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académico (de acuerdo a los nuevos períodos establecidos por la FADU/CBC) implican no sólo alterar el cronograma habitual de cada materia, sino también determinar los objetivos primordiales para el aprendizaje, siempre teniendo en cuenta que se trabaja bajo un programa de estudios y objetivos base que difícilmente pueden ser modificados</w:t>
      </w:r>
      <w:r w:rsidR="006A50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debido a la correlatividad y transversalidad de las asignaturas. A esto se le suma la necesidad de modificar contenidos y delinear la forma de impartirlos: qué instancias se reservan a encuentros sincrónicos e instancias asincrónicas, y de qué modo logramos un entendimiento que resulte accesible, claro y sintético. La evaluación de dichas modificaciones y de los resultados solamente puede realizarse al final de la cursada, una vez que se cuente con un caudal de información pertinente que permita un diagnóstico certero.</w:t>
      </w:r>
    </w:p>
    <w:p w14:paraId="3BACEDCB"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74" w:name="_heading=h.lud6wkf3g8be" w:colFirst="0" w:colLast="0"/>
      <w:bookmarkEnd w:id="74"/>
      <w:r>
        <w:rPr>
          <w:rFonts w:ascii="Times New Roman" w:eastAsia="Times New Roman" w:hAnsi="Times New Roman" w:cs="Times New Roman"/>
          <w:sz w:val="24"/>
          <w:szCs w:val="24"/>
        </w:rPr>
        <w:t>Los trabajos prácticos y/o actividades: los práct</w:t>
      </w:r>
      <w:r w:rsidR="00305552">
        <w:rPr>
          <w:rFonts w:ascii="Times New Roman" w:eastAsia="Times New Roman" w:hAnsi="Times New Roman" w:cs="Times New Roman"/>
          <w:sz w:val="24"/>
          <w:szCs w:val="24"/>
        </w:rPr>
        <w:t>icos son el eje principal de la</w:t>
      </w:r>
    </w:p>
    <w:p w14:paraId="742B5A3D" w14:textId="77777777" w:rsidR="006A50D9"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proyectualidad, donde el despliegue espacial en la modalidad presencial es su característica clave. En el traspaso a la virtualidad, surge la necesidad de planificarlos contemplando la posibilidad de acceso a materiales físicos, los tiempos de conexión y la atención frente a la pantalla. Entonces, teniendo en cuenta la saturación dada por el contexto, en el cual se </w:t>
      </w:r>
      <w:r>
        <w:rPr>
          <w:rFonts w:ascii="Times New Roman" w:eastAsia="Times New Roman" w:hAnsi="Times New Roman" w:cs="Times New Roman"/>
          <w:sz w:val="24"/>
          <w:szCs w:val="24"/>
        </w:rPr>
        <w:lastRenderedPageBreak/>
        <w:t>presenta una suerte de “dependencia tecnológica”, se busca repensar los procedimientos de los</w:t>
      </w:r>
      <w:r>
        <w:rPr>
          <w:rFonts w:ascii="Times New Roman" w:eastAsia="Times New Roman" w:hAnsi="Times New Roman" w:cs="Times New Roman"/>
          <w:i/>
          <w:sz w:val="24"/>
          <w:szCs w:val="24"/>
        </w:rPr>
        <w:t xml:space="preserve"> tps</w:t>
      </w:r>
      <w:r>
        <w:rPr>
          <w:rFonts w:ascii="Times New Roman" w:eastAsia="Times New Roman" w:hAnsi="Times New Roman" w:cs="Times New Roman"/>
          <w:sz w:val="24"/>
          <w:szCs w:val="24"/>
        </w:rPr>
        <w:t xml:space="preserve"> y las actividades de la manera más motivadora y creativa posible. El hecho de ampliar y aportar alternativas novedosas de realización potencia nuestro rol docente al propiciar un espacio en el cual lograr que cada estudiante se encuentre participando activamente: con motivación en la indagación, con entusiasmo en el desafío práctico, descubriendo y visualizando nuevas posibilidades, y proponiendo alternativas. </w:t>
      </w:r>
      <w:r>
        <w:rPr>
          <w:rFonts w:ascii="Times New Roman" w:eastAsia="Times New Roman" w:hAnsi="Times New Roman" w:cs="Times New Roman"/>
          <w:sz w:val="24"/>
          <w:szCs w:val="24"/>
        </w:rPr>
        <w:br/>
        <w:t>En relación a las decisiones sobre los enunciados y desarrollos prácticos, además de implementar ejercicios más cortos de carácter creativo, la mayoría se reconfiguraron hacia la modalidad individual (independientemente de las correcciones sobre el proceso del trabajo que sí pudieron resolverse de forma colectiva) entendiendo la dificultad de encuentro, de igualdad de condiciones de materialización y recursos tecnológicos.</w:t>
      </w:r>
    </w:p>
    <w:p w14:paraId="3E31B9AA" w14:textId="77777777" w:rsidR="00305552" w:rsidRDefault="009B2D07" w:rsidP="006A50D9">
      <w:pPr>
        <w:numPr>
          <w:ilvl w:val="0"/>
          <w:numId w:val="2"/>
        </w:numPr>
        <w:spacing w:after="0" w:line="360" w:lineRule="auto"/>
        <w:ind w:left="283" w:hanging="283"/>
        <w:rPr>
          <w:rFonts w:ascii="Times New Roman" w:eastAsia="Times New Roman" w:hAnsi="Times New Roman" w:cs="Times New Roman"/>
          <w:sz w:val="24"/>
          <w:szCs w:val="24"/>
        </w:rPr>
      </w:pPr>
      <w:bookmarkStart w:id="75" w:name="_heading=h.p3qjyr23m8hl" w:colFirst="0" w:colLast="0"/>
      <w:bookmarkEnd w:id="75"/>
      <w:r>
        <w:rPr>
          <w:rFonts w:ascii="Times New Roman" w:eastAsia="Times New Roman" w:hAnsi="Times New Roman" w:cs="Times New Roman"/>
          <w:sz w:val="24"/>
          <w:szCs w:val="24"/>
        </w:rPr>
        <w:t xml:space="preserve">Planificación de los modos de evaluación para con lxs </w:t>
      </w:r>
      <w:r w:rsidR="00305552">
        <w:rPr>
          <w:rFonts w:ascii="Times New Roman" w:eastAsia="Times New Roman" w:hAnsi="Times New Roman" w:cs="Times New Roman"/>
          <w:sz w:val="24"/>
          <w:szCs w:val="24"/>
        </w:rPr>
        <w:t>estudiantes: Mientras que en la</w:t>
      </w:r>
    </w:p>
    <w:p w14:paraId="14AC90FE" w14:textId="77777777" w:rsidR="007B1025" w:rsidRPr="00305552" w:rsidRDefault="009B2D07" w:rsidP="006A50D9">
      <w:pPr>
        <w:spacing w:after="0" w:line="360" w:lineRule="auto"/>
        <w:rPr>
          <w:rFonts w:ascii="Times New Roman" w:eastAsia="Times New Roman" w:hAnsi="Times New Roman" w:cs="Times New Roman"/>
          <w:sz w:val="24"/>
          <w:szCs w:val="24"/>
        </w:rPr>
      </w:pPr>
      <w:r w:rsidRPr="00305552">
        <w:rPr>
          <w:rFonts w:ascii="Times New Roman" w:eastAsia="Times New Roman" w:hAnsi="Times New Roman" w:cs="Times New Roman"/>
          <w:sz w:val="24"/>
          <w:szCs w:val="24"/>
        </w:rPr>
        <w:t>presencialidad se deja de manifiesto aquello que se evalúa en cada entrega (cuestión que pued</w:t>
      </w:r>
      <w:r w:rsidR="00AE54F4">
        <w:rPr>
          <w:rFonts w:ascii="Times New Roman" w:eastAsia="Times New Roman" w:hAnsi="Times New Roman" w:cs="Times New Roman"/>
          <w:sz w:val="24"/>
          <w:szCs w:val="24"/>
        </w:rPr>
        <w:t xml:space="preserve">e ser reformulada por los equipos docentes </w:t>
      </w:r>
      <w:r w:rsidRPr="00305552">
        <w:rPr>
          <w:rFonts w:ascii="Times New Roman" w:eastAsia="Times New Roman" w:hAnsi="Times New Roman" w:cs="Times New Roman"/>
          <w:sz w:val="24"/>
          <w:szCs w:val="24"/>
        </w:rPr>
        <w:t>siempre que sea necesario apuntalar los criterios evaluativos), en la virtualidad se potencia el uso de la rúbrica, que tra</w:t>
      </w:r>
      <w:r w:rsidR="006A50D9">
        <w:rPr>
          <w:rFonts w:ascii="Times New Roman" w:eastAsia="Times New Roman" w:hAnsi="Times New Roman" w:cs="Times New Roman"/>
          <w:sz w:val="24"/>
          <w:szCs w:val="24"/>
        </w:rPr>
        <w:t xml:space="preserve">nsparenta los criterios con </w:t>
      </w:r>
      <w:r w:rsidRPr="00305552">
        <w:rPr>
          <w:rFonts w:ascii="Times New Roman" w:eastAsia="Times New Roman" w:hAnsi="Times New Roman" w:cs="Times New Roman"/>
          <w:sz w:val="24"/>
          <w:szCs w:val="24"/>
        </w:rPr>
        <w:t>que lxs docentes realizamos las correcciones. Si bien los criterios de evaluación quedan más explicitados, se pierde la interacción en el taller propia de la presencialidad y se restringe el proceso metacognitivo de lxs estudiantes.</w:t>
      </w:r>
    </w:p>
    <w:p w14:paraId="3B4318C5" w14:textId="77777777" w:rsidR="007B1025" w:rsidRDefault="009B2D07">
      <w:pPr>
        <w:spacing w:line="360" w:lineRule="auto"/>
        <w:rPr>
          <w:rFonts w:ascii="Times New Roman" w:eastAsia="Times New Roman" w:hAnsi="Times New Roman" w:cs="Times New Roman"/>
          <w:sz w:val="24"/>
          <w:szCs w:val="24"/>
        </w:rPr>
      </w:pPr>
      <w:bookmarkStart w:id="76" w:name="_heading=h.ogc3twpjaihp" w:colFirst="0" w:colLast="0"/>
      <w:bookmarkEnd w:id="76"/>
      <w:r>
        <w:rPr>
          <w:rFonts w:ascii="Times New Roman" w:eastAsia="Times New Roman" w:hAnsi="Times New Roman" w:cs="Times New Roman"/>
          <w:sz w:val="24"/>
          <w:szCs w:val="24"/>
        </w:rPr>
        <w:t>Estos ítems implican la exploración y reconocimiento de las herramientas disponibles en la virtualidad. Desde esta óptica, el traslado de la lógica del taller a las aulas virtuales, plantean un desafío para la comunidad docente y una serie de particularidades en su implementación, que desarrollaremos en el apartado siguiente.</w:t>
      </w:r>
    </w:p>
    <w:p w14:paraId="181A15C3" w14:textId="77777777" w:rsidR="007B1025" w:rsidRDefault="007B1025">
      <w:pPr>
        <w:spacing w:after="0" w:line="360" w:lineRule="auto"/>
        <w:rPr>
          <w:rFonts w:ascii="Times New Roman" w:eastAsia="Times New Roman" w:hAnsi="Times New Roman" w:cs="Times New Roman"/>
          <w:b/>
          <w:sz w:val="24"/>
          <w:szCs w:val="24"/>
        </w:rPr>
      </w:pPr>
      <w:bookmarkStart w:id="77" w:name="_heading=h.3g7fzsna7bsp" w:colFirst="0" w:colLast="0"/>
      <w:bookmarkEnd w:id="77"/>
    </w:p>
    <w:p w14:paraId="3BC1854D" w14:textId="77777777" w:rsidR="007B1025" w:rsidRDefault="009B2D07">
      <w:pPr>
        <w:spacing w:after="0" w:line="360" w:lineRule="auto"/>
        <w:rPr>
          <w:sz w:val="18"/>
          <w:szCs w:val="18"/>
        </w:rPr>
      </w:pPr>
      <w:bookmarkStart w:id="78" w:name="_heading=h.odhqfy5b6974" w:colFirst="0" w:colLast="0"/>
      <w:bookmarkEnd w:id="78"/>
      <w:r>
        <w:rPr>
          <w:rFonts w:ascii="Times New Roman" w:eastAsia="Times New Roman" w:hAnsi="Times New Roman" w:cs="Times New Roman"/>
          <w:b/>
          <w:sz w:val="24"/>
          <w:szCs w:val="24"/>
        </w:rPr>
        <w:t xml:space="preserve">Incorporación de herramientas </w:t>
      </w:r>
      <w:r w:rsidR="00AE54F4">
        <w:rPr>
          <w:rFonts w:ascii="Times New Roman" w:eastAsia="Times New Roman" w:hAnsi="Times New Roman" w:cs="Times New Roman"/>
          <w:b/>
          <w:sz w:val="24"/>
          <w:szCs w:val="24"/>
        </w:rPr>
        <w:t>Web</w:t>
      </w:r>
      <w:r>
        <w:rPr>
          <w:rFonts w:ascii="Times New Roman" w:eastAsia="Times New Roman" w:hAnsi="Times New Roman" w:cs="Times New Roman"/>
          <w:b/>
          <w:sz w:val="24"/>
          <w:szCs w:val="24"/>
        </w:rPr>
        <w:t xml:space="preserve"> en función del aprendizaje práctico de los EVEAS de Diseño</w:t>
      </w:r>
    </w:p>
    <w:p w14:paraId="0A239BF0" w14:textId="77777777" w:rsidR="007B1025" w:rsidRDefault="009B2D07">
      <w:pPr>
        <w:spacing w:before="240" w:after="240" w:line="360" w:lineRule="auto"/>
        <w:rPr>
          <w:rFonts w:ascii="Times New Roman" w:eastAsia="Times New Roman" w:hAnsi="Times New Roman" w:cs="Times New Roman"/>
          <w:sz w:val="24"/>
          <w:szCs w:val="24"/>
        </w:rPr>
      </w:pPr>
      <w:bookmarkStart w:id="79" w:name="_heading=h.64n1wylvau5p" w:colFirst="0" w:colLast="0"/>
      <w:bookmarkEnd w:id="79"/>
      <w:r>
        <w:rPr>
          <w:rFonts w:ascii="Times New Roman" w:eastAsia="Times New Roman" w:hAnsi="Times New Roman" w:cs="Times New Roman"/>
          <w:sz w:val="24"/>
          <w:szCs w:val="24"/>
          <w:highlight w:val="white"/>
        </w:rPr>
        <w:t xml:space="preserve">Para comprender las formas de incorporación de los recursos tecnológicos, en principio debemos mencionar que la FADU ha comenzado con la modalidad de enseñanza y aprendizaje virtual de modo tardío respecto a otras unidades académicas: mientras que en la presencialidad el ciclo lectivo suele empezar a fines de marzo, primeros días de abril; en esta nueva coyuntura se iniciaron las clases en la segunda semana del mes de junio. Ante </w:t>
      </w:r>
      <w:r>
        <w:rPr>
          <w:rFonts w:ascii="Times New Roman" w:eastAsia="Times New Roman" w:hAnsi="Times New Roman" w:cs="Times New Roman"/>
          <w:sz w:val="24"/>
          <w:szCs w:val="24"/>
          <w:highlight w:val="white"/>
        </w:rPr>
        <w:lastRenderedPageBreak/>
        <w:t>este contexto y frente la urgencia de tener plazos acotados para el comienzo de las clases, tanto el CBC como FADU en primer término realizaron un proceso denominado de acompañamiento entendido como período de tiempo de preparación y expe</w:t>
      </w:r>
      <w:r w:rsidR="00AE54F4">
        <w:rPr>
          <w:rFonts w:ascii="Times New Roman" w:eastAsia="Times New Roman" w:hAnsi="Times New Roman" w:cs="Times New Roman"/>
          <w:sz w:val="24"/>
          <w:szCs w:val="24"/>
          <w:highlight w:val="white"/>
        </w:rPr>
        <w:t xml:space="preserve">rimentación al interior de las </w:t>
      </w:r>
      <w:r>
        <w:rPr>
          <w:rFonts w:ascii="Times New Roman" w:eastAsia="Times New Roman" w:hAnsi="Times New Roman" w:cs="Times New Roman"/>
          <w:sz w:val="24"/>
          <w:szCs w:val="24"/>
          <w:highlight w:val="white"/>
        </w:rPr>
        <w:t>cátedras. En consecuencia, se tuvieron que repensar funciones y roles, métodos, estrategias y utilización de medios tecnológicos de enseñanza.</w:t>
      </w:r>
    </w:p>
    <w:p w14:paraId="13220C2C" w14:textId="77777777" w:rsidR="00305552" w:rsidRDefault="009B2D07">
      <w:pPr>
        <w:spacing w:after="0" w:line="360" w:lineRule="auto"/>
        <w:rPr>
          <w:rFonts w:ascii="Times New Roman" w:eastAsia="Times New Roman" w:hAnsi="Times New Roman" w:cs="Times New Roman"/>
          <w:sz w:val="24"/>
          <w:szCs w:val="24"/>
        </w:rPr>
      </w:pPr>
      <w:bookmarkStart w:id="80" w:name="_heading=h.i2n76vad43sn" w:colFirst="0" w:colLast="0"/>
      <w:bookmarkEnd w:id="80"/>
      <w:r>
        <w:rPr>
          <w:rFonts w:ascii="Times New Roman" w:eastAsia="Times New Roman" w:hAnsi="Times New Roman" w:cs="Times New Roman"/>
          <w:sz w:val="24"/>
          <w:szCs w:val="24"/>
        </w:rPr>
        <w:t>Para suplir la leja</w:t>
      </w:r>
      <w:r w:rsidR="00AE54F4">
        <w:rPr>
          <w:rFonts w:ascii="Times New Roman" w:eastAsia="Times New Roman" w:hAnsi="Times New Roman" w:cs="Times New Roman"/>
          <w:sz w:val="24"/>
          <w:szCs w:val="24"/>
        </w:rPr>
        <w:t>nía física, entonces, tanto la I</w:t>
      </w:r>
      <w:r>
        <w:rPr>
          <w:rFonts w:ascii="Times New Roman" w:eastAsia="Times New Roman" w:hAnsi="Times New Roman" w:cs="Times New Roman"/>
          <w:sz w:val="24"/>
          <w:szCs w:val="24"/>
        </w:rPr>
        <w:t>nstitución como las diferentes cátedras han potenciado el uso de plataformas nuevas o ya existentes, y establecido diversas estrategias que respondan a las necesidades de la lógica proyectual. En este sentido, se realizaron diferentes implementaciones técnicas, dentro de las que se destacan la creación de espacios de reservorio educativo en campus FADU/CBC o Classroom, el armado de teóricas de forma audiovisual, encuestas digitales para el contacto inicial y conocimiento de las condiciones estudiantiles, clases a través de videollamadas (ver imagen 3), y la utilización de herramientas colaborativas para el desarrollo de interacción entre estudiantes y docentes.</w:t>
      </w:r>
    </w:p>
    <w:p w14:paraId="1C39C07D" w14:textId="77777777" w:rsidR="007B1025" w:rsidRDefault="009B2D07">
      <w:pPr>
        <w:spacing w:after="0" w:line="360" w:lineRule="auto"/>
        <w:jc w:val="center"/>
        <w:rPr>
          <w:rFonts w:ascii="Times New Roman" w:eastAsia="Times New Roman" w:hAnsi="Times New Roman" w:cs="Times New Roman"/>
          <w:sz w:val="24"/>
          <w:szCs w:val="24"/>
        </w:rPr>
      </w:pPr>
      <w:bookmarkStart w:id="81" w:name="_heading=h.gvy9x64ks91z" w:colFirst="0" w:colLast="0"/>
      <w:bookmarkEnd w:id="81"/>
      <w:r>
        <w:rPr>
          <w:rFonts w:ascii="Times New Roman" w:eastAsia="Times New Roman" w:hAnsi="Times New Roman" w:cs="Times New Roman"/>
          <w:noProof/>
          <w:sz w:val="24"/>
          <w:szCs w:val="24"/>
          <w:highlight w:val="white"/>
        </w:rPr>
        <w:drawing>
          <wp:inline distT="114300" distB="114300" distL="114300" distR="114300" wp14:anchorId="23C4866C" wp14:editId="456596A1">
            <wp:extent cx="5612130" cy="35306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612130" cy="35306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sz w:val="18"/>
          <w:szCs w:val="18"/>
        </w:rPr>
        <w:t>Imagen 3. Cátedra Feller y Ravazzoli, I. (2020). Analogías entre el espacio físico y el espacio virtual en la FADU</w:t>
      </w:r>
    </w:p>
    <w:p w14:paraId="6E9A4057" w14:textId="77777777" w:rsidR="007B1025" w:rsidRDefault="007B1025">
      <w:pPr>
        <w:spacing w:after="0" w:line="360" w:lineRule="auto"/>
        <w:rPr>
          <w:rFonts w:ascii="Times New Roman" w:eastAsia="Times New Roman" w:hAnsi="Times New Roman" w:cs="Times New Roman"/>
          <w:sz w:val="24"/>
          <w:szCs w:val="24"/>
        </w:rPr>
      </w:pPr>
      <w:bookmarkStart w:id="82" w:name="_heading=h.da6k7mp79u6y" w:colFirst="0" w:colLast="0"/>
      <w:bookmarkEnd w:id="82"/>
    </w:p>
    <w:p w14:paraId="2EA34E01" w14:textId="77777777" w:rsidR="007B1025" w:rsidRDefault="009B2D07">
      <w:pPr>
        <w:spacing w:after="0" w:line="360" w:lineRule="auto"/>
        <w:rPr>
          <w:rFonts w:ascii="Times New Roman" w:eastAsia="Times New Roman" w:hAnsi="Times New Roman" w:cs="Times New Roman"/>
          <w:sz w:val="24"/>
          <w:szCs w:val="24"/>
        </w:rPr>
      </w:pPr>
      <w:bookmarkStart w:id="83" w:name="_heading=h.81y4uqyzi0f1" w:colFirst="0" w:colLast="0"/>
      <w:bookmarkEnd w:id="83"/>
      <w:r>
        <w:rPr>
          <w:rFonts w:ascii="Times New Roman" w:eastAsia="Times New Roman" w:hAnsi="Times New Roman" w:cs="Times New Roman"/>
          <w:sz w:val="24"/>
          <w:szCs w:val="24"/>
        </w:rPr>
        <w:t xml:space="preserve">En primer lugar, cabe aclarar que el conocimiento en el uso de estrategias y técnicas no presenciales es disímil. Incluso, algunas cátedras ya venían utilizando ciertas herramientas </w:t>
      </w:r>
      <w:r>
        <w:rPr>
          <w:rFonts w:ascii="Times New Roman" w:eastAsia="Times New Roman" w:hAnsi="Times New Roman" w:cs="Times New Roman"/>
          <w:sz w:val="24"/>
          <w:szCs w:val="24"/>
        </w:rPr>
        <w:lastRenderedPageBreak/>
        <w:t xml:space="preserve">virtuales en la presencialidad como parte del programa de la materia y/o de modo complementario. La diferencia es que en el contexto de la pandemia, éste se vuelve el método central, por lo que </w:t>
      </w:r>
    </w:p>
    <w:p w14:paraId="49F454B4" w14:textId="77777777" w:rsidR="007B1025" w:rsidRDefault="009B2D07">
      <w:pPr>
        <w:spacing w:after="0" w:line="360" w:lineRule="auto"/>
        <w:ind w:left="566" w:right="629"/>
        <w:rPr>
          <w:rFonts w:ascii="Times New Roman" w:eastAsia="Times New Roman" w:hAnsi="Times New Roman" w:cs="Times New Roman"/>
          <w:sz w:val="24"/>
          <w:szCs w:val="24"/>
        </w:rPr>
      </w:pPr>
      <w:bookmarkStart w:id="84" w:name="_heading=h.p2j0ufgigbs8" w:colFirst="0" w:colLast="0"/>
      <w:bookmarkEnd w:id="84"/>
      <w:r>
        <w:rPr>
          <w:rFonts w:ascii="Times New Roman" w:eastAsia="Times New Roman" w:hAnsi="Times New Roman" w:cs="Times New Roman"/>
          <w:sz w:val="24"/>
          <w:szCs w:val="24"/>
        </w:rPr>
        <w:t>“cambia la situación, porque modifica la función de las herramientas virtuales dentro del conjunto de la cursada. La enseñanza a distancia tiene sus reglas y requiere un aprendizaje y un entrenamiento específicos. Los que la enfrentemos en estas circunstancias deberíamos evaluar nuestras propias capacidades y ajustar expectativas y propuestas a ellas. Cada equipo, en coordinación con las carreras o departamentos, debería proponerse lo que esté a su alcance, dentro de sus posibilidades y competencias” (Feldman, 2020, p. 3).</w:t>
      </w:r>
    </w:p>
    <w:p w14:paraId="3D625D26" w14:textId="77777777" w:rsidR="007B1025" w:rsidRDefault="007B1025">
      <w:pPr>
        <w:spacing w:after="0"/>
        <w:rPr>
          <w:color w:val="0F3959"/>
          <w:sz w:val="18"/>
          <w:szCs w:val="18"/>
        </w:rPr>
      </w:pPr>
      <w:bookmarkStart w:id="85" w:name="_heading=h.fydgw7wd0ocg" w:colFirst="0" w:colLast="0"/>
      <w:bookmarkEnd w:id="85"/>
    </w:p>
    <w:p w14:paraId="019C59E5" w14:textId="77777777" w:rsidR="007B1025" w:rsidRDefault="009B2D07">
      <w:pPr>
        <w:spacing w:after="0" w:line="360" w:lineRule="auto"/>
        <w:rPr>
          <w:rFonts w:ascii="Times New Roman" w:eastAsia="Times New Roman" w:hAnsi="Times New Roman" w:cs="Times New Roman"/>
          <w:sz w:val="24"/>
          <w:szCs w:val="24"/>
        </w:rPr>
      </w:pPr>
      <w:bookmarkStart w:id="86" w:name="_heading=h.k8rb5h66mn5e" w:colFirst="0" w:colLast="0"/>
      <w:bookmarkEnd w:id="86"/>
      <w:r>
        <w:rPr>
          <w:rFonts w:ascii="Times New Roman" w:eastAsia="Times New Roman" w:hAnsi="Times New Roman" w:cs="Times New Roman"/>
          <w:sz w:val="24"/>
          <w:szCs w:val="24"/>
        </w:rPr>
        <w:t xml:space="preserve">En segundo lugar, debemos tomar en cuenta que el conocimiento de estas herramientas por parte de los grupos docentes también es muy variable. A esto se suma un acceso desigual en relación a los recursos tecnológicos. Podemos observar que dicho patrón se replica en el estudiantado, situación frente a la cual debemos prestar central atención. Desde esta lógica, se entiende que el conocimiento sobre las herramientas y el acceso a las tecnologías también es muy distinto de acuerdo a la realidad particular de cada estudiante, y asimismo, respecto a las variaciones en torno a la instancia universitaria en que se encuentran: conforme se avanza en la carrera, los impedimentos relacionados con el manejo de dichas herramientas virtuales se va reduciendo, producto del </w:t>
      </w:r>
      <w:r>
        <w:rPr>
          <w:rFonts w:ascii="Times New Roman" w:eastAsia="Times New Roman" w:hAnsi="Times New Roman" w:cs="Times New Roman"/>
          <w:i/>
          <w:sz w:val="24"/>
          <w:szCs w:val="24"/>
        </w:rPr>
        <w:t>expertise</w:t>
      </w:r>
      <w:r w:rsidR="00AE54F4">
        <w:rPr>
          <w:rFonts w:ascii="Times New Roman" w:eastAsia="Times New Roman" w:hAnsi="Times New Roman" w:cs="Times New Roman"/>
          <w:sz w:val="24"/>
          <w:szCs w:val="24"/>
        </w:rPr>
        <w:t xml:space="preserve"> adquiri</w:t>
      </w:r>
      <w:r>
        <w:rPr>
          <w:rFonts w:ascii="Times New Roman" w:eastAsia="Times New Roman" w:hAnsi="Times New Roman" w:cs="Times New Roman"/>
          <w:sz w:val="24"/>
          <w:szCs w:val="24"/>
        </w:rPr>
        <w:t>do.</w:t>
      </w:r>
    </w:p>
    <w:p w14:paraId="6631468F" w14:textId="77777777" w:rsidR="007B1025" w:rsidRDefault="009B2D07">
      <w:pPr>
        <w:spacing w:after="0" w:line="360" w:lineRule="auto"/>
        <w:rPr>
          <w:rFonts w:ascii="Times New Roman" w:eastAsia="Times New Roman" w:hAnsi="Times New Roman" w:cs="Times New Roman"/>
          <w:sz w:val="24"/>
          <w:szCs w:val="24"/>
        </w:rPr>
      </w:pPr>
      <w:bookmarkStart w:id="87" w:name="_heading=h.inl7zmnc7maw" w:colFirst="0" w:colLast="0"/>
      <w:bookmarkEnd w:id="87"/>
      <w:r>
        <w:rPr>
          <w:rFonts w:ascii="Times New Roman" w:eastAsia="Times New Roman" w:hAnsi="Times New Roman" w:cs="Times New Roman"/>
          <w:sz w:val="24"/>
          <w:szCs w:val="24"/>
        </w:rPr>
        <w:t xml:space="preserve">Ahora bien, frente a las nuevas particularidades que la coyuntura nos impone, y atento a las condiciones de accesibilidad que mencionamos, cada cátedra/materia, </w:t>
      </w:r>
      <w:r w:rsidR="00AE54F4">
        <w:rPr>
          <w:rFonts w:ascii="Times New Roman" w:eastAsia="Times New Roman" w:hAnsi="Times New Roman" w:cs="Times New Roman"/>
          <w:sz w:val="24"/>
          <w:szCs w:val="24"/>
        </w:rPr>
        <w:t>cuenta con total</w:t>
      </w:r>
      <w:r>
        <w:rPr>
          <w:rFonts w:ascii="Times New Roman" w:eastAsia="Times New Roman" w:hAnsi="Times New Roman" w:cs="Times New Roman"/>
          <w:sz w:val="24"/>
          <w:szCs w:val="24"/>
        </w:rPr>
        <w:t xml:space="preserve"> libertad de acción sobre las decisiones de uso e implementación de estas herramientas que procuran reemplazar metod</w:t>
      </w:r>
      <w:r w:rsidR="00AE54F4">
        <w:rPr>
          <w:rFonts w:ascii="Times New Roman" w:eastAsia="Times New Roman" w:hAnsi="Times New Roman" w:cs="Times New Roman"/>
          <w:sz w:val="24"/>
          <w:szCs w:val="24"/>
        </w:rPr>
        <w:t>ologías propias del</w:t>
      </w:r>
      <w:r>
        <w:rPr>
          <w:rFonts w:ascii="Times New Roman" w:eastAsia="Times New Roman" w:hAnsi="Times New Roman" w:cs="Times New Roman"/>
          <w:sz w:val="24"/>
          <w:szCs w:val="24"/>
        </w:rPr>
        <w:t xml:space="preserve"> taller de diseño. Según la experiencia, podemos agruparlas de la siguiente forma:</w:t>
      </w:r>
    </w:p>
    <w:p w14:paraId="0B6CC7C7" w14:textId="77777777" w:rsidR="00305552" w:rsidRDefault="009B2D07" w:rsidP="00305552">
      <w:pPr>
        <w:numPr>
          <w:ilvl w:val="0"/>
          <w:numId w:val="3"/>
        </w:numPr>
        <w:spacing w:after="0" w:line="360" w:lineRule="auto"/>
        <w:ind w:left="284" w:hanging="284"/>
        <w:rPr>
          <w:rFonts w:ascii="Times New Roman" w:eastAsia="Times New Roman" w:hAnsi="Times New Roman" w:cs="Times New Roman"/>
          <w:sz w:val="24"/>
          <w:szCs w:val="24"/>
        </w:rPr>
      </w:pPr>
      <w:bookmarkStart w:id="88" w:name="_heading=h.z1vx1vgsi26o" w:colFirst="0" w:colLast="0"/>
      <w:bookmarkEnd w:id="88"/>
      <w:r>
        <w:rPr>
          <w:rFonts w:ascii="Times New Roman" w:eastAsia="Times New Roman" w:hAnsi="Times New Roman" w:cs="Times New Roman"/>
          <w:sz w:val="24"/>
          <w:szCs w:val="24"/>
        </w:rPr>
        <w:t xml:space="preserve">Aquellas que alojan aulas virtuales (imagen 4) y </w:t>
      </w:r>
      <w:r w:rsidR="00305552">
        <w:rPr>
          <w:rFonts w:ascii="Times New Roman" w:eastAsia="Times New Roman" w:hAnsi="Times New Roman" w:cs="Times New Roman"/>
          <w:sz w:val="24"/>
          <w:szCs w:val="24"/>
        </w:rPr>
        <w:t>campus educativos: Campus FADU,</w:t>
      </w:r>
    </w:p>
    <w:p w14:paraId="6738C47A"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Campus Académica (Citep), Campus CBC, Moodle, Classroom. </w:t>
      </w:r>
      <w:r>
        <w:rPr>
          <w:rFonts w:ascii="Times New Roman" w:eastAsia="Times New Roman" w:hAnsi="Times New Roman" w:cs="Times New Roman"/>
          <w:sz w:val="24"/>
          <w:szCs w:val="24"/>
          <w:highlight w:val="yellow"/>
        </w:rPr>
        <w:br/>
      </w:r>
      <w:r>
        <w:rPr>
          <w:rFonts w:ascii="Times New Roman" w:eastAsia="Times New Roman" w:hAnsi="Times New Roman" w:cs="Times New Roman"/>
          <w:sz w:val="24"/>
          <w:szCs w:val="24"/>
          <w:highlight w:val="white"/>
        </w:rPr>
        <w:t>Se utilizan como espacios de intercambio, reservorio de materiales y contenidos de las materias, permitiendo unificar y centralizar los diversos canales de comunicación, las herramientas internas y las actividades propuestas.</w:t>
      </w:r>
    </w:p>
    <w:p w14:paraId="07D67C74" w14:textId="77777777" w:rsidR="00305552" w:rsidRDefault="00305552" w:rsidP="00305552">
      <w:pPr>
        <w:spacing w:after="0" w:line="360" w:lineRule="auto"/>
        <w:rPr>
          <w:rFonts w:ascii="Times New Roman" w:eastAsia="Times New Roman" w:hAnsi="Times New Roman" w:cs="Times New Roman"/>
          <w:sz w:val="24"/>
          <w:szCs w:val="24"/>
        </w:rPr>
      </w:pPr>
    </w:p>
    <w:p w14:paraId="4A71127B" w14:textId="77777777" w:rsidR="007B1025" w:rsidRDefault="009B2D0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507D92" wp14:editId="5BEE3722">
            <wp:extent cx="5612130" cy="3416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612130" cy="3416300"/>
                    </a:xfrm>
                    <a:prstGeom prst="rect">
                      <a:avLst/>
                    </a:prstGeom>
                    <a:ln/>
                  </pic:spPr>
                </pic:pic>
              </a:graphicData>
            </a:graphic>
          </wp:inline>
        </w:drawing>
      </w:r>
    </w:p>
    <w:p w14:paraId="6EDED631" w14:textId="77777777" w:rsidR="007B1025" w:rsidRDefault="009B2D07">
      <w:pPr>
        <w:spacing w:after="0" w:line="360" w:lineRule="auto"/>
        <w:jc w:val="center"/>
        <w:rPr>
          <w:rFonts w:ascii="Times New Roman" w:eastAsia="Times New Roman" w:hAnsi="Times New Roman" w:cs="Times New Roman"/>
          <w:i/>
          <w:sz w:val="18"/>
          <w:szCs w:val="18"/>
        </w:rPr>
      </w:pPr>
      <w:bookmarkStart w:id="89" w:name="_heading=h.n15mxdfm5ebo" w:colFirst="0" w:colLast="0"/>
      <w:bookmarkEnd w:id="89"/>
      <w:r>
        <w:rPr>
          <w:rFonts w:ascii="Times New Roman" w:eastAsia="Times New Roman" w:hAnsi="Times New Roman" w:cs="Times New Roman"/>
          <w:i/>
          <w:sz w:val="18"/>
          <w:szCs w:val="18"/>
        </w:rPr>
        <w:t>Imagen 4. Cátedra Arq. Julio Posse (2020). Captura de pantalla del aula virtual de la materia. Campus CBC</w:t>
      </w:r>
    </w:p>
    <w:p w14:paraId="75CC0A03" w14:textId="77777777" w:rsidR="007B1025" w:rsidRDefault="007B1025">
      <w:pPr>
        <w:spacing w:after="0" w:line="360" w:lineRule="auto"/>
        <w:rPr>
          <w:rFonts w:ascii="Times New Roman" w:eastAsia="Times New Roman" w:hAnsi="Times New Roman" w:cs="Times New Roman"/>
          <w:i/>
        </w:rPr>
      </w:pPr>
      <w:bookmarkStart w:id="90" w:name="_heading=h.rj3uowvy8yzf" w:colFirst="0" w:colLast="0"/>
      <w:bookmarkEnd w:id="90"/>
    </w:p>
    <w:p w14:paraId="2FA90ACE" w14:textId="77777777" w:rsidR="007B1025"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91" w:name="_heading=h.5azn931ejoh8" w:colFirst="0" w:colLast="0"/>
      <w:bookmarkEnd w:id="91"/>
      <w:r>
        <w:rPr>
          <w:rFonts w:ascii="Times New Roman" w:eastAsia="Times New Roman" w:hAnsi="Times New Roman" w:cs="Times New Roman"/>
          <w:sz w:val="24"/>
          <w:szCs w:val="24"/>
          <w:highlight w:val="white"/>
        </w:rPr>
        <w:t>Las herramientas de comunicación sincrónica: Meet, Jitsi, Zoom.</w:t>
      </w:r>
    </w:p>
    <w:p w14:paraId="0310421A" w14:textId="77777777" w:rsidR="007B1025" w:rsidRDefault="009B2D07" w:rsidP="00305552">
      <w:pPr>
        <w:spacing w:after="0" w:line="360" w:lineRule="auto"/>
        <w:rPr>
          <w:rFonts w:ascii="Times New Roman" w:eastAsia="Times New Roman" w:hAnsi="Times New Roman" w:cs="Times New Roman"/>
          <w:sz w:val="24"/>
          <w:szCs w:val="24"/>
          <w:highlight w:val="white"/>
        </w:rPr>
      </w:pPr>
      <w:bookmarkStart w:id="92" w:name="_heading=h.i9idaq3mad5" w:colFirst="0" w:colLast="0"/>
      <w:bookmarkEnd w:id="92"/>
      <w:r>
        <w:rPr>
          <w:rFonts w:ascii="Times New Roman" w:eastAsia="Times New Roman" w:hAnsi="Times New Roman" w:cs="Times New Roman"/>
          <w:sz w:val="24"/>
          <w:szCs w:val="24"/>
          <w:highlight w:val="white"/>
        </w:rPr>
        <w:t>Reemplazan el encuentro de las comunidades en el aula</w:t>
      </w:r>
      <w:r w:rsidR="00AE54F4">
        <w:rPr>
          <w:rFonts w:ascii="Times New Roman" w:eastAsia="Times New Roman" w:hAnsi="Times New Roman" w:cs="Times New Roman"/>
          <w:sz w:val="24"/>
          <w:szCs w:val="24"/>
          <w:highlight w:val="white"/>
        </w:rPr>
        <w:t>-taller</w:t>
      </w:r>
      <w:r>
        <w:rPr>
          <w:rFonts w:ascii="Times New Roman" w:eastAsia="Times New Roman" w:hAnsi="Times New Roman" w:cs="Times New Roman"/>
          <w:sz w:val="24"/>
          <w:szCs w:val="24"/>
          <w:highlight w:val="white"/>
        </w:rPr>
        <w:t>, dada la posibilidad de acceder con cámara y micrófono. De este modo</w:t>
      </w:r>
      <w:r w:rsidR="00B90D4F">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podemos contar con</w:t>
      </w:r>
      <w:r w:rsidR="00AE54F4">
        <w:rPr>
          <w:rFonts w:ascii="Times New Roman" w:eastAsia="Times New Roman" w:hAnsi="Times New Roman" w:cs="Times New Roman"/>
          <w:sz w:val="24"/>
          <w:szCs w:val="24"/>
          <w:highlight w:val="white"/>
        </w:rPr>
        <w:t xml:space="preserve"> la multiplicidad de</w:t>
      </w:r>
      <w:r>
        <w:rPr>
          <w:rFonts w:ascii="Times New Roman" w:eastAsia="Times New Roman" w:hAnsi="Times New Roman" w:cs="Times New Roman"/>
          <w:sz w:val="24"/>
          <w:szCs w:val="24"/>
          <w:highlight w:val="white"/>
        </w:rPr>
        <w:t xml:space="preserve"> rostros y voces de docentes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estudiantes. La posibilidad de grabar las clases a través de una cuenta institucional permite registrar cada instancia y dejarla disponible para su consulta posterior.</w:t>
      </w:r>
    </w:p>
    <w:p w14:paraId="21C49AF1" w14:textId="77777777" w:rsidR="007B1025"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93" w:name="_heading=h.cyx2ueeucr3w" w:colFirst="0" w:colLast="0"/>
      <w:bookmarkEnd w:id="93"/>
      <w:r>
        <w:rPr>
          <w:rFonts w:ascii="Times New Roman" w:eastAsia="Times New Roman" w:hAnsi="Times New Roman" w:cs="Times New Roman"/>
          <w:sz w:val="24"/>
          <w:szCs w:val="24"/>
          <w:highlight w:val="white"/>
        </w:rPr>
        <w:t>Los pizarrones v</w:t>
      </w:r>
      <w:r w:rsidR="00B90D4F">
        <w:rPr>
          <w:rFonts w:ascii="Times New Roman" w:eastAsia="Times New Roman" w:hAnsi="Times New Roman" w:cs="Times New Roman"/>
          <w:sz w:val="24"/>
          <w:szCs w:val="24"/>
          <w:highlight w:val="white"/>
        </w:rPr>
        <w:t>irtuales: Padlet, Jamboard, Miro.</w:t>
      </w:r>
    </w:p>
    <w:p w14:paraId="0E78CB93" w14:textId="77777777" w:rsidR="007B1025" w:rsidRDefault="009B2D07" w:rsidP="00305552">
      <w:pPr>
        <w:spacing w:after="0" w:line="360" w:lineRule="auto"/>
        <w:rPr>
          <w:rFonts w:ascii="Times New Roman" w:eastAsia="Times New Roman" w:hAnsi="Times New Roman" w:cs="Times New Roman"/>
          <w:sz w:val="24"/>
          <w:szCs w:val="24"/>
        </w:rPr>
      </w:pPr>
      <w:bookmarkStart w:id="94" w:name="_heading=h.yzfh6487nxgm" w:colFirst="0" w:colLast="0"/>
      <w:bookmarkEnd w:id="94"/>
      <w:r>
        <w:rPr>
          <w:rFonts w:ascii="Times New Roman" w:eastAsia="Times New Roman" w:hAnsi="Times New Roman" w:cs="Times New Roman"/>
          <w:sz w:val="24"/>
          <w:szCs w:val="24"/>
          <w:highlight w:val="white"/>
        </w:rPr>
        <w:t xml:space="preserve">Permiten reemplazar la lógica de corrección, procesos y </w:t>
      </w:r>
      <w:r>
        <w:rPr>
          <w:rFonts w:ascii="Times New Roman" w:eastAsia="Times New Roman" w:hAnsi="Times New Roman" w:cs="Times New Roman"/>
          <w:i/>
          <w:sz w:val="24"/>
          <w:szCs w:val="24"/>
          <w:highlight w:val="white"/>
        </w:rPr>
        <w:t>enchinchadas</w:t>
      </w:r>
      <w:r>
        <w:rPr>
          <w:rFonts w:ascii="Times New Roman" w:eastAsia="Times New Roman" w:hAnsi="Times New Roman" w:cs="Times New Roman"/>
          <w:sz w:val="24"/>
          <w:szCs w:val="24"/>
          <w:highlight w:val="white"/>
        </w:rPr>
        <w:t xml:space="preserve"> propias del taller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 xml:space="preserve">la enseñanza proyectual. Estas plataformas habilitan la </w:t>
      </w:r>
      <w:r>
        <w:rPr>
          <w:rFonts w:ascii="Times New Roman" w:eastAsia="Times New Roman" w:hAnsi="Times New Roman" w:cs="Times New Roman"/>
          <w:sz w:val="24"/>
          <w:szCs w:val="24"/>
        </w:rPr>
        <w:t xml:space="preserve">construcción de espacios o murales colaborativos, ofreciendo la posibilidad de presentar e incorporar recursos multimedia, imágenes y/o documentos, resultando una herramienta muy eficaz, didáctica y variable en cuanto a sus posibles estructuras y diseño, ya que pueden ser personalizados por quien lo construya. </w:t>
      </w:r>
      <w:r w:rsidR="00B90D4F">
        <w:rPr>
          <w:rFonts w:ascii="Times New Roman" w:eastAsia="Times New Roman" w:hAnsi="Times New Roman" w:cs="Times New Roman"/>
          <w:sz w:val="24"/>
          <w:szCs w:val="24"/>
        </w:rPr>
        <w:t>En ellas</w:t>
      </w:r>
      <w:r>
        <w:rPr>
          <w:rFonts w:ascii="Times New Roman" w:eastAsia="Times New Roman" w:hAnsi="Times New Roman" w:cs="Times New Roman"/>
          <w:sz w:val="24"/>
          <w:szCs w:val="24"/>
        </w:rPr>
        <w:t>, tanto docentes como estudiantes pueden intercambiar opiniones de forma simultá</w:t>
      </w:r>
      <w:r w:rsidR="00B90D4F">
        <w:rPr>
          <w:rFonts w:ascii="Times New Roman" w:eastAsia="Times New Roman" w:hAnsi="Times New Roman" w:cs="Times New Roman"/>
          <w:sz w:val="24"/>
          <w:szCs w:val="24"/>
        </w:rPr>
        <w:t>nea y dejándolas registro</w:t>
      </w:r>
      <w:r>
        <w:rPr>
          <w:rFonts w:ascii="Times New Roman" w:eastAsia="Times New Roman" w:hAnsi="Times New Roman" w:cs="Times New Roman"/>
          <w:sz w:val="24"/>
          <w:szCs w:val="24"/>
        </w:rPr>
        <w:t xml:space="preserve"> en el mismo muro. Por otra parte, la compatibilidad con otras plataformas, como YouTube, simplifica el acceso, agiliza la </w:t>
      </w:r>
      <w:r>
        <w:rPr>
          <w:rFonts w:ascii="Times New Roman" w:eastAsia="Times New Roman" w:hAnsi="Times New Roman" w:cs="Times New Roman"/>
          <w:sz w:val="24"/>
          <w:szCs w:val="24"/>
        </w:rPr>
        <w:lastRenderedPageBreak/>
        <w:t>transferencia, reduce el peso de material y unifica contenidos de distintos soportes en un solo sitio.</w:t>
      </w:r>
    </w:p>
    <w:p w14:paraId="4B267D79" w14:textId="77777777" w:rsidR="007B1025" w:rsidRDefault="009B2D07" w:rsidP="00305552">
      <w:pPr>
        <w:spacing w:after="0" w:line="360" w:lineRule="auto"/>
        <w:rPr>
          <w:rFonts w:ascii="Times New Roman" w:eastAsia="Times New Roman" w:hAnsi="Times New Roman" w:cs="Times New Roman"/>
          <w:sz w:val="24"/>
          <w:szCs w:val="24"/>
          <w:highlight w:val="white"/>
        </w:rPr>
      </w:pPr>
      <w:bookmarkStart w:id="95" w:name="_heading=h.vitqjlapp66" w:colFirst="0" w:colLast="0"/>
      <w:bookmarkEnd w:id="95"/>
      <w:r>
        <w:rPr>
          <w:rFonts w:ascii="Times New Roman" w:eastAsia="Times New Roman" w:hAnsi="Times New Roman" w:cs="Times New Roman"/>
          <w:sz w:val="24"/>
          <w:szCs w:val="24"/>
        </w:rPr>
        <w:t xml:space="preserve">Más allá de estas características, cada una de las herramientas tiene sus particularidades y potencialidades. El Jamboard, por ejemplo, tiene habilitada la opción de puntero láser, que resulta útil para marcar y hacer sugerencias sobre piezas gráficas. El Padlet, por su parte, tiene la potencialidad de generar agrupamientos que </w:t>
      </w:r>
      <w:r w:rsidR="00B90D4F">
        <w:rPr>
          <w:rFonts w:ascii="Times New Roman" w:eastAsia="Times New Roman" w:hAnsi="Times New Roman" w:cs="Times New Roman"/>
          <w:sz w:val="24"/>
          <w:szCs w:val="24"/>
        </w:rPr>
        <w:t>permiten aunar</w:t>
      </w:r>
      <w:r>
        <w:rPr>
          <w:rFonts w:ascii="Times New Roman" w:eastAsia="Times New Roman" w:hAnsi="Times New Roman" w:cs="Times New Roman"/>
          <w:sz w:val="24"/>
          <w:szCs w:val="24"/>
        </w:rPr>
        <w:t xml:space="preserve"> las presentaciones </w:t>
      </w:r>
      <w:r w:rsidR="00B90D4F">
        <w:rPr>
          <w:rFonts w:ascii="Times New Roman" w:eastAsia="Times New Roman" w:hAnsi="Times New Roman" w:cs="Times New Roman"/>
          <w:sz w:val="24"/>
          <w:szCs w:val="24"/>
        </w:rPr>
        <w:t>y sus</w:t>
      </w:r>
      <w:r>
        <w:rPr>
          <w:rFonts w:ascii="Times New Roman" w:eastAsia="Times New Roman" w:hAnsi="Times New Roman" w:cs="Times New Roman"/>
          <w:sz w:val="24"/>
          <w:szCs w:val="24"/>
        </w:rPr>
        <w:t xml:space="preserve"> elementos de trabajo, </w:t>
      </w:r>
      <w:r w:rsidR="00B90D4F">
        <w:rPr>
          <w:rFonts w:ascii="Times New Roman" w:eastAsia="Times New Roman" w:hAnsi="Times New Roman" w:cs="Times New Roman"/>
          <w:sz w:val="24"/>
          <w:szCs w:val="24"/>
        </w:rPr>
        <w:t>facilitando</w:t>
      </w:r>
      <w:r>
        <w:rPr>
          <w:rFonts w:ascii="Times New Roman" w:eastAsia="Times New Roman" w:hAnsi="Times New Roman" w:cs="Times New Roman"/>
          <w:sz w:val="24"/>
          <w:szCs w:val="24"/>
        </w:rPr>
        <w:t xml:space="preserve"> una visualización integral de todo el cont</w:t>
      </w:r>
      <w:r w:rsidR="00B90D4F">
        <w:rPr>
          <w:rFonts w:ascii="Times New Roman" w:eastAsia="Times New Roman" w:hAnsi="Times New Roman" w:cs="Times New Roman"/>
          <w:sz w:val="24"/>
          <w:szCs w:val="24"/>
        </w:rPr>
        <w:t>enido disponible. En tanto, Miro</w:t>
      </w:r>
      <w:r>
        <w:rPr>
          <w:rFonts w:ascii="Times New Roman" w:eastAsia="Times New Roman" w:hAnsi="Times New Roman" w:cs="Times New Roman"/>
          <w:sz w:val="24"/>
          <w:szCs w:val="24"/>
        </w:rPr>
        <w:t xml:space="preserve"> resulta útil para </w:t>
      </w:r>
      <w:r>
        <w:rPr>
          <w:rFonts w:ascii="Times New Roman" w:eastAsia="Times New Roman" w:hAnsi="Times New Roman" w:cs="Times New Roman"/>
          <w:sz w:val="24"/>
          <w:szCs w:val="24"/>
          <w:highlight w:val="white"/>
        </w:rPr>
        <w:t xml:space="preserve">la realización de acciones conjuntas (por ejemplo, una tormenta de ideas o </w:t>
      </w:r>
      <w:r>
        <w:rPr>
          <w:rFonts w:ascii="Times New Roman" w:eastAsia="Times New Roman" w:hAnsi="Times New Roman" w:cs="Times New Roman"/>
          <w:i/>
          <w:sz w:val="24"/>
          <w:szCs w:val="24"/>
          <w:highlight w:val="white"/>
        </w:rPr>
        <w:t>brainstorming</w:t>
      </w:r>
      <w:r>
        <w:rPr>
          <w:rFonts w:ascii="Times New Roman" w:eastAsia="Times New Roman" w:hAnsi="Times New Roman" w:cs="Times New Roman"/>
          <w:sz w:val="24"/>
          <w:szCs w:val="24"/>
          <w:highlight w:val="white"/>
        </w:rPr>
        <w:t>), que solemos trabajar en la mayoría de los procesos de proyectos de diseño, y que de forma habitual se realizan con materiales físicos (papeles de colores, recortes de hoja, etc) dispuestos en mesas o paredes del taller. Esta herramienta habilita una pizarra colaborativa muy avanzada y con elementos de coparticipación profesionales: llevar adelante flujos ágiles de producción, realización de mapeos, de diagramación y esquemas de trabajo, simulación de materiales físicos y punteros, donde pueden verse “en vivo y en directo” los distintos usuarios activos.</w:t>
      </w:r>
    </w:p>
    <w:p w14:paraId="1EA87834" w14:textId="77777777" w:rsidR="00305552" w:rsidRPr="00305552"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96" w:name="_heading=h.ps1jm4lk4140" w:colFirst="0" w:colLast="0"/>
      <w:bookmarkEnd w:id="96"/>
      <w:r>
        <w:rPr>
          <w:rFonts w:ascii="Times New Roman" w:eastAsia="Times New Roman" w:hAnsi="Times New Roman" w:cs="Times New Roman"/>
          <w:sz w:val="24"/>
          <w:szCs w:val="24"/>
          <w:highlight w:val="white"/>
        </w:rPr>
        <w:t xml:space="preserve">Las herramientas de video para grabación de clases: Loom, Filmora, InShot </w:t>
      </w:r>
    </w:p>
    <w:p w14:paraId="40183649" w14:textId="77777777" w:rsidR="007B1025" w:rsidRDefault="009B2D07" w:rsidP="00305552">
      <w:pPr>
        <w:spacing w:after="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Posibilitan la elaboración de las clases</w:t>
      </w:r>
      <w:r>
        <w:rPr>
          <w:rFonts w:ascii="Times New Roman" w:eastAsia="Times New Roman" w:hAnsi="Times New Roman" w:cs="Times New Roman"/>
          <w:sz w:val="24"/>
          <w:szCs w:val="24"/>
          <w:highlight w:val="white"/>
        </w:rPr>
        <w:t xml:space="preserve"> teóricas de manera audiovisual</w:t>
      </w:r>
      <w:r w:rsidR="00B90D4F">
        <w:rPr>
          <w:rFonts w:ascii="Times New Roman" w:eastAsia="Times New Roman" w:hAnsi="Times New Roman" w:cs="Times New Roman"/>
          <w:sz w:val="24"/>
          <w:szCs w:val="24"/>
          <w:highlight w:val="white"/>
        </w:rPr>
        <w:t xml:space="preserve"> que,</w:t>
      </w:r>
      <w:r>
        <w:rPr>
          <w:rFonts w:ascii="Times New Roman" w:eastAsia="Times New Roman" w:hAnsi="Times New Roman" w:cs="Times New Roman"/>
          <w:sz w:val="24"/>
          <w:szCs w:val="24"/>
          <w:highlight w:val="white"/>
        </w:rPr>
        <w:t xml:space="preserve"> al establecerse como actividades asincrónicas, </w:t>
      </w:r>
      <w:r w:rsidR="00B90D4F">
        <w:rPr>
          <w:rFonts w:ascii="Times New Roman" w:eastAsia="Times New Roman" w:hAnsi="Times New Roman" w:cs="Times New Roman"/>
          <w:sz w:val="24"/>
          <w:szCs w:val="24"/>
          <w:highlight w:val="white"/>
        </w:rPr>
        <w:t xml:space="preserve">necesitan reformularse </w:t>
      </w:r>
      <w:r>
        <w:rPr>
          <w:rFonts w:ascii="Times New Roman" w:eastAsia="Times New Roman" w:hAnsi="Times New Roman" w:cs="Times New Roman"/>
          <w:sz w:val="24"/>
          <w:szCs w:val="24"/>
          <w:highlight w:val="white"/>
        </w:rPr>
        <w:t xml:space="preserve">teniendo en cuenta las posibles preguntas-respuestas que suelen surgir en la presencialidad, optimizando </w:t>
      </w:r>
      <w:r w:rsidR="000C46A5">
        <w:rPr>
          <w:rFonts w:ascii="Times New Roman" w:eastAsia="Times New Roman" w:hAnsi="Times New Roman" w:cs="Times New Roman"/>
          <w:sz w:val="24"/>
          <w:szCs w:val="24"/>
          <w:highlight w:val="white"/>
        </w:rPr>
        <w:t xml:space="preserve">así, </w:t>
      </w:r>
      <w:r>
        <w:rPr>
          <w:rFonts w:ascii="Times New Roman" w:eastAsia="Times New Roman" w:hAnsi="Times New Roman" w:cs="Times New Roman"/>
          <w:sz w:val="24"/>
          <w:szCs w:val="24"/>
          <w:highlight w:val="white"/>
        </w:rPr>
        <w:t>una explicación concreta y específica. Con esto se busca una equidad dentro del equipo docente respecto a conocimientos y recursos tecnológicos en cuanto a captura y edición audiovisual.</w:t>
      </w:r>
    </w:p>
    <w:p w14:paraId="7BE76EB9" w14:textId="77777777" w:rsidR="007B1025" w:rsidDel="00E54E83" w:rsidRDefault="007B1025">
      <w:pPr>
        <w:spacing w:after="0" w:line="360" w:lineRule="auto"/>
        <w:ind w:left="720"/>
        <w:rPr>
          <w:del w:id="97" w:author="Autor"/>
          <w:rFonts w:ascii="Times New Roman" w:eastAsia="Times New Roman" w:hAnsi="Times New Roman" w:cs="Times New Roman"/>
          <w:sz w:val="24"/>
          <w:szCs w:val="24"/>
          <w:highlight w:val="white"/>
        </w:rPr>
      </w:pPr>
      <w:bookmarkStart w:id="98" w:name="_heading=h.bql7gpwbluq" w:colFirst="0" w:colLast="0"/>
      <w:bookmarkEnd w:id="98"/>
    </w:p>
    <w:p w14:paraId="00C53FFB" w14:textId="77777777" w:rsidR="00E54E83" w:rsidRDefault="00E54E83">
      <w:pPr>
        <w:spacing w:after="0" w:line="360" w:lineRule="auto"/>
        <w:rPr>
          <w:rFonts w:ascii="Times New Roman" w:eastAsia="Times New Roman" w:hAnsi="Times New Roman" w:cs="Times New Roman"/>
          <w:color w:val="9900FF"/>
          <w:sz w:val="24"/>
          <w:szCs w:val="24"/>
          <w:highlight w:val="yellow"/>
        </w:rPr>
      </w:pPr>
      <w:bookmarkStart w:id="99" w:name="_heading=h.1rvjny6ms6ma" w:colFirst="0" w:colLast="0"/>
      <w:bookmarkEnd w:id="99"/>
    </w:p>
    <w:p w14:paraId="3C9691E4" w14:textId="77777777" w:rsidR="007B1025" w:rsidRDefault="009B2D07">
      <w:pPr>
        <w:spacing w:line="360" w:lineRule="auto"/>
        <w:rPr>
          <w:rFonts w:ascii="Times New Roman" w:eastAsia="Times New Roman" w:hAnsi="Times New Roman" w:cs="Times New Roman"/>
          <w:sz w:val="24"/>
          <w:szCs w:val="24"/>
        </w:rPr>
      </w:pPr>
      <w:bookmarkStart w:id="100" w:name="_heading=h.cgwhwhotk63o" w:colFirst="0" w:colLast="0"/>
      <w:bookmarkEnd w:id="100"/>
      <w:r>
        <w:rPr>
          <w:rFonts w:ascii="Times New Roman" w:eastAsia="Times New Roman" w:hAnsi="Times New Roman" w:cs="Times New Roman"/>
          <w:b/>
          <w:sz w:val="24"/>
          <w:szCs w:val="24"/>
        </w:rPr>
        <w:t>Reconfiguración de las prácticas docentes en la virtualidad: intercambio con lxs estudiantes y nuevas formas de retroalimentación</w:t>
      </w:r>
    </w:p>
    <w:p w14:paraId="7767A693"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1" w:name="_heading=h.9e1o554074h4" w:colFirst="0" w:colLast="0"/>
      <w:bookmarkEnd w:id="101"/>
      <w:r>
        <w:rPr>
          <w:rFonts w:ascii="Times New Roman" w:eastAsia="Times New Roman" w:hAnsi="Times New Roman" w:cs="Times New Roman"/>
          <w:sz w:val="24"/>
          <w:szCs w:val="24"/>
        </w:rPr>
        <w:t>La situación contextual impuso la reconfiguración de los canales y modos de relación de toda la comunidad educativa en su conjunto, tanto docentes/estudiantes, docentes/docentes y estudiantes/estudiantes. Desde esta lógica,</w:t>
      </w:r>
    </w:p>
    <w:p w14:paraId="5E6E51EF" w14:textId="77777777" w:rsidR="007B1025" w:rsidRDefault="009B2D07">
      <w:pPr>
        <w:shd w:val="clear" w:color="auto" w:fill="FFFFFF"/>
        <w:spacing w:before="120" w:after="120" w:line="360" w:lineRule="auto"/>
        <w:ind w:left="566" w:right="629"/>
        <w:rPr>
          <w:rFonts w:ascii="Times New Roman" w:eastAsia="Times New Roman" w:hAnsi="Times New Roman" w:cs="Times New Roman"/>
          <w:sz w:val="24"/>
          <w:szCs w:val="24"/>
        </w:rPr>
      </w:pPr>
      <w:bookmarkStart w:id="102" w:name="_heading=h.3v19fz5w3b5h" w:colFirst="0" w:colLast="0"/>
      <w:bookmarkEnd w:id="102"/>
      <w:r>
        <w:rPr>
          <w:rFonts w:ascii="Times New Roman" w:eastAsia="Times New Roman" w:hAnsi="Times New Roman" w:cs="Times New Roman"/>
          <w:sz w:val="24"/>
          <w:szCs w:val="24"/>
        </w:rPr>
        <w:t xml:space="preserve">“La pregunta es cómo una gran cantidad de profesores, de contextos organizacionales y de estudiantes muy habituados a prácticas presenciales de enseñanza y de aprendizaje pueden afrontar una inesperada situación de no </w:t>
      </w:r>
      <w:r>
        <w:rPr>
          <w:rFonts w:ascii="Times New Roman" w:eastAsia="Times New Roman" w:hAnsi="Times New Roman" w:cs="Times New Roman"/>
          <w:sz w:val="24"/>
          <w:szCs w:val="24"/>
        </w:rPr>
        <w:lastRenderedPageBreak/>
        <w:t xml:space="preserve">presencialidad. Muchos de ellos no están –no estamos– especialmente preparados para establecer una relación pedagógica que deba sortear la falta de interacción directa en las aulas, talleres, laboratorios y otros espacios de enseñanza universitaria. (...) Lo que se trata de remarcar es la característica de la situación que enfrentamos, más que una decisión pedagógica fundada en otros motivos.” (Feldman, 2020, p. 3) </w:t>
      </w:r>
    </w:p>
    <w:p w14:paraId="494A1378"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3" w:name="_heading=h.u6plgnv8sr" w:colFirst="0" w:colLast="0"/>
      <w:bookmarkEnd w:id="103"/>
      <w:r>
        <w:rPr>
          <w:rFonts w:ascii="Times New Roman" w:eastAsia="Times New Roman" w:hAnsi="Times New Roman" w:cs="Times New Roman"/>
          <w:sz w:val="24"/>
          <w:szCs w:val="24"/>
        </w:rPr>
        <w:t xml:space="preserve">La convivencia y simultaneidad en el dictado de las clases dentro del ámbito físico habitual se anula en la virtualidad, como también el intercambio con otras materias y sociabilización en los espacios de la facultad. Salvo la visibilidad en los portales web de FADU/CBC donde están habilitados los </w:t>
      </w:r>
      <w:r>
        <w:rPr>
          <w:rFonts w:ascii="Times New Roman" w:eastAsia="Times New Roman" w:hAnsi="Times New Roman" w:cs="Times New Roman"/>
          <w:i/>
          <w:sz w:val="24"/>
          <w:szCs w:val="24"/>
        </w:rPr>
        <w:t xml:space="preserve">minisites </w:t>
      </w:r>
      <w:r>
        <w:rPr>
          <w:rFonts w:ascii="Times New Roman" w:eastAsia="Times New Roman" w:hAnsi="Times New Roman" w:cs="Times New Roman"/>
          <w:sz w:val="24"/>
          <w:szCs w:val="24"/>
        </w:rPr>
        <w:t>de cada materia/cátedra, las vías de contacto inter-materias se restringe. Muchas de ellas, incluso, no cuentan con su propio sitio web, o cuentan con acceso restringido para estudiantes y docentes. En esta situación el uso de las diferentes redes sociales como Instagram, Facebook y Twitter, permitieron habilitar con mayor énfasis, una vinculación más continua y fluida, posibilitando un acercamiento más directo en la transmisión de información diaria e institucional, potenciando de esta forma, la retroalimentación con el estudiantado. Si bien la utilización de estos canales ya se encontraba extendida como vía de comunicación en la presencialidad, debemos destacar que su uso se ha intensificado en el marco de esta nueva coyuntura.</w:t>
      </w:r>
    </w:p>
    <w:p w14:paraId="39D9ADAC"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4" w:name="_heading=h.a689cvifikb2" w:colFirst="0" w:colLast="0"/>
      <w:bookmarkEnd w:id="104"/>
      <w:r>
        <w:rPr>
          <w:rFonts w:ascii="Times New Roman" w:eastAsia="Times New Roman" w:hAnsi="Times New Roman" w:cs="Times New Roman"/>
          <w:sz w:val="24"/>
          <w:szCs w:val="24"/>
        </w:rPr>
        <w:t>Por otra parte, y en relación a lo anterior, los foros se han vuelto también espacios de diálogo no solamente entre docentes y estudiantes sino también entre estudiantes y estudiantes. Este recurso comienza a tomar fuerza en la virtualidad en base a las opciones disponibles en las aulas virtuales, donde el espacio del foro se vuelve una instancia alternativa de corrección y sugerencia, pero también de un diálogo en relación a dudas de diversa índole que muchas veces exceden los contenidos propios de la materia. En cualquier caso, una de</w:t>
      </w:r>
      <w:r w:rsidR="000C46A5">
        <w:rPr>
          <w:rFonts w:ascii="Times New Roman" w:eastAsia="Times New Roman" w:hAnsi="Times New Roman" w:cs="Times New Roman"/>
          <w:sz w:val="24"/>
          <w:szCs w:val="24"/>
        </w:rPr>
        <w:t xml:space="preserve"> las cuestiones interesantes de este tipo de intercambio,</w:t>
      </w:r>
      <w:r>
        <w:rPr>
          <w:rFonts w:ascii="Times New Roman" w:eastAsia="Times New Roman" w:hAnsi="Times New Roman" w:cs="Times New Roman"/>
          <w:sz w:val="24"/>
          <w:szCs w:val="24"/>
        </w:rPr>
        <w:t xml:space="preserve"> es que queda visible durante toda la cursada, lo que genera un espacio de retroalimentación de contenido acumulativo. Tomando en cuenta </w:t>
      </w:r>
      <w:r w:rsidR="000C46A5">
        <w:rPr>
          <w:rFonts w:ascii="Times New Roman" w:eastAsia="Times New Roman" w:hAnsi="Times New Roman" w:cs="Times New Roman"/>
          <w:sz w:val="24"/>
          <w:szCs w:val="24"/>
        </w:rPr>
        <w:t>esta visibilidad de interacción</w:t>
      </w:r>
      <w:r>
        <w:rPr>
          <w:rFonts w:ascii="Times New Roman" w:eastAsia="Times New Roman" w:hAnsi="Times New Roman" w:cs="Times New Roman"/>
          <w:sz w:val="24"/>
          <w:szCs w:val="24"/>
        </w:rPr>
        <w:t>, y si la herram</w:t>
      </w:r>
      <w:r w:rsidR="000C46A5">
        <w:rPr>
          <w:rFonts w:ascii="Times New Roman" w:eastAsia="Times New Roman" w:hAnsi="Times New Roman" w:cs="Times New Roman"/>
          <w:sz w:val="24"/>
          <w:szCs w:val="24"/>
        </w:rPr>
        <w:t>ienta es bien utilizada, para lo</w:t>
      </w:r>
      <w:r>
        <w:rPr>
          <w:rFonts w:ascii="Times New Roman" w:eastAsia="Times New Roman" w:hAnsi="Times New Roman" w:cs="Times New Roman"/>
          <w:sz w:val="24"/>
          <w:szCs w:val="24"/>
        </w:rPr>
        <w:t xml:space="preserve">s </w:t>
      </w:r>
      <w:r w:rsidR="000C46A5">
        <w:rPr>
          <w:rFonts w:ascii="Times New Roman" w:eastAsia="Times New Roman" w:hAnsi="Times New Roman" w:cs="Times New Roman"/>
          <w:sz w:val="24"/>
          <w:szCs w:val="24"/>
        </w:rPr>
        <w:t xml:space="preserve">grupos </w:t>
      </w:r>
      <w:r>
        <w:rPr>
          <w:rFonts w:ascii="Times New Roman" w:eastAsia="Times New Roman" w:hAnsi="Times New Roman" w:cs="Times New Roman"/>
          <w:sz w:val="24"/>
          <w:szCs w:val="24"/>
        </w:rPr>
        <w:t>docentes puede resultar de utilidad dado que se evitarían responder dudas compartidas por un grupo de estudiantes de manera repetida.</w:t>
      </w:r>
    </w:p>
    <w:p w14:paraId="6EE87979"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105" w:name="_heading=h.xxiozuomtrh2" w:colFirst="0" w:colLast="0"/>
      <w:bookmarkEnd w:id="105"/>
      <w:r>
        <w:rPr>
          <w:rFonts w:ascii="Times New Roman" w:eastAsia="Times New Roman" w:hAnsi="Times New Roman" w:cs="Times New Roman"/>
          <w:sz w:val="24"/>
          <w:szCs w:val="24"/>
        </w:rPr>
        <w:lastRenderedPageBreak/>
        <w:t>Otro modo de retroalimentación que se intensifica y varía en la virtualidad es el recurso de la encuesta, a través de la cual lxs docentes podemos tener un panorama general de la situación de lxs estudiantes. En primer lugar, en el contexto actual las encuestas solamente pueden resolverse a través de un formulario online. Pero lo interesante aquí no es tanto el cambio de soporte sino el cambio de preguntas: podemos comenzar a observar una mayor preocupac</w:t>
      </w:r>
      <w:r w:rsidR="000C46A5">
        <w:rPr>
          <w:rFonts w:ascii="Times New Roman" w:eastAsia="Times New Roman" w:hAnsi="Times New Roman" w:cs="Times New Roman"/>
          <w:sz w:val="24"/>
          <w:szCs w:val="24"/>
        </w:rPr>
        <w:t xml:space="preserve">ión por la condición </w:t>
      </w:r>
      <w:r>
        <w:rPr>
          <w:rFonts w:ascii="Times New Roman" w:eastAsia="Times New Roman" w:hAnsi="Times New Roman" w:cs="Times New Roman"/>
          <w:sz w:val="24"/>
          <w:szCs w:val="24"/>
        </w:rPr>
        <w:t>de cada e</w:t>
      </w:r>
      <w:r w:rsidR="000C46A5">
        <w:rPr>
          <w:rFonts w:ascii="Times New Roman" w:eastAsia="Times New Roman" w:hAnsi="Times New Roman" w:cs="Times New Roman"/>
          <w:sz w:val="24"/>
          <w:szCs w:val="24"/>
        </w:rPr>
        <w:t>studiante: su contexto, la</w:t>
      </w:r>
      <w:r>
        <w:rPr>
          <w:rFonts w:ascii="Times New Roman" w:eastAsia="Times New Roman" w:hAnsi="Times New Roman" w:cs="Times New Roman"/>
          <w:sz w:val="24"/>
          <w:szCs w:val="24"/>
        </w:rPr>
        <w:t xml:space="preserve"> disponibilidad de recursos con los que cuenta, su situación personal y familiar. En este sentido, más allá de que nos permite tener un panorama general de la clase, la coyuntura actual nos mueve a considerar también a cada situación </w:t>
      </w:r>
      <w:r w:rsidR="00C96351">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particular</w:t>
      </w:r>
      <w:r w:rsidR="00C963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 la mayor versatilidad y empatía posibles.</w:t>
      </w:r>
    </w:p>
    <w:p w14:paraId="6788F690" w14:textId="77777777" w:rsidR="007B1025" w:rsidRDefault="009B2D07">
      <w:pPr>
        <w:shd w:val="clear" w:color="auto" w:fill="FFFFFF"/>
        <w:spacing w:before="120" w:after="120" w:line="360" w:lineRule="auto"/>
        <w:ind w:right="-79"/>
        <w:rPr>
          <w:rFonts w:ascii="Times New Roman" w:eastAsia="Times New Roman" w:hAnsi="Times New Roman" w:cs="Times New Roman"/>
          <w:sz w:val="24"/>
          <w:szCs w:val="24"/>
        </w:rPr>
      </w:pPr>
      <w:bookmarkStart w:id="106" w:name="_heading=h.wjvgf9ct0j0j" w:colFirst="0" w:colLast="0"/>
      <w:bookmarkEnd w:id="106"/>
      <w:r>
        <w:rPr>
          <w:rFonts w:ascii="Times New Roman" w:eastAsia="Times New Roman" w:hAnsi="Times New Roman" w:cs="Times New Roman"/>
          <w:sz w:val="24"/>
          <w:szCs w:val="24"/>
        </w:rPr>
        <w:t>Finalmente, los modos de retroalimentación también han sufrido modificaciones en relación a las formas evaluativas</w:t>
      </w:r>
      <w:r w:rsidR="00C96351">
        <w:rPr>
          <w:rFonts w:ascii="Times New Roman" w:eastAsia="Times New Roman" w:hAnsi="Times New Roman" w:cs="Times New Roman"/>
          <w:sz w:val="24"/>
          <w:szCs w:val="24"/>
        </w:rPr>
        <w:t xml:space="preserve"> y lo modos de devolución sobre el desempeño alcanzado</w:t>
      </w:r>
      <w:r>
        <w:rPr>
          <w:rFonts w:ascii="Times New Roman" w:eastAsia="Times New Roman" w:hAnsi="Times New Roman" w:cs="Times New Roman"/>
          <w:sz w:val="24"/>
          <w:szCs w:val="24"/>
        </w:rPr>
        <w:t>. Al respecto, hoy más que nunca concordamos con que</w:t>
      </w:r>
    </w:p>
    <w:p w14:paraId="0C67E9D4" w14:textId="77777777" w:rsidR="007B1025" w:rsidRDefault="009B2D07">
      <w:pPr>
        <w:spacing w:line="360" w:lineRule="auto"/>
        <w:ind w:left="425" w:right="487"/>
        <w:rPr>
          <w:rFonts w:ascii="Times New Roman" w:eastAsia="Times New Roman" w:hAnsi="Times New Roman" w:cs="Times New Roman"/>
          <w:sz w:val="24"/>
          <w:szCs w:val="24"/>
        </w:rPr>
      </w:pPr>
      <w:bookmarkStart w:id="107" w:name="_heading=h.w30bt1pvobyu" w:colFirst="0" w:colLast="0"/>
      <w:bookmarkEnd w:id="107"/>
      <w:r>
        <w:rPr>
          <w:rFonts w:ascii="Times New Roman" w:eastAsia="Times New Roman" w:hAnsi="Times New Roman" w:cs="Times New Roman"/>
          <w:sz w:val="24"/>
          <w:szCs w:val="24"/>
        </w:rPr>
        <w:t>“La manera en que se define evaluar da cuenta del modo en que entendemos la relación con los otros. Es necesario avanzar en una evaluación que sea sensible a las necesidades y procesos del estudiantado, que esté centrada en una lógica formativa, conectada con su profundo sentido pedagógico como oportunidad para tomar decisiones fundadas y apoyar a la persona, entendiéndose como una vía primordial para la comunicación y reflexión sobre el aprendizaje entre estudiantes y docentes” (Educación 2020, 2020, p. 2).</w:t>
      </w:r>
    </w:p>
    <w:p w14:paraId="098212A1" w14:textId="77777777" w:rsidR="007B1025" w:rsidRDefault="009B2D07">
      <w:pPr>
        <w:spacing w:line="360" w:lineRule="auto"/>
        <w:rPr>
          <w:rFonts w:ascii="Times New Roman" w:eastAsia="Times New Roman" w:hAnsi="Times New Roman" w:cs="Times New Roman"/>
          <w:b/>
          <w:color w:val="7030A0"/>
          <w:sz w:val="24"/>
          <w:szCs w:val="24"/>
        </w:rPr>
      </w:pPr>
      <w:r w:rsidRPr="00305552">
        <w:rPr>
          <w:rFonts w:ascii="Times New Roman" w:eastAsia="Times New Roman" w:hAnsi="Times New Roman" w:cs="Times New Roman"/>
          <w:sz w:val="24"/>
          <w:szCs w:val="24"/>
        </w:rPr>
        <w:t xml:space="preserve">Asumiendo la necesidad de enfocarnos más en los requerimientos y procesos </w:t>
      </w:r>
      <w:r w:rsidR="000C46A5">
        <w:rPr>
          <w:rFonts w:ascii="Times New Roman" w:eastAsia="Times New Roman" w:hAnsi="Times New Roman" w:cs="Times New Roman"/>
          <w:sz w:val="24"/>
          <w:szCs w:val="24"/>
        </w:rPr>
        <w:t>del estudiantado</w:t>
      </w:r>
      <w:r w:rsidRPr="00305552">
        <w:rPr>
          <w:rFonts w:ascii="Times New Roman" w:eastAsia="Times New Roman" w:hAnsi="Times New Roman" w:cs="Times New Roman"/>
          <w:sz w:val="24"/>
          <w:szCs w:val="24"/>
        </w:rPr>
        <w:t xml:space="preserve">, hemos observado cómo en la virtualidad se han potenciado formas diversas de evaluación formativa, sin tener por ello que anular las instancias de evaluación numérica. Esto supone un seguimiento </w:t>
      </w:r>
      <w:r w:rsidR="000C46A5">
        <w:rPr>
          <w:rFonts w:ascii="Times New Roman" w:eastAsia="Times New Roman" w:hAnsi="Times New Roman" w:cs="Times New Roman"/>
          <w:sz w:val="24"/>
          <w:szCs w:val="24"/>
        </w:rPr>
        <w:t xml:space="preserve">y monitoreo </w:t>
      </w:r>
      <w:r w:rsidR="00326786">
        <w:rPr>
          <w:rFonts w:ascii="Times New Roman" w:eastAsia="Times New Roman" w:hAnsi="Times New Roman" w:cs="Times New Roman"/>
          <w:sz w:val="24"/>
          <w:szCs w:val="24"/>
        </w:rPr>
        <w:t>de cada</w:t>
      </w:r>
      <w:r w:rsidRPr="00305552">
        <w:rPr>
          <w:rFonts w:ascii="Times New Roman" w:eastAsia="Times New Roman" w:hAnsi="Times New Roman" w:cs="Times New Roman"/>
          <w:sz w:val="24"/>
          <w:szCs w:val="24"/>
        </w:rPr>
        <w:t xml:space="preserve"> proceso, dentro de las dificultades que implica no poder compartir un espacio físico común, que se propone atender la situación particular que estamos viviend</w:t>
      </w:r>
      <w:r w:rsidR="00480AF4">
        <w:rPr>
          <w:rFonts w:ascii="Times New Roman" w:eastAsia="Times New Roman" w:hAnsi="Times New Roman" w:cs="Times New Roman"/>
          <w:sz w:val="24"/>
          <w:szCs w:val="24"/>
        </w:rPr>
        <w:t xml:space="preserve">o; </w:t>
      </w:r>
      <w:r w:rsidR="005846ED" w:rsidRPr="00480AF4">
        <w:rPr>
          <w:rFonts w:ascii="Times New Roman" w:eastAsia="Times New Roman" w:hAnsi="Times New Roman" w:cs="Times New Roman"/>
          <w:sz w:val="24"/>
          <w:szCs w:val="24"/>
        </w:rPr>
        <w:t xml:space="preserve">y propiciar un ida y vuelta lo más </w:t>
      </w:r>
      <w:r w:rsidR="00B25FAF">
        <w:rPr>
          <w:rFonts w:ascii="Times New Roman" w:eastAsia="Times New Roman" w:hAnsi="Times New Roman" w:cs="Times New Roman"/>
          <w:sz w:val="24"/>
          <w:szCs w:val="24"/>
        </w:rPr>
        <w:t>amen</w:t>
      </w:r>
      <w:r w:rsidR="005846ED" w:rsidRPr="00480AF4">
        <w:rPr>
          <w:rFonts w:ascii="Times New Roman" w:eastAsia="Times New Roman" w:hAnsi="Times New Roman" w:cs="Times New Roman"/>
          <w:sz w:val="24"/>
          <w:szCs w:val="24"/>
        </w:rPr>
        <w:t>o posible</w:t>
      </w:r>
      <w:r w:rsidR="000C46A5">
        <w:rPr>
          <w:rFonts w:ascii="Times New Roman" w:eastAsia="Times New Roman" w:hAnsi="Times New Roman" w:cs="Times New Roman"/>
          <w:sz w:val="24"/>
          <w:szCs w:val="24"/>
        </w:rPr>
        <w:t>. Si bien</w:t>
      </w:r>
      <w:r w:rsidRPr="00305552">
        <w:rPr>
          <w:rFonts w:ascii="Times New Roman" w:eastAsia="Times New Roman" w:hAnsi="Times New Roman" w:cs="Times New Roman"/>
          <w:sz w:val="24"/>
          <w:szCs w:val="24"/>
        </w:rPr>
        <w:t xml:space="preserve"> la p</w:t>
      </w:r>
      <w:r w:rsidR="000C46A5">
        <w:rPr>
          <w:rFonts w:ascii="Times New Roman" w:eastAsia="Times New Roman" w:hAnsi="Times New Roman" w:cs="Times New Roman"/>
          <w:sz w:val="24"/>
          <w:szCs w:val="24"/>
        </w:rPr>
        <w:t xml:space="preserve">andemia ha generado un clima </w:t>
      </w:r>
      <w:r w:rsidRPr="00305552">
        <w:rPr>
          <w:rFonts w:ascii="Times New Roman" w:eastAsia="Times New Roman" w:hAnsi="Times New Roman" w:cs="Times New Roman"/>
          <w:sz w:val="24"/>
          <w:szCs w:val="24"/>
        </w:rPr>
        <w:t xml:space="preserve">de tensión e incertidumbre, </w:t>
      </w:r>
      <w:r w:rsidR="000C46A5">
        <w:rPr>
          <w:rFonts w:ascii="Times New Roman" w:eastAsia="Times New Roman" w:hAnsi="Times New Roman" w:cs="Times New Roman"/>
          <w:sz w:val="24"/>
          <w:szCs w:val="24"/>
        </w:rPr>
        <w:t xml:space="preserve">entendemos que </w:t>
      </w:r>
      <w:r w:rsidRPr="00305552">
        <w:rPr>
          <w:rFonts w:ascii="Times New Roman" w:eastAsia="Times New Roman" w:hAnsi="Times New Roman" w:cs="Times New Roman"/>
          <w:sz w:val="24"/>
          <w:szCs w:val="24"/>
        </w:rPr>
        <w:t>los criterios formativos se vuelven fundamentales para establecer una retroalimentación que sostenga el proceso de enseñanza y aprendizaje en la virtualidad.</w:t>
      </w:r>
    </w:p>
    <w:p w14:paraId="5E116F32" w14:textId="77777777" w:rsidR="007B1025" w:rsidRDefault="007B1025">
      <w:pPr>
        <w:spacing w:line="360" w:lineRule="auto"/>
        <w:rPr>
          <w:rFonts w:ascii="Times New Roman" w:eastAsia="Times New Roman" w:hAnsi="Times New Roman" w:cs="Times New Roman"/>
          <w:b/>
          <w:sz w:val="24"/>
          <w:szCs w:val="24"/>
        </w:rPr>
      </w:pPr>
      <w:bookmarkStart w:id="108" w:name="_heading=h.7ab09lalremw" w:colFirst="0" w:colLast="0"/>
      <w:bookmarkEnd w:id="108"/>
    </w:p>
    <w:p w14:paraId="5DE3C0A8" w14:textId="77777777" w:rsidR="007B1025" w:rsidRDefault="009B2D07">
      <w:pPr>
        <w:spacing w:line="360" w:lineRule="auto"/>
        <w:rPr>
          <w:rFonts w:ascii="Times New Roman" w:eastAsia="Times New Roman" w:hAnsi="Times New Roman" w:cs="Times New Roman"/>
          <w:b/>
          <w:sz w:val="24"/>
          <w:szCs w:val="24"/>
        </w:rPr>
      </w:pPr>
      <w:bookmarkStart w:id="109" w:name="_heading=h.a4a9n5hteahs" w:colFirst="0" w:colLast="0"/>
      <w:bookmarkEnd w:id="109"/>
      <w:r>
        <w:rPr>
          <w:rFonts w:ascii="Times New Roman" w:eastAsia="Times New Roman" w:hAnsi="Times New Roman" w:cs="Times New Roman"/>
          <w:b/>
          <w:sz w:val="24"/>
          <w:szCs w:val="24"/>
        </w:rPr>
        <w:lastRenderedPageBreak/>
        <w:t>Conclusiones</w:t>
      </w:r>
    </w:p>
    <w:p w14:paraId="0562D1AA" w14:textId="77777777" w:rsidR="007B1025" w:rsidRDefault="009B2D07">
      <w:pPr>
        <w:spacing w:line="360" w:lineRule="auto"/>
        <w:rPr>
          <w:rFonts w:ascii="Times New Roman" w:eastAsia="Times New Roman" w:hAnsi="Times New Roman" w:cs="Times New Roman"/>
          <w:sz w:val="24"/>
          <w:szCs w:val="24"/>
        </w:rPr>
      </w:pPr>
      <w:bookmarkStart w:id="110" w:name="_heading=h.mc4sb2fznpf2" w:colFirst="0" w:colLast="0"/>
      <w:bookmarkEnd w:id="110"/>
      <w:r>
        <w:rPr>
          <w:rFonts w:ascii="Times New Roman" w:eastAsia="Times New Roman" w:hAnsi="Times New Roman" w:cs="Times New Roman"/>
          <w:sz w:val="24"/>
          <w:szCs w:val="24"/>
        </w:rPr>
        <w:t>Más allá de plantear metodologías docentes orientadas a la materialización de piezas de diseño y a la adquisición de dinámicas propias del proceso proyectual, el actual contexto nos plantea el desafío de ampliar la mirada, en busca de contemplar un panorama más amplio desde el campo de la docencia. Como hemos analizado a lo largo del texto, esto implica:</w:t>
      </w:r>
    </w:p>
    <w:p w14:paraId="3B121810"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1" w:name="_heading=h.p4wnilth8slq" w:colFirst="0" w:colLast="0"/>
      <w:bookmarkEnd w:id="111"/>
      <w:r>
        <w:rPr>
          <w:rFonts w:ascii="Times New Roman" w:eastAsia="Times New Roman" w:hAnsi="Times New Roman" w:cs="Times New Roman"/>
          <w:sz w:val="24"/>
          <w:szCs w:val="24"/>
        </w:rPr>
        <w:t>Tomar en cuenta la situación general del país</w:t>
      </w:r>
    </w:p>
    <w:p w14:paraId="4031E538"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2" w:name="_heading=h.4audq3sbvppj" w:colFirst="0" w:colLast="0"/>
      <w:bookmarkEnd w:id="112"/>
      <w:r>
        <w:rPr>
          <w:rFonts w:ascii="Times New Roman" w:eastAsia="Times New Roman" w:hAnsi="Times New Roman" w:cs="Times New Roman"/>
          <w:sz w:val="24"/>
          <w:szCs w:val="24"/>
        </w:rPr>
        <w:t>Contemplar</w:t>
      </w:r>
      <w:r w:rsidR="00326786">
        <w:rPr>
          <w:rFonts w:ascii="Times New Roman" w:eastAsia="Times New Roman" w:hAnsi="Times New Roman" w:cs="Times New Roman"/>
          <w:sz w:val="24"/>
          <w:szCs w:val="24"/>
        </w:rPr>
        <w:t xml:space="preserve"> las situaciones del contexto y de </w:t>
      </w:r>
      <w:r>
        <w:rPr>
          <w:rFonts w:ascii="Times New Roman" w:eastAsia="Times New Roman" w:hAnsi="Times New Roman" w:cs="Times New Roman"/>
          <w:sz w:val="24"/>
          <w:szCs w:val="24"/>
        </w:rPr>
        <w:t>cada estudiante</w:t>
      </w:r>
    </w:p>
    <w:p w14:paraId="55337327"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3" w:name="_heading=h.95a4qkuofop0" w:colFirst="0" w:colLast="0"/>
      <w:bookmarkEnd w:id="113"/>
      <w:r>
        <w:rPr>
          <w:rFonts w:ascii="Times New Roman" w:eastAsia="Times New Roman" w:hAnsi="Times New Roman" w:cs="Times New Roman"/>
          <w:sz w:val="24"/>
          <w:szCs w:val="24"/>
        </w:rPr>
        <w:t>Capacitaciones docentes por parte de la institución</w:t>
      </w:r>
    </w:p>
    <w:p w14:paraId="31D588E5"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4" w:name="_heading=h.oyfmqdpi83bw" w:colFirst="0" w:colLast="0"/>
      <w:bookmarkEnd w:id="114"/>
      <w:r>
        <w:rPr>
          <w:rFonts w:ascii="Times New Roman" w:eastAsia="Times New Roman" w:hAnsi="Times New Roman" w:cs="Times New Roman"/>
          <w:sz w:val="24"/>
          <w:szCs w:val="24"/>
        </w:rPr>
        <w:t>Posibilidades de adaptabilidad de las instancias presenciales</w:t>
      </w:r>
    </w:p>
    <w:p w14:paraId="67F177FB"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5" w:name="_heading=h.p6gzekqi76fb" w:colFirst="0" w:colLast="0"/>
      <w:bookmarkEnd w:id="115"/>
      <w:r>
        <w:rPr>
          <w:rFonts w:ascii="Times New Roman" w:eastAsia="Times New Roman" w:hAnsi="Times New Roman" w:cs="Times New Roman"/>
          <w:sz w:val="24"/>
          <w:szCs w:val="24"/>
        </w:rPr>
        <w:t>Variaciones en la planificación docente</w:t>
      </w:r>
    </w:p>
    <w:p w14:paraId="3594BA44"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6" w:name="_heading=h.b25bftw053me" w:colFirst="0" w:colLast="0"/>
      <w:bookmarkEnd w:id="116"/>
      <w:r>
        <w:rPr>
          <w:rFonts w:ascii="Times New Roman" w:eastAsia="Times New Roman" w:hAnsi="Times New Roman" w:cs="Times New Roman"/>
          <w:sz w:val="24"/>
          <w:szCs w:val="24"/>
        </w:rPr>
        <w:t>Recursos técnicos y pedagógicos de lxs docentes</w:t>
      </w:r>
    </w:p>
    <w:p w14:paraId="25BA93A1"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17" w:name="_heading=h.xi8m8hxcbkfy" w:colFirst="0" w:colLast="0"/>
      <w:bookmarkEnd w:id="117"/>
      <w:r>
        <w:rPr>
          <w:rFonts w:ascii="Times New Roman" w:eastAsia="Times New Roman" w:hAnsi="Times New Roman" w:cs="Times New Roman"/>
          <w:sz w:val="24"/>
          <w:szCs w:val="24"/>
        </w:rPr>
        <w:t>Recursos con los que cuenta cada estudiante</w:t>
      </w:r>
    </w:p>
    <w:p w14:paraId="01BE4190" w14:textId="77777777" w:rsidR="007B1025" w:rsidRDefault="009B2D07" w:rsidP="00305552">
      <w:pPr>
        <w:numPr>
          <w:ilvl w:val="0"/>
          <w:numId w:val="1"/>
        </w:numPr>
        <w:spacing w:line="360" w:lineRule="auto"/>
        <w:ind w:left="284" w:hanging="284"/>
        <w:rPr>
          <w:rFonts w:ascii="Times New Roman" w:eastAsia="Times New Roman" w:hAnsi="Times New Roman" w:cs="Times New Roman"/>
          <w:sz w:val="24"/>
          <w:szCs w:val="24"/>
        </w:rPr>
      </w:pPr>
      <w:bookmarkStart w:id="118" w:name="_heading=h.p2e399qwk1xg" w:colFirst="0" w:colLast="0"/>
      <w:bookmarkEnd w:id="118"/>
      <w:r>
        <w:rPr>
          <w:rFonts w:ascii="Times New Roman" w:eastAsia="Times New Roman" w:hAnsi="Times New Roman" w:cs="Times New Roman"/>
          <w:sz w:val="24"/>
          <w:szCs w:val="24"/>
        </w:rPr>
        <w:t>Nuevos canales y variaciones en los modos de retroalimentación</w:t>
      </w:r>
    </w:p>
    <w:p w14:paraId="7AE5DC05" w14:textId="77777777" w:rsidR="007B1025" w:rsidRDefault="009B2D07">
      <w:pPr>
        <w:spacing w:line="360" w:lineRule="auto"/>
        <w:rPr>
          <w:rFonts w:ascii="Times New Roman" w:eastAsia="Times New Roman" w:hAnsi="Times New Roman" w:cs="Times New Roman"/>
          <w:sz w:val="24"/>
          <w:szCs w:val="24"/>
        </w:rPr>
      </w:pPr>
      <w:bookmarkStart w:id="119" w:name="_heading=h.ecur2xr144v2" w:colFirst="0" w:colLast="0"/>
      <w:bookmarkEnd w:id="119"/>
      <w:r>
        <w:rPr>
          <w:rFonts w:ascii="Times New Roman" w:eastAsia="Times New Roman" w:hAnsi="Times New Roman" w:cs="Times New Roman"/>
          <w:sz w:val="24"/>
          <w:szCs w:val="24"/>
        </w:rPr>
        <w:t>De este modo, el pasaje hacia la virtualidad deja de manifiesto no solamente la necesidad de formar profesionales sino también de considerar las características y</w:t>
      </w:r>
      <w:r w:rsidR="00326786">
        <w:rPr>
          <w:rFonts w:ascii="Times New Roman" w:eastAsia="Times New Roman" w:hAnsi="Times New Roman" w:cs="Times New Roman"/>
          <w:sz w:val="24"/>
          <w:szCs w:val="24"/>
        </w:rPr>
        <w:t xml:space="preserve"> las problemáticas tanto de lxs </w:t>
      </w:r>
      <w:r>
        <w:rPr>
          <w:rFonts w:ascii="Times New Roman" w:eastAsia="Times New Roman" w:hAnsi="Times New Roman" w:cs="Times New Roman"/>
          <w:sz w:val="24"/>
          <w:szCs w:val="24"/>
        </w:rPr>
        <w:t>estudiantes</w:t>
      </w:r>
      <w:r w:rsidR="003267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de las particularidades de sus contextos de desarrollo.</w:t>
      </w:r>
    </w:p>
    <w:p w14:paraId="5F369A30" w14:textId="77777777" w:rsidR="007B1025" w:rsidRDefault="009B2D07">
      <w:pPr>
        <w:spacing w:before="160" w:after="300" w:line="392" w:lineRule="auto"/>
        <w:rPr>
          <w:rFonts w:ascii="Times New Roman" w:eastAsia="Times New Roman" w:hAnsi="Times New Roman" w:cs="Times New Roman"/>
          <w:color w:val="9900FF"/>
          <w:sz w:val="24"/>
          <w:szCs w:val="24"/>
          <w:highlight w:val="white"/>
        </w:rPr>
      </w:pPr>
      <w:bookmarkStart w:id="120" w:name="_heading=h.ttssk5vq0b6h" w:colFirst="0" w:colLast="0"/>
      <w:bookmarkEnd w:id="120"/>
      <w:r>
        <w:rPr>
          <w:rFonts w:ascii="Times New Roman" w:eastAsia="Times New Roman" w:hAnsi="Times New Roman" w:cs="Times New Roman"/>
          <w:sz w:val="24"/>
          <w:szCs w:val="24"/>
        </w:rPr>
        <w:t>A ello debemos sumar que las nuevas prácticas docentes desarrollándose en el hacer, en la prueba y error, vuelven central la necesidad de construir comunidades donde lxs docentes puedan intercambiar experiencias y encontrar respuestas a las incertidumbres y desafíos que nos impone la pandemia. Dicha construcción comunitaria puede pensarse en una doble dimensión: a nivel</w:t>
      </w:r>
      <w:r>
        <w:rPr>
          <w:rFonts w:ascii="Times New Roman" w:eastAsia="Times New Roman" w:hAnsi="Times New Roman" w:cs="Times New Roman"/>
          <w:sz w:val="24"/>
          <w:szCs w:val="24"/>
          <w:highlight w:val="white"/>
        </w:rPr>
        <w:t xml:space="preserve"> intracátedra, lo que plantea un diálogo entre los diferentes actores que la componen (ayudantes de primera y segunda, jefes de trabajos prácticos, adjuntos y titulares); y a nivel intercátedra, lo que implica la interacción entre las diferentes cátedras, vínculo que repercute en la ampliación de la perspectiva sobre las disciplinas y en la construcción de un panorama más amplio en relación a la coyuntura. </w:t>
      </w:r>
    </w:p>
    <w:p w14:paraId="4CC60345" w14:textId="77777777" w:rsidR="007B1025" w:rsidRDefault="009B2D07">
      <w:pPr>
        <w:spacing w:before="160" w:after="300" w:line="392" w:lineRule="auto"/>
        <w:rPr>
          <w:rFonts w:ascii="Times New Roman" w:eastAsia="Times New Roman" w:hAnsi="Times New Roman" w:cs="Times New Roman"/>
          <w:sz w:val="24"/>
          <w:szCs w:val="24"/>
        </w:rPr>
      </w:pPr>
      <w:bookmarkStart w:id="121" w:name="_heading=h.gbjrvcvvrzi6" w:colFirst="0" w:colLast="0"/>
      <w:bookmarkEnd w:id="121"/>
      <w:r>
        <w:rPr>
          <w:rFonts w:ascii="Times New Roman" w:eastAsia="Times New Roman" w:hAnsi="Times New Roman" w:cs="Times New Roman"/>
          <w:sz w:val="24"/>
          <w:szCs w:val="24"/>
        </w:rPr>
        <w:lastRenderedPageBreak/>
        <w:t xml:space="preserve">Por otro lado, entendemos que, dadas las circunstancias, el debate está centrado en la adaptabilidad de lo presencial a lo virtual, procurando trasladar los contenidos y metodologías del taller de diseño a las aulas virtuales. La complejidad que plantea el contexto de la pandemia y el aislamiento a un nivel macrosocial que excede a la Institución en sí, las dificultades de la Institución para plantear opciones y la propia incapacidad docente producto de un desconocimiento generalizado de las herramientas virtuales, solamente nos han permitido llegar a considerar la cuestión desde la mera adaptabilidad. Ahora bien, este nuevo panorama nos habilita a pensar en un replanteo de las formas de enseñanza a nivel general al interior de las disciplinas proyectuales en relación al tándem virtualidad-presencialidad. A modo de desafío para el futuro y como forma de cierre, planteamos entonces los siguientes interrogantes ¿Las herramientas virtuales aceptan las mismas lógicas que las instancias presenciales? ¿Los objetivos de los planes de estudio, pensados para la presencialidad, pueden repensarse en base a los desafíos que plantea la educación durante la pandemia? Y finalmente ¿Puede plantearse una retroalimentación entre presencialidad y virtualidad una vez que recuperemos los ritmos normales en la facultad? </w:t>
      </w:r>
    </w:p>
    <w:p w14:paraId="6378541E" w14:textId="77777777" w:rsidR="007B1025" w:rsidRDefault="007B1025">
      <w:pPr>
        <w:rPr>
          <w:rFonts w:ascii="Times New Roman" w:eastAsia="Times New Roman" w:hAnsi="Times New Roman" w:cs="Times New Roman"/>
          <w:b/>
          <w:sz w:val="24"/>
          <w:szCs w:val="24"/>
        </w:rPr>
      </w:pPr>
      <w:bookmarkStart w:id="122" w:name="_heading=h.pdgccew4qi13" w:colFirst="0" w:colLast="0"/>
      <w:bookmarkEnd w:id="122"/>
    </w:p>
    <w:p w14:paraId="1A3FEBE0" w14:textId="77777777" w:rsidR="007B1025" w:rsidRDefault="009B2D07">
      <w:pPr>
        <w:rPr>
          <w:rFonts w:ascii="Times New Roman" w:eastAsia="Times New Roman" w:hAnsi="Times New Roman" w:cs="Times New Roman"/>
          <w:b/>
          <w:sz w:val="24"/>
          <w:szCs w:val="24"/>
        </w:rPr>
      </w:pPr>
      <w:bookmarkStart w:id="123" w:name="_heading=h.6v7eakk9xf6s" w:colFirst="0" w:colLast="0"/>
      <w:bookmarkEnd w:id="123"/>
      <w:r>
        <w:rPr>
          <w:rFonts w:ascii="Times New Roman" w:eastAsia="Times New Roman" w:hAnsi="Times New Roman" w:cs="Times New Roman"/>
          <w:b/>
          <w:sz w:val="24"/>
          <w:szCs w:val="24"/>
        </w:rPr>
        <w:t>Referencias</w:t>
      </w:r>
    </w:p>
    <w:p w14:paraId="2148B636" w14:textId="77777777" w:rsidR="007B1025" w:rsidRDefault="009B2D07" w:rsidP="00B936DC">
      <w:pPr>
        <w:spacing w:before="240" w:after="240" w:line="360" w:lineRule="auto"/>
        <w:ind w:left="568" w:hanging="284"/>
        <w:rPr>
          <w:rFonts w:ascii="Times New Roman" w:eastAsia="Times New Roman" w:hAnsi="Times New Roman" w:cs="Times New Roman"/>
          <w:sz w:val="18"/>
          <w:szCs w:val="18"/>
        </w:rPr>
      </w:pPr>
      <w:commentRangeStart w:id="124"/>
      <w:r>
        <w:rPr>
          <w:rFonts w:ascii="Times New Roman" w:eastAsia="Times New Roman" w:hAnsi="Times New Roman" w:cs="Times New Roman"/>
          <w:sz w:val="18"/>
          <w:szCs w:val="18"/>
        </w:rPr>
        <w:t xml:space="preserve">Doberti, R (2008). </w:t>
      </w:r>
      <w:r>
        <w:rPr>
          <w:rFonts w:ascii="Times New Roman" w:eastAsia="Times New Roman" w:hAnsi="Times New Roman" w:cs="Times New Roman"/>
          <w:i/>
          <w:sz w:val="18"/>
          <w:szCs w:val="18"/>
        </w:rPr>
        <w:t>Espacialidades</w:t>
      </w:r>
      <w:r>
        <w:rPr>
          <w:rFonts w:ascii="Times New Roman" w:eastAsia="Times New Roman" w:hAnsi="Times New Roman" w:cs="Times New Roman"/>
          <w:sz w:val="18"/>
          <w:szCs w:val="18"/>
        </w:rPr>
        <w:t>. Buenos Aires: Ediciones Infinito.</w:t>
      </w:r>
      <w:commentRangeEnd w:id="124"/>
      <w:r w:rsidR="0060188C">
        <w:rPr>
          <w:rStyle w:val="Refdecomentario"/>
        </w:rPr>
        <w:commentReference w:id="124"/>
      </w:r>
    </w:p>
    <w:p w14:paraId="7D82F42E" w14:textId="77777777" w:rsidR="007B1025" w:rsidRDefault="009B2D07" w:rsidP="00B936DC">
      <w:pPr>
        <w:spacing w:line="360" w:lineRule="auto"/>
        <w:ind w:left="568" w:hanging="284"/>
        <w:rPr>
          <w:rFonts w:ascii="Times New Roman" w:eastAsia="Times New Roman" w:hAnsi="Times New Roman" w:cs="Times New Roman"/>
          <w:sz w:val="18"/>
          <w:szCs w:val="18"/>
        </w:rPr>
      </w:pPr>
      <w:bookmarkStart w:id="125" w:name="_heading=h.kaaw2lf9de0k" w:colFirst="0" w:colLast="0"/>
      <w:bookmarkEnd w:id="125"/>
      <w:r>
        <w:rPr>
          <w:rFonts w:ascii="Times New Roman" w:eastAsia="Times New Roman" w:hAnsi="Times New Roman" w:cs="Times New Roman"/>
          <w:sz w:val="18"/>
          <w:szCs w:val="18"/>
        </w:rPr>
        <w:t xml:space="preserve">Educación 2020 (mayo 2020). </w:t>
      </w:r>
      <w:r>
        <w:rPr>
          <w:rFonts w:ascii="Times New Roman" w:eastAsia="Times New Roman" w:hAnsi="Times New Roman" w:cs="Times New Roman"/>
          <w:i/>
          <w:sz w:val="18"/>
          <w:szCs w:val="18"/>
        </w:rPr>
        <w:t>Educar en tiempos de pandemia. Parte 3: Recomendaciones pedagógicas para evaluar aprendizajes en tiempos de Covid-19</w:t>
      </w:r>
      <w:r>
        <w:rPr>
          <w:rFonts w:ascii="Times New Roman" w:eastAsia="Times New Roman" w:hAnsi="Times New Roman" w:cs="Times New Roman"/>
          <w:sz w:val="18"/>
          <w:szCs w:val="18"/>
        </w:rPr>
        <w:t>. Chile</w:t>
      </w:r>
      <w:r>
        <w:rPr>
          <w:rFonts w:ascii="Arial" w:eastAsia="Arial" w:hAnsi="Arial" w:cs="Arial"/>
          <w:b/>
          <w:sz w:val="18"/>
          <w:szCs w:val="18"/>
        </w:rPr>
        <w:t>.</w:t>
      </w:r>
      <w:r>
        <w:rPr>
          <w:rFonts w:ascii="Times New Roman" w:eastAsia="Times New Roman" w:hAnsi="Times New Roman" w:cs="Times New Roman"/>
          <w:sz w:val="18"/>
          <w:szCs w:val="18"/>
        </w:rPr>
        <w:t xml:space="preserve"> [Sitio web] https://bit.ly/3j4dacG</w:t>
      </w:r>
    </w:p>
    <w:p w14:paraId="23DE7C41" w14:textId="77777777" w:rsidR="007B1025" w:rsidRPr="00176311" w:rsidRDefault="009B2D07" w:rsidP="00B936DC">
      <w:pPr>
        <w:spacing w:line="360" w:lineRule="auto"/>
        <w:ind w:left="568" w:right="629" w:hanging="284"/>
        <w:rPr>
          <w:rFonts w:ascii="Times New Roman" w:eastAsia="Times New Roman" w:hAnsi="Times New Roman" w:cs="Times New Roman"/>
          <w:sz w:val="18"/>
          <w:szCs w:val="18"/>
          <w:lang w:val="es-MX"/>
          <w:rPrChange w:id="126" w:author="Autor">
            <w:rPr>
              <w:rFonts w:ascii="Times New Roman" w:eastAsia="Times New Roman" w:hAnsi="Times New Roman" w:cs="Times New Roman"/>
              <w:sz w:val="18"/>
              <w:szCs w:val="18"/>
              <w:lang w:val="en-US"/>
            </w:rPr>
          </w:rPrChange>
        </w:rPr>
      </w:pPr>
      <w:bookmarkStart w:id="127" w:name="_heading=h.9ayfi6khpuab" w:colFirst="0" w:colLast="0"/>
      <w:bookmarkEnd w:id="127"/>
      <w:r>
        <w:rPr>
          <w:rFonts w:ascii="Times New Roman" w:eastAsia="Times New Roman" w:hAnsi="Times New Roman" w:cs="Times New Roman"/>
          <w:sz w:val="18"/>
          <w:szCs w:val="18"/>
        </w:rPr>
        <w:t xml:space="preserve">Fanitni, E. y Badella, M. (2016). “Pensamiento proyectual y teoría del diseño. Un análisis de las prácticas docentes”. En </w:t>
      </w:r>
      <w:r>
        <w:rPr>
          <w:rFonts w:ascii="Times New Roman" w:eastAsia="Times New Roman" w:hAnsi="Times New Roman" w:cs="Times New Roman"/>
          <w:i/>
          <w:sz w:val="18"/>
          <w:szCs w:val="18"/>
        </w:rPr>
        <w:t>Actas de Diseño</w:t>
      </w:r>
      <w:r>
        <w:rPr>
          <w:rFonts w:ascii="Times New Roman" w:eastAsia="Times New Roman" w:hAnsi="Times New Roman" w:cs="Times New Roman"/>
          <w:sz w:val="18"/>
          <w:szCs w:val="18"/>
        </w:rPr>
        <w:t xml:space="preserve">, nro. 21. Buenos Aires: Publicaciones DC, Universidad de Palermo. </w:t>
      </w:r>
      <w:r w:rsidRPr="00176311">
        <w:rPr>
          <w:rFonts w:ascii="Times New Roman" w:eastAsia="Times New Roman" w:hAnsi="Times New Roman" w:cs="Times New Roman"/>
          <w:sz w:val="18"/>
          <w:szCs w:val="18"/>
          <w:lang w:val="es-MX"/>
          <w:rPrChange w:id="128" w:author="Autor">
            <w:rPr>
              <w:rFonts w:ascii="Times New Roman" w:eastAsia="Times New Roman" w:hAnsi="Times New Roman" w:cs="Times New Roman"/>
              <w:sz w:val="18"/>
              <w:szCs w:val="18"/>
              <w:lang w:val="en-US"/>
            </w:rPr>
          </w:rPrChange>
        </w:rPr>
        <w:t>[Sitio web] https://fido.palermo.edu/servicios_dyc/publicacionesdc/vista/detalle_articulo.php?id_libro=601&amp;id_articulo=12526</w:t>
      </w:r>
    </w:p>
    <w:p w14:paraId="295180B0" w14:textId="77777777" w:rsidR="007B1025" w:rsidRDefault="009B2D07" w:rsidP="00B936DC">
      <w:pPr>
        <w:shd w:val="clear" w:color="auto" w:fill="FFFFFF"/>
        <w:spacing w:before="120" w:after="120" w:line="360" w:lineRule="auto"/>
        <w:ind w:left="568" w:hanging="284"/>
        <w:rPr>
          <w:rFonts w:ascii="Times New Roman" w:eastAsia="Times New Roman" w:hAnsi="Times New Roman" w:cs="Times New Roman"/>
          <w:sz w:val="18"/>
          <w:szCs w:val="18"/>
        </w:rPr>
      </w:pPr>
      <w:bookmarkStart w:id="129" w:name="_heading=h.e18h292lx0r" w:colFirst="0" w:colLast="0"/>
      <w:bookmarkEnd w:id="129"/>
      <w:r>
        <w:rPr>
          <w:rFonts w:ascii="Times New Roman" w:eastAsia="Times New Roman" w:hAnsi="Times New Roman" w:cs="Times New Roman"/>
          <w:sz w:val="18"/>
          <w:szCs w:val="18"/>
        </w:rPr>
        <w:t xml:space="preserve">Feldman, D. (2020). </w:t>
      </w:r>
      <w:r>
        <w:rPr>
          <w:rFonts w:ascii="Times New Roman" w:eastAsia="Times New Roman" w:hAnsi="Times New Roman" w:cs="Times New Roman"/>
          <w:i/>
          <w:sz w:val="18"/>
          <w:szCs w:val="18"/>
        </w:rPr>
        <w:t>Enseñanza sin presencialidad. Algunas notas para una situación no esperada</w:t>
      </w:r>
      <w:r>
        <w:rPr>
          <w:rFonts w:ascii="Times New Roman" w:eastAsia="Times New Roman" w:hAnsi="Times New Roman" w:cs="Times New Roman"/>
          <w:sz w:val="18"/>
          <w:szCs w:val="18"/>
        </w:rPr>
        <w:t>. Citep. Centro de Innovación en Tecnología y Pedagogía. [Sitio web] http://citep.rec.uba.ar/covid-19-ens-sin-pres/</w:t>
      </w:r>
    </w:p>
    <w:p w14:paraId="36C2A6D2" w14:textId="77777777" w:rsidR="007B1025" w:rsidRDefault="009B2D07" w:rsidP="00B936DC">
      <w:pPr>
        <w:spacing w:before="240" w:after="240" w:line="360" w:lineRule="auto"/>
        <w:ind w:left="568" w:hanging="284"/>
        <w:rPr>
          <w:rFonts w:ascii="Times New Roman" w:eastAsia="Times New Roman" w:hAnsi="Times New Roman" w:cs="Times New Roman"/>
          <w:sz w:val="18"/>
          <w:szCs w:val="18"/>
        </w:rPr>
      </w:pPr>
      <w:bookmarkStart w:id="130" w:name="_heading=h.v4xakdp5uhtb" w:colFirst="0" w:colLast="0"/>
      <w:bookmarkEnd w:id="130"/>
      <w:r>
        <w:rPr>
          <w:rFonts w:ascii="Times New Roman" w:eastAsia="Times New Roman" w:hAnsi="Times New Roman" w:cs="Times New Roman"/>
          <w:sz w:val="18"/>
          <w:szCs w:val="18"/>
        </w:rPr>
        <w:t xml:space="preserve">Romano, A. M. (2015). </w:t>
      </w:r>
      <w:r>
        <w:rPr>
          <w:rFonts w:ascii="Times New Roman" w:eastAsia="Times New Roman" w:hAnsi="Times New Roman" w:cs="Times New Roman"/>
          <w:i/>
          <w:sz w:val="18"/>
          <w:szCs w:val="18"/>
        </w:rPr>
        <w:t>Conocimiento y práctica proyectual</w:t>
      </w:r>
      <w:r>
        <w:rPr>
          <w:rFonts w:ascii="Times New Roman" w:eastAsia="Times New Roman" w:hAnsi="Times New Roman" w:cs="Times New Roman"/>
          <w:sz w:val="18"/>
          <w:szCs w:val="18"/>
        </w:rPr>
        <w:t>. Buenos Aires: Ediciones Infinito.</w:t>
      </w:r>
    </w:p>
    <w:p w14:paraId="648699AF" w14:textId="77777777" w:rsidR="007B1025" w:rsidRDefault="009B2D07" w:rsidP="00B936DC">
      <w:pPr>
        <w:spacing w:after="0" w:line="360" w:lineRule="auto"/>
        <w:ind w:left="568" w:hanging="284"/>
        <w:rPr>
          <w:rFonts w:ascii="Times New Roman" w:eastAsia="Times New Roman" w:hAnsi="Times New Roman" w:cs="Times New Roman"/>
          <w:sz w:val="18"/>
          <w:szCs w:val="18"/>
        </w:rPr>
      </w:pPr>
      <w:bookmarkStart w:id="131" w:name="_heading=h.vhe78i2e0f1u" w:colFirst="0" w:colLast="0"/>
      <w:bookmarkEnd w:id="131"/>
      <w:r>
        <w:rPr>
          <w:rFonts w:ascii="Times New Roman" w:eastAsia="Times New Roman" w:hAnsi="Times New Roman" w:cs="Times New Roman"/>
          <w:sz w:val="18"/>
          <w:szCs w:val="18"/>
        </w:rPr>
        <w:lastRenderedPageBreak/>
        <w:t xml:space="preserve">Mazzeo, C. y Romano, A. M. (2007). </w:t>
      </w:r>
      <w:r>
        <w:rPr>
          <w:rFonts w:ascii="Times New Roman" w:eastAsia="Times New Roman" w:hAnsi="Times New Roman" w:cs="Times New Roman"/>
          <w:i/>
          <w:sz w:val="18"/>
          <w:szCs w:val="18"/>
        </w:rPr>
        <w:t>La enseñanza de las disciplinas proyectuales: hacia la construcción de una didáctica para la enseñanza superior</w:t>
      </w:r>
      <w:r>
        <w:rPr>
          <w:rFonts w:ascii="Times New Roman" w:eastAsia="Times New Roman" w:hAnsi="Times New Roman" w:cs="Times New Roman"/>
          <w:sz w:val="18"/>
          <w:szCs w:val="18"/>
        </w:rPr>
        <w:t>. Buenos Aires: Nobuko.</w:t>
      </w:r>
    </w:p>
    <w:p w14:paraId="1AC2AEC9" w14:textId="77777777" w:rsidR="007B1025" w:rsidRDefault="007B1025">
      <w:pPr>
        <w:spacing w:after="0"/>
        <w:rPr>
          <w:rFonts w:ascii="Times New Roman" w:eastAsia="Times New Roman" w:hAnsi="Times New Roman" w:cs="Times New Roman"/>
          <w:sz w:val="18"/>
          <w:szCs w:val="18"/>
        </w:rPr>
      </w:pPr>
      <w:bookmarkStart w:id="132" w:name="_heading=h.x6qa7krc48ae" w:colFirst="0" w:colLast="0"/>
      <w:bookmarkEnd w:id="132"/>
    </w:p>
    <w:p w14:paraId="39B81130" w14:textId="77777777" w:rsidR="007B1025" w:rsidRDefault="007B1025">
      <w:pPr>
        <w:spacing w:after="0"/>
        <w:rPr>
          <w:rFonts w:ascii="Times New Roman" w:eastAsia="Times New Roman" w:hAnsi="Times New Roman" w:cs="Times New Roman"/>
          <w:sz w:val="18"/>
          <w:szCs w:val="18"/>
        </w:rPr>
      </w:pPr>
      <w:bookmarkStart w:id="133" w:name="_heading=h.g7dif5407aim" w:colFirst="0" w:colLast="0"/>
      <w:bookmarkEnd w:id="133"/>
    </w:p>
    <w:p w14:paraId="657832CE" w14:textId="77777777" w:rsidR="007B1025" w:rsidRDefault="007B1025">
      <w:pPr>
        <w:spacing w:after="0"/>
        <w:rPr>
          <w:rFonts w:ascii="Times New Roman" w:eastAsia="Times New Roman" w:hAnsi="Times New Roman" w:cs="Times New Roman"/>
          <w:sz w:val="18"/>
          <w:szCs w:val="18"/>
        </w:rPr>
      </w:pPr>
      <w:bookmarkStart w:id="134" w:name="_heading=h.okq66jfzi3cp" w:colFirst="0" w:colLast="0"/>
      <w:bookmarkEnd w:id="134"/>
    </w:p>
    <w:p w14:paraId="4F41F6E8" w14:textId="77777777" w:rsidR="007B1025" w:rsidRDefault="009B2D07" w:rsidP="00B936DC">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i/>
          <w:sz w:val="20"/>
          <w:szCs w:val="20"/>
        </w:rPr>
        <w:t>Paula Caia:</w:t>
      </w:r>
      <w:r>
        <w:rPr>
          <w:rFonts w:ascii="Times New Roman" w:eastAsia="Times New Roman" w:hAnsi="Times New Roman" w:cs="Times New Roman"/>
          <w:sz w:val="20"/>
          <w:szCs w:val="20"/>
        </w:rPr>
        <w:t xml:space="preserve"> Universidad de Buenos Aires, FADU, Cátedra Feller, Buenos Aires, Argentina, </w:t>
      </w:r>
      <w:hyperlink r:id="rId19">
        <w:r>
          <w:rPr>
            <w:rFonts w:ascii="Times New Roman" w:eastAsia="Times New Roman" w:hAnsi="Times New Roman" w:cs="Times New Roman"/>
            <w:color w:val="1155CC"/>
            <w:sz w:val="20"/>
            <w:szCs w:val="20"/>
            <w:u w:val="single"/>
          </w:rPr>
          <w:t>maria.caia@bue.edu.ar</w:t>
        </w:r>
      </w:hyperlink>
      <w:r>
        <w:rPr>
          <w:rFonts w:ascii="Times New Roman" w:eastAsia="Times New Roman" w:hAnsi="Times New Roman" w:cs="Times New Roman"/>
          <w:sz w:val="20"/>
          <w:szCs w:val="20"/>
        </w:rPr>
        <w:t xml:space="preserve"> </w:t>
      </w:r>
    </w:p>
    <w:p w14:paraId="30A9F59A" w14:textId="77777777" w:rsidR="007B1025" w:rsidRDefault="009B2D07" w:rsidP="00B936DC">
      <w:pPr>
        <w:spacing w:line="240" w:lineRule="auto"/>
        <w:rPr>
          <w:rFonts w:ascii="Times New Roman" w:eastAsia="Times New Roman" w:hAnsi="Times New Roman" w:cs="Times New Roman"/>
          <w:b/>
          <w:i/>
          <w:sz w:val="20"/>
          <w:szCs w:val="20"/>
        </w:rPr>
      </w:pPr>
      <w:bookmarkStart w:id="135" w:name="_heading=h.pgriuv6azoyw" w:colFirst="0" w:colLast="0"/>
      <w:bookmarkEnd w:id="135"/>
      <w:r>
        <w:rPr>
          <w:rFonts w:ascii="Times New Roman" w:eastAsia="Times New Roman" w:hAnsi="Times New Roman" w:cs="Times New Roman"/>
          <w:b/>
          <w:i/>
          <w:sz w:val="20"/>
          <w:szCs w:val="20"/>
        </w:rPr>
        <w:t>Franco Obispo:</w:t>
      </w:r>
      <w:r>
        <w:rPr>
          <w:rFonts w:ascii="Times New Roman" w:eastAsia="Times New Roman" w:hAnsi="Times New Roman" w:cs="Times New Roman"/>
          <w:sz w:val="20"/>
          <w:szCs w:val="20"/>
        </w:rPr>
        <w:t xml:space="preserve"> Universidad de Buenos Aires, CBC, Cátedra Posse, Buenos Aires, Argentina, </w:t>
      </w:r>
      <w:hyperlink r:id="rId20">
        <w:r>
          <w:rPr>
            <w:rFonts w:ascii="Times New Roman" w:eastAsia="Times New Roman" w:hAnsi="Times New Roman" w:cs="Times New Roman"/>
            <w:color w:val="1155CC"/>
            <w:sz w:val="20"/>
            <w:szCs w:val="20"/>
            <w:u w:val="single"/>
          </w:rPr>
          <w:t>franco.obispo@fadu.edu.ar</w:t>
        </w:r>
      </w:hyperlink>
      <w:r>
        <w:rPr>
          <w:rFonts w:ascii="Times New Roman" w:eastAsia="Times New Roman" w:hAnsi="Times New Roman" w:cs="Times New Roman"/>
          <w:sz w:val="20"/>
          <w:szCs w:val="20"/>
        </w:rPr>
        <w:t xml:space="preserve"> </w:t>
      </w:r>
    </w:p>
    <w:p w14:paraId="033FEE30" w14:textId="77777777" w:rsidR="007B1025" w:rsidRDefault="009B2D07" w:rsidP="00B936DC">
      <w:pPr>
        <w:spacing w:line="240" w:lineRule="auto"/>
        <w:rPr>
          <w:rFonts w:ascii="Times New Roman" w:eastAsia="Times New Roman" w:hAnsi="Times New Roman" w:cs="Times New Roman"/>
          <w:sz w:val="20"/>
          <w:szCs w:val="20"/>
        </w:rPr>
      </w:pPr>
      <w:bookmarkStart w:id="136" w:name="_heading=h.bwyt18rscxot" w:colFirst="0" w:colLast="0"/>
      <w:bookmarkEnd w:id="136"/>
      <w:r>
        <w:rPr>
          <w:rFonts w:ascii="Times New Roman" w:eastAsia="Times New Roman" w:hAnsi="Times New Roman" w:cs="Times New Roman"/>
          <w:b/>
          <w:i/>
          <w:sz w:val="20"/>
          <w:szCs w:val="20"/>
        </w:rPr>
        <w:t>Ignacio Ravazzoli:</w:t>
      </w:r>
      <w:r>
        <w:rPr>
          <w:rFonts w:ascii="Times New Roman" w:eastAsia="Times New Roman" w:hAnsi="Times New Roman" w:cs="Times New Roman"/>
          <w:sz w:val="20"/>
          <w:szCs w:val="20"/>
        </w:rPr>
        <w:t xml:space="preserve"> Universidad de Buenos Aires, FADU, Cátedra Landau, Buenos Aires, Argentina, </w:t>
      </w:r>
      <w:hyperlink r:id="rId21">
        <w:r>
          <w:rPr>
            <w:rFonts w:ascii="Times New Roman" w:eastAsia="Times New Roman" w:hAnsi="Times New Roman" w:cs="Times New Roman"/>
            <w:color w:val="1155CC"/>
            <w:sz w:val="20"/>
            <w:szCs w:val="20"/>
            <w:u w:val="single"/>
          </w:rPr>
          <w:t>ignacio.ravazzoli@bue.edu.ar</w:t>
        </w:r>
      </w:hyperlink>
    </w:p>
    <w:sectPr w:rsidR="007B1025">
      <w:footerReference w:type="default" r:id="rId22"/>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2" w:author="Autor" w:initials="A">
    <w:p w14:paraId="1BEB3B1C" w14:textId="77777777" w:rsidR="00176311" w:rsidRDefault="00176311">
      <w:pPr>
        <w:pStyle w:val="Textocomentario"/>
      </w:pPr>
      <w:r>
        <w:rPr>
          <w:rStyle w:val="Refdecomentario"/>
        </w:rPr>
        <w:annotationRef/>
      </w:r>
      <w:r>
        <w:t>Evitar notas al pie</w:t>
      </w:r>
    </w:p>
  </w:comment>
  <w:comment w:id="42" w:author="Autor" w:initials="A">
    <w:p w14:paraId="2A475639" w14:textId="77777777" w:rsidR="00176311" w:rsidRDefault="00176311">
      <w:pPr>
        <w:pStyle w:val="Textocomentario"/>
      </w:pPr>
      <w:r>
        <w:rPr>
          <w:rStyle w:val="Refdecomentario"/>
        </w:rPr>
        <w:annotationRef/>
      </w:r>
      <w:r>
        <w:t>Requiere cita</w:t>
      </w:r>
    </w:p>
  </w:comment>
  <w:comment w:id="55" w:author="Autor" w:initials="A">
    <w:p w14:paraId="35219054" w14:textId="77777777" w:rsidR="00562B23" w:rsidRDefault="00562B23">
      <w:pPr>
        <w:pStyle w:val="Textocomentario"/>
      </w:pPr>
      <w:r>
        <w:rPr>
          <w:rStyle w:val="Refdecomentario"/>
        </w:rPr>
        <w:annotationRef/>
      </w:r>
      <w:r>
        <w:t xml:space="preserve">No lleva número de página porque  se refiere a un sitio web. </w:t>
      </w:r>
    </w:p>
    <w:p w14:paraId="63AAC35A" w14:textId="2CCE4EF3" w:rsidR="00562B23" w:rsidRDefault="00562B23" w:rsidP="00562B23">
      <w:pPr>
        <w:spacing w:line="360" w:lineRule="auto"/>
        <w:ind w:left="566" w:right="630"/>
        <w:rPr>
          <w:rFonts w:ascii="Times New Roman" w:eastAsia="Times New Roman" w:hAnsi="Times New Roman" w:cs="Times New Roman"/>
          <w:sz w:val="24"/>
          <w:szCs w:val="24"/>
        </w:rPr>
      </w:pPr>
      <w:r>
        <w:rPr>
          <w:rFonts w:ascii="Times New Roman" w:eastAsia="Times New Roman" w:hAnsi="Times New Roman" w:cs="Times New Roman"/>
          <w:sz w:val="24"/>
          <w:szCs w:val="24"/>
        </w:rPr>
        <w:t>(Fantini y Badella, 2016)</w:t>
      </w:r>
    </w:p>
    <w:p w14:paraId="0E2C5841" w14:textId="39A2C9B9" w:rsidR="00562B23" w:rsidRDefault="00562B23">
      <w:pPr>
        <w:pStyle w:val="Textocomentario"/>
      </w:pPr>
    </w:p>
  </w:comment>
  <w:comment w:id="124" w:author="Autor" w:initials="A">
    <w:p w14:paraId="76885731" w14:textId="1B0BE240" w:rsidR="0060188C" w:rsidRDefault="0060188C">
      <w:pPr>
        <w:pStyle w:val="Textocomentario"/>
      </w:pPr>
      <w:r>
        <w:rPr>
          <w:rStyle w:val="Refdecomentario"/>
        </w:rPr>
        <w:annotationRef/>
      </w:r>
      <w:r>
        <w:t>Rescatar la cita del pie de página para incorporarla al cuerpo de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BEB3B1C" w15:done="0"/>
  <w15:commentEx w15:paraId="2A475639" w15:done="0"/>
  <w15:commentEx w15:paraId="0E2C5841" w15:done="0"/>
  <w15:commentEx w15:paraId="768857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BEB3B1C" w16cid:durableId="2332C870"/>
  <w16cid:commentId w16cid:paraId="2A475639" w16cid:durableId="2332C8A5"/>
  <w16cid:commentId w16cid:paraId="0E2C5841" w16cid:durableId="2332C911"/>
  <w16cid:commentId w16cid:paraId="76885731" w16cid:durableId="2332C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7BCB12" w14:textId="77777777" w:rsidR="0002135B" w:rsidRDefault="0002135B">
      <w:pPr>
        <w:spacing w:after="0" w:line="240" w:lineRule="auto"/>
      </w:pPr>
      <w:r>
        <w:separator/>
      </w:r>
    </w:p>
  </w:endnote>
  <w:endnote w:type="continuationSeparator" w:id="0">
    <w:p w14:paraId="276F24D5" w14:textId="77777777" w:rsidR="0002135B" w:rsidRDefault="00021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75DE7C" w14:textId="77777777" w:rsidR="001938B3" w:rsidRDefault="001938B3">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55679D45" wp14:editId="03093364">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294D18" w14:textId="77777777" w:rsidR="001938B3" w:rsidRPr="001938B3" w:rsidRDefault="001938B3">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B25FAF" w:rsidRPr="00B25FAF">
                            <w:rPr>
                              <w:rFonts w:ascii="Times New Roman" w:hAnsi="Times New Roman" w:cs="Times New Roman"/>
                              <w:noProof/>
                              <w:sz w:val="20"/>
                              <w:szCs w:val="20"/>
                              <w:lang w:val="es-ES"/>
                            </w:rPr>
                            <w:t>18</w:t>
                          </w:r>
                          <w:r w:rsidRPr="001938B3">
                            <w:rPr>
                              <w:rFonts w:ascii="Times New Roman" w:hAnsi="Times New Roman" w:cs="Times New Roman"/>
                              <w:sz w:val="20"/>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Cuadro de texto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" fillcolor="white [3201]" stroked="f" strokeweight=".5pt">
              <v:textbox style="mso-fit-shape-to-text:t" inset="0,,0">
                <w:txbxContent>
                  <w:p w:rsidR="001938B3" w:rsidRPr="001938B3" w:rsidRDefault="001938B3">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B25FAF" w:rsidRPr="00B25FAF">
                      <w:rPr>
                        <w:rFonts w:ascii="Times New Roman" w:hAnsi="Times New Roman" w:cs="Times New Roman"/>
                        <w:noProof/>
                        <w:sz w:val="20"/>
                        <w:szCs w:val="20"/>
                        <w:lang w:val="es-ES"/>
                      </w:rPr>
                      <w:t>18</w:t>
                    </w:r>
                    <w:r w:rsidRPr="001938B3">
                      <w:rPr>
                        <w:rFonts w:ascii="Times New Roman" w:hAnsi="Times New Roman" w:cs="Times New Roman"/>
                        <w:sz w:val="20"/>
                        <w:szCs w:val="20"/>
                      </w:rPr>
                      <w:fldChar w:fldCharType="end"/>
                    </w:r>
                  </w:p>
                </w:txbxContent>
              </v:textbox>
              <w10:wrap anchorx="page" anchory="page"/>
            </v:shape>
          </w:pict>
        </mc:Fallback>
      </mc:AlternateContent>
    </w:r>
  </w:p>
  <w:p w14:paraId="03E51B42" w14:textId="77777777" w:rsidR="001938B3" w:rsidRDefault="001938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9DC99" w14:textId="77777777" w:rsidR="0002135B" w:rsidRDefault="0002135B">
      <w:pPr>
        <w:spacing w:after="0" w:line="240" w:lineRule="auto"/>
      </w:pPr>
      <w:r>
        <w:separator/>
      </w:r>
    </w:p>
  </w:footnote>
  <w:footnote w:type="continuationSeparator" w:id="0">
    <w:p w14:paraId="76CC54A2" w14:textId="77777777" w:rsidR="0002135B" w:rsidRDefault="0002135B">
      <w:pPr>
        <w:spacing w:after="0" w:line="240" w:lineRule="auto"/>
      </w:pPr>
      <w:r>
        <w:continuationSeparator/>
      </w:r>
    </w:p>
  </w:footnote>
  <w:footnote w:id="1">
    <w:p w14:paraId="13053635" w14:textId="77777777" w:rsidR="007B1025" w:rsidRDefault="009B2D07">
      <w:pPr>
        <w:spacing w:after="0" w:line="240" w:lineRule="auto"/>
        <w:rPr>
          <w:rFonts w:ascii="Times New Roman" w:eastAsia="Times New Roman" w:hAnsi="Times New Roman" w:cs="Times New Roman"/>
          <w:sz w:val="20"/>
          <w:szCs w:val="20"/>
        </w:rPr>
      </w:pPr>
      <w:r w:rsidRPr="00176311">
        <w:rPr>
          <w:highlight w:val="yellow"/>
          <w:vertAlign w:val="superscript"/>
          <w:rPrChange w:id="9" w:author="Autor">
            <w:rPr>
              <w:vertAlign w:val="superscript"/>
            </w:rPr>
          </w:rPrChange>
        </w:rPr>
        <w:footnoteRef/>
      </w:r>
      <w:r w:rsidRPr="00176311">
        <w:rPr>
          <w:rFonts w:ascii="Times New Roman" w:eastAsia="Times New Roman" w:hAnsi="Times New Roman" w:cs="Times New Roman"/>
          <w:sz w:val="20"/>
          <w:szCs w:val="20"/>
          <w:highlight w:val="yellow"/>
          <w:rPrChange w:id="10" w:author="Autor">
            <w:rPr>
              <w:rFonts w:ascii="Times New Roman" w:eastAsia="Times New Roman" w:hAnsi="Times New Roman" w:cs="Times New Roman"/>
              <w:sz w:val="20"/>
              <w:szCs w:val="20"/>
            </w:rPr>
          </w:rPrChange>
        </w:rPr>
        <w:t xml:space="preserve"> Se toman tres casos de experiencia docente, de diferentes instancias de las carreras en la FADU: Ciclo Básico Común, Primer Ciclo y Último Ciclo</w:t>
      </w:r>
      <w:r>
        <w:rPr>
          <w:rFonts w:ascii="Times New Roman" w:eastAsia="Times New Roman" w:hAnsi="Times New Roman" w:cs="Times New Roman"/>
          <w:sz w:val="20"/>
          <w:szCs w:val="20"/>
        </w:rPr>
        <w:t xml:space="preserve">. </w:t>
      </w:r>
    </w:p>
  </w:footnote>
  <w:footnote w:id="2">
    <w:p w14:paraId="49FD4F8B" w14:textId="77777777" w:rsidR="007B1025" w:rsidRPr="00176311" w:rsidRDefault="009B2D07">
      <w:pPr>
        <w:spacing w:after="0" w:line="240" w:lineRule="auto"/>
        <w:rPr>
          <w:rFonts w:ascii="Times New Roman" w:eastAsia="Times New Roman" w:hAnsi="Times New Roman" w:cs="Times New Roman"/>
          <w:sz w:val="20"/>
          <w:szCs w:val="20"/>
          <w:highlight w:val="yellow"/>
          <w:lang w:val="en-US"/>
          <w:rPrChange w:id="15" w:author="Autor">
            <w:rPr>
              <w:rFonts w:ascii="Times New Roman" w:eastAsia="Times New Roman" w:hAnsi="Times New Roman" w:cs="Times New Roman"/>
              <w:sz w:val="20"/>
              <w:szCs w:val="20"/>
              <w:lang w:val="en-US"/>
            </w:rPr>
          </w:rPrChange>
        </w:rPr>
      </w:pPr>
      <w:r w:rsidRPr="00176311">
        <w:rPr>
          <w:highlight w:val="yellow"/>
          <w:vertAlign w:val="superscript"/>
          <w:rPrChange w:id="16" w:author="Autor">
            <w:rPr>
              <w:vertAlign w:val="superscript"/>
            </w:rPr>
          </w:rPrChange>
        </w:rPr>
        <w:footnoteRef/>
      </w:r>
      <w:r w:rsidRPr="00176311">
        <w:rPr>
          <w:sz w:val="20"/>
          <w:szCs w:val="20"/>
          <w:highlight w:val="yellow"/>
          <w:lang w:val="en-US"/>
          <w:rPrChange w:id="17" w:author="Autor">
            <w:rPr>
              <w:sz w:val="20"/>
              <w:szCs w:val="20"/>
              <w:lang w:val="en-US"/>
            </w:rPr>
          </w:rPrChange>
        </w:rPr>
        <w:t xml:space="preserve"> </w:t>
      </w:r>
      <w:r w:rsidRPr="00176311">
        <w:rPr>
          <w:rFonts w:ascii="Times New Roman" w:eastAsia="Times New Roman" w:hAnsi="Times New Roman" w:cs="Times New Roman"/>
          <w:sz w:val="20"/>
          <w:szCs w:val="20"/>
          <w:highlight w:val="yellow"/>
          <w:lang w:val="en-US"/>
          <w:rPrChange w:id="18" w:author="Autor">
            <w:rPr>
              <w:rFonts w:ascii="Times New Roman" w:eastAsia="Times New Roman" w:hAnsi="Times New Roman" w:cs="Times New Roman"/>
              <w:sz w:val="20"/>
              <w:szCs w:val="20"/>
              <w:lang w:val="en-US"/>
            </w:rPr>
          </w:rPrChange>
        </w:rPr>
        <w:t xml:space="preserve">The three cases of teaching experience exposed concern different instances of the careers at FADU: </w:t>
      </w:r>
      <w:proofErr w:type="spellStart"/>
      <w:r w:rsidRPr="00176311">
        <w:rPr>
          <w:rFonts w:ascii="Times New Roman" w:eastAsia="Times New Roman" w:hAnsi="Times New Roman" w:cs="Times New Roman"/>
          <w:sz w:val="20"/>
          <w:szCs w:val="20"/>
          <w:highlight w:val="yellow"/>
          <w:lang w:val="en-US"/>
          <w:rPrChange w:id="19" w:author="Autor">
            <w:rPr>
              <w:rFonts w:ascii="Times New Roman" w:eastAsia="Times New Roman" w:hAnsi="Times New Roman" w:cs="Times New Roman"/>
              <w:sz w:val="20"/>
              <w:szCs w:val="20"/>
              <w:lang w:val="en-US"/>
            </w:rPr>
          </w:rPrChange>
        </w:rPr>
        <w:t>Ciclo</w:t>
      </w:r>
      <w:proofErr w:type="spellEnd"/>
    </w:p>
    <w:p w14:paraId="15E1727F" w14:textId="77777777" w:rsidR="007B1025" w:rsidRPr="001938B3" w:rsidRDefault="009B2D07">
      <w:pPr>
        <w:spacing w:after="0" w:line="240" w:lineRule="auto"/>
        <w:rPr>
          <w:rFonts w:ascii="Times New Roman" w:eastAsia="Times New Roman" w:hAnsi="Times New Roman" w:cs="Times New Roman"/>
          <w:sz w:val="20"/>
          <w:szCs w:val="20"/>
          <w:lang w:val="en-US"/>
        </w:rPr>
      </w:pPr>
      <w:proofErr w:type="spellStart"/>
      <w:r w:rsidRPr="00176311">
        <w:rPr>
          <w:rFonts w:ascii="Times New Roman" w:eastAsia="Times New Roman" w:hAnsi="Times New Roman" w:cs="Times New Roman"/>
          <w:sz w:val="20"/>
          <w:szCs w:val="20"/>
          <w:highlight w:val="yellow"/>
          <w:lang w:val="en-US"/>
          <w:rPrChange w:id="20" w:author="Autor">
            <w:rPr>
              <w:rFonts w:ascii="Times New Roman" w:eastAsia="Times New Roman" w:hAnsi="Times New Roman" w:cs="Times New Roman"/>
              <w:sz w:val="20"/>
              <w:szCs w:val="20"/>
              <w:lang w:val="en-US"/>
            </w:rPr>
          </w:rPrChange>
        </w:rPr>
        <w:t>Básico</w:t>
      </w:r>
      <w:proofErr w:type="spellEnd"/>
      <w:r w:rsidRPr="00176311">
        <w:rPr>
          <w:rFonts w:ascii="Times New Roman" w:eastAsia="Times New Roman" w:hAnsi="Times New Roman" w:cs="Times New Roman"/>
          <w:sz w:val="20"/>
          <w:szCs w:val="20"/>
          <w:highlight w:val="yellow"/>
          <w:lang w:val="en-US"/>
          <w:rPrChange w:id="21" w:author="Autor">
            <w:rPr>
              <w:rFonts w:ascii="Times New Roman" w:eastAsia="Times New Roman" w:hAnsi="Times New Roman" w:cs="Times New Roman"/>
              <w:sz w:val="20"/>
              <w:szCs w:val="20"/>
              <w:lang w:val="en-US"/>
            </w:rPr>
          </w:rPrChange>
        </w:rPr>
        <w:t xml:space="preserve"> </w:t>
      </w:r>
      <w:proofErr w:type="spellStart"/>
      <w:r w:rsidRPr="00176311">
        <w:rPr>
          <w:rFonts w:ascii="Times New Roman" w:eastAsia="Times New Roman" w:hAnsi="Times New Roman" w:cs="Times New Roman"/>
          <w:sz w:val="20"/>
          <w:szCs w:val="20"/>
          <w:highlight w:val="yellow"/>
          <w:lang w:val="en-US"/>
          <w:rPrChange w:id="22" w:author="Autor">
            <w:rPr>
              <w:rFonts w:ascii="Times New Roman" w:eastAsia="Times New Roman" w:hAnsi="Times New Roman" w:cs="Times New Roman"/>
              <w:sz w:val="20"/>
              <w:szCs w:val="20"/>
              <w:lang w:val="en-US"/>
            </w:rPr>
          </w:rPrChange>
        </w:rPr>
        <w:t>Común</w:t>
      </w:r>
      <w:proofErr w:type="spellEnd"/>
      <w:r w:rsidRPr="00176311">
        <w:rPr>
          <w:rFonts w:ascii="Times New Roman" w:eastAsia="Times New Roman" w:hAnsi="Times New Roman" w:cs="Times New Roman"/>
          <w:sz w:val="20"/>
          <w:szCs w:val="20"/>
          <w:highlight w:val="yellow"/>
          <w:lang w:val="en-US"/>
          <w:rPrChange w:id="23" w:author="Autor">
            <w:rPr>
              <w:rFonts w:ascii="Times New Roman" w:eastAsia="Times New Roman" w:hAnsi="Times New Roman" w:cs="Times New Roman"/>
              <w:sz w:val="20"/>
              <w:szCs w:val="20"/>
              <w:lang w:val="en-US"/>
            </w:rPr>
          </w:rPrChange>
        </w:rPr>
        <w:t xml:space="preserve"> -Common Basic Course-, First Cycle and Last Cycle.</w:t>
      </w:r>
    </w:p>
    <w:p w14:paraId="04F2344D" w14:textId="77777777" w:rsidR="007B1025" w:rsidRPr="001938B3" w:rsidRDefault="007B1025">
      <w:pPr>
        <w:spacing w:after="0" w:line="240" w:lineRule="auto"/>
        <w:rPr>
          <w:sz w:val="20"/>
          <w:szCs w:val="20"/>
          <w:lang w:val="en-US"/>
        </w:rPr>
      </w:pPr>
    </w:p>
  </w:footnote>
  <w:footnote w:id="3">
    <w:p w14:paraId="5ACD305C" w14:textId="77777777" w:rsidR="007B1025" w:rsidRDefault="009B2D07">
      <w:pPr>
        <w:spacing w:after="0" w:line="240" w:lineRule="auto"/>
        <w:rPr>
          <w:rFonts w:ascii="Times New Roman" w:eastAsia="Times New Roman" w:hAnsi="Times New Roman" w:cs="Times New Roman"/>
          <w:sz w:val="20"/>
          <w:szCs w:val="20"/>
        </w:rPr>
      </w:pPr>
      <w:r w:rsidRPr="00A946A9">
        <w:rPr>
          <w:highlight w:val="yellow"/>
          <w:vertAlign w:val="superscript"/>
          <w:rPrChange w:id="34" w:author="Autor">
            <w:rPr>
              <w:vertAlign w:val="superscript"/>
            </w:rPr>
          </w:rPrChange>
        </w:rPr>
        <w:footnoteRef/>
      </w:r>
      <w:r w:rsidRPr="00A946A9">
        <w:rPr>
          <w:rFonts w:ascii="Times New Roman" w:eastAsia="Times New Roman" w:hAnsi="Times New Roman" w:cs="Times New Roman"/>
          <w:sz w:val="20"/>
          <w:szCs w:val="20"/>
          <w:highlight w:val="yellow"/>
          <w:rPrChange w:id="35" w:author="Autor">
            <w:rPr>
              <w:rFonts w:ascii="Times New Roman" w:eastAsia="Times New Roman" w:hAnsi="Times New Roman" w:cs="Times New Roman"/>
              <w:sz w:val="20"/>
              <w:szCs w:val="20"/>
            </w:rPr>
          </w:rPrChange>
        </w:rPr>
        <w:t xml:space="preserve"> Si bien no es el objetivo central de esta ponencia indagar específicamente sobre las características de lo proyectual, sí nos parece pertinente aclarar cuál es el significado en el que sostenemos nuestro planteo. En este sentido nos valemos del aporte de Doberti (2008, p. 214): “El proceso de diseño tiene una lógica específica, sin embargo, ella se ve influenciada por otras lógicas que atraviesan el proceso y que lo anteceden y lo trascienden, tanto temporal como conceptualmente.” La necesidad de brindar respuestas a requerimientos no de manera pasiva, ya que estas respuestas generadas en ese devenir modifican, reelaboran activamente las necesidades. La lógica propia interna transcurre en una secuencialidad NO LINEAL, transitar un proceso iterativo donde la posibilidad de volver sobre los pasos realizados permite enriquecer el proceso, en consecuencia el resultado.</w:t>
      </w:r>
    </w:p>
  </w:footnote>
  <w:footnote w:id="4">
    <w:p w14:paraId="0CC510B7" w14:textId="77777777" w:rsidR="007B1025" w:rsidRDefault="009B2D07">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Ciudad Universitaria se sitúa en el barrio de </w:t>
      </w:r>
      <w:r w:rsidR="007867B3">
        <w:rPr>
          <w:rFonts w:ascii="Times New Roman" w:eastAsia="Times New Roman" w:hAnsi="Times New Roman" w:cs="Times New Roman"/>
          <w:sz w:val="20"/>
          <w:szCs w:val="20"/>
        </w:rPr>
        <w:t>Núñez</w:t>
      </w:r>
      <w:r>
        <w:rPr>
          <w:rFonts w:ascii="Times New Roman" w:eastAsia="Times New Roman" w:hAnsi="Times New Roman" w:cs="Times New Roman"/>
          <w:sz w:val="20"/>
          <w:szCs w:val="20"/>
        </w:rPr>
        <w:t>, a la vera del Río de la Plata, en un predio que todavía no tiene una conexión fluida con la Ciudad. Si bien se encuentra emplazada en un barrio de la Ciudad Autónoma de Buenos Aires, su ubicación implica un aislamiento respecto de la trama urbana circundante, lo que redunda en una reducida accesibilidad a diferentes comercios.</w:t>
      </w:r>
    </w:p>
  </w:footnote>
  <w:footnote w:id="5">
    <w:p w14:paraId="7F1F0768" w14:textId="77777777" w:rsidR="007B1025" w:rsidRDefault="009B2D07">
      <w:pPr>
        <w:spacing w:after="0" w:line="240" w:lineRule="auto"/>
        <w:rPr>
          <w:sz w:val="20"/>
          <w:szCs w:val="20"/>
        </w:rPr>
      </w:pPr>
      <w:r>
        <w:rPr>
          <w:vertAlign w:val="superscript"/>
        </w:rPr>
        <w:footnoteRef/>
      </w:r>
      <w:r>
        <w:rPr>
          <w:sz w:val="20"/>
          <w:szCs w:val="20"/>
        </w:rPr>
        <w:t xml:space="preserve"> </w:t>
      </w:r>
      <w:r w:rsidRPr="00562B23">
        <w:rPr>
          <w:rFonts w:ascii="Times New Roman" w:eastAsia="Times New Roman" w:hAnsi="Times New Roman" w:cs="Times New Roman"/>
          <w:sz w:val="20"/>
          <w:szCs w:val="20"/>
          <w:highlight w:val="yellow"/>
          <w:rPrChange w:id="50" w:author="Autor">
            <w:rPr>
              <w:rFonts w:ascii="Times New Roman" w:eastAsia="Times New Roman" w:hAnsi="Times New Roman" w:cs="Times New Roman"/>
              <w:sz w:val="20"/>
              <w:szCs w:val="20"/>
            </w:rPr>
          </w:rPrChange>
        </w:rPr>
        <w:t>Troncales es la denominación que reciben las materias proyectuales donde confluyen los contenidos y saberes adquiridos por los estudiantes en las diferentes asignaturas.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2A4AA4"/>
    <w:multiLevelType w:val="multilevel"/>
    <w:tmpl w:val="6D84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BD7008"/>
    <w:multiLevelType w:val="multilevel"/>
    <w:tmpl w:val="427A9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EF5AF6"/>
    <w:multiLevelType w:val="multilevel"/>
    <w:tmpl w:val="B6B6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B1025"/>
    <w:rsid w:val="0002135B"/>
    <w:rsid w:val="00064ABE"/>
    <w:rsid w:val="000C46A5"/>
    <w:rsid w:val="00174A1B"/>
    <w:rsid w:val="00176311"/>
    <w:rsid w:val="001938B3"/>
    <w:rsid w:val="00305552"/>
    <w:rsid w:val="00326786"/>
    <w:rsid w:val="00363D86"/>
    <w:rsid w:val="00480AF4"/>
    <w:rsid w:val="0053519C"/>
    <w:rsid w:val="00562B23"/>
    <w:rsid w:val="00570D31"/>
    <w:rsid w:val="005846ED"/>
    <w:rsid w:val="0060188C"/>
    <w:rsid w:val="006A50D9"/>
    <w:rsid w:val="007867B3"/>
    <w:rsid w:val="007B1025"/>
    <w:rsid w:val="009B2D07"/>
    <w:rsid w:val="00A946A9"/>
    <w:rsid w:val="00AE54F4"/>
    <w:rsid w:val="00B25FAF"/>
    <w:rsid w:val="00B8009C"/>
    <w:rsid w:val="00B90D4F"/>
    <w:rsid w:val="00B936DC"/>
    <w:rsid w:val="00C96351"/>
    <w:rsid w:val="00CF39B0"/>
    <w:rsid w:val="00E54E83"/>
    <w:rsid w:val="00F509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1938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8B3"/>
  </w:style>
  <w:style w:type="paragraph" w:styleId="Piedepgina">
    <w:name w:val="footer"/>
    <w:basedOn w:val="Normal"/>
    <w:link w:val="PiedepginaCar"/>
    <w:uiPriority w:val="99"/>
    <w:unhideWhenUsed/>
    <w:rsid w:val="001938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8B3"/>
  </w:style>
  <w:style w:type="paragraph" w:styleId="Textodeglobo">
    <w:name w:val="Balloon Text"/>
    <w:basedOn w:val="Normal"/>
    <w:link w:val="TextodegloboCar"/>
    <w:uiPriority w:val="99"/>
    <w:semiHidden/>
    <w:unhideWhenUsed/>
    <w:rsid w:val="003055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5552"/>
    <w:rPr>
      <w:rFonts w:ascii="Tahoma" w:hAnsi="Tahoma" w:cs="Tahoma"/>
      <w:sz w:val="16"/>
      <w:szCs w:val="16"/>
    </w:rPr>
  </w:style>
  <w:style w:type="character" w:styleId="Refdecomentario">
    <w:name w:val="annotation reference"/>
    <w:basedOn w:val="Fuentedeprrafopredeter"/>
    <w:uiPriority w:val="99"/>
    <w:semiHidden/>
    <w:unhideWhenUsed/>
    <w:rsid w:val="00176311"/>
    <w:rPr>
      <w:sz w:val="16"/>
      <w:szCs w:val="16"/>
    </w:rPr>
  </w:style>
  <w:style w:type="paragraph" w:styleId="Textocomentario">
    <w:name w:val="annotation text"/>
    <w:basedOn w:val="Normal"/>
    <w:link w:val="TextocomentarioCar"/>
    <w:uiPriority w:val="99"/>
    <w:semiHidden/>
    <w:unhideWhenUsed/>
    <w:rsid w:val="0017631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76311"/>
    <w:rPr>
      <w:sz w:val="20"/>
      <w:szCs w:val="20"/>
    </w:rPr>
  </w:style>
  <w:style w:type="paragraph" w:styleId="Asuntodelcomentario">
    <w:name w:val="annotation subject"/>
    <w:basedOn w:val="Textocomentario"/>
    <w:next w:val="Textocomentario"/>
    <w:link w:val="AsuntodelcomentarioCar"/>
    <w:uiPriority w:val="99"/>
    <w:semiHidden/>
    <w:unhideWhenUsed/>
    <w:rsid w:val="00176311"/>
    <w:rPr>
      <w:b/>
      <w:bCs/>
    </w:rPr>
  </w:style>
  <w:style w:type="character" w:customStyle="1" w:styleId="AsuntodelcomentarioCar">
    <w:name w:val="Asunto del comentario Car"/>
    <w:basedOn w:val="TextocomentarioCar"/>
    <w:link w:val="Asuntodelcomentario"/>
    <w:uiPriority w:val="99"/>
    <w:semiHidden/>
    <w:rsid w:val="001763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jpg"/><Relationship Id="rId3" Type="http://schemas.openxmlformats.org/officeDocument/2006/relationships/customXml" Target="../customXml/item3.xml"/><Relationship Id="rId21" Type="http://schemas.openxmlformats.org/officeDocument/2006/relationships/hyperlink" Target="mailto:ignacio.ravazzoli@bue.edu.ar"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mailto:franco.obispo@fadu.edu.a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jp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maria.caia@bue.edu.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WgYa91iSPmF4fi48+JWy1RaLIgQ==">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</go:docsCustomData>
</go:gDocsCustomXmlDataStorag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A0961F-B424-4089-B8BA-6E61F90D11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C3BD95-B31A-44A7-B963-BBAA32404441}">
  <ds:schemaRefs>
    <ds:schemaRef ds:uri="http://schemas.microsoft.com/sharepoint/v3/contenttype/forms"/>
  </ds:schemaRefs>
</ds:datastoreItem>
</file>

<file path=customXml/itemProps3.xml><?xml version="1.0" encoding="utf-8"?>
<ds:datastoreItem xmlns:ds="http://schemas.openxmlformats.org/officeDocument/2006/customXml" ds:itemID="{E543EDBE-D2EA-4FEA-A5F6-4CC1FFF0E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F7A59A8-3173-4D13-BFF0-2F88C5D1D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21</Pages>
  <Words>6933</Words>
  <Characters>38135</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cp:revision>
  <dcterms:created xsi:type="dcterms:W3CDTF">2020-07-31T20:15:00Z</dcterms:created>
  <dcterms:modified xsi:type="dcterms:W3CDTF">2020-12-17T13:08:00Z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