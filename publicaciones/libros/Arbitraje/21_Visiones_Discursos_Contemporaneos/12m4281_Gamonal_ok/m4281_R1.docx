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79437B" w14:textId="77777777" w:rsidR="00304499" w:rsidRPr="001D39FF" w:rsidRDefault="00304499" w:rsidP="00304499">
      <w:pPr>
        <w:spacing w:line="360" w:lineRule="auto"/>
        <w:rPr>
          <w:rFonts w:ascii="Times New Roman" w:hAnsi="Times New Roman" w:cs="Times New Roman"/>
        </w:rPr>
      </w:pPr>
    </w:p>
    <w:p w14:paraId="651001F4" w14:textId="77777777" w:rsidR="00994229" w:rsidRPr="001D39FF" w:rsidRDefault="00994229" w:rsidP="0099422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La construcción de la letra</w:t>
      </w:r>
      <w:r w:rsidRPr="001D39FF">
        <w:rPr>
          <w:rFonts w:ascii="Times New Roman" w:hAnsi="Times New Roman" w:cs="Times New Roman"/>
          <w:b/>
          <w:bCs/>
          <w:sz w:val="26"/>
          <w:szCs w:val="26"/>
        </w:rPr>
        <w:t xml:space="preserve">: </w:t>
      </w:r>
      <w:r>
        <w:rPr>
          <w:rFonts w:ascii="Times New Roman" w:hAnsi="Times New Roman" w:cs="Times New Roman"/>
          <w:b/>
          <w:bCs/>
          <w:sz w:val="26"/>
          <w:szCs w:val="26"/>
        </w:rPr>
        <w:t>las plantillas como una herramienta creativa y didáctica</w:t>
      </w:r>
    </w:p>
    <w:p w14:paraId="3227E288" w14:textId="77777777" w:rsidR="00994229" w:rsidRPr="00C76746" w:rsidRDefault="00994229" w:rsidP="00994229">
      <w:pPr>
        <w:spacing w:line="360" w:lineRule="auto"/>
        <w:jc w:val="center"/>
        <w:rPr>
          <w:rFonts w:ascii="Times New Roman" w:hAnsi="Times New Roman" w:cs="Times New Roman"/>
          <w:b/>
          <w:bCs/>
          <w:sz w:val="26"/>
          <w:szCs w:val="26"/>
          <w:lang w:val="en-GB"/>
        </w:rPr>
      </w:pPr>
      <w:r w:rsidRPr="00C76746">
        <w:rPr>
          <w:rFonts w:ascii="Times New Roman" w:hAnsi="Times New Roman" w:cs="Times New Roman"/>
          <w:b/>
          <w:bCs/>
          <w:sz w:val="26"/>
          <w:szCs w:val="26"/>
          <w:lang w:val="en-GB"/>
        </w:rPr>
        <w:t>(The construction of the letter: stencils as creative and didactic tool)</w:t>
      </w:r>
    </w:p>
    <w:p w14:paraId="4623C381" w14:textId="77777777" w:rsidR="00994229" w:rsidRPr="00994229" w:rsidRDefault="00994229" w:rsidP="00304499">
      <w:pPr>
        <w:spacing w:line="360" w:lineRule="auto"/>
        <w:jc w:val="center"/>
        <w:rPr>
          <w:rFonts w:ascii="Times New Roman" w:hAnsi="Times New Roman" w:cs="Times New Roman"/>
          <w:b/>
          <w:bCs/>
          <w:sz w:val="26"/>
          <w:szCs w:val="26"/>
          <w:lang w:val="en-GB"/>
        </w:rPr>
      </w:pPr>
    </w:p>
    <w:p w14:paraId="3F0B1300" w14:textId="2A64FD6D" w:rsidR="00994229" w:rsidRPr="00C76746" w:rsidRDefault="007928D8" w:rsidP="007928D8">
      <w:pPr>
        <w:pStyle w:val="AbstractStyle"/>
        <w:jc w:val="center"/>
        <w:rPr>
          <w:sz w:val="20"/>
          <w:lang w:val="es-ES"/>
        </w:rPr>
      </w:pPr>
      <w:r w:rsidRPr="007928D8">
        <w:rPr>
          <w:sz w:val="20"/>
          <w:lang w:val="es-ES"/>
        </w:rPr>
        <w:t xml:space="preserve">Resumen: </w:t>
      </w:r>
      <w:r w:rsidR="00994229" w:rsidRPr="007928D8">
        <w:rPr>
          <w:sz w:val="20"/>
          <w:lang w:val="es-ES"/>
        </w:rPr>
        <w:t xml:space="preserve">El diseño de una tipografía es un proceso complejo. </w:t>
      </w:r>
      <w:r w:rsidR="00994229" w:rsidRPr="00C76746">
        <w:rPr>
          <w:sz w:val="20"/>
          <w:lang w:val="es-ES"/>
        </w:rPr>
        <w:t>Pero sigue una lógica que se puede formalizar mediante elementos constructivos como el módulo. Este puede responder a una apariencia basada en los trazos creados con una herramienta o en formas geométricas ya estandarizadas.</w:t>
      </w:r>
    </w:p>
    <w:p w14:paraId="26E4ACC3" w14:textId="77777777" w:rsidR="00994229" w:rsidRPr="00C76746" w:rsidRDefault="00994229" w:rsidP="007928D8">
      <w:pPr>
        <w:pStyle w:val="AbstractStyle"/>
        <w:jc w:val="center"/>
        <w:rPr>
          <w:sz w:val="20"/>
          <w:lang w:val="es-ES"/>
        </w:rPr>
      </w:pPr>
      <w:r w:rsidRPr="00C76746">
        <w:rPr>
          <w:sz w:val="20"/>
          <w:lang w:val="es-ES"/>
        </w:rPr>
        <w:t>A partir de una selección de estos elementos se pueden establecer una serie de acciones como la repetición, supresión, sustitución, rotación, inversión y superposición que nos permiten poder crear cada uno de los caracteres usando unas formas preseleccionadas.</w:t>
      </w:r>
    </w:p>
    <w:p w14:paraId="2DC46C70" w14:textId="1A694A87" w:rsidR="00994229" w:rsidRPr="00C76746" w:rsidRDefault="00994229" w:rsidP="007928D8">
      <w:pPr>
        <w:pStyle w:val="AbstractStyle"/>
        <w:jc w:val="center"/>
        <w:rPr>
          <w:sz w:val="20"/>
          <w:lang w:val="es-ES"/>
        </w:rPr>
      </w:pPr>
      <w:r w:rsidRPr="00C76746">
        <w:rPr>
          <w:sz w:val="20"/>
          <w:lang w:val="es-ES"/>
        </w:rPr>
        <w:t>Esta lógica constructiva ha sido aplicada desde siglos atrás para la enseñanza de la escritura caligráfica, para la creación de patrones y ornamentos y posteriormente en la estandarización de la letra mediante la tipografía. Algunas de estas formalizaciones se realizaron en las primeras décadas del siglo XX al calor de los movimentos de vanguardias a través de tipografías modulares en plomo (con las restricciones técnicas que ello conlleva).</w:t>
      </w:r>
    </w:p>
    <w:p w14:paraId="6380D5FC" w14:textId="77777777" w:rsidR="00994229" w:rsidRPr="00C76746" w:rsidRDefault="00994229" w:rsidP="007928D8">
      <w:pPr>
        <w:pStyle w:val="AbstractStyle"/>
        <w:jc w:val="center"/>
        <w:rPr>
          <w:sz w:val="20"/>
          <w:lang w:val="es-ES"/>
        </w:rPr>
      </w:pPr>
      <w:r w:rsidRPr="00C76746">
        <w:rPr>
          <w:sz w:val="20"/>
          <w:lang w:val="es-ES"/>
        </w:rPr>
        <w:t>Un recorrido histórico por estos acercamientos a una tipografía ornamental y experimental y el posterior análisis de los ejemplos más emblemáticos nos ha llevado a realizar una propuesta de actualización de estos sistemas tipográficos mediante varias plantillas o stencils que mantienen el espíritu analógico y creativo con el que originalmente fueron diseñados, pero con un uso más sencillo que el manejo de tipos de plomo.</w:t>
      </w:r>
    </w:p>
    <w:p w14:paraId="609E0175" w14:textId="7B41D69E" w:rsidR="00994229" w:rsidRPr="00C76746" w:rsidRDefault="00994229" w:rsidP="007928D8">
      <w:pPr>
        <w:pStyle w:val="AbstractStyle"/>
        <w:jc w:val="center"/>
        <w:rPr>
          <w:sz w:val="20"/>
          <w:lang w:val="es-ES"/>
        </w:rPr>
      </w:pPr>
      <w:r w:rsidRPr="005C38AE">
        <w:rPr>
          <w:sz w:val="20"/>
          <w:lang w:val="es-ES"/>
        </w:rPr>
        <w:t>La primera plantill</w:t>
      </w:r>
      <w:r w:rsidR="005C38AE" w:rsidRPr="005C38AE">
        <w:rPr>
          <w:sz w:val="20"/>
          <w:lang w:val="es-ES"/>
        </w:rPr>
        <w:t>a realizada está basada en el S</w:t>
      </w:r>
      <w:r w:rsidR="005C38AE">
        <w:rPr>
          <w:sz w:val="20"/>
          <w:lang w:val="es-ES"/>
        </w:rPr>
        <w:t>ú</w:t>
      </w:r>
      <w:r w:rsidRPr="005C38AE">
        <w:rPr>
          <w:sz w:val="20"/>
          <w:lang w:val="es-ES"/>
        </w:rPr>
        <w:t xml:space="preserve">per Tipo Veloz, una tipografía modular española creada en 1942 por Joan Trochut para la fundición José Iranzo. </w:t>
      </w:r>
      <w:r w:rsidRPr="00C76746">
        <w:rPr>
          <w:sz w:val="20"/>
          <w:lang w:val="es-ES"/>
        </w:rPr>
        <w:t>Gracias a que se pudo disponer de la tipografía original en plomo, se realizó un estudio exhaustivo de sus más de 300 módulos para sintetizar en una selección final de 68 módulos y diseñar una plantilla mucho más fácil de utilizar. Tan sencilla que incluso ha sido probada en talleres con niños con unos resultados sorprendentes.</w:t>
      </w:r>
    </w:p>
    <w:p w14:paraId="28AAC856" w14:textId="77777777" w:rsidR="00994229" w:rsidRPr="00C76746" w:rsidRDefault="00994229" w:rsidP="007928D8">
      <w:pPr>
        <w:pStyle w:val="AbstractStyle"/>
        <w:jc w:val="center"/>
        <w:rPr>
          <w:sz w:val="20"/>
          <w:lang w:val="es-ES"/>
        </w:rPr>
      </w:pPr>
      <w:r w:rsidRPr="00C76746">
        <w:rPr>
          <w:sz w:val="20"/>
          <w:lang w:val="es-ES"/>
        </w:rPr>
        <w:t>La siguiente plantilla diseñada se ha basado en una tipografía italiana llamada Fregio Mecano, creada en la década de los años 20 y comercializada por la fundición Nebiolo. Se trata de un sistema modular bastante más sencillo compuesto por 20 piezas.</w:t>
      </w:r>
    </w:p>
    <w:p w14:paraId="3AD4551F" w14:textId="77777777" w:rsidR="00994229" w:rsidRPr="00C76746" w:rsidRDefault="00994229" w:rsidP="007928D8">
      <w:pPr>
        <w:pStyle w:val="AbstractStyle"/>
        <w:jc w:val="center"/>
        <w:rPr>
          <w:sz w:val="20"/>
          <w:lang w:val="es-ES"/>
        </w:rPr>
      </w:pPr>
      <w:r w:rsidRPr="00C76746">
        <w:rPr>
          <w:sz w:val="20"/>
          <w:lang w:val="es-ES"/>
        </w:rPr>
        <w:t>La última está fundamentada en diversas tipografías cuyos módulos están basados en formas geométricas básicas como el círculo, triángulo y cuadrado, además de sus respectivas subdivisiones. Son ejemplos de estas características la Elementare Schmuckformen de la fundición Stempel AG, la Futura Schmuck de la fundición Bauer o las Figuras Geométricas de la Fundición José Iranzo.</w:t>
      </w:r>
    </w:p>
    <w:p w14:paraId="7ED263D8" w14:textId="07A631F1" w:rsidR="00994229" w:rsidRPr="007928D8" w:rsidRDefault="00994229" w:rsidP="007928D8">
      <w:pPr>
        <w:pStyle w:val="AbstractStyle"/>
        <w:jc w:val="center"/>
        <w:rPr>
          <w:sz w:val="20"/>
          <w:lang w:val="es-ES"/>
        </w:rPr>
      </w:pPr>
      <w:r w:rsidRPr="007928D8">
        <w:rPr>
          <w:sz w:val="20"/>
          <w:lang w:val="es-ES"/>
        </w:rPr>
        <w:t>También se han desarrollado otros modelos como la plantilla basada en la tipografía modular checa Patrona Grotesk (diseñada por V. Kanský en 1928) o recientemente, para conmemorar el centenario de la Bauh</w:t>
      </w:r>
      <w:r w:rsidR="007928D8" w:rsidRPr="007928D8">
        <w:rPr>
          <w:sz w:val="20"/>
          <w:lang w:val="es-ES"/>
        </w:rPr>
        <w:t>a</w:t>
      </w:r>
      <w:r w:rsidRPr="007928D8">
        <w:rPr>
          <w:sz w:val="20"/>
          <w:lang w:val="es-ES"/>
        </w:rPr>
        <w:t>us, la Kombinations Schrift de Josef Albers (creada entre 1923 y 1931).</w:t>
      </w:r>
    </w:p>
    <w:p w14:paraId="684D50A6" w14:textId="77777777" w:rsidR="00994229" w:rsidRPr="00C76746" w:rsidRDefault="00994229" w:rsidP="007928D8">
      <w:pPr>
        <w:pStyle w:val="AbstractStyle"/>
        <w:jc w:val="center"/>
        <w:rPr>
          <w:sz w:val="20"/>
          <w:lang w:val="es-ES"/>
        </w:rPr>
      </w:pPr>
      <w:r w:rsidRPr="00C76746">
        <w:rPr>
          <w:sz w:val="20"/>
          <w:lang w:val="es-ES"/>
        </w:rPr>
        <w:t>Todas estas plantillas, además de repasar hitos históricos de la tipografía, son un excelente instrumento para entender la construcción de la letra permitiendo múltiples combinaciones y variaciones a través del dibujo de forma lúdica y sencilla.</w:t>
      </w:r>
    </w:p>
    <w:p w14:paraId="777783E0" w14:textId="77777777" w:rsidR="00994229" w:rsidRPr="001D39FF" w:rsidRDefault="00994229" w:rsidP="00130E76">
      <w:pPr>
        <w:pStyle w:val="AbstractStyle"/>
        <w:jc w:val="center"/>
        <w:rPr>
          <w:sz w:val="20"/>
          <w:lang w:val="es-ES"/>
        </w:rPr>
      </w:pPr>
    </w:p>
    <w:p w14:paraId="44608457" w14:textId="77777777" w:rsidR="00304499" w:rsidRPr="001D39FF" w:rsidRDefault="00304499" w:rsidP="00130E76">
      <w:pPr>
        <w:pStyle w:val="KeywordsText"/>
        <w:rPr>
          <w:sz w:val="20"/>
          <w:lang w:val="es-ES"/>
        </w:rPr>
      </w:pPr>
    </w:p>
    <w:p w14:paraId="45C1CC5B" w14:textId="1E628CAA" w:rsidR="00304499" w:rsidRPr="001D39FF" w:rsidRDefault="00304499" w:rsidP="00130E76">
      <w:pPr>
        <w:pStyle w:val="KeywordsText"/>
        <w:rPr>
          <w:sz w:val="20"/>
          <w:lang w:val="es-ES"/>
        </w:rPr>
      </w:pPr>
      <w:r w:rsidRPr="001D39FF">
        <w:rPr>
          <w:sz w:val="20"/>
          <w:lang w:val="es-ES"/>
        </w:rPr>
        <w:t>Palabras clave</w:t>
      </w:r>
      <w:r w:rsidR="00994229">
        <w:rPr>
          <w:sz w:val="20"/>
          <w:lang w:val="es-ES"/>
        </w:rPr>
        <w:t xml:space="preserve">: </w:t>
      </w:r>
      <w:r w:rsidR="005C38AE">
        <w:rPr>
          <w:sz w:val="20"/>
          <w:lang w:val="es-ES"/>
        </w:rPr>
        <w:t>Plantilla, tipo modular, Sú</w:t>
      </w:r>
      <w:r w:rsidR="00994229" w:rsidRPr="00994229">
        <w:rPr>
          <w:sz w:val="20"/>
          <w:lang w:val="es-ES"/>
        </w:rPr>
        <w:t>per Tipo Veloz, diseño de tipos.</w:t>
      </w:r>
    </w:p>
    <w:p w14:paraId="36C9953A" w14:textId="77777777" w:rsidR="00304499" w:rsidRPr="001D39FF" w:rsidRDefault="00304499" w:rsidP="00130E76">
      <w:pPr>
        <w:pStyle w:val="KeywordsText"/>
        <w:rPr>
          <w:sz w:val="20"/>
          <w:lang w:val="es-ES"/>
        </w:rPr>
      </w:pPr>
    </w:p>
    <w:p w14:paraId="6E6EA790" w14:textId="0302E3F0" w:rsidR="00304499" w:rsidRDefault="00304499" w:rsidP="00130E76">
      <w:pPr>
        <w:pStyle w:val="AbstractStyle"/>
        <w:jc w:val="center"/>
        <w:rPr>
          <w:sz w:val="20"/>
          <w:lang w:val="en-GB"/>
        </w:rPr>
      </w:pPr>
      <w:r w:rsidRPr="00994229">
        <w:rPr>
          <w:sz w:val="20"/>
          <w:lang w:val="en-GB"/>
        </w:rPr>
        <w:t>Abstract: Please insert the abstract in English here</w:t>
      </w:r>
      <w:r w:rsidR="00130E76" w:rsidRPr="00994229">
        <w:rPr>
          <w:sz w:val="20"/>
          <w:lang w:val="en-GB"/>
        </w:rPr>
        <w:t>.</w:t>
      </w:r>
    </w:p>
    <w:p w14:paraId="0FA956EB" w14:textId="77777777" w:rsidR="007928D8" w:rsidRPr="007928D8" w:rsidRDefault="007928D8" w:rsidP="007928D8">
      <w:pPr>
        <w:pStyle w:val="AbstractStyle"/>
        <w:jc w:val="center"/>
        <w:rPr>
          <w:sz w:val="20"/>
          <w:lang w:val="en-GB"/>
        </w:rPr>
      </w:pPr>
      <w:r w:rsidRPr="007928D8">
        <w:rPr>
          <w:sz w:val="20"/>
          <w:lang w:val="en-GB"/>
        </w:rPr>
        <w:t>The design of a typeface is a complex process. But it follows a logic that can be formalized by constructive elements such as the module. This can respond to an appearance based on the strokes created with a tool or in standardized geometric shapes.</w:t>
      </w:r>
    </w:p>
    <w:p w14:paraId="6E784099" w14:textId="77777777" w:rsidR="007928D8" w:rsidRPr="007928D8" w:rsidRDefault="007928D8" w:rsidP="007928D8">
      <w:pPr>
        <w:pStyle w:val="AbstractStyle"/>
        <w:jc w:val="center"/>
        <w:rPr>
          <w:sz w:val="20"/>
          <w:lang w:val="en-GB"/>
        </w:rPr>
      </w:pPr>
      <w:r w:rsidRPr="007928D8">
        <w:rPr>
          <w:sz w:val="20"/>
          <w:lang w:val="en-GB"/>
        </w:rPr>
        <w:t>From a selection of these elements can be established a series of actions such as repetition, deletion, substitution, rotation, inversion and overlap that allow us to create each of the characters using preselected forms.</w:t>
      </w:r>
    </w:p>
    <w:p w14:paraId="16531583" w14:textId="77777777" w:rsidR="007928D8" w:rsidRPr="007928D8" w:rsidRDefault="007928D8" w:rsidP="007928D8">
      <w:pPr>
        <w:pStyle w:val="AbstractStyle"/>
        <w:jc w:val="center"/>
        <w:rPr>
          <w:sz w:val="20"/>
          <w:lang w:val="en-GB"/>
        </w:rPr>
      </w:pPr>
      <w:r w:rsidRPr="007928D8">
        <w:rPr>
          <w:sz w:val="20"/>
          <w:lang w:val="en-GB"/>
        </w:rPr>
        <w:t>This constructive logic has been applied for centuries for teaching calligraphic writing, for creating patterns and ornaments and later in the standardization of the letter by typography. Some of these formalizations were made in the first decades of the twentieth century in the heat of avant-garde movements through modular typefaces in lead (with the technical restrictions that this entails).</w:t>
      </w:r>
    </w:p>
    <w:p w14:paraId="0C6CF3AC" w14:textId="77777777" w:rsidR="007928D8" w:rsidRPr="007928D8" w:rsidRDefault="007928D8" w:rsidP="007928D8">
      <w:pPr>
        <w:pStyle w:val="AbstractStyle"/>
        <w:jc w:val="center"/>
        <w:rPr>
          <w:sz w:val="20"/>
          <w:lang w:val="en-GB"/>
        </w:rPr>
      </w:pPr>
      <w:r w:rsidRPr="007928D8">
        <w:rPr>
          <w:sz w:val="20"/>
          <w:lang w:val="en-GB"/>
        </w:rPr>
        <w:t>A historical journey through these approaches to ornamental and experimental typography and the subsequent analysis of the most emblematic examples has led us to make a proposal to update these typographical systems through various templates or stencils that maintain the analog and creative spirit with which originally they were designed, but with a simpler use than the handling of lead types.</w:t>
      </w:r>
    </w:p>
    <w:p w14:paraId="4ACCBFFC" w14:textId="5216C9C0" w:rsidR="007928D8" w:rsidRPr="007928D8" w:rsidRDefault="007928D8" w:rsidP="007928D8">
      <w:pPr>
        <w:pStyle w:val="AbstractStyle"/>
        <w:jc w:val="center"/>
        <w:rPr>
          <w:sz w:val="20"/>
          <w:lang w:val="en-GB"/>
        </w:rPr>
      </w:pPr>
      <w:r w:rsidRPr="007928D8">
        <w:rPr>
          <w:sz w:val="20"/>
          <w:lang w:val="en-GB"/>
        </w:rPr>
        <w:t xml:space="preserve">The first stencil is based on the </w:t>
      </w:r>
      <w:r w:rsidR="005C38AE">
        <w:rPr>
          <w:sz w:val="20"/>
          <w:lang w:val="en-GB"/>
        </w:rPr>
        <w:t>Su</w:t>
      </w:r>
      <w:r w:rsidRPr="007928D8">
        <w:rPr>
          <w:sz w:val="20"/>
          <w:lang w:val="en-GB"/>
        </w:rPr>
        <w:t>per Tipo Veloz, a Spanish modular typeface created in 1942 by Joan Trochut for the José Iranzo foundry. Thanks to the availability of the original typeface in lead, an exhaustive study of its more than 300 modules was carried out to synthesize in a final selection of 68 modules to design a stencil much easier to use. So simple that it has even been tested in workshops with children with surprising results.</w:t>
      </w:r>
    </w:p>
    <w:p w14:paraId="2BEE10B9" w14:textId="77777777" w:rsidR="007928D8" w:rsidRPr="007928D8" w:rsidRDefault="007928D8" w:rsidP="007928D8">
      <w:pPr>
        <w:pStyle w:val="AbstractStyle"/>
        <w:jc w:val="center"/>
        <w:rPr>
          <w:sz w:val="20"/>
          <w:lang w:val="en-GB"/>
        </w:rPr>
      </w:pPr>
      <w:r w:rsidRPr="007928D8">
        <w:rPr>
          <w:sz w:val="20"/>
          <w:lang w:val="en-GB"/>
        </w:rPr>
        <w:t>The following designed stencil has been based on an Italian typeface called Fregio Mecano, created in the decade of the 20s and marketed by the Nebiolo foundry. It is a rather simple modular system composed of 20 pieces.</w:t>
      </w:r>
    </w:p>
    <w:p w14:paraId="67044B71" w14:textId="6CE44358" w:rsidR="007928D8" w:rsidRDefault="007928D8" w:rsidP="007928D8">
      <w:pPr>
        <w:pStyle w:val="AbstractStyle"/>
        <w:jc w:val="center"/>
        <w:rPr>
          <w:sz w:val="20"/>
          <w:lang w:val="en-GB"/>
        </w:rPr>
      </w:pPr>
      <w:r w:rsidRPr="007928D8">
        <w:rPr>
          <w:sz w:val="20"/>
          <w:lang w:val="en-GB"/>
        </w:rPr>
        <w:t>The last one is based on diverse typefaces whose modules are based on basic geometric shapes such as the circle, triangle and square, as well as their respective subdivisions. Examples of these characteristics are the Elementare Schmuckformen from the Stempel AG foundry, the Futura Schmuck from the Bauer foundry or the Figuras Geométricas from the José Iranzo Foundry.</w:t>
      </w:r>
    </w:p>
    <w:p w14:paraId="0BF87258" w14:textId="2BDAE594" w:rsidR="007928D8" w:rsidRPr="007928D8" w:rsidRDefault="007928D8" w:rsidP="007928D8">
      <w:pPr>
        <w:pStyle w:val="AbstractStyle"/>
        <w:jc w:val="center"/>
        <w:rPr>
          <w:sz w:val="20"/>
          <w:lang w:val="en-GB"/>
        </w:rPr>
      </w:pPr>
      <w:r w:rsidRPr="007928D8">
        <w:rPr>
          <w:sz w:val="20"/>
          <w:lang w:val="en-GB"/>
        </w:rPr>
        <w:t xml:space="preserve">Other models have also been developed such as the </w:t>
      </w:r>
      <w:r>
        <w:rPr>
          <w:sz w:val="20"/>
          <w:lang w:val="en-GB"/>
        </w:rPr>
        <w:t>stencil</w:t>
      </w:r>
      <w:r w:rsidRPr="007928D8">
        <w:rPr>
          <w:sz w:val="20"/>
          <w:lang w:val="en-GB"/>
        </w:rPr>
        <w:t xml:space="preserve"> based on the Czech modular Patrona Grotesk typeface (designed by V. Kanský in 1928) or recently, to commemorate the centenary of the Bauh</w:t>
      </w:r>
      <w:r>
        <w:rPr>
          <w:sz w:val="20"/>
          <w:lang w:val="en-GB"/>
        </w:rPr>
        <w:t>a</w:t>
      </w:r>
      <w:r w:rsidRPr="007928D8">
        <w:rPr>
          <w:sz w:val="20"/>
          <w:lang w:val="en-GB"/>
        </w:rPr>
        <w:t xml:space="preserve">us, the Kombinations Schrift by Josef Albers </w:t>
      </w:r>
      <w:r>
        <w:rPr>
          <w:sz w:val="20"/>
          <w:lang w:val="en-GB"/>
        </w:rPr>
        <w:t>(created between 1923 and 1931)</w:t>
      </w:r>
      <w:r w:rsidRPr="007928D8">
        <w:rPr>
          <w:sz w:val="20"/>
          <w:lang w:val="en-GB"/>
        </w:rPr>
        <w:t>.</w:t>
      </w:r>
    </w:p>
    <w:p w14:paraId="2ACF1DC5" w14:textId="77777777" w:rsidR="007928D8" w:rsidRPr="007928D8" w:rsidRDefault="007928D8" w:rsidP="007928D8">
      <w:pPr>
        <w:pStyle w:val="AbstractStyle"/>
        <w:jc w:val="center"/>
        <w:rPr>
          <w:sz w:val="20"/>
          <w:lang w:val="en-GB"/>
        </w:rPr>
      </w:pPr>
      <w:r w:rsidRPr="007928D8">
        <w:rPr>
          <w:sz w:val="20"/>
          <w:lang w:val="en-GB"/>
        </w:rPr>
        <w:lastRenderedPageBreak/>
        <w:t>These stencils, in addition to reviewing historical milestones of typography, are an excellent tool to understand the construction of the letter allowing multiple combinations and variations through the drawing in a playful and simple way.</w:t>
      </w:r>
    </w:p>
    <w:p w14:paraId="20EF1946" w14:textId="77777777" w:rsidR="007928D8" w:rsidRPr="007928D8" w:rsidRDefault="007928D8" w:rsidP="00130E76">
      <w:pPr>
        <w:pStyle w:val="AbstractStyle"/>
        <w:jc w:val="center"/>
        <w:rPr>
          <w:sz w:val="20"/>
        </w:rPr>
      </w:pPr>
    </w:p>
    <w:p w14:paraId="261F22D2" w14:textId="77777777" w:rsidR="00304499" w:rsidRPr="00994229" w:rsidRDefault="00304499" w:rsidP="00130E76">
      <w:pPr>
        <w:pStyle w:val="KeywordsText"/>
        <w:rPr>
          <w:sz w:val="20"/>
          <w:lang w:val="en-GB"/>
        </w:rPr>
      </w:pPr>
    </w:p>
    <w:p w14:paraId="72BD4CF0" w14:textId="02B72E98" w:rsidR="007928D8" w:rsidRPr="007928D8" w:rsidRDefault="00304499" w:rsidP="007928D8">
      <w:pPr>
        <w:pStyle w:val="KeywordsText"/>
        <w:rPr>
          <w:sz w:val="20"/>
          <w:lang w:val="en-GB"/>
        </w:rPr>
      </w:pPr>
      <w:r w:rsidRPr="00994229">
        <w:rPr>
          <w:sz w:val="20"/>
          <w:lang w:val="en-GB"/>
        </w:rPr>
        <w:t>Keywo</w:t>
      </w:r>
      <w:r w:rsidR="007928D8">
        <w:rPr>
          <w:sz w:val="20"/>
          <w:lang w:val="en-GB"/>
        </w:rPr>
        <w:t xml:space="preserve">rds: </w:t>
      </w:r>
      <w:r w:rsidR="007928D8" w:rsidRPr="007928D8">
        <w:rPr>
          <w:sz w:val="20"/>
          <w:lang w:val="en-GB"/>
        </w:rPr>
        <w:t xml:space="preserve">Stencil, modular type, Super Tipo Veloz, type design. </w:t>
      </w:r>
    </w:p>
    <w:p w14:paraId="02BEF4AD" w14:textId="77777777" w:rsidR="007928D8" w:rsidRPr="00994229" w:rsidRDefault="007928D8" w:rsidP="00130E76">
      <w:pPr>
        <w:pStyle w:val="KeywordsText"/>
        <w:rPr>
          <w:sz w:val="20"/>
          <w:lang w:val="en-GB"/>
        </w:rPr>
      </w:pPr>
    </w:p>
    <w:p w14:paraId="52657364" w14:textId="77777777" w:rsidR="00304499" w:rsidRPr="00994229" w:rsidRDefault="00304499" w:rsidP="00130E76">
      <w:pPr>
        <w:pStyle w:val="KeywordsText"/>
        <w:rPr>
          <w:sz w:val="20"/>
          <w:lang w:val="en-GB"/>
        </w:rPr>
      </w:pPr>
    </w:p>
    <w:p w14:paraId="1DEC0D49" w14:textId="77777777" w:rsidR="00304499" w:rsidRPr="00994229" w:rsidRDefault="00304499" w:rsidP="00130E76">
      <w:pPr>
        <w:spacing w:line="360" w:lineRule="auto"/>
        <w:rPr>
          <w:rFonts w:ascii="Times New Roman" w:hAnsi="Times New Roman" w:cs="Times New Roman"/>
          <w:b/>
          <w:i/>
          <w:sz w:val="20"/>
          <w:szCs w:val="20"/>
          <w:lang w:val="en-GB"/>
        </w:rPr>
      </w:pPr>
    </w:p>
    <w:p w14:paraId="5B102FE2" w14:textId="6A808A92" w:rsidR="00130E76" w:rsidRPr="00CA1C8B" w:rsidRDefault="00CA1C8B" w:rsidP="00130E76">
      <w:pPr>
        <w:spacing w:line="360" w:lineRule="auto"/>
        <w:rPr>
          <w:rFonts w:ascii="Times New Roman" w:hAnsi="Times New Roman" w:cs="Times New Roman"/>
          <w:b/>
        </w:rPr>
      </w:pPr>
      <w:r w:rsidRPr="00CA1C8B">
        <w:rPr>
          <w:rFonts w:ascii="Times New Roman" w:hAnsi="Times New Roman" w:cs="Times New Roman"/>
          <w:b/>
        </w:rPr>
        <w:t>Introducción</w:t>
      </w:r>
      <w:r w:rsidR="00130E76" w:rsidRPr="00CA1C8B">
        <w:rPr>
          <w:rFonts w:ascii="Times New Roman" w:hAnsi="Times New Roman" w:cs="Times New Roman"/>
          <w:b/>
        </w:rPr>
        <w:t>.</w:t>
      </w:r>
    </w:p>
    <w:p w14:paraId="0FBB2B65" w14:textId="77777777" w:rsidR="00CA1C8B" w:rsidRPr="00C76746" w:rsidRDefault="00CA1C8B" w:rsidP="00CA1C8B">
      <w:pPr>
        <w:spacing w:line="360" w:lineRule="auto"/>
        <w:rPr>
          <w:rFonts w:ascii="Times New Roman" w:hAnsi="Times New Roman" w:cs="Times New Roman"/>
          <w:bCs/>
        </w:rPr>
      </w:pPr>
      <w:r w:rsidRPr="00CA1C8B">
        <w:rPr>
          <w:rFonts w:ascii="Times New Roman" w:hAnsi="Times New Roman" w:cs="Times New Roman"/>
          <w:bCs/>
        </w:rPr>
        <w:t xml:space="preserve">La tipografía es un sistema teóricamente perfecto, pero prácticamente imperfecto. </w:t>
      </w:r>
      <w:r w:rsidRPr="00C76746">
        <w:rPr>
          <w:rFonts w:ascii="Times New Roman" w:hAnsi="Times New Roman" w:cs="Times New Roman"/>
          <w:bCs/>
        </w:rPr>
        <w:t xml:space="preserve">Toda transmisión de conocimiento conlleva la sistematización y la racionalización de la materia a enseñar y la tipografía no es una excepción. Teniendo en cuenta que supone la estandarización de las letras y otros signos para su reproducción, la comprensión de su construcción parte del estudio del trazo en la escritura manual y la aplicación de la lógica y la geometría (con ajustes ópticos) que llegan a materializarse en el módulo. </w:t>
      </w:r>
    </w:p>
    <w:p w14:paraId="1A7C7C96" w14:textId="77777777" w:rsidR="00CA1C8B" w:rsidRPr="00C76746" w:rsidRDefault="00CA1C8B" w:rsidP="00CA1C8B">
      <w:pPr>
        <w:spacing w:line="360" w:lineRule="auto"/>
        <w:rPr>
          <w:rFonts w:ascii="Times New Roman" w:hAnsi="Times New Roman" w:cs="Times New Roman"/>
          <w:bCs/>
        </w:rPr>
      </w:pPr>
      <w:r w:rsidRPr="00C76746">
        <w:rPr>
          <w:rFonts w:ascii="Times New Roman" w:hAnsi="Times New Roman" w:cs="Times New Roman"/>
          <w:bCs/>
        </w:rPr>
        <w:t>Trazo y módulo se convierten en los dos principales elementos para dibujar letras, uno de forma manual y otro de forma sistematizada. El primero depende del movimiento, el instrumento con el que se realiza (pluma, pincel, etc.), el ángulo y la presión. El segundo, del diseño de unas formas predefinidas que se combinan entre si.</w:t>
      </w:r>
    </w:p>
    <w:p w14:paraId="34C4577E" w14:textId="00FB4955" w:rsidR="00CA1C8B" w:rsidRPr="00CA1C8B" w:rsidRDefault="00CA1C8B" w:rsidP="00CA1C8B">
      <w:pPr>
        <w:spacing w:line="360" w:lineRule="auto"/>
        <w:rPr>
          <w:rFonts w:ascii="Times New Roman" w:hAnsi="Times New Roman" w:cs="Times New Roman"/>
          <w:bCs/>
        </w:rPr>
      </w:pPr>
      <w:r w:rsidRPr="00C76746">
        <w:rPr>
          <w:rFonts w:ascii="Times New Roman" w:hAnsi="Times New Roman" w:cs="Times New Roman"/>
          <w:bCs/>
        </w:rPr>
        <w:t xml:space="preserve">Una herramienta que permite conectar ambos conceptos es la plantilla. Pero además introduce una tercera forma de creación de letras: la rotulación a través del dibujo de su contorno. </w:t>
      </w:r>
      <w:r w:rsidRPr="00CA1C8B">
        <w:rPr>
          <w:rFonts w:ascii="Times New Roman" w:hAnsi="Times New Roman" w:cs="Times New Roman"/>
          <w:bCs/>
        </w:rPr>
        <w:t xml:space="preserve">Es por ello que consideramos que puede ser un instrumento muy útil para la comprensión de la construcción de la letra a través de la selección de unas formas que pueden basarse en trazos manuales o elementos geométricos que se pueden conectar de múltiples maneras creando diversos diseños sencillos de dibujar pues los </w:t>
      </w:r>
      <w:del w:id="0" w:author="Autor">
        <w:r w:rsidRPr="00CA1C8B" w:rsidDel="00B41B81">
          <w:rPr>
            <w:rFonts w:ascii="Times New Roman" w:hAnsi="Times New Roman" w:cs="Times New Roman"/>
            <w:bCs/>
          </w:rPr>
          <w:delText>movimentos</w:delText>
        </w:r>
      </w:del>
      <w:ins w:id="1" w:author="Autor">
        <w:r w:rsidR="00B41B81" w:rsidRPr="00CA1C8B">
          <w:rPr>
            <w:rFonts w:ascii="Times New Roman" w:hAnsi="Times New Roman" w:cs="Times New Roman"/>
            <w:bCs/>
          </w:rPr>
          <w:t>movimientos</w:t>
        </w:r>
      </w:ins>
      <w:r w:rsidRPr="00CA1C8B">
        <w:rPr>
          <w:rFonts w:ascii="Times New Roman" w:hAnsi="Times New Roman" w:cs="Times New Roman"/>
          <w:bCs/>
        </w:rPr>
        <w:t xml:space="preserve"> del trazado están pautados por la propia plantilla.</w:t>
      </w:r>
    </w:p>
    <w:p w14:paraId="6B5D3DCF" w14:textId="12658E78" w:rsidR="00CA1C8B" w:rsidRPr="005C38AE" w:rsidRDefault="00CA1C8B" w:rsidP="00CA1C8B">
      <w:pPr>
        <w:spacing w:line="360" w:lineRule="auto"/>
        <w:rPr>
          <w:rFonts w:ascii="Times New Roman" w:hAnsi="Times New Roman" w:cs="Times New Roman"/>
          <w:bCs/>
        </w:rPr>
      </w:pPr>
      <w:r w:rsidRPr="005C38AE">
        <w:rPr>
          <w:rFonts w:ascii="Times New Roman" w:hAnsi="Times New Roman" w:cs="Times New Roman"/>
          <w:bCs/>
        </w:rPr>
        <w:t xml:space="preserve">A través de una revisión histórica del proceso de racionalización de la tipografía y diversos métodos de escritura y dibujo de las letras surge la propuesta de diseño de unas plantillas basadas en tipografías históricas que aplican la lógica de construcción modular: el </w:t>
      </w:r>
      <w:r w:rsidR="005C38AE" w:rsidRPr="005C38AE">
        <w:rPr>
          <w:rFonts w:ascii="Times New Roman" w:hAnsi="Times New Roman" w:cs="Times New Roman"/>
          <w:bCs/>
        </w:rPr>
        <w:t>S</w:t>
      </w:r>
      <w:r w:rsidR="005C38AE">
        <w:rPr>
          <w:rFonts w:ascii="Times New Roman" w:hAnsi="Times New Roman" w:cs="Times New Roman"/>
          <w:bCs/>
        </w:rPr>
        <w:t>ú</w:t>
      </w:r>
      <w:r w:rsidRPr="005C38AE">
        <w:rPr>
          <w:rFonts w:ascii="Times New Roman" w:hAnsi="Times New Roman" w:cs="Times New Roman"/>
          <w:bCs/>
        </w:rPr>
        <w:t>per Tipo Veloz, Fregio Mecano y Figuras Geométricas.</w:t>
      </w:r>
    </w:p>
    <w:p w14:paraId="73192183" w14:textId="77777777" w:rsidR="00CA1C8B" w:rsidRPr="00C76746" w:rsidRDefault="00CA1C8B" w:rsidP="00CA1C8B">
      <w:pPr>
        <w:spacing w:line="360" w:lineRule="auto"/>
        <w:rPr>
          <w:rFonts w:ascii="Times New Roman" w:hAnsi="Times New Roman" w:cs="Times New Roman"/>
          <w:bCs/>
        </w:rPr>
      </w:pPr>
      <w:r w:rsidRPr="00C76746">
        <w:rPr>
          <w:rFonts w:ascii="Times New Roman" w:hAnsi="Times New Roman" w:cs="Times New Roman"/>
          <w:bCs/>
        </w:rPr>
        <w:t>Desde el punto de vista de la enseñanza, el abordaje desde la historia de estas tipografías y las circunstancias que las rodearon permite asentar las bases para la comprensión de un pensamiento modernista de principios del siglo XX y aplicarlo en la actualidad ampliando las opciones y posibilidades que nos pueden brindar las técnicas actuales.</w:t>
      </w:r>
    </w:p>
    <w:p w14:paraId="26278D69" w14:textId="77777777" w:rsidR="00CA1C8B" w:rsidRPr="00C76746" w:rsidRDefault="00CA1C8B" w:rsidP="00CA1C8B">
      <w:pPr>
        <w:spacing w:line="360" w:lineRule="auto"/>
        <w:rPr>
          <w:rFonts w:ascii="Times New Roman" w:hAnsi="Times New Roman" w:cs="Times New Roman"/>
          <w:bCs/>
        </w:rPr>
      </w:pPr>
      <w:r w:rsidRPr="00C76746">
        <w:rPr>
          <w:rFonts w:ascii="Times New Roman" w:hAnsi="Times New Roman" w:cs="Times New Roman"/>
          <w:bCs/>
        </w:rPr>
        <w:t>Se convierte así en un proyecto de carácter educativo en el que confluyen diversas disciplinas (como historia, geometría, diseño de tipografía, impresión, rotulación o lettering) y distintas técnicas tanto analógicas como digitales (dibujo, estarcido, impresión tipográfica, corte laser).</w:t>
      </w:r>
    </w:p>
    <w:p w14:paraId="1D3B871D" w14:textId="77777777" w:rsidR="00CA1C8B" w:rsidRPr="00C76746" w:rsidRDefault="00CA1C8B" w:rsidP="00130E76">
      <w:pPr>
        <w:spacing w:line="360" w:lineRule="auto"/>
        <w:rPr>
          <w:rFonts w:ascii="Times New Roman" w:hAnsi="Times New Roman" w:cs="Times New Roman"/>
          <w:bCs/>
        </w:rPr>
      </w:pPr>
    </w:p>
    <w:p w14:paraId="1293C2ED" w14:textId="7645C97B" w:rsidR="00CA1C8B" w:rsidRPr="00CA1C8B" w:rsidRDefault="00CA1C8B" w:rsidP="00CA1C8B">
      <w:pPr>
        <w:spacing w:line="360" w:lineRule="auto"/>
        <w:rPr>
          <w:rFonts w:ascii="Times New Roman" w:hAnsi="Times New Roman" w:cs="Times New Roman"/>
          <w:b/>
        </w:rPr>
      </w:pPr>
      <w:r>
        <w:rPr>
          <w:rFonts w:ascii="Times New Roman" w:hAnsi="Times New Roman" w:cs="Times New Roman"/>
          <w:b/>
        </w:rPr>
        <w:t>Marco histórico / teórico</w:t>
      </w:r>
      <w:r w:rsidRPr="00CA1C8B">
        <w:rPr>
          <w:rFonts w:ascii="Times New Roman" w:hAnsi="Times New Roman" w:cs="Times New Roman"/>
          <w:b/>
        </w:rPr>
        <w:t>.</w:t>
      </w:r>
    </w:p>
    <w:p w14:paraId="5CD8BAAE" w14:textId="77777777" w:rsidR="00130E76" w:rsidRPr="00CA1C8B" w:rsidRDefault="00130E76" w:rsidP="00130E76">
      <w:pPr>
        <w:spacing w:line="360" w:lineRule="auto"/>
        <w:rPr>
          <w:rFonts w:ascii="Times New Roman" w:hAnsi="Times New Roman" w:cs="Times New Roman"/>
          <w:bCs/>
        </w:rPr>
      </w:pPr>
    </w:p>
    <w:p w14:paraId="0B5A0AE0" w14:textId="596C31B3" w:rsidR="00130E76" w:rsidRPr="001D39FF" w:rsidRDefault="00CA1C8B" w:rsidP="00130E76">
      <w:pPr>
        <w:spacing w:line="360" w:lineRule="auto"/>
        <w:rPr>
          <w:rFonts w:ascii="Times New Roman" w:hAnsi="Times New Roman" w:cs="Times New Roman"/>
          <w:b/>
          <w:i/>
          <w:iCs/>
          <w:sz w:val="22"/>
          <w:szCs w:val="22"/>
        </w:rPr>
      </w:pPr>
      <w:r>
        <w:rPr>
          <w:rFonts w:ascii="Times New Roman" w:hAnsi="Times New Roman" w:cs="Times New Roman"/>
          <w:b/>
          <w:i/>
          <w:iCs/>
          <w:sz w:val="22"/>
          <w:szCs w:val="22"/>
        </w:rPr>
        <w:t>De la caligrafía a la tipografía a través de la geometría</w:t>
      </w:r>
      <w:r w:rsidR="00130E76" w:rsidRPr="001D39FF">
        <w:rPr>
          <w:rFonts w:ascii="Times New Roman" w:hAnsi="Times New Roman" w:cs="Times New Roman"/>
          <w:b/>
          <w:i/>
          <w:iCs/>
          <w:sz w:val="22"/>
          <w:szCs w:val="22"/>
        </w:rPr>
        <w:t>.</w:t>
      </w:r>
    </w:p>
    <w:p w14:paraId="55671AC9" w14:textId="46403964" w:rsidR="00A02D03" w:rsidRPr="00C76746" w:rsidRDefault="00A02D03" w:rsidP="00A02D03">
      <w:pPr>
        <w:spacing w:line="360" w:lineRule="auto"/>
        <w:rPr>
          <w:rFonts w:ascii="Times New Roman" w:hAnsi="Times New Roman" w:cs="Times New Roman"/>
          <w:bCs/>
        </w:rPr>
      </w:pPr>
      <w:r w:rsidRPr="00A02D03">
        <w:rPr>
          <w:rFonts w:ascii="Times New Roman" w:hAnsi="Times New Roman" w:cs="Times New Roman"/>
          <w:bCs/>
        </w:rPr>
        <w:lastRenderedPageBreak/>
        <w:t xml:space="preserve">Es precisamente desde el Renacimiento, la época en la que se desarrolla la tecnología de los tipos móviles y de la imprenta en Europa, cuando el ser humano busca más intensamente explicar todo aquello que le rodea, más allá del dogma y la fe religiosa (Williamson, 1989, p. 171-186). </w:t>
      </w:r>
      <w:r w:rsidRPr="00C76746">
        <w:rPr>
          <w:rFonts w:ascii="Times New Roman" w:hAnsi="Times New Roman" w:cs="Times New Roman"/>
          <w:bCs/>
        </w:rPr>
        <w:t>Ahora se buscan las respuestas para entender el mundo y la naturaleza a través de la razón y de ciencias como las matemáticas y la Geometría. La belleza y la armonía (la “divina proporción”) son entendidas como orden y construcción geométricas.</w:t>
      </w:r>
    </w:p>
    <w:p w14:paraId="6F7B86BB" w14:textId="77777777" w:rsidR="00A02D03" w:rsidRPr="00C76746" w:rsidRDefault="00A02D03" w:rsidP="00A02D03">
      <w:pPr>
        <w:spacing w:line="360" w:lineRule="auto"/>
        <w:rPr>
          <w:rFonts w:ascii="Times New Roman" w:hAnsi="Times New Roman" w:cs="Times New Roman"/>
          <w:bCs/>
        </w:rPr>
      </w:pPr>
      <w:r w:rsidRPr="00C76746">
        <w:rPr>
          <w:rFonts w:ascii="Times New Roman" w:hAnsi="Times New Roman" w:cs="Times New Roman"/>
          <w:bCs/>
        </w:rPr>
        <w:t>De aquí nace uno de los elementos más importantes en la tipografía que se ha aplicado tanto al diseño individualizado de los signos y caracteres, como a la composición de textos: la retícula. Su esencia reside en el principio cartesiano de dividir aquello que se quiere entender o reproducir en partes más pequeñas mediante ejes horizontales y verticales. Como nos demuestra Williamson (1989), la retícula en el diseño no es un invento del Estilo Internacional suizo, sino que ya había sido aplicada en libros manuscritos y era un elemento también empleado para el dibujo de los caracteres.</w:t>
      </w:r>
    </w:p>
    <w:p w14:paraId="70EC9B7B" w14:textId="2F431E58" w:rsidR="00A02D03" w:rsidRPr="00C76746" w:rsidRDefault="00A02D03" w:rsidP="00A02D03">
      <w:pPr>
        <w:spacing w:line="360" w:lineRule="auto"/>
        <w:rPr>
          <w:rFonts w:ascii="Times New Roman" w:hAnsi="Times New Roman" w:cs="Times New Roman"/>
          <w:bCs/>
        </w:rPr>
      </w:pPr>
      <w:r w:rsidRPr="00C76746">
        <w:rPr>
          <w:rFonts w:ascii="Times New Roman" w:hAnsi="Times New Roman" w:cs="Times New Roman"/>
          <w:bCs/>
        </w:rPr>
        <w:t xml:space="preserve">La escritura manual e inscrita son objeto de estudio bajo el prisma de la composición geométrica y la búsqueda de su construcción racional. En </w:t>
      </w:r>
      <w:r w:rsidRPr="00C76746">
        <w:rPr>
          <w:rFonts w:ascii="Times New Roman" w:hAnsi="Times New Roman" w:cs="Times New Roman"/>
          <w:bCs/>
          <w:i/>
        </w:rPr>
        <w:t>De Divina Proportione</w:t>
      </w:r>
      <w:r w:rsidRPr="00C76746">
        <w:rPr>
          <w:rFonts w:ascii="Times New Roman" w:hAnsi="Times New Roman" w:cs="Times New Roman"/>
          <w:bCs/>
        </w:rPr>
        <w:t xml:space="preserve"> (1509), Luca Pacioli aplicó la proporción </w:t>
      </w:r>
      <w:del w:id="2" w:author="Autor">
        <w:r w:rsidRPr="00C76746" w:rsidDel="009847A9">
          <w:rPr>
            <w:rFonts w:ascii="Times New Roman" w:hAnsi="Times New Roman" w:cs="Times New Roman"/>
            <w:bCs/>
          </w:rPr>
          <w:delText xml:space="preserve">aúrea </w:delText>
        </w:r>
      </w:del>
      <w:ins w:id="3" w:author="Autor">
        <w:r w:rsidR="009847A9">
          <w:rPr>
            <w:rFonts w:ascii="Times New Roman" w:hAnsi="Times New Roman" w:cs="Times New Roman"/>
            <w:bCs/>
          </w:rPr>
          <w:t xml:space="preserve">áurea </w:t>
        </w:r>
      </w:ins>
      <w:r w:rsidRPr="00C76746">
        <w:rPr>
          <w:rFonts w:ascii="Times New Roman" w:hAnsi="Times New Roman" w:cs="Times New Roman"/>
          <w:bCs/>
        </w:rPr>
        <w:t xml:space="preserve">al alfabeto romano buscando la composición armoniosa de las letras con la ayuda de formas geométricas. </w:t>
      </w:r>
    </w:p>
    <w:p w14:paraId="4015BF16" w14:textId="77777777" w:rsidR="00A02D03" w:rsidRPr="00C76746" w:rsidRDefault="00A02D03" w:rsidP="00A02D03">
      <w:pPr>
        <w:spacing w:line="360" w:lineRule="auto"/>
        <w:rPr>
          <w:rFonts w:ascii="Times New Roman" w:hAnsi="Times New Roman" w:cs="Times New Roman"/>
          <w:bCs/>
        </w:rPr>
      </w:pPr>
      <w:r w:rsidRPr="00C76746">
        <w:rPr>
          <w:rFonts w:ascii="Times New Roman" w:hAnsi="Times New Roman" w:cs="Times New Roman"/>
          <w:bCs/>
        </w:rPr>
        <w:t xml:space="preserve">Alberto Durero también analizó la letra romana y su construcción mediante regla y compás en su obra </w:t>
      </w:r>
      <w:r w:rsidRPr="00C76746">
        <w:rPr>
          <w:rFonts w:ascii="Times New Roman" w:hAnsi="Times New Roman" w:cs="Times New Roman"/>
          <w:bCs/>
          <w:i/>
        </w:rPr>
        <w:t>Underweisung der Messung</w:t>
      </w:r>
      <w:r w:rsidRPr="00C76746">
        <w:rPr>
          <w:rFonts w:ascii="Times New Roman" w:hAnsi="Times New Roman" w:cs="Times New Roman"/>
          <w:bCs/>
        </w:rPr>
        <w:t xml:space="preserve"> (1525) conocida como “Los cuatro libros de la medición”. Pero lo más curioso es que encontró una pauta de creación modular en la letra manuscrita de estilo gótico a través de la repetición de un módulo en forma de rombo que equivale a la posición inicial del trazo, el ángulo y el ancho de la pluma. Este módulo puede dividirse en partes más pequeñas o girar para adoptar la forma de un cuadrado.</w:t>
      </w:r>
    </w:p>
    <w:p w14:paraId="1D507D25" w14:textId="77777777" w:rsidR="00A02D03" w:rsidRPr="00C76746" w:rsidRDefault="00A02D03" w:rsidP="00A02D03">
      <w:pPr>
        <w:spacing w:line="360" w:lineRule="auto"/>
        <w:rPr>
          <w:rFonts w:ascii="Times New Roman" w:hAnsi="Times New Roman" w:cs="Times New Roman"/>
          <w:bCs/>
        </w:rPr>
      </w:pPr>
      <w:r w:rsidRPr="00C76746">
        <w:rPr>
          <w:rFonts w:ascii="Times New Roman" w:hAnsi="Times New Roman" w:cs="Times New Roman"/>
          <w:bCs/>
        </w:rPr>
        <w:t xml:space="preserve">Geoffroy Tory en su </w:t>
      </w:r>
      <w:r w:rsidRPr="00C76746">
        <w:rPr>
          <w:rFonts w:ascii="Times New Roman" w:hAnsi="Times New Roman" w:cs="Times New Roman"/>
          <w:bCs/>
          <w:i/>
        </w:rPr>
        <w:t>Champ Fleury</w:t>
      </w:r>
      <w:r w:rsidRPr="00C76746">
        <w:rPr>
          <w:rFonts w:ascii="Times New Roman" w:hAnsi="Times New Roman" w:cs="Times New Roman"/>
          <w:bCs/>
        </w:rPr>
        <w:t xml:space="preserve"> (1529) revisa las proporciones de la letra romana comparándolas con las del ser humano. En el tercer libro de esta obra ricamente ilustrada Tory ofrece las instrucciones necesarias para la construcción geométrica del alfabeto latino sobre una cuadrícula de 10x10. </w:t>
      </w:r>
    </w:p>
    <w:p w14:paraId="33DDB93A" w14:textId="0BB2A37F" w:rsidR="00A02D03" w:rsidRPr="00A02D03" w:rsidRDefault="00A02D03" w:rsidP="00A02D03">
      <w:pPr>
        <w:spacing w:line="360" w:lineRule="auto"/>
        <w:rPr>
          <w:rFonts w:ascii="Times New Roman" w:hAnsi="Times New Roman" w:cs="Times New Roman"/>
          <w:bCs/>
        </w:rPr>
      </w:pPr>
      <w:r w:rsidRPr="00C76746">
        <w:rPr>
          <w:rFonts w:ascii="Times New Roman" w:hAnsi="Times New Roman" w:cs="Times New Roman"/>
          <w:bCs/>
        </w:rPr>
        <w:t xml:space="preserve">La culminación de la racionalización de la tipografía llega con la </w:t>
      </w:r>
      <w:r w:rsidRPr="00C76746">
        <w:rPr>
          <w:rFonts w:ascii="Times New Roman" w:hAnsi="Times New Roman" w:cs="Times New Roman"/>
          <w:bCs/>
          <w:i/>
        </w:rPr>
        <w:t>Roman du Roi</w:t>
      </w:r>
      <w:r w:rsidRPr="00C76746">
        <w:rPr>
          <w:rFonts w:ascii="Times New Roman" w:hAnsi="Times New Roman" w:cs="Times New Roman"/>
          <w:bCs/>
        </w:rPr>
        <w:t xml:space="preserve"> (1692), un encargo de diseño tipográfico realizado expresamente por el rey de Francia Luis XIV. Muy interesado por la imprenta, el monarca creó un comité de expertos para diseñar un nuevo tipo basado en principios matemáticos. </w:t>
      </w:r>
      <w:r w:rsidRPr="00A02D03">
        <w:rPr>
          <w:rFonts w:ascii="Times New Roman" w:hAnsi="Times New Roman" w:cs="Times New Roman"/>
          <w:bCs/>
        </w:rPr>
        <w:t>Para ello crearon una meticulosa retícula cuadrada dividida en una principal de 8x8, cuyas unidades se fraccionaban en 6x6, dando un total de 2.304 pequeñas subdivisiones (</w:t>
      </w:r>
      <w:r>
        <w:rPr>
          <w:rFonts w:ascii="Times New Roman" w:hAnsi="Times New Roman" w:cs="Times New Roman"/>
          <w:bCs/>
        </w:rPr>
        <w:t>M</w:t>
      </w:r>
      <w:r w:rsidRPr="00A02D03">
        <w:rPr>
          <w:rFonts w:ascii="Times New Roman" w:hAnsi="Times New Roman" w:cs="Times New Roman"/>
          <w:bCs/>
        </w:rPr>
        <w:t xml:space="preserve">eggs, 2002, p.153-156). </w:t>
      </w:r>
    </w:p>
    <w:p w14:paraId="5C17B62B" w14:textId="09D252A0" w:rsidR="00A02D03" w:rsidRPr="00C76746" w:rsidRDefault="00A02D03" w:rsidP="00A02D03">
      <w:pPr>
        <w:spacing w:line="360" w:lineRule="auto"/>
        <w:rPr>
          <w:rFonts w:ascii="Times New Roman" w:hAnsi="Times New Roman" w:cs="Times New Roman"/>
          <w:bCs/>
        </w:rPr>
      </w:pPr>
      <w:r w:rsidRPr="00C76746">
        <w:rPr>
          <w:rFonts w:ascii="Times New Roman" w:hAnsi="Times New Roman" w:cs="Times New Roman"/>
          <w:bCs/>
        </w:rPr>
        <w:t xml:space="preserve">Estos modelos de letras fueron grabadas con buril en planchas de cobre de tamaño considerable por lo que esta </w:t>
      </w:r>
      <w:del w:id="4" w:author="Autor">
        <w:r w:rsidRPr="00C76746" w:rsidDel="000538A3">
          <w:rPr>
            <w:rFonts w:ascii="Times New Roman" w:hAnsi="Times New Roman" w:cs="Times New Roman"/>
            <w:bCs/>
          </w:rPr>
          <w:delText>precision</w:delText>
        </w:r>
      </w:del>
      <w:ins w:id="5" w:author="Autor">
        <w:r w:rsidR="000538A3" w:rsidRPr="00C76746">
          <w:rPr>
            <w:rFonts w:ascii="Times New Roman" w:hAnsi="Times New Roman" w:cs="Times New Roman"/>
            <w:bCs/>
          </w:rPr>
          <w:t>precisión</w:t>
        </w:r>
      </w:ins>
      <w:r w:rsidRPr="00C76746">
        <w:rPr>
          <w:rFonts w:ascii="Times New Roman" w:hAnsi="Times New Roman" w:cs="Times New Roman"/>
          <w:bCs/>
        </w:rPr>
        <w:t xml:space="preserve"> no resultó de mucha utilidad cuando se tuvo que realizar los punzones a tamaños pequeños para texto. El diseño de esta tipografía marca la ruptura con la tradición del estilo caligráfico, aumentando el contraste entre los trazos finos y gruesos, además de terminar con remates marcados y finos que inauguraban los llamados “tipos de transición”.</w:t>
      </w:r>
    </w:p>
    <w:p w14:paraId="5EF0C29E" w14:textId="77777777" w:rsidR="00A02D03" w:rsidRPr="001D39FF" w:rsidRDefault="00A02D03" w:rsidP="002B2471">
      <w:pPr>
        <w:spacing w:line="360" w:lineRule="auto"/>
        <w:rPr>
          <w:rFonts w:ascii="Times New Roman" w:hAnsi="Times New Roman" w:cs="Times New Roman"/>
          <w:bCs/>
        </w:rPr>
      </w:pPr>
    </w:p>
    <w:p w14:paraId="4DF88A16" w14:textId="77777777" w:rsidR="002B2471" w:rsidRPr="001D39FF" w:rsidRDefault="002B2471" w:rsidP="002B2471">
      <w:pPr>
        <w:spacing w:line="360" w:lineRule="auto"/>
        <w:rPr>
          <w:rFonts w:ascii="Times New Roman" w:hAnsi="Times New Roman" w:cs="Times New Roman"/>
          <w:bCs/>
        </w:rPr>
      </w:pPr>
    </w:p>
    <w:p w14:paraId="12CE521C" w14:textId="77777777" w:rsidR="00800FB4" w:rsidRDefault="00800FB4" w:rsidP="00800FB4">
      <w:pPr>
        <w:spacing w:after="240"/>
        <w:jc w:val="center"/>
        <w:rPr>
          <w:lang w:val="en-GB"/>
        </w:rPr>
      </w:pPr>
      <w:r>
        <w:rPr>
          <w:noProof/>
          <w:lang w:eastAsia="es-ES"/>
        </w:rPr>
        <w:lastRenderedPageBreak/>
        <w:drawing>
          <wp:inline distT="0" distB="0" distL="0" distR="0" wp14:anchorId="378FDC50" wp14:editId="2503BAE3">
            <wp:extent cx="2822364" cy="3729600"/>
            <wp:effectExtent l="0" t="0" r="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uca_Pacioli,_De_divina_proportione,_Letter_A.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26887" cy="3735576"/>
                    </a:xfrm>
                    <a:prstGeom prst="rect">
                      <a:avLst/>
                    </a:prstGeom>
                  </pic:spPr>
                </pic:pic>
              </a:graphicData>
            </a:graphic>
          </wp:inline>
        </w:drawing>
      </w:r>
      <w:r>
        <w:rPr>
          <w:noProof/>
          <w:lang w:eastAsia="es-ES"/>
        </w:rPr>
        <w:drawing>
          <wp:inline distT="0" distB="0" distL="0" distR="0" wp14:anchorId="1B25576E" wp14:editId="0297DCF3">
            <wp:extent cx="2411730" cy="3732176"/>
            <wp:effectExtent l="0" t="0" r="762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uerer_Underweysung_der_Messung_139.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15427" cy="3737896"/>
                    </a:xfrm>
                    <a:prstGeom prst="rect">
                      <a:avLst/>
                    </a:prstGeom>
                  </pic:spPr>
                </pic:pic>
              </a:graphicData>
            </a:graphic>
          </wp:inline>
        </w:drawing>
      </w:r>
    </w:p>
    <w:p w14:paraId="6EDE76E1" w14:textId="77777777" w:rsidR="00800FB4" w:rsidRDefault="00800FB4" w:rsidP="00800FB4">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rPr>
      </w:pPr>
      <w:r w:rsidRPr="00800FB4">
        <w:rPr>
          <w:rFonts w:ascii="Times New Roman" w:hAnsi="Times New Roman" w:cs="Times New Roman"/>
          <w:i/>
          <w:iCs/>
          <w:color w:val="000000"/>
          <w:sz w:val="18"/>
          <w:szCs w:val="18"/>
        </w:rPr>
        <w:t xml:space="preserve">Figuras 1 y 2–  Izquierda: Página de De divina proportione de Luca Pacioli. </w:t>
      </w:r>
    </w:p>
    <w:p w14:paraId="1030B4AC" w14:textId="62DA6195" w:rsidR="00800FB4" w:rsidRPr="00800FB4" w:rsidRDefault="00800FB4" w:rsidP="00800FB4">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rPr>
      </w:pPr>
      <w:r w:rsidRPr="00800FB4">
        <w:rPr>
          <w:rFonts w:ascii="Times New Roman" w:hAnsi="Times New Roman" w:cs="Times New Roman"/>
          <w:i/>
          <w:iCs/>
          <w:color w:val="000000"/>
          <w:sz w:val="18"/>
          <w:szCs w:val="18"/>
        </w:rPr>
        <w:t>Derecha: La construcción de la letra gótica según Alberto Durero.</w:t>
      </w:r>
    </w:p>
    <w:p w14:paraId="69688275" w14:textId="423D28E0" w:rsidR="002B2471" w:rsidRPr="00130E76" w:rsidRDefault="002B2471" w:rsidP="002B2471">
      <w:pPr>
        <w:spacing w:line="360" w:lineRule="auto"/>
        <w:jc w:val="center"/>
        <w:rPr>
          <w:rFonts w:ascii="Times New Roman" w:hAnsi="Times New Roman" w:cs="Times New Roman"/>
          <w:bCs/>
        </w:rPr>
      </w:pPr>
    </w:p>
    <w:p w14:paraId="794AF466" w14:textId="77777777" w:rsidR="00800FB4" w:rsidRDefault="00800FB4" w:rsidP="00800FB4">
      <w:pPr>
        <w:spacing w:after="240"/>
        <w:jc w:val="center"/>
        <w:rPr>
          <w:lang w:val="en-GB"/>
        </w:rPr>
      </w:pPr>
      <w:r>
        <w:rPr>
          <w:noProof/>
          <w:lang w:eastAsia="es-ES"/>
        </w:rPr>
        <w:drawing>
          <wp:inline distT="0" distB="0" distL="0" distR="0" wp14:anchorId="4153FB36" wp14:editId="4DD9252D">
            <wp:extent cx="3393849" cy="2459109"/>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mps fleury tory.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23588" cy="2480657"/>
                    </a:xfrm>
                    <a:prstGeom prst="rect">
                      <a:avLst/>
                    </a:prstGeom>
                  </pic:spPr>
                </pic:pic>
              </a:graphicData>
            </a:graphic>
          </wp:inline>
        </w:drawing>
      </w:r>
      <w:r>
        <w:rPr>
          <w:noProof/>
          <w:lang w:eastAsia="es-ES"/>
        </w:rPr>
        <w:drawing>
          <wp:inline distT="0" distB="0" distL="0" distR="0" wp14:anchorId="1E741208" wp14:editId="65E478D9">
            <wp:extent cx="1837541" cy="246661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 romanduroi.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43275" cy="2474306"/>
                    </a:xfrm>
                    <a:prstGeom prst="rect">
                      <a:avLst/>
                    </a:prstGeom>
                  </pic:spPr>
                </pic:pic>
              </a:graphicData>
            </a:graphic>
          </wp:inline>
        </w:drawing>
      </w:r>
    </w:p>
    <w:p w14:paraId="7327DE2F" w14:textId="5677C36A" w:rsidR="002B2471" w:rsidRPr="00800FB4" w:rsidRDefault="00800FB4" w:rsidP="00800FB4">
      <w:pPr>
        <w:pStyle w:val="Descripcin"/>
        <w:jc w:val="center"/>
        <w:rPr>
          <w:rFonts w:ascii="Times New Roman" w:eastAsiaTheme="minorHAnsi" w:hAnsi="Times New Roman"/>
          <w:bCs w:val="0"/>
          <w:i/>
          <w:iCs/>
          <w:color w:val="000000"/>
          <w:sz w:val="18"/>
          <w:szCs w:val="18"/>
          <w:lang w:val="es-ES"/>
        </w:rPr>
      </w:pPr>
      <w:r w:rsidRPr="00800FB4">
        <w:rPr>
          <w:rFonts w:ascii="Times New Roman" w:eastAsiaTheme="minorHAnsi" w:hAnsi="Times New Roman"/>
          <w:bCs w:val="0"/>
          <w:i/>
          <w:iCs/>
          <w:color w:val="000000"/>
          <w:sz w:val="18"/>
          <w:szCs w:val="18"/>
          <w:lang w:val="es-ES"/>
        </w:rPr>
        <w:t>Figuras 3 y 4 – Izquierda: Comparación de la letra romana con el cuerpo humano realizada por Geoffroy Tory.</w:t>
      </w:r>
      <w:r>
        <w:rPr>
          <w:rFonts w:ascii="Times New Roman" w:eastAsiaTheme="minorHAnsi" w:hAnsi="Times New Roman"/>
          <w:bCs w:val="0"/>
          <w:i/>
          <w:iCs/>
          <w:color w:val="000000"/>
          <w:sz w:val="18"/>
          <w:szCs w:val="18"/>
          <w:lang w:val="es-ES"/>
        </w:rPr>
        <w:br/>
      </w:r>
      <w:r w:rsidRPr="00800FB4">
        <w:rPr>
          <w:rFonts w:ascii="Times New Roman" w:eastAsiaTheme="minorHAnsi" w:hAnsi="Times New Roman"/>
          <w:bCs w:val="0"/>
          <w:i/>
          <w:iCs/>
          <w:color w:val="000000"/>
          <w:sz w:val="18"/>
          <w:szCs w:val="18"/>
          <w:lang w:val="es-ES"/>
        </w:rPr>
        <w:t xml:space="preserve"> Derecha: Diseño de la letra “G” de la para la tipografía Romain du Roi.</w:t>
      </w:r>
    </w:p>
    <w:p w14:paraId="5DC82904" w14:textId="77777777" w:rsidR="00800FB4" w:rsidRPr="001D39FF" w:rsidRDefault="00800FB4" w:rsidP="002B2471">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rPr>
      </w:pPr>
    </w:p>
    <w:p w14:paraId="377B0263" w14:textId="77777777" w:rsidR="00800FB4" w:rsidRPr="00800FB4" w:rsidRDefault="00800FB4" w:rsidP="00800FB4">
      <w:pPr>
        <w:spacing w:line="360" w:lineRule="auto"/>
        <w:rPr>
          <w:rFonts w:ascii="Times New Roman" w:hAnsi="Times New Roman" w:cs="Times New Roman"/>
          <w:b/>
          <w:i/>
          <w:iCs/>
          <w:sz w:val="22"/>
          <w:szCs w:val="22"/>
        </w:rPr>
      </w:pPr>
      <w:r w:rsidRPr="00800FB4">
        <w:rPr>
          <w:rFonts w:ascii="Times New Roman" w:hAnsi="Times New Roman" w:cs="Times New Roman"/>
          <w:b/>
          <w:i/>
          <w:iCs/>
          <w:sz w:val="22"/>
          <w:szCs w:val="22"/>
        </w:rPr>
        <w:t>La experimentación geométrica en la tipografía de Vanguardias</w:t>
      </w:r>
    </w:p>
    <w:p w14:paraId="05175248" w14:textId="77C3652F" w:rsidR="00800FB4" w:rsidRPr="00C76746" w:rsidRDefault="00800FB4" w:rsidP="00800FB4">
      <w:pPr>
        <w:spacing w:line="360" w:lineRule="auto"/>
        <w:rPr>
          <w:rFonts w:ascii="Times New Roman" w:hAnsi="Times New Roman" w:cs="Times New Roman"/>
          <w:bCs/>
        </w:rPr>
      </w:pPr>
      <w:r w:rsidRPr="00C76746">
        <w:rPr>
          <w:rFonts w:ascii="Times New Roman" w:hAnsi="Times New Roman" w:cs="Times New Roman"/>
          <w:bCs/>
        </w:rPr>
        <w:t xml:space="preserve">A comienzos del siglo XX los movimientos de vanguardia marcaron la ruptura con lo antiguo adoptando la geometría y la abstracción como sinónimo de modernidad. En tipografía empiezan a darse los primeros experimentos que buscan transgredir los cánones clásicos de todo lo que se había realizado hasta entonces. El Dadaísmo, el Constructivismo y el Futurismo, entre otros, trasladan sus ideas y conceptos a sus publicaciones impresas produciéndose una auténtica revolución tipográfica. </w:t>
      </w:r>
    </w:p>
    <w:p w14:paraId="6ABC3E1D" w14:textId="4B7E5B85" w:rsidR="00800FB4" w:rsidRPr="00800FB4" w:rsidRDefault="00800FB4" w:rsidP="00800FB4">
      <w:pPr>
        <w:spacing w:line="360" w:lineRule="auto"/>
        <w:rPr>
          <w:rFonts w:ascii="Times New Roman" w:hAnsi="Times New Roman" w:cs="Times New Roman"/>
          <w:bCs/>
        </w:rPr>
      </w:pPr>
      <w:r w:rsidRPr="00C76746">
        <w:rPr>
          <w:rFonts w:ascii="Times New Roman" w:hAnsi="Times New Roman" w:cs="Times New Roman"/>
          <w:bCs/>
        </w:rPr>
        <w:lastRenderedPageBreak/>
        <w:t xml:space="preserve">En 1919 Theo van Doesburg desarrolla un alfabeto en el que aplica lo que hoy consideramos módulo: un elemento constructivo con una forma sencilla que se puede repetir y combinar consigo mismo o con otros elementos para crear algo mayor. </w:t>
      </w:r>
      <w:r w:rsidRPr="00800FB4">
        <w:rPr>
          <w:rFonts w:ascii="Times New Roman" w:hAnsi="Times New Roman" w:cs="Times New Roman"/>
          <w:bCs/>
        </w:rPr>
        <w:t xml:space="preserve">Este diseño basado en la figura geométrica del cuadrado se basa en la cabecera realizada anteriormente para la publicación </w:t>
      </w:r>
      <w:r w:rsidRPr="00800FB4">
        <w:rPr>
          <w:rFonts w:ascii="Times New Roman" w:hAnsi="Times New Roman" w:cs="Times New Roman"/>
          <w:bCs/>
          <w:i/>
        </w:rPr>
        <w:t>De Stijl</w:t>
      </w:r>
      <w:r w:rsidRPr="00800FB4">
        <w:rPr>
          <w:rFonts w:ascii="Times New Roman" w:hAnsi="Times New Roman" w:cs="Times New Roman"/>
          <w:bCs/>
        </w:rPr>
        <w:t xml:space="preserve"> cuyas letras están hechas a partir de rectángulos y cuadrados, pero sin estar unidos y dejando un pequeño espacio en blanco entre cada componente (Meggs, 2002, p. 350-360). </w:t>
      </w:r>
    </w:p>
    <w:p w14:paraId="52A7D3F2" w14:textId="4646DFC4" w:rsidR="00800FB4" w:rsidRPr="00C76746" w:rsidRDefault="00800FB4" w:rsidP="00800FB4">
      <w:pPr>
        <w:spacing w:line="360" w:lineRule="auto"/>
        <w:rPr>
          <w:rFonts w:ascii="Times New Roman" w:hAnsi="Times New Roman" w:cs="Times New Roman"/>
          <w:bCs/>
        </w:rPr>
      </w:pPr>
      <w:r w:rsidRPr="00800FB4">
        <w:rPr>
          <w:rFonts w:ascii="Times New Roman" w:hAnsi="Times New Roman" w:cs="Times New Roman"/>
          <w:bCs/>
        </w:rPr>
        <w:t xml:space="preserve">La experimentalidad en estos años condujo también a cuestionar la representación gráfica del lenguaje y la búsqueda de un alfabeto universal o fonético que sirviera para cualquier idioma y se ajustara más al habla (Berning, 2016). </w:t>
      </w:r>
      <w:r w:rsidRPr="00C76746">
        <w:rPr>
          <w:rFonts w:ascii="Times New Roman" w:hAnsi="Times New Roman" w:cs="Times New Roman"/>
          <w:bCs/>
        </w:rPr>
        <w:t xml:space="preserve">El diseñador dadaísta Kurt Schwitters propuso en 1927 un tipo sin serifa, geométrico y monocaja con todos los caracteres tanto mayúsculas como minúsculas a la misma altura que vinculaba el trazo (curvo o recto) y el grosor (negrita o redonda) de seis vocales alternativas (“A”, “E”, “J”, “O”, “U” e “Y”) con el sonido de su pronunciación y entonación. </w:t>
      </w:r>
    </w:p>
    <w:p w14:paraId="0B7ADCF5" w14:textId="406BAAAE" w:rsidR="00800FB4" w:rsidRPr="00C76746" w:rsidRDefault="00800FB4" w:rsidP="00800FB4">
      <w:pPr>
        <w:spacing w:line="360" w:lineRule="auto"/>
        <w:rPr>
          <w:rFonts w:ascii="Times New Roman" w:hAnsi="Times New Roman" w:cs="Times New Roman"/>
          <w:bCs/>
        </w:rPr>
      </w:pPr>
      <w:r w:rsidRPr="00C76746">
        <w:rPr>
          <w:rFonts w:ascii="Times New Roman" w:hAnsi="Times New Roman" w:cs="Times New Roman"/>
          <w:bCs/>
        </w:rPr>
        <w:t xml:space="preserve">El fundador de la “Nueva Tipografía”, Jan Tschichold, también creó en 1930 su propio alfabeto fonético concebido a partir de formas geométricas. Sus caracteres tenían un trazo fino y una forma asimétrica que mezclaban caja alta y caja baja con la intención de buscar la máxima legibilidad con el menor número </w:t>
      </w:r>
      <w:del w:id="6" w:author="Autor">
        <w:r w:rsidRPr="00C76746" w:rsidDel="00F748A7">
          <w:rPr>
            <w:rFonts w:ascii="Times New Roman" w:hAnsi="Times New Roman" w:cs="Times New Roman"/>
            <w:bCs/>
          </w:rPr>
          <w:delText>possible</w:delText>
        </w:r>
      </w:del>
      <w:ins w:id="7" w:author="Autor">
        <w:r w:rsidR="00F748A7" w:rsidRPr="00C76746">
          <w:rPr>
            <w:rFonts w:ascii="Times New Roman" w:hAnsi="Times New Roman" w:cs="Times New Roman"/>
            <w:bCs/>
          </w:rPr>
          <w:t>posible</w:t>
        </w:r>
      </w:ins>
      <w:r w:rsidRPr="00C76746">
        <w:rPr>
          <w:rFonts w:ascii="Times New Roman" w:hAnsi="Times New Roman" w:cs="Times New Roman"/>
          <w:bCs/>
        </w:rPr>
        <w:t xml:space="preserve"> de signos. Otra de sus características más llamativas era que la puntuación no se situaba en la línea base, sino en la parte superior de la letra.</w:t>
      </w:r>
    </w:p>
    <w:p w14:paraId="037B6804" w14:textId="77777777" w:rsidR="00800FB4" w:rsidRPr="00C76746" w:rsidRDefault="00800FB4" w:rsidP="00800FB4">
      <w:pPr>
        <w:spacing w:line="360" w:lineRule="auto"/>
        <w:rPr>
          <w:rFonts w:ascii="Times New Roman" w:hAnsi="Times New Roman" w:cs="Times New Roman"/>
          <w:bCs/>
        </w:rPr>
      </w:pPr>
      <w:r w:rsidRPr="00C76746">
        <w:rPr>
          <w:rFonts w:ascii="Times New Roman" w:hAnsi="Times New Roman" w:cs="Times New Roman"/>
          <w:bCs/>
        </w:rPr>
        <w:t>Pero quizá el ejemplo más conocido sea el que hizo Herbert Bayer en la Bauhaus en 1926. Como director de imprenta y publicidad de la mítica escuela era el encargado de diseñar sus publicaciones en las que los tipos de palo seco tenían un absoluto protagonismo y ya suprimía el uso de las mayúsculas pues se argumentaba que no existía diferencia de sonido con las minúsculas.  Su objetivo era optimizar la comunicación con el mínimo de recursos posibles y seguir los preceptos formales y funcionales que inspiraron la identidad de la escuela con el triángulo amarillo, cuadrado rojo y círculo azul.</w:t>
      </w:r>
    </w:p>
    <w:p w14:paraId="30522018" w14:textId="28033EAB" w:rsidR="00800FB4" w:rsidRPr="00C76746" w:rsidRDefault="00800FB4" w:rsidP="00800FB4">
      <w:pPr>
        <w:spacing w:line="360" w:lineRule="auto"/>
        <w:rPr>
          <w:rFonts w:ascii="Times New Roman" w:hAnsi="Times New Roman" w:cs="Times New Roman"/>
          <w:bCs/>
        </w:rPr>
      </w:pPr>
      <w:r w:rsidRPr="00C76746">
        <w:rPr>
          <w:rFonts w:ascii="Times New Roman" w:hAnsi="Times New Roman" w:cs="Times New Roman"/>
          <w:bCs/>
        </w:rPr>
        <w:t>La búsqueda de la simplicidad formal y de la construcción mediante la geometría fue una línea de trabajo habitual en la Bauhaus. En el mismo año Joost Schmidt propone un alfabeto elemental también con un trazo uniforme y sin variación de grosor como el de Bayer, pero más condensado.</w:t>
      </w:r>
    </w:p>
    <w:p w14:paraId="1F87DF25" w14:textId="77777777" w:rsidR="00800FB4" w:rsidRPr="00C76746" w:rsidRDefault="00800FB4" w:rsidP="00800FB4">
      <w:pPr>
        <w:spacing w:line="360" w:lineRule="auto"/>
        <w:rPr>
          <w:rFonts w:ascii="Times New Roman" w:hAnsi="Times New Roman" w:cs="Times New Roman"/>
          <w:bCs/>
        </w:rPr>
      </w:pPr>
    </w:p>
    <w:p w14:paraId="59A60CDD" w14:textId="3A884AAF" w:rsidR="00800FB4" w:rsidRPr="00800FB4" w:rsidRDefault="00800FB4" w:rsidP="00800FB4">
      <w:pPr>
        <w:spacing w:after="240"/>
        <w:jc w:val="center"/>
      </w:pPr>
      <w:r>
        <w:rPr>
          <w:noProof/>
          <w:lang w:eastAsia="es-ES"/>
        </w:rPr>
        <w:drawing>
          <wp:inline distT="0" distB="0" distL="0" distR="0" wp14:anchorId="12C12FB5" wp14:editId="184FF3CB">
            <wp:extent cx="2923079" cy="169926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ypeface_Theo_van_Doesburg CUADRADO.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28233" cy="1702256"/>
                    </a:xfrm>
                    <a:prstGeom prst="rect">
                      <a:avLst/>
                    </a:prstGeom>
                  </pic:spPr>
                </pic:pic>
              </a:graphicData>
            </a:graphic>
          </wp:inline>
        </w:drawing>
      </w:r>
      <w:r>
        <w:rPr>
          <w:noProof/>
          <w:lang w:eastAsia="es-ES"/>
        </w:rPr>
        <w:drawing>
          <wp:inline distT="0" distB="0" distL="0" distR="0" wp14:anchorId="4E487FB2" wp14:editId="4E57BE68">
            <wp:extent cx="2166745" cy="1672390"/>
            <wp:effectExtent l="0" t="0" r="5080" b="444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6_Schwitters_Systemschrift.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74508" cy="1678382"/>
                    </a:xfrm>
                    <a:prstGeom prst="rect">
                      <a:avLst/>
                    </a:prstGeom>
                  </pic:spPr>
                </pic:pic>
              </a:graphicData>
            </a:graphic>
          </wp:inline>
        </w:drawing>
      </w:r>
    </w:p>
    <w:p w14:paraId="52485373" w14:textId="77777777" w:rsidR="00800FB4" w:rsidRPr="00800FB4" w:rsidRDefault="00800FB4" w:rsidP="00800FB4">
      <w:pPr>
        <w:pStyle w:val="Descripcin"/>
        <w:jc w:val="center"/>
        <w:rPr>
          <w:rFonts w:ascii="Times New Roman" w:eastAsiaTheme="minorHAnsi" w:hAnsi="Times New Roman"/>
          <w:bCs w:val="0"/>
          <w:i/>
          <w:iCs/>
          <w:color w:val="000000"/>
          <w:sz w:val="18"/>
          <w:szCs w:val="18"/>
          <w:lang w:val="es-ES"/>
        </w:rPr>
      </w:pPr>
      <w:r w:rsidRPr="00800FB4">
        <w:rPr>
          <w:rFonts w:ascii="Times New Roman" w:eastAsiaTheme="minorHAnsi" w:hAnsi="Times New Roman"/>
          <w:bCs w:val="0"/>
          <w:i/>
          <w:iCs/>
          <w:color w:val="000000"/>
          <w:sz w:val="18"/>
          <w:szCs w:val="18"/>
          <w:lang w:val="es-ES"/>
        </w:rPr>
        <w:t>Figuras 5 y 6 – Izquierda: Alfabeto de Theo van Doesburg (1919). Derecha: Alfabeto fonético de Kurt Schwitters (1927).</w:t>
      </w:r>
      <w:r w:rsidRPr="00800FB4">
        <w:rPr>
          <w:rFonts w:ascii="Times New Roman" w:eastAsiaTheme="minorHAnsi" w:hAnsi="Times New Roman"/>
          <w:bCs w:val="0"/>
          <w:i/>
          <w:iCs/>
          <w:color w:val="000000"/>
          <w:sz w:val="18"/>
          <w:szCs w:val="18"/>
          <w:lang w:val="es-ES"/>
        </w:rPr>
        <w:tab/>
      </w:r>
    </w:p>
    <w:p w14:paraId="3BB64276" w14:textId="48E7C4EA" w:rsidR="00800FB4" w:rsidRPr="00800FB4" w:rsidRDefault="00800FB4" w:rsidP="00800FB4">
      <w:pPr>
        <w:spacing w:after="240"/>
        <w:jc w:val="center"/>
      </w:pPr>
      <w:r>
        <w:rPr>
          <w:noProof/>
          <w:lang w:eastAsia="es-ES"/>
        </w:rPr>
        <w:lastRenderedPageBreak/>
        <w:drawing>
          <wp:inline distT="0" distB="0" distL="0" distR="0" wp14:anchorId="17308775" wp14:editId="3BC947A8">
            <wp:extent cx="2682240" cy="1762521"/>
            <wp:effectExtent l="0" t="0" r="381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_Tschichold_VersuchEinerNeuenSchrift.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12321" cy="1782287"/>
                    </a:xfrm>
                    <a:prstGeom prst="rect">
                      <a:avLst/>
                    </a:prstGeom>
                  </pic:spPr>
                </pic:pic>
              </a:graphicData>
            </a:graphic>
          </wp:inline>
        </w:drawing>
      </w:r>
      <w:r>
        <w:rPr>
          <w:noProof/>
          <w:lang w:eastAsia="es-ES"/>
        </w:rPr>
        <w:drawing>
          <wp:inline distT="0" distB="0" distL="0" distR="0" wp14:anchorId="33CEBBB1" wp14:editId="1D034FF7">
            <wp:extent cx="2475689" cy="1768475"/>
            <wp:effectExtent l="0" t="0" r="1270" b="31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_Bayer_Universalschrift.jpg"/>
                    <pic:cNvPicPr/>
                  </pic:nvPicPr>
                  <pic:blipFill rotWithShape="1">
                    <a:blip r:embed="rId17" cstate="print">
                      <a:extLst>
                        <a:ext uri="{28A0092B-C50C-407E-A947-70E740481C1C}">
                          <a14:useLocalDpi xmlns:a14="http://schemas.microsoft.com/office/drawing/2010/main" val="0"/>
                        </a:ext>
                      </a:extLst>
                    </a:blip>
                    <a:srcRect l="3348" t="5067" r="3655"/>
                    <a:stretch/>
                  </pic:blipFill>
                  <pic:spPr bwMode="auto">
                    <a:xfrm>
                      <a:off x="0" y="0"/>
                      <a:ext cx="2498094" cy="1784480"/>
                    </a:xfrm>
                    <a:prstGeom prst="rect">
                      <a:avLst/>
                    </a:prstGeom>
                    <a:ln>
                      <a:noFill/>
                    </a:ln>
                    <a:extLst>
                      <a:ext uri="{53640926-AAD7-44D8-BBD7-CCE9431645EC}">
                        <a14:shadowObscured xmlns:a14="http://schemas.microsoft.com/office/drawing/2010/main"/>
                      </a:ext>
                    </a:extLst>
                  </pic:spPr>
                </pic:pic>
              </a:graphicData>
            </a:graphic>
          </wp:inline>
        </w:drawing>
      </w:r>
    </w:p>
    <w:p w14:paraId="5A2080FB" w14:textId="5EE7536C" w:rsidR="00800FB4" w:rsidRDefault="00800FB4" w:rsidP="00800FB4">
      <w:pPr>
        <w:pStyle w:val="Descripcin"/>
        <w:jc w:val="center"/>
        <w:rPr>
          <w:rFonts w:ascii="Times New Roman" w:eastAsiaTheme="minorHAnsi" w:hAnsi="Times New Roman"/>
          <w:bCs w:val="0"/>
          <w:i/>
          <w:iCs/>
          <w:color w:val="000000"/>
          <w:sz w:val="18"/>
          <w:szCs w:val="18"/>
          <w:lang w:val="es-ES"/>
        </w:rPr>
      </w:pPr>
      <w:r w:rsidRPr="00800FB4">
        <w:rPr>
          <w:rFonts w:ascii="Times New Roman" w:eastAsiaTheme="minorHAnsi" w:hAnsi="Times New Roman"/>
          <w:bCs w:val="0"/>
          <w:i/>
          <w:iCs/>
          <w:color w:val="000000"/>
          <w:sz w:val="18"/>
          <w:szCs w:val="18"/>
          <w:lang w:val="es-ES"/>
        </w:rPr>
        <w:t>Figuras 7 y 8 – Izquierda: Alfabeto fonético de Jan Tschichold (1930). Derecha: Alfabeto universal de Herbert Bayer</w:t>
      </w:r>
      <w:r w:rsidR="007440AC">
        <w:rPr>
          <w:rFonts w:ascii="Times New Roman" w:eastAsiaTheme="minorHAnsi" w:hAnsi="Times New Roman"/>
          <w:bCs w:val="0"/>
          <w:i/>
          <w:iCs/>
          <w:color w:val="000000"/>
          <w:sz w:val="18"/>
          <w:szCs w:val="18"/>
          <w:lang w:val="es-ES"/>
        </w:rPr>
        <w:t xml:space="preserve"> (1926).</w:t>
      </w:r>
    </w:p>
    <w:p w14:paraId="6B7840EE" w14:textId="77777777" w:rsidR="007440AC" w:rsidRPr="007440AC" w:rsidRDefault="007440AC" w:rsidP="007440AC"/>
    <w:p w14:paraId="2C010E67" w14:textId="3023206B" w:rsidR="00800FB4" w:rsidRDefault="00800FB4" w:rsidP="00800FB4">
      <w:pPr>
        <w:spacing w:line="360" w:lineRule="auto"/>
        <w:rPr>
          <w:rFonts w:ascii="Times New Roman" w:hAnsi="Times New Roman" w:cs="Times New Roman"/>
          <w:bCs/>
        </w:rPr>
      </w:pPr>
      <w:r w:rsidRPr="00800FB4">
        <w:rPr>
          <w:rFonts w:ascii="Times New Roman" w:hAnsi="Times New Roman" w:cs="Times New Roman"/>
          <w:bCs/>
        </w:rPr>
        <w:t>Todos estos alfabetos quedaron en una fase experimental y nunca llegaron a materializarse como tipos para poder ser impresos. Sirvieron para justificar la racionalización a través del dibujo geométrico de la letra. Pero como ya tuvo en cuenta Paul Renner en su Futura (1927) la estricta aplicación de la geometría en la tipografía no funcionaba y se tenía que engañar al ojo con ciertos ajustes ópticos como la ligera superación de la línea base y la altura x en trazos curvos o puntiagudos o la distribución del peso visual con trazos horizontales menos anchos.</w:t>
      </w:r>
    </w:p>
    <w:p w14:paraId="4E9F700D" w14:textId="77777777" w:rsidR="001C4FA3" w:rsidRPr="00800FB4" w:rsidRDefault="001C4FA3" w:rsidP="00800FB4">
      <w:pPr>
        <w:spacing w:line="360" w:lineRule="auto"/>
        <w:rPr>
          <w:rFonts w:ascii="Times New Roman" w:hAnsi="Times New Roman" w:cs="Times New Roman"/>
          <w:bCs/>
        </w:rPr>
      </w:pPr>
    </w:p>
    <w:p w14:paraId="3F924A81" w14:textId="77777777" w:rsidR="00800FB4" w:rsidRPr="001C4FA3" w:rsidRDefault="00800FB4" w:rsidP="001C4FA3">
      <w:pPr>
        <w:spacing w:line="360" w:lineRule="auto"/>
        <w:rPr>
          <w:rFonts w:ascii="Times New Roman" w:hAnsi="Times New Roman" w:cs="Times New Roman"/>
          <w:b/>
          <w:i/>
          <w:iCs/>
          <w:sz w:val="22"/>
          <w:szCs w:val="22"/>
        </w:rPr>
      </w:pPr>
      <w:r w:rsidRPr="001C4FA3">
        <w:rPr>
          <w:rFonts w:ascii="Times New Roman" w:hAnsi="Times New Roman" w:cs="Times New Roman"/>
          <w:b/>
          <w:i/>
          <w:iCs/>
          <w:sz w:val="22"/>
          <w:szCs w:val="22"/>
        </w:rPr>
        <w:t>Las plantillas como elemento constructivo de la letra</w:t>
      </w:r>
    </w:p>
    <w:p w14:paraId="6A40FC78" w14:textId="77777777" w:rsidR="00800FB4" w:rsidRPr="001C4FA3" w:rsidRDefault="00800FB4" w:rsidP="001C4FA3">
      <w:pPr>
        <w:spacing w:line="360" w:lineRule="auto"/>
        <w:rPr>
          <w:rFonts w:ascii="Times New Roman" w:hAnsi="Times New Roman" w:cs="Times New Roman"/>
          <w:bCs/>
        </w:rPr>
      </w:pPr>
      <w:r w:rsidRPr="001C4FA3">
        <w:rPr>
          <w:rFonts w:ascii="Times New Roman" w:hAnsi="Times New Roman" w:cs="Times New Roman"/>
          <w:bCs/>
        </w:rPr>
        <w:t xml:space="preserve">Aunque ya existían algunas aplicaciones básicas con papel cortado en el siglo XV, el uso sistemático de las plantillas para la composición de textos se da en los libros litúrgicos del siglo XVII en los que se estarcía las letras de los cantos y oraciones junto a notaciones musicales. </w:t>
      </w:r>
    </w:p>
    <w:p w14:paraId="5A227DFB" w14:textId="16713A5C" w:rsidR="00800FB4" w:rsidRPr="001C4FA3" w:rsidRDefault="00800FB4" w:rsidP="001C4FA3">
      <w:pPr>
        <w:spacing w:line="360" w:lineRule="auto"/>
        <w:rPr>
          <w:rFonts w:ascii="Times New Roman" w:hAnsi="Times New Roman" w:cs="Times New Roman"/>
          <w:bCs/>
        </w:rPr>
      </w:pPr>
      <w:r w:rsidRPr="001C4FA3">
        <w:rPr>
          <w:rFonts w:ascii="Times New Roman" w:hAnsi="Times New Roman" w:cs="Times New Roman"/>
          <w:bCs/>
        </w:rPr>
        <w:t xml:space="preserve">Los alfabetos </w:t>
      </w:r>
      <w:r w:rsidRPr="001C4FA3">
        <w:rPr>
          <w:rFonts w:ascii="Times New Roman" w:hAnsi="Times New Roman" w:cs="Times New Roman"/>
          <w:bCs/>
          <w:i/>
        </w:rPr>
        <w:t>stencil</w:t>
      </w:r>
      <w:r w:rsidRPr="001C4FA3">
        <w:rPr>
          <w:rFonts w:ascii="Times New Roman" w:hAnsi="Times New Roman" w:cs="Times New Roman"/>
          <w:bCs/>
        </w:rPr>
        <w:t xml:space="preserve"> suelen presentarse con las letras </w:t>
      </w:r>
      <w:del w:id="8" w:author="Autor">
        <w:r w:rsidRPr="001C4FA3" w:rsidDel="00982E66">
          <w:rPr>
            <w:rFonts w:ascii="Times New Roman" w:hAnsi="Times New Roman" w:cs="Times New Roman"/>
            <w:bCs/>
          </w:rPr>
          <w:delText>completas</w:delText>
        </w:r>
      </w:del>
      <w:ins w:id="9" w:author="Autor">
        <w:r w:rsidR="00982E66" w:rsidRPr="001C4FA3">
          <w:rPr>
            <w:rFonts w:ascii="Times New Roman" w:hAnsi="Times New Roman" w:cs="Times New Roman"/>
            <w:bCs/>
          </w:rPr>
          <w:t>completas,</w:t>
        </w:r>
      </w:ins>
      <w:r w:rsidRPr="001C4FA3">
        <w:rPr>
          <w:rFonts w:ascii="Times New Roman" w:hAnsi="Times New Roman" w:cs="Times New Roman"/>
          <w:bCs/>
        </w:rPr>
        <w:t xml:space="preserve"> aunque con formas divididas o interrumpidas por exigencias del recorte sobre la plancha utilizada. Pero Eric Kindel (2013) nos muestra en la reconstrucción de las plantillas de Gilles Filleau des Billettes cómo se aplica en ciertas letras una descomposición de su forma en varias partes para que cuando se aplique la tinta se puedan acoplar mediante superposición y el resultado no deje fragmentaciones </w:t>
      </w:r>
      <w:r w:rsidR="001C4FA3">
        <w:rPr>
          <w:rFonts w:ascii="Times New Roman" w:hAnsi="Times New Roman" w:cs="Times New Roman"/>
          <w:bCs/>
        </w:rPr>
        <w:t>en el cará</w:t>
      </w:r>
      <w:r w:rsidRPr="001C4FA3">
        <w:rPr>
          <w:rFonts w:ascii="Times New Roman" w:hAnsi="Times New Roman" w:cs="Times New Roman"/>
          <w:bCs/>
        </w:rPr>
        <w:t>cter.</w:t>
      </w:r>
    </w:p>
    <w:p w14:paraId="7847DFB8" w14:textId="77777777" w:rsidR="00800FB4" w:rsidRPr="001C4FA3" w:rsidRDefault="00800FB4" w:rsidP="001C4FA3">
      <w:pPr>
        <w:spacing w:line="360" w:lineRule="auto"/>
        <w:rPr>
          <w:rFonts w:ascii="Times New Roman" w:hAnsi="Times New Roman" w:cs="Times New Roman"/>
          <w:bCs/>
        </w:rPr>
      </w:pPr>
      <w:r w:rsidRPr="001C4FA3">
        <w:rPr>
          <w:rFonts w:ascii="Times New Roman" w:hAnsi="Times New Roman" w:cs="Times New Roman"/>
          <w:bCs/>
        </w:rPr>
        <w:t xml:space="preserve">Kindel (2007) también nos habla de una ingeniosa plantilla llamada </w:t>
      </w:r>
      <w:r w:rsidRPr="001C4FA3">
        <w:rPr>
          <w:rFonts w:ascii="Times New Roman" w:hAnsi="Times New Roman" w:cs="Times New Roman"/>
          <w:bCs/>
          <w:i/>
        </w:rPr>
        <w:t>Plaque Découpée Universelle</w:t>
      </w:r>
      <w:r w:rsidRPr="001C4FA3">
        <w:rPr>
          <w:rFonts w:ascii="Times New Roman" w:hAnsi="Times New Roman" w:cs="Times New Roman"/>
          <w:bCs/>
        </w:rPr>
        <w:t xml:space="preserve"> diseñada por el norteamericano Joseph A. David en 1876. Se trata de una única plancha de zinc u hojalata de 65x113 mm que tiene perforada una serie de guías horizontales, verticales, curvas y en ángulo con las que se puede dibujar el perfil de cualquier letra o número e incluso realizar ornamentos. Fue comercializada en la Exposición Universal de Francia en 1878 y en sus impresos promocionales era descrita como una herramienta “artística, geométrica, divertida, instructiva y útil”.</w:t>
      </w:r>
    </w:p>
    <w:p w14:paraId="785E985E" w14:textId="77777777" w:rsidR="00800FB4" w:rsidRPr="001C4FA3" w:rsidRDefault="00800FB4" w:rsidP="001C4FA3">
      <w:pPr>
        <w:spacing w:line="360" w:lineRule="auto"/>
        <w:rPr>
          <w:rFonts w:ascii="Times New Roman" w:hAnsi="Times New Roman" w:cs="Times New Roman"/>
          <w:bCs/>
        </w:rPr>
      </w:pPr>
      <w:r w:rsidRPr="001C4FA3">
        <w:rPr>
          <w:rFonts w:ascii="Times New Roman" w:hAnsi="Times New Roman" w:cs="Times New Roman"/>
          <w:bCs/>
        </w:rPr>
        <w:t xml:space="preserve">Podemos apreciar una lógica constructiva en los ejemplos anteriores porque muchos de esos trazos son comunes en varios caracteres y, por lo tanto, se pueden repetir para su creación. Esta idea es llevada a su máxima abstracción por Josef Albers, profesor de la Bauhaus. Entre 1923 y 1928 diseñó varios alfabetos </w:t>
      </w:r>
      <w:r w:rsidRPr="001C4FA3">
        <w:rPr>
          <w:rFonts w:ascii="Times New Roman" w:hAnsi="Times New Roman" w:cs="Times New Roman"/>
          <w:bCs/>
          <w:i/>
        </w:rPr>
        <w:t>stencil</w:t>
      </w:r>
      <w:r w:rsidRPr="001C4FA3">
        <w:rPr>
          <w:rFonts w:ascii="Times New Roman" w:hAnsi="Times New Roman" w:cs="Times New Roman"/>
          <w:bCs/>
        </w:rPr>
        <w:t xml:space="preserve"> basados en construcciones geométricas simples para finalmente desarrollar de forma sintética una plantilla de tan solo diez formas que podían combinarse entre sí. Debido a esta capacidad para articular las distintas partes en la creación de letras recibió el nombre de </w:t>
      </w:r>
      <w:r w:rsidRPr="001C4FA3">
        <w:rPr>
          <w:rFonts w:ascii="Times New Roman" w:hAnsi="Times New Roman" w:cs="Times New Roman"/>
          <w:bCs/>
          <w:i/>
        </w:rPr>
        <w:t>Kombinations-Schrift</w:t>
      </w:r>
      <w:r w:rsidRPr="001C4FA3">
        <w:rPr>
          <w:rFonts w:ascii="Times New Roman" w:hAnsi="Times New Roman" w:cs="Times New Roman"/>
          <w:bCs/>
        </w:rPr>
        <w:t>.</w:t>
      </w:r>
    </w:p>
    <w:p w14:paraId="6008382C" w14:textId="051CDE7D" w:rsidR="00800FB4" w:rsidRDefault="00800FB4" w:rsidP="001C4FA3">
      <w:pPr>
        <w:spacing w:after="240"/>
        <w:jc w:val="center"/>
        <w:rPr>
          <w:lang w:val="en-GB"/>
        </w:rPr>
      </w:pPr>
      <w:r>
        <w:rPr>
          <w:noProof/>
          <w:lang w:eastAsia="es-ES"/>
        </w:rPr>
        <w:lastRenderedPageBreak/>
        <w:drawing>
          <wp:inline distT="0" distB="0" distL="0" distR="0" wp14:anchorId="231F8854" wp14:editId="0BBDD0F1">
            <wp:extent cx="1753015" cy="2110554"/>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encil des billetes.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72259" cy="2133722"/>
                    </a:xfrm>
                    <a:prstGeom prst="rect">
                      <a:avLst/>
                    </a:prstGeom>
                  </pic:spPr>
                </pic:pic>
              </a:graphicData>
            </a:graphic>
          </wp:inline>
        </w:drawing>
      </w:r>
      <w:r>
        <w:rPr>
          <w:noProof/>
          <w:lang w:eastAsia="es-ES"/>
        </w:rPr>
        <w:drawing>
          <wp:inline distT="0" distB="0" distL="0" distR="0" wp14:anchorId="0C05598A" wp14:editId="4448A826">
            <wp:extent cx="1242646" cy="2140373"/>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TENCIL PLAQUE DECOUPEE UNIVERSELLE.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76511" cy="2198703"/>
                    </a:xfrm>
                    <a:prstGeom prst="rect">
                      <a:avLst/>
                    </a:prstGeom>
                  </pic:spPr>
                </pic:pic>
              </a:graphicData>
            </a:graphic>
          </wp:inline>
        </w:drawing>
      </w:r>
      <w:r>
        <w:rPr>
          <w:noProof/>
          <w:lang w:eastAsia="es-ES"/>
        </w:rPr>
        <w:drawing>
          <wp:inline distT="0" distB="0" distL="0" distR="0" wp14:anchorId="3267894E" wp14:editId="490B4476">
            <wp:extent cx="2143387" cy="2112766"/>
            <wp:effectExtent l="0" t="0" r="9525" b="190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11 stencil kombination.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47594" cy="2116912"/>
                    </a:xfrm>
                    <a:prstGeom prst="rect">
                      <a:avLst/>
                    </a:prstGeom>
                  </pic:spPr>
                </pic:pic>
              </a:graphicData>
            </a:graphic>
          </wp:inline>
        </w:drawing>
      </w:r>
    </w:p>
    <w:p w14:paraId="365FCAB9" w14:textId="2B3BD9FB" w:rsidR="00800FB4" w:rsidRDefault="00800FB4" w:rsidP="001C4FA3">
      <w:pPr>
        <w:pStyle w:val="Descripcin"/>
        <w:jc w:val="center"/>
        <w:rPr>
          <w:lang w:val="es-ES"/>
        </w:rPr>
      </w:pPr>
      <w:r w:rsidRPr="001C4FA3">
        <w:rPr>
          <w:rFonts w:ascii="Times New Roman" w:eastAsiaTheme="minorHAnsi" w:hAnsi="Times New Roman"/>
          <w:bCs w:val="0"/>
          <w:i/>
          <w:iCs/>
          <w:color w:val="000000"/>
          <w:sz w:val="18"/>
          <w:szCs w:val="18"/>
          <w:lang w:val="es-ES"/>
        </w:rPr>
        <w:t>Figuras 9, 10 y 11 – Izquierda: Plantillas basadas en las des Billetes de finales de siglo XVII. Centro: Plaque Decoupée Universelle de 1876. Derecha: Kombinations-Schrift de Josef Albers (1928).</w:t>
      </w:r>
    </w:p>
    <w:p w14:paraId="32263E9D" w14:textId="77777777" w:rsidR="007440AC" w:rsidRPr="007440AC" w:rsidRDefault="007440AC" w:rsidP="007440AC"/>
    <w:p w14:paraId="13F0F3C6" w14:textId="77777777" w:rsidR="00800FB4" w:rsidRPr="001C4FA3" w:rsidRDefault="00800FB4" w:rsidP="001C4FA3">
      <w:pPr>
        <w:spacing w:line="360" w:lineRule="auto"/>
        <w:rPr>
          <w:rFonts w:ascii="Times New Roman" w:hAnsi="Times New Roman" w:cs="Times New Roman"/>
          <w:bCs/>
        </w:rPr>
      </w:pPr>
      <w:r w:rsidRPr="001C4FA3">
        <w:rPr>
          <w:rFonts w:ascii="Times New Roman" w:hAnsi="Times New Roman" w:cs="Times New Roman"/>
          <w:bCs/>
        </w:rPr>
        <w:t xml:space="preserve">En la actualidad existen numerosos ejemplos de tipografías digitales con diseños característicos de </w:t>
      </w:r>
      <w:r w:rsidRPr="001C4FA3">
        <w:rPr>
          <w:rFonts w:ascii="Times New Roman" w:hAnsi="Times New Roman" w:cs="Times New Roman"/>
          <w:bCs/>
          <w:i/>
        </w:rPr>
        <w:t>stencil</w:t>
      </w:r>
      <w:r w:rsidRPr="001C4FA3">
        <w:rPr>
          <w:rFonts w:ascii="Times New Roman" w:hAnsi="Times New Roman" w:cs="Times New Roman"/>
          <w:bCs/>
        </w:rPr>
        <w:t xml:space="preserve">. Sin embargo, no hay tantos ejemplos de plantillas. En 2008 el diseñador holandés Thomas Dahm lanzó </w:t>
      </w:r>
      <w:r w:rsidRPr="001C4FA3">
        <w:rPr>
          <w:rFonts w:ascii="Times New Roman" w:hAnsi="Times New Roman" w:cs="Times New Roman"/>
          <w:bCs/>
          <w:i/>
        </w:rPr>
        <w:t>Tabletto</w:t>
      </w:r>
      <w:r w:rsidRPr="001C4FA3">
        <w:rPr>
          <w:rFonts w:ascii="Times New Roman" w:hAnsi="Times New Roman" w:cs="Times New Roman"/>
          <w:bCs/>
        </w:rPr>
        <w:t>, concebido como un “juego tipográfico” de diez formas con las que se pueden crear no solo letras en cualquier idioma, sino también ilustraciones.</w:t>
      </w:r>
    </w:p>
    <w:p w14:paraId="1DC4C13B" w14:textId="77777777" w:rsidR="00800FB4" w:rsidRPr="001C4FA3" w:rsidRDefault="00800FB4" w:rsidP="001C4FA3">
      <w:pPr>
        <w:spacing w:line="360" w:lineRule="auto"/>
        <w:rPr>
          <w:rFonts w:ascii="Times New Roman" w:hAnsi="Times New Roman" w:cs="Times New Roman"/>
          <w:bCs/>
        </w:rPr>
      </w:pPr>
      <w:r w:rsidRPr="001C4FA3">
        <w:rPr>
          <w:rFonts w:ascii="Times New Roman" w:hAnsi="Times New Roman" w:cs="Times New Roman"/>
          <w:bCs/>
        </w:rPr>
        <w:t xml:space="preserve">Más completo y orientado hacia la enseñanza de la tipografía es la </w:t>
      </w:r>
      <w:r w:rsidRPr="001C4FA3">
        <w:rPr>
          <w:rFonts w:ascii="Times New Roman" w:hAnsi="Times New Roman" w:cs="Times New Roman"/>
          <w:bCs/>
          <w:i/>
        </w:rPr>
        <w:t>Ruha</w:t>
      </w:r>
      <w:r w:rsidRPr="001C4FA3">
        <w:rPr>
          <w:rFonts w:ascii="Times New Roman" w:hAnsi="Times New Roman" w:cs="Times New Roman"/>
          <w:bCs/>
        </w:rPr>
        <w:t xml:space="preserve">, una plantilla desarrollada en 2013 por el colectivo portugués Tipos das Letras, formado por Ricardo Santos, Rúben Dias y Aprígio Morgado. Tomando de referencia el espíritu de la construcción geométrica de la </w:t>
      </w:r>
      <w:r w:rsidRPr="007440AC">
        <w:rPr>
          <w:rFonts w:ascii="Times New Roman" w:hAnsi="Times New Roman" w:cs="Times New Roman"/>
          <w:bCs/>
          <w:i/>
        </w:rPr>
        <w:t>Romain du Roi</w:t>
      </w:r>
      <w:r w:rsidRPr="001C4FA3">
        <w:rPr>
          <w:rFonts w:ascii="Times New Roman" w:hAnsi="Times New Roman" w:cs="Times New Roman"/>
          <w:bCs/>
        </w:rPr>
        <w:t>, dividen las letras en 53 componentes que se agrupan por similitud formal para repetirse en la formación de letras semejantes. Además añaden 26 formas distintas de remates que permite explorar diferentes estilos tipográficos: romanas, toscanas, grotescas y decorativas.</w:t>
      </w:r>
    </w:p>
    <w:p w14:paraId="2035C728" w14:textId="69ECDCE6" w:rsidR="00800FB4" w:rsidRDefault="00800FB4" w:rsidP="001C4FA3">
      <w:pPr>
        <w:spacing w:line="360" w:lineRule="auto"/>
        <w:rPr>
          <w:rFonts w:ascii="Times New Roman" w:hAnsi="Times New Roman" w:cs="Times New Roman"/>
          <w:bCs/>
        </w:rPr>
      </w:pPr>
      <w:r w:rsidRPr="001C4FA3">
        <w:rPr>
          <w:rFonts w:ascii="Times New Roman" w:hAnsi="Times New Roman" w:cs="Times New Roman"/>
          <w:bCs/>
        </w:rPr>
        <w:t xml:space="preserve">En 2016 la norteamericana Kelcey Towell publica su plantilla </w:t>
      </w:r>
      <w:r w:rsidRPr="001C4FA3">
        <w:rPr>
          <w:rFonts w:ascii="Times New Roman" w:hAnsi="Times New Roman" w:cs="Times New Roman"/>
          <w:bCs/>
          <w:i/>
        </w:rPr>
        <w:t>LetterMaker</w:t>
      </w:r>
      <w:r w:rsidRPr="001C4FA3">
        <w:rPr>
          <w:rFonts w:ascii="Times New Roman" w:hAnsi="Times New Roman" w:cs="Times New Roman"/>
          <w:bCs/>
        </w:rPr>
        <w:t>. En su tesis de maestría en el Maryland Institute College of Art realizó un prototipo de 90 formas, pero redujo su tamaño para hacerlo más portable y lo dejó finalmente en 39 elementos que constituyen trazos básicos horizontales, verticales, diagonales y curvos.</w:t>
      </w:r>
    </w:p>
    <w:p w14:paraId="3EE35FB6" w14:textId="77777777" w:rsidR="001C4FA3" w:rsidRPr="001C4FA3" w:rsidRDefault="001C4FA3" w:rsidP="001C4FA3">
      <w:pPr>
        <w:spacing w:line="360" w:lineRule="auto"/>
        <w:rPr>
          <w:rFonts w:ascii="Times New Roman" w:hAnsi="Times New Roman" w:cs="Times New Roman"/>
          <w:bCs/>
        </w:rPr>
      </w:pPr>
    </w:p>
    <w:p w14:paraId="4A261163" w14:textId="77777777" w:rsidR="00800FB4" w:rsidRDefault="00800FB4" w:rsidP="001C4FA3">
      <w:pPr>
        <w:spacing w:after="240"/>
        <w:jc w:val="center"/>
        <w:rPr>
          <w:lang w:val="en-GB"/>
        </w:rPr>
      </w:pPr>
      <w:r>
        <w:rPr>
          <w:noProof/>
          <w:lang w:eastAsia="es-ES"/>
        </w:rPr>
        <w:drawing>
          <wp:inline distT="0" distB="0" distL="0" distR="0" wp14:anchorId="504E3583" wp14:editId="6367C9D7">
            <wp:extent cx="1474748" cy="1669415"/>
            <wp:effectExtent l="0" t="0" r="0" b="698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abletto-3.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79211" cy="1674467"/>
                    </a:xfrm>
                    <a:prstGeom prst="rect">
                      <a:avLst/>
                    </a:prstGeom>
                  </pic:spPr>
                </pic:pic>
              </a:graphicData>
            </a:graphic>
          </wp:inline>
        </w:drawing>
      </w:r>
      <w:r>
        <w:rPr>
          <w:noProof/>
          <w:lang w:eastAsia="es-ES"/>
        </w:rPr>
        <w:drawing>
          <wp:inline distT="0" distB="0" distL="0" distR="0" wp14:anchorId="1FB7227C" wp14:editId="4FB2BFAB">
            <wp:extent cx="2176943" cy="1670685"/>
            <wp:effectExtent l="0" t="0" r="0" b="571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ig13 ruha en uso.jpg"/>
                    <pic:cNvPicPr/>
                  </pic:nvPicPr>
                  <pic:blipFill rotWithShape="1">
                    <a:blip r:embed="rId22" cstate="print">
                      <a:extLst>
                        <a:ext uri="{28A0092B-C50C-407E-A947-70E740481C1C}">
                          <a14:useLocalDpi xmlns:a14="http://schemas.microsoft.com/office/drawing/2010/main" val="0"/>
                        </a:ext>
                      </a:extLst>
                    </a:blip>
                    <a:srcRect l="5352" r="7747"/>
                    <a:stretch/>
                  </pic:blipFill>
                  <pic:spPr bwMode="auto">
                    <a:xfrm>
                      <a:off x="0" y="0"/>
                      <a:ext cx="2199706" cy="1688154"/>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ES"/>
        </w:rPr>
        <w:drawing>
          <wp:inline distT="0" distB="0" distL="0" distR="0" wp14:anchorId="176FEE0C" wp14:editId="3C0BFD8E">
            <wp:extent cx="1561671" cy="1674072"/>
            <wp:effectExtent l="0" t="0" r="635" b="25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ettermaker_14_3.jpg"/>
                    <pic:cNvPicPr/>
                  </pic:nvPicPr>
                  <pic:blipFill rotWithShape="1">
                    <a:blip r:embed="rId23" cstate="print">
                      <a:extLst>
                        <a:ext uri="{28A0092B-C50C-407E-A947-70E740481C1C}">
                          <a14:useLocalDpi xmlns:a14="http://schemas.microsoft.com/office/drawing/2010/main" val="0"/>
                        </a:ext>
                      </a:extLst>
                    </a:blip>
                    <a:srcRect t="7886" b="5478"/>
                    <a:stretch/>
                  </pic:blipFill>
                  <pic:spPr bwMode="auto">
                    <a:xfrm>
                      <a:off x="0" y="0"/>
                      <a:ext cx="1599079" cy="1714172"/>
                    </a:xfrm>
                    <a:prstGeom prst="rect">
                      <a:avLst/>
                    </a:prstGeom>
                    <a:ln>
                      <a:noFill/>
                    </a:ln>
                    <a:extLst>
                      <a:ext uri="{53640926-AAD7-44D8-BBD7-CCE9431645EC}">
                        <a14:shadowObscured xmlns:a14="http://schemas.microsoft.com/office/drawing/2010/main"/>
                      </a:ext>
                    </a:extLst>
                  </pic:spPr>
                </pic:pic>
              </a:graphicData>
            </a:graphic>
          </wp:inline>
        </w:drawing>
      </w:r>
    </w:p>
    <w:p w14:paraId="3175E439" w14:textId="4C11C079" w:rsidR="00800FB4" w:rsidRPr="001C4FA3" w:rsidRDefault="00800FB4" w:rsidP="001C4FA3">
      <w:pPr>
        <w:pStyle w:val="Descripcin"/>
        <w:jc w:val="center"/>
        <w:rPr>
          <w:rFonts w:ascii="Times New Roman" w:eastAsiaTheme="minorHAnsi" w:hAnsi="Times New Roman"/>
          <w:bCs w:val="0"/>
          <w:i/>
          <w:iCs/>
          <w:color w:val="000000"/>
          <w:sz w:val="18"/>
          <w:szCs w:val="18"/>
          <w:lang w:val="es-ES"/>
        </w:rPr>
      </w:pPr>
      <w:r w:rsidRPr="001C4FA3">
        <w:rPr>
          <w:rFonts w:ascii="Times New Roman" w:eastAsiaTheme="minorHAnsi" w:hAnsi="Times New Roman"/>
          <w:bCs w:val="0"/>
          <w:i/>
          <w:iCs/>
          <w:color w:val="000000"/>
          <w:sz w:val="18"/>
          <w:szCs w:val="18"/>
          <w:lang w:val="es-ES"/>
        </w:rPr>
        <w:t xml:space="preserve">Figuras 12, 13 y 14 – Izquierda: Tabletto de Thomas Dahm (2008). Centro: Ruha de Tipos das Letras (2013). </w:t>
      </w:r>
      <w:r w:rsidR="001C4FA3">
        <w:rPr>
          <w:rFonts w:ascii="Times New Roman" w:eastAsiaTheme="minorHAnsi" w:hAnsi="Times New Roman"/>
          <w:bCs w:val="0"/>
          <w:i/>
          <w:iCs/>
          <w:color w:val="000000"/>
          <w:sz w:val="18"/>
          <w:szCs w:val="18"/>
          <w:lang w:val="es-ES"/>
        </w:rPr>
        <w:br/>
      </w:r>
      <w:r w:rsidRPr="001C4FA3">
        <w:rPr>
          <w:rFonts w:ascii="Times New Roman" w:eastAsiaTheme="minorHAnsi" w:hAnsi="Times New Roman"/>
          <w:bCs w:val="0"/>
          <w:i/>
          <w:iCs/>
          <w:color w:val="000000"/>
          <w:sz w:val="18"/>
          <w:szCs w:val="18"/>
          <w:lang w:val="es-ES"/>
        </w:rPr>
        <w:t>Derecha: LetterMaker de Kelcey Towell (2016).</w:t>
      </w:r>
      <w:r w:rsidRPr="001C4FA3">
        <w:rPr>
          <w:rFonts w:ascii="Times New Roman" w:eastAsiaTheme="minorHAnsi" w:hAnsi="Times New Roman"/>
          <w:bCs w:val="0"/>
          <w:i/>
          <w:iCs/>
          <w:color w:val="000000"/>
          <w:sz w:val="18"/>
          <w:szCs w:val="18"/>
          <w:lang w:val="es-ES"/>
        </w:rPr>
        <w:tab/>
      </w:r>
    </w:p>
    <w:p w14:paraId="383DC04E" w14:textId="46739266" w:rsidR="00130E76" w:rsidRPr="001C4FA3" w:rsidRDefault="00130E76" w:rsidP="001C4FA3">
      <w:pPr>
        <w:pStyle w:val="Descripcin"/>
        <w:jc w:val="center"/>
        <w:rPr>
          <w:rFonts w:ascii="Times New Roman" w:eastAsiaTheme="minorHAnsi" w:hAnsi="Times New Roman"/>
          <w:bCs w:val="0"/>
          <w:i/>
          <w:iCs/>
          <w:color w:val="000000"/>
          <w:sz w:val="18"/>
          <w:szCs w:val="18"/>
          <w:lang w:val="es-ES"/>
        </w:rPr>
      </w:pPr>
    </w:p>
    <w:p w14:paraId="5AC43057" w14:textId="06B7A2AE" w:rsidR="00130E76" w:rsidRPr="00C76746" w:rsidRDefault="00130E76" w:rsidP="001C4FA3">
      <w:pPr>
        <w:pStyle w:val="Descripcin"/>
        <w:jc w:val="center"/>
        <w:rPr>
          <w:rFonts w:ascii="Times New Roman" w:hAnsi="Times New Roman"/>
          <w:b/>
          <w:i/>
          <w:iCs/>
          <w:sz w:val="22"/>
          <w:szCs w:val="22"/>
          <w:lang w:val="es-ES"/>
        </w:rPr>
      </w:pPr>
    </w:p>
    <w:p w14:paraId="3782E4A5" w14:textId="52D63E51" w:rsidR="00130E76" w:rsidRPr="001D39FF" w:rsidRDefault="00130E76" w:rsidP="00130E76">
      <w:pPr>
        <w:spacing w:line="360" w:lineRule="auto"/>
        <w:rPr>
          <w:rFonts w:ascii="Times New Roman" w:hAnsi="Times New Roman" w:cs="Times New Roman"/>
          <w:b/>
          <w:i/>
          <w:iCs/>
          <w:sz w:val="22"/>
          <w:szCs w:val="22"/>
        </w:rPr>
      </w:pPr>
    </w:p>
    <w:p w14:paraId="44EE5038" w14:textId="77777777" w:rsidR="007440AC" w:rsidRPr="007440AC" w:rsidRDefault="007440AC" w:rsidP="007440AC">
      <w:pPr>
        <w:spacing w:line="360" w:lineRule="auto"/>
        <w:rPr>
          <w:rFonts w:ascii="Times New Roman" w:hAnsi="Times New Roman" w:cs="Times New Roman"/>
          <w:b/>
        </w:rPr>
      </w:pPr>
      <w:r w:rsidRPr="007440AC">
        <w:rPr>
          <w:rFonts w:ascii="Times New Roman" w:hAnsi="Times New Roman" w:cs="Times New Roman"/>
          <w:b/>
        </w:rPr>
        <w:t>Desarrollo de plantillas a partir de tipografías modulares antiguas</w:t>
      </w:r>
    </w:p>
    <w:p w14:paraId="05885215" w14:textId="0D9420CC"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La revisión de los antecedentes históricos anteriores condujo a la conclusión de que la construcción de la letra mediante fundamentos geométricos puede ser llevada de forma sintetizada a una plantilla y </w:t>
      </w:r>
      <w:del w:id="10" w:author="Autor">
        <w:r w:rsidRPr="007440AC" w:rsidDel="00D75D62">
          <w:rPr>
            <w:rFonts w:ascii="Times New Roman" w:hAnsi="Times New Roman" w:cs="Times New Roman"/>
            <w:bCs/>
          </w:rPr>
          <w:delText>que</w:delText>
        </w:r>
      </w:del>
      <w:ins w:id="11" w:author="Autor">
        <w:r w:rsidR="00D75D62" w:rsidRPr="007440AC">
          <w:rPr>
            <w:rFonts w:ascii="Times New Roman" w:hAnsi="Times New Roman" w:cs="Times New Roman"/>
            <w:bCs/>
          </w:rPr>
          <w:t>que,</w:t>
        </w:r>
      </w:ins>
      <w:r w:rsidRPr="007440AC">
        <w:rPr>
          <w:rFonts w:ascii="Times New Roman" w:hAnsi="Times New Roman" w:cs="Times New Roman"/>
          <w:bCs/>
        </w:rPr>
        <w:t xml:space="preserve"> además, esos componentes que se configuran en negativo en la plancha recortada son también módulos que se representan en positivo en su transposición al papel.</w:t>
      </w:r>
    </w:p>
    <w:p w14:paraId="59C1AC05" w14:textId="375B8DCA"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Quizá la tipografía modular en plomo más completa y versátil sea el </w:t>
      </w:r>
      <w:r w:rsidRPr="007440AC">
        <w:rPr>
          <w:rFonts w:ascii="Times New Roman" w:hAnsi="Times New Roman" w:cs="Times New Roman"/>
          <w:bCs/>
          <w:i/>
        </w:rPr>
        <w:t>Súper Tipo Veloz</w:t>
      </w:r>
      <w:r w:rsidRPr="007440AC">
        <w:rPr>
          <w:rFonts w:ascii="Times New Roman" w:hAnsi="Times New Roman" w:cs="Times New Roman"/>
          <w:bCs/>
        </w:rPr>
        <w:t xml:space="preserve"> (Gamonal, 2017). Se trata de un ingenioso sistema tipográfico compuesto por más de 300 piezas que permiten múltiples combinaciones para crear diferentes alfabetos, letras decorativas, ilustraciones y ornamentos. Fue diseñada por Joan Trochut y comercializada por la Fundición José Iranzo en 1942, una época de escasez en la que España que quedó desolada tras una guerra civil. La novedad era que con una única tipografía los pequeños impresores con poco material podían realizar creativas composiciones sin necesidad de tener que esperar a la creación de un grabado y tan solo aplicando sus conocimientos tipográficos y un poco de buen gusto.</w:t>
      </w:r>
    </w:p>
    <w:p w14:paraId="75F12516" w14:textId="2FCC8E3F"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Aunque en la actualidad existe una versión digitalizada por Andreu Balius y Alex Trochut (nieto del creador), la idea era poder experimentar y familiarizarse con el </w:t>
      </w:r>
      <w:r w:rsidRPr="007440AC">
        <w:rPr>
          <w:rFonts w:ascii="Times New Roman" w:hAnsi="Times New Roman" w:cs="Times New Roman"/>
          <w:bCs/>
          <w:i/>
        </w:rPr>
        <w:t>Súper Tipo Veloz</w:t>
      </w:r>
      <w:r w:rsidRPr="007440AC">
        <w:rPr>
          <w:rFonts w:ascii="Times New Roman" w:hAnsi="Times New Roman" w:cs="Times New Roman"/>
          <w:bCs/>
        </w:rPr>
        <w:t xml:space="preserve"> en plomo explorando sus posibilidades y comprobando su complejidad. Durante el 2017, año en el que se cumplía el 75 aniversario de este tipo, se realizaron diversas piezas impresas en el taller de imprenta de la Familia Plómez en Madrid y surgió la oportunidad de impartir workshops a un público muy diverso para enseñar esta tipografía tan especial.</w:t>
      </w:r>
    </w:p>
    <w:p w14:paraId="3F28C510" w14:textId="11D8B9D3"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A raíz de esta necesidad didáctica, surge la idea de crear una plantilla para simplificar el uso del </w:t>
      </w:r>
      <w:r w:rsidRPr="007440AC">
        <w:rPr>
          <w:rFonts w:ascii="Times New Roman" w:hAnsi="Times New Roman" w:cs="Times New Roman"/>
          <w:bCs/>
          <w:i/>
        </w:rPr>
        <w:t>Súper Tipo Veloz</w:t>
      </w:r>
      <w:r w:rsidRPr="007440AC">
        <w:rPr>
          <w:rFonts w:ascii="Times New Roman" w:hAnsi="Times New Roman" w:cs="Times New Roman"/>
          <w:bCs/>
        </w:rPr>
        <w:t>. Para ello se agruparon los módulos más utilizados por tamaño y grosor y se desecharon aquellos que por su diseño no permitían ser reproducidos en plantilla, por ejemplo, aquellos que eran rasgos decorativos de carácter muy caligráfico. Al final, de los más de 300 módulos, se seleccionaron 68 formas que seguían permitiendo una gran variedad creativa. Tras realizar diversos prototipos en madera y cartón finalmente se realizó una pequeña edición en planchas de metacrilato transparente de 18x23 cm para probar en talleres que explicaremos más adelante.</w:t>
      </w:r>
    </w:p>
    <w:p w14:paraId="1A1CCB42" w14:textId="06BC734E"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Tras el desarrollo de esta plantilla se procedió a la búsqueda en la historia de la tipografía de otros tipos modulares. Una de las primeras fue </w:t>
      </w:r>
      <w:r w:rsidRPr="007440AC">
        <w:rPr>
          <w:rFonts w:ascii="Times New Roman" w:hAnsi="Times New Roman" w:cs="Times New Roman"/>
          <w:bCs/>
          <w:i/>
        </w:rPr>
        <w:t>Fregio Mecano</w:t>
      </w:r>
      <w:r>
        <w:rPr>
          <w:rFonts w:ascii="Times New Roman" w:hAnsi="Times New Roman" w:cs="Times New Roman"/>
          <w:bCs/>
        </w:rPr>
        <w:t xml:space="preserve"> (McNeil</w:t>
      </w:r>
      <w:r w:rsidRPr="007440AC">
        <w:rPr>
          <w:rFonts w:ascii="Times New Roman" w:hAnsi="Times New Roman" w:cs="Times New Roman"/>
          <w:bCs/>
        </w:rPr>
        <w:t>, 2017, p. 284-285), que traducido del italiano significa “ornamento mecánico”. No está muy claro el año de su creación ni tampoco quién fue su creador. Se considera que fue diseñada entre los finales de la década de los 20 y principios de los 30 por Guilio da Milano, el director de la fundición italiana de Nebiolo. Está formada por 20 piezas que se pueden ensamblar para crear letras, números, patrones, orlas, etc. El uso de varios módulos permitía la variación en altura y anchura de los caracteres que se podrían crear.</w:t>
      </w:r>
    </w:p>
    <w:p w14:paraId="5DAE71A6" w14:textId="77777777"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En este caso no se pudo disponer de la tipografía original en plomo, así que se procedió al dibujo de las piezas basadas en formas geométricas y el diseño de la plantilla. Para completarla y darle más opciones combinatorias, el conjunto de módulos se presentó en dos tamaños (72 y 36 puntos).</w:t>
      </w:r>
    </w:p>
    <w:p w14:paraId="084AE2DF" w14:textId="77777777"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lastRenderedPageBreak/>
        <w:t>Siguiendo con la investigación histórica encontramos varios ejemplos de tipografía modular que tienen un origen geométrico en su creación y ornamental en su uso. Se trata de formas básicas como el círculo, triángulo y cuadrado con diferentes subdivisiones. Diversas fundiciones en la década de los 30 los comercializaron con la intención de ser usados en los impresos como para orlas, viñetas o llamadas de atención (también conocidos como “</w:t>
      </w:r>
      <w:r w:rsidRPr="007440AC">
        <w:rPr>
          <w:rFonts w:ascii="Times New Roman" w:hAnsi="Times New Roman" w:cs="Times New Roman"/>
          <w:bCs/>
          <w:i/>
        </w:rPr>
        <w:t>eye-catchers</w:t>
      </w:r>
      <w:r w:rsidRPr="007440AC">
        <w:rPr>
          <w:rFonts w:ascii="Times New Roman" w:hAnsi="Times New Roman" w:cs="Times New Roman"/>
          <w:bCs/>
        </w:rPr>
        <w:t xml:space="preserve">”). </w:t>
      </w:r>
    </w:p>
    <w:p w14:paraId="3BEE3843" w14:textId="77777777"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Una de las más populares es la </w:t>
      </w:r>
      <w:r w:rsidRPr="007440AC">
        <w:rPr>
          <w:rFonts w:ascii="Times New Roman" w:hAnsi="Times New Roman" w:cs="Times New Roman"/>
          <w:bCs/>
          <w:i/>
        </w:rPr>
        <w:t>Futura Schmuck</w:t>
      </w:r>
      <w:r w:rsidRPr="007440AC">
        <w:rPr>
          <w:rFonts w:ascii="Times New Roman" w:hAnsi="Times New Roman" w:cs="Times New Roman"/>
          <w:bCs/>
        </w:rPr>
        <w:t xml:space="preserve"> (en alemán significa “adorno”), una colección de ornamentos geométricos que añadió Paul Renner después de su mítica tipografía. La fundidora alemana Stempel AG también sacó algo muy parecido bajo el nombre de </w:t>
      </w:r>
      <w:r w:rsidRPr="007440AC">
        <w:rPr>
          <w:rFonts w:ascii="Times New Roman" w:hAnsi="Times New Roman" w:cs="Times New Roman"/>
          <w:bCs/>
          <w:i/>
        </w:rPr>
        <w:t>Elementare Schmuckformen</w:t>
      </w:r>
      <w:r w:rsidRPr="007440AC">
        <w:rPr>
          <w:rFonts w:ascii="Times New Roman" w:hAnsi="Times New Roman" w:cs="Times New Roman"/>
          <w:bCs/>
        </w:rPr>
        <w:t xml:space="preserve">. En Francia se publicaron las </w:t>
      </w:r>
      <w:r w:rsidRPr="007440AC">
        <w:rPr>
          <w:rFonts w:ascii="Times New Roman" w:hAnsi="Times New Roman" w:cs="Times New Roman"/>
          <w:bCs/>
          <w:i/>
        </w:rPr>
        <w:t>Vignettes Décors</w:t>
      </w:r>
      <w:r w:rsidRPr="007440AC">
        <w:rPr>
          <w:rFonts w:ascii="Times New Roman" w:hAnsi="Times New Roman" w:cs="Times New Roman"/>
          <w:bCs/>
        </w:rPr>
        <w:t xml:space="preserve"> de la Fonderie Typographique Française y en Italia la </w:t>
      </w:r>
      <w:r w:rsidRPr="007440AC">
        <w:rPr>
          <w:rFonts w:ascii="Times New Roman" w:hAnsi="Times New Roman" w:cs="Times New Roman"/>
          <w:bCs/>
          <w:i/>
        </w:rPr>
        <w:t>Fregio Gloria</w:t>
      </w:r>
      <w:r w:rsidRPr="007440AC">
        <w:rPr>
          <w:rFonts w:ascii="Times New Roman" w:hAnsi="Times New Roman" w:cs="Times New Roman"/>
          <w:bCs/>
        </w:rPr>
        <w:t xml:space="preserve"> de la Fonderia Fausto Galico.</w:t>
      </w:r>
    </w:p>
    <w:p w14:paraId="3CF14578" w14:textId="1B66187B"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En España la réplica se denominó </w:t>
      </w:r>
      <w:r w:rsidRPr="007440AC">
        <w:rPr>
          <w:rFonts w:ascii="Times New Roman" w:hAnsi="Times New Roman" w:cs="Times New Roman"/>
          <w:bCs/>
          <w:i/>
        </w:rPr>
        <w:t>Figuras Geométricas</w:t>
      </w:r>
      <w:r w:rsidRPr="007440AC">
        <w:rPr>
          <w:rFonts w:ascii="Times New Roman" w:hAnsi="Times New Roman" w:cs="Times New Roman"/>
          <w:bCs/>
        </w:rPr>
        <w:t xml:space="preserve">. Y se considera el precedente en el que se basó el </w:t>
      </w:r>
      <w:r w:rsidRPr="005C38AE">
        <w:rPr>
          <w:rFonts w:ascii="Times New Roman" w:hAnsi="Times New Roman" w:cs="Times New Roman"/>
          <w:bCs/>
          <w:i/>
        </w:rPr>
        <w:t>Súper Tipo Veloz</w:t>
      </w:r>
      <w:r w:rsidRPr="007440AC">
        <w:rPr>
          <w:rFonts w:ascii="Times New Roman" w:hAnsi="Times New Roman" w:cs="Times New Roman"/>
          <w:bCs/>
        </w:rPr>
        <w:t>. Se da la circunstancia de que Iranzo fue la fundidora que la distribuyó en 1931 y que Esteban Trochut, el padre de Joan, asesoró a la compañía. En trabajos posteriores combinaron ambas con excelentes resultados.</w:t>
      </w:r>
    </w:p>
    <w:p w14:paraId="0F02F25A" w14:textId="36C5E374" w:rsid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Se pudo disponer de tipos de plomo de esta tipografía, aunque en tamaños pequeños. Para la creación de esta plantilla también se procedió al dibujo geométrico de 23 formas que se duplicaron en dos tamaños (6 y 3 cíceros).</w:t>
      </w:r>
    </w:p>
    <w:p w14:paraId="60B39887" w14:textId="77777777" w:rsidR="007440AC" w:rsidRPr="007440AC" w:rsidRDefault="007440AC" w:rsidP="007440AC">
      <w:pPr>
        <w:spacing w:line="360" w:lineRule="auto"/>
        <w:rPr>
          <w:rFonts w:ascii="Times New Roman" w:hAnsi="Times New Roman" w:cs="Times New Roman"/>
          <w:bCs/>
        </w:rPr>
      </w:pPr>
    </w:p>
    <w:p w14:paraId="7F180D6E" w14:textId="77777777" w:rsidR="007440AC" w:rsidRDefault="007440AC" w:rsidP="007440AC">
      <w:pPr>
        <w:spacing w:after="240"/>
        <w:jc w:val="center"/>
        <w:rPr>
          <w:lang w:val="en-GB"/>
        </w:rPr>
      </w:pPr>
      <w:r>
        <w:rPr>
          <w:noProof/>
          <w:lang w:eastAsia="es-ES"/>
        </w:rPr>
        <w:drawing>
          <wp:inline distT="0" distB="0" distL="0" distR="0" wp14:anchorId="4AE52C88" wp14:editId="54EA4734">
            <wp:extent cx="1715549" cy="1760019"/>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lantilla superveloz.jpg"/>
                    <pic:cNvPicPr/>
                  </pic:nvPicPr>
                  <pic:blipFill rotWithShape="1">
                    <a:blip r:embed="rId24" cstate="print">
                      <a:extLst>
                        <a:ext uri="{28A0092B-C50C-407E-A947-70E740481C1C}">
                          <a14:useLocalDpi xmlns:a14="http://schemas.microsoft.com/office/drawing/2010/main" val="0"/>
                        </a:ext>
                      </a:extLst>
                    </a:blip>
                    <a:srcRect t="10458" b="12597"/>
                    <a:stretch/>
                  </pic:blipFill>
                  <pic:spPr bwMode="auto">
                    <a:xfrm>
                      <a:off x="0" y="0"/>
                      <a:ext cx="1716541" cy="1761036"/>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ES"/>
        </w:rPr>
        <w:drawing>
          <wp:inline distT="0" distB="0" distL="0" distR="0" wp14:anchorId="3ABA8203" wp14:editId="201A8B0D">
            <wp:extent cx="1761688" cy="1761688"/>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antilla fregio mecano.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62628" cy="1762628"/>
                    </a:xfrm>
                    <a:prstGeom prst="rect">
                      <a:avLst/>
                    </a:prstGeom>
                  </pic:spPr>
                </pic:pic>
              </a:graphicData>
            </a:graphic>
          </wp:inline>
        </w:drawing>
      </w:r>
      <w:r>
        <w:rPr>
          <w:noProof/>
          <w:lang w:eastAsia="es-ES"/>
        </w:rPr>
        <w:drawing>
          <wp:inline distT="0" distB="0" distL="0" distR="0" wp14:anchorId="35554305" wp14:editId="22F8F3BB">
            <wp:extent cx="1756924" cy="1758682"/>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lantilla figuras geometricas.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11756" cy="1813569"/>
                    </a:xfrm>
                    <a:prstGeom prst="rect">
                      <a:avLst/>
                    </a:prstGeom>
                  </pic:spPr>
                </pic:pic>
              </a:graphicData>
            </a:graphic>
          </wp:inline>
        </w:drawing>
      </w:r>
    </w:p>
    <w:p w14:paraId="58C831A4" w14:textId="4FA806ED" w:rsidR="007440AC" w:rsidRDefault="007440AC" w:rsidP="007440AC">
      <w:pPr>
        <w:pStyle w:val="Descripcin"/>
        <w:jc w:val="center"/>
        <w:rPr>
          <w:rFonts w:ascii="Times New Roman" w:eastAsiaTheme="minorHAnsi" w:hAnsi="Times New Roman"/>
          <w:bCs w:val="0"/>
          <w:i/>
          <w:iCs/>
          <w:color w:val="000000"/>
          <w:sz w:val="18"/>
          <w:szCs w:val="18"/>
          <w:lang w:val="es-ES"/>
        </w:rPr>
      </w:pPr>
      <w:r w:rsidRPr="007440AC">
        <w:rPr>
          <w:rFonts w:ascii="Times New Roman" w:eastAsiaTheme="minorHAnsi" w:hAnsi="Times New Roman"/>
          <w:bCs w:val="0"/>
          <w:i/>
          <w:iCs/>
          <w:color w:val="000000"/>
          <w:sz w:val="18"/>
          <w:szCs w:val="18"/>
          <w:lang w:val="es-ES"/>
        </w:rPr>
        <w:t>Figuras 15, 1</w:t>
      </w:r>
      <w:r w:rsidR="005C38AE">
        <w:rPr>
          <w:rFonts w:ascii="Times New Roman" w:eastAsiaTheme="minorHAnsi" w:hAnsi="Times New Roman"/>
          <w:bCs w:val="0"/>
          <w:i/>
          <w:iCs/>
          <w:color w:val="000000"/>
          <w:sz w:val="18"/>
          <w:szCs w:val="18"/>
          <w:lang w:val="es-ES"/>
        </w:rPr>
        <w:t>6 y 17 – Izquierda: Plantilla Sú</w:t>
      </w:r>
      <w:r w:rsidRPr="007440AC">
        <w:rPr>
          <w:rFonts w:ascii="Times New Roman" w:eastAsiaTheme="minorHAnsi" w:hAnsi="Times New Roman"/>
          <w:bCs w:val="0"/>
          <w:i/>
          <w:iCs/>
          <w:color w:val="000000"/>
          <w:sz w:val="18"/>
          <w:szCs w:val="18"/>
          <w:lang w:val="es-ES"/>
        </w:rPr>
        <w:t>per Veloz. Centro: Plantilla Fregio Mecano. Derecha: Plantilla Figuras Geométricas.</w:t>
      </w:r>
    </w:p>
    <w:p w14:paraId="67957C3B" w14:textId="77777777" w:rsidR="007440AC" w:rsidRPr="007440AC" w:rsidRDefault="007440AC" w:rsidP="007440AC"/>
    <w:p w14:paraId="13254403" w14:textId="77777777" w:rsidR="007440AC" w:rsidRPr="007440AC" w:rsidRDefault="007440AC" w:rsidP="007440AC">
      <w:pPr>
        <w:spacing w:line="360" w:lineRule="auto"/>
        <w:rPr>
          <w:rFonts w:ascii="Times New Roman" w:hAnsi="Times New Roman" w:cs="Times New Roman"/>
          <w:b/>
        </w:rPr>
      </w:pPr>
      <w:r w:rsidRPr="007440AC">
        <w:rPr>
          <w:rFonts w:ascii="Times New Roman" w:hAnsi="Times New Roman" w:cs="Times New Roman"/>
          <w:b/>
        </w:rPr>
        <w:t>Usos y resultados en talleres</w:t>
      </w:r>
    </w:p>
    <w:p w14:paraId="17AEDBFE" w14:textId="2D512C6B"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De las tres plantillas, la que más ha sido probada en </w:t>
      </w:r>
      <w:r>
        <w:rPr>
          <w:rFonts w:ascii="Times New Roman" w:hAnsi="Times New Roman" w:cs="Times New Roman"/>
          <w:bCs/>
        </w:rPr>
        <w:t>talleres es la Sú</w:t>
      </w:r>
      <w:r w:rsidRPr="007440AC">
        <w:rPr>
          <w:rFonts w:ascii="Times New Roman" w:hAnsi="Times New Roman" w:cs="Times New Roman"/>
          <w:bCs/>
        </w:rPr>
        <w:t xml:space="preserve">per Veloz. Por su diversidad de tamaños y formas y a partir de componentes basados en los trazos fundamentales de la letra (vertical/horizontal, diagonal y curva) permite obtener una gran variedad de diseños. </w:t>
      </w:r>
    </w:p>
    <w:p w14:paraId="2A3A5BE4" w14:textId="57C4A04A" w:rsid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Los primeros prototipos fueron probados con estudiantes de Diseño en el London College of Communication. Los alum</w:t>
      </w:r>
      <w:r>
        <w:rPr>
          <w:rFonts w:ascii="Times New Roman" w:hAnsi="Times New Roman" w:cs="Times New Roman"/>
          <w:bCs/>
        </w:rPr>
        <w:t xml:space="preserve">nos británicos no conocían el </w:t>
      </w:r>
      <w:r w:rsidRPr="005C38AE">
        <w:rPr>
          <w:rFonts w:ascii="Times New Roman" w:hAnsi="Times New Roman" w:cs="Times New Roman"/>
          <w:bCs/>
          <w:i/>
        </w:rPr>
        <w:t>Súper Tipo Veloz</w:t>
      </w:r>
      <w:r w:rsidRPr="007440AC">
        <w:rPr>
          <w:rFonts w:ascii="Times New Roman" w:hAnsi="Times New Roman" w:cs="Times New Roman"/>
          <w:bCs/>
        </w:rPr>
        <w:t xml:space="preserve">, pero sí tenían conocimientos en impresión tipográfica. En 2017 para celebrar el 75 aniversario de esta ingeniosa tipografía realizamos este taller cuyo objetivo era crear un poster conmemorativo. Como no podíamos trabajar con la tipografía original en plomo por razones logísticas y técnicas (material muy pesado y diferente altura tipográfica) se cortó en metacrilato a un tamaño de 12 picas la selección de módulos que contiene la plantilla. A cada </w:t>
      </w:r>
      <w:r w:rsidRPr="007440AC">
        <w:rPr>
          <w:rFonts w:ascii="Times New Roman" w:hAnsi="Times New Roman" w:cs="Times New Roman"/>
          <w:bCs/>
        </w:rPr>
        <w:lastRenderedPageBreak/>
        <w:t>alumno se le asignó al azar un grupo de letras que tenían que componerlas con diferentes módulos y sus resultados debían tener distintos diseños. La plantilla les resultó de enorme utilidad para poder realizar bocetos de cada uno de los caracteres que les fueron asignados para posteriormente componerlos e imprimirlos.</w:t>
      </w:r>
    </w:p>
    <w:p w14:paraId="3D7BF95C" w14:textId="77777777" w:rsidR="007440AC" w:rsidRPr="007440AC" w:rsidRDefault="007440AC" w:rsidP="007440AC">
      <w:pPr>
        <w:spacing w:line="360" w:lineRule="auto"/>
        <w:rPr>
          <w:rFonts w:ascii="Times New Roman" w:hAnsi="Times New Roman" w:cs="Times New Roman"/>
          <w:bCs/>
        </w:rPr>
      </w:pPr>
    </w:p>
    <w:p w14:paraId="1BE411A6" w14:textId="77777777" w:rsidR="007440AC" w:rsidRDefault="007440AC" w:rsidP="007440AC">
      <w:pPr>
        <w:spacing w:after="240"/>
        <w:jc w:val="center"/>
        <w:rPr>
          <w:lang w:val="en-GB"/>
        </w:rPr>
      </w:pPr>
      <w:r>
        <w:rPr>
          <w:noProof/>
          <w:lang w:eastAsia="es-ES"/>
        </w:rPr>
        <w:drawing>
          <wp:inline distT="0" distB="0" distL="0" distR="0" wp14:anchorId="43AB0967" wp14:editId="13947E4D">
            <wp:extent cx="2070976" cy="1748140"/>
            <wp:effectExtent l="0" t="0" r="5715" b="508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ig18 taller SV.jpg"/>
                    <pic:cNvPicPr/>
                  </pic:nvPicPr>
                  <pic:blipFill rotWithShape="1">
                    <a:blip r:embed="rId27" cstate="print">
                      <a:extLst>
                        <a:ext uri="{28A0092B-C50C-407E-A947-70E740481C1C}">
                          <a14:useLocalDpi xmlns:a14="http://schemas.microsoft.com/office/drawing/2010/main" val="0"/>
                        </a:ext>
                      </a:extLst>
                    </a:blip>
                    <a:srcRect l="3280" r="6541"/>
                    <a:stretch/>
                  </pic:blipFill>
                  <pic:spPr bwMode="auto">
                    <a:xfrm>
                      <a:off x="0" y="0"/>
                      <a:ext cx="2090108" cy="1764290"/>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ES"/>
        </w:rPr>
        <w:drawing>
          <wp:inline distT="0" distB="0" distL="0" distR="0" wp14:anchorId="42BE0732" wp14:editId="0F26DDFC">
            <wp:extent cx="1858162" cy="1747719"/>
            <wp:effectExtent l="0" t="0" r="8890" b="508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ig19 taller SV3.jpg"/>
                    <pic:cNvPicPr/>
                  </pic:nvPicPr>
                  <pic:blipFill rotWithShape="1">
                    <a:blip r:embed="rId28" cstate="print">
                      <a:extLst>
                        <a:ext uri="{28A0092B-C50C-407E-A947-70E740481C1C}">
                          <a14:useLocalDpi xmlns:a14="http://schemas.microsoft.com/office/drawing/2010/main" val="0"/>
                        </a:ext>
                      </a:extLst>
                    </a:blip>
                    <a:srcRect l="5924" r="6572"/>
                    <a:stretch/>
                  </pic:blipFill>
                  <pic:spPr bwMode="auto">
                    <a:xfrm>
                      <a:off x="0" y="0"/>
                      <a:ext cx="1891146" cy="1778742"/>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ES"/>
        </w:rPr>
        <w:drawing>
          <wp:inline distT="0" distB="0" distL="0" distR="0" wp14:anchorId="611ED7B3" wp14:editId="7745CEFB">
            <wp:extent cx="1220461" cy="1752671"/>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ig20 taller SV4.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269535" cy="1823145"/>
                    </a:xfrm>
                    <a:prstGeom prst="rect">
                      <a:avLst/>
                    </a:prstGeom>
                  </pic:spPr>
                </pic:pic>
              </a:graphicData>
            </a:graphic>
          </wp:inline>
        </w:drawing>
      </w:r>
    </w:p>
    <w:p w14:paraId="1785BC4A" w14:textId="75748DAF" w:rsidR="007440AC" w:rsidRPr="007440AC" w:rsidRDefault="007440AC" w:rsidP="007440AC">
      <w:pPr>
        <w:pStyle w:val="Descripcin"/>
        <w:jc w:val="center"/>
        <w:rPr>
          <w:rFonts w:ascii="Times New Roman" w:eastAsiaTheme="minorHAnsi" w:hAnsi="Times New Roman"/>
          <w:bCs w:val="0"/>
          <w:i/>
          <w:iCs/>
          <w:color w:val="000000"/>
          <w:sz w:val="18"/>
          <w:szCs w:val="18"/>
          <w:lang w:val="es-ES"/>
        </w:rPr>
      </w:pPr>
      <w:r w:rsidRPr="007440AC">
        <w:rPr>
          <w:rFonts w:ascii="Times New Roman" w:eastAsiaTheme="minorHAnsi" w:hAnsi="Times New Roman"/>
          <w:bCs w:val="0"/>
          <w:i/>
          <w:iCs/>
          <w:color w:val="000000"/>
          <w:sz w:val="18"/>
          <w:szCs w:val="18"/>
          <w:lang w:val="es-ES"/>
        </w:rPr>
        <w:t>Figuras 18, 19 y 20 – Izquierda: Bocetos de letras con plantillas. Centro: Prueba de i</w:t>
      </w:r>
      <w:r>
        <w:rPr>
          <w:rFonts w:ascii="Times New Roman" w:eastAsiaTheme="minorHAnsi" w:hAnsi="Times New Roman"/>
          <w:bCs w:val="0"/>
          <w:i/>
          <w:iCs/>
          <w:color w:val="000000"/>
          <w:sz w:val="18"/>
          <w:szCs w:val="18"/>
          <w:lang w:val="es-ES"/>
        </w:rPr>
        <w:t>mpresión. Derecha: Cartel espéci</w:t>
      </w:r>
      <w:r w:rsidRPr="007440AC">
        <w:rPr>
          <w:rFonts w:ascii="Times New Roman" w:eastAsiaTheme="minorHAnsi" w:hAnsi="Times New Roman"/>
          <w:bCs w:val="0"/>
          <w:i/>
          <w:iCs/>
          <w:color w:val="000000"/>
          <w:sz w:val="18"/>
          <w:szCs w:val="18"/>
          <w:lang w:val="es-ES"/>
        </w:rPr>
        <w:t>men final.</w:t>
      </w:r>
    </w:p>
    <w:p w14:paraId="00951218" w14:textId="1DF011F1"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Otra experiencia didáctica muy especial fue la realizada con público infantil. </w:t>
      </w:r>
      <w:r>
        <w:rPr>
          <w:rFonts w:ascii="Times New Roman" w:hAnsi="Times New Roman" w:cs="Times New Roman"/>
          <w:bCs/>
        </w:rPr>
        <w:t xml:space="preserve">A pesar de que el </w:t>
      </w:r>
      <w:r w:rsidRPr="005C38AE">
        <w:rPr>
          <w:rFonts w:ascii="Times New Roman" w:hAnsi="Times New Roman" w:cs="Times New Roman"/>
          <w:bCs/>
          <w:i/>
        </w:rPr>
        <w:t>Súper Tipo Veloz</w:t>
      </w:r>
      <w:r w:rsidRPr="007440AC">
        <w:rPr>
          <w:rFonts w:ascii="Times New Roman" w:hAnsi="Times New Roman" w:cs="Times New Roman"/>
          <w:bCs/>
        </w:rPr>
        <w:t xml:space="preserve"> es un sistema tipográfico complejo, sus resultados no recuerdan a la rigidez geométrica de otras tipografías modulares. Unido a su capacidad de poder crear dibujos e ilustraciones consideramos que a niños y niñas de entre 5 y 12 años les podría resultar interesante.</w:t>
      </w:r>
    </w:p>
    <w:p w14:paraId="71E3C076" w14:textId="4C38766F" w:rsid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Para ellos desarrollamos un pro</w:t>
      </w:r>
      <w:r>
        <w:rPr>
          <w:rFonts w:ascii="Times New Roman" w:hAnsi="Times New Roman" w:cs="Times New Roman"/>
          <w:bCs/>
        </w:rPr>
        <w:t>totipo más grande, pero en cartó</w:t>
      </w:r>
      <w:r w:rsidRPr="007440AC">
        <w:rPr>
          <w:rFonts w:ascii="Times New Roman" w:hAnsi="Times New Roman" w:cs="Times New Roman"/>
          <w:bCs/>
        </w:rPr>
        <w:t>n. Tras explicarles de f</w:t>
      </w:r>
      <w:r>
        <w:rPr>
          <w:rFonts w:ascii="Times New Roman" w:hAnsi="Times New Roman" w:cs="Times New Roman"/>
          <w:bCs/>
        </w:rPr>
        <w:t xml:space="preserve">orma breve y amena qué era el </w:t>
      </w:r>
      <w:r w:rsidRPr="005C38AE">
        <w:rPr>
          <w:rFonts w:ascii="Times New Roman" w:hAnsi="Times New Roman" w:cs="Times New Roman"/>
          <w:bCs/>
          <w:i/>
        </w:rPr>
        <w:t>Súper Tipo Veloz</w:t>
      </w:r>
      <w:r w:rsidRPr="007440AC">
        <w:rPr>
          <w:rFonts w:ascii="Times New Roman" w:hAnsi="Times New Roman" w:cs="Times New Roman"/>
          <w:bCs/>
        </w:rPr>
        <w:t>, se pusieron rápidamente a dibujar las letras de sus nombres ayudados por la plantilla. Esto favoreció su comprensión de los caracteres como un dibujo que se crea con diferentes componentes y pensar en la letra como un puzzle de piezas. Después explotaron más la realización de ilustraciones basándose en los módulos de la plantilla.</w:t>
      </w:r>
    </w:p>
    <w:p w14:paraId="2D24640E" w14:textId="77777777" w:rsidR="007440AC" w:rsidRPr="007440AC" w:rsidRDefault="007440AC" w:rsidP="007440AC">
      <w:pPr>
        <w:spacing w:line="360" w:lineRule="auto"/>
        <w:rPr>
          <w:rFonts w:ascii="Times New Roman" w:hAnsi="Times New Roman" w:cs="Times New Roman"/>
          <w:bCs/>
        </w:rPr>
      </w:pPr>
    </w:p>
    <w:p w14:paraId="495B7357" w14:textId="77777777" w:rsidR="007440AC" w:rsidRDefault="007440AC" w:rsidP="007440AC">
      <w:pPr>
        <w:spacing w:after="240"/>
        <w:jc w:val="center"/>
        <w:rPr>
          <w:lang w:val="en-GB"/>
        </w:rPr>
      </w:pPr>
      <w:r>
        <w:rPr>
          <w:noProof/>
          <w:lang w:eastAsia="es-ES"/>
        </w:rPr>
        <w:drawing>
          <wp:inline distT="0" distB="0" distL="0" distR="0" wp14:anchorId="4C227509" wp14:editId="60F0ABDD">
            <wp:extent cx="1825022" cy="1401376"/>
            <wp:effectExtent l="0" t="0" r="3810" b="889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taller SV infantil 1.jpg"/>
                    <pic:cNvPicPr/>
                  </pic:nvPicPr>
                  <pic:blipFill rotWithShape="1">
                    <a:blip r:embed="rId30" cstate="print">
                      <a:extLst>
                        <a:ext uri="{28A0092B-C50C-407E-A947-70E740481C1C}">
                          <a14:useLocalDpi xmlns:a14="http://schemas.microsoft.com/office/drawing/2010/main" val="0"/>
                        </a:ext>
                      </a:extLst>
                    </a:blip>
                    <a:srcRect l="5850" r="20907"/>
                    <a:stretch/>
                  </pic:blipFill>
                  <pic:spPr bwMode="auto">
                    <a:xfrm>
                      <a:off x="0" y="0"/>
                      <a:ext cx="1840250" cy="1413069"/>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ES"/>
        </w:rPr>
        <w:drawing>
          <wp:inline distT="0" distB="0" distL="0" distR="0" wp14:anchorId="0BFE3613" wp14:editId="326D22E3">
            <wp:extent cx="1146072" cy="1403120"/>
            <wp:effectExtent l="0" t="0" r="0" b="698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taller SV infantil3.jpg"/>
                    <pic:cNvPicPr/>
                  </pic:nvPicPr>
                  <pic:blipFill rotWithShape="1">
                    <a:blip r:embed="rId31" cstate="print">
                      <a:extLst>
                        <a:ext uri="{28A0092B-C50C-407E-A947-70E740481C1C}">
                          <a14:useLocalDpi xmlns:a14="http://schemas.microsoft.com/office/drawing/2010/main" val="0"/>
                        </a:ext>
                      </a:extLst>
                    </a:blip>
                    <a:srcRect l="370" t="543" r="-370" b="19412"/>
                    <a:stretch/>
                  </pic:blipFill>
                  <pic:spPr bwMode="auto">
                    <a:xfrm>
                      <a:off x="0" y="0"/>
                      <a:ext cx="1154708" cy="1413693"/>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ES"/>
        </w:rPr>
        <w:drawing>
          <wp:inline distT="0" distB="0" distL="0" distR="0" wp14:anchorId="1FE029D8" wp14:editId="75B212F7">
            <wp:extent cx="2221230" cy="1402463"/>
            <wp:effectExtent l="0" t="0" r="7620" b="762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taller SV infantil 2.jpg"/>
                    <pic:cNvPicPr/>
                  </pic:nvPicPr>
                  <pic:blipFill rotWithShape="1">
                    <a:blip r:embed="rId32" cstate="print">
                      <a:extLst>
                        <a:ext uri="{28A0092B-C50C-407E-A947-70E740481C1C}">
                          <a14:useLocalDpi xmlns:a14="http://schemas.microsoft.com/office/drawing/2010/main" val="0"/>
                        </a:ext>
                      </a:extLst>
                    </a:blip>
                    <a:srcRect l="10925"/>
                    <a:stretch/>
                  </pic:blipFill>
                  <pic:spPr bwMode="auto">
                    <a:xfrm>
                      <a:off x="0" y="0"/>
                      <a:ext cx="2232190" cy="1409383"/>
                    </a:xfrm>
                    <a:prstGeom prst="rect">
                      <a:avLst/>
                    </a:prstGeom>
                    <a:ln>
                      <a:noFill/>
                    </a:ln>
                    <a:extLst>
                      <a:ext uri="{53640926-AAD7-44D8-BBD7-CCE9431645EC}">
                        <a14:shadowObscured xmlns:a14="http://schemas.microsoft.com/office/drawing/2010/main"/>
                      </a:ext>
                    </a:extLst>
                  </pic:spPr>
                </pic:pic>
              </a:graphicData>
            </a:graphic>
          </wp:inline>
        </w:drawing>
      </w:r>
    </w:p>
    <w:p w14:paraId="5464BB61" w14:textId="278C0907" w:rsidR="007440AC" w:rsidRDefault="007440AC" w:rsidP="007440AC">
      <w:pPr>
        <w:pStyle w:val="Descripcin"/>
        <w:jc w:val="center"/>
        <w:rPr>
          <w:rFonts w:ascii="Times New Roman" w:eastAsiaTheme="minorHAnsi" w:hAnsi="Times New Roman"/>
          <w:bCs w:val="0"/>
          <w:i/>
          <w:iCs/>
          <w:color w:val="000000"/>
          <w:sz w:val="18"/>
          <w:szCs w:val="18"/>
          <w:lang w:val="es-ES"/>
        </w:rPr>
      </w:pPr>
      <w:r w:rsidRPr="007440AC">
        <w:rPr>
          <w:rFonts w:ascii="Times New Roman" w:eastAsiaTheme="minorHAnsi" w:hAnsi="Times New Roman"/>
          <w:bCs w:val="0"/>
          <w:i/>
          <w:iCs/>
          <w:color w:val="000000"/>
          <w:sz w:val="18"/>
          <w:szCs w:val="18"/>
          <w:lang w:val="es-ES"/>
        </w:rPr>
        <w:t xml:space="preserve">Figuras 21, 22 y 23 – Variedad de resultados mezclando letras y dibujos en el taller infantil con la plantilla </w:t>
      </w:r>
      <w:r>
        <w:rPr>
          <w:rFonts w:ascii="Times New Roman" w:eastAsiaTheme="minorHAnsi" w:hAnsi="Times New Roman"/>
          <w:bCs w:val="0"/>
          <w:i/>
          <w:iCs/>
          <w:color w:val="000000"/>
          <w:sz w:val="18"/>
          <w:szCs w:val="18"/>
          <w:lang w:val="es-ES"/>
        </w:rPr>
        <w:t>Súper</w:t>
      </w:r>
      <w:r w:rsidRPr="007440AC">
        <w:rPr>
          <w:rFonts w:ascii="Times New Roman" w:eastAsiaTheme="minorHAnsi" w:hAnsi="Times New Roman"/>
          <w:bCs w:val="0"/>
          <w:i/>
          <w:iCs/>
          <w:color w:val="000000"/>
          <w:sz w:val="18"/>
          <w:szCs w:val="18"/>
          <w:lang w:val="es-ES"/>
        </w:rPr>
        <w:t xml:space="preserve"> Veloz.</w:t>
      </w:r>
    </w:p>
    <w:p w14:paraId="5077DDB2" w14:textId="77777777" w:rsidR="007440AC" w:rsidRPr="007440AC" w:rsidRDefault="007440AC" w:rsidP="007440AC"/>
    <w:p w14:paraId="37754BDC" w14:textId="78012CB4" w:rsid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En los últimos talleres de nuevo para público adulto se buscó trabajar la capacidad plástica de las letras enfocándonos más a la rotulación o </w:t>
      </w:r>
      <w:r w:rsidRPr="005C38AE">
        <w:rPr>
          <w:rFonts w:ascii="Times New Roman" w:hAnsi="Times New Roman" w:cs="Times New Roman"/>
          <w:bCs/>
          <w:i/>
        </w:rPr>
        <w:t>lettering</w:t>
      </w:r>
      <w:r w:rsidR="005C38AE">
        <w:rPr>
          <w:rFonts w:ascii="Times New Roman" w:hAnsi="Times New Roman" w:cs="Times New Roman"/>
          <w:bCs/>
        </w:rPr>
        <w:t xml:space="preserve">. El </w:t>
      </w:r>
      <w:r w:rsidR="005C38AE" w:rsidRPr="005C38AE">
        <w:rPr>
          <w:rFonts w:ascii="Times New Roman" w:hAnsi="Times New Roman" w:cs="Times New Roman"/>
          <w:bCs/>
          <w:i/>
        </w:rPr>
        <w:t>Sú</w:t>
      </w:r>
      <w:r w:rsidRPr="005C38AE">
        <w:rPr>
          <w:rFonts w:ascii="Times New Roman" w:hAnsi="Times New Roman" w:cs="Times New Roman"/>
          <w:bCs/>
          <w:i/>
        </w:rPr>
        <w:t>per Tipo Veloz</w:t>
      </w:r>
      <w:r w:rsidRPr="007440AC">
        <w:rPr>
          <w:rFonts w:ascii="Times New Roman" w:hAnsi="Times New Roman" w:cs="Times New Roman"/>
          <w:bCs/>
        </w:rPr>
        <w:t xml:space="preserve">, a pesar de tratarse de una tipografía modular, tiene un carácter caligráfico muy pronunciado. Se propuso como objetivo hacer una palabra o concepto mezclando el uso de la plantilla y de sus formas para crear los componentes básicos de las letras y después usar técnicas de </w:t>
      </w:r>
      <w:r w:rsidRPr="005C38AE">
        <w:rPr>
          <w:rFonts w:ascii="Times New Roman" w:hAnsi="Times New Roman" w:cs="Times New Roman"/>
          <w:bCs/>
          <w:i/>
        </w:rPr>
        <w:t>lettering</w:t>
      </w:r>
      <w:r w:rsidRPr="007440AC">
        <w:rPr>
          <w:rFonts w:ascii="Times New Roman" w:hAnsi="Times New Roman" w:cs="Times New Roman"/>
          <w:bCs/>
        </w:rPr>
        <w:t xml:space="preserve"> potenciando la capacidad expresiva del mensaje gráfico mediante la </w:t>
      </w:r>
      <w:r w:rsidRPr="007440AC">
        <w:rPr>
          <w:rFonts w:ascii="Times New Roman" w:hAnsi="Times New Roman" w:cs="Times New Roman"/>
          <w:bCs/>
        </w:rPr>
        <w:lastRenderedPageBreak/>
        <w:t>creación de ligaduras, sombras, volumen, etc. Esto permitió explorar mucho más allá de lo que la propia plantilla podía ofrecer amplificando sus posibilidades.</w:t>
      </w:r>
    </w:p>
    <w:p w14:paraId="1BC06445" w14:textId="77777777" w:rsidR="007440AC" w:rsidRPr="007440AC" w:rsidRDefault="007440AC" w:rsidP="007440AC">
      <w:pPr>
        <w:spacing w:line="360" w:lineRule="auto"/>
        <w:rPr>
          <w:rFonts w:ascii="Times New Roman" w:hAnsi="Times New Roman" w:cs="Times New Roman"/>
          <w:bCs/>
        </w:rPr>
      </w:pPr>
    </w:p>
    <w:p w14:paraId="29EC05AC" w14:textId="77777777" w:rsidR="007440AC" w:rsidRDefault="007440AC" w:rsidP="007440AC">
      <w:pPr>
        <w:spacing w:after="240"/>
        <w:jc w:val="center"/>
        <w:rPr>
          <w:lang w:val="en-GB"/>
        </w:rPr>
      </w:pPr>
      <w:r>
        <w:rPr>
          <w:noProof/>
          <w:lang w:eastAsia="es-ES"/>
        </w:rPr>
        <w:drawing>
          <wp:inline distT="0" distB="0" distL="0" distR="0" wp14:anchorId="4B8E8338" wp14:editId="354CCDFE">
            <wp:extent cx="1771188" cy="1709699"/>
            <wp:effectExtent l="0" t="0" r="635" b="508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taller SV lettering1.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793887" cy="1731610"/>
                    </a:xfrm>
                    <a:prstGeom prst="rect">
                      <a:avLst/>
                    </a:prstGeom>
                  </pic:spPr>
                </pic:pic>
              </a:graphicData>
            </a:graphic>
          </wp:inline>
        </w:drawing>
      </w:r>
      <w:r>
        <w:rPr>
          <w:noProof/>
          <w:lang w:eastAsia="es-ES"/>
        </w:rPr>
        <w:drawing>
          <wp:inline distT="0" distB="0" distL="0" distR="0" wp14:anchorId="5E874A29" wp14:editId="0734EC47">
            <wp:extent cx="1714680" cy="171468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aller SV lettering2.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726649" cy="1726649"/>
                    </a:xfrm>
                    <a:prstGeom prst="rect">
                      <a:avLst/>
                    </a:prstGeom>
                  </pic:spPr>
                </pic:pic>
              </a:graphicData>
            </a:graphic>
          </wp:inline>
        </w:drawing>
      </w:r>
      <w:r>
        <w:rPr>
          <w:noProof/>
          <w:lang w:eastAsia="es-ES"/>
        </w:rPr>
        <w:drawing>
          <wp:inline distT="0" distB="0" distL="0" distR="0" wp14:anchorId="14590A0E" wp14:editId="36E37FA5">
            <wp:extent cx="1717200" cy="17172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taller SV lettering3.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736568" cy="1736568"/>
                    </a:xfrm>
                    <a:prstGeom prst="rect">
                      <a:avLst/>
                    </a:prstGeom>
                  </pic:spPr>
                </pic:pic>
              </a:graphicData>
            </a:graphic>
          </wp:inline>
        </w:drawing>
      </w:r>
    </w:p>
    <w:p w14:paraId="1855752A" w14:textId="4B3782AA" w:rsidR="007440AC" w:rsidRDefault="007440AC" w:rsidP="005C38AE">
      <w:pPr>
        <w:pStyle w:val="Descripcin"/>
        <w:jc w:val="center"/>
        <w:rPr>
          <w:rFonts w:ascii="Times New Roman" w:eastAsiaTheme="minorHAnsi" w:hAnsi="Times New Roman"/>
          <w:bCs w:val="0"/>
          <w:i/>
          <w:iCs/>
          <w:color w:val="000000"/>
          <w:sz w:val="18"/>
          <w:szCs w:val="18"/>
          <w:lang w:val="es-ES"/>
        </w:rPr>
      </w:pPr>
      <w:r w:rsidRPr="007440AC">
        <w:rPr>
          <w:rFonts w:ascii="Times New Roman" w:eastAsiaTheme="minorHAnsi" w:hAnsi="Times New Roman"/>
          <w:bCs w:val="0"/>
          <w:i/>
          <w:iCs/>
          <w:color w:val="000000"/>
          <w:sz w:val="18"/>
          <w:szCs w:val="18"/>
          <w:lang w:val="es-ES"/>
        </w:rPr>
        <w:t>Figuras 24, 25 y 26 – Resultados de lettering partiend</w:t>
      </w:r>
      <w:r w:rsidR="005C38AE">
        <w:rPr>
          <w:rFonts w:ascii="Times New Roman" w:eastAsiaTheme="minorHAnsi" w:hAnsi="Times New Roman"/>
          <w:bCs w:val="0"/>
          <w:i/>
          <w:iCs/>
          <w:color w:val="000000"/>
          <w:sz w:val="18"/>
          <w:szCs w:val="18"/>
          <w:lang w:val="es-ES"/>
        </w:rPr>
        <w:t>o de los módulos la plantilla Sú</w:t>
      </w:r>
      <w:r w:rsidRPr="007440AC">
        <w:rPr>
          <w:rFonts w:ascii="Times New Roman" w:eastAsiaTheme="minorHAnsi" w:hAnsi="Times New Roman"/>
          <w:bCs w:val="0"/>
          <w:i/>
          <w:iCs/>
          <w:color w:val="000000"/>
          <w:sz w:val="18"/>
          <w:szCs w:val="18"/>
          <w:lang w:val="es-ES"/>
        </w:rPr>
        <w:t>per Veloz y después intervenidos.</w:t>
      </w:r>
    </w:p>
    <w:p w14:paraId="2B9CA294" w14:textId="77777777" w:rsidR="005C38AE" w:rsidRPr="005C38AE" w:rsidRDefault="005C38AE" w:rsidP="005C38AE"/>
    <w:p w14:paraId="217C8967" w14:textId="77777777" w:rsidR="007440AC" w:rsidRPr="005C38AE" w:rsidRDefault="007440AC" w:rsidP="005C38AE">
      <w:pPr>
        <w:spacing w:line="360" w:lineRule="auto"/>
        <w:rPr>
          <w:rFonts w:ascii="Times New Roman" w:hAnsi="Times New Roman" w:cs="Times New Roman"/>
          <w:b/>
        </w:rPr>
      </w:pPr>
      <w:r w:rsidRPr="005C38AE">
        <w:rPr>
          <w:rFonts w:ascii="Times New Roman" w:hAnsi="Times New Roman" w:cs="Times New Roman"/>
          <w:b/>
        </w:rPr>
        <w:t>Conclusiones</w:t>
      </w:r>
    </w:p>
    <w:p w14:paraId="41AFF049" w14:textId="3315D40B" w:rsidR="007440AC" w:rsidRPr="005C38AE" w:rsidRDefault="007440AC" w:rsidP="005C38AE">
      <w:pPr>
        <w:spacing w:line="360" w:lineRule="auto"/>
        <w:rPr>
          <w:rFonts w:ascii="Times New Roman" w:hAnsi="Times New Roman" w:cs="Times New Roman"/>
          <w:bCs/>
        </w:rPr>
      </w:pPr>
      <w:r w:rsidRPr="005C38AE">
        <w:rPr>
          <w:rFonts w:ascii="Times New Roman" w:hAnsi="Times New Roman" w:cs="Times New Roman"/>
          <w:bCs/>
        </w:rPr>
        <w:t xml:space="preserve">Aunque aún queda por probar las otras plantillas en talleres, la plantilla </w:t>
      </w:r>
      <w:r w:rsidR="005C38AE" w:rsidRPr="005C38AE">
        <w:rPr>
          <w:rFonts w:ascii="Times New Roman" w:hAnsi="Times New Roman" w:cs="Times New Roman"/>
          <w:bCs/>
          <w:i/>
        </w:rPr>
        <w:t>Sú</w:t>
      </w:r>
      <w:r w:rsidRPr="005C38AE">
        <w:rPr>
          <w:rFonts w:ascii="Times New Roman" w:hAnsi="Times New Roman" w:cs="Times New Roman"/>
          <w:bCs/>
          <w:i/>
        </w:rPr>
        <w:t>per Tipo Veloz</w:t>
      </w:r>
      <w:r w:rsidRPr="005C38AE">
        <w:rPr>
          <w:rFonts w:ascii="Times New Roman" w:hAnsi="Times New Roman" w:cs="Times New Roman"/>
          <w:bCs/>
        </w:rPr>
        <w:t xml:space="preserve"> se revela como una herramienta sencilla y fácil de manejar tanto para un público entendido como para un público inexperto. Adecuada tanto para adultos como para niños. Tan solo con un lápiz y con la ayuda de las formas que contiene la plantilla se puede trazar el dibujo de una letra sin tener conocimientos de caligrafía o rotulación. </w:t>
      </w:r>
    </w:p>
    <w:p w14:paraId="15A1FF62" w14:textId="77777777" w:rsidR="007440AC" w:rsidRPr="005C38AE" w:rsidRDefault="007440AC" w:rsidP="005C38AE">
      <w:pPr>
        <w:spacing w:line="360" w:lineRule="auto"/>
        <w:rPr>
          <w:rFonts w:ascii="Times New Roman" w:hAnsi="Times New Roman" w:cs="Times New Roman"/>
          <w:bCs/>
        </w:rPr>
      </w:pPr>
      <w:r w:rsidRPr="005C38AE">
        <w:rPr>
          <w:rFonts w:ascii="Times New Roman" w:hAnsi="Times New Roman" w:cs="Times New Roman"/>
          <w:bCs/>
        </w:rPr>
        <w:t>Ayuda a comprender a los neófitos en tipografía la construcción de los caracteres mediante formas esenciales que imitan el trazo (vertical/horizontal, diagonal y curvo) que se conjugan con operaciones muy elementales como la repetición, rotación e inversión. El uso de la plantilla rompe ciertas limitaciones propias de la composición con tipos de plomo pues permite superponer elementos y voltearlos.</w:t>
      </w:r>
    </w:p>
    <w:p w14:paraId="02CF046F" w14:textId="77777777" w:rsidR="007440AC" w:rsidRPr="005C38AE" w:rsidRDefault="007440AC" w:rsidP="005C38AE">
      <w:pPr>
        <w:spacing w:line="360" w:lineRule="auto"/>
        <w:rPr>
          <w:rFonts w:ascii="Times New Roman" w:hAnsi="Times New Roman" w:cs="Times New Roman"/>
          <w:bCs/>
        </w:rPr>
      </w:pPr>
      <w:r w:rsidRPr="005C38AE">
        <w:rPr>
          <w:rFonts w:ascii="Times New Roman" w:hAnsi="Times New Roman" w:cs="Times New Roman"/>
          <w:bCs/>
        </w:rPr>
        <w:t xml:space="preserve">A los diseñadores les sirve para realizar bocetos que posteriormente pueden digitalizar y vectorizar. Los resultados son originales (ya que no se parece a tipografías estandarizadas) y creativos (pues su capacidad combinatoria de elementos es muy numerosa). No responden a un diseño rígido y geométrico con el que solemos asociar a las tipografías modulares. En este caso se puede parecer más a un trabajo de </w:t>
      </w:r>
      <w:r w:rsidRPr="005C38AE">
        <w:rPr>
          <w:rFonts w:ascii="Times New Roman" w:hAnsi="Times New Roman" w:cs="Times New Roman"/>
          <w:bCs/>
          <w:i/>
        </w:rPr>
        <w:t>lettering</w:t>
      </w:r>
      <w:r w:rsidRPr="005C38AE">
        <w:rPr>
          <w:rFonts w:ascii="Times New Roman" w:hAnsi="Times New Roman" w:cs="Times New Roman"/>
          <w:bCs/>
        </w:rPr>
        <w:t xml:space="preserve"> o de caligrafía.</w:t>
      </w:r>
    </w:p>
    <w:p w14:paraId="5AE9C1C8" w14:textId="342E7841" w:rsidR="007440AC" w:rsidRPr="005C38AE" w:rsidRDefault="007440AC" w:rsidP="005C38AE">
      <w:pPr>
        <w:spacing w:line="360" w:lineRule="auto"/>
        <w:rPr>
          <w:rFonts w:ascii="Times New Roman" w:hAnsi="Times New Roman" w:cs="Times New Roman"/>
          <w:bCs/>
        </w:rPr>
      </w:pPr>
      <w:r w:rsidRPr="005C38AE">
        <w:rPr>
          <w:rFonts w:ascii="Times New Roman" w:hAnsi="Times New Roman" w:cs="Times New Roman"/>
          <w:bCs/>
        </w:rPr>
        <w:t>Por todas estas cuestiones consideramos que puede ser una herramienta muy adecuada para aplicar en la enseñanza de la tipografía desde el punto de vista histórico, pero también desde el creativo. T</w:t>
      </w:r>
      <w:r w:rsidR="005C38AE">
        <w:rPr>
          <w:rFonts w:ascii="Times New Roman" w:hAnsi="Times New Roman" w:cs="Times New Roman"/>
          <w:bCs/>
        </w:rPr>
        <w:t>rabajando de forma analó</w:t>
      </w:r>
      <w:r w:rsidRPr="005C38AE">
        <w:rPr>
          <w:rFonts w:ascii="Times New Roman" w:hAnsi="Times New Roman" w:cs="Times New Roman"/>
          <w:bCs/>
        </w:rPr>
        <w:t xml:space="preserve">gica se toma mayor conciencia del proceso y también de detalles que al ejecutarlos por ordenador muchas veces pasan inadvertidos. Por ejemplo, la relación del espacio entre los caracteres. </w:t>
      </w:r>
    </w:p>
    <w:p w14:paraId="54BBFCFC" w14:textId="77777777" w:rsidR="007440AC" w:rsidRPr="005C38AE" w:rsidRDefault="007440AC" w:rsidP="005C38AE">
      <w:pPr>
        <w:spacing w:line="360" w:lineRule="auto"/>
        <w:rPr>
          <w:rFonts w:ascii="Times New Roman" w:hAnsi="Times New Roman" w:cs="Times New Roman"/>
          <w:bCs/>
        </w:rPr>
      </w:pPr>
      <w:r w:rsidRPr="005C38AE">
        <w:rPr>
          <w:rFonts w:ascii="Times New Roman" w:hAnsi="Times New Roman" w:cs="Times New Roman"/>
          <w:bCs/>
        </w:rPr>
        <w:t>En definitiva, diseñando con la plantilla se crea el esqueleto de la letra y se puede apreciar su estructura interna mejorando la comprensión de su construcción.</w:t>
      </w:r>
    </w:p>
    <w:p w14:paraId="69331725" w14:textId="476E0F44" w:rsidR="00304499" w:rsidRPr="001D39FF" w:rsidRDefault="00304499" w:rsidP="00304499">
      <w:pPr>
        <w:spacing w:line="360" w:lineRule="auto"/>
        <w:rPr>
          <w:rFonts w:ascii="Times New Roman" w:hAnsi="Times New Roman" w:cs="Times New Roman"/>
          <w:b/>
        </w:rPr>
      </w:pPr>
    </w:p>
    <w:p w14:paraId="2BE11683" w14:textId="20003C83" w:rsidR="00304499" w:rsidRPr="001D39FF" w:rsidRDefault="00304499" w:rsidP="00304499">
      <w:pPr>
        <w:spacing w:line="360" w:lineRule="auto"/>
        <w:rPr>
          <w:rFonts w:ascii="Times New Roman" w:hAnsi="Times New Roman" w:cs="Times New Roman"/>
          <w:b/>
        </w:rPr>
      </w:pPr>
      <w:r w:rsidRPr="001D39FF">
        <w:rPr>
          <w:rFonts w:ascii="Times New Roman" w:hAnsi="Times New Roman" w:cs="Times New Roman"/>
          <w:b/>
        </w:rPr>
        <w:t>Referencias</w:t>
      </w:r>
    </w:p>
    <w:p w14:paraId="26CE8E8A" w14:textId="2AACBE0A" w:rsidR="001D39FF" w:rsidRPr="001D39FF" w:rsidRDefault="001D39FF" w:rsidP="001D39FF">
      <w:pPr>
        <w:spacing w:line="360" w:lineRule="auto"/>
        <w:ind w:left="567" w:hanging="283"/>
        <w:rPr>
          <w:rFonts w:ascii="Times New Roman" w:hAnsi="Times New Roman" w:cs="Times New Roman"/>
          <w:bCs/>
          <w:sz w:val="18"/>
          <w:szCs w:val="18"/>
        </w:rPr>
      </w:pPr>
      <w:r w:rsidRPr="001D39FF">
        <w:rPr>
          <w:rFonts w:ascii="Times New Roman" w:hAnsi="Times New Roman" w:cs="Times New Roman"/>
          <w:bCs/>
          <w:sz w:val="18"/>
          <w:szCs w:val="18"/>
        </w:rPr>
        <w:t>Herrera Cáceres, C. y Rosillo Peña, M. (2019). </w:t>
      </w:r>
      <w:r w:rsidRPr="001D39FF">
        <w:rPr>
          <w:rFonts w:ascii="Times New Roman" w:hAnsi="Times New Roman" w:cs="Times New Roman"/>
          <w:bCs/>
          <w:i/>
          <w:iCs/>
          <w:sz w:val="18"/>
          <w:szCs w:val="18"/>
        </w:rPr>
        <w:t>Confort y eficiencia energética en el diseño de edificaciones</w:t>
      </w:r>
      <w:r w:rsidRPr="001D39FF">
        <w:rPr>
          <w:rFonts w:ascii="Times New Roman" w:hAnsi="Times New Roman" w:cs="Times New Roman"/>
          <w:bCs/>
          <w:sz w:val="18"/>
          <w:szCs w:val="18"/>
        </w:rPr>
        <w:t>. Universidad del Valle.</w:t>
      </w:r>
    </w:p>
    <w:p w14:paraId="7AC93DEF" w14:textId="77777777" w:rsidR="001D39FF" w:rsidRPr="001D39FF" w:rsidRDefault="001D39FF" w:rsidP="001D39FF">
      <w:pPr>
        <w:spacing w:line="360" w:lineRule="auto"/>
        <w:ind w:left="567" w:hanging="283"/>
        <w:rPr>
          <w:rFonts w:ascii="Times New Roman" w:hAnsi="Times New Roman" w:cs="Times New Roman"/>
          <w:bCs/>
          <w:sz w:val="18"/>
          <w:szCs w:val="18"/>
        </w:rPr>
      </w:pPr>
      <w:r w:rsidRPr="001D39FF">
        <w:rPr>
          <w:rFonts w:ascii="Times New Roman" w:hAnsi="Times New Roman" w:cs="Times New Roman"/>
          <w:bCs/>
          <w:sz w:val="18"/>
          <w:szCs w:val="18"/>
        </w:rPr>
        <w:t>Castañeda Naranjo, L. A. y Palacios Neri, J. (2015). Nanotecnología: fuente de nuevos paradigmas. </w:t>
      </w:r>
      <w:r w:rsidRPr="001D39FF">
        <w:rPr>
          <w:rFonts w:ascii="Times New Roman" w:hAnsi="Times New Roman" w:cs="Times New Roman"/>
          <w:bCs/>
          <w:i/>
          <w:iCs/>
          <w:sz w:val="18"/>
          <w:szCs w:val="18"/>
        </w:rPr>
        <w:t>Mundo Nano. Revista Interdisciplinaria en Nanociencias y Nanotecnología</w:t>
      </w:r>
      <w:r w:rsidRPr="001D39FF">
        <w:rPr>
          <w:rFonts w:ascii="Times New Roman" w:hAnsi="Times New Roman" w:cs="Times New Roman"/>
          <w:bCs/>
          <w:sz w:val="18"/>
          <w:szCs w:val="18"/>
        </w:rPr>
        <w:t>, </w:t>
      </w:r>
      <w:r w:rsidRPr="001D39FF">
        <w:rPr>
          <w:rFonts w:ascii="Times New Roman" w:hAnsi="Times New Roman" w:cs="Times New Roman"/>
          <w:bCs/>
          <w:i/>
          <w:iCs/>
          <w:sz w:val="18"/>
          <w:szCs w:val="18"/>
        </w:rPr>
        <w:t>7</w:t>
      </w:r>
      <w:r w:rsidRPr="001D39FF">
        <w:rPr>
          <w:rFonts w:ascii="Times New Roman" w:hAnsi="Times New Roman" w:cs="Times New Roman"/>
          <w:bCs/>
          <w:sz w:val="18"/>
          <w:szCs w:val="18"/>
        </w:rPr>
        <w:t>(12), 45–49. </w:t>
      </w:r>
      <w:hyperlink r:id="rId36" w:history="1">
        <w:r w:rsidRPr="001D39FF">
          <w:rPr>
            <w:rStyle w:val="Hipervnculo"/>
            <w:rFonts w:ascii="Times New Roman" w:hAnsi="Times New Roman" w:cs="Times New Roman"/>
            <w:bCs/>
            <w:sz w:val="18"/>
            <w:szCs w:val="18"/>
          </w:rPr>
          <w:t>https://doi.org/10.22201/ceiich.24485691e.2014.12.49710</w:t>
        </w:r>
      </w:hyperlink>
    </w:p>
    <w:p w14:paraId="43A6103B" w14:textId="77777777" w:rsidR="001D39FF" w:rsidRPr="001D39FF" w:rsidRDefault="001D39FF" w:rsidP="001D39FF">
      <w:pPr>
        <w:spacing w:line="360" w:lineRule="auto"/>
        <w:ind w:left="567" w:hanging="283"/>
        <w:rPr>
          <w:rFonts w:ascii="Times New Roman" w:hAnsi="Times New Roman" w:cs="Times New Roman"/>
          <w:bCs/>
          <w:sz w:val="18"/>
          <w:szCs w:val="18"/>
        </w:rPr>
      </w:pPr>
      <w:r w:rsidRPr="001D39FF">
        <w:rPr>
          <w:rFonts w:ascii="Times New Roman" w:hAnsi="Times New Roman" w:cs="Times New Roman"/>
          <w:bCs/>
          <w:sz w:val="18"/>
          <w:szCs w:val="18"/>
        </w:rPr>
        <w:lastRenderedPageBreak/>
        <w:t>Riera, M. (20 de enero de 2020). </w:t>
      </w:r>
      <w:r w:rsidRPr="001D39FF">
        <w:rPr>
          <w:rFonts w:ascii="Times New Roman" w:hAnsi="Times New Roman" w:cs="Times New Roman"/>
          <w:bCs/>
          <w:i/>
          <w:iCs/>
          <w:sz w:val="18"/>
          <w:szCs w:val="18"/>
        </w:rPr>
        <w:t>Re: Cancelar hipoteca o invertir</w:t>
      </w:r>
      <w:r w:rsidRPr="001D39FF">
        <w:rPr>
          <w:rFonts w:ascii="Times New Roman" w:hAnsi="Times New Roman" w:cs="Times New Roman"/>
          <w:bCs/>
          <w:sz w:val="18"/>
          <w:szCs w:val="18"/>
        </w:rPr>
        <w:t> [Comentario en foro en línea]. https://www.helpmycash.com/preguntas/30255/cancelar-hipoteca-o-invertir/</w:t>
      </w:r>
    </w:p>
    <w:p w14:paraId="17764286" w14:textId="77777777" w:rsidR="001D39FF" w:rsidRPr="001D39FF" w:rsidRDefault="001D39FF" w:rsidP="001D39FF">
      <w:pPr>
        <w:spacing w:line="360" w:lineRule="auto"/>
        <w:ind w:left="567" w:hanging="283"/>
        <w:rPr>
          <w:rFonts w:ascii="Times New Roman" w:hAnsi="Times New Roman" w:cs="Times New Roman"/>
          <w:bCs/>
          <w:sz w:val="18"/>
          <w:szCs w:val="18"/>
        </w:rPr>
      </w:pPr>
      <w:r w:rsidRPr="001D39FF">
        <w:rPr>
          <w:rFonts w:ascii="Times New Roman" w:hAnsi="Times New Roman" w:cs="Times New Roman"/>
          <w:bCs/>
          <w:sz w:val="18"/>
          <w:szCs w:val="18"/>
        </w:rPr>
        <w:t>Rodríguez, R. (2019). </w:t>
      </w:r>
      <w:r w:rsidRPr="001D39FF">
        <w:rPr>
          <w:rFonts w:ascii="Times New Roman" w:hAnsi="Times New Roman" w:cs="Times New Roman"/>
          <w:bCs/>
          <w:i/>
          <w:iCs/>
          <w:sz w:val="18"/>
          <w:szCs w:val="18"/>
        </w:rPr>
        <w:t>Una guía para combatir el Bullying</w:t>
      </w:r>
      <w:r w:rsidRPr="001D39FF">
        <w:rPr>
          <w:rFonts w:ascii="Times New Roman" w:hAnsi="Times New Roman" w:cs="Times New Roman"/>
          <w:bCs/>
          <w:sz w:val="18"/>
          <w:szCs w:val="18"/>
        </w:rPr>
        <w:t> [Archivo PDF]. https://www.url.com</w:t>
      </w:r>
    </w:p>
    <w:p w14:paraId="21A06F6B" w14:textId="644C858F" w:rsidR="001D39FF" w:rsidDel="00A81DEA" w:rsidRDefault="001D39FF" w:rsidP="001D39FF">
      <w:pPr>
        <w:spacing w:line="360" w:lineRule="auto"/>
        <w:ind w:left="567" w:hanging="283"/>
        <w:rPr>
          <w:del w:id="12" w:author="Autor"/>
          <w:rFonts w:ascii="Times New Roman" w:hAnsi="Times New Roman" w:cs="Times New Roman"/>
          <w:bCs/>
          <w:sz w:val="18"/>
          <w:szCs w:val="18"/>
        </w:rPr>
      </w:pPr>
      <w:r w:rsidRPr="001D39FF">
        <w:rPr>
          <w:rFonts w:ascii="Times New Roman" w:hAnsi="Times New Roman" w:cs="Times New Roman"/>
          <w:bCs/>
          <w:sz w:val="18"/>
          <w:szCs w:val="18"/>
        </w:rPr>
        <w:t>Sánchez, C., Ayala, D. y Bocarosa, E. (17-29 de noviembre de 2018). </w:t>
      </w:r>
      <w:r w:rsidRPr="001D39FF">
        <w:rPr>
          <w:rFonts w:ascii="Times New Roman" w:hAnsi="Times New Roman" w:cs="Times New Roman"/>
          <w:bCs/>
          <w:i/>
          <w:iCs/>
          <w:sz w:val="18"/>
          <w:szCs w:val="18"/>
        </w:rPr>
        <w:t>La biodiversidad y la supervivencia humana en la tierra</w:t>
      </w:r>
      <w:r w:rsidRPr="001D39FF">
        <w:rPr>
          <w:rFonts w:ascii="Times New Roman" w:hAnsi="Times New Roman" w:cs="Times New Roman"/>
          <w:bCs/>
          <w:sz w:val="18"/>
          <w:szCs w:val="18"/>
        </w:rPr>
        <w:t>  [Discurso principal]. Conferencia de las Naciones Unidas, Sharm, El-Sheikh, Egipto.</w:t>
      </w:r>
    </w:p>
    <w:p w14:paraId="66ACA154" w14:textId="07B60051" w:rsidR="008825CD" w:rsidRDefault="008825CD">
      <w:pPr>
        <w:spacing w:line="360" w:lineRule="auto"/>
        <w:ind w:left="567" w:hanging="283"/>
        <w:rPr>
          <w:rFonts w:ascii="Times New Roman" w:hAnsi="Times New Roman" w:cs="Times New Roman"/>
          <w:bCs/>
          <w:sz w:val="18"/>
          <w:szCs w:val="18"/>
        </w:rPr>
      </w:pPr>
    </w:p>
    <w:p w14:paraId="64890756" w14:textId="56BE31CB" w:rsidR="008825CD" w:rsidRPr="00BF6998" w:rsidRDefault="008825CD" w:rsidP="008825CD">
      <w:pPr>
        <w:spacing w:line="360" w:lineRule="auto"/>
        <w:ind w:left="567" w:hanging="283"/>
        <w:rPr>
          <w:rFonts w:ascii="Times New Roman" w:hAnsi="Times New Roman" w:cs="Times New Roman"/>
          <w:bCs/>
          <w:sz w:val="18"/>
          <w:szCs w:val="18"/>
          <w:lang w:val="en-GB"/>
        </w:rPr>
      </w:pPr>
      <w:r w:rsidRPr="00C76746">
        <w:rPr>
          <w:rFonts w:ascii="Times New Roman" w:hAnsi="Times New Roman" w:cs="Times New Roman"/>
          <w:bCs/>
          <w:sz w:val="18"/>
          <w:szCs w:val="18"/>
        </w:rPr>
        <w:t xml:space="preserve">Berning, B. </w:t>
      </w:r>
      <w:r w:rsidR="00BF6998" w:rsidRPr="00C76746">
        <w:rPr>
          <w:rFonts w:ascii="Times New Roman" w:hAnsi="Times New Roman" w:cs="Times New Roman"/>
          <w:bCs/>
          <w:sz w:val="18"/>
          <w:szCs w:val="18"/>
        </w:rPr>
        <w:t>(2016).</w:t>
      </w:r>
      <w:r w:rsidRPr="00C76746">
        <w:rPr>
          <w:rFonts w:ascii="Times New Roman" w:hAnsi="Times New Roman" w:cs="Times New Roman"/>
          <w:bCs/>
          <w:sz w:val="18"/>
          <w:szCs w:val="18"/>
        </w:rPr>
        <w:t xml:space="preserve"> </w:t>
      </w:r>
      <w:r w:rsidRPr="008825CD">
        <w:rPr>
          <w:rFonts w:ascii="Times New Roman" w:hAnsi="Times New Roman" w:cs="Times New Roman"/>
          <w:bCs/>
          <w:sz w:val="18"/>
          <w:szCs w:val="18"/>
          <w:lang w:val="en-GB"/>
        </w:rPr>
        <w:t xml:space="preserve">Language as Design criteria? </w:t>
      </w:r>
      <w:r w:rsidRPr="00BF6998">
        <w:rPr>
          <w:rFonts w:ascii="Times New Roman" w:hAnsi="Times New Roman" w:cs="Times New Roman"/>
          <w:bCs/>
          <w:sz w:val="18"/>
          <w:szCs w:val="18"/>
          <w:lang w:val="en-GB"/>
        </w:rPr>
        <w:t xml:space="preserve">Part II. </w:t>
      </w:r>
      <w:r w:rsidRPr="00BF6998">
        <w:rPr>
          <w:rFonts w:ascii="Times New Roman" w:hAnsi="Times New Roman" w:cs="Times New Roman"/>
          <w:bCs/>
          <w:i/>
          <w:sz w:val="18"/>
          <w:szCs w:val="18"/>
          <w:lang w:val="en-GB"/>
        </w:rPr>
        <w:t>Alphabettes</w:t>
      </w:r>
      <w:r w:rsidR="00BF6998">
        <w:rPr>
          <w:rFonts w:ascii="Times New Roman" w:hAnsi="Times New Roman" w:cs="Times New Roman"/>
          <w:bCs/>
          <w:sz w:val="18"/>
          <w:szCs w:val="18"/>
          <w:lang w:val="en-GB"/>
        </w:rPr>
        <w:t xml:space="preserve">. </w:t>
      </w:r>
      <w:hyperlink r:id="rId37" w:anchor="more-3952" w:history="1">
        <w:r w:rsidR="00BF6998" w:rsidRPr="00A1610D">
          <w:rPr>
            <w:rStyle w:val="Hipervnculo"/>
            <w:rFonts w:ascii="Times New Roman" w:hAnsi="Times New Roman" w:cs="Times New Roman"/>
            <w:bCs/>
            <w:sz w:val="18"/>
            <w:szCs w:val="18"/>
            <w:lang w:val="en-GB"/>
          </w:rPr>
          <w:t>http://www.alphabettes.org/language-as-design-criteria-part-ii/#more-3952</w:t>
        </w:r>
      </w:hyperlink>
      <w:r w:rsidRPr="00BF6998">
        <w:rPr>
          <w:rFonts w:ascii="Times New Roman" w:hAnsi="Times New Roman" w:cs="Times New Roman"/>
          <w:bCs/>
          <w:sz w:val="18"/>
          <w:szCs w:val="18"/>
          <w:lang w:val="en-GB"/>
        </w:rPr>
        <w:t xml:space="preserve">. </w:t>
      </w:r>
    </w:p>
    <w:p w14:paraId="77EB4ADA" w14:textId="52838B9C" w:rsidR="008825CD" w:rsidRPr="00BF6998" w:rsidRDefault="00BF6998" w:rsidP="008825CD">
      <w:pPr>
        <w:spacing w:line="360" w:lineRule="auto"/>
        <w:ind w:left="567" w:hanging="283"/>
        <w:rPr>
          <w:rFonts w:ascii="Times New Roman" w:hAnsi="Times New Roman" w:cs="Times New Roman"/>
          <w:bCs/>
          <w:sz w:val="18"/>
          <w:szCs w:val="18"/>
          <w:lang w:val="en-GB"/>
        </w:rPr>
      </w:pPr>
      <w:r w:rsidRPr="00BF6998">
        <w:rPr>
          <w:rFonts w:ascii="Times New Roman" w:hAnsi="Times New Roman" w:cs="Times New Roman"/>
          <w:bCs/>
          <w:sz w:val="18"/>
          <w:szCs w:val="18"/>
          <w:lang w:val="en-GB"/>
        </w:rPr>
        <w:t>Dahm</w:t>
      </w:r>
      <w:r>
        <w:rPr>
          <w:rFonts w:ascii="Times New Roman" w:hAnsi="Times New Roman" w:cs="Times New Roman"/>
          <w:bCs/>
          <w:sz w:val="18"/>
          <w:szCs w:val="18"/>
          <w:lang w:val="en-GB"/>
        </w:rPr>
        <w:t>, T. (</w:t>
      </w:r>
      <w:r w:rsidRPr="00BF6998">
        <w:rPr>
          <w:rFonts w:ascii="Times New Roman" w:hAnsi="Times New Roman" w:cs="Times New Roman"/>
          <w:bCs/>
          <w:sz w:val="18"/>
          <w:szCs w:val="18"/>
          <w:lang w:val="en-GB"/>
        </w:rPr>
        <w:t xml:space="preserve">15 agosto 2018). </w:t>
      </w:r>
      <w:r w:rsidR="008825CD" w:rsidRPr="00BF6998">
        <w:rPr>
          <w:rFonts w:ascii="Times New Roman" w:hAnsi="Times New Roman" w:cs="Times New Roman"/>
          <w:bCs/>
          <w:i/>
          <w:sz w:val="18"/>
          <w:szCs w:val="18"/>
          <w:lang w:val="en-GB"/>
        </w:rPr>
        <w:t>Tabletto</w:t>
      </w:r>
      <w:r w:rsidR="008825CD" w:rsidRPr="00BF6998">
        <w:rPr>
          <w:rFonts w:ascii="Times New Roman" w:hAnsi="Times New Roman" w:cs="Times New Roman"/>
          <w:bCs/>
          <w:sz w:val="18"/>
          <w:szCs w:val="18"/>
          <w:lang w:val="en-GB"/>
        </w:rPr>
        <w:t xml:space="preserve">. Delft: Studio Dahm. </w:t>
      </w:r>
      <w:hyperlink r:id="rId38" w:history="1">
        <w:r w:rsidRPr="00BF6998">
          <w:rPr>
            <w:rStyle w:val="Hipervnculo"/>
            <w:rFonts w:ascii="Times New Roman" w:hAnsi="Times New Roman" w:cs="Times New Roman"/>
            <w:bCs/>
            <w:sz w:val="18"/>
            <w:szCs w:val="18"/>
            <w:lang w:val="en-GB"/>
          </w:rPr>
          <w:t>http://www.tabletto.nl</w:t>
        </w:r>
      </w:hyperlink>
      <w:r w:rsidR="008825CD" w:rsidRPr="00BF6998">
        <w:rPr>
          <w:rFonts w:ascii="Times New Roman" w:hAnsi="Times New Roman" w:cs="Times New Roman"/>
          <w:bCs/>
          <w:sz w:val="18"/>
          <w:szCs w:val="18"/>
          <w:lang w:val="en-GB"/>
        </w:rPr>
        <w:t>.</w:t>
      </w:r>
    </w:p>
    <w:p w14:paraId="18A37A85" w14:textId="3E966067" w:rsidR="008825CD" w:rsidRPr="008825CD" w:rsidRDefault="00BF6998" w:rsidP="008825CD">
      <w:pPr>
        <w:spacing w:line="360" w:lineRule="auto"/>
        <w:ind w:left="567" w:hanging="283"/>
        <w:rPr>
          <w:rFonts w:ascii="Times New Roman" w:hAnsi="Times New Roman" w:cs="Times New Roman"/>
          <w:bCs/>
          <w:sz w:val="18"/>
          <w:szCs w:val="18"/>
        </w:rPr>
      </w:pPr>
      <w:r w:rsidRPr="00BF6998">
        <w:rPr>
          <w:rFonts w:ascii="Times New Roman" w:hAnsi="Times New Roman" w:cs="Times New Roman"/>
          <w:bCs/>
          <w:sz w:val="18"/>
          <w:szCs w:val="18"/>
          <w:lang w:val="en-GB"/>
        </w:rPr>
        <w:t xml:space="preserve">Elam, K. </w:t>
      </w:r>
      <w:r>
        <w:rPr>
          <w:rFonts w:ascii="Times New Roman" w:hAnsi="Times New Roman" w:cs="Times New Roman"/>
          <w:bCs/>
          <w:sz w:val="18"/>
          <w:szCs w:val="18"/>
          <w:lang w:val="en-GB"/>
        </w:rPr>
        <w:t xml:space="preserve">(2001). </w:t>
      </w:r>
      <w:r w:rsidR="008825CD" w:rsidRPr="00BF6998">
        <w:rPr>
          <w:rFonts w:ascii="Times New Roman" w:hAnsi="Times New Roman" w:cs="Times New Roman"/>
          <w:bCs/>
          <w:i/>
          <w:sz w:val="18"/>
          <w:szCs w:val="18"/>
          <w:lang w:val="en-GB"/>
        </w:rPr>
        <w:t>Geometry of Design: Studies in proportion and composition</w:t>
      </w:r>
      <w:r w:rsidR="008825CD" w:rsidRPr="00BF6998">
        <w:rPr>
          <w:rFonts w:ascii="Times New Roman" w:hAnsi="Times New Roman" w:cs="Times New Roman"/>
          <w:bCs/>
          <w:sz w:val="18"/>
          <w:szCs w:val="18"/>
          <w:lang w:val="en-GB"/>
        </w:rPr>
        <w:t xml:space="preserve">. </w:t>
      </w:r>
      <w:r w:rsidR="008825CD" w:rsidRPr="00BF6998">
        <w:rPr>
          <w:rFonts w:ascii="Times New Roman" w:hAnsi="Times New Roman" w:cs="Times New Roman"/>
          <w:bCs/>
          <w:sz w:val="18"/>
          <w:szCs w:val="18"/>
        </w:rPr>
        <w:t>Princeton Archite</w:t>
      </w:r>
      <w:r w:rsidRPr="00BF6998">
        <w:rPr>
          <w:rFonts w:ascii="Times New Roman" w:hAnsi="Times New Roman" w:cs="Times New Roman"/>
          <w:bCs/>
          <w:sz w:val="18"/>
          <w:szCs w:val="18"/>
        </w:rPr>
        <w:t>ctural Press.</w:t>
      </w:r>
    </w:p>
    <w:p w14:paraId="529FF464" w14:textId="5757BD5D" w:rsidR="008825CD" w:rsidRPr="008825CD" w:rsidRDefault="00BF6998" w:rsidP="008825CD">
      <w:pPr>
        <w:spacing w:line="360" w:lineRule="auto"/>
        <w:ind w:left="567" w:hanging="283"/>
        <w:rPr>
          <w:rFonts w:ascii="Times New Roman" w:hAnsi="Times New Roman" w:cs="Times New Roman"/>
          <w:bCs/>
          <w:sz w:val="18"/>
          <w:szCs w:val="18"/>
        </w:rPr>
      </w:pPr>
      <w:r w:rsidRPr="008825CD">
        <w:rPr>
          <w:rFonts w:ascii="Times New Roman" w:hAnsi="Times New Roman" w:cs="Times New Roman"/>
          <w:bCs/>
          <w:sz w:val="18"/>
          <w:szCs w:val="18"/>
        </w:rPr>
        <w:t>Gamonal</w:t>
      </w:r>
      <w:r>
        <w:rPr>
          <w:rFonts w:ascii="Times New Roman" w:hAnsi="Times New Roman" w:cs="Times New Roman"/>
          <w:bCs/>
          <w:sz w:val="18"/>
          <w:szCs w:val="18"/>
        </w:rPr>
        <w:t>, R.</w:t>
      </w:r>
      <w:r w:rsidR="008825CD" w:rsidRPr="008825CD">
        <w:rPr>
          <w:rFonts w:ascii="Times New Roman" w:hAnsi="Times New Roman" w:cs="Times New Roman"/>
          <w:bCs/>
          <w:sz w:val="18"/>
          <w:szCs w:val="18"/>
        </w:rPr>
        <w:t xml:space="preserve"> </w:t>
      </w:r>
      <w:r>
        <w:rPr>
          <w:rFonts w:ascii="Times New Roman" w:hAnsi="Times New Roman" w:cs="Times New Roman"/>
          <w:bCs/>
          <w:sz w:val="18"/>
          <w:szCs w:val="18"/>
        </w:rPr>
        <w:t xml:space="preserve">(2018). </w:t>
      </w:r>
      <w:r w:rsidR="008825CD" w:rsidRPr="008825CD">
        <w:rPr>
          <w:rFonts w:ascii="Times New Roman" w:hAnsi="Times New Roman" w:cs="Times New Roman"/>
          <w:bCs/>
          <w:sz w:val="18"/>
          <w:szCs w:val="18"/>
        </w:rPr>
        <w:t xml:space="preserve">Super Tipo Veloz: la tipografía supercalifragilistica. </w:t>
      </w:r>
      <w:r w:rsidR="008825CD" w:rsidRPr="00BF6998">
        <w:rPr>
          <w:rFonts w:ascii="Times New Roman" w:hAnsi="Times New Roman" w:cs="Times New Roman"/>
          <w:bCs/>
          <w:i/>
          <w:sz w:val="18"/>
          <w:szCs w:val="18"/>
        </w:rPr>
        <w:t>Pioneros gráficos</w:t>
      </w:r>
      <w:r>
        <w:rPr>
          <w:rFonts w:ascii="Times New Roman" w:hAnsi="Times New Roman" w:cs="Times New Roman"/>
          <w:bCs/>
          <w:sz w:val="18"/>
          <w:szCs w:val="18"/>
        </w:rPr>
        <w:t xml:space="preserve">. </w:t>
      </w:r>
      <w:hyperlink r:id="rId39" w:history="1">
        <w:r w:rsidRPr="00A1610D">
          <w:rPr>
            <w:rStyle w:val="Hipervnculo"/>
            <w:rFonts w:ascii="Times New Roman" w:hAnsi="Times New Roman" w:cs="Times New Roman"/>
            <w:bCs/>
            <w:sz w:val="18"/>
            <w:szCs w:val="18"/>
          </w:rPr>
          <w:t>https://pionerosgraficos.com/la-tipografia-supercalifragilistica/</w:t>
        </w:r>
      </w:hyperlink>
      <w:r w:rsidR="008825CD" w:rsidRPr="008825CD">
        <w:rPr>
          <w:rFonts w:ascii="Times New Roman" w:hAnsi="Times New Roman" w:cs="Times New Roman"/>
          <w:bCs/>
          <w:sz w:val="18"/>
          <w:szCs w:val="18"/>
        </w:rPr>
        <w:t xml:space="preserve">. </w:t>
      </w:r>
    </w:p>
    <w:p w14:paraId="5D6F8362" w14:textId="6D98A4A9" w:rsidR="008825CD" w:rsidRPr="00A17F2B" w:rsidRDefault="00DA2B53" w:rsidP="008825CD">
      <w:pPr>
        <w:spacing w:line="360" w:lineRule="auto"/>
        <w:ind w:left="567" w:hanging="283"/>
        <w:rPr>
          <w:rFonts w:ascii="Times New Roman" w:hAnsi="Times New Roman" w:cs="Times New Roman"/>
          <w:bCs/>
          <w:sz w:val="18"/>
          <w:szCs w:val="18"/>
          <w:lang w:val="en-US"/>
        </w:rPr>
      </w:pPr>
      <w:r w:rsidRPr="008825CD">
        <w:rPr>
          <w:rFonts w:ascii="Times New Roman" w:hAnsi="Times New Roman" w:cs="Times New Roman"/>
          <w:bCs/>
          <w:sz w:val="18"/>
          <w:szCs w:val="18"/>
        </w:rPr>
        <w:t>Gamonal</w:t>
      </w:r>
      <w:r w:rsidR="008825CD" w:rsidRPr="008825CD">
        <w:rPr>
          <w:rFonts w:ascii="Times New Roman" w:hAnsi="Times New Roman" w:cs="Times New Roman"/>
          <w:bCs/>
          <w:sz w:val="18"/>
          <w:szCs w:val="18"/>
        </w:rPr>
        <w:t>, R.</w:t>
      </w:r>
      <w:r>
        <w:rPr>
          <w:rFonts w:ascii="Times New Roman" w:hAnsi="Times New Roman" w:cs="Times New Roman"/>
          <w:bCs/>
          <w:sz w:val="18"/>
          <w:szCs w:val="18"/>
        </w:rPr>
        <w:t xml:space="preserve"> (2012)</w:t>
      </w:r>
      <w:r w:rsidR="00807109">
        <w:rPr>
          <w:rFonts w:ascii="Times New Roman" w:hAnsi="Times New Roman" w:cs="Times New Roman"/>
          <w:bCs/>
          <w:sz w:val="18"/>
          <w:szCs w:val="18"/>
        </w:rPr>
        <w:t>.</w:t>
      </w:r>
      <w:r w:rsidR="008825CD" w:rsidRPr="008825CD">
        <w:rPr>
          <w:rFonts w:ascii="Times New Roman" w:hAnsi="Times New Roman" w:cs="Times New Roman"/>
          <w:bCs/>
          <w:sz w:val="18"/>
          <w:szCs w:val="18"/>
        </w:rPr>
        <w:t xml:space="preserve"> La comprensión y construcción de la Tipografía a través de la Retórica. </w:t>
      </w:r>
      <w:r w:rsidR="008825CD" w:rsidRPr="00A17F2B">
        <w:rPr>
          <w:rFonts w:ascii="Times New Roman" w:hAnsi="Times New Roman" w:cs="Times New Roman"/>
          <w:bCs/>
          <w:i/>
          <w:sz w:val="18"/>
          <w:szCs w:val="18"/>
          <w:lang w:val="en-US"/>
        </w:rPr>
        <w:t>Monográfica</w:t>
      </w:r>
      <w:r w:rsidRPr="00A17F2B">
        <w:rPr>
          <w:rFonts w:ascii="Times New Roman" w:hAnsi="Times New Roman" w:cs="Times New Roman"/>
          <w:bCs/>
          <w:sz w:val="18"/>
          <w:szCs w:val="18"/>
          <w:lang w:val="en-US"/>
        </w:rPr>
        <w:t xml:space="preserve">, </w:t>
      </w:r>
      <w:r w:rsidRPr="00A17F2B">
        <w:rPr>
          <w:rFonts w:ascii="Times New Roman" w:hAnsi="Times New Roman" w:cs="Times New Roman"/>
          <w:bCs/>
          <w:i/>
          <w:sz w:val="18"/>
          <w:szCs w:val="18"/>
          <w:lang w:val="en-US"/>
        </w:rPr>
        <w:t>4</w:t>
      </w:r>
      <w:r w:rsidRPr="00A17F2B">
        <w:rPr>
          <w:rFonts w:ascii="Times New Roman" w:hAnsi="Times New Roman" w:cs="Times New Roman"/>
          <w:bCs/>
          <w:sz w:val="18"/>
          <w:szCs w:val="18"/>
          <w:lang w:val="en-US"/>
        </w:rPr>
        <w:t>.</w:t>
      </w:r>
      <w:hyperlink r:id="rId40" w:history="1">
        <w:r w:rsidRPr="00A17F2B">
          <w:rPr>
            <w:rStyle w:val="Hipervnculo"/>
            <w:rFonts w:ascii="Times New Roman" w:hAnsi="Times New Roman" w:cs="Times New Roman"/>
            <w:bCs/>
            <w:sz w:val="18"/>
            <w:szCs w:val="18"/>
            <w:lang w:val="en-US"/>
          </w:rPr>
          <w:t xml:space="preserve"> http://www.monografica.org/Proyectos/6980</w:t>
        </w:r>
      </w:hyperlink>
    </w:p>
    <w:p w14:paraId="1A102563" w14:textId="50B11AFC" w:rsidR="008825CD" w:rsidRPr="00DA2B53" w:rsidRDefault="00DA2B53" w:rsidP="008825CD">
      <w:pPr>
        <w:spacing w:line="360" w:lineRule="auto"/>
        <w:ind w:left="567" w:hanging="283"/>
        <w:rPr>
          <w:rFonts w:ascii="Times New Roman" w:hAnsi="Times New Roman" w:cs="Times New Roman"/>
          <w:bCs/>
          <w:sz w:val="18"/>
          <w:szCs w:val="18"/>
          <w:lang w:val="en-GB"/>
        </w:rPr>
      </w:pPr>
      <w:r w:rsidRPr="00C76746">
        <w:rPr>
          <w:rFonts w:ascii="Times New Roman" w:hAnsi="Times New Roman" w:cs="Times New Roman"/>
          <w:bCs/>
          <w:sz w:val="18"/>
          <w:szCs w:val="18"/>
          <w:lang w:val="en-GB"/>
        </w:rPr>
        <w:t xml:space="preserve">Kindel, E. </w:t>
      </w:r>
      <w:r>
        <w:rPr>
          <w:rFonts w:ascii="Times New Roman" w:hAnsi="Times New Roman" w:cs="Times New Roman"/>
          <w:bCs/>
          <w:sz w:val="18"/>
          <w:szCs w:val="18"/>
          <w:lang w:val="en-GB"/>
        </w:rPr>
        <w:t>(2007).</w:t>
      </w:r>
      <w:r w:rsidR="008825CD" w:rsidRPr="00DA2B53">
        <w:rPr>
          <w:rFonts w:ascii="Times New Roman" w:hAnsi="Times New Roman" w:cs="Times New Roman"/>
          <w:bCs/>
          <w:sz w:val="18"/>
          <w:szCs w:val="18"/>
          <w:lang w:val="en-GB"/>
        </w:rPr>
        <w:t xml:space="preserve"> The “Plaque Découpée Universelle”: a geometric sanserif in 1870s Paris. </w:t>
      </w:r>
      <w:r w:rsidR="008825CD" w:rsidRPr="00DA2B53">
        <w:rPr>
          <w:rFonts w:ascii="Times New Roman" w:hAnsi="Times New Roman" w:cs="Times New Roman"/>
          <w:bCs/>
          <w:i/>
          <w:sz w:val="18"/>
          <w:szCs w:val="18"/>
          <w:lang w:val="en-GB"/>
        </w:rPr>
        <w:t>Typography Papers</w:t>
      </w:r>
      <w:r>
        <w:rPr>
          <w:rFonts w:ascii="Times New Roman" w:hAnsi="Times New Roman" w:cs="Times New Roman"/>
          <w:bCs/>
          <w:sz w:val="18"/>
          <w:szCs w:val="18"/>
          <w:lang w:val="en-GB"/>
        </w:rPr>
        <w:t xml:space="preserve">, 7, </w:t>
      </w:r>
      <w:r w:rsidR="008825CD" w:rsidRPr="00DA2B53">
        <w:rPr>
          <w:rFonts w:ascii="Times New Roman" w:hAnsi="Times New Roman" w:cs="Times New Roman"/>
          <w:bCs/>
          <w:sz w:val="18"/>
          <w:szCs w:val="18"/>
          <w:lang w:val="en-GB"/>
        </w:rPr>
        <w:t>71-80.</w:t>
      </w:r>
    </w:p>
    <w:p w14:paraId="7877182F" w14:textId="103E8C89" w:rsidR="008825CD" w:rsidRPr="00DA2B53" w:rsidRDefault="00DA2B53" w:rsidP="008825CD">
      <w:pPr>
        <w:spacing w:line="360" w:lineRule="auto"/>
        <w:ind w:left="567" w:hanging="283"/>
        <w:rPr>
          <w:rFonts w:ascii="Times New Roman" w:hAnsi="Times New Roman" w:cs="Times New Roman"/>
          <w:bCs/>
          <w:sz w:val="18"/>
          <w:szCs w:val="18"/>
          <w:lang w:val="en-GB"/>
        </w:rPr>
      </w:pPr>
      <w:r w:rsidRPr="00DA2B53">
        <w:rPr>
          <w:rFonts w:ascii="Times New Roman" w:hAnsi="Times New Roman" w:cs="Times New Roman"/>
          <w:bCs/>
          <w:sz w:val="18"/>
          <w:szCs w:val="18"/>
          <w:lang w:val="en-GB"/>
        </w:rPr>
        <w:t>Kindel</w:t>
      </w:r>
      <w:r>
        <w:rPr>
          <w:rFonts w:ascii="Times New Roman" w:hAnsi="Times New Roman" w:cs="Times New Roman"/>
          <w:bCs/>
          <w:sz w:val="18"/>
          <w:szCs w:val="18"/>
          <w:lang w:val="en-GB"/>
        </w:rPr>
        <w:t>, E. (2013).</w:t>
      </w:r>
      <w:r w:rsidR="008825CD" w:rsidRPr="00DA2B53">
        <w:rPr>
          <w:rFonts w:ascii="Times New Roman" w:hAnsi="Times New Roman" w:cs="Times New Roman"/>
          <w:bCs/>
          <w:sz w:val="18"/>
          <w:szCs w:val="18"/>
          <w:lang w:val="en-GB"/>
        </w:rPr>
        <w:t xml:space="preserve"> A reconstruction of stencilling based on the description</w:t>
      </w:r>
      <w:r>
        <w:rPr>
          <w:rFonts w:ascii="Times New Roman" w:hAnsi="Times New Roman" w:cs="Times New Roman"/>
          <w:bCs/>
          <w:sz w:val="18"/>
          <w:szCs w:val="18"/>
          <w:lang w:val="en-GB"/>
        </w:rPr>
        <w:t xml:space="preserve"> by Gilles Filleau des Billetes.</w:t>
      </w:r>
      <w:r w:rsidR="008825CD" w:rsidRPr="00DA2B53">
        <w:rPr>
          <w:rFonts w:ascii="Times New Roman" w:hAnsi="Times New Roman" w:cs="Times New Roman"/>
          <w:bCs/>
          <w:sz w:val="18"/>
          <w:szCs w:val="18"/>
          <w:lang w:val="en-GB"/>
        </w:rPr>
        <w:t xml:space="preserve"> </w:t>
      </w:r>
      <w:r w:rsidRPr="00DA2B53">
        <w:rPr>
          <w:rFonts w:ascii="Times New Roman" w:hAnsi="Times New Roman" w:cs="Times New Roman"/>
          <w:bCs/>
          <w:i/>
          <w:sz w:val="18"/>
          <w:szCs w:val="18"/>
          <w:lang w:val="en-GB"/>
        </w:rPr>
        <w:t>Typography Papers</w:t>
      </w:r>
      <w:r>
        <w:rPr>
          <w:rFonts w:ascii="Times New Roman" w:hAnsi="Times New Roman" w:cs="Times New Roman"/>
          <w:bCs/>
          <w:sz w:val="18"/>
          <w:szCs w:val="18"/>
          <w:lang w:val="en-GB"/>
        </w:rPr>
        <w:t xml:space="preserve">, 9, </w:t>
      </w:r>
      <w:r w:rsidR="008825CD" w:rsidRPr="00DA2B53">
        <w:rPr>
          <w:rFonts w:ascii="Times New Roman" w:hAnsi="Times New Roman" w:cs="Times New Roman"/>
          <w:bCs/>
          <w:sz w:val="18"/>
          <w:szCs w:val="18"/>
          <w:lang w:val="en-GB"/>
        </w:rPr>
        <w:t>28-65.</w:t>
      </w:r>
    </w:p>
    <w:p w14:paraId="0BE7BF62" w14:textId="3FED40F6" w:rsidR="008825CD" w:rsidRPr="00DA2B53" w:rsidRDefault="00DA2B53" w:rsidP="008825CD">
      <w:pPr>
        <w:spacing w:line="360" w:lineRule="auto"/>
        <w:ind w:left="567" w:hanging="283"/>
        <w:rPr>
          <w:rFonts w:ascii="Times New Roman" w:hAnsi="Times New Roman" w:cs="Times New Roman"/>
          <w:bCs/>
          <w:sz w:val="18"/>
          <w:szCs w:val="18"/>
          <w:lang w:val="en-GB"/>
        </w:rPr>
      </w:pPr>
      <w:r>
        <w:rPr>
          <w:rFonts w:ascii="Times New Roman" w:hAnsi="Times New Roman" w:cs="Times New Roman"/>
          <w:bCs/>
          <w:sz w:val="18"/>
          <w:szCs w:val="18"/>
          <w:lang w:val="en-GB"/>
        </w:rPr>
        <w:t>McLean, R. (1987).</w:t>
      </w:r>
      <w:r w:rsidR="008825CD" w:rsidRPr="00DA2B53">
        <w:rPr>
          <w:rFonts w:ascii="Times New Roman" w:hAnsi="Times New Roman" w:cs="Times New Roman"/>
          <w:bCs/>
          <w:sz w:val="18"/>
          <w:szCs w:val="18"/>
          <w:lang w:val="en-GB"/>
        </w:rPr>
        <w:t xml:space="preserve"> </w:t>
      </w:r>
      <w:r w:rsidR="008825CD" w:rsidRPr="00C76746">
        <w:rPr>
          <w:rFonts w:ascii="Times New Roman" w:hAnsi="Times New Roman" w:cs="Times New Roman"/>
          <w:bCs/>
          <w:i/>
          <w:sz w:val="18"/>
          <w:szCs w:val="18"/>
          <w:lang w:val="en-GB"/>
        </w:rPr>
        <w:t>Manual de Tipografía</w:t>
      </w:r>
      <w:r w:rsidR="008825CD" w:rsidRPr="00C76746">
        <w:rPr>
          <w:rFonts w:ascii="Times New Roman" w:hAnsi="Times New Roman" w:cs="Times New Roman"/>
          <w:bCs/>
          <w:sz w:val="18"/>
          <w:szCs w:val="18"/>
          <w:lang w:val="en-GB"/>
        </w:rPr>
        <w:t>.</w:t>
      </w:r>
      <w:r w:rsidRPr="00C76746">
        <w:rPr>
          <w:rFonts w:ascii="Times New Roman" w:hAnsi="Times New Roman" w:cs="Times New Roman"/>
          <w:bCs/>
          <w:sz w:val="18"/>
          <w:szCs w:val="18"/>
          <w:lang w:val="en-GB"/>
        </w:rPr>
        <w:t xml:space="preserve"> </w:t>
      </w:r>
      <w:r w:rsidRPr="00DA2B53">
        <w:rPr>
          <w:rFonts w:ascii="Times New Roman" w:hAnsi="Times New Roman" w:cs="Times New Roman"/>
          <w:bCs/>
          <w:sz w:val="18"/>
          <w:szCs w:val="18"/>
          <w:lang w:val="en-GB"/>
        </w:rPr>
        <w:t>Hermann Blume.</w:t>
      </w:r>
    </w:p>
    <w:p w14:paraId="54A5D344" w14:textId="765319F0" w:rsidR="008825CD" w:rsidRPr="00DA2B53" w:rsidRDefault="00DA2B53" w:rsidP="008825CD">
      <w:pPr>
        <w:spacing w:line="360" w:lineRule="auto"/>
        <w:ind w:left="567" w:hanging="283"/>
        <w:rPr>
          <w:rFonts w:ascii="Times New Roman" w:hAnsi="Times New Roman" w:cs="Times New Roman"/>
          <w:bCs/>
          <w:sz w:val="18"/>
          <w:szCs w:val="18"/>
        </w:rPr>
      </w:pPr>
      <w:r>
        <w:rPr>
          <w:rFonts w:ascii="Times New Roman" w:hAnsi="Times New Roman" w:cs="Times New Roman"/>
          <w:bCs/>
          <w:sz w:val="18"/>
          <w:szCs w:val="18"/>
          <w:lang w:val="en-GB"/>
        </w:rPr>
        <w:t>McNeil, P. (2017).</w:t>
      </w:r>
      <w:r w:rsidR="008825CD" w:rsidRPr="00DA2B53">
        <w:rPr>
          <w:rFonts w:ascii="Times New Roman" w:hAnsi="Times New Roman" w:cs="Times New Roman"/>
          <w:bCs/>
          <w:sz w:val="18"/>
          <w:szCs w:val="18"/>
          <w:lang w:val="en-GB"/>
        </w:rPr>
        <w:t xml:space="preserve"> </w:t>
      </w:r>
      <w:r w:rsidR="008825CD" w:rsidRPr="00DA2B53">
        <w:rPr>
          <w:rFonts w:ascii="Times New Roman" w:hAnsi="Times New Roman" w:cs="Times New Roman"/>
          <w:bCs/>
          <w:i/>
          <w:sz w:val="18"/>
          <w:szCs w:val="18"/>
          <w:lang w:val="en-GB"/>
        </w:rPr>
        <w:t>The visual history of type</w:t>
      </w:r>
      <w:r w:rsidR="008825CD" w:rsidRPr="00DA2B53">
        <w:rPr>
          <w:rFonts w:ascii="Times New Roman" w:hAnsi="Times New Roman" w:cs="Times New Roman"/>
          <w:bCs/>
          <w:sz w:val="18"/>
          <w:szCs w:val="18"/>
          <w:lang w:val="en-GB"/>
        </w:rPr>
        <w:t xml:space="preserve">. </w:t>
      </w:r>
      <w:r w:rsidR="008825CD" w:rsidRPr="00DA2B53">
        <w:rPr>
          <w:rFonts w:ascii="Times New Roman" w:hAnsi="Times New Roman" w:cs="Times New Roman"/>
          <w:bCs/>
          <w:sz w:val="18"/>
          <w:szCs w:val="18"/>
        </w:rPr>
        <w:t>Laurence Ki</w:t>
      </w:r>
      <w:r w:rsidRPr="00DA2B53">
        <w:rPr>
          <w:rFonts w:ascii="Times New Roman" w:hAnsi="Times New Roman" w:cs="Times New Roman"/>
          <w:bCs/>
          <w:sz w:val="18"/>
          <w:szCs w:val="18"/>
        </w:rPr>
        <w:t>ng.</w:t>
      </w:r>
    </w:p>
    <w:p w14:paraId="78A6A82C" w14:textId="35BBEE72" w:rsidR="008825CD" w:rsidRPr="008825CD" w:rsidRDefault="00DA2B53" w:rsidP="008825CD">
      <w:pPr>
        <w:spacing w:line="360" w:lineRule="auto"/>
        <w:ind w:left="567" w:hanging="283"/>
        <w:rPr>
          <w:rFonts w:ascii="Times New Roman" w:hAnsi="Times New Roman" w:cs="Times New Roman"/>
          <w:bCs/>
          <w:sz w:val="18"/>
          <w:szCs w:val="18"/>
        </w:rPr>
      </w:pPr>
      <w:r w:rsidRPr="00DA2B53">
        <w:rPr>
          <w:rFonts w:ascii="Times New Roman" w:hAnsi="Times New Roman" w:cs="Times New Roman"/>
          <w:bCs/>
          <w:sz w:val="18"/>
          <w:szCs w:val="18"/>
        </w:rPr>
        <w:t>Meggs</w:t>
      </w:r>
      <w:r w:rsidR="008825CD" w:rsidRPr="00DA2B53">
        <w:rPr>
          <w:rFonts w:ascii="Times New Roman" w:hAnsi="Times New Roman" w:cs="Times New Roman"/>
          <w:bCs/>
          <w:sz w:val="18"/>
          <w:szCs w:val="18"/>
        </w:rPr>
        <w:t xml:space="preserve">, P. </w:t>
      </w:r>
      <w:r>
        <w:rPr>
          <w:rFonts w:ascii="Times New Roman" w:hAnsi="Times New Roman" w:cs="Times New Roman"/>
          <w:bCs/>
          <w:sz w:val="18"/>
          <w:szCs w:val="18"/>
        </w:rPr>
        <w:t>(2002).</w:t>
      </w:r>
      <w:r w:rsidR="008825CD" w:rsidRPr="00DA2B53">
        <w:rPr>
          <w:rFonts w:ascii="Times New Roman" w:hAnsi="Times New Roman" w:cs="Times New Roman"/>
          <w:bCs/>
          <w:sz w:val="18"/>
          <w:szCs w:val="18"/>
        </w:rPr>
        <w:t xml:space="preserve"> </w:t>
      </w:r>
      <w:r w:rsidR="008825CD" w:rsidRPr="00DA2B53">
        <w:rPr>
          <w:rFonts w:ascii="Times New Roman" w:hAnsi="Times New Roman" w:cs="Times New Roman"/>
          <w:bCs/>
          <w:i/>
          <w:sz w:val="18"/>
          <w:szCs w:val="18"/>
        </w:rPr>
        <w:t>Historia del diseño gráfico</w:t>
      </w:r>
      <w:r w:rsidR="008825CD" w:rsidRPr="00DA2B53">
        <w:rPr>
          <w:rFonts w:ascii="Times New Roman" w:hAnsi="Times New Roman" w:cs="Times New Roman"/>
          <w:bCs/>
          <w:sz w:val="18"/>
          <w:szCs w:val="18"/>
        </w:rPr>
        <w:t>.</w:t>
      </w:r>
      <w:r>
        <w:rPr>
          <w:rFonts w:ascii="Times New Roman" w:hAnsi="Times New Roman" w:cs="Times New Roman"/>
          <w:bCs/>
          <w:sz w:val="18"/>
          <w:szCs w:val="18"/>
        </w:rPr>
        <w:t xml:space="preserve"> Trillas, 2002. </w:t>
      </w:r>
    </w:p>
    <w:p w14:paraId="2C8EA356" w14:textId="35DF9879" w:rsidR="008825CD" w:rsidRPr="00C76746" w:rsidRDefault="00887C65" w:rsidP="008825CD">
      <w:pPr>
        <w:spacing w:line="360" w:lineRule="auto"/>
        <w:ind w:left="567" w:hanging="283"/>
        <w:rPr>
          <w:rFonts w:ascii="Times New Roman" w:hAnsi="Times New Roman" w:cs="Times New Roman"/>
          <w:bCs/>
          <w:sz w:val="18"/>
          <w:szCs w:val="18"/>
        </w:rPr>
      </w:pPr>
      <w:r w:rsidRPr="008825CD">
        <w:rPr>
          <w:rFonts w:ascii="Times New Roman" w:hAnsi="Times New Roman" w:cs="Times New Roman"/>
          <w:bCs/>
          <w:sz w:val="18"/>
          <w:szCs w:val="18"/>
        </w:rPr>
        <w:t>Pelta</w:t>
      </w:r>
      <w:r w:rsidR="008825CD" w:rsidRPr="008825CD">
        <w:rPr>
          <w:rFonts w:ascii="Times New Roman" w:hAnsi="Times New Roman" w:cs="Times New Roman"/>
          <w:bCs/>
          <w:sz w:val="18"/>
          <w:szCs w:val="18"/>
        </w:rPr>
        <w:t xml:space="preserve">, R. </w:t>
      </w:r>
      <w:r w:rsidR="00EF1BBA">
        <w:rPr>
          <w:rFonts w:ascii="Times New Roman" w:hAnsi="Times New Roman" w:cs="Times New Roman"/>
          <w:bCs/>
          <w:sz w:val="18"/>
          <w:szCs w:val="18"/>
        </w:rPr>
        <w:t>(2012).</w:t>
      </w:r>
      <w:r w:rsidR="008825CD" w:rsidRPr="008825CD">
        <w:rPr>
          <w:rFonts w:ascii="Times New Roman" w:hAnsi="Times New Roman" w:cs="Times New Roman"/>
          <w:bCs/>
          <w:sz w:val="18"/>
          <w:szCs w:val="18"/>
        </w:rPr>
        <w:t xml:space="preserve"> El pensamiento tipográfico moderno. </w:t>
      </w:r>
      <w:r w:rsidR="008825CD" w:rsidRPr="00EF1BBA">
        <w:rPr>
          <w:rFonts w:ascii="Times New Roman" w:hAnsi="Times New Roman" w:cs="Times New Roman"/>
          <w:bCs/>
          <w:i/>
          <w:sz w:val="18"/>
          <w:szCs w:val="18"/>
        </w:rPr>
        <w:t>Monográfica</w:t>
      </w:r>
      <w:r w:rsidR="00EF1BBA">
        <w:rPr>
          <w:rFonts w:ascii="Times New Roman" w:hAnsi="Times New Roman" w:cs="Times New Roman"/>
          <w:bCs/>
          <w:i/>
          <w:sz w:val="18"/>
          <w:szCs w:val="18"/>
        </w:rPr>
        <w:t>,</w:t>
      </w:r>
      <w:r w:rsidR="00EF1BBA">
        <w:rPr>
          <w:rFonts w:ascii="Times New Roman" w:hAnsi="Times New Roman" w:cs="Times New Roman"/>
          <w:bCs/>
          <w:sz w:val="18"/>
          <w:szCs w:val="18"/>
        </w:rPr>
        <w:t xml:space="preserve"> </w:t>
      </w:r>
      <w:r w:rsidR="00EF1BBA" w:rsidRPr="00807109">
        <w:rPr>
          <w:rFonts w:ascii="Times New Roman" w:hAnsi="Times New Roman" w:cs="Times New Roman"/>
          <w:bCs/>
          <w:i/>
          <w:sz w:val="18"/>
          <w:szCs w:val="18"/>
        </w:rPr>
        <w:t>4</w:t>
      </w:r>
      <w:r w:rsidR="00EF1BBA">
        <w:rPr>
          <w:rFonts w:ascii="Times New Roman" w:hAnsi="Times New Roman" w:cs="Times New Roman"/>
          <w:bCs/>
          <w:sz w:val="18"/>
          <w:szCs w:val="18"/>
        </w:rPr>
        <w:t xml:space="preserve">. </w:t>
      </w:r>
      <w:hyperlink r:id="rId41" w:history="1">
        <w:r w:rsidR="00EF1BBA" w:rsidRPr="00C76746">
          <w:rPr>
            <w:rStyle w:val="Hipervnculo"/>
            <w:rFonts w:ascii="Times New Roman" w:hAnsi="Times New Roman" w:cs="Times New Roman"/>
            <w:bCs/>
            <w:sz w:val="18"/>
            <w:szCs w:val="18"/>
          </w:rPr>
          <w:t>http://www.monografica.org/04/Artículo/5824</w:t>
        </w:r>
      </w:hyperlink>
    </w:p>
    <w:p w14:paraId="771CDDC0" w14:textId="74A29956" w:rsidR="008825CD" w:rsidRPr="00EF1BBA" w:rsidRDefault="00887C65" w:rsidP="008825CD">
      <w:pPr>
        <w:spacing w:line="360" w:lineRule="auto"/>
        <w:ind w:left="567" w:hanging="283"/>
        <w:rPr>
          <w:rFonts w:ascii="Times New Roman" w:hAnsi="Times New Roman" w:cs="Times New Roman"/>
          <w:bCs/>
          <w:sz w:val="18"/>
          <w:szCs w:val="18"/>
          <w:lang w:val="en-GB"/>
        </w:rPr>
      </w:pPr>
      <w:r w:rsidRPr="00887C65">
        <w:rPr>
          <w:rFonts w:ascii="Times New Roman" w:hAnsi="Times New Roman" w:cs="Times New Roman"/>
          <w:bCs/>
          <w:sz w:val="18"/>
          <w:szCs w:val="18"/>
          <w:lang w:val="en-GB"/>
        </w:rPr>
        <w:t>Rothenstein</w:t>
      </w:r>
      <w:r w:rsidR="008825CD" w:rsidRPr="00887C65">
        <w:rPr>
          <w:rFonts w:ascii="Times New Roman" w:hAnsi="Times New Roman" w:cs="Times New Roman"/>
          <w:bCs/>
          <w:sz w:val="18"/>
          <w:szCs w:val="18"/>
          <w:lang w:val="en-GB"/>
        </w:rPr>
        <w:t>, J</w:t>
      </w:r>
      <w:r w:rsidR="00EF1BBA">
        <w:rPr>
          <w:rFonts w:ascii="Times New Roman" w:hAnsi="Times New Roman" w:cs="Times New Roman"/>
          <w:bCs/>
          <w:sz w:val="18"/>
          <w:szCs w:val="18"/>
          <w:lang w:val="en-GB"/>
        </w:rPr>
        <w:t xml:space="preserve">. y </w:t>
      </w:r>
      <w:r w:rsidR="00EF1BBA" w:rsidRPr="00887C65">
        <w:rPr>
          <w:rFonts w:ascii="Times New Roman" w:hAnsi="Times New Roman" w:cs="Times New Roman"/>
          <w:bCs/>
          <w:sz w:val="18"/>
          <w:szCs w:val="18"/>
          <w:lang w:val="en-GB"/>
        </w:rPr>
        <w:t>Gooding</w:t>
      </w:r>
      <w:r w:rsidR="008825CD" w:rsidRPr="00887C65">
        <w:rPr>
          <w:rFonts w:ascii="Times New Roman" w:hAnsi="Times New Roman" w:cs="Times New Roman"/>
          <w:bCs/>
          <w:sz w:val="18"/>
          <w:szCs w:val="18"/>
          <w:lang w:val="en-GB"/>
        </w:rPr>
        <w:t xml:space="preserve">, M. </w:t>
      </w:r>
      <w:r w:rsidR="00EF1BBA">
        <w:rPr>
          <w:rFonts w:ascii="Times New Roman" w:hAnsi="Times New Roman" w:cs="Times New Roman"/>
          <w:bCs/>
          <w:sz w:val="18"/>
          <w:szCs w:val="18"/>
          <w:lang w:val="en-GB"/>
        </w:rPr>
        <w:t>(2006).</w:t>
      </w:r>
      <w:r w:rsidR="008825CD" w:rsidRPr="00887C65">
        <w:rPr>
          <w:rFonts w:ascii="Times New Roman" w:hAnsi="Times New Roman" w:cs="Times New Roman"/>
          <w:bCs/>
          <w:sz w:val="18"/>
          <w:szCs w:val="18"/>
          <w:lang w:val="en-GB"/>
        </w:rPr>
        <w:t xml:space="preserve"> </w:t>
      </w:r>
      <w:r w:rsidR="008825CD" w:rsidRPr="00EF1BBA">
        <w:rPr>
          <w:rFonts w:ascii="Times New Roman" w:hAnsi="Times New Roman" w:cs="Times New Roman"/>
          <w:bCs/>
          <w:i/>
          <w:sz w:val="18"/>
          <w:szCs w:val="18"/>
          <w:lang w:val="en-GB"/>
        </w:rPr>
        <w:t>A2z and more signs</w:t>
      </w:r>
      <w:r w:rsidR="008825CD" w:rsidRPr="00887C65">
        <w:rPr>
          <w:rFonts w:ascii="Times New Roman" w:hAnsi="Times New Roman" w:cs="Times New Roman"/>
          <w:bCs/>
          <w:sz w:val="18"/>
          <w:szCs w:val="18"/>
          <w:lang w:val="en-GB"/>
        </w:rPr>
        <w:t>.</w:t>
      </w:r>
      <w:r w:rsidR="00EF1BBA">
        <w:rPr>
          <w:rFonts w:ascii="Times New Roman" w:hAnsi="Times New Roman" w:cs="Times New Roman"/>
          <w:bCs/>
          <w:sz w:val="18"/>
          <w:szCs w:val="18"/>
          <w:lang w:val="en-GB"/>
        </w:rPr>
        <w:t xml:space="preserve"> Thames and Hudson.</w:t>
      </w:r>
    </w:p>
    <w:p w14:paraId="297401D7" w14:textId="5FA959A7" w:rsidR="008825CD" w:rsidRPr="008825CD" w:rsidRDefault="005F401E" w:rsidP="008825CD">
      <w:pPr>
        <w:spacing w:line="360" w:lineRule="auto"/>
        <w:ind w:left="567" w:hanging="283"/>
        <w:rPr>
          <w:rFonts w:ascii="Times New Roman" w:hAnsi="Times New Roman" w:cs="Times New Roman"/>
          <w:bCs/>
          <w:sz w:val="18"/>
          <w:szCs w:val="18"/>
        </w:rPr>
      </w:pPr>
      <w:r w:rsidRPr="005F401E">
        <w:rPr>
          <w:rFonts w:ascii="Times New Roman" w:hAnsi="Times New Roman" w:cs="Times New Roman"/>
          <w:bCs/>
          <w:sz w:val="18"/>
          <w:szCs w:val="18"/>
        </w:rPr>
        <w:t>Santos</w:t>
      </w:r>
      <w:r w:rsidR="008825CD" w:rsidRPr="005F401E">
        <w:rPr>
          <w:rFonts w:ascii="Times New Roman" w:hAnsi="Times New Roman" w:cs="Times New Roman"/>
          <w:bCs/>
          <w:sz w:val="18"/>
          <w:szCs w:val="18"/>
        </w:rPr>
        <w:t xml:space="preserve">, R; </w:t>
      </w:r>
      <w:r w:rsidRPr="005F401E">
        <w:rPr>
          <w:rFonts w:ascii="Times New Roman" w:hAnsi="Times New Roman" w:cs="Times New Roman"/>
          <w:bCs/>
          <w:sz w:val="18"/>
          <w:szCs w:val="18"/>
        </w:rPr>
        <w:t>Dias, R. y</w:t>
      </w:r>
      <w:r w:rsidR="008825CD" w:rsidRPr="005F401E">
        <w:rPr>
          <w:rFonts w:ascii="Times New Roman" w:hAnsi="Times New Roman" w:cs="Times New Roman"/>
          <w:bCs/>
          <w:sz w:val="18"/>
          <w:szCs w:val="18"/>
        </w:rPr>
        <w:t xml:space="preserve"> </w:t>
      </w:r>
      <w:r w:rsidRPr="005F401E">
        <w:rPr>
          <w:rFonts w:ascii="Times New Roman" w:hAnsi="Times New Roman" w:cs="Times New Roman"/>
          <w:bCs/>
          <w:sz w:val="18"/>
          <w:szCs w:val="18"/>
        </w:rPr>
        <w:t>Morgado</w:t>
      </w:r>
      <w:r>
        <w:rPr>
          <w:rFonts w:ascii="Times New Roman" w:hAnsi="Times New Roman" w:cs="Times New Roman"/>
          <w:bCs/>
          <w:sz w:val="18"/>
          <w:szCs w:val="18"/>
        </w:rPr>
        <w:t xml:space="preserve">, A. </w:t>
      </w:r>
      <w:r w:rsidR="008825CD" w:rsidRPr="005F401E">
        <w:rPr>
          <w:rFonts w:ascii="Times New Roman" w:hAnsi="Times New Roman" w:cs="Times New Roman"/>
          <w:bCs/>
          <w:sz w:val="18"/>
          <w:szCs w:val="18"/>
        </w:rPr>
        <w:t xml:space="preserve"> Ruha, modern fine characters. </w:t>
      </w:r>
      <w:r w:rsidR="008825CD" w:rsidRPr="00807109">
        <w:rPr>
          <w:rFonts w:ascii="Times New Roman" w:hAnsi="Times New Roman" w:cs="Times New Roman"/>
          <w:bCs/>
          <w:i/>
          <w:sz w:val="18"/>
          <w:szCs w:val="18"/>
        </w:rPr>
        <w:t>Tipos das Letras</w:t>
      </w:r>
      <w:r w:rsidR="008825CD" w:rsidRPr="008825CD">
        <w:rPr>
          <w:rFonts w:ascii="Times New Roman" w:hAnsi="Times New Roman" w:cs="Times New Roman"/>
          <w:bCs/>
          <w:sz w:val="18"/>
          <w:szCs w:val="18"/>
        </w:rPr>
        <w:t xml:space="preserve">. </w:t>
      </w:r>
      <w:r w:rsidR="00807109">
        <w:rPr>
          <w:rFonts w:ascii="Times New Roman" w:hAnsi="Times New Roman" w:cs="Times New Roman"/>
          <w:bCs/>
          <w:sz w:val="18"/>
          <w:szCs w:val="18"/>
        </w:rPr>
        <w:t>Recuperado el 15 agosto 2018 de</w:t>
      </w:r>
      <w:r w:rsidR="008825CD" w:rsidRPr="008825CD">
        <w:rPr>
          <w:rFonts w:ascii="Times New Roman" w:hAnsi="Times New Roman" w:cs="Times New Roman"/>
          <w:bCs/>
          <w:sz w:val="18"/>
          <w:szCs w:val="18"/>
        </w:rPr>
        <w:t xml:space="preserve"> </w:t>
      </w:r>
      <w:hyperlink r:id="rId42" w:history="1">
        <w:r w:rsidRPr="00A1610D">
          <w:rPr>
            <w:rStyle w:val="Hipervnculo"/>
            <w:rFonts w:ascii="Times New Roman" w:hAnsi="Times New Roman" w:cs="Times New Roman"/>
            <w:bCs/>
            <w:sz w:val="18"/>
            <w:szCs w:val="18"/>
          </w:rPr>
          <w:t>http://www.tiposdasletras.com</w:t>
        </w:r>
      </w:hyperlink>
      <w:r w:rsidR="008825CD" w:rsidRPr="008825CD">
        <w:rPr>
          <w:rFonts w:ascii="Times New Roman" w:hAnsi="Times New Roman" w:cs="Times New Roman"/>
          <w:bCs/>
          <w:sz w:val="18"/>
          <w:szCs w:val="18"/>
        </w:rPr>
        <w:t>.</w:t>
      </w:r>
    </w:p>
    <w:p w14:paraId="62776EF1" w14:textId="180CCBB1" w:rsidR="008825CD" w:rsidRPr="008825CD" w:rsidRDefault="00807109" w:rsidP="008825CD">
      <w:pPr>
        <w:spacing w:line="360" w:lineRule="auto"/>
        <w:ind w:left="567" w:hanging="283"/>
        <w:rPr>
          <w:rFonts w:ascii="Times New Roman" w:hAnsi="Times New Roman" w:cs="Times New Roman"/>
          <w:bCs/>
          <w:sz w:val="18"/>
          <w:szCs w:val="18"/>
        </w:rPr>
      </w:pPr>
      <w:r w:rsidRPr="008825CD">
        <w:rPr>
          <w:rFonts w:ascii="Times New Roman" w:hAnsi="Times New Roman" w:cs="Times New Roman"/>
          <w:bCs/>
          <w:sz w:val="18"/>
          <w:szCs w:val="18"/>
        </w:rPr>
        <w:t>Satué</w:t>
      </w:r>
      <w:r w:rsidR="008825CD" w:rsidRPr="008825CD">
        <w:rPr>
          <w:rFonts w:ascii="Times New Roman" w:hAnsi="Times New Roman" w:cs="Times New Roman"/>
          <w:bCs/>
          <w:sz w:val="18"/>
          <w:szCs w:val="18"/>
        </w:rPr>
        <w:t xml:space="preserve">, E. </w:t>
      </w:r>
      <w:r>
        <w:rPr>
          <w:rFonts w:ascii="Times New Roman" w:hAnsi="Times New Roman" w:cs="Times New Roman"/>
          <w:bCs/>
          <w:sz w:val="18"/>
          <w:szCs w:val="18"/>
        </w:rPr>
        <w:t>(2007).</w:t>
      </w:r>
      <w:r w:rsidR="008825CD" w:rsidRPr="008825CD">
        <w:rPr>
          <w:rFonts w:ascii="Times New Roman" w:hAnsi="Times New Roman" w:cs="Times New Roman"/>
          <w:bCs/>
          <w:sz w:val="18"/>
          <w:szCs w:val="18"/>
        </w:rPr>
        <w:t xml:space="preserve"> </w:t>
      </w:r>
      <w:r w:rsidR="008825CD" w:rsidRPr="00807109">
        <w:rPr>
          <w:rFonts w:ascii="Times New Roman" w:hAnsi="Times New Roman" w:cs="Times New Roman"/>
          <w:bCs/>
          <w:i/>
          <w:sz w:val="18"/>
          <w:szCs w:val="18"/>
        </w:rPr>
        <w:t>Arte en la tipografía y tipografía en el arte</w:t>
      </w:r>
      <w:r w:rsidR="008825CD" w:rsidRPr="008825CD">
        <w:rPr>
          <w:rFonts w:ascii="Times New Roman" w:hAnsi="Times New Roman" w:cs="Times New Roman"/>
          <w:bCs/>
          <w:sz w:val="18"/>
          <w:szCs w:val="18"/>
        </w:rPr>
        <w:t>. Sirue</w:t>
      </w:r>
      <w:r>
        <w:rPr>
          <w:rFonts w:ascii="Times New Roman" w:hAnsi="Times New Roman" w:cs="Times New Roman"/>
          <w:bCs/>
          <w:sz w:val="18"/>
          <w:szCs w:val="18"/>
        </w:rPr>
        <w:t>la.</w:t>
      </w:r>
    </w:p>
    <w:p w14:paraId="1AE80B97" w14:textId="30349DDB" w:rsidR="008825CD" w:rsidRPr="00C76746" w:rsidRDefault="00807109" w:rsidP="008825CD">
      <w:pPr>
        <w:spacing w:line="360" w:lineRule="auto"/>
        <w:ind w:left="567" w:hanging="283"/>
        <w:rPr>
          <w:rFonts w:ascii="Times New Roman" w:hAnsi="Times New Roman" w:cs="Times New Roman"/>
          <w:bCs/>
          <w:sz w:val="18"/>
          <w:szCs w:val="18"/>
        </w:rPr>
      </w:pPr>
      <w:r w:rsidRPr="008825CD">
        <w:rPr>
          <w:rFonts w:ascii="Times New Roman" w:hAnsi="Times New Roman" w:cs="Times New Roman"/>
          <w:bCs/>
          <w:sz w:val="18"/>
          <w:szCs w:val="18"/>
        </w:rPr>
        <w:t>Spencer</w:t>
      </w:r>
      <w:r w:rsidR="008825CD" w:rsidRPr="008825CD">
        <w:rPr>
          <w:rFonts w:ascii="Times New Roman" w:hAnsi="Times New Roman" w:cs="Times New Roman"/>
          <w:bCs/>
          <w:sz w:val="18"/>
          <w:szCs w:val="18"/>
        </w:rPr>
        <w:t xml:space="preserve">, H. </w:t>
      </w:r>
      <w:r>
        <w:rPr>
          <w:rFonts w:ascii="Times New Roman" w:hAnsi="Times New Roman" w:cs="Times New Roman"/>
          <w:bCs/>
          <w:sz w:val="18"/>
          <w:szCs w:val="18"/>
        </w:rPr>
        <w:t>(1995).</w:t>
      </w:r>
      <w:r w:rsidR="008825CD" w:rsidRPr="008825CD">
        <w:rPr>
          <w:rFonts w:ascii="Times New Roman" w:hAnsi="Times New Roman" w:cs="Times New Roman"/>
          <w:bCs/>
          <w:sz w:val="18"/>
          <w:szCs w:val="18"/>
        </w:rPr>
        <w:t xml:space="preserve"> </w:t>
      </w:r>
      <w:r w:rsidR="008825CD" w:rsidRPr="00807109">
        <w:rPr>
          <w:rFonts w:ascii="Times New Roman" w:hAnsi="Times New Roman" w:cs="Times New Roman"/>
          <w:bCs/>
          <w:i/>
          <w:sz w:val="18"/>
          <w:szCs w:val="18"/>
        </w:rPr>
        <w:t>Pioneros de la tipografía moderna.</w:t>
      </w:r>
      <w:r w:rsidR="008825CD" w:rsidRPr="008825CD">
        <w:rPr>
          <w:rFonts w:ascii="Times New Roman" w:hAnsi="Times New Roman" w:cs="Times New Roman"/>
          <w:bCs/>
          <w:sz w:val="18"/>
          <w:szCs w:val="18"/>
        </w:rPr>
        <w:t xml:space="preserve"> </w:t>
      </w:r>
      <w:r w:rsidR="008825CD" w:rsidRPr="00C76746">
        <w:rPr>
          <w:rFonts w:ascii="Times New Roman" w:hAnsi="Times New Roman" w:cs="Times New Roman"/>
          <w:bCs/>
          <w:sz w:val="18"/>
          <w:szCs w:val="18"/>
        </w:rPr>
        <w:t>Gustav</w:t>
      </w:r>
      <w:r w:rsidRPr="00C76746">
        <w:rPr>
          <w:rFonts w:ascii="Times New Roman" w:hAnsi="Times New Roman" w:cs="Times New Roman"/>
          <w:bCs/>
          <w:sz w:val="18"/>
          <w:szCs w:val="18"/>
        </w:rPr>
        <w:t>o Gili.</w:t>
      </w:r>
    </w:p>
    <w:p w14:paraId="531152E1" w14:textId="646ADC46" w:rsidR="008825CD" w:rsidRPr="00C76746" w:rsidRDefault="00807109" w:rsidP="008825CD">
      <w:pPr>
        <w:spacing w:line="360" w:lineRule="auto"/>
        <w:ind w:left="567" w:hanging="283"/>
        <w:rPr>
          <w:rFonts w:ascii="Times New Roman" w:hAnsi="Times New Roman" w:cs="Times New Roman"/>
          <w:bCs/>
          <w:sz w:val="18"/>
          <w:szCs w:val="18"/>
        </w:rPr>
      </w:pPr>
      <w:r w:rsidRPr="00807109">
        <w:rPr>
          <w:rFonts w:ascii="Times New Roman" w:hAnsi="Times New Roman" w:cs="Times New Roman"/>
          <w:bCs/>
          <w:sz w:val="18"/>
          <w:szCs w:val="18"/>
          <w:lang w:val="en-GB"/>
        </w:rPr>
        <w:t>Towell</w:t>
      </w:r>
      <w:r w:rsidR="008825CD" w:rsidRPr="00807109">
        <w:rPr>
          <w:rFonts w:ascii="Times New Roman" w:hAnsi="Times New Roman" w:cs="Times New Roman"/>
          <w:bCs/>
          <w:sz w:val="18"/>
          <w:szCs w:val="18"/>
          <w:lang w:val="en-GB"/>
        </w:rPr>
        <w:t xml:space="preserve">, K. </w:t>
      </w:r>
      <w:r>
        <w:rPr>
          <w:rFonts w:ascii="Times New Roman" w:hAnsi="Times New Roman" w:cs="Times New Roman"/>
          <w:bCs/>
          <w:sz w:val="18"/>
          <w:szCs w:val="18"/>
          <w:lang w:val="en-GB"/>
        </w:rPr>
        <w:t>(2017).</w:t>
      </w:r>
      <w:r w:rsidR="008825CD" w:rsidRPr="00807109">
        <w:rPr>
          <w:rFonts w:ascii="Times New Roman" w:hAnsi="Times New Roman" w:cs="Times New Roman"/>
          <w:bCs/>
          <w:sz w:val="18"/>
          <w:szCs w:val="18"/>
          <w:lang w:val="en-GB"/>
        </w:rPr>
        <w:t xml:space="preserve"> </w:t>
      </w:r>
      <w:r w:rsidR="008825CD" w:rsidRPr="00C76746">
        <w:rPr>
          <w:rFonts w:ascii="Times New Roman" w:hAnsi="Times New Roman" w:cs="Times New Roman"/>
          <w:bCs/>
          <w:sz w:val="18"/>
          <w:szCs w:val="18"/>
          <w:lang w:val="en-GB"/>
        </w:rPr>
        <w:t>LetterMaker Stencil</w:t>
      </w:r>
      <w:r w:rsidRPr="00C76746">
        <w:rPr>
          <w:rFonts w:ascii="Times New Roman" w:hAnsi="Times New Roman" w:cs="Times New Roman"/>
          <w:bCs/>
          <w:sz w:val="18"/>
          <w:szCs w:val="18"/>
          <w:lang w:val="en-GB"/>
        </w:rPr>
        <w:t>.</w:t>
      </w:r>
      <w:r w:rsidR="008825CD" w:rsidRPr="00C76746">
        <w:rPr>
          <w:rFonts w:ascii="Times New Roman" w:hAnsi="Times New Roman" w:cs="Times New Roman"/>
          <w:bCs/>
          <w:sz w:val="18"/>
          <w:szCs w:val="18"/>
          <w:lang w:val="en-GB"/>
        </w:rPr>
        <w:t xml:space="preserve"> </w:t>
      </w:r>
      <w:r w:rsidR="008825CD" w:rsidRPr="00807109">
        <w:rPr>
          <w:rFonts w:ascii="Times New Roman" w:hAnsi="Times New Roman" w:cs="Times New Roman"/>
          <w:bCs/>
          <w:i/>
          <w:sz w:val="18"/>
          <w:szCs w:val="18"/>
          <w:lang w:val="en-GB"/>
        </w:rPr>
        <w:t>LetterMaker</w:t>
      </w:r>
      <w:r w:rsidRPr="00807109">
        <w:rPr>
          <w:rFonts w:ascii="Times New Roman" w:hAnsi="Times New Roman" w:cs="Times New Roman"/>
          <w:bCs/>
          <w:i/>
          <w:sz w:val="18"/>
          <w:szCs w:val="18"/>
          <w:lang w:val="en-GB"/>
        </w:rPr>
        <w:t xml:space="preserve"> Stencil</w:t>
      </w:r>
      <w:r w:rsidRPr="00807109">
        <w:rPr>
          <w:rFonts w:ascii="Times New Roman" w:hAnsi="Times New Roman" w:cs="Times New Roman"/>
          <w:bCs/>
          <w:sz w:val="18"/>
          <w:szCs w:val="18"/>
          <w:lang w:val="en-GB"/>
        </w:rPr>
        <w:t xml:space="preserve">. </w:t>
      </w:r>
      <w:hyperlink r:id="rId43" w:history="1">
        <w:r w:rsidRPr="00C76746">
          <w:rPr>
            <w:rStyle w:val="Hipervnculo"/>
            <w:rFonts w:ascii="Times New Roman" w:hAnsi="Times New Roman" w:cs="Times New Roman"/>
            <w:bCs/>
            <w:sz w:val="18"/>
            <w:szCs w:val="18"/>
          </w:rPr>
          <w:t>http://www.lettermakerstencil.com</w:t>
        </w:r>
      </w:hyperlink>
      <w:r w:rsidR="008825CD" w:rsidRPr="00C76746">
        <w:rPr>
          <w:rFonts w:ascii="Times New Roman" w:hAnsi="Times New Roman" w:cs="Times New Roman"/>
          <w:bCs/>
          <w:sz w:val="18"/>
          <w:szCs w:val="18"/>
        </w:rPr>
        <w:t>.</w:t>
      </w:r>
    </w:p>
    <w:p w14:paraId="5AA57653" w14:textId="6DD03C8E" w:rsidR="008825CD" w:rsidRPr="00C76746" w:rsidRDefault="00807109" w:rsidP="008825CD">
      <w:pPr>
        <w:spacing w:line="360" w:lineRule="auto"/>
        <w:ind w:left="567" w:hanging="283"/>
        <w:rPr>
          <w:rFonts w:ascii="Times New Roman" w:hAnsi="Times New Roman" w:cs="Times New Roman"/>
          <w:bCs/>
          <w:sz w:val="18"/>
          <w:szCs w:val="18"/>
        </w:rPr>
      </w:pPr>
      <w:r w:rsidRPr="008825CD">
        <w:rPr>
          <w:rFonts w:ascii="Times New Roman" w:hAnsi="Times New Roman" w:cs="Times New Roman"/>
          <w:bCs/>
          <w:sz w:val="18"/>
          <w:szCs w:val="18"/>
        </w:rPr>
        <w:t>Tubaro</w:t>
      </w:r>
      <w:r w:rsidR="008825CD" w:rsidRPr="008825CD">
        <w:rPr>
          <w:rFonts w:ascii="Times New Roman" w:hAnsi="Times New Roman" w:cs="Times New Roman"/>
          <w:bCs/>
          <w:sz w:val="18"/>
          <w:szCs w:val="18"/>
        </w:rPr>
        <w:t>, A.</w:t>
      </w:r>
      <w:r>
        <w:rPr>
          <w:rFonts w:ascii="Times New Roman" w:hAnsi="Times New Roman" w:cs="Times New Roman"/>
          <w:bCs/>
          <w:sz w:val="18"/>
          <w:szCs w:val="18"/>
        </w:rPr>
        <w:t xml:space="preserve"> y</w:t>
      </w:r>
      <w:r w:rsidR="008825CD" w:rsidRPr="008825CD">
        <w:rPr>
          <w:rFonts w:ascii="Times New Roman" w:hAnsi="Times New Roman" w:cs="Times New Roman"/>
          <w:bCs/>
          <w:sz w:val="18"/>
          <w:szCs w:val="18"/>
        </w:rPr>
        <w:t xml:space="preserve"> </w:t>
      </w:r>
      <w:r w:rsidRPr="008825CD">
        <w:rPr>
          <w:rFonts w:ascii="Times New Roman" w:hAnsi="Times New Roman" w:cs="Times New Roman"/>
          <w:bCs/>
          <w:sz w:val="18"/>
          <w:szCs w:val="18"/>
        </w:rPr>
        <w:t>Tubaro</w:t>
      </w:r>
      <w:r w:rsidR="008825CD" w:rsidRPr="008825CD">
        <w:rPr>
          <w:rFonts w:ascii="Times New Roman" w:hAnsi="Times New Roman" w:cs="Times New Roman"/>
          <w:bCs/>
          <w:sz w:val="18"/>
          <w:szCs w:val="18"/>
        </w:rPr>
        <w:t xml:space="preserve">, I. </w:t>
      </w:r>
      <w:r>
        <w:rPr>
          <w:rFonts w:ascii="Times New Roman" w:hAnsi="Times New Roman" w:cs="Times New Roman"/>
          <w:bCs/>
          <w:sz w:val="18"/>
          <w:szCs w:val="18"/>
        </w:rPr>
        <w:t>(1994).</w:t>
      </w:r>
      <w:r w:rsidR="008825CD" w:rsidRPr="008825CD">
        <w:rPr>
          <w:rFonts w:ascii="Times New Roman" w:hAnsi="Times New Roman" w:cs="Times New Roman"/>
          <w:bCs/>
          <w:sz w:val="18"/>
          <w:szCs w:val="18"/>
        </w:rPr>
        <w:t xml:space="preserve"> </w:t>
      </w:r>
      <w:r w:rsidR="008825CD" w:rsidRPr="00807109">
        <w:rPr>
          <w:rFonts w:ascii="Times New Roman" w:hAnsi="Times New Roman" w:cs="Times New Roman"/>
          <w:bCs/>
          <w:i/>
          <w:sz w:val="18"/>
          <w:szCs w:val="18"/>
        </w:rPr>
        <w:t>Tipografía. Estudios e investigaciones</w:t>
      </w:r>
      <w:r w:rsidR="008825CD" w:rsidRPr="008825CD">
        <w:rPr>
          <w:rFonts w:ascii="Times New Roman" w:hAnsi="Times New Roman" w:cs="Times New Roman"/>
          <w:bCs/>
          <w:sz w:val="18"/>
          <w:szCs w:val="18"/>
        </w:rPr>
        <w:t>.</w:t>
      </w:r>
      <w:r>
        <w:rPr>
          <w:rFonts w:ascii="Times New Roman" w:hAnsi="Times New Roman" w:cs="Times New Roman"/>
          <w:bCs/>
          <w:sz w:val="18"/>
          <w:szCs w:val="18"/>
        </w:rPr>
        <w:t xml:space="preserve"> </w:t>
      </w:r>
      <w:r w:rsidRPr="00C76746">
        <w:rPr>
          <w:rFonts w:ascii="Times New Roman" w:hAnsi="Times New Roman" w:cs="Times New Roman"/>
          <w:bCs/>
          <w:sz w:val="18"/>
          <w:szCs w:val="18"/>
        </w:rPr>
        <w:t>Librería Técnica CP67.</w:t>
      </w:r>
    </w:p>
    <w:p w14:paraId="18B94045" w14:textId="172CF558" w:rsidR="008825CD" w:rsidRPr="00F07992" w:rsidRDefault="00807109" w:rsidP="008825CD">
      <w:pPr>
        <w:spacing w:line="360" w:lineRule="auto"/>
        <w:ind w:left="567" w:hanging="283"/>
        <w:rPr>
          <w:rFonts w:ascii="Times New Roman" w:hAnsi="Times New Roman" w:cs="Times New Roman"/>
          <w:bCs/>
          <w:sz w:val="18"/>
          <w:szCs w:val="18"/>
        </w:rPr>
      </w:pPr>
      <w:r w:rsidRPr="00807109">
        <w:rPr>
          <w:rFonts w:ascii="Times New Roman" w:hAnsi="Times New Roman" w:cs="Times New Roman"/>
          <w:bCs/>
          <w:sz w:val="18"/>
          <w:szCs w:val="18"/>
          <w:lang w:val="en-GB"/>
        </w:rPr>
        <w:t>Williamson</w:t>
      </w:r>
      <w:r w:rsidR="008825CD" w:rsidRPr="00807109">
        <w:rPr>
          <w:rFonts w:ascii="Times New Roman" w:hAnsi="Times New Roman" w:cs="Times New Roman"/>
          <w:bCs/>
          <w:sz w:val="18"/>
          <w:szCs w:val="18"/>
          <w:lang w:val="en-GB"/>
        </w:rPr>
        <w:t xml:space="preserve">, Jack H. </w:t>
      </w:r>
      <w:r>
        <w:rPr>
          <w:rFonts w:ascii="Times New Roman" w:hAnsi="Times New Roman" w:cs="Times New Roman"/>
          <w:bCs/>
          <w:sz w:val="18"/>
          <w:szCs w:val="18"/>
          <w:lang w:val="en-GB"/>
        </w:rPr>
        <w:t>(1989).</w:t>
      </w:r>
      <w:r w:rsidR="008825CD" w:rsidRPr="00807109">
        <w:rPr>
          <w:rFonts w:ascii="Times New Roman" w:hAnsi="Times New Roman" w:cs="Times New Roman"/>
          <w:bCs/>
          <w:sz w:val="18"/>
          <w:szCs w:val="18"/>
          <w:lang w:val="en-GB"/>
        </w:rPr>
        <w:t xml:space="preserve"> The </w:t>
      </w:r>
      <w:r>
        <w:rPr>
          <w:rFonts w:ascii="Times New Roman" w:hAnsi="Times New Roman" w:cs="Times New Roman"/>
          <w:bCs/>
          <w:sz w:val="18"/>
          <w:szCs w:val="18"/>
          <w:lang w:val="en-GB"/>
        </w:rPr>
        <w:t>Grid: history, use and meaning e</w:t>
      </w:r>
      <w:r w:rsidR="008825CD" w:rsidRPr="00807109">
        <w:rPr>
          <w:rFonts w:ascii="Times New Roman" w:hAnsi="Times New Roman" w:cs="Times New Roman"/>
          <w:bCs/>
          <w:sz w:val="18"/>
          <w:szCs w:val="18"/>
          <w:lang w:val="en-GB"/>
        </w:rPr>
        <w:t xml:space="preserve">n </w:t>
      </w:r>
      <w:r w:rsidR="007A6600">
        <w:rPr>
          <w:rFonts w:ascii="Times New Roman" w:hAnsi="Times New Roman" w:cs="Times New Roman"/>
          <w:bCs/>
          <w:sz w:val="18"/>
          <w:szCs w:val="18"/>
          <w:lang w:val="en-GB"/>
        </w:rPr>
        <w:t xml:space="preserve">Margolin, V. (Ed.), </w:t>
      </w:r>
      <w:r w:rsidR="008825CD" w:rsidRPr="00807109">
        <w:rPr>
          <w:rFonts w:ascii="Times New Roman" w:hAnsi="Times New Roman" w:cs="Times New Roman"/>
          <w:bCs/>
          <w:i/>
          <w:sz w:val="18"/>
          <w:szCs w:val="18"/>
          <w:lang w:val="en-GB"/>
        </w:rPr>
        <w:t>Design Discourse</w:t>
      </w:r>
      <w:r w:rsidR="007A6600">
        <w:rPr>
          <w:rFonts w:ascii="Times New Roman" w:hAnsi="Times New Roman" w:cs="Times New Roman"/>
          <w:bCs/>
          <w:sz w:val="18"/>
          <w:szCs w:val="18"/>
          <w:lang w:val="en-GB"/>
        </w:rPr>
        <w:t xml:space="preserve"> (</w:t>
      </w:r>
      <w:r w:rsidR="007A6600" w:rsidRPr="00807109">
        <w:rPr>
          <w:rFonts w:ascii="Times New Roman" w:hAnsi="Times New Roman" w:cs="Times New Roman"/>
          <w:bCs/>
          <w:sz w:val="18"/>
          <w:szCs w:val="18"/>
          <w:lang w:val="en-GB"/>
        </w:rPr>
        <w:t>p. 171-186</w:t>
      </w:r>
      <w:r w:rsidR="007A6600">
        <w:rPr>
          <w:rFonts w:ascii="Times New Roman" w:hAnsi="Times New Roman" w:cs="Times New Roman"/>
          <w:bCs/>
          <w:sz w:val="18"/>
          <w:szCs w:val="18"/>
          <w:lang w:val="en-GB"/>
        </w:rPr>
        <w:t xml:space="preserve">). </w:t>
      </w:r>
      <w:r w:rsidR="008825CD" w:rsidRPr="00F07992">
        <w:rPr>
          <w:rFonts w:ascii="Times New Roman" w:hAnsi="Times New Roman" w:cs="Times New Roman"/>
          <w:bCs/>
          <w:sz w:val="18"/>
          <w:szCs w:val="18"/>
        </w:rPr>
        <w:t>The University</w:t>
      </w:r>
      <w:r w:rsidR="007A6600" w:rsidRPr="00F07992">
        <w:rPr>
          <w:rFonts w:ascii="Times New Roman" w:hAnsi="Times New Roman" w:cs="Times New Roman"/>
          <w:bCs/>
          <w:sz w:val="18"/>
          <w:szCs w:val="18"/>
        </w:rPr>
        <w:t xml:space="preserve"> Chicago Press.</w:t>
      </w:r>
    </w:p>
    <w:p w14:paraId="6C36CD02" w14:textId="77777777" w:rsidR="008825CD" w:rsidRPr="00F07992" w:rsidRDefault="008825CD" w:rsidP="001D39FF">
      <w:pPr>
        <w:spacing w:line="360" w:lineRule="auto"/>
        <w:ind w:left="567" w:hanging="283"/>
        <w:rPr>
          <w:rFonts w:ascii="Times New Roman" w:hAnsi="Times New Roman" w:cs="Times New Roman"/>
          <w:bCs/>
          <w:sz w:val="18"/>
          <w:szCs w:val="18"/>
        </w:rPr>
      </w:pPr>
    </w:p>
    <w:p w14:paraId="4003544F" w14:textId="77777777" w:rsidR="001D39FF" w:rsidRPr="00F07992" w:rsidRDefault="001D39FF" w:rsidP="001D39FF">
      <w:pPr>
        <w:spacing w:line="360" w:lineRule="auto"/>
        <w:rPr>
          <w:rFonts w:ascii="Times New Roman" w:hAnsi="Times New Roman" w:cs="Times New Roman"/>
          <w:bCs/>
          <w:sz w:val="18"/>
          <w:szCs w:val="18"/>
        </w:rPr>
      </w:pPr>
    </w:p>
    <w:p w14:paraId="60C71DA3" w14:textId="77777777" w:rsidR="00304499" w:rsidRPr="00304499" w:rsidRDefault="00304499" w:rsidP="00304499">
      <w:pPr>
        <w:spacing w:line="360" w:lineRule="auto"/>
        <w:rPr>
          <w:rFonts w:ascii="Times New Roman" w:hAnsi="Times New Roman" w:cs="Times New Roman"/>
          <w:bCs/>
          <w:sz w:val="20"/>
          <w:szCs w:val="20"/>
        </w:rPr>
      </w:pPr>
    </w:p>
    <w:p w14:paraId="3BBB9595" w14:textId="77777777" w:rsidR="00304499" w:rsidRPr="001D39FF" w:rsidRDefault="00304499" w:rsidP="00304499">
      <w:pPr>
        <w:spacing w:line="360" w:lineRule="auto"/>
        <w:rPr>
          <w:rFonts w:ascii="Times New Roman" w:hAnsi="Times New Roman" w:cs="Times New Roman"/>
        </w:rPr>
      </w:pPr>
    </w:p>
    <w:sectPr w:rsidR="00304499" w:rsidRPr="001D39FF" w:rsidSect="00092910">
      <w:pgSz w:w="11906" w:h="16838"/>
      <w:pgMar w:top="7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0DE561" w14:textId="77777777" w:rsidR="008E6484" w:rsidRDefault="008E6484" w:rsidP="00304499">
      <w:r>
        <w:separator/>
      </w:r>
    </w:p>
  </w:endnote>
  <w:endnote w:type="continuationSeparator" w:id="0">
    <w:p w14:paraId="235BE6BB" w14:textId="77777777" w:rsidR="008E6484" w:rsidRDefault="008E6484" w:rsidP="00304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altName w:val="﷽﷽﷽﷽﷽﷽纍꙳ĝ┰đ怀"/>
    <w:panose1 w:val="00000500000000020000"/>
    <w:charset w:val="00"/>
    <w:family w:val="auto"/>
    <w:pitch w:val="variable"/>
    <w:sig w:usb0="E00002FF" w:usb1="5000205A"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Roboto">
    <w:altName w:val="Roboto"/>
    <w:panose1 w:val="02000000000000000000"/>
    <w:charset w:val="00"/>
    <w:family w:val="auto"/>
    <w:pitch w:val="variable"/>
    <w:sig w:usb0="E00002FF" w:usb1="5000205B" w:usb2="00000020" w:usb3="00000000" w:csb0="0000019F" w:csb1="00000000"/>
  </w:font>
  <w:font w:name="Roboto Light">
    <w:altName w:val="﷽﷽﷽﷽﷽﷽﷽﷽w Roman"/>
    <w:panose1 w:val="02000000000000000000"/>
    <w:charset w:val="00"/>
    <w:family w:val="auto"/>
    <w:pitch w:val="variable"/>
    <w:sig w:usb0="E00002FF" w:usb1="5000205B" w:usb2="00000020" w:usb3="00000000" w:csb0="0000019F" w:csb1="00000000"/>
  </w:font>
  <w:font w:name="Vrinda">
    <w:panose1 w:val="020B0502040204020203"/>
    <w:charset w:val="00"/>
    <w:family w:val="swiss"/>
    <w:pitch w:val="variable"/>
    <w:sig w:usb0="00010003" w:usb1="00000000" w:usb2="00000000" w:usb3="00000000" w:csb0="00000001" w:csb1="00000000"/>
  </w:font>
  <w:font w:name="Minion Pro">
    <w:panose1 w:val="02040503050306020203"/>
    <w:charset w:val="00"/>
    <w:family w:val="roman"/>
    <w:notTrueType/>
    <w:pitch w:val="variable"/>
    <w:sig w:usb0="60000287" w:usb1="00000001" w:usb2="00000000" w:usb3="00000000" w:csb0="0000019F" w:csb1="00000000"/>
  </w:font>
  <w:font w:name="Roboto Medium">
    <w:altName w:val="﷽﷽﷽﷽﷽﷽﷽﷽w Roman"/>
    <w:panose1 w:val="02000000000000000000"/>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FB57D1" w14:textId="77777777" w:rsidR="008E6484" w:rsidRDefault="008E6484" w:rsidP="00304499">
      <w:r>
        <w:separator/>
      </w:r>
    </w:p>
  </w:footnote>
  <w:footnote w:type="continuationSeparator" w:id="0">
    <w:p w14:paraId="7206C6E0" w14:textId="77777777" w:rsidR="008E6484" w:rsidRDefault="008E6484" w:rsidP="003044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removePersonalInformation/>
  <w:removeDateAndTim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499"/>
    <w:rsid w:val="000538A3"/>
    <w:rsid w:val="000E5016"/>
    <w:rsid w:val="00130E76"/>
    <w:rsid w:val="001C4FA3"/>
    <w:rsid w:val="001D39FF"/>
    <w:rsid w:val="002B2471"/>
    <w:rsid w:val="00304499"/>
    <w:rsid w:val="00567B79"/>
    <w:rsid w:val="00595487"/>
    <w:rsid w:val="005C38AE"/>
    <w:rsid w:val="005F401E"/>
    <w:rsid w:val="00627535"/>
    <w:rsid w:val="007419A3"/>
    <w:rsid w:val="007440AC"/>
    <w:rsid w:val="007928D8"/>
    <w:rsid w:val="007A6600"/>
    <w:rsid w:val="007C6802"/>
    <w:rsid w:val="00800FB4"/>
    <w:rsid w:val="00807109"/>
    <w:rsid w:val="008825CD"/>
    <w:rsid w:val="00887C65"/>
    <w:rsid w:val="008E6484"/>
    <w:rsid w:val="00932EB7"/>
    <w:rsid w:val="0094723B"/>
    <w:rsid w:val="00982E66"/>
    <w:rsid w:val="009847A9"/>
    <w:rsid w:val="00994229"/>
    <w:rsid w:val="00A02D03"/>
    <w:rsid w:val="00A17F2B"/>
    <w:rsid w:val="00A81DEA"/>
    <w:rsid w:val="00B00543"/>
    <w:rsid w:val="00B41B81"/>
    <w:rsid w:val="00BF6998"/>
    <w:rsid w:val="00C47DAC"/>
    <w:rsid w:val="00C76746"/>
    <w:rsid w:val="00CA1C8B"/>
    <w:rsid w:val="00D75D62"/>
    <w:rsid w:val="00DA2B53"/>
    <w:rsid w:val="00E64974"/>
    <w:rsid w:val="00EF1BBA"/>
    <w:rsid w:val="00F07992"/>
    <w:rsid w:val="00F748A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7440A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800FB4"/>
    <w:pPr>
      <w:keepNext/>
      <w:keepLines/>
      <w:spacing w:beforeLines="200" w:before="200" w:afterLines="100" w:after="100" w:line="360" w:lineRule="auto"/>
      <w:outlineLvl w:val="2"/>
    </w:pPr>
    <w:rPr>
      <w:rFonts w:ascii="Times" w:eastAsia="MS Gothic" w:hAnsi="Times" w:cs="Times New Roman"/>
      <w:b/>
      <w:bCs/>
      <w:lang w:val="pt-P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customStyle="1" w:styleId="Mencinsinresolver1">
    <w:name w:val="Mención sin resolver1"/>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paragraph" w:styleId="Descripcin">
    <w:name w:val="caption"/>
    <w:basedOn w:val="Normal"/>
    <w:next w:val="Normal"/>
    <w:uiPriority w:val="35"/>
    <w:unhideWhenUsed/>
    <w:qFormat/>
    <w:rsid w:val="00800FB4"/>
    <w:pPr>
      <w:spacing w:beforeLines="100" w:before="240" w:afterLines="100" w:after="240" w:line="360" w:lineRule="auto"/>
    </w:pPr>
    <w:rPr>
      <w:rFonts w:ascii="Times" w:eastAsia="Cambria" w:hAnsi="Times" w:cs="Times New Roman"/>
      <w:bCs/>
      <w:sz w:val="16"/>
      <w:szCs w:val="20"/>
      <w:lang w:val="en-GB"/>
    </w:rPr>
  </w:style>
  <w:style w:type="character" w:customStyle="1" w:styleId="Ttulo3Car">
    <w:name w:val="Título 3 Car"/>
    <w:basedOn w:val="Fuentedeprrafopredeter"/>
    <w:link w:val="Ttulo3"/>
    <w:uiPriority w:val="9"/>
    <w:rsid w:val="00800FB4"/>
    <w:rPr>
      <w:rFonts w:ascii="Times" w:eastAsia="MS Gothic" w:hAnsi="Times" w:cs="Times New Roman"/>
      <w:b/>
      <w:bCs/>
      <w:lang w:val="pt-PT"/>
    </w:rPr>
  </w:style>
  <w:style w:type="character" w:customStyle="1" w:styleId="Ttulo2Car">
    <w:name w:val="Título 2 Car"/>
    <w:basedOn w:val="Fuentedeprrafopredeter"/>
    <w:link w:val="Ttulo2"/>
    <w:uiPriority w:val="9"/>
    <w:semiHidden/>
    <w:rsid w:val="007440AC"/>
    <w:rPr>
      <w:rFonts w:asciiTheme="majorHAnsi" w:eastAsiaTheme="majorEastAsia" w:hAnsiTheme="majorHAnsi" w:cstheme="majorBidi"/>
      <w:color w:val="2F5496" w:themeColor="accent1" w:themeShade="BF"/>
      <w:sz w:val="26"/>
      <w:szCs w:val="26"/>
    </w:rPr>
  </w:style>
  <w:style w:type="paragraph" w:styleId="Textodeglobo">
    <w:name w:val="Balloon Text"/>
    <w:basedOn w:val="Normal"/>
    <w:link w:val="TextodegloboCar"/>
    <w:uiPriority w:val="99"/>
    <w:semiHidden/>
    <w:unhideWhenUsed/>
    <w:rsid w:val="00B41B81"/>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B41B81"/>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hyperlink" Target="https://pionerosgraficos.com/la-tipografia-supercalifragilistica/" TargetMode="External"/><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hyperlink" Target="http://www.tiposdasletras.com"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hyperlink" Target="http://www.alphabettes.org/language-as-design-criteria-part-ii/" TargetMode="External"/><Relationship Id="rId40" Type="http://schemas.openxmlformats.org/officeDocument/2006/relationships/hyperlink" Target="%20http://www.monografica.org/Proyectos/6980" TargetMode="External"/><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hyperlink" Target="https://doi.org/10.22201/ceiich.24485691e.2014.12.49710" TargetMode="External"/><Relationship Id="rId10" Type="http://schemas.openxmlformats.org/officeDocument/2006/relationships/image" Target="media/image1.jpeg"/><Relationship Id="rId19" Type="http://schemas.openxmlformats.org/officeDocument/2006/relationships/image" Target="media/image10.jpeg"/><Relationship Id="rId31" Type="http://schemas.openxmlformats.org/officeDocument/2006/relationships/image" Target="media/image22.jpeg"/><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hyperlink" Target="http://www.lettermakerstencil.com" TargetMode="Externa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hyperlink" Target="http://www.tabletto.nl" TargetMode="External"/><Relationship Id="rId20" Type="http://schemas.openxmlformats.org/officeDocument/2006/relationships/image" Target="media/image11.jpeg"/><Relationship Id="rId41" Type="http://schemas.openxmlformats.org/officeDocument/2006/relationships/hyperlink" Target="http://www.monografica.org/04/Art&#237;culo/58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B44843-A394-4F06-A072-D8E80371DB0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472C1D7-8C58-4A34-9A0C-E198EA51CD10}">
  <ds:schemaRefs>
    <ds:schemaRef ds:uri="http://schemas.microsoft.com/sharepoint/v3/contenttype/forms"/>
  </ds:schemaRefs>
</ds:datastoreItem>
</file>

<file path=customXml/itemProps3.xml><?xml version="1.0" encoding="utf-8"?>
<ds:datastoreItem xmlns:ds="http://schemas.openxmlformats.org/officeDocument/2006/customXml" ds:itemID="{8A8371AA-1CE6-4B5E-882F-8937167FA9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5081</Words>
  <Characters>27949</Characters>
  <Application>Microsoft Office Word</Application>
  <DocSecurity>0</DocSecurity>
  <Lines>232</Lines>
  <Paragraphs>65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2020-11-21T16:34:00Z</dcterms:created>
  <dcterms:modified xsi:type="dcterms:W3CDTF">2020-12-17T13:20:00Z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