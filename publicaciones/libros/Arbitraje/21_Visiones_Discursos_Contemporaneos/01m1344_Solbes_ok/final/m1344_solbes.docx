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E19F044" w14:textId="77777777" w:rsidR="00FA49C5" w:rsidRDefault="00FA49C5" w:rsidP="00304499">
      <w:pPr>
        <w:spacing w:line="360" w:lineRule="auto"/>
        <w:jc w:val="center"/>
        <w:rPr>
          <w:rFonts w:ascii="Times New Roman" w:hAnsi="Times New Roman" w:cs="Times New Roman"/>
          <w:b/>
          <w:bCs/>
          <w:sz w:val="26"/>
          <w:szCs w:val="26"/>
          <w:lang w:val="es-ES"/>
        </w:rPr>
      </w:pPr>
      <w:r>
        <w:rPr>
          <w:rFonts w:ascii="Times New Roman" w:hAnsi="Times New Roman" w:cs="Times New Roman"/>
          <w:b/>
          <w:bCs/>
          <w:sz w:val="26"/>
          <w:szCs w:val="26"/>
          <w:lang w:val="es-ES"/>
        </w:rPr>
        <w:t>Arte contemporáneo en San Luis Potosí:</w:t>
      </w:r>
    </w:p>
    <w:p w14:paraId="6C46C5D0" w14:textId="194C45AE" w:rsidR="00304499" w:rsidRPr="001D39FF" w:rsidRDefault="00FA49C5" w:rsidP="00304499">
      <w:pPr>
        <w:spacing w:line="360" w:lineRule="auto"/>
        <w:jc w:val="center"/>
        <w:rPr>
          <w:rFonts w:ascii="Times New Roman" w:hAnsi="Times New Roman" w:cs="Times New Roman"/>
          <w:b/>
          <w:bCs/>
          <w:sz w:val="26"/>
          <w:szCs w:val="26"/>
          <w:lang w:val="es-ES"/>
        </w:rPr>
      </w:pPr>
      <w:r>
        <w:rPr>
          <w:rFonts w:ascii="Times New Roman" w:hAnsi="Times New Roman" w:cs="Times New Roman"/>
          <w:b/>
          <w:bCs/>
          <w:sz w:val="26"/>
          <w:szCs w:val="26"/>
          <w:lang w:val="es-ES"/>
        </w:rPr>
        <w:t>diseño de un base de datos de artistas para la conservación de su obra</w:t>
      </w:r>
    </w:p>
    <w:p w14:paraId="5D06B48B" w14:textId="6549266A" w:rsidR="00FA49C5" w:rsidRPr="000678C7" w:rsidRDefault="00304499" w:rsidP="00304499">
      <w:pPr>
        <w:spacing w:line="360" w:lineRule="auto"/>
        <w:jc w:val="center"/>
        <w:rPr>
          <w:rFonts w:ascii="Times New Roman" w:hAnsi="Times New Roman" w:cs="Times New Roman"/>
          <w:b/>
          <w:bCs/>
          <w:sz w:val="26"/>
          <w:szCs w:val="26"/>
          <w:lang w:val="en-US"/>
        </w:rPr>
      </w:pPr>
      <w:r w:rsidRPr="000678C7">
        <w:rPr>
          <w:rFonts w:ascii="Times New Roman" w:hAnsi="Times New Roman" w:cs="Times New Roman"/>
          <w:b/>
          <w:bCs/>
          <w:sz w:val="26"/>
          <w:szCs w:val="26"/>
          <w:lang w:val="en-US"/>
        </w:rPr>
        <w:t>(</w:t>
      </w:r>
      <w:r w:rsidR="00FA49C5" w:rsidRPr="000678C7">
        <w:rPr>
          <w:rFonts w:ascii="Times New Roman" w:hAnsi="Times New Roman" w:cs="Times New Roman"/>
          <w:b/>
          <w:bCs/>
          <w:sz w:val="26"/>
          <w:szCs w:val="26"/>
          <w:lang w:val="en-US"/>
        </w:rPr>
        <w:t>Contemporary art in San Luis Potosí:</w:t>
      </w:r>
    </w:p>
    <w:p w14:paraId="5DEDC0C4" w14:textId="32E38233" w:rsidR="00304499" w:rsidRPr="000678C7" w:rsidRDefault="00FA49C5" w:rsidP="00304499">
      <w:pPr>
        <w:spacing w:line="360" w:lineRule="auto"/>
        <w:jc w:val="center"/>
        <w:rPr>
          <w:rFonts w:ascii="Times New Roman" w:hAnsi="Times New Roman" w:cs="Times New Roman"/>
          <w:b/>
          <w:bCs/>
          <w:sz w:val="26"/>
          <w:szCs w:val="26"/>
          <w:lang w:val="en-US"/>
        </w:rPr>
      </w:pPr>
      <w:r w:rsidRPr="000678C7">
        <w:rPr>
          <w:rFonts w:ascii="Times New Roman" w:hAnsi="Times New Roman" w:cs="Times New Roman"/>
          <w:b/>
          <w:bCs/>
          <w:sz w:val="26"/>
          <w:szCs w:val="26"/>
          <w:lang w:val="en-US"/>
        </w:rPr>
        <w:t>an artists’ database design for their works conservation</w:t>
      </w:r>
      <w:r w:rsidR="00304499" w:rsidRPr="000678C7">
        <w:rPr>
          <w:rFonts w:ascii="Times New Roman" w:hAnsi="Times New Roman" w:cs="Times New Roman"/>
          <w:b/>
          <w:bCs/>
          <w:sz w:val="26"/>
          <w:szCs w:val="26"/>
          <w:lang w:val="en-US"/>
        </w:rPr>
        <w:t>)</w:t>
      </w:r>
    </w:p>
    <w:p w14:paraId="02A4B7CF" w14:textId="2B1F09C9" w:rsidR="00304499" w:rsidRPr="000678C7" w:rsidRDefault="00304499" w:rsidP="00304499">
      <w:pPr>
        <w:spacing w:line="360" w:lineRule="auto"/>
        <w:jc w:val="center"/>
        <w:rPr>
          <w:rFonts w:ascii="Times New Roman" w:hAnsi="Times New Roman" w:cs="Times New Roman"/>
          <w:bCs/>
          <w:lang w:val="en-US"/>
        </w:rPr>
      </w:pPr>
    </w:p>
    <w:p w14:paraId="5A0BFA77" w14:textId="29863E86" w:rsidR="00304499" w:rsidRDefault="00B73FB4"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Álvaro Solbes García, Facultad del Hábitat – UASLP, México</w:t>
      </w:r>
    </w:p>
    <w:p w14:paraId="1E195520" w14:textId="308554A0" w:rsidR="00B73FB4" w:rsidRDefault="00B73FB4"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Rodrigo de Jesús Meneses Gutiérrez, Coordinación Académica en Arte – UASLP, México</w:t>
      </w:r>
    </w:p>
    <w:p w14:paraId="060C3CC5" w14:textId="760E77DA" w:rsidR="00B73FB4" w:rsidRDefault="00B73FB4"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Juan Pablo Meneses Gutiérrez, Coordinación Académica en Arte – UASLP, México</w:t>
      </w:r>
    </w:p>
    <w:p w14:paraId="2418D5B1" w14:textId="5F048C74" w:rsidR="00B73FB4" w:rsidRPr="00304499" w:rsidRDefault="00B73FB4" w:rsidP="00304499">
      <w:pPr>
        <w:spacing w:line="360" w:lineRule="auto"/>
        <w:jc w:val="center"/>
        <w:rPr>
          <w:rFonts w:ascii="Times New Roman" w:hAnsi="Times New Roman" w:cs="Times New Roman"/>
          <w:bCs/>
          <w:sz w:val="22"/>
          <w:szCs w:val="22"/>
          <w:lang w:val="es-ES"/>
        </w:rPr>
      </w:pPr>
      <w:r>
        <w:rPr>
          <w:rFonts w:ascii="Times New Roman" w:hAnsi="Times New Roman" w:cs="Times New Roman"/>
          <w:bCs/>
          <w:sz w:val="22"/>
          <w:szCs w:val="22"/>
          <w:lang w:val="es-ES"/>
        </w:rPr>
        <w:t>Alejandra Nieto Villena, Facultad del Hábitat – UASLP, México</w:t>
      </w:r>
    </w:p>
    <w:p w14:paraId="75636F0B" w14:textId="7229947A" w:rsidR="00304499" w:rsidRPr="00590442" w:rsidRDefault="00304499" w:rsidP="00130E76">
      <w:pPr>
        <w:spacing w:line="360" w:lineRule="auto"/>
        <w:jc w:val="center"/>
        <w:rPr>
          <w:rFonts w:ascii="Times New Roman" w:hAnsi="Times New Roman" w:cs="Times New Roman"/>
          <w:bCs/>
          <w:iCs/>
          <w:sz w:val="20"/>
          <w:szCs w:val="20"/>
          <w:lang w:val="es-ES"/>
        </w:rPr>
      </w:pPr>
    </w:p>
    <w:p w14:paraId="465EF818" w14:textId="425997AA" w:rsidR="00304499" w:rsidRPr="001D39FF" w:rsidRDefault="00590442" w:rsidP="00590442">
      <w:pPr>
        <w:pStyle w:val="AbstractStyle"/>
        <w:jc w:val="center"/>
        <w:rPr>
          <w:sz w:val="20"/>
          <w:lang w:val="es-ES"/>
        </w:rPr>
      </w:pPr>
      <w:r>
        <w:rPr>
          <w:sz w:val="20"/>
          <w:lang w:val="es-ES"/>
        </w:rPr>
        <w:t xml:space="preserve">Resumen: </w:t>
      </w:r>
      <w:r w:rsidR="00BB717B" w:rsidRPr="00BB717B">
        <w:rPr>
          <w:sz w:val="20"/>
          <w:lang w:val="es-ES"/>
        </w:rPr>
        <w:t>La necesidad de registro y documentación de la actividad artística contemporánea en el estado de San Luis Potosí ha propiciado que desde las instituciones académicas locales se inicie un programa de entrevistas a artistas que, a futuro, conforme una base de datos pública y abierta, enfocada a la investigación en los ámbitos de la crítica, la producción y la conservación del arte contemporáneo.</w:t>
      </w:r>
      <w:r w:rsidR="00425B53">
        <w:rPr>
          <w:sz w:val="20"/>
          <w:lang w:val="es-ES"/>
        </w:rPr>
        <w:t xml:space="preserve"> </w:t>
      </w:r>
      <w:r w:rsidR="00BB717B" w:rsidRPr="00BB717B">
        <w:rPr>
          <w:sz w:val="20"/>
          <w:lang w:val="es-ES"/>
        </w:rPr>
        <w:t>El profundo cambio generado por el arte actual con respecto a las propuestas tradicionales ha supuesto una importante diversificación en el uso de materiales</w:t>
      </w:r>
      <w:r w:rsidR="00425B53">
        <w:rPr>
          <w:sz w:val="20"/>
          <w:lang w:val="es-ES"/>
        </w:rPr>
        <w:t xml:space="preserve">, </w:t>
      </w:r>
      <w:r w:rsidR="00BB717B" w:rsidRPr="00BB717B">
        <w:rPr>
          <w:sz w:val="20"/>
          <w:lang w:val="es-ES"/>
        </w:rPr>
        <w:t xml:space="preserve">técnicas, procesos creativos y ejecución de las ideas artísticas, que ha provocado grandes problemas </w:t>
      </w:r>
      <w:r w:rsidR="00425B53">
        <w:rPr>
          <w:sz w:val="20"/>
          <w:lang w:val="es-ES"/>
        </w:rPr>
        <w:t xml:space="preserve">en el ámbito de </w:t>
      </w:r>
      <w:r w:rsidR="00BB717B" w:rsidRPr="00BB717B">
        <w:rPr>
          <w:sz w:val="20"/>
          <w:lang w:val="es-ES"/>
        </w:rPr>
        <w:t>la conservación y la restauración</w:t>
      </w:r>
      <w:r w:rsidR="00425B53">
        <w:rPr>
          <w:sz w:val="20"/>
          <w:lang w:val="es-ES"/>
        </w:rPr>
        <w:t xml:space="preserve">. Esto ha favorecido la aparición de nuevos proyectos de registro documental basados en entrevistas a artistas. </w:t>
      </w:r>
      <w:r w:rsidR="00BB717B" w:rsidRPr="00BB717B">
        <w:rPr>
          <w:sz w:val="20"/>
          <w:lang w:val="es-ES"/>
        </w:rPr>
        <w:t xml:space="preserve">En esta línea de trabajo, el proyecto </w:t>
      </w:r>
      <w:r w:rsidR="00B73FB4">
        <w:rPr>
          <w:sz w:val="20"/>
          <w:lang w:val="es-ES"/>
        </w:rPr>
        <w:t>“</w:t>
      </w:r>
      <w:r w:rsidR="00BB717B" w:rsidRPr="00BB717B">
        <w:rPr>
          <w:sz w:val="20"/>
          <w:lang w:val="es-ES"/>
        </w:rPr>
        <w:t>Arte Contemporáneo en San Luis Potosí 2000 – 201</w:t>
      </w:r>
      <w:r w:rsidR="00425B53">
        <w:rPr>
          <w:sz w:val="20"/>
          <w:lang w:val="es-ES"/>
        </w:rPr>
        <w:t>9</w:t>
      </w:r>
      <w:r w:rsidR="00B73FB4">
        <w:rPr>
          <w:sz w:val="20"/>
          <w:lang w:val="es-ES"/>
        </w:rPr>
        <w:t>”</w:t>
      </w:r>
      <w:r w:rsidR="00BB717B" w:rsidRPr="00BB717B">
        <w:rPr>
          <w:sz w:val="20"/>
          <w:lang w:val="es-ES"/>
        </w:rPr>
        <w:t>, iniciado por la Coordinación Académica en Arte (CAA), y al que posteriormente se adhirió la Licenciatura en Conservación y Restauración de Bienes Culturales Muebles (LCRBCM), tiene como principal objetivo recopilar, registrar y compartir la información obtenida a través de fuentes primarias, los artistas potosinos, entrevistados según metodologías internacionales de calidad.</w:t>
      </w:r>
      <w:r w:rsidR="00425B53">
        <w:rPr>
          <w:sz w:val="20"/>
          <w:lang w:val="es-ES"/>
        </w:rPr>
        <w:t xml:space="preserve"> </w:t>
      </w:r>
      <w:r w:rsidR="00BB717B" w:rsidRPr="00BB717B">
        <w:rPr>
          <w:sz w:val="20"/>
          <w:lang w:val="es-ES"/>
        </w:rPr>
        <w:t>Para el desarrollo de este proyecto, se diseñó un programa en tres fases con la intención de recabar información sobre técnicas de producción y materiales, procesos creativos, opiniones de los artistas y consideraciones en</w:t>
      </w:r>
      <w:r w:rsidR="00382382">
        <w:rPr>
          <w:sz w:val="20"/>
          <w:lang w:val="es-ES"/>
        </w:rPr>
        <w:t xml:space="preserve"> </w:t>
      </w:r>
      <w:r w:rsidR="00BB717B" w:rsidRPr="00BB717B">
        <w:rPr>
          <w:sz w:val="20"/>
          <w:lang w:val="es-ES"/>
        </w:rPr>
        <w:t>torno a la conservación. Hasta el momento, este proyecto ha registrado documentos de 38 artistas locales, de los cuales se han realizado 2</w:t>
      </w:r>
      <w:r w:rsidR="00362A4D">
        <w:rPr>
          <w:sz w:val="20"/>
          <w:lang w:val="es-ES"/>
        </w:rPr>
        <w:t>2</w:t>
      </w:r>
      <w:r w:rsidR="00BB717B" w:rsidRPr="00BB717B">
        <w:rPr>
          <w:sz w:val="20"/>
          <w:lang w:val="es-ES"/>
        </w:rPr>
        <w:t xml:space="preserve"> entrevistas. El archivo de cada artista se ha conformado a partir de los siguientes documentos digitales: currículum, semblanza</w:t>
      </w:r>
      <w:r w:rsidR="00BB717B" w:rsidRPr="008D5992">
        <w:rPr>
          <w:sz w:val="20"/>
          <w:highlight w:val="yellow"/>
          <w:lang w:val="es-ES"/>
        </w:rPr>
        <w:t xml:space="preserve">, </w:t>
      </w:r>
      <w:commentRangeStart w:id="0"/>
      <w:r w:rsidR="00BB717B" w:rsidRPr="008D5992">
        <w:rPr>
          <w:sz w:val="20"/>
          <w:highlight w:val="yellow"/>
          <w:lang w:val="es-ES"/>
        </w:rPr>
        <w:t>art statement</w:t>
      </w:r>
      <w:commentRangeEnd w:id="0"/>
      <w:r w:rsidR="00CE0698">
        <w:rPr>
          <w:rStyle w:val="Refdecomentario"/>
          <w:rFonts w:asciiTheme="minorHAnsi" w:eastAsiaTheme="minorHAnsi" w:hAnsiTheme="minorHAnsi" w:cstheme="minorBidi"/>
          <w:i w:val="0"/>
          <w:lang w:val="es-MX"/>
        </w:rPr>
        <w:commentReference w:id="0"/>
      </w:r>
      <w:r w:rsidR="00BB717B" w:rsidRPr="00BB717B">
        <w:rPr>
          <w:sz w:val="20"/>
          <w:lang w:val="es-ES"/>
        </w:rPr>
        <w:t>, ficha de artista con base en la entrega anticipada de su portafolio, y en su caso, entrevista vídeo grabada.</w:t>
      </w:r>
      <w:r w:rsidR="00425B53">
        <w:rPr>
          <w:sz w:val="20"/>
          <w:lang w:val="es-ES"/>
        </w:rPr>
        <w:t xml:space="preserve"> </w:t>
      </w:r>
      <w:r w:rsidR="00BB717B" w:rsidRPr="00BB717B">
        <w:rPr>
          <w:sz w:val="20"/>
          <w:lang w:val="es-ES"/>
        </w:rPr>
        <w:t xml:space="preserve">Con esta </w:t>
      </w:r>
      <w:r w:rsidR="00425B53">
        <w:rPr>
          <w:sz w:val="20"/>
          <w:lang w:val="es-ES"/>
        </w:rPr>
        <w:t>publicación</w:t>
      </w:r>
      <w:r w:rsidR="00BB717B" w:rsidRPr="00BB717B">
        <w:rPr>
          <w:sz w:val="20"/>
          <w:lang w:val="es-ES"/>
        </w:rPr>
        <w:t xml:space="preserve"> se pretende difundir y comunicar los avances realizados en el proyecto desde un enfoque multidisciplinar, poniendo especial atención en el diseño de las entrevistas y los archivos de artista.</w:t>
      </w:r>
    </w:p>
    <w:p w14:paraId="44608457" w14:textId="77777777" w:rsidR="00304499" w:rsidRPr="001D39FF" w:rsidRDefault="00304499" w:rsidP="00130E76">
      <w:pPr>
        <w:pStyle w:val="KeywordsText"/>
        <w:rPr>
          <w:sz w:val="20"/>
          <w:lang w:val="es-ES"/>
        </w:rPr>
      </w:pPr>
    </w:p>
    <w:p w14:paraId="45C1CC5B" w14:textId="3D8ABB91" w:rsidR="00304499" w:rsidRPr="001D39FF" w:rsidRDefault="00304499" w:rsidP="00130E76">
      <w:pPr>
        <w:pStyle w:val="KeywordsText"/>
        <w:rPr>
          <w:sz w:val="20"/>
          <w:lang w:val="es-ES"/>
        </w:rPr>
      </w:pPr>
      <w:r w:rsidRPr="001D39FF">
        <w:rPr>
          <w:sz w:val="20"/>
          <w:lang w:val="es-ES"/>
        </w:rPr>
        <w:t>Palabras clave</w:t>
      </w:r>
      <w:r w:rsidR="00130E76" w:rsidRPr="001D39FF">
        <w:rPr>
          <w:sz w:val="20"/>
          <w:lang w:val="es-ES"/>
        </w:rPr>
        <w:t xml:space="preserve">: </w:t>
      </w:r>
      <w:r w:rsidR="00B73FB4">
        <w:rPr>
          <w:sz w:val="20"/>
          <w:lang w:val="es-ES"/>
        </w:rPr>
        <w:t>arte contemporáneo, conservación, entrevistas, base de datos</w:t>
      </w:r>
      <w:r w:rsidR="00130E76" w:rsidRPr="001D39FF">
        <w:rPr>
          <w:sz w:val="20"/>
          <w:lang w:val="es-ES"/>
        </w:rPr>
        <w:t>.</w:t>
      </w:r>
    </w:p>
    <w:p w14:paraId="36C9953A" w14:textId="77777777" w:rsidR="00304499" w:rsidRPr="001D39FF" w:rsidRDefault="00304499" w:rsidP="00130E76">
      <w:pPr>
        <w:pStyle w:val="KeywordsText"/>
        <w:rPr>
          <w:sz w:val="20"/>
          <w:lang w:val="es-ES"/>
        </w:rPr>
      </w:pPr>
    </w:p>
    <w:p w14:paraId="6E6EA790" w14:textId="505CEC3B" w:rsidR="00304499" w:rsidRPr="004F7309" w:rsidRDefault="00304499" w:rsidP="00130E76">
      <w:pPr>
        <w:pStyle w:val="AbstractStyle"/>
        <w:jc w:val="center"/>
        <w:rPr>
          <w:sz w:val="20"/>
        </w:rPr>
      </w:pPr>
      <w:r w:rsidRPr="004F7309">
        <w:rPr>
          <w:sz w:val="20"/>
        </w:rPr>
        <w:t xml:space="preserve">Abstract: </w:t>
      </w:r>
      <w:r w:rsidR="00590442" w:rsidRPr="004F7309">
        <w:rPr>
          <w:sz w:val="20"/>
        </w:rPr>
        <w:t>The need to register and document contemporary artistic activity in San Luis Potosí state has ​​led to local academic institutions to start an artists' interview program that, in the future, set up a public and open database, focused on research in the areas of criticism, production and conservation of contemporary art. The deep change that has generated by current art with respect to traditional proposals has led to an important diversification in the use of materials, techniques, creative processes and execution of artistic ideas, which has caused major problems in the conservation and restoration field. This has favored the appearance of new documentary register projects based on artists' interviews. In this line of work, the project "Contemporary Art in San Luis Potosí 2000 - 2019", initiated by the Academic Coordination in Art (CAA), and to which the Conservation and Restoration of Movable Cultural Heritage Degree (LCRBCM) subsequently joined. Its main objective is to collect, record and share the information obtained through primary sources, Potosí artists, interviewed according to quality international methodologies. For the development of this project, a program in three phases was designed with the intention of gathering information on production techniques and materials, creative processes, opinions of the artists and considerations around conservation. So far, this project has registered documents from 38 local artists, of which 2</w:t>
      </w:r>
      <w:r w:rsidR="00362A4D">
        <w:rPr>
          <w:sz w:val="20"/>
        </w:rPr>
        <w:t>2</w:t>
      </w:r>
      <w:r w:rsidR="00590442" w:rsidRPr="004F7309">
        <w:rPr>
          <w:sz w:val="20"/>
        </w:rPr>
        <w:t xml:space="preserve"> interviews have been conducted. The archive of each artist has been formed from the following digital documents: curriculum, profile, art statement, artist file based on the anticipated submission of their portfolio, and where appropriate, a recorded video interview. The aim of this publication is to diffuse and communicate the progress made in the project from a multidisciplinary approach, paying special attention to the design of interviews and artist files.</w:t>
      </w:r>
    </w:p>
    <w:p w14:paraId="261F22D2" w14:textId="77777777" w:rsidR="00304499" w:rsidRPr="004F7309" w:rsidRDefault="00304499" w:rsidP="00130E76">
      <w:pPr>
        <w:pStyle w:val="KeywordsText"/>
        <w:rPr>
          <w:sz w:val="20"/>
        </w:rPr>
      </w:pPr>
    </w:p>
    <w:p w14:paraId="13878E29" w14:textId="4A28B3D3" w:rsidR="00304499" w:rsidRPr="000678C7" w:rsidRDefault="00304499" w:rsidP="00130E76">
      <w:pPr>
        <w:pStyle w:val="KeywordsText"/>
        <w:rPr>
          <w:sz w:val="20"/>
        </w:rPr>
      </w:pPr>
      <w:r w:rsidRPr="004F7309">
        <w:rPr>
          <w:sz w:val="20"/>
        </w:rPr>
        <w:t xml:space="preserve">Keywords: </w:t>
      </w:r>
      <w:r w:rsidR="00B73FB4" w:rsidRPr="004F7309">
        <w:rPr>
          <w:sz w:val="20"/>
        </w:rPr>
        <w:t>contemporary art, conservation, artists’ interview, database</w:t>
      </w:r>
      <w:r w:rsidR="00130E76" w:rsidRPr="004F7309">
        <w:rPr>
          <w:sz w:val="20"/>
        </w:rPr>
        <w:t>.</w:t>
      </w:r>
    </w:p>
    <w:p w14:paraId="52657364" w14:textId="77777777" w:rsidR="00304499" w:rsidRPr="000678C7" w:rsidRDefault="00304499" w:rsidP="00130E76">
      <w:pPr>
        <w:pStyle w:val="KeywordsText"/>
        <w:rPr>
          <w:sz w:val="20"/>
        </w:rPr>
      </w:pPr>
    </w:p>
    <w:p w14:paraId="1DEC0D49" w14:textId="77777777" w:rsidR="00304499" w:rsidRPr="000678C7" w:rsidRDefault="00304499" w:rsidP="00130E76">
      <w:pPr>
        <w:spacing w:line="360" w:lineRule="auto"/>
        <w:rPr>
          <w:rFonts w:ascii="Times New Roman" w:hAnsi="Times New Roman" w:cs="Times New Roman"/>
          <w:b/>
          <w:i/>
          <w:sz w:val="20"/>
          <w:szCs w:val="20"/>
          <w:lang w:val="en-US"/>
        </w:rPr>
      </w:pPr>
    </w:p>
    <w:p w14:paraId="5B102FE2" w14:textId="1B579BC4" w:rsidR="00130E76" w:rsidRPr="00AB7B92" w:rsidRDefault="00FA49C5" w:rsidP="00130E76">
      <w:pPr>
        <w:spacing w:line="360" w:lineRule="auto"/>
        <w:rPr>
          <w:rFonts w:ascii="Times New Roman" w:hAnsi="Times New Roman" w:cs="Times New Roman"/>
          <w:b/>
        </w:rPr>
      </w:pPr>
      <w:r w:rsidRPr="00AB7B92">
        <w:rPr>
          <w:rFonts w:ascii="Times New Roman" w:hAnsi="Times New Roman" w:cs="Times New Roman"/>
          <w:b/>
        </w:rPr>
        <w:t>Antecedentes</w:t>
      </w:r>
      <w:r w:rsidR="004F7309">
        <w:rPr>
          <w:rFonts w:ascii="Times New Roman" w:hAnsi="Times New Roman" w:cs="Times New Roman"/>
          <w:b/>
        </w:rPr>
        <w:t xml:space="preserve"> en la conservación de arte contemporáneo</w:t>
      </w:r>
      <w:r w:rsidR="00130E76" w:rsidRPr="00AB7B92">
        <w:rPr>
          <w:rFonts w:ascii="Times New Roman" w:hAnsi="Times New Roman" w:cs="Times New Roman"/>
          <w:b/>
        </w:rPr>
        <w:t>.</w:t>
      </w:r>
    </w:p>
    <w:p w14:paraId="022F6E04" w14:textId="142E5527" w:rsidR="001A6B63" w:rsidRDefault="004308B1" w:rsidP="00130E76">
      <w:pPr>
        <w:spacing w:line="360" w:lineRule="auto"/>
        <w:rPr>
          <w:rFonts w:ascii="Times New Roman" w:hAnsi="Times New Roman" w:cs="Times New Roman"/>
          <w:bCs/>
        </w:rPr>
      </w:pPr>
      <w:r w:rsidRPr="004308B1">
        <w:rPr>
          <w:rFonts w:ascii="Times New Roman" w:hAnsi="Times New Roman" w:cs="Times New Roman"/>
          <w:bCs/>
        </w:rPr>
        <w:t xml:space="preserve">La complejidad que el arte contemporáneo ha alcanzado </w:t>
      </w:r>
      <w:r>
        <w:rPr>
          <w:rFonts w:ascii="Times New Roman" w:hAnsi="Times New Roman" w:cs="Times New Roman"/>
          <w:bCs/>
        </w:rPr>
        <w:t xml:space="preserve">a diferentes niveles </w:t>
      </w:r>
      <w:r w:rsidR="00214F7F">
        <w:rPr>
          <w:rFonts w:ascii="Times New Roman" w:hAnsi="Times New Roman" w:cs="Times New Roman"/>
          <w:bCs/>
        </w:rPr>
        <w:t>en</w:t>
      </w:r>
      <w:r w:rsidRPr="004308B1">
        <w:rPr>
          <w:rFonts w:ascii="Times New Roman" w:hAnsi="Times New Roman" w:cs="Times New Roman"/>
          <w:bCs/>
        </w:rPr>
        <w:t xml:space="preserve"> el siglo </w:t>
      </w:r>
      <w:r w:rsidR="00A065C4" w:rsidRPr="004308B1">
        <w:rPr>
          <w:rFonts w:ascii="Times New Roman" w:hAnsi="Times New Roman" w:cs="Times New Roman"/>
          <w:bCs/>
        </w:rPr>
        <w:t>XXI</w:t>
      </w:r>
      <w:r>
        <w:rPr>
          <w:rFonts w:ascii="Times New Roman" w:hAnsi="Times New Roman" w:cs="Times New Roman"/>
          <w:bCs/>
        </w:rPr>
        <w:t xml:space="preserve"> ha supuesto un gran reto para la conservación y la restauración de los bienes culturales, </w:t>
      </w:r>
      <w:r w:rsidR="00CF4684">
        <w:rPr>
          <w:rFonts w:ascii="Times New Roman" w:hAnsi="Times New Roman" w:cs="Times New Roman"/>
          <w:bCs/>
        </w:rPr>
        <w:t xml:space="preserve">una disciplina </w:t>
      </w:r>
      <w:r w:rsidR="00097516">
        <w:rPr>
          <w:rFonts w:ascii="Times New Roman" w:hAnsi="Times New Roman" w:cs="Times New Roman"/>
          <w:bCs/>
        </w:rPr>
        <w:t xml:space="preserve">tradicionalmente </w:t>
      </w:r>
      <w:r w:rsidR="00CF4684">
        <w:rPr>
          <w:rFonts w:ascii="Times New Roman" w:hAnsi="Times New Roman" w:cs="Times New Roman"/>
          <w:bCs/>
        </w:rPr>
        <w:t xml:space="preserve">acomodada </w:t>
      </w:r>
      <w:r>
        <w:rPr>
          <w:rFonts w:ascii="Times New Roman" w:hAnsi="Times New Roman" w:cs="Times New Roman"/>
          <w:bCs/>
        </w:rPr>
        <w:t xml:space="preserve">en </w:t>
      </w:r>
      <w:r w:rsidR="00CF4684">
        <w:rPr>
          <w:rFonts w:ascii="Times New Roman" w:hAnsi="Times New Roman" w:cs="Times New Roman"/>
          <w:bCs/>
        </w:rPr>
        <w:t xml:space="preserve">teorías y criterios </w:t>
      </w:r>
      <w:r w:rsidR="00097516">
        <w:rPr>
          <w:rFonts w:ascii="Times New Roman" w:hAnsi="Times New Roman" w:cs="Times New Roman"/>
          <w:bCs/>
        </w:rPr>
        <w:t>ortodoxos</w:t>
      </w:r>
      <w:r w:rsidR="001A6B63">
        <w:rPr>
          <w:rFonts w:ascii="Times New Roman" w:hAnsi="Times New Roman" w:cs="Times New Roman"/>
          <w:bCs/>
        </w:rPr>
        <w:t xml:space="preserve"> </w:t>
      </w:r>
      <w:r w:rsidR="006E3B77">
        <w:rPr>
          <w:rFonts w:ascii="Times New Roman" w:hAnsi="Times New Roman" w:cs="Times New Roman"/>
          <w:bCs/>
        </w:rPr>
        <w:t>que</w:t>
      </w:r>
      <w:r w:rsidR="001A6B63">
        <w:rPr>
          <w:rFonts w:ascii="Times New Roman" w:hAnsi="Times New Roman" w:cs="Times New Roman"/>
          <w:bCs/>
        </w:rPr>
        <w:t>,</w:t>
      </w:r>
      <w:r w:rsidR="006E3B77">
        <w:rPr>
          <w:rFonts w:ascii="Times New Roman" w:hAnsi="Times New Roman" w:cs="Times New Roman"/>
          <w:bCs/>
        </w:rPr>
        <w:t xml:space="preserve"> </w:t>
      </w:r>
      <w:r w:rsidR="001A6B63">
        <w:rPr>
          <w:rFonts w:ascii="Times New Roman" w:hAnsi="Times New Roman" w:cs="Times New Roman"/>
          <w:bCs/>
        </w:rPr>
        <w:t xml:space="preserve">incluso </w:t>
      </w:r>
      <w:r w:rsidR="00202A7F">
        <w:rPr>
          <w:rFonts w:ascii="Times New Roman" w:hAnsi="Times New Roman" w:cs="Times New Roman"/>
          <w:bCs/>
        </w:rPr>
        <w:t>hoy en día</w:t>
      </w:r>
      <w:r w:rsidR="00566C30">
        <w:rPr>
          <w:rFonts w:ascii="Times New Roman" w:hAnsi="Times New Roman" w:cs="Times New Roman"/>
          <w:bCs/>
        </w:rPr>
        <w:t>,</w:t>
      </w:r>
      <w:r w:rsidR="006E3B77">
        <w:rPr>
          <w:rFonts w:ascii="Times New Roman" w:hAnsi="Times New Roman" w:cs="Times New Roman"/>
          <w:bCs/>
        </w:rPr>
        <w:t xml:space="preserve"> </w:t>
      </w:r>
      <w:r w:rsidR="00214F7F">
        <w:rPr>
          <w:rFonts w:ascii="Times New Roman" w:hAnsi="Times New Roman" w:cs="Times New Roman"/>
          <w:bCs/>
        </w:rPr>
        <w:t>pueden resultar</w:t>
      </w:r>
      <w:r w:rsidR="006E3B77">
        <w:rPr>
          <w:rFonts w:ascii="Times New Roman" w:hAnsi="Times New Roman" w:cs="Times New Roman"/>
          <w:bCs/>
        </w:rPr>
        <w:t xml:space="preserve"> obsoletos para un adecuado</w:t>
      </w:r>
      <w:r w:rsidR="00CF4684">
        <w:rPr>
          <w:rFonts w:ascii="Times New Roman" w:hAnsi="Times New Roman" w:cs="Times New Roman"/>
          <w:bCs/>
        </w:rPr>
        <w:t xml:space="preserve"> </w:t>
      </w:r>
      <w:r w:rsidR="006E3B77">
        <w:rPr>
          <w:rFonts w:ascii="Times New Roman" w:hAnsi="Times New Roman" w:cs="Times New Roman"/>
          <w:bCs/>
        </w:rPr>
        <w:t>desempeño</w:t>
      </w:r>
      <w:r w:rsidR="00CF4684">
        <w:rPr>
          <w:rFonts w:ascii="Times New Roman" w:hAnsi="Times New Roman" w:cs="Times New Roman"/>
          <w:bCs/>
        </w:rPr>
        <w:t xml:space="preserve"> </w:t>
      </w:r>
      <w:r w:rsidR="006E3B77">
        <w:rPr>
          <w:rFonts w:ascii="Times New Roman" w:hAnsi="Times New Roman" w:cs="Times New Roman"/>
          <w:bCs/>
        </w:rPr>
        <w:t xml:space="preserve">de la </w:t>
      </w:r>
      <w:r w:rsidR="00214F7F">
        <w:rPr>
          <w:rFonts w:ascii="Times New Roman" w:hAnsi="Times New Roman" w:cs="Times New Roman"/>
          <w:bCs/>
        </w:rPr>
        <w:t>práctica</w:t>
      </w:r>
      <w:r w:rsidR="006E3B77">
        <w:rPr>
          <w:rFonts w:ascii="Times New Roman" w:hAnsi="Times New Roman" w:cs="Times New Roman"/>
          <w:bCs/>
        </w:rPr>
        <w:t xml:space="preserve"> profesional</w:t>
      </w:r>
      <w:r w:rsidR="00097516">
        <w:rPr>
          <w:rFonts w:ascii="Times New Roman" w:hAnsi="Times New Roman" w:cs="Times New Roman"/>
          <w:bCs/>
        </w:rPr>
        <w:t>.</w:t>
      </w:r>
      <w:r w:rsidR="00CB741A">
        <w:rPr>
          <w:rFonts w:ascii="Times New Roman" w:hAnsi="Times New Roman" w:cs="Times New Roman"/>
          <w:bCs/>
        </w:rPr>
        <w:t xml:space="preserve"> </w:t>
      </w:r>
      <w:r w:rsidR="00CB741A" w:rsidRPr="00CB741A">
        <w:rPr>
          <w:rFonts w:ascii="Times New Roman" w:hAnsi="Times New Roman" w:cs="Times New Roman"/>
          <w:bCs/>
        </w:rPr>
        <w:t xml:space="preserve">Esto ha </w:t>
      </w:r>
      <w:r w:rsidR="00CB741A">
        <w:rPr>
          <w:rFonts w:ascii="Times New Roman" w:hAnsi="Times New Roman" w:cs="Times New Roman"/>
          <w:bCs/>
        </w:rPr>
        <w:t xml:space="preserve">ido </w:t>
      </w:r>
      <w:r w:rsidR="00CB741A" w:rsidRPr="00CB741A">
        <w:rPr>
          <w:rFonts w:ascii="Times New Roman" w:hAnsi="Times New Roman" w:cs="Times New Roman"/>
          <w:bCs/>
        </w:rPr>
        <w:t xml:space="preserve">generado diferentes propuestas basadas en la </w:t>
      </w:r>
      <w:r w:rsidR="00CB741A" w:rsidRPr="00CB741A">
        <w:rPr>
          <w:rFonts w:ascii="Times New Roman" w:hAnsi="Times New Roman" w:cs="Times New Roman"/>
          <w:bCs/>
        </w:rPr>
        <w:lastRenderedPageBreak/>
        <w:t>documentación y el registro por parte de la historiografía de</w:t>
      </w:r>
      <w:r w:rsidR="00CB741A">
        <w:rPr>
          <w:rFonts w:ascii="Times New Roman" w:hAnsi="Times New Roman" w:cs="Times New Roman"/>
          <w:bCs/>
        </w:rPr>
        <w:t>l</w:t>
      </w:r>
      <w:r w:rsidR="00CB741A" w:rsidRPr="00CB741A">
        <w:rPr>
          <w:rFonts w:ascii="Times New Roman" w:hAnsi="Times New Roman" w:cs="Times New Roman"/>
          <w:bCs/>
        </w:rPr>
        <w:t xml:space="preserve"> arte y la conservación, </w:t>
      </w:r>
      <w:r w:rsidR="00566C30">
        <w:rPr>
          <w:rFonts w:ascii="Times New Roman" w:hAnsi="Times New Roman" w:cs="Times New Roman"/>
          <w:bCs/>
        </w:rPr>
        <w:t>y también</w:t>
      </w:r>
      <w:r w:rsidR="00CB741A" w:rsidRPr="00CB741A">
        <w:rPr>
          <w:rFonts w:ascii="Times New Roman" w:hAnsi="Times New Roman" w:cs="Times New Roman"/>
          <w:bCs/>
        </w:rPr>
        <w:t xml:space="preserve"> por parte de los artistas, interesados en velar por su propia producción. En este contexto, la presencia cada vez mayor del arte </w:t>
      </w:r>
      <w:r w:rsidR="00CB741A" w:rsidRPr="00CB741A">
        <w:rPr>
          <w:rFonts w:ascii="Times New Roman" w:hAnsi="Times New Roman" w:cs="Times New Roman"/>
          <w:bCs/>
          <w:i/>
          <w:iCs/>
        </w:rPr>
        <w:t>no convencional</w:t>
      </w:r>
      <w:r w:rsidR="00CB741A" w:rsidRPr="00CB741A">
        <w:rPr>
          <w:rFonts w:ascii="Times New Roman" w:hAnsi="Times New Roman" w:cs="Times New Roman"/>
          <w:bCs/>
        </w:rPr>
        <w:t xml:space="preserve"> en colecciones museísticas, ha generado proyectos variados para el registro de los artistas y sus obras con fines de investigación y conservación.</w:t>
      </w:r>
    </w:p>
    <w:p w14:paraId="73BA48EE" w14:textId="40081859" w:rsidR="00F03B15" w:rsidRPr="00827D82" w:rsidRDefault="001B7E12" w:rsidP="00130E76">
      <w:pPr>
        <w:spacing w:line="360" w:lineRule="auto"/>
        <w:rPr>
          <w:rFonts w:ascii="Times New Roman" w:hAnsi="Times New Roman" w:cs="Times New Roman"/>
          <w:bCs/>
        </w:rPr>
      </w:pPr>
      <w:r>
        <w:rPr>
          <w:rFonts w:ascii="Times New Roman" w:hAnsi="Times New Roman" w:cs="Times New Roman"/>
          <w:bCs/>
        </w:rPr>
        <w:t xml:space="preserve">El arte </w:t>
      </w:r>
      <w:r w:rsidRPr="00A2430D">
        <w:rPr>
          <w:rFonts w:ascii="Times New Roman" w:eastAsia="Arial" w:hAnsi="Times New Roman" w:cs="Times New Roman"/>
        </w:rPr>
        <w:t>contemporáneo como una definició</w:t>
      </w:r>
      <w:r>
        <w:rPr>
          <w:rFonts w:ascii="Times New Roman" w:eastAsia="Arial" w:hAnsi="Times New Roman" w:cs="Times New Roman"/>
        </w:rPr>
        <w:t>n estricta, se refiere a todas las expresiones artísticas producidas</w:t>
      </w:r>
      <w:r w:rsidRPr="00A2430D">
        <w:rPr>
          <w:rFonts w:ascii="Times New Roman" w:eastAsia="Arial" w:hAnsi="Times New Roman" w:cs="Times New Roman"/>
        </w:rPr>
        <w:t xml:space="preserve"> en la actualidad</w:t>
      </w:r>
      <w:r w:rsidR="00214F7F">
        <w:rPr>
          <w:rFonts w:ascii="Times New Roman" w:eastAsia="Arial" w:hAnsi="Times New Roman" w:cs="Times New Roman"/>
        </w:rPr>
        <w:t xml:space="preserve">, aunque </w:t>
      </w:r>
      <w:r w:rsidR="00214F7F" w:rsidRPr="00214F7F">
        <w:rPr>
          <w:rFonts w:ascii="Times New Roman" w:eastAsia="Arial" w:hAnsi="Times New Roman" w:cs="Times New Roman"/>
        </w:rPr>
        <w:t>de fondo</w:t>
      </w:r>
      <w:r w:rsidR="009C47EE">
        <w:rPr>
          <w:rFonts w:ascii="Times New Roman" w:eastAsia="Arial" w:hAnsi="Times New Roman" w:cs="Times New Roman"/>
        </w:rPr>
        <w:t>,</w:t>
      </w:r>
      <w:r w:rsidR="00214F7F" w:rsidRPr="00214F7F">
        <w:rPr>
          <w:rFonts w:ascii="Times New Roman" w:eastAsia="Arial" w:hAnsi="Times New Roman" w:cs="Times New Roman"/>
        </w:rPr>
        <w:t xml:space="preserve"> va mucho más allá de </w:t>
      </w:r>
      <w:r w:rsidR="009C47EE">
        <w:rPr>
          <w:rFonts w:ascii="Times New Roman" w:eastAsia="Arial" w:hAnsi="Times New Roman" w:cs="Times New Roman"/>
        </w:rPr>
        <w:t>encuadrar</w:t>
      </w:r>
      <w:r w:rsidR="00A3069E">
        <w:rPr>
          <w:rFonts w:ascii="Times New Roman" w:eastAsia="Arial" w:hAnsi="Times New Roman" w:cs="Times New Roman"/>
        </w:rPr>
        <w:t>se</w:t>
      </w:r>
      <w:r w:rsidR="00214F7F" w:rsidRPr="00214F7F">
        <w:rPr>
          <w:rFonts w:ascii="Times New Roman" w:eastAsia="Arial" w:hAnsi="Times New Roman" w:cs="Times New Roman"/>
        </w:rPr>
        <w:t xml:space="preserve"> </w:t>
      </w:r>
      <w:r w:rsidR="009C47EE">
        <w:rPr>
          <w:rFonts w:ascii="Times New Roman" w:eastAsia="Arial" w:hAnsi="Times New Roman" w:cs="Times New Roman"/>
        </w:rPr>
        <w:t>en esta idea</w:t>
      </w:r>
      <w:r w:rsidR="00214F7F" w:rsidRPr="00214F7F">
        <w:rPr>
          <w:rFonts w:ascii="Times New Roman" w:eastAsia="Arial" w:hAnsi="Times New Roman" w:cs="Times New Roman"/>
        </w:rPr>
        <w:t xml:space="preserve">. No tiene una </w:t>
      </w:r>
      <w:r w:rsidR="00202A7F" w:rsidRPr="00214F7F">
        <w:rPr>
          <w:rFonts w:ascii="Times New Roman" w:eastAsia="Arial" w:hAnsi="Times New Roman" w:cs="Times New Roman"/>
        </w:rPr>
        <w:t>enunciación</w:t>
      </w:r>
      <w:r w:rsidR="00214F7F" w:rsidRPr="00214F7F">
        <w:rPr>
          <w:rFonts w:ascii="Times New Roman" w:eastAsia="Arial" w:hAnsi="Times New Roman" w:cs="Times New Roman"/>
        </w:rPr>
        <w:t xml:space="preserve"> única, requiere de distintos métodos para su comprensión, los territorios que abarca son muy extensos y si </w:t>
      </w:r>
      <w:del w:id="1" w:author="Autor">
        <w:r w:rsidR="00214F7F" w:rsidRPr="008D5992" w:rsidDel="00CE0698">
          <w:rPr>
            <w:rFonts w:ascii="Times New Roman" w:eastAsia="Arial" w:hAnsi="Times New Roman" w:cs="Times New Roman"/>
            <w:highlight w:val="yellow"/>
          </w:rPr>
          <w:delText>tuviéramos</w:delText>
        </w:r>
        <w:r w:rsidR="00214F7F" w:rsidRPr="00214F7F" w:rsidDel="00CE0698">
          <w:rPr>
            <w:rFonts w:ascii="Times New Roman" w:eastAsia="Arial" w:hAnsi="Times New Roman" w:cs="Times New Roman"/>
          </w:rPr>
          <w:delText xml:space="preserve"> </w:delText>
        </w:r>
      </w:del>
      <w:ins w:id="2" w:author="Autor">
        <w:r w:rsidR="00CE0698">
          <w:rPr>
            <w:rFonts w:ascii="Times New Roman" w:eastAsia="Arial" w:hAnsi="Times New Roman" w:cs="Times New Roman"/>
          </w:rPr>
          <w:t>se pensara como</w:t>
        </w:r>
        <w:r w:rsidR="00CE0698" w:rsidRPr="00214F7F">
          <w:rPr>
            <w:rFonts w:ascii="Times New Roman" w:eastAsia="Arial" w:hAnsi="Times New Roman" w:cs="Times New Roman"/>
          </w:rPr>
          <w:t xml:space="preserve"> </w:t>
        </w:r>
      </w:ins>
      <w:r w:rsidR="00214F7F" w:rsidRPr="00214F7F">
        <w:rPr>
          <w:rFonts w:ascii="Times New Roman" w:eastAsia="Arial" w:hAnsi="Times New Roman" w:cs="Times New Roman"/>
        </w:rPr>
        <w:t xml:space="preserve">una definición universal, </w:t>
      </w:r>
      <w:ins w:id="3" w:author="Autor">
        <w:r w:rsidR="00CE0698">
          <w:rPr>
            <w:rFonts w:ascii="Times New Roman" w:eastAsia="Arial" w:hAnsi="Times New Roman" w:cs="Times New Roman"/>
          </w:rPr>
          <w:t xml:space="preserve">estaría </w:t>
        </w:r>
      </w:ins>
      <w:commentRangeStart w:id="4"/>
      <w:del w:id="5" w:author="Autor">
        <w:r w:rsidR="00214F7F" w:rsidRPr="008D5992" w:rsidDel="00CE0698">
          <w:rPr>
            <w:rFonts w:ascii="Times New Roman" w:eastAsia="Arial" w:hAnsi="Times New Roman" w:cs="Times New Roman"/>
            <w:highlight w:val="yellow"/>
          </w:rPr>
          <w:delText>estaríamos</w:delText>
        </w:r>
        <w:r w:rsidR="00214F7F" w:rsidRPr="00214F7F" w:rsidDel="00CE0698">
          <w:rPr>
            <w:rFonts w:ascii="Times New Roman" w:eastAsia="Arial" w:hAnsi="Times New Roman" w:cs="Times New Roman"/>
          </w:rPr>
          <w:delText xml:space="preserve"> </w:delText>
        </w:r>
      </w:del>
      <w:r w:rsidR="00214F7F" w:rsidRPr="00214F7F">
        <w:rPr>
          <w:rFonts w:ascii="Times New Roman" w:eastAsia="Arial" w:hAnsi="Times New Roman" w:cs="Times New Roman"/>
        </w:rPr>
        <w:t>equivocad</w:t>
      </w:r>
      <w:ins w:id="6" w:author="Autor">
        <w:r w:rsidR="00CE0698">
          <w:rPr>
            <w:rFonts w:ascii="Times New Roman" w:eastAsia="Arial" w:hAnsi="Times New Roman" w:cs="Times New Roman"/>
          </w:rPr>
          <w:t>a</w:t>
        </w:r>
        <w:commentRangeEnd w:id="4"/>
        <w:r w:rsidR="00CE0698">
          <w:rPr>
            <w:rStyle w:val="Refdecomentario"/>
          </w:rPr>
          <w:commentReference w:id="4"/>
        </w:r>
      </w:ins>
      <w:del w:id="7" w:author="Autor">
        <w:r w:rsidR="00214F7F" w:rsidRPr="00214F7F" w:rsidDel="00CE0698">
          <w:rPr>
            <w:rFonts w:ascii="Times New Roman" w:eastAsia="Arial" w:hAnsi="Times New Roman" w:cs="Times New Roman"/>
          </w:rPr>
          <w:delText>os</w:delText>
        </w:r>
      </w:del>
      <w:r w:rsidR="00F03B15">
        <w:rPr>
          <w:rFonts w:ascii="Times New Roman" w:eastAsia="Arial" w:hAnsi="Times New Roman" w:cs="Times New Roman"/>
        </w:rPr>
        <w:t>:</w:t>
      </w:r>
    </w:p>
    <w:p w14:paraId="286B2BBA" w14:textId="1EF83AAE" w:rsidR="00130E76" w:rsidRDefault="00F03B15" w:rsidP="00F03B15">
      <w:pPr>
        <w:spacing w:line="360" w:lineRule="auto"/>
        <w:ind w:left="720"/>
        <w:rPr>
          <w:rFonts w:ascii="Times New Roman" w:eastAsia="Arial" w:hAnsi="Times New Roman" w:cs="Times New Roman"/>
        </w:rPr>
      </w:pPr>
      <w:r>
        <w:rPr>
          <w:rFonts w:ascii="Times New Roman" w:eastAsia="Arial" w:hAnsi="Times New Roman" w:cs="Times New Roman"/>
        </w:rPr>
        <w:t>“</w:t>
      </w:r>
      <w:r w:rsidRPr="00F03B15">
        <w:rPr>
          <w:rFonts w:ascii="Times New Roman" w:eastAsia="Arial" w:hAnsi="Times New Roman" w:cs="Times New Roman"/>
        </w:rPr>
        <w:t>Por arte contemporáneo se ha entendido históricamente el arte produ</w:t>
      </w:r>
      <w:r>
        <w:rPr>
          <w:rFonts w:ascii="Times New Roman" w:eastAsia="Arial" w:hAnsi="Times New Roman" w:cs="Times New Roman"/>
        </w:rPr>
        <w:t>cido en el mo</w:t>
      </w:r>
      <w:r>
        <w:rPr>
          <w:rFonts w:ascii="Times New Roman" w:eastAsia="Arial" w:hAnsi="Times New Roman" w:cs="Times New Roman"/>
        </w:rPr>
        <w:softHyphen/>
        <w:t xml:space="preserve">mento que se está </w:t>
      </w:r>
      <w:r w:rsidRPr="00F03B15">
        <w:rPr>
          <w:rFonts w:ascii="Times New Roman" w:eastAsia="Arial" w:hAnsi="Times New Roman" w:cs="Times New Roman"/>
        </w:rPr>
        <w:t>considerando, pero en la actualidad la denominación se aplica más concre</w:t>
      </w:r>
      <w:r>
        <w:rPr>
          <w:rFonts w:ascii="Times New Roman" w:eastAsia="Arial" w:hAnsi="Times New Roman" w:cs="Times New Roman"/>
        </w:rPr>
        <w:t xml:space="preserve">tamente a un tipo de arte cuyos </w:t>
      </w:r>
      <w:r w:rsidRPr="00F03B15">
        <w:rPr>
          <w:rFonts w:ascii="Times New Roman" w:eastAsia="Arial" w:hAnsi="Times New Roman" w:cs="Times New Roman"/>
        </w:rPr>
        <w:t>propósitos, a diferencia de los del arte moderno que lo precedió cronológicamente, es</w:t>
      </w:r>
      <w:r>
        <w:rPr>
          <w:rFonts w:ascii="Times New Roman" w:eastAsia="Arial" w:hAnsi="Times New Roman" w:cs="Times New Roman"/>
        </w:rPr>
        <w:t xml:space="preserve">tán en sintonía con las </w:t>
      </w:r>
      <w:r w:rsidRPr="00F03B15">
        <w:rPr>
          <w:rFonts w:ascii="Times New Roman" w:eastAsia="Arial" w:hAnsi="Times New Roman" w:cs="Times New Roman"/>
        </w:rPr>
        <w:t xml:space="preserve">prioridades de un mundo globalizado por vía de las recientes tecnologías y de </w:t>
      </w:r>
      <w:r>
        <w:rPr>
          <w:rFonts w:ascii="Times New Roman" w:eastAsia="Arial" w:hAnsi="Times New Roman" w:cs="Times New Roman"/>
        </w:rPr>
        <w:t>las teorías neolibera</w:t>
      </w:r>
      <w:r>
        <w:rPr>
          <w:rFonts w:ascii="Times New Roman" w:eastAsia="Arial" w:hAnsi="Times New Roman" w:cs="Times New Roman"/>
        </w:rPr>
        <w:softHyphen/>
        <w:t xml:space="preserve">les de la </w:t>
      </w:r>
      <w:r w:rsidRPr="00F03B15">
        <w:rPr>
          <w:rFonts w:ascii="Times New Roman" w:eastAsia="Arial" w:hAnsi="Times New Roman" w:cs="Times New Roman"/>
        </w:rPr>
        <w:t>economía, es decir, del libre mercado.</w:t>
      </w:r>
      <w:r>
        <w:rPr>
          <w:rFonts w:ascii="Times New Roman" w:eastAsia="Arial" w:hAnsi="Times New Roman" w:cs="Times New Roman"/>
        </w:rPr>
        <w:t xml:space="preserve">” </w:t>
      </w:r>
      <w:sdt>
        <w:sdtPr>
          <w:rPr>
            <w:rFonts w:ascii="Times New Roman" w:eastAsia="Arial" w:hAnsi="Times New Roman" w:cs="Times New Roman"/>
          </w:rPr>
          <w:id w:val="-1123452615"/>
          <w:citation/>
        </w:sdtPr>
        <w:sdtEndPr/>
        <w:sdtContent>
          <w:r>
            <w:rPr>
              <w:rFonts w:ascii="Times New Roman" w:eastAsia="Arial" w:hAnsi="Times New Roman" w:cs="Times New Roman"/>
            </w:rPr>
            <w:fldChar w:fldCharType="begin"/>
          </w:r>
          <w:r>
            <w:rPr>
              <w:rFonts w:ascii="Times New Roman" w:eastAsia="Arial" w:hAnsi="Times New Roman" w:cs="Times New Roman"/>
            </w:rPr>
            <w:instrText xml:space="preserve"> CITATION Ser14 \l 2058 </w:instrText>
          </w:r>
          <w:r>
            <w:rPr>
              <w:rFonts w:ascii="Times New Roman" w:eastAsia="Arial" w:hAnsi="Times New Roman" w:cs="Times New Roman"/>
            </w:rPr>
            <w:fldChar w:fldCharType="separate"/>
          </w:r>
          <w:r w:rsidR="00F33FB3" w:rsidRPr="00F33FB3">
            <w:rPr>
              <w:rFonts w:ascii="Times New Roman" w:eastAsia="Arial" w:hAnsi="Times New Roman" w:cs="Times New Roman"/>
              <w:noProof/>
            </w:rPr>
            <w:t>(Serrano, 2014)</w:t>
          </w:r>
          <w:r>
            <w:rPr>
              <w:rFonts w:ascii="Times New Roman" w:eastAsia="Arial" w:hAnsi="Times New Roman" w:cs="Times New Roman"/>
            </w:rPr>
            <w:fldChar w:fldCharType="end"/>
          </w:r>
        </w:sdtContent>
      </w:sdt>
    </w:p>
    <w:p w14:paraId="5D1F9196" w14:textId="0070BDFE" w:rsidR="001A6B63" w:rsidRDefault="00F14E2F" w:rsidP="00F03B15">
      <w:pPr>
        <w:spacing w:line="360" w:lineRule="auto"/>
        <w:rPr>
          <w:rFonts w:ascii="Times New Roman" w:eastAsia="Arial" w:hAnsi="Times New Roman" w:cs="Times New Roman"/>
        </w:rPr>
      </w:pPr>
      <w:r w:rsidRPr="00203562">
        <w:rPr>
          <w:rFonts w:ascii="Times New Roman" w:eastAsia="Arial" w:hAnsi="Times New Roman" w:cs="Times New Roman"/>
        </w:rPr>
        <w:t xml:space="preserve">Bajo esta </w:t>
      </w:r>
      <w:r w:rsidR="00203562" w:rsidRPr="00203562">
        <w:rPr>
          <w:rFonts w:ascii="Times New Roman" w:eastAsia="Arial" w:hAnsi="Times New Roman" w:cs="Times New Roman"/>
        </w:rPr>
        <w:t>concepc</w:t>
      </w:r>
      <w:r w:rsidRPr="00203562">
        <w:rPr>
          <w:rFonts w:ascii="Times New Roman" w:eastAsia="Arial" w:hAnsi="Times New Roman" w:cs="Times New Roman"/>
        </w:rPr>
        <w:t xml:space="preserve">ión del </w:t>
      </w:r>
      <w:r w:rsidRPr="00F46B52">
        <w:rPr>
          <w:rFonts w:ascii="Times New Roman" w:eastAsia="Arial" w:hAnsi="Times New Roman" w:cs="Times New Roman"/>
        </w:rPr>
        <w:t>término</w:t>
      </w:r>
      <w:r>
        <w:rPr>
          <w:rFonts w:ascii="Times New Roman" w:eastAsia="Arial" w:hAnsi="Times New Roman" w:cs="Times New Roman"/>
        </w:rPr>
        <w:t xml:space="preserve"> pueden englobarse múltiples manifestaciones artísticas que van desde </w:t>
      </w:r>
      <w:r w:rsidR="00980D20">
        <w:rPr>
          <w:rFonts w:ascii="Times New Roman" w:eastAsia="Arial" w:hAnsi="Times New Roman" w:cs="Times New Roman"/>
        </w:rPr>
        <w:t>aquel</w:t>
      </w:r>
      <w:r>
        <w:rPr>
          <w:rFonts w:ascii="Times New Roman" w:eastAsia="Arial" w:hAnsi="Times New Roman" w:cs="Times New Roman"/>
        </w:rPr>
        <w:t xml:space="preserve">las realizadas </w:t>
      </w:r>
      <w:r w:rsidR="00980D20">
        <w:rPr>
          <w:rFonts w:ascii="Times New Roman" w:eastAsia="Arial" w:hAnsi="Times New Roman" w:cs="Times New Roman"/>
        </w:rPr>
        <w:t xml:space="preserve">en los </w:t>
      </w:r>
      <w:r>
        <w:rPr>
          <w:rFonts w:ascii="Times New Roman" w:eastAsia="Arial" w:hAnsi="Times New Roman" w:cs="Times New Roman"/>
        </w:rPr>
        <w:t>formatos más tradicionales e icónicos, como la pintura de caballete o la escultura</w:t>
      </w:r>
      <w:r w:rsidR="00AB7B92">
        <w:rPr>
          <w:rFonts w:ascii="Times New Roman" w:eastAsia="Arial" w:hAnsi="Times New Roman" w:cs="Times New Roman"/>
        </w:rPr>
        <w:t xml:space="preserve"> policromada</w:t>
      </w:r>
      <w:r>
        <w:rPr>
          <w:rFonts w:ascii="Times New Roman" w:eastAsia="Arial" w:hAnsi="Times New Roman" w:cs="Times New Roman"/>
        </w:rPr>
        <w:t xml:space="preserve">, hasta </w:t>
      </w:r>
      <w:r w:rsidR="00980D20">
        <w:rPr>
          <w:rFonts w:ascii="Times New Roman" w:eastAsia="Arial" w:hAnsi="Times New Roman" w:cs="Times New Roman"/>
        </w:rPr>
        <w:t xml:space="preserve">las </w:t>
      </w:r>
      <w:r>
        <w:rPr>
          <w:rFonts w:ascii="Times New Roman" w:eastAsia="Arial" w:hAnsi="Times New Roman" w:cs="Times New Roman"/>
        </w:rPr>
        <w:t xml:space="preserve">de carácter más conceptual como el performance, la instalación o el art-media. </w:t>
      </w:r>
      <w:r w:rsidR="00C529B2">
        <w:rPr>
          <w:rFonts w:ascii="Times New Roman" w:eastAsia="Arial" w:hAnsi="Times New Roman" w:cs="Times New Roman"/>
        </w:rPr>
        <w:t xml:space="preserve">Sin duda, el arte contemporáneo se </w:t>
      </w:r>
      <w:r w:rsidR="00203562">
        <w:rPr>
          <w:rFonts w:ascii="Times New Roman" w:eastAsia="Arial" w:hAnsi="Times New Roman" w:cs="Times New Roman"/>
        </w:rPr>
        <w:t xml:space="preserve">ha </w:t>
      </w:r>
      <w:r w:rsidR="00C529B2">
        <w:rPr>
          <w:rFonts w:ascii="Times New Roman" w:eastAsia="Arial" w:hAnsi="Times New Roman" w:cs="Times New Roman"/>
        </w:rPr>
        <w:t xml:space="preserve">caracterizado por la experimentación y la continua búsqueda de nuevos medios de expresión, favoreciendo </w:t>
      </w:r>
      <w:r w:rsidR="009154EB">
        <w:rPr>
          <w:rFonts w:ascii="Times New Roman" w:eastAsia="Arial" w:hAnsi="Times New Roman" w:cs="Times New Roman"/>
        </w:rPr>
        <w:t>un</w:t>
      </w:r>
      <w:r w:rsidR="00C529B2">
        <w:rPr>
          <w:rFonts w:ascii="Times New Roman" w:eastAsia="Arial" w:hAnsi="Times New Roman" w:cs="Times New Roman"/>
        </w:rPr>
        <w:t xml:space="preserve">a diversidad </w:t>
      </w:r>
      <w:r w:rsidR="009154EB">
        <w:rPr>
          <w:rFonts w:ascii="Times New Roman" w:eastAsia="Arial" w:hAnsi="Times New Roman" w:cs="Times New Roman"/>
        </w:rPr>
        <w:t xml:space="preserve">creativa </w:t>
      </w:r>
      <w:r w:rsidR="00C529B2">
        <w:rPr>
          <w:rFonts w:ascii="Times New Roman" w:eastAsia="Arial" w:hAnsi="Times New Roman" w:cs="Times New Roman"/>
        </w:rPr>
        <w:t xml:space="preserve">a nivel </w:t>
      </w:r>
      <w:r w:rsidR="000A1AFC">
        <w:rPr>
          <w:rFonts w:ascii="Times New Roman" w:eastAsia="Arial" w:hAnsi="Times New Roman" w:cs="Times New Roman"/>
        </w:rPr>
        <w:t>técnico y material</w:t>
      </w:r>
      <w:r w:rsidR="00C529B2">
        <w:rPr>
          <w:rFonts w:ascii="Times New Roman" w:eastAsia="Arial" w:hAnsi="Times New Roman" w:cs="Times New Roman"/>
        </w:rPr>
        <w:t xml:space="preserve">, </w:t>
      </w:r>
      <w:r w:rsidR="00724E6F">
        <w:rPr>
          <w:rFonts w:ascii="Times New Roman" w:eastAsia="Arial" w:hAnsi="Times New Roman" w:cs="Times New Roman"/>
        </w:rPr>
        <w:t xml:space="preserve">pero sobre todo a </w:t>
      </w:r>
      <w:r w:rsidR="00C529B2">
        <w:rPr>
          <w:rFonts w:ascii="Times New Roman" w:eastAsia="Arial" w:hAnsi="Times New Roman" w:cs="Times New Roman"/>
        </w:rPr>
        <w:t>nivel conceptual.</w:t>
      </w:r>
      <w:r w:rsidR="009154EB">
        <w:rPr>
          <w:rFonts w:ascii="Times New Roman" w:eastAsia="Arial" w:hAnsi="Times New Roman" w:cs="Times New Roman"/>
        </w:rPr>
        <w:t xml:space="preserve"> </w:t>
      </w:r>
      <w:r w:rsidR="00203562">
        <w:rPr>
          <w:rFonts w:ascii="Times New Roman" w:eastAsia="Arial" w:hAnsi="Times New Roman" w:cs="Times New Roman"/>
        </w:rPr>
        <w:t>Además</w:t>
      </w:r>
      <w:r w:rsidR="00566C30">
        <w:rPr>
          <w:rFonts w:ascii="Times New Roman" w:eastAsia="Arial" w:hAnsi="Times New Roman" w:cs="Times New Roman"/>
        </w:rPr>
        <w:t xml:space="preserve"> de esto</w:t>
      </w:r>
      <w:r w:rsidR="00203562">
        <w:rPr>
          <w:rFonts w:ascii="Times New Roman" w:eastAsia="Arial" w:hAnsi="Times New Roman" w:cs="Times New Roman"/>
        </w:rPr>
        <w:t>, l</w:t>
      </w:r>
      <w:r w:rsidR="00203562" w:rsidRPr="00827D82">
        <w:rPr>
          <w:rFonts w:ascii="Times New Roman" w:eastAsia="Arial" w:hAnsi="Times New Roman" w:cs="Times New Roman"/>
        </w:rPr>
        <w:t>as estrategias de producción artística han evolucionado y cambiado desde el siglo XX</w:t>
      </w:r>
      <w:r w:rsidR="00203562">
        <w:rPr>
          <w:rFonts w:ascii="Times New Roman" w:eastAsia="Arial" w:hAnsi="Times New Roman" w:cs="Times New Roman"/>
        </w:rPr>
        <w:t>,</w:t>
      </w:r>
      <w:r w:rsidR="00203562" w:rsidRPr="00827D82">
        <w:rPr>
          <w:rFonts w:ascii="Times New Roman" w:eastAsia="Arial" w:hAnsi="Times New Roman" w:cs="Times New Roman"/>
        </w:rPr>
        <w:t xml:space="preserve"> </w:t>
      </w:r>
      <w:r w:rsidR="00203562">
        <w:rPr>
          <w:rFonts w:ascii="Times New Roman" w:eastAsia="Arial" w:hAnsi="Times New Roman" w:cs="Times New Roman"/>
        </w:rPr>
        <w:t>especialmente</w:t>
      </w:r>
      <w:r w:rsidR="00203562" w:rsidRPr="00827D82">
        <w:rPr>
          <w:rFonts w:ascii="Times New Roman" w:eastAsia="Arial" w:hAnsi="Times New Roman" w:cs="Times New Roman"/>
        </w:rPr>
        <w:t xml:space="preserve"> a partir de la segunda mitad</w:t>
      </w:r>
      <w:r w:rsidR="00203562">
        <w:rPr>
          <w:rFonts w:ascii="Times New Roman" w:eastAsia="Arial" w:hAnsi="Times New Roman" w:cs="Times New Roman"/>
        </w:rPr>
        <w:t>. L</w:t>
      </w:r>
      <w:r w:rsidR="00203562" w:rsidRPr="00827D82">
        <w:rPr>
          <w:rFonts w:ascii="Times New Roman" w:eastAsia="Arial" w:hAnsi="Times New Roman" w:cs="Times New Roman"/>
        </w:rPr>
        <w:t xml:space="preserve">o anterior lo podemos ejemplificar con los modelos de representación de las artes visuales que actualmente </w:t>
      </w:r>
      <w:r w:rsidR="00203562" w:rsidRPr="009A0DD4">
        <w:rPr>
          <w:rFonts w:ascii="Times New Roman" w:eastAsia="Arial" w:hAnsi="Times New Roman" w:cs="Times New Roman"/>
          <w:rPrChange w:id="8" w:author="Autor">
            <w:rPr>
              <w:rFonts w:ascii="Times New Roman" w:eastAsia="Arial" w:hAnsi="Times New Roman" w:cs="Times New Roman"/>
              <w:highlight w:val="yellow"/>
            </w:rPr>
          </w:rPrChange>
        </w:rPr>
        <w:t xml:space="preserve">no </w:t>
      </w:r>
      <w:del w:id="9" w:author="Autor">
        <w:r w:rsidR="00203562" w:rsidRPr="009A0DD4" w:rsidDel="00CE0698">
          <w:rPr>
            <w:rFonts w:ascii="Times New Roman" w:eastAsia="Arial" w:hAnsi="Times New Roman" w:cs="Times New Roman"/>
            <w:rPrChange w:id="10" w:author="Autor">
              <w:rPr>
                <w:rFonts w:ascii="Times New Roman" w:eastAsia="Arial" w:hAnsi="Times New Roman" w:cs="Times New Roman"/>
                <w:highlight w:val="yellow"/>
              </w:rPr>
            </w:rPrChange>
          </w:rPr>
          <w:delText>son un paradigma por</w:delText>
        </w:r>
      </w:del>
      <w:ins w:id="11" w:author="Autor">
        <w:r w:rsidR="00625988">
          <w:rPr>
            <w:rFonts w:ascii="Times New Roman" w:eastAsia="Arial" w:hAnsi="Times New Roman" w:cs="Times New Roman"/>
          </w:rPr>
          <w:t>son</w:t>
        </w:r>
        <w:r w:rsidR="00CE0698" w:rsidRPr="009A0DD4">
          <w:rPr>
            <w:rFonts w:ascii="Times New Roman" w:eastAsia="Arial" w:hAnsi="Times New Roman" w:cs="Times New Roman"/>
            <w:rPrChange w:id="12" w:author="Autor">
              <w:rPr>
                <w:rFonts w:ascii="Times New Roman" w:eastAsia="Arial" w:hAnsi="Times New Roman" w:cs="Times New Roman"/>
                <w:highlight w:val="yellow"/>
              </w:rPr>
            </w:rPrChange>
          </w:rPr>
          <w:t xml:space="preserve"> </w:t>
        </w:r>
        <w:r w:rsidR="00625988">
          <w:rPr>
            <w:rFonts w:ascii="Times New Roman" w:eastAsia="Arial" w:hAnsi="Times New Roman" w:cs="Times New Roman"/>
          </w:rPr>
          <w:t>el</w:t>
        </w:r>
        <w:r w:rsidR="00CE0698" w:rsidRPr="009A0DD4">
          <w:rPr>
            <w:rFonts w:ascii="Times New Roman" w:eastAsia="Arial" w:hAnsi="Times New Roman" w:cs="Times New Roman"/>
            <w:rPrChange w:id="13" w:author="Autor">
              <w:rPr>
                <w:rFonts w:ascii="Times New Roman" w:eastAsia="Arial" w:hAnsi="Times New Roman" w:cs="Times New Roman"/>
                <w:highlight w:val="yellow"/>
              </w:rPr>
            </w:rPrChange>
          </w:rPr>
          <w:t xml:space="preserve"> paradigma a</w:t>
        </w:r>
      </w:ins>
      <w:r w:rsidR="00203562" w:rsidRPr="009A0DD4">
        <w:rPr>
          <w:rFonts w:ascii="Times New Roman" w:eastAsia="Arial" w:hAnsi="Times New Roman" w:cs="Times New Roman"/>
          <w:rPrChange w:id="14" w:author="Autor">
            <w:rPr>
              <w:rFonts w:ascii="Times New Roman" w:eastAsia="Arial" w:hAnsi="Times New Roman" w:cs="Times New Roman"/>
              <w:highlight w:val="yellow"/>
            </w:rPr>
          </w:rPrChange>
        </w:rPr>
        <w:t xml:space="preserve"> </w:t>
      </w:r>
      <w:commentRangeStart w:id="15"/>
      <w:r w:rsidR="00203562" w:rsidRPr="009A0DD4">
        <w:rPr>
          <w:rFonts w:ascii="Times New Roman" w:eastAsia="Arial" w:hAnsi="Times New Roman" w:cs="Times New Roman"/>
          <w:rPrChange w:id="16" w:author="Autor">
            <w:rPr>
              <w:rFonts w:ascii="Times New Roman" w:eastAsia="Arial" w:hAnsi="Times New Roman" w:cs="Times New Roman"/>
              <w:highlight w:val="yellow"/>
            </w:rPr>
          </w:rPrChange>
        </w:rPr>
        <w:t>seguir</w:t>
      </w:r>
      <w:commentRangeEnd w:id="15"/>
      <w:r w:rsidR="00CE0698">
        <w:rPr>
          <w:rStyle w:val="Refdecomentario"/>
        </w:rPr>
        <w:commentReference w:id="15"/>
      </w:r>
      <w:r w:rsidR="00203562">
        <w:rPr>
          <w:rFonts w:ascii="Times New Roman" w:eastAsia="Arial" w:hAnsi="Times New Roman" w:cs="Times New Roman"/>
        </w:rPr>
        <w:t>,</w:t>
      </w:r>
      <w:r w:rsidR="00203562" w:rsidRPr="00827D82">
        <w:rPr>
          <w:rFonts w:ascii="Times New Roman" w:eastAsia="Arial" w:hAnsi="Times New Roman" w:cs="Times New Roman"/>
        </w:rPr>
        <w:t xml:space="preserve"> </w:t>
      </w:r>
      <w:r w:rsidR="00203562">
        <w:rPr>
          <w:rFonts w:ascii="Times New Roman" w:eastAsia="Arial" w:hAnsi="Times New Roman" w:cs="Times New Roman"/>
        </w:rPr>
        <w:t>ya</w:t>
      </w:r>
      <w:r w:rsidR="00203562" w:rsidRPr="00827D82">
        <w:rPr>
          <w:rFonts w:ascii="Times New Roman" w:eastAsia="Arial" w:hAnsi="Times New Roman" w:cs="Times New Roman"/>
        </w:rPr>
        <w:t xml:space="preserve"> que el mundo contemporáneo ha transformado radicalmente la idea de tiempo</w:t>
      </w:r>
      <w:r w:rsidR="00203562">
        <w:rPr>
          <w:rFonts w:ascii="Times New Roman" w:eastAsia="Arial" w:hAnsi="Times New Roman" w:cs="Times New Roman"/>
        </w:rPr>
        <w:t xml:space="preserve"> y </w:t>
      </w:r>
      <w:r w:rsidR="00203562" w:rsidRPr="00827D82">
        <w:rPr>
          <w:rFonts w:ascii="Times New Roman" w:eastAsia="Arial" w:hAnsi="Times New Roman" w:cs="Times New Roman"/>
        </w:rPr>
        <w:t>espacio</w:t>
      </w:r>
      <w:r w:rsidR="00203562">
        <w:rPr>
          <w:rFonts w:ascii="Times New Roman" w:eastAsia="Arial" w:hAnsi="Times New Roman" w:cs="Times New Roman"/>
        </w:rPr>
        <w:t>,</w:t>
      </w:r>
      <w:r w:rsidR="00203562" w:rsidRPr="00827D82">
        <w:rPr>
          <w:rFonts w:ascii="Times New Roman" w:eastAsia="Arial" w:hAnsi="Times New Roman" w:cs="Times New Roman"/>
        </w:rPr>
        <w:t xml:space="preserve"> m</w:t>
      </w:r>
      <w:r w:rsidR="00203562">
        <w:rPr>
          <w:rFonts w:ascii="Times New Roman" w:eastAsia="Arial" w:hAnsi="Times New Roman" w:cs="Times New Roman"/>
        </w:rPr>
        <w:t>ostrando</w:t>
      </w:r>
      <w:r w:rsidR="00203562" w:rsidRPr="00827D82">
        <w:rPr>
          <w:rFonts w:ascii="Times New Roman" w:eastAsia="Arial" w:hAnsi="Times New Roman" w:cs="Times New Roman"/>
        </w:rPr>
        <w:t xml:space="preserve"> nuevas formas de clasificar la realidad</w:t>
      </w:r>
      <w:r w:rsidR="00203562">
        <w:rPr>
          <w:rFonts w:ascii="Times New Roman" w:eastAsia="Arial" w:hAnsi="Times New Roman" w:cs="Times New Roman"/>
        </w:rPr>
        <w:t>.</w:t>
      </w:r>
    </w:p>
    <w:p w14:paraId="1AE1798A" w14:textId="3336151E" w:rsidR="00C0189A" w:rsidRDefault="009154EB" w:rsidP="00F03B15">
      <w:pPr>
        <w:spacing w:line="360" w:lineRule="auto"/>
        <w:rPr>
          <w:rFonts w:ascii="Times New Roman" w:eastAsia="Arial" w:hAnsi="Times New Roman" w:cs="Times New Roman"/>
        </w:rPr>
      </w:pPr>
      <w:r>
        <w:rPr>
          <w:rFonts w:ascii="Times New Roman" w:eastAsia="Arial" w:hAnsi="Times New Roman" w:cs="Times New Roman"/>
        </w:rPr>
        <w:t xml:space="preserve">A principios de este </w:t>
      </w:r>
      <w:r w:rsidR="00514703">
        <w:rPr>
          <w:rFonts w:ascii="Times New Roman" w:eastAsia="Arial" w:hAnsi="Times New Roman" w:cs="Times New Roman"/>
        </w:rPr>
        <w:t>siglo, Ruiz</w:t>
      </w:r>
      <w:r>
        <w:rPr>
          <w:rFonts w:ascii="Times New Roman" w:eastAsia="Arial" w:hAnsi="Times New Roman" w:cs="Times New Roman"/>
        </w:rPr>
        <w:t xml:space="preserve"> de Arcaute </w:t>
      </w:r>
      <w:sdt>
        <w:sdtPr>
          <w:rPr>
            <w:rFonts w:ascii="Times New Roman" w:eastAsia="Arial" w:hAnsi="Times New Roman" w:cs="Times New Roman"/>
          </w:rPr>
          <w:id w:val="-754898127"/>
          <w:citation/>
        </w:sdtPr>
        <w:sdtEndPr/>
        <w:sdtContent>
          <w:r w:rsidR="00705803">
            <w:rPr>
              <w:rFonts w:ascii="Times New Roman" w:eastAsia="Arial" w:hAnsi="Times New Roman" w:cs="Times New Roman"/>
            </w:rPr>
            <w:fldChar w:fldCharType="begin"/>
          </w:r>
          <w:r w:rsidR="00705803">
            <w:rPr>
              <w:rFonts w:ascii="Times New Roman" w:eastAsia="Arial" w:hAnsi="Times New Roman" w:cs="Times New Roman"/>
              <w:lang w:val="es-ES"/>
            </w:rPr>
            <w:instrText xml:space="preserve">CITATION Rui01 \n  \t  \l 3082 </w:instrText>
          </w:r>
          <w:r w:rsidR="00705803">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(2001)</w:t>
          </w:r>
          <w:r w:rsidR="00705803">
            <w:rPr>
              <w:rFonts w:ascii="Times New Roman" w:eastAsia="Arial" w:hAnsi="Times New Roman" w:cs="Times New Roman"/>
            </w:rPr>
            <w:fldChar w:fldCharType="end"/>
          </w:r>
        </w:sdtContent>
      </w:sdt>
      <w:r>
        <w:rPr>
          <w:rFonts w:ascii="Times New Roman" w:eastAsia="Arial" w:hAnsi="Times New Roman" w:cs="Times New Roman"/>
        </w:rPr>
        <w:t xml:space="preserve"> ya evidenciaba</w:t>
      </w:r>
      <w:r w:rsidR="00514703">
        <w:rPr>
          <w:rFonts w:ascii="Times New Roman" w:eastAsia="Arial" w:hAnsi="Times New Roman" w:cs="Times New Roman"/>
        </w:rPr>
        <w:t xml:space="preserve"> que</w:t>
      </w:r>
      <w:r>
        <w:rPr>
          <w:rFonts w:ascii="Times New Roman" w:eastAsia="Arial" w:hAnsi="Times New Roman" w:cs="Times New Roman"/>
        </w:rPr>
        <w:t xml:space="preserve"> la complejidad de conservar </w:t>
      </w:r>
      <w:r w:rsidR="00514703">
        <w:rPr>
          <w:rFonts w:ascii="Times New Roman" w:eastAsia="Arial" w:hAnsi="Times New Roman" w:cs="Times New Roman"/>
        </w:rPr>
        <w:t xml:space="preserve">el arte </w:t>
      </w:r>
      <w:r w:rsidR="00BA7247">
        <w:rPr>
          <w:rFonts w:ascii="Times New Roman" w:eastAsia="Arial" w:hAnsi="Times New Roman" w:cs="Times New Roman"/>
        </w:rPr>
        <w:t>contemporáneo</w:t>
      </w:r>
      <w:r w:rsidR="00514703">
        <w:rPr>
          <w:rFonts w:ascii="Times New Roman" w:eastAsia="Arial" w:hAnsi="Times New Roman" w:cs="Times New Roman"/>
        </w:rPr>
        <w:t xml:space="preserve"> era </w:t>
      </w:r>
      <w:r>
        <w:rPr>
          <w:rFonts w:ascii="Times New Roman" w:eastAsia="Arial" w:hAnsi="Times New Roman" w:cs="Times New Roman"/>
        </w:rPr>
        <w:t>proporcional a la</w:t>
      </w:r>
      <w:r w:rsidR="00514703">
        <w:rPr>
          <w:rFonts w:ascii="Times New Roman" w:eastAsia="Arial" w:hAnsi="Times New Roman" w:cs="Times New Roman"/>
        </w:rPr>
        <w:t xml:space="preserve"> complejidad material y conceptual del mismo. En su momento, esto pudo generar ciertos conflictos con el restaurador formado </w:t>
      </w:r>
      <w:r w:rsidR="00C0189A">
        <w:rPr>
          <w:rFonts w:ascii="Times New Roman" w:eastAsia="Arial" w:hAnsi="Times New Roman" w:cs="Times New Roman"/>
        </w:rPr>
        <w:t>en</w:t>
      </w:r>
      <w:r w:rsidR="00514703">
        <w:rPr>
          <w:rFonts w:ascii="Times New Roman" w:eastAsia="Arial" w:hAnsi="Times New Roman" w:cs="Times New Roman"/>
        </w:rPr>
        <w:t xml:space="preserve"> los criterios tradicionales de la teoría</w:t>
      </w:r>
      <w:ins w:id="17" w:author="Autor">
        <w:r w:rsidR="00625988">
          <w:rPr>
            <w:rFonts w:ascii="Times New Roman" w:eastAsia="Arial" w:hAnsi="Times New Roman" w:cs="Times New Roman"/>
          </w:rPr>
          <w:t xml:space="preserve"> de Cesare Brandi</w:t>
        </w:r>
      </w:ins>
      <w:del w:id="18" w:author="Autor">
        <w:r w:rsidR="00514703" w:rsidDel="00625988">
          <w:rPr>
            <w:rFonts w:ascii="Times New Roman" w:eastAsia="Arial" w:hAnsi="Times New Roman" w:cs="Times New Roman"/>
          </w:rPr>
          <w:delText xml:space="preserve"> </w:delText>
        </w:r>
        <w:commentRangeStart w:id="19"/>
        <w:r w:rsidR="00514703" w:rsidRPr="00660D8F" w:rsidDel="00625988">
          <w:rPr>
            <w:rFonts w:ascii="Times New Roman" w:eastAsia="Arial" w:hAnsi="Times New Roman" w:cs="Times New Roman"/>
            <w:i/>
            <w:iCs/>
          </w:rPr>
          <w:delText>brandiana</w:delText>
        </w:r>
      </w:del>
      <w:r w:rsidR="002A0483">
        <w:rPr>
          <w:rFonts w:ascii="Times New Roman" w:eastAsia="Arial" w:hAnsi="Times New Roman" w:cs="Times New Roman"/>
        </w:rPr>
        <w:t xml:space="preserve"> </w:t>
      </w:r>
      <w:sdt>
        <w:sdtPr>
          <w:rPr>
            <w:rFonts w:ascii="Times New Roman" w:eastAsia="Arial" w:hAnsi="Times New Roman" w:cs="Times New Roman"/>
          </w:rPr>
          <w:id w:val="1394389639"/>
          <w:citation/>
        </w:sdtPr>
        <w:sdtEndPr/>
        <w:sdtContent>
          <w:r w:rsidR="00E93EA2">
            <w:rPr>
              <w:rFonts w:ascii="Times New Roman" w:eastAsia="Arial" w:hAnsi="Times New Roman" w:cs="Times New Roman"/>
            </w:rPr>
            <w:fldChar w:fldCharType="begin"/>
          </w:r>
          <w:ins w:id="20" w:author="Autor">
            <w:r w:rsidR="00625988">
              <w:rPr>
                <w:rFonts w:ascii="Times New Roman" w:eastAsia="Arial" w:hAnsi="Times New Roman" w:cs="Times New Roman"/>
                <w:lang w:val="es-ES"/>
              </w:rPr>
              <w:instrText xml:space="preserve">CITATION Bra02 \n  \t  \l 3082 </w:instrText>
            </w:r>
          </w:ins>
          <w:del w:id="21" w:author="Autor">
            <w:r w:rsidR="00E93EA2" w:rsidDel="00625988">
              <w:rPr>
                <w:rFonts w:ascii="Times New Roman" w:eastAsia="Arial" w:hAnsi="Times New Roman" w:cs="Times New Roman"/>
                <w:lang w:val="es-ES"/>
              </w:rPr>
              <w:delInstrText xml:space="preserve"> CITATION Bra02 \l 3082 </w:delInstrText>
            </w:r>
          </w:del>
          <w:r w:rsidR="00E93EA2">
            <w:rPr>
              <w:rFonts w:ascii="Times New Roman" w:eastAsia="Arial" w:hAnsi="Times New Roman" w:cs="Times New Roman"/>
            </w:rPr>
            <w:fldChar w:fldCharType="separate"/>
          </w:r>
          <w:ins w:id="22" w:author="Autor">
            <w:r w:rsidR="00625988" w:rsidRPr="009A0DD4">
              <w:rPr>
                <w:rFonts w:ascii="Times New Roman" w:eastAsia="Arial" w:hAnsi="Times New Roman" w:cs="Times New Roman"/>
                <w:noProof/>
                <w:lang w:val="es-ES"/>
                <w:rPrChange w:id="23" w:author="Autor">
                  <w:rPr>
                    <w:lang w:val="es-ES"/>
                  </w:rPr>
                </w:rPrChange>
              </w:rPr>
              <w:t>(2002)</w:t>
            </w:r>
          </w:ins>
          <w:del w:id="24" w:author="Autor">
            <w:r w:rsidR="00F33FB3" w:rsidRPr="00F33FB3" w:rsidDel="00625988">
              <w:rPr>
                <w:rFonts w:ascii="Times New Roman" w:eastAsia="Arial" w:hAnsi="Times New Roman" w:cs="Times New Roman"/>
                <w:noProof/>
                <w:lang w:val="es-ES"/>
              </w:rPr>
              <w:delText>(Brandi, 2002)</w:delText>
            </w:r>
          </w:del>
          <w:r w:rsidR="00E93EA2">
            <w:rPr>
              <w:rFonts w:ascii="Times New Roman" w:eastAsia="Arial" w:hAnsi="Times New Roman" w:cs="Times New Roman"/>
            </w:rPr>
            <w:fldChar w:fldCharType="end"/>
          </w:r>
        </w:sdtContent>
      </w:sdt>
      <w:r w:rsidR="00E93EA2">
        <w:rPr>
          <w:rFonts w:ascii="Times New Roman" w:eastAsia="Arial" w:hAnsi="Times New Roman" w:cs="Times New Roman"/>
        </w:rPr>
        <w:t xml:space="preserve"> </w:t>
      </w:r>
      <w:commentRangeEnd w:id="19"/>
      <w:r w:rsidR="00D518AA">
        <w:rPr>
          <w:rStyle w:val="Refdecomentario"/>
        </w:rPr>
        <w:commentReference w:id="19"/>
      </w:r>
      <w:r w:rsidR="00C0189A">
        <w:rPr>
          <w:rFonts w:ascii="Times New Roman" w:eastAsia="Arial" w:hAnsi="Times New Roman" w:cs="Times New Roman"/>
        </w:rPr>
        <w:t xml:space="preserve">que, por desconocimiento de la propia naturaleza de la pieza u objeto, podía cometer imprecisiones a la hora de realizar sus </w:t>
      </w:r>
      <w:r w:rsidR="00566C30">
        <w:rPr>
          <w:rFonts w:ascii="Times New Roman" w:eastAsia="Arial" w:hAnsi="Times New Roman" w:cs="Times New Roman"/>
        </w:rPr>
        <w:t xml:space="preserve">intervenciones o </w:t>
      </w:r>
      <w:r w:rsidR="00C0189A">
        <w:rPr>
          <w:rFonts w:ascii="Times New Roman" w:eastAsia="Arial" w:hAnsi="Times New Roman" w:cs="Times New Roman"/>
        </w:rPr>
        <w:t>propuestas conservativas:</w:t>
      </w:r>
    </w:p>
    <w:p w14:paraId="52DDA6A1" w14:textId="448F877D" w:rsidR="00282D5B" w:rsidRDefault="00C0189A" w:rsidP="009265FF">
      <w:pPr>
        <w:spacing w:line="360" w:lineRule="auto"/>
        <w:ind w:left="720"/>
        <w:rPr>
          <w:rFonts w:ascii="Times New Roman" w:eastAsia="Arial" w:hAnsi="Times New Roman" w:cs="Times New Roman"/>
        </w:rPr>
      </w:pPr>
      <w:r>
        <w:rPr>
          <w:rFonts w:ascii="Times New Roman" w:eastAsia="Arial" w:hAnsi="Times New Roman" w:cs="Times New Roman"/>
        </w:rPr>
        <w:t>“Quizá uno de los problemas fuera que no se valoraba adecuadamente la calidad o el interés de las obras modernas. La formación en Restauración ha pecado mucho tiempo de un excesivo enfoque clásico. Se ha valorado s</w:t>
      </w:r>
      <w:r w:rsidR="00382382">
        <w:rPr>
          <w:rFonts w:ascii="Times New Roman" w:eastAsia="Arial" w:hAnsi="Times New Roman" w:cs="Times New Roman"/>
        </w:rPr>
        <w:t>ó</w:t>
      </w:r>
      <w:r>
        <w:rPr>
          <w:rFonts w:ascii="Times New Roman" w:eastAsia="Arial" w:hAnsi="Times New Roman" w:cs="Times New Roman"/>
        </w:rPr>
        <w:t>lo lo que cumplía una serie de cánones estilísticos o acumulaba una antigüedad</w:t>
      </w:r>
      <w:r w:rsidR="00514703">
        <w:rPr>
          <w:rFonts w:ascii="Times New Roman" w:eastAsia="Arial" w:hAnsi="Times New Roman" w:cs="Times New Roman"/>
        </w:rPr>
        <w:t xml:space="preserve"> </w:t>
      </w:r>
      <w:r w:rsidR="009265FF">
        <w:rPr>
          <w:rFonts w:ascii="Times New Roman" w:eastAsia="Arial" w:hAnsi="Times New Roman" w:cs="Times New Roman"/>
        </w:rPr>
        <w:t>suficiente, despreciando o infravalorando las obras más recientes”.</w:t>
      </w:r>
      <w:r w:rsidR="00705803">
        <w:rPr>
          <w:rFonts w:ascii="Times New Roman" w:eastAsia="Arial" w:hAnsi="Times New Roman" w:cs="Times New Roman"/>
        </w:rPr>
        <w:t xml:space="preserve"> </w:t>
      </w:r>
      <w:commentRangeStart w:id="25"/>
      <w:commentRangeStart w:id="26"/>
      <w:sdt>
        <w:sdtPr>
          <w:rPr>
            <w:rFonts w:ascii="Times New Roman" w:eastAsia="Arial" w:hAnsi="Times New Roman" w:cs="Times New Roman"/>
            <w:highlight w:val="yellow"/>
          </w:rPr>
          <w:id w:val="183178573"/>
          <w:citation/>
        </w:sdtPr>
        <w:sdtEndPr/>
        <w:sdtContent>
          <w:r w:rsidR="00705803" w:rsidRPr="008D5992">
            <w:rPr>
              <w:rFonts w:ascii="Times New Roman" w:eastAsia="Arial" w:hAnsi="Times New Roman" w:cs="Times New Roman"/>
              <w:highlight w:val="yellow"/>
            </w:rPr>
            <w:fldChar w:fldCharType="begin"/>
          </w:r>
          <w:ins w:id="27" w:author="Autor">
            <w:r w:rsidR="00293BA9">
              <w:rPr>
                <w:rFonts w:ascii="Times New Roman" w:eastAsia="Arial" w:hAnsi="Times New Roman" w:cs="Times New Roman"/>
                <w:highlight w:val="yellow"/>
                <w:lang w:val="es-ES"/>
              </w:rPr>
              <w:instrText xml:space="preserve">CITATION Rui01 \p 112 \l 3082 </w:instrText>
            </w:r>
          </w:ins>
          <w:del w:id="28" w:author="Autor">
            <w:r w:rsidR="00705803" w:rsidRPr="008D5992" w:rsidDel="00293BA9">
              <w:rPr>
                <w:rFonts w:ascii="Times New Roman" w:eastAsia="Arial" w:hAnsi="Times New Roman" w:cs="Times New Roman"/>
                <w:highlight w:val="yellow"/>
                <w:lang w:val="es-ES"/>
              </w:rPr>
              <w:delInstrText xml:space="preserve"> CITATION Rui01 \l 3082 </w:delInstrText>
            </w:r>
          </w:del>
          <w:r w:rsidR="00705803" w:rsidRPr="008D5992">
            <w:rPr>
              <w:rFonts w:ascii="Times New Roman" w:eastAsia="Arial" w:hAnsi="Times New Roman" w:cs="Times New Roman"/>
              <w:highlight w:val="yellow"/>
            </w:rPr>
            <w:fldChar w:fldCharType="separate"/>
          </w:r>
          <w:ins w:id="29" w:author="Autor">
            <w:r w:rsidR="00293BA9" w:rsidRPr="009A0DD4">
              <w:rPr>
                <w:rFonts w:ascii="Times New Roman" w:eastAsia="Arial" w:hAnsi="Times New Roman" w:cs="Times New Roman"/>
                <w:noProof/>
                <w:highlight w:val="yellow"/>
                <w:lang w:val="es-ES"/>
                <w:rPrChange w:id="30" w:author="Autor">
                  <w:rPr>
                    <w:lang w:val="es-ES"/>
                  </w:rPr>
                </w:rPrChange>
              </w:rPr>
              <w:t>(Ruiz de Arcaute, 2001, pág. 112)</w:t>
            </w:r>
          </w:ins>
          <w:del w:id="31" w:author="Autor">
            <w:r w:rsidR="00F33FB3" w:rsidRPr="008D5992" w:rsidDel="00293BA9">
              <w:rPr>
                <w:rFonts w:ascii="Times New Roman" w:eastAsia="Arial" w:hAnsi="Times New Roman" w:cs="Times New Roman"/>
                <w:noProof/>
                <w:highlight w:val="yellow"/>
                <w:lang w:val="es-ES"/>
              </w:rPr>
              <w:delText>(Ruiz de Arcaute, 2001)</w:delText>
            </w:r>
          </w:del>
          <w:r w:rsidR="00705803" w:rsidRPr="008D5992">
            <w:rPr>
              <w:rFonts w:ascii="Times New Roman" w:eastAsia="Arial" w:hAnsi="Times New Roman" w:cs="Times New Roman"/>
              <w:highlight w:val="yellow"/>
            </w:rPr>
            <w:fldChar w:fldCharType="end"/>
          </w:r>
        </w:sdtContent>
      </w:sdt>
      <w:commentRangeEnd w:id="25"/>
      <w:r w:rsidR="0044117A">
        <w:rPr>
          <w:rStyle w:val="Refdecomentario"/>
        </w:rPr>
        <w:commentReference w:id="25"/>
      </w:r>
      <w:commentRangeEnd w:id="26"/>
      <w:r w:rsidR="00293BA9">
        <w:rPr>
          <w:rStyle w:val="Refdecomentario"/>
        </w:rPr>
        <w:commentReference w:id="26"/>
      </w:r>
    </w:p>
    <w:p w14:paraId="0E498F86" w14:textId="654CFB37" w:rsidR="00A762BD" w:rsidRDefault="002A0483" w:rsidP="00827D82">
      <w:pPr>
        <w:spacing w:line="360" w:lineRule="auto"/>
        <w:rPr>
          <w:rFonts w:ascii="Times New Roman" w:eastAsia="Arial" w:hAnsi="Times New Roman" w:cs="Times New Roman"/>
        </w:rPr>
      </w:pPr>
      <w:r>
        <w:rPr>
          <w:rFonts w:ascii="Times New Roman" w:eastAsia="Arial" w:hAnsi="Times New Roman" w:cs="Times New Roman"/>
        </w:rPr>
        <w:t>A pesar de e</w:t>
      </w:r>
      <w:r w:rsidR="002B2511">
        <w:rPr>
          <w:rFonts w:ascii="Times New Roman" w:eastAsia="Arial" w:hAnsi="Times New Roman" w:cs="Times New Roman"/>
        </w:rPr>
        <w:t>st</w:t>
      </w:r>
      <w:r w:rsidR="00F337B6">
        <w:rPr>
          <w:rFonts w:ascii="Times New Roman" w:eastAsia="Arial" w:hAnsi="Times New Roman" w:cs="Times New Roman"/>
        </w:rPr>
        <w:t>a circunstancia</w:t>
      </w:r>
      <w:r>
        <w:rPr>
          <w:rFonts w:ascii="Times New Roman" w:eastAsia="Arial" w:hAnsi="Times New Roman" w:cs="Times New Roman"/>
        </w:rPr>
        <w:t xml:space="preserve">, el </w:t>
      </w:r>
      <w:r w:rsidR="002B2511">
        <w:rPr>
          <w:rFonts w:ascii="Times New Roman" w:eastAsia="Arial" w:hAnsi="Times New Roman" w:cs="Times New Roman"/>
        </w:rPr>
        <w:t>contexto</w:t>
      </w:r>
      <w:r w:rsidR="00650B2B">
        <w:rPr>
          <w:rFonts w:ascii="Times New Roman" w:eastAsia="Arial" w:hAnsi="Times New Roman" w:cs="Times New Roman"/>
        </w:rPr>
        <w:t xml:space="preserve"> </w:t>
      </w:r>
      <w:r>
        <w:rPr>
          <w:rFonts w:ascii="Times New Roman" w:eastAsia="Arial" w:hAnsi="Times New Roman" w:cs="Times New Roman"/>
        </w:rPr>
        <w:t xml:space="preserve">de un </w:t>
      </w:r>
      <w:r w:rsidR="002B2511">
        <w:rPr>
          <w:rFonts w:ascii="Times New Roman" w:eastAsia="Arial" w:hAnsi="Times New Roman" w:cs="Times New Roman"/>
        </w:rPr>
        <w:t>supuesto desconocimiento</w:t>
      </w:r>
      <w:r w:rsidR="00650B2B">
        <w:rPr>
          <w:rFonts w:ascii="Times New Roman" w:eastAsia="Arial" w:hAnsi="Times New Roman" w:cs="Times New Roman"/>
        </w:rPr>
        <w:t xml:space="preserve"> de los restauradores </w:t>
      </w:r>
      <w:r>
        <w:rPr>
          <w:rFonts w:ascii="Times New Roman" w:eastAsia="Arial" w:hAnsi="Times New Roman" w:cs="Times New Roman"/>
        </w:rPr>
        <w:t xml:space="preserve">a la hora de enfrentarse con el arte contemporáneo y sus problemáticas </w:t>
      </w:r>
      <w:r w:rsidR="0006131C">
        <w:rPr>
          <w:rFonts w:ascii="Times New Roman" w:eastAsia="Arial" w:hAnsi="Times New Roman" w:cs="Times New Roman"/>
        </w:rPr>
        <w:t>particulares</w:t>
      </w:r>
      <w:r>
        <w:rPr>
          <w:rFonts w:ascii="Times New Roman" w:eastAsia="Arial" w:hAnsi="Times New Roman" w:cs="Times New Roman"/>
        </w:rPr>
        <w:t xml:space="preserve"> es el resultado de una carencia de perspectiva histórica inherente a la inmediatez con la que se producían los cambios en las obras. </w:t>
      </w:r>
      <w:r w:rsidR="0006131C">
        <w:rPr>
          <w:rFonts w:ascii="Times New Roman" w:eastAsia="Arial" w:hAnsi="Times New Roman" w:cs="Times New Roman"/>
        </w:rPr>
        <w:t>Por un lado</w:t>
      </w:r>
      <w:r>
        <w:rPr>
          <w:rFonts w:ascii="Times New Roman" w:eastAsia="Arial" w:hAnsi="Times New Roman" w:cs="Times New Roman"/>
        </w:rPr>
        <w:t xml:space="preserve">, </w:t>
      </w:r>
      <w:r w:rsidR="0006131C">
        <w:rPr>
          <w:rFonts w:ascii="Times New Roman" w:eastAsia="Arial" w:hAnsi="Times New Roman" w:cs="Times New Roman"/>
        </w:rPr>
        <w:t>en aquel momento h</w:t>
      </w:r>
      <w:r w:rsidR="00A762BD">
        <w:rPr>
          <w:rFonts w:ascii="Times New Roman" w:eastAsia="Arial" w:hAnsi="Times New Roman" w:cs="Times New Roman"/>
        </w:rPr>
        <w:t>ubo</w:t>
      </w:r>
      <w:r w:rsidR="0006131C">
        <w:rPr>
          <w:rFonts w:ascii="Times New Roman" w:eastAsia="Arial" w:hAnsi="Times New Roman" w:cs="Times New Roman"/>
        </w:rPr>
        <w:t xml:space="preserve"> una falta de información sobre los nuevos materiales utilizados en el arte y sus </w:t>
      </w:r>
      <w:r w:rsidR="0006131C">
        <w:rPr>
          <w:rFonts w:ascii="Times New Roman" w:eastAsia="Arial" w:hAnsi="Times New Roman" w:cs="Times New Roman"/>
        </w:rPr>
        <w:lastRenderedPageBreak/>
        <w:t xml:space="preserve">procesos de degradación. </w:t>
      </w:r>
      <w:r w:rsidR="00652908">
        <w:rPr>
          <w:rFonts w:ascii="Times New Roman" w:eastAsia="Arial" w:hAnsi="Times New Roman" w:cs="Times New Roman"/>
        </w:rPr>
        <w:t xml:space="preserve">A pesar del amplio conocimiento adquirido por la práctica y la investigación, por ejemplo, en la restauración de pintura sobre lienzo, con aproximadamente 500 años de uso de la pintura al óleo y otras técnicas pictóricas, </w:t>
      </w:r>
      <w:r w:rsidR="00BA7247">
        <w:rPr>
          <w:rFonts w:ascii="Times New Roman" w:eastAsia="Arial" w:hAnsi="Times New Roman" w:cs="Times New Roman"/>
        </w:rPr>
        <w:t xml:space="preserve">se desconocía el comportamiento a corto y largo plazo de </w:t>
      </w:r>
      <w:r w:rsidR="00D6793C">
        <w:rPr>
          <w:rFonts w:ascii="Times New Roman" w:eastAsia="Arial" w:hAnsi="Times New Roman" w:cs="Times New Roman"/>
        </w:rPr>
        <w:t>l</w:t>
      </w:r>
      <w:r w:rsidR="00BA7247">
        <w:rPr>
          <w:rFonts w:ascii="Times New Roman" w:eastAsia="Arial" w:hAnsi="Times New Roman" w:cs="Times New Roman"/>
        </w:rPr>
        <w:t>os materiales contemporáneos.</w:t>
      </w:r>
    </w:p>
    <w:p w14:paraId="6850B153" w14:textId="4EDEB864" w:rsidR="002A0483" w:rsidRDefault="00A762BD" w:rsidP="00827D82">
      <w:pPr>
        <w:spacing w:line="360" w:lineRule="auto"/>
        <w:rPr>
          <w:rFonts w:ascii="Times New Roman" w:eastAsia="Arial" w:hAnsi="Times New Roman" w:cs="Times New Roman"/>
        </w:rPr>
      </w:pPr>
      <w:r>
        <w:rPr>
          <w:rFonts w:ascii="Times New Roman" w:eastAsia="Arial" w:hAnsi="Times New Roman" w:cs="Times New Roman"/>
        </w:rPr>
        <w:t>Así mismo</w:t>
      </w:r>
      <w:r w:rsidR="00BA7247">
        <w:rPr>
          <w:rFonts w:ascii="Times New Roman" w:eastAsia="Arial" w:hAnsi="Times New Roman" w:cs="Times New Roman"/>
        </w:rPr>
        <w:t xml:space="preserve">, </w:t>
      </w:r>
      <w:r w:rsidR="00652908">
        <w:rPr>
          <w:rFonts w:ascii="Times New Roman" w:eastAsia="Arial" w:hAnsi="Times New Roman" w:cs="Times New Roman"/>
        </w:rPr>
        <w:t xml:space="preserve">los métodos de intervención tradicionales no eran compatibles con </w:t>
      </w:r>
      <w:r w:rsidR="00BA7247">
        <w:rPr>
          <w:rFonts w:ascii="Times New Roman" w:eastAsia="Arial" w:hAnsi="Times New Roman" w:cs="Times New Roman"/>
        </w:rPr>
        <w:t>muchos de estos productos, como en el caso de las pinturas sintéticas</w:t>
      </w:r>
      <w:r w:rsidR="00652908">
        <w:rPr>
          <w:rFonts w:ascii="Times New Roman" w:eastAsia="Arial" w:hAnsi="Times New Roman" w:cs="Times New Roman"/>
        </w:rPr>
        <w:t xml:space="preserve"> </w:t>
      </w:r>
      <w:r w:rsidR="0050251C">
        <w:rPr>
          <w:rFonts w:ascii="Times New Roman" w:eastAsia="Arial" w:hAnsi="Times New Roman" w:cs="Times New Roman"/>
        </w:rPr>
        <w:t xml:space="preserve">que gradualmente se habían ido </w:t>
      </w:r>
      <w:r w:rsidR="00652908">
        <w:rPr>
          <w:rFonts w:ascii="Times New Roman" w:eastAsia="Arial" w:hAnsi="Times New Roman" w:cs="Times New Roman"/>
        </w:rPr>
        <w:t>incorpora</w:t>
      </w:r>
      <w:r w:rsidR="0050251C">
        <w:rPr>
          <w:rFonts w:ascii="Times New Roman" w:eastAsia="Arial" w:hAnsi="Times New Roman" w:cs="Times New Roman"/>
        </w:rPr>
        <w:t>n</w:t>
      </w:r>
      <w:r w:rsidR="00652908">
        <w:rPr>
          <w:rFonts w:ascii="Times New Roman" w:eastAsia="Arial" w:hAnsi="Times New Roman" w:cs="Times New Roman"/>
        </w:rPr>
        <w:t>d</w:t>
      </w:r>
      <w:r w:rsidR="0050251C">
        <w:rPr>
          <w:rFonts w:ascii="Times New Roman" w:eastAsia="Arial" w:hAnsi="Times New Roman" w:cs="Times New Roman"/>
        </w:rPr>
        <w:t>o</w:t>
      </w:r>
      <w:r w:rsidR="00652908">
        <w:rPr>
          <w:rFonts w:ascii="Times New Roman" w:eastAsia="Arial" w:hAnsi="Times New Roman" w:cs="Times New Roman"/>
        </w:rPr>
        <w:t xml:space="preserve"> al arte desde </w:t>
      </w:r>
      <w:r w:rsidR="0050251C">
        <w:rPr>
          <w:rFonts w:ascii="Times New Roman" w:eastAsia="Arial" w:hAnsi="Times New Roman" w:cs="Times New Roman"/>
        </w:rPr>
        <w:t>la Revolución</w:t>
      </w:r>
      <w:r w:rsidR="00652908">
        <w:rPr>
          <w:rFonts w:ascii="Times New Roman" w:eastAsia="Arial" w:hAnsi="Times New Roman" w:cs="Times New Roman"/>
        </w:rPr>
        <w:t xml:space="preserve"> </w:t>
      </w:r>
      <w:r w:rsidR="0050251C">
        <w:rPr>
          <w:rFonts w:ascii="Times New Roman" w:eastAsia="Arial" w:hAnsi="Times New Roman" w:cs="Times New Roman"/>
        </w:rPr>
        <w:t>I</w:t>
      </w:r>
      <w:r w:rsidR="00652908">
        <w:rPr>
          <w:rFonts w:ascii="Times New Roman" w:eastAsia="Arial" w:hAnsi="Times New Roman" w:cs="Times New Roman"/>
        </w:rPr>
        <w:t>ndustrial</w:t>
      </w:r>
      <w:r w:rsidR="00FB2616">
        <w:rPr>
          <w:rFonts w:ascii="Times New Roman" w:eastAsia="Arial" w:hAnsi="Times New Roman" w:cs="Times New Roman"/>
        </w:rPr>
        <w:t xml:space="preserve"> </w:t>
      </w:r>
      <w:sdt>
        <w:sdtPr>
          <w:rPr>
            <w:rFonts w:ascii="Times New Roman" w:eastAsia="Arial" w:hAnsi="Times New Roman" w:cs="Times New Roman"/>
          </w:rPr>
          <w:id w:val="-31889010"/>
          <w:citation/>
        </w:sdtPr>
        <w:sdtEndPr/>
        <w:sdtContent>
          <w:r w:rsidR="00FB2616">
            <w:rPr>
              <w:rFonts w:ascii="Times New Roman" w:eastAsia="Arial" w:hAnsi="Times New Roman" w:cs="Times New Roman"/>
            </w:rPr>
            <w:fldChar w:fldCharType="begin"/>
          </w:r>
          <w:r w:rsidR="00FB2616">
            <w:rPr>
              <w:rFonts w:ascii="Times New Roman" w:eastAsia="Arial" w:hAnsi="Times New Roman" w:cs="Times New Roman"/>
              <w:lang w:val="es-ES"/>
            </w:rPr>
            <w:instrText xml:space="preserve"> CITATION Lea05 \l 3082 </w:instrText>
          </w:r>
          <w:r w:rsidR="00FB2616">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(Learner, 2005)</w:t>
          </w:r>
          <w:r w:rsidR="00FB2616">
            <w:rPr>
              <w:rFonts w:ascii="Times New Roman" w:eastAsia="Arial" w:hAnsi="Times New Roman" w:cs="Times New Roman"/>
            </w:rPr>
            <w:fldChar w:fldCharType="end"/>
          </w:r>
        </w:sdtContent>
      </w:sdt>
      <w:r w:rsidR="00652908">
        <w:rPr>
          <w:rFonts w:ascii="Times New Roman" w:eastAsia="Arial" w:hAnsi="Times New Roman" w:cs="Times New Roman"/>
        </w:rPr>
        <w:t xml:space="preserve">. </w:t>
      </w:r>
      <w:r w:rsidR="0050251C">
        <w:rPr>
          <w:rFonts w:ascii="Times New Roman" w:eastAsia="Arial" w:hAnsi="Times New Roman" w:cs="Times New Roman"/>
        </w:rPr>
        <w:t xml:space="preserve">Por otro lado, </w:t>
      </w:r>
      <w:r w:rsidR="00E67448">
        <w:rPr>
          <w:rFonts w:ascii="Times New Roman" w:eastAsia="Arial" w:hAnsi="Times New Roman" w:cs="Times New Roman"/>
        </w:rPr>
        <w:t>estaba el problema de la teoría</w:t>
      </w:r>
      <w:r w:rsidR="00BA7247">
        <w:rPr>
          <w:rFonts w:ascii="Times New Roman" w:eastAsia="Arial" w:hAnsi="Times New Roman" w:cs="Times New Roman"/>
        </w:rPr>
        <w:t xml:space="preserve"> y </w:t>
      </w:r>
      <w:r w:rsidR="0050251C">
        <w:rPr>
          <w:rFonts w:ascii="Times New Roman" w:eastAsia="Arial" w:hAnsi="Times New Roman" w:cs="Times New Roman"/>
        </w:rPr>
        <w:t>la ya mencionada cuestión de los criterios de la Restauración</w:t>
      </w:r>
      <w:r w:rsidR="005D2A37" w:rsidRPr="005D2A37">
        <w:rPr>
          <w:rFonts w:ascii="Times New Roman" w:eastAsia="Arial" w:hAnsi="Times New Roman" w:cs="Times New Roman"/>
        </w:rPr>
        <w:t xml:space="preserve"> </w:t>
      </w:r>
      <w:sdt>
        <w:sdtPr>
          <w:rPr>
            <w:rFonts w:ascii="Times New Roman" w:eastAsia="Arial" w:hAnsi="Times New Roman" w:cs="Times New Roman"/>
          </w:rPr>
          <w:id w:val="-1318954645"/>
          <w:citation/>
        </w:sdtPr>
        <w:sdtEndPr/>
        <w:sdtContent>
          <w:r w:rsidR="005D2A37">
            <w:rPr>
              <w:rFonts w:ascii="Times New Roman" w:eastAsia="Arial" w:hAnsi="Times New Roman" w:cs="Times New Roman"/>
            </w:rPr>
            <w:fldChar w:fldCharType="begin"/>
          </w:r>
          <w:r w:rsidR="0076654E">
            <w:rPr>
              <w:rFonts w:ascii="Times New Roman" w:eastAsia="Arial" w:hAnsi="Times New Roman" w:cs="Times New Roman"/>
              <w:lang w:val="es-ES"/>
            </w:rPr>
            <w:instrText xml:space="preserve">CITATION San19 \t  \l 3082 </w:instrText>
          </w:r>
          <w:r w:rsidR="005D2A3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(Santabárbara Morera, 2019)</w:t>
          </w:r>
          <w:r w:rsidR="005D2A37">
            <w:rPr>
              <w:rFonts w:ascii="Times New Roman" w:eastAsia="Arial" w:hAnsi="Times New Roman" w:cs="Times New Roman"/>
            </w:rPr>
            <w:fldChar w:fldCharType="end"/>
          </w:r>
        </w:sdtContent>
      </w:sdt>
      <w:r w:rsidR="0050251C">
        <w:rPr>
          <w:rFonts w:ascii="Times New Roman" w:eastAsia="Arial" w:hAnsi="Times New Roman" w:cs="Times New Roman"/>
        </w:rPr>
        <w:t>, que</w:t>
      </w:r>
      <w:r w:rsidR="002A1A14">
        <w:rPr>
          <w:rFonts w:ascii="Times New Roman" w:eastAsia="Arial" w:hAnsi="Times New Roman" w:cs="Times New Roman"/>
        </w:rPr>
        <w:t xml:space="preserve"> a la hora de aplicarse</w:t>
      </w:r>
      <w:r w:rsidR="0050251C">
        <w:rPr>
          <w:rFonts w:ascii="Times New Roman" w:eastAsia="Arial" w:hAnsi="Times New Roman" w:cs="Times New Roman"/>
        </w:rPr>
        <w:t xml:space="preserve"> entraba</w:t>
      </w:r>
      <w:r w:rsidR="002A1A14">
        <w:rPr>
          <w:rFonts w:ascii="Times New Roman" w:eastAsia="Arial" w:hAnsi="Times New Roman" w:cs="Times New Roman"/>
        </w:rPr>
        <w:t>n</w:t>
      </w:r>
      <w:r w:rsidR="0050251C">
        <w:rPr>
          <w:rFonts w:ascii="Times New Roman" w:eastAsia="Arial" w:hAnsi="Times New Roman" w:cs="Times New Roman"/>
        </w:rPr>
        <w:t xml:space="preserve"> en conflicto con </w:t>
      </w:r>
      <w:r w:rsidR="002A1A14">
        <w:rPr>
          <w:rFonts w:ascii="Times New Roman" w:eastAsia="Arial" w:hAnsi="Times New Roman" w:cs="Times New Roman"/>
        </w:rPr>
        <w:t>los postulados ideológicos del arte actual</w:t>
      </w:r>
      <w:r w:rsidR="00170945">
        <w:rPr>
          <w:rFonts w:ascii="Times New Roman" w:eastAsia="Arial" w:hAnsi="Times New Roman" w:cs="Times New Roman"/>
        </w:rPr>
        <w:t xml:space="preserve"> y sus necesidades de exhibición</w:t>
      </w:r>
      <w:r w:rsidR="002A1A14">
        <w:rPr>
          <w:rFonts w:ascii="Times New Roman" w:eastAsia="Arial" w:hAnsi="Times New Roman" w:cs="Times New Roman"/>
        </w:rPr>
        <w:t>.</w:t>
      </w:r>
      <w:r w:rsidR="00414F3A">
        <w:rPr>
          <w:rFonts w:ascii="Times New Roman" w:eastAsia="Arial" w:hAnsi="Times New Roman" w:cs="Times New Roman"/>
        </w:rPr>
        <w:t xml:space="preserve"> </w:t>
      </w:r>
      <w:r w:rsidR="00193738">
        <w:rPr>
          <w:rFonts w:ascii="Times New Roman" w:eastAsia="Arial" w:hAnsi="Times New Roman" w:cs="Times New Roman"/>
        </w:rPr>
        <w:t xml:space="preserve">Al respecto, </w:t>
      </w:r>
      <w:r w:rsidR="005D2A37">
        <w:rPr>
          <w:rFonts w:ascii="Times New Roman" w:eastAsia="Arial" w:hAnsi="Times New Roman" w:cs="Times New Roman"/>
        </w:rPr>
        <w:t>Llamas Pacheco</w:t>
      </w:r>
      <w:r w:rsidR="00414F3A">
        <w:rPr>
          <w:rFonts w:ascii="Times New Roman" w:eastAsia="Arial" w:hAnsi="Times New Roman" w:cs="Times New Roman"/>
        </w:rPr>
        <w:t xml:space="preserve"> </w:t>
      </w:r>
      <w:sdt>
        <w:sdtPr>
          <w:rPr>
            <w:rFonts w:ascii="Times New Roman" w:eastAsia="Arial" w:hAnsi="Times New Roman" w:cs="Times New Roman"/>
          </w:rPr>
          <w:id w:val="-626938366"/>
          <w:citation/>
        </w:sdtPr>
        <w:sdtEndPr/>
        <w:sdtContent>
          <w:r w:rsidR="005D2A37">
            <w:rPr>
              <w:rFonts w:ascii="Times New Roman" w:eastAsia="Arial" w:hAnsi="Times New Roman" w:cs="Times New Roman"/>
            </w:rPr>
            <w:fldChar w:fldCharType="begin"/>
          </w:r>
          <w:r w:rsidR="005D2A37">
            <w:rPr>
              <w:rFonts w:ascii="Times New Roman" w:eastAsia="Arial" w:hAnsi="Times New Roman" w:cs="Times New Roman"/>
              <w:lang w:val="es-ES"/>
            </w:rPr>
            <w:instrText xml:space="preserve">CITATION Lla05 \n  \t  \l 3082 </w:instrText>
          </w:r>
          <w:r w:rsidR="005D2A3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(2005)</w:t>
          </w:r>
          <w:r w:rsidR="005D2A37">
            <w:rPr>
              <w:rFonts w:ascii="Times New Roman" w:eastAsia="Arial" w:hAnsi="Times New Roman" w:cs="Times New Roman"/>
            </w:rPr>
            <w:fldChar w:fldCharType="end"/>
          </w:r>
        </w:sdtContent>
      </w:sdt>
      <w:r w:rsidR="005D2A37">
        <w:rPr>
          <w:rFonts w:ascii="Times New Roman" w:eastAsia="Arial" w:hAnsi="Times New Roman" w:cs="Times New Roman"/>
        </w:rPr>
        <w:t xml:space="preserve"> </w:t>
      </w:r>
      <w:r w:rsidR="00414F3A">
        <w:rPr>
          <w:rFonts w:ascii="Times New Roman" w:eastAsia="Arial" w:hAnsi="Times New Roman" w:cs="Times New Roman"/>
        </w:rPr>
        <w:t>señala que, a diferencia del arte tradicional, en el</w:t>
      </w:r>
      <w:r w:rsidR="005D2A37">
        <w:rPr>
          <w:rFonts w:ascii="Times New Roman" w:eastAsia="Arial" w:hAnsi="Times New Roman" w:cs="Times New Roman"/>
        </w:rPr>
        <w:t xml:space="preserve"> arte</w:t>
      </w:r>
      <w:r w:rsidR="00414F3A">
        <w:rPr>
          <w:rFonts w:ascii="Times New Roman" w:eastAsia="Arial" w:hAnsi="Times New Roman" w:cs="Times New Roman"/>
        </w:rPr>
        <w:t xml:space="preserve"> contemporáneo </w:t>
      </w:r>
      <w:r w:rsidR="005D2A37">
        <w:rPr>
          <w:rFonts w:ascii="Times New Roman" w:eastAsia="Arial" w:hAnsi="Times New Roman" w:cs="Times New Roman"/>
        </w:rPr>
        <w:t>la materia</w:t>
      </w:r>
      <w:r w:rsidR="00414F3A">
        <w:rPr>
          <w:rFonts w:ascii="Times New Roman" w:eastAsia="Arial" w:hAnsi="Times New Roman" w:cs="Times New Roman"/>
        </w:rPr>
        <w:t xml:space="preserve"> queda subyugad</w:t>
      </w:r>
      <w:r w:rsidR="005D2A37">
        <w:rPr>
          <w:rFonts w:ascii="Times New Roman" w:eastAsia="Arial" w:hAnsi="Times New Roman" w:cs="Times New Roman"/>
        </w:rPr>
        <w:t>a</w:t>
      </w:r>
      <w:r w:rsidR="00414F3A">
        <w:rPr>
          <w:rFonts w:ascii="Times New Roman" w:eastAsia="Arial" w:hAnsi="Times New Roman" w:cs="Times New Roman"/>
        </w:rPr>
        <w:t xml:space="preserve"> a la idea</w:t>
      </w:r>
      <w:r w:rsidR="005D2A37">
        <w:rPr>
          <w:rFonts w:ascii="Times New Roman" w:eastAsia="Arial" w:hAnsi="Times New Roman" w:cs="Times New Roman"/>
        </w:rPr>
        <w:t>, siendo el objeto artístico valorado por su carga intelectual.</w:t>
      </w:r>
    </w:p>
    <w:p w14:paraId="431757AA" w14:textId="4DE30E47" w:rsidR="00D10123" w:rsidRDefault="00F337B6" w:rsidP="00827D82">
      <w:pPr>
        <w:spacing w:line="360" w:lineRule="auto"/>
        <w:rPr>
          <w:rFonts w:ascii="Times New Roman" w:eastAsia="Arial" w:hAnsi="Times New Roman" w:cs="Times New Roman"/>
        </w:rPr>
      </w:pPr>
      <w:r>
        <w:rPr>
          <w:rFonts w:ascii="Times New Roman" w:eastAsia="Arial" w:hAnsi="Times New Roman" w:cs="Times New Roman"/>
        </w:rPr>
        <w:t>Frente a esta situación</w:t>
      </w:r>
      <w:r w:rsidR="00414F3A">
        <w:rPr>
          <w:rFonts w:ascii="Times New Roman" w:eastAsia="Arial" w:hAnsi="Times New Roman" w:cs="Times New Roman"/>
        </w:rPr>
        <w:t xml:space="preserve"> de principios del siglo XXI, s</w:t>
      </w:r>
      <w:r w:rsidR="002B2511">
        <w:rPr>
          <w:rFonts w:ascii="Times New Roman" w:eastAsia="Arial" w:hAnsi="Times New Roman" w:cs="Times New Roman"/>
        </w:rPr>
        <w:t xml:space="preserve">obre todo en </w:t>
      </w:r>
      <w:r w:rsidR="00414F3A">
        <w:rPr>
          <w:rFonts w:ascii="Times New Roman" w:eastAsia="Arial" w:hAnsi="Times New Roman" w:cs="Times New Roman"/>
        </w:rPr>
        <w:t>su</w:t>
      </w:r>
      <w:r w:rsidR="002B2511">
        <w:rPr>
          <w:rFonts w:ascii="Times New Roman" w:eastAsia="Arial" w:hAnsi="Times New Roman" w:cs="Times New Roman"/>
        </w:rPr>
        <w:t xml:space="preserve"> primera década, se toma el camino de la </w:t>
      </w:r>
      <w:r w:rsidR="00414F3A">
        <w:rPr>
          <w:rFonts w:ascii="Times New Roman" w:eastAsia="Arial" w:hAnsi="Times New Roman" w:cs="Times New Roman"/>
        </w:rPr>
        <w:t xml:space="preserve">investigación científica, el registro y la documentación, como </w:t>
      </w:r>
      <w:r w:rsidR="00BC56B5">
        <w:rPr>
          <w:rFonts w:ascii="Times New Roman" w:eastAsia="Arial" w:hAnsi="Times New Roman" w:cs="Times New Roman"/>
        </w:rPr>
        <w:t>las líneas</w:t>
      </w:r>
      <w:r w:rsidR="00414F3A">
        <w:rPr>
          <w:rFonts w:ascii="Times New Roman" w:eastAsia="Arial" w:hAnsi="Times New Roman" w:cs="Times New Roman"/>
        </w:rPr>
        <w:t xml:space="preserve"> de trabajo </w:t>
      </w:r>
      <w:r w:rsidR="00BC56B5">
        <w:rPr>
          <w:rFonts w:ascii="Times New Roman" w:eastAsia="Arial" w:hAnsi="Times New Roman" w:cs="Times New Roman"/>
        </w:rPr>
        <w:t>maestras</w:t>
      </w:r>
      <w:r w:rsidR="00414F3A">
        <w:rPr>
          <w:rFonts w:ascii="Times New Roman" w:eastAsia="Arial" w:hAnsi="Times New Roman" w:cs="Times New Roman"/>
        </w:rPr>
        <w:t xml:space="preserve"> para </w:t>
      </w:r>
      <w:r w:rsidR="00E67448">
        <w:rPr>
          <w:rFonts w:ascii="Times New Roman" w:eastAsia="Arial" w:hAnsi="Times New Roman" w:cs="Times New Roman"/>
        </w:rPr>
        <w:t>una</w:t>
      </w:r>
      <w:r w:rsidR="00BC56B5">
        <w:rPr>
          <w:rFonts w:ascii="Times New Roman" w:eastAsia="Arial" w:hAnsi="Times New Roman" w:cs="Times New Roman"/>
        </w:rPr>
        <w:t xml:space="preserve"> </w:t>
      </w:r>
      <w:r w:rsidR="00414F3A">
        <w:rPr>
          <w:rFonts w:ascii="Times New Roman" w:eastAsia="Arial" w:hAnsi="Times New Roman" w:cs="Times New Roman"/>
        </w:rPr>
        <w:t xml:space="preserve">conservación </w:t>
      </w:r>
      <w:r w:rsidR="00E67448">
        <w:rPr>
          <w:rFonts w:ascii="Times New Roman" w:eastAsia="Arial" w:hAnsi="Times New Roman" w:cs="Times New Roman"/>
        </w:rPr>
        <w:t xml:space="preserve">crítica </w:t>
      </w:r>
      <w:r w:rsidR="00414F3A">
        <w:rPr>
          <w:rFonts w:ascii="Times New Roman" w:eastAsia="Arial" w:hAnsi="Times New Roman" w:cs="Times New Roman"/>
        </w:rPr>
        <w:t>del arte contemporáneo</w:t>
      </w:r>
      <w:r w:rsidR="002C49FC">
        <w:rPr>
          <w:rFonts w:ascii="Times New Roman" w:eastAsia="Arial" w:hAnsi="Times New Roman" w:cs="Times New Roman"/>
        </w:rPr>
        <w:t xml:space="preserve"> </w:t>
      </w:r>
      <w:sdt>
        <w:sdtPr>
          <w:rPr>
            <w:rFonts w:ascii="Times New Roman" w:eastAsia="Arial" w:hAnsi="Times New Roman" w:cs="Times New Roman"/>
          </w:rPr>
          <w:id w:val="-1411077030"/>
          <w:citation/>
        </w:sdtPr>
        <w:sdtEndPr/>
        <w:sdtContent>
          <w:r w:rsidR="002C49FC">
            <w:rPr>
              <w:rFonts w:ascii="Times New Roman" w:eastAsia="Arial" w:hAnsi="Times New Roman" w:cs="Times New Roman"/>
            </w:rPr>
            <w:fldChar w:fldCharType="begin"/>
          </w:r>
          <w:r w:rsidR="002C49FC">
            <w:rPr>
              <w:rFonts w:ascii="Times New Roman" w:eastAsia="Arial" w:hAnsi="Times New Roman" w:cs="Times New Roman"/>
              <w:lang w:val="es-ES"/>
            </w:rPr>
            <w:instrText xml:space="preserve"> CITATION Moñ06 \l 3082  \m Nat08 \m Gar09</w:instrText>
          </w:r>
          <w:r w:rsidR="002C49FC">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(Moñivas Mayor, 2006; Natali, 2008; García González, 2009)</w:t>
          </w:r>
          <w:r w:rsidR="002C49FC">
            <w:rPr>
              <w:rFonts w:ascii="Times New Roman" w:eastAsia="Arial" w:hAnsi="Times New Roman" w:cs="Times New Roman"/>
            </w:rPr>
            <w:fldChar w:fldCharType="end"/>
          </w:r>
        </w:sdtContent>
      </w:sdt>
      <w:r w:rsidR="00414F3A">
        <w:rPr>
          <w:rFonts w:ascii="Times New Roman" w:eastAsia="Arial" w:hAnsi="Times New Roman" w:cs="Times New Roman"/>
        </w:rPr>
        <w:t>.</w:t>
      </w:r>
      <w:r w:rsidR="00F372D9">
        <w:rPr>
          <w:rFonts w:ascii="Times New Roman" w:eastAsia="Arial" w:hAnsi="Times New Roman" w:cs="Times New Roman"/>
        </w:rPr>
        <w:t xml:space="preserve"> Con el tiempo, e</w:t>
      </w:r>
      <w:r w:rsidR="00565A6E">
        <w:rPr>
          <w:rFonts w:ascii="Times New Roman" w:eastAsia="Arial" w:hAnsi="Times New Roman" w:cs="Times New Roman"/>
        </w:rPr>
        <w:t xml:space="preserve">stas líneas se han ido concretando en tres grupos </w:t>
      </w:r>
      <w:r w:rsidR="000C1BE7">
        <w:rPr>
          <w:rFonts w:ascii="Times New Roman" w:eastAsia="Arial" w:hAnsi="Times New Roman" w:cs="Times New Roman"/>
        </w:rPr>
        <w:t xml:space="preserve">destacados </w:t>
      </w:r>
      <w:r w:rsidR="00565A6E">
        <w:rPr>
          <w:rFonts w:ascii="Times New Roman" w:eastAsia="Arial" w:hAnsi="Times New Roman" w:cs="Times New Roman"/>
        </w:rPr>
        <w:t>de investigación o generación de conocimiento: 1) la investigación científico-técnica, enfocada en el estudio y análisis de los materiales, su comportamiento y mecanismo</w:t>
      </w:r>
      <w:r w:rsidR="00B45712">
        <w:rPr>
          <w:rFonts w:ascii="Times New Roman" w:eastAsia="Arial" w:hAnsi="Times New Roman" w:cs="Times New Roman"/>
        </w:rPr>
        <w:t>s</w:t>
      </w:r>
      <w:r w:rsidR="00565A6E">
        <w:rPr>
          <w:rFonts w:ascii="Times New Roman" w:eastAsia="Arial" w:hAnsi="Times New Roman" w:cs="Times New Roman"/>
        </w:rPr>
        <w:t xml:space="preserve"> de degradación; 2) la investigación teórica, </w:t>
      </w:r>
      <w:r w:rsidR="000C1BE7">
        <w:rPr>
          <w:rFonts w:ascii="Times New Roman" w:eastAsia="Arial" w:hAnsi="Times New Roman" w:cs="Times New Roman"/>
        </w:rPr>
        <w:t>proponiendo</w:t>
      </w:r>
      <w:r w:rsidR="002B2511">
        <w:rPr>
          <w:rFonts w:ascii="Times New Roman" w:eastAsia="Arial" w:hAnsi="Times New Roman" w:cs="Times New Roman"/>
        </w:rPr>
        <w:t xml:space="preserve"> nuevas metodologías y criterios de </w:t>
      </w:r>
      <w:r w:rsidR="000C1BE7">
        <w:rPr>
          <w:rFonts w:ascii="Times New Roman" w:eastAsia="Arial" w:hAnsi="Times New Roman" w:cs="Times New Roman"/>
        </w:rPr>
        <w:t>interven</w:t>
      </w:r>
      <w:r w:rsidR="002B2511">
        <w:rPr>
          <w:rFonts w:ascii="Times New Roman" w:eastAsia="Arial" w:hAnsi="Times New Roman" w:cs="Times New Roman"/>
        </w:rPr>
        <w:t>ción</w:t>
      </w:r>
      <w:r w:rsidR="00B45712">
        <w:rPr>
          <w:rFonts w:ascii="Times New Roman" w:eastAsia="Arial" w:hAnsi="Times New Roman" w:cs="Times New Roman"/>
        </w:rPr>
        <w:t>, así como</w:t>
      </w:r>
      <w:r w:rsidR="00565A6E">
        <w:rPr>
          <w:rFonts w:ascii="Times New Roman" w:eastAsia="Arial" w:hAnsi="Times New Roman" w:cs="Times New Roman"/>
        </w:rPr>
        <w:t xml:space="preserve"> </w:t>
      </w:r>
      <w:r w:rsidR="00987F7D">
        <w:rPr>
          <w:rFonts w:ascii="Times New Roman" w:eastAsia="Arial" w:hAnsi="Times New Roman" w:cs="Times New Roman"/>
        </w:rPr>
        <w:t>l</w:t>
      </w:r>
      <w:r w:rsidR="00565A6E">
        <w:rPr>
          <w:rFonts w:ascii="Times New Roman" w:eastAsia="Arial" w:hAnsi="Times New Roman" w:cs="Times New Roman"/>
        </w:rPr>
        <w:t xml:space="preserve">a continua búsqueda de </w:t>
      </w:r>
      <w:r w:rsidR="005D2A37">
        <w:rPr>
          <w:rFonts w:ascii="Times New Roman" w:eastAsia="Arial" w:hAnsi="Times New Roman" w:cs="Times New Roman"/>
        </w:rPr>
        <w:t>l</w:t>
      </w:r>
      <w:r w:rsidR="00565A6E">
        <w:rPr>
          <w:rFonts w:ascii="Times New Roman" w:eastAsia="Arial" w:hAnsi="Times New Roman" w:cs="Times New Roman"/>
        </w:rPr>
        <w:t xml:space="preserve">a nueva teoría de la </w:t>
      </w:r>
      <w:r w:rsidR="00B45712">
        <w:rPr>
          <w:rFonts w:ascii="Times New Roman" w:eastAsia="Arial" w:hAnsi="Times New Roman" w:cs="Times New Roman"/>
        </w:rPr>
        <w:t>R</w:t>
      </w:r>
      <w:r w:rsidR="00565A6E">
        <w:rPr>
          <w:rFonts w:ascii="Times New Roman" w:eastAsia="Arial" w:hAnsi="Times New Roman" w:cs="Times New Roman"/>
        </w:rPr>
        <w:t>estauración</w:t>
      </w:r>
      <w:r w:rsidR="00B45712">
        <w:rPr>
          <w:rFonts w:ascii="Times New Roman" w:eastAsia="Arial" w:hAnsi="Times New Roman" w:cs="Times New Roman"/>
        </w:rPr>
        <w:t>; y 3)</w:t>
      </w:r>
      <w:r w:rsidR="002B2511">
        <w:rPr>
          <w:rFonts w:ascii="Times New Roman" w:eastAsia="Arial" w:hAnsi="Times New Roman" w:cs="Times New Roman"/>
        </w:rPr>
        <w:t xml:space="preserve"> </w:t>
      </w:r>
      <w:r w:rsidR="00B45712">
        <w:rPr>
          <w:rFonts w:ascii="Times New Roman" w:eastAsia="Arial" w:hAnsi="Times New Roman" w:cs="Times New Roman"/>
        </w:rPr>
        <w:t>la investigación histórico-artística</w:t>
      </w:r>
      <w:r w:rsidR="002B2511">
        <w:rPr>
          <w:rFonts w:ascii="Times New Roman" w:eastAsia="Arial" w:hAnsi="Times New Roman" w:cs="Times New Roman"/>
        </w:rPr>
        <w:t xml:space="preserve">, </w:t>
      </w:r>
      <w:r w:rsidR="00B45712">
        <w:rPr>
          <w:rFonts w:ascii="Times New Roman" w:eastAsia="Arial" w:hAnsi="Times New Roman" w:cs="Times New Roman"/>
        </w:rPr>
        <w:t>centrada en adquirir</w:t>
      </w:r>
      <w:r w:rsidR="002B2511">
        <w:rPr>
          <w:rFonts w:ascii="Times New Roman" w:eastAsia="Arial" w:hAnsi="Times New Roman" w:cs="Times New Roman"/>
        </w:rPr>
        <w:t xml:space="preserve"> </w:t>
      </w:r>
      <w:r w:rsidR="00B45712">
        <w:rPr>
          <w:rFonts w:ascii="Times New Roman" w:eastAsia="Arial" w:hAnsi="Times New Roman" w:cs="Times New Roman"/>
        </w:rPr>
        <w:t>un</w:t>
      </w:r>
      <w:r w:rsidR="002B2511">
        <w:rPr>
          <w:rFonts w:ascii="Times New Roman" w:eastAsia="Arial" w:hAnsi="Times New Roman" w:cs="Times New Roman"/>
        </w:rPr>
        <w:t xml:space="preserve"> conocimiento profundo de la obra </w:t>
      </w:r>
      <w:r w:rsidR="00B45712">
        <w:rPr>
          <w:rFonts w:ascii="Times New Roman" w:eastAsia="Arial" w:hAnsi="Times New Roman" w:cs="Times New Roman"/>
        </w:rPr>
        <w:t xml:space="preserve">de arte y </w:t>
      </w:r>
      <w:r w:rsidR="005D2A37">
        <w:rPr>
          <w:rFonts w:ascii="Times New Roman" w:eastAsia="Arial" w:hAnsi="Times New Roman" w:cs="Times New Roman"/>
        </w:rPr>
        <w:t>sus autores</w:t>
      </w:r>
      <w:r w:rsidR="00B45712">
        <w:rPr>
          <w:rFonts w:ascii="Times New Roman" w:eastAsia="Arial" w:hAnsi="Times New Roman" w:cs="Times New Roman"/>
        </w:rPr>
        <w:t xml:space="preserve"> </w:t>
      </w:r>
      <w:r w:rsidR="002B2511">
        <w:rPr>
          <w:rFonts w:ascii="Times New Roman" w:eastAsia="Arial" w:hAnsi="Times New Roman" w:cs="Times New Roman"/>
        </w:rPr>
        <w:t>mediante la revisión de las fuentes documentales</w:t>
      </w:r>
      <w:r w:rsidR="00987E10">
        <w:rPr>
          <w:rFonts w:ascii="Times New Roman" w:eastAsia="Arial" w:hAnsi="Times New Roman" w:cs="Times New Roman"/>
        </w:rPr>
        <w:t xml:space="preserve">, </w:t>
      </w:r>
      <w:r w:rsidR="002B2511">
        <w:rPr>
          <w:rFonts w:ascii="Times New Roman" w:eastAsia="Arial" w:hAnsi="Times New Roman" w:cs="Times New Roman"/>
        </w:rPr>
        <w:t xml:space="preserve">las entrevistas </w:t>
      </w:r>
      <w:r w:rsidR="00B45712">
        <w:rPr>
          <w:rFonts w:ascii="Times New Roman" w:eastAsia="Arial" w:hAnsi="Times New Roman" w:cs="Times New Roman"/>
        </w:rPr>
        <w:t>personales</w:t>
      </w:r>
      <w:r w:rsidR="00987E10">
        <w:rPr>
          <w:rFonts w:ascii="Times New Roman" w:eastAsia="Arial" w:hAnsi="Times New Roman" w:cs="Times New Roman"/>
        </w:rPr>
        <w:t xml:space="preserve"> (</w:t>
      </w:r>
      <w:r w:rsidR="002B2511">
        <w:rPr>
          <w:rFonts w:ascii="Times New Roman" w:eastAsia="Arial" w:hAnsi="Times New Roman" w:cs="Times New Roman"/>
        </w:rPr>
        <w:t>en el caso de que esto sea posible</w:t>
      </w:r>
      <w:r w:rsidR="00987E10">
        <w:rPr>
          <w:rFonts w:ascii="Times New Roman" w:eastAsia="Arial" w:hAnsi="Times New Roman" w:cs="Times New Roman"/>
        </w:rPr>
        <w:t>) y su registro</w:t>
      </w:r>
      <w:r w:rsidR="002B2511">
        <w:rPr>
          <w:rFonts w:ascii="Times New Roman" w:eastAsia="Arial" w:hAnsi="Times New Roman" w:cs="Times New Roman"/>
        </w:rPr>
        <w:t>.</w:t>
      </w:r>
      <w:r w:rsidR="00183D52">
        <w:rPr>
          <w:rFonts w:ascii="Times New Roman" w:eastAsia="Arial" w:hAnsi="Times New Roman" w:cs="Times New Roman"/>
        </w:rPr>
        <w:t xml:space="preserve"> </w:t>
      </w:r>
      <w:r w:rsidR="00D10123">
        <w:rPr>
          <w:rFonts w:ascii="Times New Roman" w:eastAsia="Arial" w:hAnsi="Times New Roman" w:cs="Times New Roman"/>
        </w:rPr>
        <w:t>Poniendo especial atención a este último punto</w:t>
      </w:r>
      <w:r w:rsidR="002B2511">
        <w:rPr>
          <w:rFonts w:ascii="Times New Roman" w:eastAsia="Arial" w:hAnsi="Times New Roman" w:cs="Times New Roman"/>
        </w:rPr>
        <w:t xml:space="preserve">, </w:t>
      </w:r>
      <w:r w:rsidR="00D10123">
        <w:rPr>
          <w:rFonts w:ascii="Times New Roman" w:eastAsia="Arial" w:hAnsi="Times New Roman" w:cs="Times New Roman"/>
        </w:rPr>
        <w:t xml:space="preserve">cabe </w:t>
      </w:r>
      <w:r w:rsidR="00D6793C">
        <w:rPr>
          <w:rFonts w:ascii="Times New Roman" w:eastAsia="Arial" w:hAnsi="Times New Roman" w:cs="Times New Roman"/>
        </w:rPr>
        <w:t>destacar</w:t>
      </w:r>
      <w:r w:rsidR="00D10123">
        <w:rPr>
          <w:rFonts w:ascii="Times New Roman" w:eastAsia="Arial" w:hAnsi="Times New Roman" w:cs="Times New Roman"/>
        </w:rPr>
        <w:t xml:space="preserve"> que </w:t>
      </w:r>
      <w:r w:rsidR="002B2511">
        <w:rPr>
          <w:rFonts w:ascii="Times New Roman" w:eastAsia="Arial" w:hAnsi="Times New Roman" w:cs="Times New Roman"/>
        </w:rPr>
        <w:t xml:space="preserve">son </w:t>
      </w:r>
      <w:r w:rsidR="00D10123">
        <w:rPr>
          <w:rFonts w:ascii="Times New Roman" w:eastAsia="Arial" w:hAnsi="Times New Roman" w:cs="Times New Roman"/>
        </w:rPr>
        <w:t xml:space="preserve">numerosas </w:t>
      </w:r>
      <w:r w:rsidR="002B2511">
        <w:rPr>
          <w:rFonts w:ascii="Times New Roman" w:eastAsia="Arial" w:hAnsi="Times New Roman" w:cs="Times New Roman"/>
        </w:rPr>
        <w:t xml:space="preserve">las fuentes </w:t>
      </w:r>
      <w:r w:rsidR="00D10123">
        <w:rPr>
          <w:rFonts w:ascii="Times New Roman" w:eastAsia="Arial" w:hAnsi="Times New Roman" w:cs="Times New Roman"/>
        </w:rPr>
        <w:t>y los autores</w:t>
      </w:r>
      <w:sdt>
        <w:sdtPr>
          <w:rPr>
            <w:rFonts w:ascii="Times New Roman" w:eastAsia="Arial" w:hAnsi="Times New Roman" w:cs="Times New Roman"/>
          </w:rPr>
          <w:id w:val="-1440686553"/>
          <w:citation/>
        </w:sdtPr>
        <w:sdtEndPr/>
        <w:sdtContent>
          <w:r w:rsidR="00193738">
            <w:rPr>
              <w:rFonts w:ascii="Times New Roman" w:eastAsia="Arial" w:hAnsi="Times New Roman" w:cs="Times New Roman"/>
            </w:rPr>
            <w:fldChar w:fldCharType="begin"/>
          </w:r>
          <w:r w:rsidR="00193738">
            <w:rPr>
              <w:rFonts w:ascii="Times New Roman" w:eastAsia="Arial" w:hAnsi="Times New Roman" w:cs="Times New Roman"/>
              <w:lang w:val="es-ES"/>
            </w:rPr>
            <w:instrText>CITATION San15 \t  \l 3082  \m Gol16 \m Cot16</w:instrText>
          </w:r>
          <w:r w:rsidR="00193738">
            <w:rPr>
              <w:rFonts w:ascii="Times New Roman" w:eastAsia="Arial" w:hAnsi="Times New Roman" w:cs="Times New Roman"/>
            </w:rPr>
            <w:fldChar w:fldCharType="separate"/>
          </w:r>
          <w:r w:rsidR="00F33FB3">
            <w:rPr>
              <w:rFonts w:ascii="Times New Roman" w:eastAsia="Arial" w:hAnsi="Times New Roman" w:cs="Times New Roman"/>
              <w:noProof/>
              <w:lang w:val="es-ES"/>
            </w:rPr>
            <w:t xml:space="preserve"> </w:t>
          </w:r>
          <w:r w:rsidR="00F33FB3" w:rsidRPr="00F33FB3">
            <w:rPr>
              <w:rFonts w:ascii="Times New Roman" w:eastAsia="Arial" w:hAnsi="Times New Roman" w:cs="Times New Roman"/>
              <w:noProof/>
              <w:lang w:val="es-ES"/>
            </w:rPr>
            <w:t>(Santabárbara Morera &amp; Vanrell Vellosillo, 2015; Golfomitsou, 2016; Cotte, Tse, &amp; Inglis, 2016)</w:t>
          </w:r>
          <w:r w:rsidR="00193738">
            <w:rPr>
              <w:rFonts w:ascii="Times New Roman" w:eastAsia="Arial" w:hAnsi="Times New Roman" w:cs="Times New Roman"/>
            </w:rPr>
            <w:fldChar w:fldCharType="end"/>
          </w:r>
        </w:sdtContent>
      </w:sdt>
      <w:r w:rsidR="00193738">
        <w:rPr>
          <w:rFonts w:ascii="Times New Roman" w:eastAsia="Arial" w:hAnsi="Times New Roman" w:cs="Times New Roman"/>
        </w:rPr>
        <w:t xml:space="preserve"> </w:t>
      </w:r>
      <w:r w:rsidR="002B2511">
        <w:rPr>
          <w:rFonts w:ascii="Times New Roman" w:eastAsia="Arial" w:hAnsi="Times New Roman" w:cs="Times New Roman"/>
        </w:rPr>
        <w:t xml:space="preserve">que </w:t>
      </w:r>
      <w:r w:rsidR="000C1BE7">
        <w:rPr>
          <w:rFonts w:ascii="Times New Roman" w:eastAsia="Arial" w:hAnsi="Times New Roman" w:cs="Times New Roman"/>
        </w:rPr>
        <w:t>afirman</w:t>
      </w:r>
      <w:r w:rsidR="002B2511">
        <w:rPr>
          <w:rFonts w:ascii="Times New Roman" w:eastAsia="Arial" w:hAnsi="Times New Roman" w:cs="Times New Roman"/>
        </w:rPr>
        <w:t xml:space="preserve"> que la entrevista </w:t>
      </w:r>
      <w:r w:rsidR="00D10123">
        <w:rPr>
          <w:rFonts w:ascii="Times New Roman" w:eastAsia="Arial" w:hAnsi="Times New Roman" w:cs="Times New Roman"/>
        </w:rPr>
        <w:t>a</w:t>
      </w:r>
      <w:r w:rsidR="002B2511">
        <w:rPr>
          <w:rFonts w:ascii="Times New Roman" w:eastAsia="Arial" w:hAnsi="Times New Roman" w:cs="Times New Roman"/>
        </w:rPr>
        <w:t>l artista o sus colaboradores</w:t>
      </w:r>
      <w:r w:rsidR="00D10123">
        <w:rPr>
          <w:rFonts w:ascii="Times New Roman" w:eastAsia="Arial" w:hAnsi="Times New Roman" w:cs="Times New Roman"/>
        </w:rPr>
        <w:t xml:space="preserve"> </w:t>
      </w:r>
      <w:r w:rsidR="002B2511">
        <w:rPr>
          <w:rFonts w:ascii="Times New Roman" w:eastAsia="Arial" w:hAnsi="Times New Roman" w:cs="Times New Roman"/>
        </w:rPr>
        <w:t xml:space="preserve">es un </w:t>
      </w:r>
      <w:r w:rsidR="00183D52">
        <w:rPr>
          <w:rFonts w:ascii="Times New Roman" w:eastAsia="Arial" w:hAnsi="Times New Roman" w:cs="Times New Roman"/>
        </w:rPr>
        <w:t>método</w:t>
      </w:r>
      <w:r w:rsidR="002B2511">
        <w:rPr>
          <w:rFonts w:ascii="Times New Roman" w:eastAsia="Arial" w:hAnsi="Times New Roman" w:cs="Times New Roman"/>
        </w:rPr>
        <w:t xml:space="preserve"> fundamental para la adecuada conservación </w:t>
      </w:r>
      <w:r w:rsidR="00183D52">
        <w:rPr>
          <w:rFonts w:ascii="Times New Roman" w:eastAsia="Arial" w:hAnsi="Times New Roman" w:cs="Times New Roman"/>
        </w:rPr>
        <w:t>del arte</w:t>
      </w:r>
      <w:r w:rsidR="002B2511">
        <w:rPr>
          <w:rFonts w:ascii="Times New Roman" w:eastAsia="Arial" w:hAnsi="Times New Roman" w:cs="Times New Roman"/>
        </w:rPr>
        <w:t xml:space="preserve"> </w:t>
      </w:r>
      <w:r w:rsidR="00D10123">
        <w:rPr>
          <w:rFonts w:ascii="Times New Roman" w:eastAsia="Arial" w:hAnsi="Times New Roman" w:cs="Times New Roman"/>
        </w:rPr>
        <w:t>contemporáne</w:t>
      </w:r>
      <w:r w:rsidR="00183D52">
        <w:rPr>
          <w:rFonts w:ascii="Times New Roman" w:eastAsia="Arial" w:hAnsi="Times New Roman" w:cs="Times New Roman"/>
        </w:rPr>
        <w:t>o</w:t>
      </w:r>
      <w:r w:rsidR="00D10123">
        <w:rPr>
          <w:rFonts w:ascii="Times New Roman" w:eastAsia="Arial" w:hAnsi="Times New Roman" w:cs="Times New Roman"/>
        </w:rPr>
        <w:t xml:space="preserve"> </w:t>
      </w:r>
      <w:r w:rsidR="002B2511">
        <w:rPr>
          <w:rFonts w:ascii="Times New Roman" w:eastAsia="Arial" w:hAnsi="Times New Roman" w:cs="Times New Roman"/>
        </w:rPr>
        <w:t>y su exhibición.</w:t>
      </w:r>
    </w:p>
    <w:p w14:paraId="10E5D4DD" w14:textId="6ACF0860" w:rsidR="001A6B63" w:rsidRDefault="002B2511" w:rsidP="00827D82">
      <w:pPr>
        <w:spacing w:line="360" w:lineRule="auto"/>
        <w:rPr>
          <w:rFonts w:ascii="Times New Roman" w:eastAsia="Arial" w:hAnsi="Times New Roman" w:cs="Times New Roman"/>
        </w:rPr>
      </w:pPr>
      <w:r>
        <w:rPr>
          <w:rFonts w:ascii="Times New Roman" w:eastAsia="Arial" w:hAnsi="Times New Roman" w:cs="Times New Roman"/>
        </w:rPr>
        <w:t>E</w:t>
      </w:r>
      <w:r w:rsidR="00280FB7">
        <w:rPr>
          <w:rFonts w:ascii="Times New Roman" w:eastAsia="Arial" w:hAnsi="Times New Roman" w:cs="Times New Roman"/>
        </w:rPr>
        <w:t xml:space="preserve">n </w:t>
      </w:r>
      <w:r>
        <w:rPr>
          <w:rFonts w:ascii="Times New Roman" w:eastAsia="Arial" w:hAnsi="Times New Roman" w:cs="Times New Roman"/>
        </w:rPr>
        <w:t>el caso de las</w:t>
      </w:r>
      <w:r w:rsidR="00280FB7">
        <w:rPr>
          <w:rFonts w:ascii="Times New Roman" w:eastAsia="Arial" w:hAnsi="Times New Roman" w:cs="Times New Roman"/>
        </w:rPr>
        <w:t xml:space="preserve"> instituciones y </w:t>
      </w:r>
      <w:r>
        <w:rPr>
          <w:rFonts w:ascii="Times New Roman" w:eastAsia="Arial" w:hAnsi="Times New Roman" w:cs="Times New Roman"/>
        </w:rPr>
        <w:t>colecciones museísticas</w:t>
      </w:r>
      <w:r w:rsidR="00280FB7">
        <w:rPr>
          <w:rFonts w:ascii="Times New Roman" w:eastAsia="Arial" w:hAnsi="Times New Roman" w:cs="Times New Roman"/>
        </w:rPr>
        <w:t xml:space="preserve"> de arte contemporáneo</w:t>
      </w:r>
      <w:r>
        <w:rPr>
          <w:rFonts w:ascii="Times New Roman" w:eastAsia="Arial" w:hAnsi="Times New Roman" w:cs="Times New Roman"/>
        </w:rPr>
        <w:t xml:space="preserve">, </w:t>
      </w:r>
      <w:r w:rsidR="00280FB7">
        <w:rPr>
          <w:rFonts w:ascii="Times New Roman" w:eastAsia="Arial" w:hAnsi="Times New Roman" w:cs="Times New Roman"/>
        </w:rPr>
        <w:t xml:space="preserve">abundan </w:t>
      </w:r>
      <w:r w:rsidR="00183D52">
        <w:rPr>
          <w:rFonts w:ascii="Times New Roman" w:eastAsia="Arial" w:hAnsi="Times New Roman" w:cs="Times New Roman"/>
        </w:rPr>
        <w:t xml:space="preserve">en la actualidad </w:t>
      </w:r>
      <w:r w:rsidR="001A6B63">
        <w:rPr>
          <w:rFonts w:ascii="Times New Roman" w:eastAsia="Arial" w:hAnsi="Times New Roman" w:cs="Times New Roman"/>
        </w:rPr>
        <w:t>los</w:t>
      </w:r>
      <w:r w:rsidR="00280FB7">
        <w:rPr>
          <w:rFonts w:ascii="Times New Roman" w:eastAsia="Arial" w:hAnsi="Times New Roman" w:cs="Times New Roman"/>
        </w:rPr>
        <w:t xml:space="preserve"> proyectos </w:t>
      </w:r>
      <w:r w:rsidR="00183D52">
        <w:rPr>
          <w:rFonts w:ascii="Times New Roman" w:eastAsia="Arial" w:hAnsi="Times New Roman" w:cs="Times New Roman"/>
        </w:rPr>
        <w:t>que buscan</w:t>
      </w:r>
      <w:r w:rsidR="00280FB7">
        <w:rPr>
          <w:rFonts w:ascii="Times New Roman" w:eastAsia="Arial" w:hAnsi="Times New Roman" w:cs="Times New Roman"/>
        </w:rPr>
        <w:t xml:space="preserve"> </w:t>
      </w:r>
      <w:r w:rsidR="001A6B63">
        <w:rPr>
          <w:rFonts w:ascii="Times New Roman" w:eastAsia="Arial" w:hAnsi="Times New Roman" w:cs="Times New Roman"/>
        </w:rPr>
        <w:t>gener</w:t>
      </w:r>
      <w:r w:rsidR="00280FB7">
        <w:rPr>
          <w:rFonts w:ascii="Times New Roman" w:eastAsia="Arial" w:hAnsi="Times New Roman" w:cs="Times New Roman"/>
        </w:rPr>
        <w:t xml:space="preserve">ar </w:t>
      </w:r>
      <w:r>
        <w:rPr>
          <w:rFonts w:ascii="Times New Roman" w:eastAsia="Arial" w:hAnsi="Times New Roman" w:cs="Times New Roman"/>
        </w:rPr>
        <w:t>archivos de artistas</w:t>
      </w:r>
      <w:r w:rsidR="00183D52">
        <w:rPr>
          <w:rFonts w:ascii="Times New Roman" w:eastAsia="Arial" w:hAnsi="Times New Roman" w:cs="Times New Roman"/>
        </w:rPr>
        <w:t xml:space="preserve">, </w:t>
      </w:r>
      <w:r w:rsidR="00280FB7">
        <w:rPr>
          <w:rFonts w:ascii="Times New Roman" w:eastAsia="Arial" w:hAnsi="Times New Roman" w:cs="Times New Roman"/>
        </w:rPr>
        <w:t>incluy</w:t>
      </w:r>
      <w:r w:rsidR="00183D52">
        <w:rPr>
          <w:rFonts w:ascii="Times New Roman" w:eastAsia="Arial" w:hAnsi="Times New Roman" w:cs="Times New Roman"/>
        </w:rPr>
        <w:t>e</w:t>
      </w:r>
      <w:r w:rsidR="00280FB7">
        <w:rPr>
          <w:rFonts w:ascii="Times New Roman" w:eastAsia="Arial" w:hAnsi="Times New Roman" w:cs="Times New Roman"/>
        </w:rPr>
        <w:t>n</w:t>
      </w:r>
      <w:r w:rsidR="00183D52">
        <w:rPr>
          <w:rFonts w:ascii="Times New Roman" w:eastAsia="Arial" w:hAnsi="Times New Roman" w:cs="Times New Roman"/>
        </w:rPr>
        <w:t>do</w:t>
      </w:r>
      <w:r w:rsidR="00280FB7">
        <w:rPr>
          <w:rFonts w:ascii="Times New Roman" w:eastAsia="Arial" w:hAnsi="Times New Roman" w:cs="Times New Roman"/>
        </w:rPr>
        <w:t xml:space="preserve"> entrevistas</w:t>
      </w:r>
      <w:r>
        <w:rPr>
          <w:rFonts w:ascii="Times New Roman" w:eastAsia="Arial" w:hAnsi="Times New Roman" w:cs="Times New Roman"/>
        </w:rPr>
        <w:t xml:space="preserve"> </w:t>
      </w:r>
      <w:r w:rsidR="00280FB7">
        <w:rPr>
          <w:rFonts w:ascii="Times New Roman" w:eastAsia="Arial" w:hAnsi="Times New Roman" w:cs="Times New Roman"/>
        </w:rPr>
        <w:t xml:space="preserve">en formato audiovisual y </w:t>
      </w:r>
      <w:r w:rsidR="001A6B63">
        <w:rPr>
          <w:rFonts w:ascii="Times New Roman" w:eastAsia="Arial" w:hAnsi="Times New Roman" w:cs="Times New Roman"/>
        </w:rPr>
        <w:t>almacen</w:t>
      </w:r>
      <w:r w:rsidR="00183D52">
        <w:rPr>
          <w:rFonts w:ascii="Times New Roman" w:eastAsia="Arial" w:hAnsi="Times New Roman" w:cs="Times New Roman"/>
        </w:rPr>
        <w:t>a</w:t>
      </w:r>
      <w:r w:rsidR="001A6B63">
        <w:rPr>
          <w:rFonts w:ascii="Times New Roman" w:eastAsia="Arial" w:hAnsi="Times New Roman" w:cs="Times New Roman"/>
        </w:rPr>
        <w:t>n</w:t>
      </w:r>
      <w:r w:rsidR="00183D52">
        <w:rPr>
          <w:rFonts w:ascii="Times New Roman" w:eastAsia="Arial" w:hAnsi="Times New Roman" w:cs="Times New Roman"/>
        </w:rPr>
        <w:t>do</w:t>
      </w:r>
      <w:r w:rsidR="001A6B63">
        <w:rPr>
          <w:rFonts w:ascii="Times New Roman" w:eastAsia="Arial" w:hAnsi="Times New Roman" w:cs="Times New Roman"/>
        </w:rPr>
        <w:t xml:space="preserve"> </w:t>
      </w:r>
      <w:r w:rsidR="00280FB7">
        <w:rPr>
          <w:rFonts w:ascii="Times New Roman" w:eastAsia="Arial" w:hAnsi="Times New Roman" w:cs="Times New Roman"/>
        </w:rPr>
        <w:t>todo tipo de fuentes documentales, tanto escritas como gráficas,</w:t>
      </w:r>
      <w:r>
        <w:rPr>
          <w:rFonts w:ascii="Times New Roman" w:eastAsia="Arial" w:hAnsi="Times New Roman" w:cs="Times New Roman"/>
        </w:rPr>
        <w:t xml:space="preserve"> </w:t>
      </w:r>
      <w:r w:rsidR="001A6B63">
        <w:rPr>
          <w:rFonts w:ascii="Times New Roman" w:eastAsia="Arial" w:hAnsi="Times New Roman" w:cs="Times New Roman"/>
        </w:rPr>
        <w:t xml:space="preserve">para su </w:t>
      </w:r>
      <w:r>
        <w:rPr>
          <w:rFonts w:ascii="Times New Roman" w:eastAsia="Arial" w:hAnsi="Times New Roman" w:cs="Times New Roman"/>
        </w:rPr>
        <w:t>consulta</w:t>
      </w:r>
      <w:r w:rsidR="001A6B63">
        <w:rPr>
          <w:rFonts w:ascii="Times New Roman" w:eastAsia="Arial" w:hAnsi="Times New Roman" w:cs="Times New Roman"/>
        </w:rPr>
        <w:t xml:space="preserve"> en diferentes modalidades</w:t>
      </w:r>
      <w:r>
        <w:rPr>
          <w:rFonts w:ascii="Times New Roman" w:eastAsia="Arial" w:hAnsi="Times New Roman" w:cs="Times New Roman"/>
        </w:rPr>
        <w:t xml:space="preserve">. Aunque desde hace tiempo y a la par del nacimiento de la era digital, </w:t>
      </w:r>
      <w:r w:rsidR="001A6B63">
        <w:rPr>
          <w:rFonts w:ascii="Times New Roman" w:eastAsia="Arial" w:hAnsi="Times New Roman" w:cs="Times New Roman"/>
        </w:rPr>
        <w:t>l</w:t>
      </w:r>
      <w:r>
        <w:rPr>
          <w:rFonts w:ascii="Times New Roman" w:eastAsia="Arial" w:hAnsi="Times New Roman" w:cs="Times New Roman"/>
        </w:rPr>
        <w:t xml:space="preserve">as instituciones han ido conformando archivos con un </w:t>
      </w:r>
      <w:r w:rsidR="00364703">
        <w:rPr>
          <w:rFonts w:ascii="Times New Roman" w:eastAsia="Arial" w:hAnsi="Times New Roman" w:cs="Times New Roman"/>
        </w:rPr>
        <w:t>enfoque</w:t>
      </w:r>
      <w:r>
        <w:rPr>
          <w:rFonts w:ascii="Times New Roman" w:eastAsia="Arial" w:hAnsi="Times New Roman" w:cs="Times New Roman"/>
        </w:rPr>
        <w:t xml:space="preserve"> principalmente histórico</w:t>
      </w:r>
      <w:r w:rsidR="001A6B63">
        <w:rPr>
          <w:rFonts w:ascii="Times New Roman" w:eastAsia="Arial" w:hAnsi="Times New Roman" w:cs="Times New Roman"/>
        </w:rPr>
        <w:t>-</w:t>
      </w:r>
      <w:r w:rsidR="00193738">
        <w:rPr>
          <w:rFonts w:ascii="Times New Roman" w:eastAsia="Arial" w:hAnsi="Times New Roman" w:cs="Times New Roman"/>
        </w:rPr>
        <w:t>d</w:t>
      </w:r>
      <w:r w:rsidR="001A6B63">
        <w:rPr>
          <w:rFonts w:ascii="Times New Roman" w:eastAsia="Arial" w:hAnsi="Times New Roman" w:cs="Times New Roman"/>
        </w:rPr>
        <w:t>o</w:t>
      </w:r>
      <w:r w:rsidR="00193738">
        <w:rPr>
          <w:rFonts w:ascii="Times New Roman" w:eastAsia="Arial" w:hAnsi="Times New Roman" w:cs="Times New Roman"/>
        </w:rPr>
        <w:t>cumental</w:t>
      </w:r>
      <w:r>
        <w:rPr>
          <w:rFonts w:ascii="Times New Roman" w:eastAsia="Arial" w:hAnsi="Times New Roman" w:cs="Times New Roman"/>
        </w:rPr>
        <w:t xml:space="preserve"> </w:t>
      </w:r>
      <w:r w:rsidR="00183D52">
        <w:rPr>
          <w:rFonts w:ascii="Times New Roman" w:eastAsia="Arial" w:hAnsi="Times New Roman" w:cs="Times New Roman"/>
        </w:rPr>
        <w:t>centra</w:t>
      </w:r>
      <w:r w:rsidR="001A6B63">
        <w:rPr>
          <w:rFonts w:ascii="Times New Roman" w:eastAsia="Arial" w:hAnsi="Times New Roman" w:cs="Times New Roman"/>
        </w:rPr>
        <w:t>dos en</w:t>
      </w:r>
      <w:r>
        <w:rPr>
          <w:rFonts w:ascii="Times New Roman" w:eastAsia="Arial" w:hAnsi="Times New Roman" w:cs="Times New Roman"/>
        </w:rPr>
        <w:t xml:space="preserve"> la investigación en </w:t>
      </w:r>
      <w:r w:rsidR="001A6B63">
        <w:rPr>
          <w:rFonts w:ascii="Times New Roman" w:eastAsia="Arial" w:hAnsi="Times New Roman" w:cs="Times New Roman"/>
        </w:rPr>
        <w:t>el campo</w:t>
      </w:r>
      <w:r>
        <w:rPr>
          <w:rFonts w:ascii="Times New Roman" w:eastAsia="Arial" w:hAnsi="Times New Roman" w:cs="Times New Roman"/>
        </w:rPr>
        <w:t xml:space="preserve"> de la historiografía y la crítica del arte</w:t>
      </w:r>
      <w:r w:rsidR="00D77726">
        <w:rPr>
          <w:rFonts w:ascii="Times New Roman" w:eastAsia="Arial" w:hAnsi="Times New Roman" w:cs="Times New Roman"/>
        </w:rPr>
        <w:t xml:space="preserve"> </w:t>
      </w:r>
      <w:sdt>
        <w:sdtPr>
          <w:rPr>
            <w:rFonts w:ascii="Times New Roman" w:eastAsia="Arial" w:hAnsi="Times New Roman" w:cs="Times New Roman"/>
          </w:rPr>
          <w:id w:val="-1837991799"/>
          <w:citation/>
        </w:sdtPr>
        <w:sdtEndPr/>
        <w:sdtContent>
          <w:r w:rsidR="00C62134">
            <w:rPr>
              <w:rFonts w:ascii="Times New Roman" w:eastAsia="Arial" w:hAnsi="Times New Roman" w:cs="Times New Roman"/>
            </w:rPr>
            <w:fldChar w:fldCharType="begin"/>
          </w:r>
          <w:r w:rsidR="00C62134">
            <w:rPr>
              <w:rFonts w:ascii="Times New Roman" w:eastAsia="Arial" w:hAnsi="Times New Roman" w:cs="Times New Roman"/>
              <w:lang w:val="es-ES"/>
            </w:rPr>
            <w:instrText xml:space="preserve"> CITATION Cla16 \l 3082  \m Wha16</w:instrText>
          </w:r>
          <w:r w:rsidR="00C62134">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(Clark, 2016; Wharton, Engel, &amp; Taylor, 2016)</w:t>
          </w:r>
          <w:r w:rsidR="00C62134">
            <w:rPr>
              <w:rFonts w:ascii="Times New Roman" w:eastAsia="Arial" w:hAnsi="Times New Roman" w:cs="Times New Roman"/>
            </w:rPr>
            <w:fldChar w:fldCharType="end"/>
          </w:r>
        </w:sdtContent>
      </w:sdt>
      <w:r>
        <w:rPr>
          <w:rFonts w:ascii="Times New Roman" w:eastAsia="Arial" w:hAnsi="Times New Roman" w:cs="Times New Roman"/>
        </w:rPr>
        <w:t xml:space="preserve">, </w:t>
      </w:r>
      <w:r w:rsidR="00364703">
        <w:rPr>
          <w:rFonts w:ascii="Times New Roman" w:eastAsia="Arial" w:hAnsi="Times New Roman" w:cs="Times New Roman"/>
        </w:rPr>
        <w:t>de forma más reciente</w:t>
      </w:r>
      <w:r w:rsidR="00D77726">
        <w:rPr>
          <w:rFonts w:ascii="Times New Roman" w:eastAsia="Arial" w:hAnsi="Times New Roman" w:cs="Times New Roman"/>
        </w:rPr>
        <w:t>, se ha empezado a rec</w:t>
      </w:r>
      <w:r w:rsidR="00460CD1">
        <w:rPr>
          <w:rFonts w:ascii="Times New Roman" w:eastAsia="Arial" w:hAnsi="Times New Roman" w:cs="Times New Roman"/>
        </w:rPr>
        <w:t>ab</w:t>
      </w:r>
      <w:r w:rsidR="00D77726">
        <w:rPr>
          <w:rFonts w:ascii="Times New Roman" w:eastAsia="Arial" w:hAnsi="Times New Roman" w:cs="Times New Roman"/>
        </w:rPr>
        <w:t xml:space="preserve">ar información específica para el ámbito de la conservación </w:t>
      </w:r>
      <w:r w:rsidR="00364703">
        <w:rPr>
          <w:rFonts w:ascii="Times New Roman" w:eastAsia="Arial" w:hAnsi="Times New Roman" w:cs="Times New Roman"/>
        </w:rPr>
        <w:t xml:space="preserve">y restauración </w:t>
      </w:r>
      <w:r w:rsidR="00D77726">
        <w:rPr>
          <w:rFonts w:ascii="Times New Roman" w:eastAsia="Arial" w:hAnsi="Times New Roman" w:cs="Times New Roman"/>
        </w:rPr>
        <w:t>de los bienes culturales,</w:t>
      </w:r>
      <w:r w:rsidR="001A6B63">
        <w:rPr>
          <w:rFonts w:ascii="Times New Roman" w:eastAsia="Arial" w:hAnsi="Times New Roman" w:cs="Times New Roman"/>
        </w:rPr>
        <w:t xml:space="preserve"> </w:t>
      </w:r>
      <w:r w:rsidR="00D77726">
        <w:rPr>
          <w:rFonts w:ascii="Times New Roman" w:eastAsia="Arial" w:hAnsi="Times New Roman" w:cs="Times New Roman"/>
        </w:rPr>
        <w:t>incluyendo material audiovisual como entrevistas</w:t>
      </w:r>
      <w:r w:rsidR="00B47974">
        <w:rPr>
          <w:rFonts w:ascii="Times New Roman" w:eastAsia="Arial" w:hAnsi="Times New Roman" w:cs="Times New Roman"/>
        </w:rPr>
        <w:t>, encuestas de opinión</w:t>
      </w:r>
      <w:r w:rsidR="00D77726">
        <w:rPr>
          <w:rFonts w:ascii="Times New Roman" w:eastAsia="Arial" w:hAnsi="Times New Roman" w:cs="Times New Roman"/>
        </w:rPr>
        <w:t>, montaje de exposiciones, registro de procesos creativos, etc.</w:t>
      </w:r>
    </w:p>
    <w:p w14:paraId="652A9746" w14:textId="2C51907E" w:rsidR="008E5125" w:rsidRDefault="00364703" w:rsidP="00827D82">
      <w:pPr>
        <w:spacing w:line="360" w:lineRule="auto"/>
        <w:rPr>
          <w:rFonts w:ascii="Times New Roman" w:eastAsia="Arial" w:hAnsi="Times New Roman" w:cs="Times New Roman"/>
        </w:rPr>
      </w:pPr>
      <w:r w:rsidRPr="00364703">
        <w:rPr>
          <w:rFonts w:ascii="Times New Roman" w:eastAsia="Arial" w:hAnsi="Times New Roman" w:cs="Times New Roman"/>
        </w:rPr>
        <w:t>Algunos de los ejemplos más representativos de esta labor de documentación son la plataforma internacional VoCA (Voices of Contemporary Art), dirigida a realizar y recopilar entrevistas a artistas contemporáneos (además de formar en la metodología), la base de datos de artistas de la Tate Modern de Londres o la Colección de Archivos de Arte Contemporáneo – CAAC de la Facultad de Bellas Artes de Cuenca</w:t>
      </w:r>
      <w:r>
        <w:rPr>
          <w:rFonts w:ascii="Times New Roman" w:eastAsia="Arial" w:hAnsi="Times New Roman" w:cs="Times New Roman"/>
        </w:rPr>
        <w:t xml:space="preserve"> </w:t>
      </w:r>
      <w:sdt>
        <w:sdtPr>
          <w:rPr>
            <w:rFonts w:ascii="Times New Roman" w:eastAsia="Arial" w:hAnsi="Times New Roman" w:cs="Times New Roman"/>
          </w:rPr>
          <w:id w:val="1656650098"/>
          <w:citation/>
        </w:sdtPr>
        <w:sdtEndPr/>
        <w:sdtContent>
          <w:r w:rsidR="004C1AD7">
            <w:rPr>
              <w:rFonts w:ascii="Times New Roman" w:eastAsia="Arial" w:hAnsi="Times New Roman" w:cs="Times New Roman"/>
            </w:rPr>
            <w:fldChar w:fldCharType="begin"/>
          </w:r>
          <w:r w:rsidR="004C1AD7">
            <w:rPr>
              <w:rFonts w:ascii="Times New Roman" w:eastAsia="Arial" w:hAnsi="Times New Roman" w:cs="Times New Roman"/>
              <w:lang w:val="es-ES"/>
            </w:rPr>
            <w:instrText xml:space="preserve"> CITATION Peñ16 \l 3082 </w:instrText>
          </w:r>
          <w:r w:rsidR="004C1AD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 xml:space="preserve">(Peña &amp; </w:t>
          </w:r>
          <w:r w:rsidR="00F33FB3" w:rsidRPr="00F33FB3">
            <w:rPr>
              <w:rFonts w:ascii="Times New Roman" w:eastAsia="Arial" w:hAnsi="Times New Roman" w:cs="Times New Roman"/>
              <w:noProof/>
              <w:lang w:val="es-ES"/>
            </w:rPr>
            <w:lastRenderedPageBreak/>
            <w:t>Escribano, 2016)</w:t>
          </w:r>
          <w:r w:rsidR="004C1AD7">
            <w:rPr>
              <w:rFonts w:ascii="Times New Roman" w:eastAsia="Arial" w:hAnsi="Times New Roman" w:cs="Times New Roman"/>
            </w:rPr>
            <w:fldChar w:fldCharType="end"/>
          </w:r>
        </w:sdtContent>
      </w:sdt>
      <w:r w:rsidR="00B47974">
        <w:rPr>
          <w:rFonts w:ascii="Times New Roman" w:eastAsia="Arial" w:hAnsi="Times New Roman" w:cs="Times New Roman"/>
        </w:rPr>
        <w:t>, entre otros</w:t>
      </w:r>
      <w:r w:rsidRPr="00364703">
        <w:rPr>
          <w:rFonts w:ascii="Times New Roman" w:eastAsia="Arial" w:hAnsi="Times New Roman" w:cs="Times New Roman"/>
        </w:rPr>
        <w:t>. A nivel nacional, cabe mencionar las bases de datos del Museo Universitario de Arte Contemporáneo – MUAC de la Universidad Nacional Autónoma de México (UNAM), y la más reciente del Centro de la Imagen, a través de su Plataforma de Imágenes Contemporáneas</w:t>
      </w:r>
      <w:r w:rsidR="00AF5A0C">
        <w:rPr>
          <w:rFonts w:ascii="Times New Roman" w:eastAsia="Arial" w:hAnsi="Times New Roman" w:cs="Times New Roman"/>
        </w:rPr>
        <w:t xml:space="preserve"> – </w:t>
      </w:r>
      <w:r w:rsidRPr="00364703">
        <w:rPr>
          <w:rFonts w:ascii="Times New Roman" w:eastAsia="Arial" w:hAnsi="Times New Roman" w:cs="Times New Roman"/>
        </w:rPr>
        <w:t>PICS</w:t>
      </w:r>
      <w:r w:rsidR="00AF5A0C">
        <w:rPr>
          <w:rFonts w:ascii="Times New Roman" w:eastAsia="Arial" w:hAnsi="Times New Roman" w:cs="Times New Roman"/>
        </w:rPr>
        <w:t xml:space="preserve"> (</w:t>
      </w:r>
      <w:r w:rsidR="00AF5A0C" w:rsidRPr="00AF5A0C">
        <w:rPr>
          <w:rFonts w:ascii="Times New Roman" w:eastAsia="Arial" w:hAnsi="Times New Roman" w:cs="Times New Roman"/>
          <w:i/>
          <w:iCs/>
        </w:rPr>
        <w:t>Imagen 1</w:t>
      </w:r>
      <w:r w:rsidR="00AF5A0C">
        <w:rPr>
          <w:rFonts w:ascii="Times New Roman" w:eastAsia="Arial" w:hAnsi="Times New Roman" w:cs="Times New Roman"/>
        </w:rPr>
        <w:t>)</w:t>
      </w:r>
      <w:r w:rsidRPr="00364703">
        <w:rPr>
          <w:rFonts w:ascii="Times New Roman" w:eastAsia="Arial" w:hAnsi="Times New Roman" w:cs="Times New Roman"/>
        </w:rPr>
        <w:t>.</w:t>
      </w:r>
      <w:r w:rsidR="00B47974">
        <w:rPr>
          <w:rFonts w:ascii="Times New Roman" w:eastAsia="Arial" w:hAnsi="Times New Roman" w:cs="Times New Roman"/>
        </w:rPr>
        <w:t xml:space="preserve"> </w:t>
      </w:r>
      <w:r w:rsidR="009733D3">
        <w:rPr>
          <w:rFonts w:ascii="Times New Roman" w:eastAsia="Arial" w:hAnsi="Times New Roman" w:cs="Times New Roman"/>
        </w:rPr>
        <w:t>Destaca</w:t>
      </w:r>
      <w:r w:rsidR="00791018">
        <w:rPr>
          <w:rFonts w:ascii="Times New Roman" w:eastAsia="Arial" w:hAnsi="Times New Roman" w:cs="Times New Roman"/>
        </w:rPr>
        <w:t xml:space="preserve"> que, aunque estos archivos son una fuente documental de interés para el arte contemporáneo, no todos </w:t>
      </w:r>
      <w:r w:rsidR="00C23CE8">
        <w:rPr>
          <w:rFonts w:ascii="Times New Roman" w:eastAsia="Arial" w:hAnsi="Times New Roman" w:cs="Times New Roman"/>
        </w:rPr>
        <w:t xml:space="preserve">incluyen o </w:t>
      </w:r>
      <w:r w:rsidR="00791018">
        <w:rPr>
          <w:rFonts w:ascii="Times New Roman" w:eastAsia="Arial" w:hAnsi="Times New Roman" w:cs="Times New Roman"/>
        </w:rPr>
        <w:t>prestan especial atención a las cuestiones conservativas.</w:t>
      </w:r>
    </w:p>
    <w:p w14:paraId="082DE061" w14:textId="77777777" w:rsidR="00AF5A0C" w:rsidRDefault="00AF5A0C" w:rsidP="00827D82">
      <w:pPr>
        <w:spacing w:line="360" w:lineRule="auto"/>
        <w:rPr>
          <w:rFonts w:ascii="Times New Roman" w:eastAsia="Arial" w:hAnsi="Times New Roman" w:cs="Times New Roman"/>
        </w:rPr>
      </w:pPr>
    </w:p>
    <w:p w14:paraId="52F5672F" w14:textId="77777777" w:rsidR="008E5125" w:rsidRDefault="008E5125" w:rsidP="00AF5A0C">
      <w:pPr>
        <w:keepNext/>
        <w:spacing w:line="360" w:lineRule="auto"/>
        <w:jc w:val="center"/>
      </w:pPr>
      <w:r>
        <w:rPr>
          <w:rFonts w:ascii="Times New Roman" w:eastAsia="Arial" w:hAnsi="Times New Roman" w:cs="Times New Roman"/>
          <w:noProof/>
        </w:rPr>
        <w:drawing>
          <wp:inline distT="0" distB="0" distL="0" distR="0" wp14:anchorId="1BD9CE60" wp14:editId="5CE94C85">
            <wp:extent cx="6360759" cy="3002915"/>
            <wp:effectExtent l="38100" t="38100" r="97790" b="102235"/>
            <wp:docPr id="2" name="Imagen 2" descr="Interfaz de usuario gráfica, Sitio web&#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Sitio web&#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377479" cy="3010808"/>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45122F" w14:textId="0BA71841" w:rsidR="008E5125" w:rsidRPr="00AF5A0C" w:rsidRDefault="008E5125" w:rsidP="00AF5A0C">
      <w:pPr>
        <w:pStyle w:val="Descripcin"/>
        <w:jc w:val="center"/>
        <w:rPr>
          <w:rFonts w:ascii="Times New Roman" w:hAnsi="Times New Roman" w:cs="Times New Roman"/>
          <w:color w:val="auto"/>
        </w:rPr>
      </w:pPr>
      <w:r w:rsidRPr="008E5125">
        <w:rPr>
          <w:rFonts w:ascii="Times New Roman" w:hAnsi="Times New Roman" w:cs="Times New Roman"/>
          <w:color w:val="auto"/>
        </w:rPr>
        <w:t xml:space="preserve">Imagen </w:t>
      </w:r>
      <w:r w:rsidRPr="008E5125">
        <w:rPr>
          <w:rFonts w:ascii="Times New Roman" w:hAnsi="Times New Roman" w:cs="Times New Roman"/>
          <w:color w:val="auto"/>
        </w:rPr>
        <w:fldChar w:fldCharType="begin"/>
      </w:r>
      <w:r w:rsidRPr="008E5125">
        <w:rPr>
          <w:rFonts w:ascii="Times New Roman" w:hAnsi="Times New Roman" w:cs="Times New Roman"/>
          <w:color w:val="auto"/>
        </w:rPr>
        <w:instrText xml:space="preserve"> SEQ Imagen \* ARABIC </w:instrText>
      </w:r>
      <w:r w:rsidRPr="008E5125">
        <w:rPr>
          <w:rFonts w:ascii="Times New Roman" w:hAnsi="Times New Roman" w:cs="Times New Roman"/>
          <w:color w:val="auto"/>
        </w:rPr>
        <w:fldChar w:fldCharType="separate"/>
      </w:r>
      <w:r w:rsidR="00DF4A65">
        <w:rPr>
          <w:rFonts w:ascii="Times New Roman" w:hAnsi="Times New Roman" w:cs="Times New Roman"/>
          <w:noProof/>
          <w:color w:val="auto"/>
        </w:rPr>
        <w:t>1</w:t>
      </w:r>
      <w:r w:rsidRPr="008E5125">
        <w:rPr>
          <w:rFonts w:ascii="Times New Roman" w:hAnsi="Times New Roman" w:cs="Times New Roman"/>
          <w:color w:val="auto"/>
        </w:rPr>
        <w:fldChar w:fldCharType="end"/>
      </w:r>
      <w:r>
        <w:rPr>
          <w:rFonts w:ascii="Times New Roman" w:hAnsi="Times New Roman" w:cs="Times New Roman"/>
          <w:color w:val="auto"/>
        </w:rPr>
        <w:t xml:space="preserve">. Plataforma de Imágenes Contemporáneas – PICS. (2020). La captura de pantalla muestra el registro del artista potosino Aarón Cadena. Recuperado de </w:t>
      </w:r>
      <w:hyperlink r:id="rId15" w:history="1">
        <w:r w:rsidR="00AF5A0C" w:rsidRPr="00D04006">
          <w:rPr>
            <w:rStyle w:val="Hipervnculo"/>
            <w:rFonts w:ascii="Times New Roman" w:hAnsi="Times New Roman" w:cs="Times New Roman"/>
          </w:rPr>
          <w:t>https://pics-ci.com.mx/profile/Aaron_Cadena.php</w:t>
        </w:r>
      </w:hyperlink>
    </w:p>
    <w:p w14:paraId="680B279C" w14:textId="77777777" w:rsidR="008E5125" w:rsidRDefault="008E5125" w:rsidP="00827D82">
      <w:pPr>
        <w:spacing w:line="360" w:lineRule="auto"/>
        <w:rPr>
          <w:rFonts w:ascii="Times New Roman" w:eastAsia="Arial" w:hAnsi="Times New Roman" w:cs="Times New Roman"/>
        </w:rPr>
      </w:pPr>
    </w:p>
    <w:p w14:paraId="5BD776B1" w14:textId="4175975A" w:rsidR="001A6B63" w:rsidRDefault="00752D1B" w:rsidP="00827D82">
      <w:pPr>
        <w:spacing w:line="360" w:lineRule="auto"/>
        <w:rPr>
          <w:ins w:id="32" w:author="Autor"/>
          <w:rFonts w:ascii="Times New Roman" w:eastAsia="Arial" w:hAnsi="Times New Roman" w:cs="Times New Roman"/>
        </w:rPr>
      </w:pPr>
      <w:r>
        <w:rPr>
          <w:rFonts w:ascii="Times New Roman" w:eastAsia="Arial" w:hAnsi="Times New Roman" w:cs="Times New Roman"/>
        </w:rPr>
        <w:t>Pero</w:t>
      </w:r>
      <w:r w:rsidR="009733D3">
        <w:rPr>
          <w:rFonts w:ascii="Times New Roman" w:eastAsia="Arial" w:hAnsi="Times New Roman" w:cs="Times New Roman"/>
        </w:rPr>
        <w:t>, a</w:t>
      </w:r>
      <w:r w:rsidR="00B47974">
        <w:rPr>
          <w:rFonts w:ascii="Times New Roman" w:eastAsia="Arial" w:hAnsi="Times New Roman" w:cs="Times New Roman"/>
        </w:rPr>
        <w:t xml:space="preserve">demás de estos trabajos avalados institucionalmente </w:t>
      </w:r>
      <w:r>
        <w:rPr>
          <w:rFonts w:ascii="Times New Roman" w:eastAsia="Arial" w:hAnsi="Times New Roman" w:cs="Times New Roman"/>
        </w:rPr>
        <w:t xml:space="preserve">y </w:t>
      </w:r>
      <w:r w:rsidR="00B47974">
        <w:rPr>
          <w:rFonts w:ascii="Times New Roman" w:eastAsia="Arial" w:hAnsi="Times New Roman" w:cs="Times New Roman"/>
        </w:rPr>
        <w:t xml:space="preserve">que gozan del apoyo de diferentes recursos humanos y económicos, han surgido </w:t>
      </w:r>
      <w:r>
        <w:rPr>
          <w:rFonts w:ascii="Times New Roman" w:eastAsia="Arial" w:hAnsi="Times New Roman" w:cs="Times New Roman"/>
        </w:rPr>
        <w:t xml:space="preserve">alrededor del mundo </w:t>
      </w:r>
      <w:r w:rsidR="00815784">
        <w:rPr>
          <w:rFonts w:ascii="Times New Roman" w:eastAsia="Arial" w:hAnsi="Times New Roman" w:cs="Times New Roman"/>
        </w:rPr>
        <w:t xml:space="preserve">numerosos </w:t>
      </w:r>
      <w:r w:rsidR="00B47974">
        <w:rPr>
          <w:rFonts w:ascii="Times New Roman" w:eastAsia="Arial" w:hAnsi="Times New Roman" w:cs="Times New Roman"/>
        </w:rPr>
        <w:t xml:space="preserve">proyectos </w:t>
      </w:r>
      <w:r w:rsidR="00815784">
        <w:rPr>
          <w:rFonts w:ascii="Times New Roman" w:eastAsia="Arial" w:hAnsi="Times New Roman" w:cs="Times New Roman"/>
        </w:rPr>
        <w:t>de la misma índole, especialmente en Latinoamérica</w:t>
      </w:r>
      <w:r w:rsidR="009733D3">
        <w:rPr>
          <w:rFonts w:ascii="Times New Roman" w:eastAsia="Arial" w:hAnsi="Times New Roman" w:cs="Times New Roman"/>
        </w:rPr>
        <w:t xml:space="preserve"> </w:t>
      </w:r>
      <w:r w:rsidR="00815784">
        <w:rPr>
          <w:rFonts w:ascii="Times New Roman" w:eastAsia="Arial" w:hAnsi="Times New Roman" w:cs="Times New Roman"/>
        </w:rPr>
        <w:t>que</w:t>
      </w:r>
      <w:r w:rsidR="009733D3">
        <w:rPr>
          <w:rFonts w:ascii="Times New Roman" w:eastAsia="Arial" w:hAnsi="Times New Roman" w:cs="Times New Roman"/>
        </w:rPr>
        <w:t>,</w:t>
      </w:r>
      <w:r w:rsidR="00815784">
        <w:rPr>
          <w:rFonts w:ascii="Times New Roman" w:eastAsia="Arial" w:hAnsi="Times New Roman" w:cs="Times New Roman"/>
        </w:rPr>
        <w:t xml:space="preserve"> </w:t>
      </w:r>
      <w:r>
        <w:rPr>
          <w:rFonts w:ascii="Times New Roman" w:eastAsia="Arial" w:hAnsi="Times New Roman" w:cs="Times New Roman"/>
        </w:rPr>
        <w:t>de</w:t>
      </w:r>
      <w:r w:rsidR="009733D3">
        <w:rPr>
          <w:rFonts w:ascii="Times New Roman" w:eastAsia="Arial" w:hAnsi="Times New Roman" w:cs="Times New Roman"/>
        </w:rPr>
        <w:t xml:space="preserve"> </w:t>
      </w:r>
      <w:r>
        <w:rPr>
          <w:rFonts w:ascii="Times New Roman" w:eastAsia="Arial" w:hAnsi="Times New Roman" w:cs="Times New Roman"/>
        </w:rPr>
        <w:t>forma</w:t>
      </w:r>
      <w:r w:rsidR="009733D3">
        <w:rPr>
          <w:rFonts w:ascii="Times New Roman" w:eastAsia="Arial" w:hAnsi="Times New Roman" w:cs="Times New Roman"/>
        </w:rPr>
        <w:t xml:space="preserve"> más modest</w:t>
      </w:r>
      <w:r>
        <w:rPr>
          <w:rFonts w:ascii="Times New Roman" w:eastAsia="Arial" w:hAnsi="Times New Roman" w:cs="Times New Roman"/>
        </w:rPr>
        <w:t>a</w:t>
      </w:r>
      <w:r w:rsidR="00841439">
        <w:rPr>
          <w:rFonts w:ascii="Times New Roman" w:eastAsia="Arial" w:hAnsi="Times New Roman" w:cs="Times New Roman"/>
        </w:rPr>
        <w:t>,</w:t>
      </w:r>
      <w:r w:rsidR="009733D3">
        <w:rPr>
          <w:rFonts w:ascii="Times New Roman" w:eastAsia="Arial" w:hAnsi="Times New Roman" w:cs="Times New Roman"/>
        </w:rPr>
        <w:t xml:space="preserve"> </w:t>
      </w:r>
      <w:r w:rsidR="00815784">
        <w:rPr>
          <w:rFonts w:ascii="Times New Roman" w:eastAsia="Arial" w:hAnsi="Times New Roman" w:cs="Times New Roman"/>
        </w:rPr>
        <w:t>siguen estas estrategias para favorecer la preservación del arte contemporáneo</w:t>
      </w:r>
      <w:r w:rsidR="009733D3">
        <w:rPr>
          <w:rFonts w:ascii="Times New Roman" w:eastAsia="Arial" w:hAnsi="Times New Roman" w:cs="Times New Roman"/>
        </w:rPr>
        <w:t xml:space="preserve"> </w:t>
      </w:r>
      <w:r w:rsidR="00193738">
        <w:rPr>
          <w:rFonts w:ascii="Times New Roman" w:eastAsia="Arial" w:hAnsi="Times New Roman" w:cs="Times New Roman"/>
        </w:rPr>
        <w:t>más reciente</w:t>
      </w:r>
      <w:r w:rsidR="00815784">
        <w:rPr>
          <w:rFonts w:ascii="Times New Roman" w:eastAsia="Arial" w:hAnsi="Times New Roman" w:cs="Times New Roman"/>
        </w:rPr>
        <w:t>.</w:t>
      </w:r>
      <w:r w:rsidR="00791018">
        <w:rPr>
          <w:rFonts w:ascii="Times New Roman" w:eastAsia="Arial" w:hAnsi="Times New Roman" w:cs="Times New Roman"/>
        </w:rPr>
        <w:t xml:space="preserve"> Coincide también que, de </w:t>
      </w:r>
      <w:r>
        <w:rPr>
          <w:rFonts w:ascii="Times New Roman" w:eastAsia="Arial" w:hAnsi="Times New Roman" w:cs="Times New Roman"/>
        </w:rPr>
        <w:t>manera</w:t>
      </w:r>
      <w:r w:rsidR="00791018">
        <w:rPr>
          <w:rFonts w:ascii="Times New Roman" w:eastAsia="Arial" w:hAnsi="Times New Roman" w:cs="Times New Roman"/>
        </w:rPr>
        <w:t xml:space="preserve"> anecdótica, algunos de estos proyectos </w:t>
      </w:r>
      <w:r w:rsidR="00193738">
        <w:rPr>
          <w:rFonts w:ascii="Times New Roman" w:eastAsia="Arial" w:hAnsi="Times New Roman" w:cs="Times New Roman"/>
        </w:rPr>
        <w:t>buscan</w:t>
      </w:r>
      <w:r w:rsidR="00791018">
        <w:rPr>
          <w:rFonts w:ascii="Times New Roman" w:eastAsia="Arial" w:hAnsi="Times New Roman" w:cs="Times New Roman"/>
        </w:rPr>
        <w:t xml:space="preserve"> documentar la obra</w:t>
      </w:r>
      <w:r w:rsidR="00C23CE8">
        <w:rPr>
          <w:rFonts w:ascii="Times New Roman" w:eastAsia="Arial" w:hAnsi="Times New Roman" w:cs="Times New Roman"/>
        </w:rPr>
        <w:t xml:space="preserve"> de artista</w:t>
      </w:r>
      <w:r w:rsidR="009733D3">
        <w:rPr>
          <w:rFonts w:ascii="Times New Roman" w:eastAsia="Arial" w:hAnsi="Times New Roman" w:cs="Times New Roman"/>
        </w:rPr>
        <w:t>s</w:t>
      </w:r>
      <w:r w:rsidR="00C23CE8">
        <w:rPr>
          <w:rFonts w:ascii="Times New Roman" w:eastAsia="Arial" w:hAnsi="Times New Roman" w:cs="Times New Roman"/>
        </w:rPr>
        <w:t xml:space="preserve"> emergentes en </w:t>
      </w:r>
      <w:r w:rsidR="00845147">
        <w:rPr>
          <w:rFonts w:ascii="Times New Roman" w:eastAsia="Arial" w:hAnsi="Times New Roman" w:cs="Times New Roman"/>
        </w:rPr>
        <w:t>su</w:t>
      </w:r>
      <w:r w:rsidR="00C23CE8">
        <w:rPr>
          <w:rFonts w:ascii="Times New Roman" w:eastAsia="Arial" w:hAnsi="Times New Roman" w:cs="Times New Roman"/>
        </w:rPr>
        <w:t xml:space="preserve"> contexto </w:t>
      </w:r>
      <w:commentRangeStart w:id="33"/>
      <w:commentRangeStart w:id="34"/>
      <w:r w:rsidR="00C23CE8">
        <w:rPr>
          <w:rFonts w:ascii="Times New Roman" w:eastAsia="Arial" w:hAnsi="Times New Roman" w:cs="Times New Roman"/>
        </w:rPr>
        <w:t>local</w:t>
      </w:r>
      <w:commentRangeEnd w:id="33"/>
      <w:r w:rsidR="002C2D49">
        <w:rPr>
          <w:rStyle w:val="Refdecomentario"/>
        </w:rPr>
        <w:commentReference w:id="33"/>
      </w:r>
      <w:commentRangeEnd w:id="34"/>
      <w:r w:rsidR="00293BA9">
        <w:rPr>
          <w:rStyle w:val="Refdecomentario"/>
        </w:rPr>
        <w:commentReference w:id="34"/>
      </w:r>
      <w:r w:rsidR="009733D3">
        <w:rPr>
          <w:rFonts w:ascii="Times New Roman" w:eastAsia="Arial" w:hAnsi="Times New Roman" w:cs="Times New Roman"/>
        </w:rPr>
        <w:t xml:space="preserve"> </w:t>
      </w:r>
      <w:sdt>
        <w:sdtPr>
          <w:rPr>
            <w:rFonts w:ascii="Times New Roman" w:eastAsia="Arial" w:hAnsi="Times New Roman" w:cs="Times New Roman"/>
            <w:highlight w:val="yellow"/>
          </w:rPr>
          <w:id w:val="-1699078103"/>
          <w:citation/>
        </w:sdtPr>
        <w:sdtEndPr/>
        <w:sdtContent>
          <w:r w:rsidR="009C7E0D" w:rsidRPr="002C2D49">
            <w:rPr>
              <w:rFonts w:ascii="Times New Roman" w:eastAsia="Arial" w:hAnsi="Times New Roman" w:cs="Times New Roman"/>
              <w:highlight w:val="yellow"/>
              <w:rPrChange w:id="35" w:author="Autor">
                <w:rPr>
                  <w:rFonts w:ascii="Times New Roman" w:eastAsia="Arial" w:hAnsi="Times New Roman" w:cs="Times New Roman"/>
                </w:rPr>
              </w:rPrChange>
            </w:rPr>
            <w:fldChar w:fldCharType="begin"/>
          </w:r>
          <w:r w:rsidR="009C7E0D" w:rsidRPr="002C2D49">
            <w:rPr>
              <w:rFonts w:ascii="Times New Roman" w:eastAsia="Arial" w:hAnsi="Times New Roman" w:cs="Times New Roman"/>
              <w:highlight w:val="yellow"/>
              <w:lang w:val="es-ES"/>
              <w:rPrChange w:id="36" w:author="Autor">
                <w:rPr>
                  <w:rFonts w:ascii="Times New Roman" w:eastAsia="Arial" w:hAnsi="Times New Roman" w:cs="Times New Roman"/>
                  <w:lang w:val="es-ES"/>
                </w:rPr>
              </w:rPrChange>
            </w:rPr>
            <w:instrText xml:space="preserve"> CITATION Loz14 \l 3082 </w:instrText>
          </w:r>
          <w:r w:rsidR="009C7E0D" w:rsidRPr="002C2D49">
            <w:rPr>
              <w:rFonts w:ascii="Times New Roman" w:eastAsia="Arial" w:hAnsi="Times New Roman" w:cs="Times New Roman"/>
              <w:highlight w:val="yellow"/>
              <w:rPrChange w:id="37" w:author="Autor">
                <w:rPr>
                  <w:rFonts w:ascii="Times New Roman" w:eastAsia="Arial" w:hAnsi="Times New Roman" w:cs="Times New Roman"/>
                </w:rPr>
              </w:rPrChange>
            </w:rPr>
            <w:fldChar w:fldCharType="separate"/>
          </w:r>
          <w:r w:rsidR="00F33FB3" w:rsidRPr="002C2D49">
            <w:rPr>
              <w:rFonts w:ascii="Times New Roman" w:eastAsia="Arial" w:hAnsi="Times New Roman" w:cs="Times New Roman"/>
              <w:noProof/>
              <w:highlight w:val="yellow"/>
              <w:lang w:val="es-ES"/>
              <w:rPrChange w:id="38" w:author="Autor">
                <w:rPr>
                  <w:rFonts w:ascii="Times New Roman" w:eastAsia="Arial" w:hAnsi="Times New Roman" w:cs="Times New Roman"/>
                  <w:noProof/>
                  <w:lang w:val="es-ES"/>
                </w:rPr>
              </w:rPrChange>
            </w:rPr>
            <w:t>(Loza Barajas, 2014)</w:t>
          </w:r>
          <w:r w:rsidR="009C7E0D" w:rsidRPr="002C2D49">
            <w:rPr>
              <w:rFonts w:ascii="Times New Roman" w:eastAsia="Arial" w:hAnsi="Times New Roman" w:cs="Times New Roman"/>
              <w:highlight w:val="yellow"/>
              <w:rPrChange w:id="39" w:author="Autor">
                <w:rPr>
                  <w:rFonts w:ascii="Times New Roman" w:eastAsia="Arial" w:hAnsi="Times New Roman" w:cs="Times New Roman"/>
                </w:rPr>
              </w:rPrChange>
            </w:rPr>
            <w:fldChar w:fldCharType="end"/>
          </w:r>
        </w:sdtContent>
      </w:sdt>
      <w:r w:rsidR="00C23CE8" w:rsidRPr="002C2D49">
        <w:rPr>
          <w:rFonts w:ascii="Times New Roman" w:eastAsia="Arial" w:hAnsi="Times New Roman" w:cs="Times New Roman"/>
          <w:highlight w:val="yellow"/>
          <w:rPrChange w:id="40" w:author="Autor">
            <w:rPr>
              <w:rFonts w:ascii="Times New Roman" w:eastAsia="Arial" w:hAnsi="Times New Roman" w:cs="Times New Roman"/>
            </w:rPr>
          </w:rPrChange>
        </w:rPr>
        <w:t>.</w:t>
      </w:r>
    </w:p>
    <w:p w14:paraId="573C23F9" w14:textId="77777777" w:rsidR="00D518AA" w:rsidRDefault="00D518AA" w:rsidP="00827D82">
      <w:pPr>
        <w:spacing w:line="360" w:lineRule="auto"/>
        <w:rPr>
          <w:rFonts w:ascii="Times New Roman" w:eastAsia="Arial" w:hAnsi="Times New Roman" w:cs="Times New Roman"/>
        </w:rPr>
      </w:pPr>
    </w:p>
    <w:p w14:paraId="0D7028A3" w14:textId="36F56927" w:rsidR="001A6B63" w:rsidRPr="00CD64D1" w:rsidRDefault="00CD64D1" w:rsidP="00827D82">
      <w:pPr>
        <w:spacing w:line="360" w:lineRule="auto"/>
        <w:rPr>
          <w:rFonts w:ascii="Times New Roman" w:eastAsia="Arial" w:hAnsi="Times New Roman" w:cs="Times New Roman"/>
          <w:b/>
          <w:bCs/>
        </w:rPr>
      </w:pPr>
      <w:r w:rsidRPr="00CD64D1">
        <w:rPr>
          <w:rFonts w:ascii="Times New Roman" w:eastAsia="Arial" w:hAnsi="Times New Roman" w:cs="Times New Roman"/>
          <w:b/>
          <w:bCs/>
        </w:rPr>
        <w:t>Arte contemporáneo en San Luis Potosí</w:t>
      </w:r>
      <w:r w:rsidR="00491AB8">
        <w:rPr>
          <w:rFonts w:ascii="Times New Roman" w:eastAsia="Arial" w:hAnsi="Times New Roman" w:cs="Times New Roman"/>
          <w:b/>
          <w:bCs/>
        </w:rPr>
        <w:t xml:space="preserve"> 2000-2019</w:t>
      </w:r>
    </w:p>
    <w:p w14:paraId="2831BD01" w14:textId="1106D503" w:rsidR="0035348B" w:rsidRDefault="00CD64D1" w:rsidP="00CD64D1">
      <w:pPr>
        <w:spacing w:line="360" w:lineRule="auto"/>
        <w:rPr>
          <w:rFonts w:ascii="Times New Roman" w:eastAsia="Arial" w:hAnsi="Times New Roman" w:cs="Times New Roman"/>
        </w:rPr>
      </w:pPr>
      <w:r w:rsidRPr="005D09B4">
        <w:rPr>
          <w:rFonts w:ascii="Times New Roman" w:eastAsia="Arial" w:hAnsi="Times New Roman" w:cs="Times New Roman"/>
        </w:rPr>
        <w:t>San Luis Potosí́ cuenta con un gran número de profesionales en las Artes Visuales, campo que desde hace tiempo se ha manifestado a través de producciones de alta calidad realizadas por artistas potosinos formados</w:t>
      </w:r>
      <w:r>
        <w:rPr>
          <w:rFonts w:ascii="Times New Roman" w:eastAsia="Arial" w:hAnsi="Times New Roman" w:cs="Times New Roman"/>
        </w:rPr>
        <w:t xml:space="preserve"> </w:t>
      </w:r>
      <w:r w:rsidRPr="005D09B4">
        <w:rPr>
          <w:rFonts w:ascii="Times New Roman" w:eastAsia="Arial" w:hAnsi="Times New Roman" w:cs="Times New Roman"/>
        </w:rPr>
        <w:t xml:space="preserve">en la Escuela Estatal de Artes Plásticas o en </w:t>
      </w:r>
      <w:r w:rsidR="00286953">
        <w:rPr>
          <w:rFonts w:ascii="Times New Roman" w:eastAsia="Arial" w:hAnsi="Times New Roman" w:cs="Times New Roman"/>
        </w:rPr>
        <w:t xml:space="preserve">otras </w:t>
      </w:r>
      <w:r w:rsidRPr="005D09B4">
        <w:rPr>
          <w:rFonts w:ascii="Times New Roman" w:eastAsia="Arial" w:hAnsi="Times New Roman" w:cs="Times New Roman"/>
        </w:rPr>
        <w:t xml:space="preserve">licenciaturas afines que </w:t>
      </w:r>
      <w:r w:rsidR="009733D3">
        <w:rPr>
          <w:rFonts w:ascii="Times New Roman" w:eastAsia="Arial" w:hAnsi="Times New Roman" w:cs="Times New Roman"/>
        </w:rPr>
        <w:t xml:space="preserve">han sido ofertadas </w:t>
      </w:r>
      <w:r w:rsidR="0058344E">
        <w:rPr>
          <w:rFonts w:ascii="Times New Roman" w:eastAsia="Arial" w:hAnsi="Times New Roman" w:cs="Times New Roman"/>
        </w:rPr>
        <w:t>por</w:t>
      </w:r>
      <w:r w:rsidRPr="005D09B4">
        <w:rPr>
          <w:rFonts w:ascii="Times New Roman" w:eastAsia="Arial" w:hAnsi="Times New Roman" w:cs="Times New Roman"/>
        </w:rPr>
        <w:t xml:space="preserve"> las distintas instituciones de educación superior del estado.</w:t>
      </w:r>
      <w:r w:rsidR="0058344E">
        <w:rPr>
          <w:rFonts w:ascii="Times New Roman" w:eastAsia="Arial" w:hAnsi="Times New Roman" w:cs="Times New Roman"/>
        </w:rPr>
        <w:t xml:space="preserve"> </w:t>
      </w:r>
      <w:r w:rsidRPr="00CD64D1">
        <w:rPr>
          <w:rFonts w:ascii="Times New Roman" w:eastAsia="Arial" w:hAnsi="Times New Roman" w:cs="Times New Roman"/>
        </w:rPr>
        <w:t xml:space="preserve">Ya que no existen fuentes documentales sobre el arte contemporáneo </w:t>
      </w:r>
      <w:r w:rsidR="0058344E">
        <w:rPr>
          <w:rFonts w:ascii="Times New Roman" w:eastAsia="Arial" w:hAnsi="Times New Roman" w:cs="Times New Roman"/>
        </w:rPr>
        <w:t>en el ámbito local</w:t>
      </w:r>
      <w:r w:rsidR="009733D3">
        <w:rPr>
          <w:rFonts w:ascii="Times New Roman" w:eastAsia="Arial" w:hAnsi="Times New Roman" w:cs="Times New Roman"/>
        </w:rPr>
        <w:t>,</w:t>
      </w:r>
      <w:r w:rsidRPr="00CD64D1">
        <w:rPr>
          <w:rFonts w:ascii="Times New Roman" w:eastAsia="Arial" w:hAnsi="Times New Roman" w:cs="Times New Roman"/>
        </w:rPr>
        <w:t xml:space="preserve"> </w:t>
      </w:r>
      <w:r w:rsidR="009733D3">
        <w:rPr>
          <w:rFonts w:ascii="Times New Roman" w:eastAsia="Arial" w:hAnsi="Times New Roman" w:cs="Times New Roman"/>
        </w:rPr>
        <w:t>se hace necesario</w:t>
      </w:r>
      <w:r w:rsidRPr="00CD64D1">
        <w:rPr>
          <w:rFonts w:ascii="Times New Roman" w:eastAsia="Arial" w:hAnsi="Times New Roman" w:cs="Times New Roman"/>
        </w:rPr>
        <w:t xml:space="preserve"> investigar la producción artística </w:t>
      </w:r>
      <w:r w:rsidR="00286953">
        <w:rPr>
          <w:rFonts w:ascii="Times New Roman" w:eastAsia="Arial" w:hAnsi="Times New Roman" w:cs="Times New Roman"/>
        </w:rPr>
        <w:t xml:space="preserve">que actualmente se desarrolla </w:t>
      </w:r>
      <w:r w:rsidRPr="00CD64D1">
        <w:rPr>
          <w:rFonts w:ascii="Times New Roman" w:eastAsia="Arial" w:hAnsi="Times New Roman" w:cs="Times New Roman"/>
        </w:rPr>
        <w:t>en San Luis Potosí</w:t>
      </w:r>
      <w:r w:rsidR="0058344E">
        <w:rPr>
          <w:rFonts w:ascii="Times New Roman" w:eastAsia="Arial" w:hAnsi="Times New Roman" w:cs="Times New Roman"/>
        </w:rPr>
        <w:t xml:space="preserve">, </w:t>
      </w:r>
      <w:r w:rsidR="00460CD1">
        <w:rPr>
          <w:rFonts w:ascii="Times New Roman" w:eastAsia="Arial" w:hAnsi="Times New Roman" w:cs="Times New Roman"/>
        </w:rPr>
        <w:t>tenie</w:t>
      </w:r>
      <w:r w:rsidR="0058344E">
        <w:rPr>
          <w:rFonts w:ascii="Times New Roman" w:eastAsia="Arial" w:hAnsi="Times New Roman" w:cs="Times New Roman"/>
        </w:rPr>
        <w:t xml:space="preserve">ndo como </w:t>
      </w:r>
      <w:r w:rsidR="00286953" w:rsidRPr="00CD64D1">
        <w:rPr>
          <w:rFonts w:ascii="Times New Roman" w:eastAsia="Arial" w:hAnsi="Times New Roman" w:cs="Times New Roman"/>
        </w:rPr>
        <w:t xml:space="preserve">objetivo proponer un panorama del arte </w:t>
      </w:r>
      <w:r w:rsidR="0058344E">
        <w:rPr>
          <w:rFonts w:ascii="Times New Roman" w:eastAsia="Arial" w:hAnsi="Times New Roman" w:cs="Times New Roman"/>
        </w:rPr>
        <w:t>potosino que</w:t>
      </w:r>
      <w:r w:rsidR="00286953">
        <w:rPr>
          <w:rFonts w:ascii="Times New Roman" w:eastAsia="Arial" w:hAnsi="Times New Roman" w:cs="Times New Roman"/>
        </w:rPr>
        <w:t xml:space="preserve"> ayud</w:t>
      </w:r>
      <w:r w:rsidR="0058344E">
        <w:rPr>
          <w:rFonts w:ascii="Times New Roman" w:eastAsia="Arial" w:hAnsi="Times New Roman" w:cs="Times New Roman"/>
        </w:rPr>
        <w:t xml:space="preserve">e a </w:t>
      </w:r>
      <w:r w:rsidR="00286953" w:rsidRPr="00CD64D1">
        <w:rPr>
          <w:rFonts w:ascii="Times New Roman" w:eastAsia="Arial" w:hAnsi="Times New Roman" w:cs="Times New Roman"/>
        </w:rPr>
        <w:t xml:space="preserve">reflexionar </w:t>
      </w:r>
      <w:r w:rsidR="00286953">
        <w:rPr>
          <w:rFonts w:ascii="Times New Roman" w:eastAsia="Arial" w:hAnsi="Times New Roman" w:cs="Times New Roman"/>
        </w:rPr>
        <w:t xml:space="preserve">sobre </w:t>
      </w:r>
      <w:r w:rsidR="00286953" w:rsidRPr="00CD64D1">
        <w:rPr>
          <w:rFonts w:ascii="Times New Roman" w:eastAsia="Arial" w:hAnsi="Times New Roman" w:cs="Times New Roman"/>
        </w:rPr>
        <w:t>sus repercusiones a nivel nacional e internacional</w:t>
      </w:r>
      <w:r w:rsidRPr="00CD64D1">
        <w:rPr>
          <w:rFonts w:ascii="Times New Roman" w:eastAsia="Arial" w:hAnsi="Times New Roman" w:cs="Times New Roman"/>
        </w:rPr>
        <w:t>.</w:t>
      </w:r>
    </w:p>
    <w:p w14:paraId="184AA408" w14:textId="62A92A81" w:rsidR="00CD64D1" w:rsidRPr="00CD64D1" w:rsidRDefault="0056446F" w:rsidP="00CD64D1">
      <w:pPr>
        <w:spacing w:line="360" w:lineRule="auto"/>
        <w:rPr>
          <w:rFonts w:ascii="Times New Roman" w:eastAsia="Arial" w:hAnsi="Times New Roman" w:cs="Times New Roman"/>
        </w:rPr>
      </w:pPr>
      <w:r>
        <w:rPr>
          <w:rFonts w:ascii="Times New Roman" w:eastAsia="Arial" w:hAnsi="Times New Roman" w:cs="Times New Roman"/>
        </w:rPr>
        <w:t xml:space="preserve">Con esta idea en mente y como antecedente del actual proyecto, la Coordinación Académica en Arte de la UASLP inicia en 2017 un primer registro documental </w:t>
      </w:r>
      <w:r w:rsidR="0013561C">
        <w:rPr>
          <w:rFonts w:ascii="Times New Roman" w:eastAsia="Arial" w:hAnsi="Times New Roman" w:cs="Times New Roman"/>
        </w:rPr>
        <w:t>que tiene</w:t>
      </w:r>
      <w:r w:rsidR="00CD64D1" w:rsidRPr="00CD64D1">
        <w:rPr>
          <w:rFonts w:ascii="Times New Roman" w:eastAsia="Arial" w:hAnsi="Times New Roman" w:cs="Times New Roman"/>
        </w:rPr>
        <w:t xml:space="preserve"> la </w:t>
      </w:r>
      <w:r w:rsidR="00752D1B">
        <w:rPr>
          <w:rFonts w:ascii="Times New Roman" w:eastAsia="Arial" w:hAnsi="Times New Roman" w:cs="Times New Roman"/>
        </w:rPr>
        <w:t xml:space="preserve">aspiración de convertirse en </w:t>
      </w:r>
      <w:r w:rsidR="00EB44F3">
        <w:rPr>
          <w:rFonts w:ascii="Times New Roman" w:eastAsia="Arial" w:hAnsi="Times New Roman" w:cs="Times New Roman"/>
        </w:rPr>
        <w:t xml:space="preserve">una </w:t>
      </w:r>
      <w:r w:rsidR="00CD64D1" w:rsidRPr="00CD64D1">
        <w:rPr>
          <w:rFonts w:ascii="Times New Roman" w:eastAsia="Arial" w:hAnsi="Times New Roman" w:cs="Times New Roman"/>
        </w:rPr>
        <w:t xml:space="preserve">base de </w:t>
      </w:r>
      <w:r w:rsidR="00CD64D1" w:rsidRPr="00CD64D1">
        <w:rPr>
          <w:rFonts w:ascii="Times New Roman" w:eastAsia="Arial" w:hAnsi="Times New Roman" w:cs="Times New Roman"/>
        </w:rPr>
        <w:lastRenderedPageBreak/>
        <w:t xml:space="preserve">datos </w:t>
      </w:r>
      <w:r w:rsidR="00752D1B">
        <w:rPr>
          <w:rFonts w:ascii="Times New Roman" w:eastAsia="Arial" w:hAnsi="Times New Roman" w:cs="Times New Roman"/>
        </w:rPr>
        <w:t xml:space="preserve">de consulta para investigadores. En este primer </w:t>
      </w:r>
      <w:r w:rsidR="00752D1B" w:rsidRPr="00F46B52">
        <w:rPr>
          <w:rFonts w:ascii="Times New Roman" w:eastAsia="Arial" w:hAnsi="Times New Roman" w:cs="Times New Roman"/>
        </w:rPr>
        <w:t>momento</w:t>
      </w:r>
      <w:r w:rsidR="00752D1B">
        <w:rPr>
          <w:rFonts w:ascii="Times New Roman" w:eastAsia="Arial" w:hAnsi="Times New Roman" w:cs="Times New Roman"/>
        </w:rPr>
        <w:t xml:space="preserve"> se recogió </w:t>
      </w:r>
      <w:r w:rsidR="00CD64D1" w:rsidRPr="00CD64D1">
        <w:rPr>
          <w:rFonts w:ascii="Times New Roman" w:eastAsia="Arial" w:hAnsi="Times New Roman" w:cs="Times New Roman"/>
        </w:rPr>
        <w:t>información digital</w:t>
      </w:r>
      <w:r w:rsidR="00752D1B">
        <w:rPr>
          <w:rFonts w:ascii="Times New Roman" w:eastAsia="Arial" w:hAnsi="Times New Roman" w:cs="Times New Roman"/>
        </w:rPr>
        <w:t xml:space="preserve"> </w:t>
      </w:r>
      <w:r w:rsidR="00EB44F3">
        <w:rPr>
          <w:rFonts w:ascii="Times New Roman" w:eastAsia="Arial" w:hAnsi="Times New Roman" w:cs="Times New Roman"/>
        </w:rPr>
        <w:t xml:space="preserve">de artistas locales </w:t>
      </w:r>
      <w:r w:rsidR="00EB44F3" w:rsidRPr="00F46B52">
        <w:rPr>
          <w:rFonts w:ascii="Times New Roman" w:eastAsia="Arial" w:hAnsi="Times New Roman" w:cs="Times New Roman"/>
        </w:rPr>
        <w:t>como</w:t>
      </w:r>
      <w:r w:rsidR="00CD64D1" w:rsidRPr="00CD64D1">
        <w:rPr>
          <w:rFonts w:ascii="Times New Roman" w:eastAsia="Arial" w:hAnsi="Times New Roman" w:cs="Times New Roman"/>
        </w:rPr>
        <w:t xml:space="preserve"> currícul</w:t>
      </w:r>
      <w:r w:rsidR="00EB44F3">
        <w:rPr>
          <w:rFonts w:ascii="Times New Roman" w:eastAsia="Arial" w:hAnsi="Times New Roman" w:cs="Times New Roman"/>
        </w:rPr>
        <w:t>os</w:t>
      </w:r>
      <w:r w:rsidR="00CD64D1" w:rsidRPr="00CD64D1">
        <w:rPr>
          <w:rFonts w:ascii="Times New Roman" w:eastAsia="Arial" w:hAnsi="Times New Roman" w:cs="Times New Roman"/>
        </w:rPr>
        <w:t>, descripción de proyectos e imágenes</w:t>
      </w:r>
      <w:r w:rsidR="00EB44F3">
        <w:rPr>
          <w:rFonts w:ascii="Times New Roman" w:eastAsia="Arial" w:hAnsi="Times New Roman" w:cs="Times New Roman"/>
        </w:rPr>
        <w:t xml:space="preserve">, compilando actualmente un archivo de </w:t>
      </w:r>
      <w:r w:rsidR="00CD64D1" w:rsidRPr="00CD64D1">
        <w:rPr>
          <w:rFonts w:ascii="Times New Roman" w:eastAsia="Arial" w:hAnsi="Times New Roman" w:cs="Times New Roman"/>
        </w:rPr>
        <w:t>38 a</w:t>
      </w:r>
      <w:r w:rsidR="00460CD1">
        <w:rPr>
          <w:rFonts w:ascii="Times New Roman" w:eastAsia="Arial" w:hAnsi="Times New Roman" w:cs="Times New Roman"/>
        </w:rPr>
        <w:t>utore</w:t>
      </w:r>
      <w:r w:rsidR="00CD64D1" w:rsidRPr="00CD64D1">
        <w:rPr>
          <w:rFonts w:ascii="Times New Roman" w:eastAsia="Arial" w:hAnsi="Times New Roman" w:cs="Times New Roman"/>
        </w:rPr>
        <w:t xml:space="preserve">s que proporcionaron la información antes mencionada. Este </w:t>
      </w:r>
      <w:r w:rsidR="00EB44F3">
        <w:rPr>
          <w:rFonts w:ascii="Times New Roman" w:eastAsia="Arial" w:hAnsi="Times New Roman" w:cs="Times New Roman"/>
        </w:rPr>
        <w:t>registro</w:t>
      </w:r>
      <w:r w:rsidR="00CD64D1" w:rsidRPr="00CD64D1">
        <w:rPr>
          <w:rFonts w:ascii="Times New Roman" w:eastAsia="Arial" w:hAnsi="Times New Roman" w:cs="Times New Roman"/>
        </w:rPr>
        <w:t xml:space="preserve"> se </w:t>
      </w:r>
      <w:r w:rsidR="00EB44F3" w:rsidRPr="00CD64D1">
        <w:rPr>
          <w:rFonts w:ascii="Times New Roman" w:eastAsia="Arial" w:hAnsi="Times New Roman" w:cs="Times New Roman"/>
        </w:rPr>
        <w:t>realizó</w:t>
      </w:r>
      <w:r w:rsidR="00CD64D1" w:rsidRPr="00CD64D1">
        <w:rPr>
          <w:rFonts w:ascii="Times New Roman" w:eastAsia="Arial" w:hAnsi="Times New Roman" w:cs="Times New Roman"/>
        </w:rPr>
        <w:t xml:space="preserve"> en trabajo colegiado con los maestros del Taller de Análisis y </w:t>
      </w:r>
      <w:r w:rsidR="00EB44F3">
        <w:rPr>
          <w:rFonts w:ascii="Times New Roman" w:eastAsia="Arial" w:hAnsi="Times New Roman" w:cs="Times New Roman"/>
        </w:rPr>
        <w:t>E</w:t>
      </w:r>
      <w:r w:rsidR="00CD64D1" w:rsidRPr="00CD64D1">
        <w:rPr>
          <w:rFonts w:ascii="Times New Roman" w:eastAsia="Arial" w:hAnsi="Times New Roman" w:cs="Times New Roman"/>
        </w:rPr>
        <w:t xml:space="preserve">strategias </w:t>
      </w:r>
      <w:r w:rsidR="00EB44F3">
        <w:rPr>
          <w:rFonts w:ascii="Times New Roman" w:eastAsia="Arial" w:hAnsi="Times New Roman" w:cs="Times New Roman"/>
        </w:rPr>
        <w:t>A</w:t>
      </w:r>
      <w:r w:rsidR="00CD64D1" w:rsidRPr="00CD64D1">
        <w:rPr>
          <w:rFonts w:ascii="Times New Roman" w:eastAsia="Arial" w:hAnsi="Times New Roman" w:cs="Times New Roman"/>
        </w:rPr>
        <w:t xml:space="preserve">rtísticas y </w:t>
      </w:r>
      <w:r w:rsidR="00460CD1">
        <w:rPr>
          <w:rFonts w:ascii="Times New Roman" w:eastAsia="Arial" w:hAnsi="Times New Roman" w:cs="Times New Roman"/>
        </w:rPr>
        <w:t xml:space="preserve">el Taller </w:t>
      </w:r>
      <w:r w:rsidR="00CD64D1" w:rsidRPr="00CD64D1">
        <w:rPr>
          <w:rFonts w:ascii="Times New Roman" w:eastAsia="Arial" w:hAnsi="Times New Roman" w:cs="Times New Roman"/>
        </w:rPr>
        <w:t xml:space="preserve">de </w:t>
      </w:r>
      <w:r w:rsidR="00EB44F3">
        <w:rPr>
          <w:rFonts w:ascii="Times New Roman" w:eastAsia="Arial" w:hAnsi="Times New Roman" w:cs="Times New Roman"/>
        </w:rPr>
        <w:t>P</w:t>
      </w:r>
      <w:r w:rsidR="00CD64D1" w:rsidRPr="00CD64D1">
        <w:rPr>
          <w:rFonts w:ascii="Times New Roman" w:eastAsia="Arial" w:hAnsi="Times New Roman" w:cs="Times New Roman"/>
        </w:rPr>
        <w:t>roducción Bidimensional</w:t>
      </w:r>
      <w:r w:rsidR="00EB44F3">
        <w:rPr>
          <w:rFonts w:ascii="Times New Roman" w:eastAsia="Arial" w:hAnsi="Times New Roman" w:cs="Times New Roman"/>
        </w:rPr>
        <w:t xml:space="preserve"> de la licenciatura en Arte Contemporáneo</w:t>
      </w:r>
      <w:r w:rsidR="00CD64D1" w:rsidRPr="00CD64D1">
        <w:rPr>
          <w:rFonts w:ascii="Times New Roman" w:eastAsia="Arial" w:hAnsi="Times New Roman" w:cs="Times New Roman"/>
        </w:rPr>
        <w:t xml:space="preserve">. </w:t>
      </w:r>
    </w:p>
    <w:p w14:paraId="08233CFA" w14:textId="0ED08C94" w:rsidR="00CD64D1" w:rsidRPr="00CD64D1" w:rsidRDefault="00CD64D1" w:rsidP="00CD64D1">
      <w:pPr>
        <w:spacing w:line="360" w:lineRule="auto"/>
        <w:rPr>
          <w:rFonts w:ascii="Times New Roman" w:eastAsia="Arial" w:hAnsi="Times New Roman" w:cs="Times New Roman"/>
        </w:rPr>
      </w:pPr>
      <w:r w:rsidRPr="00CD64D1">
        <w:rPr>
          <w:rFonts w:ascii="Times New Roman" w:eastAsia="Arial" w:hAnsi="Times New Roman" w:cs="Times New Roman"/>
        </w:rPr>
        <w:t xml:space="preserve">Derivado de </w:t>
      </w:r>
      <w:r w:rsidR="0013561C">
        <w:rPr>
          <w:rFonts w:ascii="Times New Roman" w:eastAsia="Arial" w:hAnsi="Times New Roman" w:cs="Times New Roman"/>
        </w:rPr>
        <w:t>esta iniciativa</w:t>
      </w:r>
      <w:r w:rsidRPr="00CD64D1">
        <w:rPr>
          <w:rFonts w:ascii="Times New Roman" w:eastAsia="Arial" w:hAnsi="Times New Roman" w:cs="Times New Roman"/>
        </w:rPr>
        <w:t xml:space="preserve"> </w:t>
      </w:r>
      <w:r w:rsidR="0013561C">
        <w:rPr>
          <w:rFonts w:ascii="Times New Roman" w:eastAsia="Arial" w:hAnsi="Times New Roman" w:cs="Times New Roman"/>
        </w:rPr>
        <w:t xml:space="preserve">se llevó a cabo </w:t>
      </w:r>
      <w:r w:rsidRPr="00CD64D1">
        <w:rPr>
          <w:rFonts w:ascii="Times New Roman" w:eastAsia="Arial" w:hAnsi="Times New Roman" w:cs="Times New Roman"/>
        </w:rPr>
        <w:t xml:space="preserve">el </w:t>
      </w:r>
      <w:r w:rsidR="00EB44F3">
        <w:rPr>
          <w:rFonts w:ascii="Times New Roman" w:eastAsia="Arial" w:hAnsi="Times New Roman" w:cs="Times New Roman"/>
        </w:rPr>
        <w:t>p</w:t>
      </w:r>
      <w:r w:rsidRPr="00CD64D1">
        <w:rPr>
          <w:rFonts w:ascii="Times New Roman" w:eastAsia="Arial" w:hAnsi="Times New Roman" w:cs="Times New Roman"/>
        </w:rPr>
        <w:t>rimer coloquio de arte contemporáneo “Panorámica del arte contemporáneo en el estado de San Luis Potosí</w:t>
      </w:r>
      <w:r w:rsidR="00EB44F3">
        <w:rPr>
          <w:rFonts w:ascii="Times New Roman" w:eastAsia="Arial" w:hAnsi="Times New Roman" w:cs="Times New Roman"/>
        </w:rPr>
        <w:t>”</w:t>
      </w:r>
      <w:r w:rsidRPr="00CD64D1">
        <w:rPr>
          <w:rFonts w:ascii="Times New Roman" w:eastAsia="Arial" w:hAnsi="Times New Roman" w:cs="Times New Roman"/>
        </w:rPr>
        <w:t xml:space="preserve"> </w:t>
      </w:r>
      <w:r w:rsidR="00491AB8">
        <w:rPr>
          <w:rFonts w:ascii="Times New Roman" w:eastAsia="Arial" w:hAnsi="Times New Roman" w:cs="Times New Roman"/>
        </w:rPr>
        <w:t>en</w:t>
      </w:r>
      <w:r w:rsidRPr="00CD64D1">
        <w:rPr>
          <w:rFonts w:ascii="Times New Roman" w:eastAsia="Arial" w:hAnsi="Times New Roman" w:cs="Times New Roman"/>
        </w:rPr>
        <w:t xml:space="preserve"> mayo de 2017</w:t>
      </w:r>
      <w:r w:rsidR="00EB44F3">
        <w:rPr>
          <w:rFonts w:ascii="Times New Roman" w:eastAsia="Arial" w:hAnsi="Times New Roman" w:cs="Times New Roman"/>
        </w:rPr>
        <w:t xml:space="preserve">, </w:t>
      </w:r>
      <w:r w:rsidR="00491AB8">
        <w:rPr>
          <w:rFonts w:ascii="Times New Roman" w:eastAsia="Arial" w:hAnsi="Times New Roman" w:cs="Times New Roman"/>
        </w:rPr>
        <w:t xml:space="preserve">evento </w:t>
      </w:r>
      <w:r w:rsidR="00EB44F3">
        <w:rPr>
          <w:rFonts w:ascii="Times New Roman" w:eastAsia="Arial" w:hAnsi="Times New Roman" w:cs="Times New Roman"/>
        </w:rPr>
        <w:t>que tuvo lugar</w:t>
      </w:r>
      <w:r w:rsidRPr="00CD64D1">
        <w:rPr>
          <w:rFonts w:ascii="Times New Roman" w:eastAsia="Arial" w:hAnsi="Times New Roman" w:cs="Times New Roman"/>
        </w:rPr>
        <w:t xml:space="preserve"> en las instalaciones de la Coordinación Académica en Arte</w:t>
      </w:r>
      <w:r w:rsidR="00491AB8">
        <w:rPr>
          <w:rFonts w:ascii="Times New Roman" w:eastAsia="Arial" w:hAnsi="Times New Roman" w:cs="Times New Roman"/>
        </w:rPr>
        <w:t xml:space="preserve"> y que contó con la </w:t>
      </w:r>
      <w:r w:rsidR="00EB44F3">
        <w:rPr>
          <w:rFonts w:ascii="Times New Roman" w:eastAsia="Arial" w:hAnsi="Times New Roman" w:cs="Times New Roman"/>
        </w:rPr>
        <w:t>participa</w:t>
      </w:r>
      <w:r w:rsidR="00491AB8">
        <w:rPr>
          <w:rFonts w:ascii="Times New Roman" w:eastAsia="Arial" w:hAnsi="Times New Roman" w:cs="Times New Roman"/>
        </w:rPr>
        <w:t>ción de</w:t>
      </w:r>
      <w:r w:rsidR="00EB44F3">
        <w:rPr>
          <w:rFonts w:ascii="Times New Roman" w:eastAsia="Arial" w:hAnsi="Times New Roman" w:cs="Times New Roman"/>
        </w:rPr>
        <w:t xml:space="preserve"> </w:t>
      </w:r>
      <w:r w:rsidR="0013561C">
        <w:rPr>
          <w:rFonts w:ascii="Times New Roman" w:eastAsia="Arial" w:hAnsi="Times New Roman" w:cs="Times New Roman"/>
        </w:rPr>
        <w:t xml:space="preserve">destacados </w:t>
      </w:r>
      <w:r w:rsidR="00491AB8">
        <w:rPr>
          <w:rFonts w:ascii="Times New Roman" w:eastAsia="Arial" w:hAnsi="Times New Roman" w:cs="Times New Roman"/>
        </w:rPr>
        <w:t xml:space="preserve">artistas y académicos como </w:t>
      </w:r>
      <w:r w:rsidRPr="00CD64D1">
        <w:rPr>
          <w:rFonts w:ascii="Times New Roman" w:eastAsia="Arial" w:hAnsi="Times New Roman" w:cs="Times New Roman"/>
        </w:rPr>
        <w:t>Mauricio Palos, Juan Pablo Meneses, Oswaldo Rivera, Elisa Urías, David Ojeda, Iván Sánchez, José Tercero, Miguel Ángel Rivera, Rodrigo Meneses, Ramón Portales, Antonio Tercero e Iván Juárez.</w:t>
      </w:r>
    </w:p>
    <w:p w14:paraId="50E15049" w14:textId="44401D93" w:rsidR="00827D82" w:rsidRDefault="00491AB8" w:rsidP="00827D82">
      <w:pPr>
        <w:spacing w:line="360" w:lineRule="auto"/>
        <w:rPr>
          <w:rFonts w:ascii="Times New Roman" w:eastAsia="Arial" w:hAnsi="Times New Roman" w:cs="Times New Roman"/>
        </w:rPr>
      </w:pPr>
      <w:r>
        <w:rPr>
          <w:rFonts w:ascii="Times New Roman" w:eastAsia="Arial" w:hAnsi="Times New Roman" w:cs="Times New Roman"/>
        </w:rPr>
        <w:t>A partir del año 2018</w:t>
      </w:r>
      <w:r w:rsidR="005A0A60">
        <w:rPr>
          <w:rFonts w:ascii="Times New Roman" w:eastAsia="Arial" w:hAnsi="Times New Roman" w:cs="Times New Roman"/>
        </w:rPr>
        <w:t>, se integr</w:t>
      </w:r>
      <w:r>
        <w:rPr>
          <w:rFonts w:ascii="Times New Roman" w:eastAsia="Arial" w:hAnsi="Times New Roman" w:cs="Times New Roman"/>
        </w:rPr>
        <w:t>a</w:t>
      </w:r>
      <w:r w:rsidR="005A0A60">
        <w:rPr>
          <w:rFonts w:ascii="Times New Roman" w:eastAsia="Arial" w:hAnsi="Times New Roman" w:cs="Times New Roman"/>
        </w:rPr>
        <w:t xml:space="preserve"> </w:t>
      </w:r>
      <w:r>
        <w:rPr>
          <w:rFonts w:ascii="Times New Roman" w:eastAsia="Arial" w:hAnsi="Times New Roman" w:cs="Times New Roman"/>
        </w:rPr>
        <w:t xml:space="preserve">al </w:t>
      </w:r>
      <w:r w:rsidR="0013561C">
        <w:rPr>
          <w:rFonts w:ascii="Times New Roman" w:eastAsia="Arial" w:hAnsi="Times New Roman" w:cs="Times New Roman"/>
        </w:rPr>
        <w:t xml:space="preserve">grupo de trabajo el </w:t>
      </w:r>
      <w:r w:rsidR="005A0A60">
        <w:rPr>
          <w:rFonts w:ascii="Times New Roman" w:eastAsia="Arial" w:hAnsi="Times New Roman" w:cs="Times New Roman"/>
        </w:rPr>
        <w:t xml:space="preserve">Taller de </w:t>
      </w:r>
      <w:r w:rsidR="0013561C">
        <w:rPr>
          <w:rFonts w:ascii="Times New Roman" w:eastAsia="Arial" w:hAnsi="Times New Roman" w:cs="Times New Roman"/>
        </w:rPr>
        <w:t>C</w:t>
      </w:r>
      <w:r w:rsidR="005A0A60">
        <w:rPr>
          <w:rFonts w:ascii="Times New Roman" w:eastAsia="Arial" w:hAnsi="Times New Roman" w:cs="Times New Roman"/>
        </w:rPr>
        <w:t>onserv</w:t>
      </w:r>
      <w:r w:rsidR="0013561C">
        <w:rPr>
          <w:rFonts w:ascii="Times New Roman" w:eastAsia="Arial" w:hAnsi="Times New Roman" w:cs="Times New Roman"/>
        </w:rPr>
        <w:t>ación</w:t>
      </w:r>
      <w:r w:rsidR="005A0A60">
        <w:rPr>
          <w:rFonts w:ascii="Times New Roman" w:eastAsia="Arial" w:hAnsi="Times New Roman" w:cs="Times New Roman"/>
        </w:rPr>
        <w:t xml:space="preserve"> de A</w:t>
      </w:r>
      <w:r w:rsidR="0013561C">
        <w:rPr>
          <w:rFonts w:ascii="Times New Roman" w:eastAsia="Arial" w:hAnsi="Times New Roman" w:cs="Times New Roman"/>
        </w:rPr>
        <w:t>rte Contemporáneo de la Licenciatura en Conservación y Restauración de Bienes Culturales Muebles (LCRBCM) de la UASLP</w:t>
      </w:r>
      <w:r w:rsidR="00460CD1">
        <w:rPr>
          <w:rFonts w:ascii="Times New Roman" w:eastAsia="Arial" w:hAnsi="Times New Roman" w:cs="Times New Roman"/>
        </w:rPr>
        <w:t>,</w:t>
      </w:r>
      <w:r w:rsidR="005A0A60">
        <w:rPr>
          <w:rFonts w:ascii="Times New Roman" w:eastAsia="Arial" w:hAnsi="Times New Roman" w:cs="Times New Roman"/>
        </w:rPr>
        <w:t xml:space="preserve"> con la idea de </w:t>
      </w:r>
      <w:r w:rsidR="0013561C">
        <w:rPr>
          <w:rFonts w:ascii="Times New Roman" w:eastAsia="Arial" w:hAnsi="Times New Roman" w:cs="Times New Roman"/>
        </w:rPr>
        <w:t>registrar</w:t>
      </w:r>
      <w:r w:rsidR="005A0A60">
        <w:rPr>
          <w:rFonts w:ascii="Times New Roman" w:eastAsia="Arial" w:hAnsi="Times New Roman" w:cs="Times New Roman"/>
        </w:rPr>
        <w:t xml:space="preserve"> información específica sobre cuestiones de </w:t>
      </w:r>
      <w:r w:rsidR="0013561C">
        <w:rPr>
          <w:rFonts w:ascii="Times New Roman" w:eastAsia="Arial" w:hAnsi="Times New Roman" w:cs="Times New Roman"/>
        </w:rPr>
        <w:t>r</w:t>
      </w:r>
      <w:r w:rsidR="005A0A60">
        <w:rPr>
          <w:rFonts w:ascii="Times New Roman" w:eastAsia="Arial" w:hAnsi="Times New Roman" w:cs="Times New Roman"/>
        </w:rPr>
        <w:t xml:space="preserve">estauración. </w:t>
      </w:r>
      <w:r w:rsidR="001421D6">
        <w:rPr>
          <w:rFonts w:ascii="Times New Roman" w:eastAsia="Arial" w:hAnsi="Times New Roman" w:cs="Times New Roman"/>
        </w:rPr>
        <w:t xml:space="preserve">Sobre la base </w:t>
      </w:r>
      <w:r w:rsidR="0013561C">
        <w:rPr>
          <w:rFonts w:ascii="Times New Roman" w:eastAsia="Arial" w:hAnsi="Times New Roman" w:cs="Times New Roman"/>
        </w:rPr>
        <w:t>del</w:t>
      </w:r>
      <w:r w:rsidR="001421D6">
        <w:rPr>
          <w:rFonts w:ascii="Times New Roman" w:eastAsia="Arial" w:hAnsi="Times New Roman" w:cs="Times New Roman"/>
        </w:rPr>
        <w:t xml:space="preserve"> archivo</w:t>
      </w:r>
      <w:r w:rsidR="0013561C">
        <w:rPr>
          <w:rFonts w:ascii="Times New Roman" w:eastAsia="Arial" w:hAnsi="Times New Roman" w:cs="Times New Roman"/>
        </w:rPr>
        <w:t xml:space="preserve"> ya existente</w:t>
      </w:r>
      <w:r w:rsidR="001421D6">
        <w:rPr>
          <w:rFonts w:ascii="Times New Roman" w:eastAsia="Arial" w:hAnsi="Times New Roman" w:cs="Times New Roman"/>
        </w:rPr>
        <w:t>, se discutió la idea de generar un</w:t>
      </w:r>
      <w:r w:rsidR="0013561C">
        <w:rPr>
          <w:rFonts w:ascii="Times New Roman" w:eastAsia="Arial" w:hAnsi="Times New Roman" w:cs="Times New Roman"/>
        </w:rPr>
        <w:t xml:space="preserve"> proyecto de investigación más ambicioso, que conformase un</w:t>
      </w:r>
      <w:r w:rsidR="001421D6">
        <w:rPr>
          <w:rFonts w:ascii="Times New Roman" w:eastAsia="Arial" w:hAnsi="Times New Roman" w:cs="Times New Roman"/>
        </w:rPr>
        <w:t xml:space="preserve">a base de datos amplia, que tuviera carácter </w:t>
      </w:r>
      <w:r w:rsidR="0013561C">
        <w:rPr>
          <w:rFonts w:ascii="Times New Roman" w:eastAsia="Arial" w:hAnsi="Times New Roman" w:cs="Times New Roman"/>
        </w:rPr>
        <w:t xml:space="preserve">público y </w:t>
      </w:r>
      <w:r w:rsidR="001421D6">
        <w:rPr>
          <w:rFonts w:ascii="Times New Roman" w:eastAsia="Arial" w:hAnsi="Times New Roman" w:cs="Times New Roman"/>
        </w:rPr>
        <w:t>abierto</w:t>
      </w:r>
      <w:r w:rsidR="0013561C">
        <w:rPr>
          <w:rFonts w:ascii="Times New Roman" w:eastAsia="Arial" w:hAnsi="Times New Roman" w:cs="Times New Roman"/>
        </w:rPr>
        <w:t>,</w:t>
      </w:r>
      <w:r w:rsidR="001421D6">
        <w:rPr>
          <w:rFonts w:ascii="Times New Roman" w:eastAsia="Arial" w:hAnsi="Times New Roman" w:cs="Times New Roman"/>
        </w:rPr>
        <w:t xml:space="preserve"> </w:t>
      </w:r>
      <w:r w:rsidR="0013561C">
        <w:rPr>
          <w:rFonts w:ascii="Times New Roman" w:eastAsia="Arial" w:hAnsi="Times New Roman" w:cs="Times New Roman"/>
        </w:rPr>
        <w:t xml:space="preserve">y que </w:t>
      </w:r>
      <w:r w:rsidR="001421D6">
        <w:rPr>
          <w:rFonts w:ascii="Times New Roman" w:eastAsia="Arial" w:hAnsi="Times New Roman" w:cs="Times New Roman"/>
        </w:rPr>
        <w:t>estuviera respaldad</w:t>
      </w:r>
      <w:r w:rsidR="0013561C">
        <w:rPr>
          <w:rFonts w:ascii="Times New Roman" w:eastAsia="Arial" w:hAnsi="Times New Roman" w:cs="Times New Roman"/>
        </w:rPr>
        <w:t>a</w:t>
      </w:r>
      <w:r w:rsidR="001421D6">
        <w:rPr>
          <w:rFonts w:ascii="Times New Roman" w:eastAsia="Arial" w:hAnsi="Times New Roman" w:cs="Times New Roman"/>
        </w:rPr>
        <w:t xml:space="preserve"> institucionalmente</w:t>
      </w:r>
      <w:r w:rsidR="0013561C">
        <w:rPr>
          <w:rFonts w:ascii="Times New Roman" w:eastAsia="Arial" w:hAnsi="Times New Roman" w:cs="Times New Roman"/>
        </w:rPr>
        <w:t xml:space="preserve">. El proyecto, denominado finalmente </w:t>
      </w:r>
      <w:r w:rsidR="00084F84">
        <w:rPr>
          <w:rFonts w:ascii="Times New Roman" w:eastAsia="Arial" w:hAnsi="Times New Roman" w:cs="Times New Roman"/>
        </w:rPr>
        <w:t>“</w:t>
      </w:r>
      <w:r w:rsidR="0013561C">
        <w:rPr>
          <w:rFonts w:ascii="Times New Roman" w:eastAsia="Arial" w:hAnsi="Times New Roman" w:cs="Times New Roman"/>
        </w:rPr>
        <w:t>Arte Contemporáneo en San Luis Potosí</w:t>
      </w:r>
      <w:r w:rsidR="00084F84">
        <w:rPr>
          <w:rFonts w:ascii="Times New Roman" w:eastAsia="Arial" w:hAnsi="Times New Roman" w:cs="Times New Roman"/>
        </w:rPr>
        <w:t xml:space="preserve"> 2000-2019”, se planteó con el objetivo de recoger</w:t>
      </w:r>
      <w:r w:rsidR="001421D6">
        <w:rPr>
          <w:rFonts w:ascii="Times New Roman" w:eastAsia="Arial" w:hAnsi="Times New Roman" w:cs="Times New Roman"/>
        </w:rPr>
        <w:t xml:space="preserve"> información variada de artistas emergentes del estado de San Luis Potosí</w:t>
      </w:r>
      <w:r w:rsidR="00AF5A0C">
        <w:rPr>
          <w:rFonts w:ascii="Times New Roman" w:eastAsia="Arial" w:hAnsi="Times New Roman" w:cs="Times New Roman"/>
        </w:rPr>
        <w:t xml:space="preserve"> (</w:t>
      </w:r>
      <w:r w:rsidR="00AF5A0C" w:rsidRPr="00AF5A0C">
        <w:rPr>
          <w:rFonts w:ascii="Times New Roman" w:eastAsia="Arial" w:hAnsi="Times New Roman" w:cs="Times New Roman"/>
          <w:i/>
          <w:iCs/>
        </w:rPr>
        <w:t>Imagen 2</w:t>
      </w:r>
      <w:r w:rsidR="00AF5A0C">
        <w:rPr>
          <w:rFonts w:ascii="Times New Roman" w:eastAsia="Arial" w:hAnsi="Times New Roman" w:cs="Times New Roman"/>
        </w:rPr>
        <w:t>)</w:t>
      </w:r>
      <w:r w:rsidR="001421D6">
        <w:rPr>
          <w:rFonts w:ascii="Times New Roman" w:eastAsia="Arial" w:hAnsi="Times New Roman" w:cs="Times New Roman"/>
        </w:rPr>
        <w:t>, que sirvie</w:t>
      </w:r>
      <w:r w:rsidR="00460CD1">
        <w:rPr>
          <w:rFonts w:ascii="Times New Roman" w:eastAsia="Arial" w:hAnsi="Times New Roman" w:cs="Times New Roman"/>
        </w:rPr>
        <w:t>ra</w:t>
      </w:r>
      <w:r w:rsidR="001421D6">
        <w:rPr>
          <w:rFonts w:ascii="Times New Roman" w:eastAsia="Arial" w:hAnsi="Times New Roman" w:cs="Times New Roman"/>
        </w:rPr>
        <w:t xml:space="preserve"> como fuente primaria </w:t>
      </w:r>
      <w:r w:rsidR="000819AB">
        <w:rPr>
          <w:rFonts w:ascii="Times New Roman" w:eastAsia="Arial" w:hAnsi="Times New Roman" w:cs="Times New Roman"/>
        </w:rPr>
        <w:t>para la</w:t>
      </w:r>
      <w:r w:rsidR="001421D6">
        <w:rPr>
          <w:rFonts w:ascii="Times New Roman" w:eastAsia="Arial" w:hAnsi="Times New Roman" w:cs="Times New Roman"/>
        </w:rPr>
        <w:t xml:space="preserve"> investigación en las disciplinas de la conservación, la crítica y la historia del arte, además de </w:t>
      </w:r>
      <w:r w:rsidR="000819AB">
        <w:rPr>
          <w:rFonts w:ascii="Times New Roman" w:eastAsia="Arial" w:hAnsi="Times New Roman" w:cs="Times New Roman"/>
        </w:rPr>
        <w:t xml:space="preserve">fuente y </w:t>
      </w:r>
      <w:r w:rsidR="001421D6">
        <w:rPr>
          <w:rFonts w:ascii="Times New Roman" w:eastAsia="Arial" w:hAnsi="Times New Roman" w:cs="Times New Roman"/>
        </w:rPr>
        <w:t>registro documental de los procesos creativos de sus autores.</w:t>
      </w:r>
    </w:p>
    <w:p w14:paraId="3A48C97A" w14:textId="156622AB" w:rsidR="00AF5A0C" w:rsidRDefault="00AF5A0C" w:rsidP="00827D82">
      <w:pPr>
        <w:spacing w:line="360" w:lineRule="auto"/>
        <w:rPr>
          <w:rFonts w:ascii="Times New Roman" w:eastAsia="Arial" w:hAnsi="Times New Roman" w:cs="Times New Roman"/>
        </w:rPr>
      </w:pPr>
    </w:p>
    <w:p w14:paraId="0A741459" w14:textId="77777777" w:rsidR="00AF5A0C" w:rsidRDefault="00AF5A0C" w:rsidP="00AF5A0C">
      <w:pPr>
        <w:keepNext/>
        <w:spacing w:line="360" w:lineRule="auto"/>
        <w:jc w:val="center"/>
      </w:pPr>
      <w:r>
        <w:rPr>
          <w:rFonts w:ascii="Times New Roman" w:eastAsia="Arial" w:hAnsi="Times New Roman" w:cs="Times New Roman"/>
          <w:noProof/>
        </w:rPr>
        <w:drawing>
          <wp:inline distT="0" distB="0" distL="0" distR="0" wp14:anchorId="76694C07" wp14:editId="3EAA7CCB">
            <wp:extent cx="5164749" cy="4160520"/>
            <wp:effectExtent l="0" t="0" r="0" b="0"/>
            <wp:docPr id="3" name="Imagen 3" descr="Imagen que contiene dibuj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magen que contiene dibujo&#10;&#10;Descripción generada automáticament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67019" cy="4242905"/>
                    </a:xfrm>
                    <a:prstGeom prst="rect">
                      <a:avLst/>
                    </a:prstGeom>
                  </pic:spPr>
                </pic:pic>
              </a:graphicData>
            </a:graphic>
          </wp:inline>
        </w:drawing>
      </w:r>
    </w:p>
    <w:p w14:paraId="0A4CA954" w14:textId="48771F01" w:rsidR="00AF5A0C" w:rsidRPr="00AF5A0C" w:rsidRDefault="00AF5A0C" w:rsidP="00AF5A0C">
      <w:pPr>
        <w:pStyle w:val="Descripcin"/>
        <w:jc w:val="center"/>
        <w:rPr>
          <w:rFonts w:ascii="Times New Roman" w:eastAsia="Arial" w:hAnsi="Times New Roman" w:cs="Times New Roman"/>
          <w:color w:val="auto"/>
        </w:rPr>
      </w:pPr>
      <w:r w:rsidRPr="00AF5A0C">
        <w:rPr>
          <w:rFonts w:ascii="Times New Roman" w:hAnsi="Times New Roman" w:cs="Times New Roman"/>
          <w:color w:val="auto"/>
        </w:rPr>
        <w:t xml:space="preserve">Imagen </w:t>
      </w:r>
      <w:r w:rsidRPr="00AF5A0C">
        <w:rPr>
          <w:rFonts w:ascii="Times New Roman" w:hAnsi="Times New Roman" w:cs="Times New Roman"/>
          <w:color w:val="auto"/>
        </w:rPr>
        <w:fldChar w:fldCharType="begin"/>
      </w:r>
      <w:r w:rsidRPr="00AF5A0C">
        <w:rPr>
          <w:rFonts w:ascii="Times New Roman" w:hAnsi="Times New Roman" w:cs="Times New Roman"/>
          <w:color w:val="auto"/>
        </w:rPr>
        <w:instrText xml:space="preserve"> SEQ Imagen \* ARABIC </w:instrText>
      </w:r>
      <w:r w:rsidRPr="00AF5A0C">
        <w:rPr>
          <w:rFonts w:ascii="Times New Roman" w:hAnsi="Times New Roman" w:cs="Times New Roman"/>
          <w:color w:val="auto"/>
        </w:rPr>
        <w:fldChar w:fldCharType="separate"/>
      </w:r>
      <w:r w:rsidR="00DF4A65">
        <w:rPr>
          <w:rFonts w:ascii="Times New Roman" w:hAnsi="Times New Roman" w:cs="Times New Roman"/>
          <w:noProof/>
          <w:color w:val="auto"/>
        </w:rPr>
        <w:t>2</w:t>
      </w:r>
      <w:r w:rsidRPr="00AF5A0C">
        <w:rPr>
          <w:rFonts w:ascii="Times New Roman" w:hAnsi="Times New Roman" w:cs="Times New Roman"/>
          <w:color w:val="auto"/>
        </w:rPr>
        <w:fldChar w:fldCharType="end"/>
      </w:r>
      <w:r>
        <w:rPr>
          <w:rFonts w:ascii="Times New Roman" w:hAnsi="Times New Roman" w:cs="Times New Roman"/>
          <w:color w:val="auto"/>
        </w:rPr>
        <w:t xml:space="preserve">. </w:t>
      </w:r>
      <w:r w:rsidR="008321BF">
        <w:rPr>
          <w:rFonts w:ascii="Times New Roman" w:hAnsi="Times New Roman" w:cs="Times New Roman"/>
          <w:color w:val="auto"/>
        </w:rPr>
        <w:t>Urías</w:t>
      </w:r>
      <w:r w:rsidR="000B4FB6">
        <w:rPr>
          <w:rFonts w:ascii="Times New Roman" w:hAnsi="Times New Roman" w:cs="Times New Roman"/>
          <w:color w:val="auto"/>
        </w:rPr>
        <w:t>, E</w:t>
      </w:r>
      <w:r w:rsidR="008321BF">
        <w:rPr>
          <w:rFonts w:ascii="Times New Roman" w:hAnsi="Times New Roman" w:cs="Times New Roman"/>
          <w:color w:val="auto"/>
        </w:rPr>
        <w:t>. (2018). Hablando de lo cotidiano. Obra perteneciente a la serie ‘La relación de los opuestos’. Paneles de 200 x 200 cm con intervenciones al carboncillo, impresión fotográfica y vinil.</w:t>
      </w:r>
    </w:p>
    <w:p w14:paraId="79D25FFB" w14:textId="6FD29D44" w:rsidR="00664DD1" w:rsidRPr="00664DD1" w:rsidRDefault="00664DD1" w:rsidP="00827D82">
      <w:pPr>
        <w:spacing w:line="360" w:lineRule="auto"/>
        <w:rPr>
          <w:rFonts w:ascii="Times New Roman" w:eastAsia="Arial" w:hAnsi="Times New Roman" w:cs="Times New Roman"/>
          <w:b/>
          <w:bCs/>
        </w:rPr>
      </w:pPr>
      <w:r>
        <w:rPr>
          <w:rFonts w:ascii="Times New Roman" w:eastAsia="Arial" w:hAnsi="Times New Roman" w:cs="Times New Roman"/>
          <w:b/>
          <w:bCs/>
        </w:rPr>
        <w:lastRenderedPageBreak/>
        <w:t xml:space="preserve">Diseño de </w:t>
      </w:r>
      <w:r w:rsidR="006651D6">
        <w:rPr>
          <w:rFonts w:ascii="Times New Roman" w:eastAsia="Arial" w:hAnsi="Times New Roman" w:cs="Times New Roman"/>
          <w:b/>
          <w:bCs/>
        </w:rPr>
        <w:t>la base de datos</w:t>
      </w:r>
      <w:r>
        <w:rPr>
          <w:rFonts w:ascii="Times New Roman" w:eastAsia="Arial" w:hAnsi="Times New Roman" w:cs="Times New Roman"/>
          <w:b/>
          <w:bCs/>
        </w:rPr>
        <w:t xml:space="preserve"> y entrevistas</w:t>
      </w:r>
    </w:p>
    <w:p w14:paraId="1A391C83" w14:textId="4718368B" w:rsidR="00436EE1" w:rsidRDefault="002D1566" w:rsidP="00CD64D1">
      <w:pPr>
        <w:spacing w:line="360" w:lineRule="auto"/>
        <w:rPr>
          <w:rFonts w:ascii="Times New Roman" w:eastAsia="Arial" w:hAnsi="Times New Roman" w:cs="Times New Roman"/>
        </w:rPr>
      </w:pPr>
      <w:r>
        <w:rPr>
          <w:rFonts w:ascii="Times New Roman" w:eastAsia="Arial" w:hAnsi="Times New Roman" w:cs="Times New Roman"/>
        </w:rPr>
        <w:t>En un inicio, el</w:t>
      </w:r>
      <w:r w:rsidR="00664DD1" w:rsidRPr="00664DD1">
        <w:rPr>
          <w:rFonts w:ascii="Times New Roman" w:eastAsia="Arial" w:hAnsi="Times New Roman" w:cs="Times New Roman"/>
        </w:rPr>
        <w:t xml:space="preserve"> proyecto </w:t>
      </w:r>
      <w:r w:rsidR="00664DD1">
        <w:rPr>
          <w:rFonts w:ascii="Times New Roman" w:eastAsia="Arial" w:hAnsi="Times New Roman" w:cs="Times New Roman"/>
        </w:rPr>
        <w:t xml:space="preserve">se diseñó </w:t>
      </w:r>
      <w:r>
        <w:rPr>
          <w:rFonts w:ascii="Times New Roman" w:eastAsia="Arial" w:hAnsi="Times New Roman" w:cs="Times New Roman"/>
        </w:rPr>
        <w:t>para ser realizado en</w:t>
      </w:r>
      <w:r w:rsidR="00664DD1" w:rsidRPr="00664DD1">
        <w:rPr>
          <w:rFonts w:ascii="Times New Roman" w:eastAsia="Arial" w:hAnsi="Times New Roman" w:cs="Times New Roman"/>
        </w:rPr>
        <w:t xml:space="preserve"> tres fases</w:t>
      </w:r>
      <w:r>
        <w:rPr>
          <w:rFonts w:ascii="Times New Roman" w:eastAsia="Arial" w:hAnsi="Times New Roman" w:cs="Times New Roman"/>
        </w:rPr>
        <w:t>.</w:t>
      </w:r>
      <w:r w:rsidR="00664DD1" w:rsidRPr="00664DD1">
        <w:rPr>
          <w:rFonts w:ascii="Times New Roman" w:eastAsia="Arial" w:hAnsi="Times New Roman" w:cs="Times New Roman"/>
        </w:rPr>
        <w:t xml:space="preserve"> </w:t>
      </w:r>
      <w:r>
        <w:rPr>
          <w:rFonts w:ascii="Times New Roman" w:eastAsia="Arial" w:hAnsi="Times New Roman" w:cs="Times New Roman"/>
        </w:rPr>
        <w:t xml:space="preserve">A </w:t>
      </w:r>
      <w:r w:rsidR="00460CD1">
        <w:rPr>
          <w:rFonts w:ascii="Times New Roman" w:eastAsia="Arial" w:hAnsi="Times New Roman" w:cs="Times New Roman"/>
        </w:rPr>
        <w:t xml:space="preserve">lo largo </w:t>
      </w:r>
      <w:r>
        <w:rPr>
          <w:rFonts w:ascii="Times New Roman" w:eastAsia="Arial" w:hAnsi="Times New Roman" w:cs="Times New Roman"/>
        </w:rPr>
        <w:t>de estas</w:t>
      </w:r>
      <w:r w:rsidR="00664DD1">
        <w:rPr>
          <w:rFonts w:ascii="Times New Roman" w:eastAsia="Arial" w:hAnsi="Times New Roman" w:cs="Times New Roman"/>
        </w:rPr>
        <w:t xml:space="preserve"> se</w:t>
      </w:r>
      <w:r w:rsidR="00664DD1" w:rsidRPr="00664DD1">
        <w:rPr>
          <w:rFonts w:ascii="Times New Roman" w:eastAsia="Arial" w:hAnsi="Times New Roman" w:cs="Times New Roman"/>
        </w:rPr>
        <w:t xml:space="preserve"> pretende </w:t>
      </w:r>
      <w:r w:rsidR="005A6AB8">
        <w:rPr>
          <w:rFonts w:ascii="Times New Roman" w:eastAsia="Arial" w:hAnsi="Times New Roman" w:cs="Times New Roman"/>
        </w:rPr>
        <w:t>registrar, analizar, publicar y difundir</w:t>
      </w:r>
      <w:r w:rsidR="00664DD1" w:rsidRPr="00664DD1">
        <w:rPr>
          <w:rFonts w:ascii="Times New Roman" w:eastAsia="Arial" w:hAnsi="Times New Roman" w:cs="Times New Roman"/>
        </w:rPr>
        <w:t xml:space="preserve"> información sobre técnicas de producción y materiales, procesos creativos, opiniones de los artistas </w:t>
      </w:r>
      <w:r w:rsidR="00C52B7D">
        <w:rPr>
          <w:rFonts w:ascii="Times New Roman" w:eastAsia="Arial" w:hAnsi="Times New Roman" w:cs="Times New Roman"/>
        </w:rPr>
        <w:t>y</w:t>
      </w:r>
      <w:r w:rsidR="005A6AB8">
        <w:rPr>
          <w:rFonts w:ascii="Times New Roman" w:eastAsia="Arial" w:hAnsi="Times New Roman" w:cs="Times New Roman"/>
        </w:rPr>
        <w:t xml:space="preserve"> </w:t>
      </w:r>
      <w:r>
        <w:rPr>
          <w:rFonts w:ascii="Times New Roman" w:eastAsia="Arial" w:hAnsi="Times New Roman" w:cs="Times New Roman"/>
        </w:rPr>
        <w:t xml:space="preserve">sus </w:t>
      </w:r>
      <w:r w:rsidR="00664DD1" w:rsidRPr="00664DD1">
        <w:rPr>
          <w:rFonts w:ascii="Times New Roman" w:eastAsia="Arial" w:hAnsi="Times New Roman" w:cs="Times New Roman"/>
        </w:rPr>
        <w:t xml:space="preserve">consideraciones en torno a la conservación y restauración. La primera fase consistió en la obtención de la información, la segunda en el análisis de los </w:t>
      </w:r>
      <w:r w:rsidR="00C52B7D">
        <w:rPr>
          <w:rFonts w:ascii="Times New Roman" w:eastAsia="Arial" w:hAnsi="Times New Roman" w:cs="Times New Roman"/>
        </w:rPr>
        <w:t>documento</w:t>
      </w:r>
      <w:r w:rsidR="00664DD1" w:rsidRPr="00664DD1">
        <w:rPr>
          <w:rFonts w:ascii="Times New Roman" w:eastAsia="Arial" w:hAnsi="Times New Roman" w:cs="Times New Roman"/>
        </w:rPr>
        <w:t xml:space="preserve">s y la tercera en </w:t>
      </w:r>
      <w:r w:rsidR="00460CD1">
        <w:rPr>
          <w:rFonts w:ascii="Times New Roman" w:eastAsia="Arial" w:hAnsi="Times New Roman" w:cs="Times New Roman"/>
        </w:rPr>
        <w:t xml:space="preserve">el </w:t>
      </w:r>
      <w:r w:rsidR="002064A1">
        <w:rPr>
          <w:rFonts w:ascii="Times New Roman" w:eastAsia="Arial" w:hAnsi="Times New Roman" w:cs="Times New Roman"/>
        </w:rPr>
        <w:t>desarrollo de la</w:t>
      </w:r>
      <w:r w:rsidR="00664DD1" w:rsidRPr="00664DD1">
        <w:rPr>
          <w:rFonts w:ascii="Times New Roman" w:eastAsia="Arial" w:hAnsi="Times New Roman" w:cs="Times New Roman"/>
        </w:rPr>
        <w:t xml:space="preserve"> base de datos digital. En la primera fase se conformaron </w:t>
      </w:r>
      <w:r w:rsidR="002064A1">
        <w:rPr>
          <w:rFonts w:ascii="Times New Roman" w:eastAsia="Arial" w:hAnsi="Times New Roman" w:cs="Times New Roman"/>
        </w:rPr>
        <w:t xml:space="preserve">los </w:t>
      </w:r>
      <w:r w:rsidR="00664DD1" w:rsidRPr="00664DD1">
        <w:rPr>
          <w:rFonts w:ascii="Times New Roman" w:eastAsia="Arial" w:hAnsi="Times New Roman" w:cs="Times New Roman"/>
        </w:rPr>
        <w:t>archivos digitales de artista</w:t>
      </w:r>
      <w:r w:rsidR="002064A1">
        <w:rPr>
          <w:rFonts w:ascii="Times New Roman" w:eastAsia="Arial" w:hAnsi="Times New Roman" w:cs="Times New Roman"/>
        </w:rPr>
        <w:t xml:space="preserve">, </w:t>
      </w:r>
      <w:r w:rsidR="00664DD1" w:rsidRPr="00664DD1">
        <w:rPr>
          <w:rFonts w:ascii="Times New Roman" w:eastAsia="Arial" w:hAnsi="Times New Roman" w:cs="Times New Roman"/>
        </w:rPr>
        <w:t>incluyen</w:t>
      </w:r>
      <w:r w:rsidR="002064A1">
        <w:rPr>
          <w:rFonts w:ascii="Times New Roman" w:eastAsia="Arial" w:hAnsi="Times New Roman" w:cs="Times New Roman"/>
        </w:rPr>
        <w:t>do</w:t>
      </w:r>
      <w:r w:rsidR="00664DD1" w:rsidRPr="00664DD1">
        <w:rPr>
          <w:rFonts w:ascii="Times New Roman" w:eastAsia="Arial" w:hAnsi="Times New Roman" w:cs="Times New Roman"/>
        </w:rPr>
        <w:t xml:space="preserve"> una entrevista vídeo grabada y su transcripción en documento de texto, </w:t>
      </w:r>
      <w:r w:rsidR="00C52B7D">
        <w:rPr>
          <w:rFonts w:ascii="Times New Roman" w:eastAsia="Arial" w:hAnsi="Times New Roman" w:cs="Times New Roman"/>
        </w:rPr>
        <w:t>un</w:t>
      </w:r>
      <w:r w:rsidR="00664DD1" w:rsidRPr="00664DD1">
        <w:rPr>
          <w:rFonts w:ascii="Times New Roman" w:eastAsia="Arial" w:hAnsi="Times New Roman" w:cs="Times New Roman"/>
        </w:rPr>
        <w:t xml:space="preserve">a selección de </w:t>
      </w:r>
      <w:r w:rsidR="00C52B7D">
        <w:rPr>
          <w:rFonts w:ascii="Times New Roman" w:eastAsia="Arial" w:hAnsi="Times New Roman" w:cs="Times New Roman"/>
        </w:rPr>
        <w:t xml:space="preserve">imágenes de </w:t>
      </w:r>
      <w:r w:rsidR="00664DD1" w:rsidRPr="00664DD1">
        <w:rPr>
          <w:rFonts w:ascii="Times New Roman" w:eastAsia="Arial" w:hAnsi="Times New Roman" w:cs="Times New Roman"/>
        </w:rPr>
        <w:t xml:space="preserve">obras </w:t>
      </w:r>
      <w:r w:rsidR="00C52B7D">
        <w:rPr>
          <w:rFonts w:ascii="Times New Roman" w:eastAsia="Arial" w:hAnsi="Times New Roman" w:cs="Times New Roman"/>
        </w:rPr>
        <w:t>representativas</w:t>
      </w:r>
      <w:r w:rsidR="00664DD1" w:rsidRPr="00664DD1">
        <w:rPr>
          <w:rFonts w:ascii="Times New Roman" w:eastAsia="Arial" w:hAnsi="Times New Roman" w:cs="Times New Roman"/>
        </w:rPr>
        <w:t>, una breve biografía y un currículo actualizado.</w:t>
      </w:r>
      <w:r w:rsidR="00C52B7D">
        <w:rPr>
          <w:rFonts w:ascii="Times New Roman" w:eastAsia="Arial" w:hAnsi="Times New Roman" w:cs="Times New Roman"/>
        </w:rPr>
        <w:t xml:space="preserve"> </w:t>
      </w:r>
      <w:r w:rsidR="00664DD1" w:rsidRPr="00664DD1">
        <w:rPr>
          <w:rFonts w:ascii="Times New Roman" w:eastAsia="Arial" w:hAnsi="Times New Roman" w:cs="Times New Roman"/>
        </w:rPr>
        <w:t xml:space="preserve">Los modelos de entrevista </w:t>
      </w:r>
      <w:r w:rsidR="002064A1">
        <w:rPr>
          <w:rFonts w:ascii="Times New Roman" w:eastAsia="Arial" w:hAnsi="Times New Roman" w:cs="Times New Roman"/>
        </w:rPr>
        <w:t>tuvieron en cuenta</w:t>
      </w:r>
      <w:r w:rsidR="00664DD1" w:rsidRPr="00664DD1">
        <w:rPr>
          <w:rFonts w:ascii="Times New Roman" w:eastAsia="Arial" w:hAnsi="Times New Roman" w:cs="Times New Roman"/>
        </w:rPr>
        <w:t xml:space="preserve"> las recomendaciones y </w:t>
      </w:r>
      <w:r w:rsidR="002064A1">
        <w:rPr>
          <w:rFonts w:ascii="Times New Roman" w:eastAsia="Arial" w:hAnsi="Times New Roman" w:cs="Times New Roman"/>
        </w:rPr>
        <w:t>metodologías</w:t>
      </w:r>
      <w:r w:rsidR="00664DD1" w:rsidRPr="00664DD1">
        <w:rPr>
          <w:rFonts w:ascii="Times New Roman" w:eastAsia="Arial" w:hAnsi="Times New Roman" w:cs="Times New Roman"/>
        </w:rPr>
        <w:t xml:space="preserve"> de</w:t>
      </w:r>
      <w:r w:rsidR="00AE3AFF">
        <w:rPr>
          <w:rFonts w:ascii="Times New Roman" w:eastAsia="Arial" w:hAnsi="Times New Roman" w:cs="Times New Roman"/>
        </w:rPr>
        <w:t xml:space="preserve"> la </w:t>
      </w:r>
      <w:r w:rsidR="00664DD1" w:rsidRPr="00664DD1">
        <w:rPr>
          <w:rFonts w:ascii="Times New Roman" w:eastAsia="Arial" w:hAnsi="Times New Roman" w:cs="Times New Roman"/>
        </w:rPr>
        <w:t>International Network for the Conservation of Contemporary Art</w:t>
      </w:r>
      <w:r w:rsidR="00AE3AFF">
        <w:rPr>
          <w:rFonts w:ascii="Times New Roman" w:eastAsia="Arial" w:hAnsi="Times New Roman" w:cs="Times New Roman"/>
        </w:rPr>
        <w:t xml:space="preserve"> - INCCA</w:t>
      </w:r>
      <w:r w:rsidR="00664DD1" w:rsidRPr="00664DD1">
        <w:rPr>
          <w:rFonts w:ascii="Times New Roman" w:eastAsia="Arial" w:hAnsi="Times New Roman" w:cs="Times New Roman"/>
        </w:rPr>
        <w:t xml:space="preserve"> y la SBMK </w:t>
      </w:r>
      <w:sdt>
        <w:sdtPr>
          <w:rPr>
            <w:rFonts w:ascii="Times New Roman" w:eastAsia="Arial" w:hAnsi="Times New Roman" w:cs="Times New Roman"/>
          </w:rPr>
          <w:id w:val="-150837130"/>
          <w:citation/>
        </w:sdtPr>
        <w:sdtEndPr/>
        <w:sdtContent>
          <w:r w:rsidR="00AE3AFF">
            <w:rPr>
              <w:rFonts w:ascii="Times New Roman" w:eastAsia="Arial" w:hAnsi="Times New Roman" w:cs="Times New Roman"/>
            </w:rPr>
            <w:fldChar w:fldCharType="begin"/>
          </w:r>
          <w:r w:rsidR="00AE3AFF">
            <w:rPr>
              <w:rFonts w:ascii="Times New Roman" w:eastAsia="Arial" w:hAnsi="Times New Roman" w:cs="Times New Roman"/>
              <w:lang w:val="es-ES"/>
            </w:rPr>
            <w:instrText xml:space="preserve">CITATION SBM99 \n  \t  \l 3082 </w:instrText>
          </w:r>
          <w:r w:rsidR="00AE3AFF">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(1999)</w:t>
          </w:r>
          <w:r w:rsidR="00AE3AFF">
            <w:rPr>
              <w:rFonts w:ascii="Times New Roman" w:eastAsia="Arial" w:hAnsi="Times New Roman" w:cs="Times New Roman"/>
            </w:rPr>
            <w:fldChar w:fldCharType="end"/>
          </w:r>
        </w:sdtContent>
      </w:sdt>
      <w:r w:rsidR="00AE3AFF">
        <w:rPr>
          <w:rFonts w:ascii="Times New Roman" w:eastAsia="Arial" w:hAnsi="Times New Roman" w:cs="Times New Roman"/>
        </w:rPr>
        <w:t xml:space="preserve">, </w:t>
      </w:r>
      <w:r w:rsidR="00664DD1" w:rsidRPr="00664DD1">
        <w:rPr>
          <w:rFonts w:ascii="Times New Roman" w:eastAsia="Arial" w:hAnsi="Times New Roman" w:cs="Times New Roman"/>
        </w:rPr>
        <w:t>Fundación para la Conservación de Arte Contemporáneo</w:t>
      </w:r>
      <w:r w:rsidR="00AE3AFF">
        <w:rPr>
          <w:rFonts w:ascii="Times New Roman" w:eastAsia="Arial" w:hAnsi="Times New Roman" w:cs="Times New Roman"/>
        </w:rPr>
        <w:t xml:space="preserve"> en sus siglas en holandés</w:t>
      </w:r>
      <w:r w:rsidR="00664DD1" w:rsidRPr="00664DD1">
        <w:rPr>
          <w:rFonts w:ascii="Times New Roman" w:eastAsia="Arial" w:hAnsi="Times New Roman" w:cs="Times New Roman"/>
        </w:rPr>
        <w:t xml:space="preserve">. En la segunda fase se analizaron los datos a partir de los diferentes enfoques y disciplinas presentes en el proyecto y </w:t>
      </w:r>
      <w:r w:rsidR="002064A1">
        <w:rPr>
          <w:rFonts w:ascii="Times New Roman" w:eastAsia="Arial" w:hAnsi="Times New Roman" w:cs="Times New Roman"/>
        </w:rPr>
        <w:t>contempla</w:t>
      </w:r>
      <w:r w:rsidR="00664DD1" w:rsidRPr="00664DD1">
        <w:rPr>
          <w:rFonts w:ascii="Times New Roman" w:eastAsia="Arial" w:hAnsi="Times New Roman" w:cs="Times New Roman"/>
        </w:rPr>
        <w:t xml:space="preserve"> recopilar</w:t>
      </w:r>
      <w:r w:rsidR="004A0C23">
        <w:rPr>
          <w:rFonts w:ascii="Times New Roman" w:eastAsia="Arial" w:hAnsi="Times New Roman" w:cs="Times New Roman"/>
        </w:rPr>
        <w:t xml:space="preserve"> e ir actualizando</w:t>
      </w:r>
      <w:r w:rsidR="00664DD1" w:rsidRPr="00664DD1">
        <w:rPr>
          <w:rFonts w:ascii="Times New Roman" w:eastAsia="Arial" w:hAnsi="Times New Roman" w:cs="Times New Roman"/>
        </w:rPr>
        <w:t xml:space="preserve"> </w:t>
      </w:r>
      <w:r w:rsidR="002064A1">
        <w:rPr>
          <w:rFonts w:ascii="Times New Roman" w:eastAsia="Arial" w:hAnsi="Times New Roman" w:cs="Times New Roman"/>
        </w:rPr>
        <w:t xml:space="preserve">el archivo con </w:t>
      </w:r>
      <w:r w:rsidR="00664DD1" w:rsidRPr="00664DD1">
        <w:rPr>
          <w:rFonts w:ascii="Times New Roman" w:eastAsia="Arial" w:hAnsi="Times New Roman" w:cs="Times New Roman"/>
        </w:rPr>
        <w:t xml:space="preserve">todos los escritos y publicaciones </w:t>
      </w:r>
      <w:r w:rsidR="00852E7C">
        <w:rPr>
          <w:rFonts w:ascii="Times New Roman" w:eastAsia="Arial" w:hAnsi="Times New Roman" w:cs="Times New Roman"/>
        </w:rPr>
        <w:t>surgi</w:t>
      </w:r>
      <w:r w:rsidR="00664DD1" w:rsidRPr="00664DD1">
        <w:rPr>
          <w:rFonts w:ascii="Times New Roman" w:eastAsia="Arial" w:hAnsi="Times New Roman" w:cs="Times New Roman"/>
        </w:rPr>
        <w:t>d</w:t>
      </w:r>
      <w:r w:rsidR="006651D6">
        <w:rPr>
          <w:rFonts w:ascii="Times New Roman" w:eastAsia="Arial" w:hAnsi="Times New Roman" w:cs="Times New Roman"/>
        </w:rPr>
        <w:t>o</w:t>
      </w:r>
      <w:r w:rsidR="00664DD1" w:rsidRPr="00664DD1">
        <w:rPr>
          <w:rFonts w:ascii="Times New Roman" w:eastAsia="Arial" w:hAnsi="Times New Roman" w:cs="Times New Roman"/>
        </w:rPr>
        <w:t xml:space="preserve">s de éste. En la última fase (todavía no iniciada), y con ayuda de los especialistas de la propia entidad académica, se </w:t>
      </w:r>
      <w:r w:rsidR="00C52B7D">
        <w:rPr>
          <w:rFonts w:ascii="Times New Roman" w:eastAsia="Arial" w:hAnsi="Times New Roman" w:cs="Times New Roman"/>
        </w:rPr>
        <w:t xml:space="preserve">pretende </w:t>
      </w:r>
      <w:r w:rsidR="00B91202">
        <w:rPr>
          <w:rFonts w:ascii="Times New Roman" w:eastAsia="Arial" w:hAnsi="Times New Roman" w:cs="Times New Roman"/>
        </w:rPr>
        <w:t xml:space="preserve">generar y </w:t>
      </w:r>
      <w:r w:rsidR="004A0C23">
        <w:rPr>
          <w:rFonts w:ascii="Times New Roman" w:eastAsia="Arial" w:hAnsi="Times New Roman" w:cs="Times New Roman"/>
        </w:rPr>
        <w:t>publicar</w:t>
      </w:r>
      <w:r w:rsidR="00664DD1" w:rsidRPr="00664DD1">
        <w:rPr>
          <w:rFonts w:ascii="Times New Roman" w:eastAsia="Arial" w:hAnsi="Times New Roman" w:cs="Times New Roman"/>
        </w:rPr>
        <w:t xml:space="preserve"> </w:t>
      </w:r>
      <w:r w:rsidR="00B91202">
        <w:rPr>
          <w:rFonts w:ascii="Times New Roman" w:eastAsia="Arial" w:hAnsi="Times New Roman" w:cs="Times New Roman"/>
        </w:rPr>
        <w:t>un</w:t>
      </w:r>
      <w:r w:rsidR="00664DD1" w:rsidRPr="00664DD1">
        <w:rPr>
          <w:rFonts w:ascii="Times New Roman" w:eastAsia="Arial" w:hAnsi="Times New Roman" w:cs="Times New Roman"/>
        </w:rPr>
        <w:t>a base</w:t>
      </w:r>
      <w:r w:rsidR="004A0C23">
        <w:rPr>
          <w:rFonts w:ascii="Times New Roman" w:eastAsia="Arial" w:hAnsi="Times New Roman" w:cs="Times New Roman"/>
        </w:rPr>
        <w:t xml:space="preserve"> de datos</w:t>
      </w:r>
      <w:r w:rsidR="00664DD1" w:rsidRPr="00664DD1">
        <w:rPr>
          <w:rFonts w:ascii="Times New Roman" w:eastAsia="Arial" w:hAnsi="Times New Roman" w:cs="Times New Roman"/>
        </w:rPr>
        <w:t xml:space="preserve"> en la web institucional.</w:t>
      </w:r>
    </w:p>
    <w:p w14:paraId="2E7655BB" w14:textId="2AE7E1C6" w:rsidR="00CD64D1" w:rsidRDefault="00B91202" w:rsidP="00CD64D1">
      <w:pPr>
        <w:spacing w:line="360" w:lineRule="auto"/>
        <w:rPr>
          <w:rFonts w:ascii="Times New Roman" w:eastAsia="Arial" w:hAnsi="Times New Roman" w:cs="Times New Roman"/>
        </w:rPr>
      </w:pPr>
      <w:r>
        <w:rPr>
          <w:rFonts w:ascii="Times New Roman" w:eastAsia="Arial" w:hAnsi="Times New Roman" w:cs="Times New Roman"/>
        </w:rPr>
        <w:t xml:space="preserve">Es importante señalar que hay diferencias sustanciales entre conformar un archivo documental y </w:t>
      </w:r>
      <w:r w:rsidR="00EC770E">
        <w:rPr>
          <w:rFonts w:ascii="Times New Roman" w:eastAsia="Arial" w:hAnsi="Times New Roman" w:cs="Times New Roman"/>
        </w:rPr>
        <w:t>cre</w:t>
      </w:r>
      <w:r w:rsidR="00852E7C">
        <w:rPr>
          <w:rFonts w:ascii="Times New Roman" w:eastAsia="Arial" w:hAnsi="Times New Roman" w:cs="Times New Roman"/>
        </w:rPr>
        <w:t>a</w:t>
      </w:r>
      <w:r>
        <w:rPr>
          <w:rFonts w:ascii="Times New Roman" w:eastAsia="Arial" w:hAnsi="Times New Roman" w:cs="Times New Roman"/>
        </w:rPr>
        <w:t xml:space="preserve">r una base de datos. </w:t>
      </w:r>
      <w:r w:rsidR="00823DE4">
        <w:rPr>
          <w:rFonts w:ascii="Times New Roman" w:eastAsia="Arial" w:hAnsi="Times New Roman" w:cs="Times New Roman"/>
        </w:rPr>
        <w:t xml:space="preserve">De manera simplificada, el archivo es una colección de documentos o datos sin procesar que </w:t>
      </w:r>
      <w:r w:rsidR="00C46355">
        <w:rPr>
          <w:rFonts w:ascii="Times New Roman" w:eastAsia="Arial" w:hAnsi="Times New Roman" w:cs="Times New Roman"/>
        </w:rPr>
        <w:t>tienen la capacidad para</w:t>
      </w:r>
      <w:r w:rsidR="00823DE4">
        <w:rPr>
          <w:rFonts w:ascii="Times New Roman" w:eastAsia="Arial" w:hAnsi="Times New Roman" w:cs="Times New Roman"/>
        </w:rPr>
        <w:t xml:space="preserve"> ser almacenados, recuperados y administrados, mientras que la base de datos, además de cumplir con estas funciones, comparte y combina los datos entre sí</w:t>
      </w:r>
      <w:r w:rsidR="00C46355">
        <w:rPr>
          <w:rFonts w:ascii="Times New Roman" w:eastAsia="Arial" w:hAnsi="Times New Roman" w:cs="Times New Roman"/>
        </w:rPr>
        <w:t>, generando un flujo mayor de información.</w:t>
      </w:r>
      <w:r w:rsidR="00852E7C">
        <w:rPr>
          <w:rFonts w:ascii="Times New Roman" w:eastAsia="Arial" w:hAnsi="Times New Roman" w:cs="Times New Roman"/>
        </w:rPr>
        <w:t xml:space="preserve"> </w:t>
      </w:r>
      <w:r w:rsidR="00376389">
        <w:rPr>
          <w:rFonts w:ascii="Times New Roman" w:eastAsia="Arial" w:hAnsi="Times New Roman" w:cs="Times New Roman"/>
        </w:rPr>
        <w:t xml:space="preserve">Se hace indispensable que </w:t>
      </w:r>
      <w:r w:rsidR="00130227">
        <w:rPr>
          <w:rFonts w:ascii="Times New Roman" w:eastAsia="Arial" w:hAnsi="Times New Roman" w:cs="Times New Roman"/>
        </w:rPr>
        <w:t xml:space="preserve">esta última fase </w:t>
      </w:r>
      <w:r w:rsidR="00436EE1">
        <w:rPr>
          <w:rFonts w:ascii="Times New Roman" w:eastAsia="Arial" w:hAnsi="Times New Roman" w:cs="Times New Roman"/>
        </w:rPr>
        <w:t>sea realizada</w:t>
      </w:r>
      <w:r w:rsidR="00130227">
        <w:rPr>
          <w:rFonts w:ascii="Times New Roman" w:eastAsia="Arial" w:hAnsi="Times New Roman" w:cs="Times New Roman"/>
        </w:rPr>
        <w:t xml:space="preserve"> en colaboración con los profesionistas de </w:t>
      </w:r>
      <w:r w:rsidR="006651D6">
        <w:rPr>
          <w:rFonts w:ascii="Times New Roman" w:eastAsia="Arial" w:hAnsi="Times New Roman" w:cs="Times New Roman"/>
        </w:rPr>
        <w:t xml:space="preserve">sus respectivas áreas (ingenieros informáticos, </w:t>
      </w:r>
      <w:bookmarkStart w:id="41" w:name="_Hlk51925565"/>
      <w:r w:rsidR="006651D6">
        <w:rPr>
          <w:rFonts w:ascii="Times New Roman" w:eastAsia="Arial" w:hAnsi="Times New Roman" w:cs="Times New Roman"/>
        </w:rPr>
        <w:t>bibliotecólogos</w:t>
      </w:r>
      <w:bookmarkEnd w:id="41"/>
      <w:r w:rsidR="006651D6">
        <w:rPr>
          <w:rFonts w:ascii="Times New Roman" w:eastAsia="Arial" w:hAnsi="Times New Roman" w:cs="Times New Roman"/>
        </w:rPr>
        <w:t xml:space="preserve">, </w:t>
      </w:r>
      <w:r w:rsidR="00B26B42">
        <w:rPr>
          <w:rFonts w:ascii="Times New Roman" w:eastAsia="Arial" w:hAnsi="Times New Roman" w:cs="Times New Roman"/>
        </w:rPr>
        <w:t xml:space="preserve">diseñadores, </w:t>
      </w:r>
      <w:r w:rsidR="006651D6">
        <w:rPr>
          <w:rFonts w:ascii="Times New Roman" w:eastAsia="Arial" w:hAnsi="Times New Roman" w:cs="Times New Roman"/>
        </w:rPr>
        <w:t>etc.)</w:t>
      </w:r>
      <w:r w:rsidR="00130227">
        <w:rPr>
          <w:rFonts w:ascii="Times New Roman" w:eastAsia="Arial" w:hAnsi="Times New Roman" w:cs="Times New Roman"/>
        </w:rPr>
        <w:t xml:space="preserve">, pues se considera que </w:t>
      </w:r>
      <w:r w:rsidR="006B77A8">
        <w:rPr>
          <w:rFonts w:ascii="Times New Roman" w:eastAsia="Arial" w:hAnsi="Times New Roman" w:cs="Times New Roman"/>
        </w:rPr>
        <w:t>este</w:t>
      </w:r>
      <w:r w:rsidR="00130227">
        <w:rPr>
          <w:rFonts w:ascii="Times New Roman" w:eastAsia="Arial" w:hAnsi="Times New Roman" w:cs="Times New Roman"/>
        </w:rPr>
        <w:t xml:space="preserve"> trabajo requiere </w:t>
      </w:r>
      <w:r w:rsidR="006B77A8">
        <w:rPr>
          <w:rFonts w:ascii="Times New Roman" w:eastAsia="Arial" w:hAnsi="Times New Roman" w:cs="Times New Roman"/>
        </w:rPr>
        <w:t xml:space="preserve">de </w:t>
      </w:r>
      <w:r w:rsidR="00130227">
        <w:rPr>
          <w:rFonts w:ascii="Times New Roman" w:eastAsia="Arial" w:hAnsi="Times New Roman" w:cs="Times New Roman"/>
        </w:rPr>
        <w:t>una alta especialización.</w:t>
      </w:r>
    </w:p>
    <w:p w14:paraId="04F27302" w14:textId="0E41C228" w:rsidR="006B77A8" w:rsidRDefault="00B26B42" w:rsidP="00CD64D1">
      <w:pPr>
        <w:spacing w:line="360" w:lineRule="auto"/>
        <w:rPr>
          <w:rFonts w:ascii="Times New Roman" w:eastAsia="Arial" w:hAnsi="Times New Roman" w:cs="Times New Roman"/>
        </w:rPr>
      </w:pPr>
      <w:r>
        <w:rPr>
          <w:rFonts w:ascii="Times New Roman" w:eastAsia="Arial" w:hAnsi="Times New Roman" w:cs="Times New Roman"/>
        </w:rPr>
        <w:t xml:space="preserve">Una de las </w:t>
      </w:r>
      <w:r w:rsidRPr="00F46B52">
        <w:rPr>
          <w:rFonts w:ascii="Times New Roman" w:eastAsia="Arial" w:hAnsi="Times New Roman" w:cs="Times New Roman"/>
        </w:rPr>
        <w:t xml:space="preserve">cuestiones </w:t>
      </w:r>
      <w:r w:rsidR="00F46B52" w:rsidRPr="00F46B52">
        <w:rPr>
          <w:rFonts w:ascii="Times New Roman" w:eastAsia="Arial" w:hAnsi="Times New Roman" w:cs="Times New Roman"/>
        </w:rPr>
        <w:t>para</w:t>
      </w:r>
      <w:r w:rsidR="006E5B96">
        <w:rPr>
          <w:rFonts w:ascii="Times New Roman" w:eastAsia="Arial" w:hAnsi="Times New Roman" w:cs="Times New Roman"/>
        </w:rPr>
        <w:t xml:space="preserve"> tener en cuenta</w:t>
      </w:r>
      <w:r>
        <w:rPr>
          <w:rFonts w:ascii="Times New Roman" w:eastAsia="Arial" w:hAnsi="Times New Roman" w:cs="Times New Roman"/>
        </w:rPr>
        <w:t xml:space="preserve"> en la base de </w:t>
      </w:r>
      <w:r w:rsidRPr="00F46B52">
        <w:rPr>
          <w:rFonts w:ascii="Times New Roman" w:eastAsia="Arial" w:hAnsi="Times New Roman" w:cs="Times New Roman"/>
        </w:rPr>
        <w:t>datos</w:t>
      </w:r>
      <w:r>
        <w:rPr>
          <w:rFonts w:ascii="Times New Roman" w:eastAsia="Arial" w:hAnsi="Times New Roman" w:cs="Times New Roman"/>
        </w:rPr>
        <w:t xml:space="preserve"> es que posibilite </w:t>
      </w:r>
      <w:r w:rsidR="006B77A8">
        <w:rPr>
          <w:rFonts w:ascii="Times New Roman" w:eastAsia="Arial" w:hAnsi="Times New Roman" w:cs="Times New Roman"/>
        </w:rPr>
        <w:t>el</w:t>
      </w:r>
      <w:r>
        <w:rPr>
          <w:rFonts w:ascii="Times New Roman" w:eastAsia="Arial" w:hAnsi="Times New Roman" w:cs="Times New Roman"/>
        </w:rPr>
        <w:t xml:space="preserve"> acceso directo a todos aquellos documentos y archivos digitales relacionados con las entrevistas a los artistas. Este proyecto </w:t>
      </w:r>
      <w:r w:rsidR="00EC770E">
        <w:rPr>
          <w:rFonts w:ascii="Times New Roman" w:eastAsia="Arial" w:hAnsi="Times New Roman" w:cs="Times New Roman"/>
        </w:rPr>
        <w:t>cree</w:t>
      </w:r>
      <w:r>
        <w:rPr>
          <w:rFonts w:ascii="Times New Roman" w:eastAsia="Arial" w:hAnsi="Times New Roman" w:cs="Times New Roman"/>
        </w:rPr>
        <w:t xml:space="preserve"> </w:t>
      </w:r>
      <w:r w:rsidR="006E5B96">
        <w:rPr>
          <w:rFonts w:ascii="Times New Roman" w:eastAsia="Arial" w:hAnsi="Times New Roman" w:cs="Times New Roman"/>
        </w:rPr>
        <w:t xml:space="preserve">que </w:t>
      </w:r>
      <w:r w:rsidR="00CD64D1" w:rsidRPr="005D09B4">
        <w:rPr>
          <w:rFonts w:ascii="Times New Roman" w:eastAsia="Arial" w:hAnsi="Times New Roman" w:cs="Times New Roman"/>
        </w:rPr>
        <w:t xml:space="preserve">la entrevista </w:t>
      </w:r>
      <w:r w:rsidR="006E5B96">
        <w:rPr>
          <w:rFonts w:ascii="Times New Roman" w:eastAsia="Arial" w:hAnsi="Times New Roman" w:cs="Times New Roman"/>
        </w:rPr>
        <w:t>es la</w:t>
      </w:r>
      <w:r w:rsidR="00CD64D1" w:rsidRPr="005D09B4">
        <w:rPr>
          <w:rFonts w:ascii="Times New Roman" w:eastAsia="Arial" w:hAnsi="Times New Roman" w:cs="Times New Roman"/>
        </w:rPr>
        <w:t xml:space="preserve"> principal herramienta metodológica para obtener información de una fuente primaria</w:t>
      </w:r>
      <w:r w:rsidR="0070030D">
        <w:rPr>
          <w:rFonts w:ascii="Times New Roman" w:eastAsia="Arial" w:hAnsi="Times New Roman" w:cs="Times New Roman"/>
        </w:rPr>
        <w:t xml:space="preserve">, manifestándose </w:t>
      </w:r>
      <w:r w:rsidR="0070030D" w:rsidRPr="00F46B52">
        <w:rPr>
          <w:rFonts w:ascii="Times New Roman" w:eastAsia="Arial" w:hAnsi="Times New Roman" w:cs="Times New Roman"/>
        </w:rPr>
        <w:t>así</w:t>
      </w:r>
      <w:r w:rsidR="00F46B52">
        <w:rPr>
          <w:rFonts w:ascii="Times New Roman" w:eastAsia="Arial" w:hAnsi="Times New Roman" w:cs="Times New Roman"/>
        </w:rPr>
        <w:t>,</w:t>
      </w:r>
      <w:r w:rsidR="0070030D" w:rsidRPr="00F46B52">
        <w:rPr>
          <w:rFonts w:ascii="Times New Roman" w:eastAsia="Arial" w:hAnsi="Times New Roman" w:cs="Times New Roman"/>
        </w:rPr>
        <w:t xml:space="preserve"> </w:t>
      </w:r>
      <w:r w:rsidR="006B77A8" w:rsidRPr="00F46B52">
        <w:rPr>
          <w:rFonts w:ascii="Times New Roman" w:eastAsia="Arial" w:hAnsi="Times New Roman" w:cs="Times New Roman"/>
        </w:rPr>
        <w:t>como</w:t>
      </w:r>
      <w:r w:rsidR="006B77A8">
        <w:rPr>
          <w:rFonts w:ascii="Times New Roman" w:eastAsia="Arial" w:hAnsi="Times New Roman" w:cs="Times New Roman"/>
        </w:rPr>
        <w:t xml:space="preserve"> un </w:t>
      </w:r>
      <w:r w:rsidR="0070030D">
        <w:rPr>
          <w:rFonts w:ascii="Times New Roman" w:eastAsia="Arial" w:hAnsi="Times New Roman" w:cs="Times New Roman"/>
        </w:rPr>
        <w:t>elemento</w:t>
      </w:r>
      <w:r w:rsidR="006B77A8">
        <w:rPr>
          <w:rFonts w:ascii="Times New Roman" w:eastAsia="Arial" w:hAnsi="Times New Roman" w:cs="Times New Roman"/>
        </w:rPr>
        <w:t xml:space="preserve"> fundamental </w:t>
      </w:r>
      <w:r w:rsidR="0070030D">
        <w:rPr>
          <w:rFonts w:ascii="Times New Roman" w:eastAsia="Arial" w:hAnsi="Times New Roman" w:cs="Times New Roman"/>
        </w:rPr>
        <w:t>en</w:t>
      </w:r>
      <w:r w:rsidR="006B77A8">
        <w:rPr>
          <w:rFonts w:ascii="Times New Roman" w:eastAsia="Arial" w:hAnsi="Times New Roman" w:cs="Times New Roman"/>
        </w:rPr>
        <w:t xml:space="preserve"> </w:t>
      </w:r>
      <w:r w:rsidR="0070030D">
        <w:rPr>
          <w:rFonts w:ascii="Times New Roman" w:eastAsia="Arial" w:hAnsi="Times New Roman" w:cs="Times New Roman"/>
        </w:rPr>
        <w:t>la</w:t>
      </w:r>
      <w:r w:rsidR="006B77A8">
        <w:rPr>
          <w:rFonts w:ascii="Times New Roman" w:eastAsia="Arial" w:hAnsi="Times New Roman" w:cs="Times New Roman"/>
        </w:rPr>
        <w:t xml:space="preserve"> comprensión, exhibición y conservación del arte contemporáneo.</w:t>
      </w:r>
      <w:r w:rsidR="0070030D">
        <w:rPr>
          <w:rFonts w:ascii="Times New Roman" w:eastAsia="Arial" w:hAnsi="Times New Roman" w:cs="Times New Roman"/>
        </w:rPr>
        <w:t xml:space="preserve"> Además, trabajar con los artistas permite un </w:t>
      </w:r>
      <w:r w:rsidR="0070030D" w:rsidRPr="005D09B4">
        <w:rPr>
          <w:rFonts w:ascii="Times New Roman" w:eastAsia="Arial" w:hAnsi="Times New Roman" w:cs="Times New Roman"/>
        </w:rPr>
        <w:t>dialogo inmediato con la fuente de consulta</w:t>
      </w:r>
      <w:r w:rsidR="0070030D">
        <w:rPr>
          <w:rFonts w:ascii="Times New Roman" w:eastAsia="Arial" w:hAnsi="Times New Roman" w:cs="Times New Roman"/>
        </w:rPr>
        <w:t xml:space="preserve">, </w:t>
      </w:r>
      <w:r w:rsidR="00EC770E">
        <w:rPr>
          <w:rFonts w:ascii="Times New Roman" w:eastAsia="Arial" w:hAnsi="Times New Roman" w:cs="Times New Roman"/>
        </w:rPr>
        <w:t>dando la posibilidad</w:t>
      </w:r>
      <w:r w:rsidR="0070030D">
        <w:rPr>
          <w:rFonts w:ascii="Times New Roman" w:eastAsia="Arial" w:hAnsi="Times New Roman" w:cs="Times New Roman"/>
        </w:rPr>
        <w:t xml:space="preserve"> que aparezcan nuevos datos y aportes no contemplados en los cuestionarios</w:t>
      </w:r>
      <w:r w:rsidR="009D44C7">
        <w:rPr>
          <w:rFonts w:ascii="Times New Roman" w:eastAsia="Arial" w:hAnsi="Times New Roman" w:cs="Times New Roman"/>
        </w:rPr>
        <w:t>:</w:t>
      </w:r>
    </w:p>
    <w:p w14:paraId="3F90661C" w14:textId="083AE409" w:rsidR="009D44C7" w:rsidRDefault="009D44C7" w:rsidP="006C7177">
      <w:pPr>
        <w:spacing w:line="360" w:lineRule="auto"/>
        <w:ind w:left="720"/>
        <w:rPr>
          <w:rFonts w:ascii="Times New Roman" w:eastAsia="Arial" w:hAnsi="Times New Roman" w:cs="Times New Roman"/>
        </w:rPr>
      </w:pPr>
      <w:r>
        <w:rPr>
          <w:rFonts w:ascii="Times New Roman" w:eastAsia="Arial" w:hAnsi="Times New Roman" w:cs="Times New Roman"/>
        </w:rPr>
        <w:t xml:space="preserve">“El valor de la entrevista al artista como fuente primaria de información es inmensa, abordando cuestiones como las técnicas y materiales utilizados, los procesos creativos, los significados de la obra, la visión del artista en torno </w:t>
      </w:r>
      <w:r w:rsidR="006C7177">
        <w:rPr>
          <w:rFonts w:ascii="Times New Roman" w:eastAsia="Arial" w:hAnsi="Times New Roman" w:cs="Times New Roman"/>
        </w:rPr>
        <w:t>al envejecimiento y el deterioro, la conservación y la exhibición.”</w:t>
      </w:r>
      <w:r w:rsidR="00BD1535">
        <w:rPr>
          <w:rFonts w:ascii="Times New Roman" w:eastAsia="Arial" w:hAnsi="Times New Roman" w:cs="Times New Roman"/>
        </w:rPr>
        <w:t xml:space="preserve"> </w:t>
      </w:r>
      <w:sdt>
        <w:sdtPr>
          <w:rPr>
            <w:rFonts w:ascii="Times New Roman" w:eastAsia="Arial" w:hAnsi="Times New Roman" w:cs="Times New Roman"/>
          </w:rPr>
          <w:id w:val="1291091387"/>
          <w:citation/>
        </w:sdtPr>
        <w:sdtEndPr/>
        <w:sdtContent>
          <w:r w:rsidR="00BD1535">
            <w:rPr>
              <w:rFonts w:ascii="Times New Roman" w:eastAsia="Arial" w:hAnsi="Times New Roman" w:cs="Times New Roman"/>
            </w:rPr>
            <w:fldChar w:fldCharType="begin"/>
          </w:r>
          <w:r w:rsidR="00BD1535">
            <w:rPr>
              <w:rFonts w:ascii="Times New Roman" w:eastAsia="Arial" w:hAnsi="Times New Roman" w:cs="Times New Roman"/>
              <w:lang w:val="es-ES"/>
            </w:rPr>
            <w:instrText xml:space="preserve"> CITATION INC02 \l 3082 </w:instrText>
          </w:r>
          <w:r w:rsidR="00BD1535">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(INCCA, 2002)</w:t>
          </w:r>
          <w:r w:rsidR="00BD1535">
            <w:rPr>
              <w:rFonts w:ascii="Times New Roman" w:eastAsia="Arial" w:hAnsi="Times New Roman" w:cs="Times New Roman"/>
            </w:rPr>
            <w:fldChar w:fldCharType="end"/>
          </w:r>
        </w:sdtContent>
      </w:sdt>
    </w:p>
    <w:p w14:paraId="5F41F2CE" w14:textId="6DBF5AE0" w:rsidR="00F21051" w:rsidRDefault="00BA5CE8" w:rsidP="005D09B4">
      <w:pPr>
        <w:spacing w:line="360" w:lineRule="auto"/>
        <w:rPr>
          <w:rFonts w:ascii="Times New Roman" w:eastAsia="Arial" w:hAnsi="Times New Roman" w:cs="Times New Roman"/>
        </w:rPr>
      </w:pPr>
      <w:r>
        <w:rPr>
          <w:rFonts w:ascii="Times New Roman" w:eastAsia="Arial" w:hAnsi="Times New Roman" w:cs="Times New Roman"/>
        </w:rPr>
        <w:t>Para la realización de la entrevista se recab</w:t>
      </w:r>
      <w:r w:rsidR="00793E0F">
        <w:rPr>
          <w:rFonts w:ascii="Times New Roman" w:eastAsia="Arial" w:hAnsi="Times New Roman" w:cs="Times New Roman"/>
        </w:rPr>
        <w:t>ó</w:t>
      </w:r>
      <w:r>
        <w:rPr>
          <w:rFonts w:ascii="Times New Roman" w:eastAsia="Arial" w:hAnsi="Times New Roman" w:cs="Times New Roman"/>
        </w:rPr>
        <w:t xml:space="preserve"> información variada de la trayectoria del artista e imágenes de su obra. </w:t>
      </w:r>
      <w:r w:rsidR="00CD64D1" w:rsidRPr="005D09B4">
        <w:rPr>
          <w:rFonts w:ascii="Times New Roman" w:eastAsia="Arial" w:hAnsi="Times New Roman" w:cs="Times New Roman"/>
        </w:rPr>
        <w:t>De esto se desprend</w:t>
      </w:r>
      <w:r w:rsidR="006E5B96">
        <w:rPr>
          <w:rFonts w:ascii="Times New Roman" w:eastAsia="Arial" w:hAnsi="Times New Roman" w:cs="Times New Roman"/>
        </w:rPr>
        <w:t>ió</w:t>
      </w:r>
      <w:r w:rsidR="001136A2">
        <w:rPr>
          <w:rFonts w:ascii="Times New Roman" w:eastAsia="Arial" w:hAnsi="Times New Roman" w:cs="Times New Roman"/>
        </w:rPr>
        <w:t xml:space="preserve"> </w:t>
      </w:r>
      <w:r>
        <w:rPr>
          <w:rFonts w:ascii="Times New Roman" w:eastAsia="Arial" w:hAnsi="Times New Roman" w:cs="Times New Roman"/>
        </w:rPr>
        <w:t xml:space="preserve">una metodología dividida </w:t>
      </w:r>
      <w:r w:rsidR="00FF2CC8">
        <w:rPr>
          <w:rFonts w:ascii="Times New Roman" w:eastAsia="Arial" w:hAnsi="Times New Roman" w:cs="Times New Roman"/>
        </w:rPr>
        <w:t>respectivamente</w:t>
      </w:r>
      <w:r w:rsidR="00FF2CC8" w:rsidRPr="005D09B4">
        <w:rPr>
          <w:rFonts w:ascii="Times New Roman" w:eastAsia="Arial" w:hAnsi="Times New Roman" w:cs="Times New Roman"/>
        </w:rPr>
        <w:t xml:space="preserve"> </w:t>
      </w:r>
      <w:r>
        <w:rPr>
          <w:rFonts w:ascii="Times New Roman" w:eastAsia="Arial" w:hAnsi="Times New Roman" w:cs="Times New Roman"/>
        </w:rPr>
        <w:t xml:space="preserve">en </w:t>
      </w:r>
      <w:r w:rsidR="00CD64D1" w:rsidRPr="005D09B4">
        <w:rPr>
          <w:rFonts w:ascii="Times New Roman" w:eastAsia="Arial" w:hAnsi="Times New Roman" w:cs="Times New Roman"/>
        </w:rPr>
        <w:t xml:space="preserve">dos </w:t>
      </w:r>
      <w:r>
        <w:rPr>
          <w:rFonts w:ascii="Times New Roman" w:eastAsia="Arial" w:hAnsi="Times New Roman" w:cs="Times New Roman"/>
        </w:rPr>
        <w:t>líneas de trabajo</w:t>
      </w:r>
      <w:r w:rsidR="00CD64D1" w:rsidRPr="005D09B4">
        <w:rPr>
          <w:rFonts w:ascii="Times New Roman" w:eastAsia="Arial" w:hAnsi="Times New Roman" w:cs="Times New Roman"/>
        </w:rPr>
        <w:t xml:space="preserve">: </w:t>
      </w:r>
      <w:r>
        <w:rPr>
          <w:rFonts w:ascii="Times New Roman" w:eastAsia="Arial" w:hAnsi="Times New Roman" w:cs="Times New Roman"/>
        </w:rPr>
        <w:t xml:space="preserve">por un lado, </w:t>
      </w:r>
      <w:r w:rsidR="001136A2">
        <w:rPr>
          <w:rFonts w:ascii="Times New Roman" w:eastAsia="Arial" w:hAnsi="Times New Roman" w:cs="Times New Roman"/>
        </w:rPr>
        <w:t>se analiz</w:t>
      </w:r>
      <w:r w:rsidR="00793E0F">
        <w:rPr>
          <w:rFonts w:ascii="Times New Roman" w:eastAsia="Arial" w:hAnsi="Times New Roman" w:cs="Times New Roman"/>
        </w:rPr>
        <w:t>ó</w:t>
      </w:r>
      <w:r w:rsidR="001136A2">
        <w:rPr>
          <w:rFonts w:ascii="Times New Roman" w:eastAsia="Arial" w:hAnsi="Times New Roman" w:cs="Times New Roman"/>
        </w:rPr>
        <w:t xml:space="preserve"> la obra y su relación con el contexto y el arte contemporáneo</w:t>
      </w:r>
      <w:r w:rsidR="00793E0F">
        <w:rPr>
          <w:rFonts w:ascii="Times New Roman" w:eastAsia="Arial" w:hAnsi="Times New Roman" w:cs="Times New Roman"/>
        </w:rPr>
        <w:t xml:space="preserve"> en general</w:t>
      </w:r>
      <w:r w:rsidR="001136A2">
        <w:rPr>
          <w:rFonts w:ascii="Times New Roman" w:eastAsia="Arial" w:hAnsi="Times New Roman" w:cs="Times New Roman"/>
        </w:rPr>
        <w:t xml:space="preserve">; por otro, </w:t>
      </w:r>
      <w:r>
        <w:rPr>
          <w:rFonts w:ascii="Times New Roman" w:eastAsia="Arial" w:hAnsi="Times New Roman" w:cs="Times New Roman"/>
        </w:rPr>
        <w:t>se analiz</w:t>
      </w:r>
      <w:r w:rsidR="00793E0F">
        <w:rPr>
          <w:rFonts w:ascii="Times New Roman" w:eastAsia="Arial" w:hAnsi="Times New Roman" w:cs="Times New Roman"/>
        </w:rPr>
        <w:t>ó</w:t>
      </w:r>
      <w:r>
        <w:rPr>
          <w:rFonts w:ascii="Times New Roman" w:eastAsia="Arial" w:hAnsi="Times New Roman" w:cs="Times New Roman"/>
        </w:rPr>
        <w:t xml:space="preserve"> la formación, la actividad profesional</w:t>
      </w:r>
      <w:r w:rsidR="001136A2">
        <w:rPr>
          <w:rFonts w:ascii="Times New Roman" w:eastAsia="Arial" w:hAnsi="Times New Roman" w:cs="Times New Roman"/>
        </w:rPr>
        <w:t xml:space="preserve"> y producción del artista. </w:t>
      </w:r>
      <w:r w:rsidR="00CD64D1" w:rsidRPr="005D09B4">
        <w:rPr>
          <w:rFonts w:ascii="Times New Roman" w:eastAsia="Arial" w:hAnsi="Times New Roman" w:cs="Times New Roman"/>
        </w:rPr>
        <w:t>Dich</w:t>
      </w:r>
      <w:r w:rsidR="00FF2CC8">
        <w:rPr>
          <w:rFonts w:ascii="Times New Roman" w:eastAsia="Arial" w:hAnsi="Times New Roman" w:cs="Times New Roman"/>
        </w:rPr>
        <w:t>os elementos</w:t>
      </w:r>
      <w:r w:rsidR="00CD64D1" w:rsidRPr="005D09B4">
        <w:rPr>
          <w:rFonts w:ascii="Times New Roman" w:eastAsia="Arial" w:hAnsi="Times New Roman" w:cs="Times New Roman"/>
        </w:rPr>
        <w:t xml:space="preserve"> </w:t>
      </w:r>
      <w:r w:rsidR="00793E0F">
        <w:rPr>
          <w:rFonts w:ascii="Times New Roman" w:eastAsia="Arial" w:hAnsi="Times New Roman" w:cs="Times New Roman"/>
        </w:rPr>
        <w:t>deben trabajar</w:t>
      </w:r>
      <w:r w:rsidR="00CD64D1" w:rsidRPr="005D09B4">
        <w:rPr>
          <w:rFonts w:ascii="Times New Roman" w:eastAsia="Arial" w:hAnsi="Times New Roman" w:cs="Times New Roman"/>
        </w:rPr>
        <w:t xml:space="preserve"> en conjunto para obtener un análisis más completo </w:t>
      </w:r>
      <w:r w:rsidR="001136A2">
        <w:rPr>
          <w:rFonts w:ascii="Times New Roman" w:eastAsia="Arial" w:hAnsi="Times New Roman" w:cs="Times New Roman"/>
        </w:rPr>
        <w:t>de su</w:t>
      </w:r>
      <w:r w:rsidR="00CD64D1" w:rsidRPr="005D09B4">
        <w:rPr>
          <w:rFonts w:ascii="Times New Roman" w:eastAsia="Arial" w:hAnsi="Times New Roman" w:cs="Times New Roman"/>
        </w:rPr>
        <w:t xml:space="preserve"> proceso creativo y conceptual, </w:t>
      </w:r>
      <w:r w:rsidR="001136A2">
        <w:rPr>
          <w:rFonts w:ascii="Times New Roman" w:eastAsia="Arial" w:hAnsi="Times New Roman" w:cs="Times New Roman"/>
        </w:rPr>
        <w:t xml:space="preserve">su </w:t>
      </w:r>
      <w:r w:rsidR="00CD64D1" w:rsidRPr="005D09B4">
        <w:rPr>
          <w:rFonts w:ascii="Times New Roman" w:eastAsia="Arial" w:hAnsi="Times New Roman" w:cs="Times New Roman"/>
        </w:rPr>
        <w:t>argumentación</w:t>
      </w:r>
      <w:r w:rsidR="00FF2CC8">
        <w:rPr>
          <w:rFonts w:ascii="Times New Roman" w:eastAsia="Arial" w:hAnsi="Times New Roman" w:cs="Times New Roman"/>
        </w:rPr>
        <w:t xml:space="preserve"> y </w:t>
      </w:r>
      <w:r w:rsidR="00CD64D1" w:rsidRPr="005D09B4">
        <w:rPr>
          <w:rFonts w:ascii="Times New Roman" w:eastAsia="Arial" w:hAnsi="Times New Roman" w:cs="Times New Roman"/>
        </w:rPr>
        <w:t>estrategias artísticas</w:t>
      </w:r>
      <w:r w:rsidR="00FF2CC8">
        <w:rPr>
          <w:rFonts w:ascii="Times New Roman" w:eastAsia="Arial" w:hAnsi="Times New Roman" w:cs="Times New Roman"/>
        </w:rPr>
        <w:t xml:space="preserve"> </w:t>
      </w:r>
      <w:r w:rsidR="00FF2CC8" w:rsidRPr="00F46B52">
        <w:rPr>
          <w:rFonts w:ascii="Times New Roman" w:eastAsia="Arial" w:hAnsi="Times New Roman" w:cs="Times New Roman"/>
        </w:rPr>
        <w:t xml:space="preserve">y </w:t>
      </w:r>
      <w:r w:rsidR="00CD64D1" w:rsidRPr="00F46B52">
        <w:rPr>
          <w:rFonts w:ascii="Times New Roman" w:eastAsia="Arial" w:hAnsi="Times New Roman" w:cs="Times New Roman"/>
        </w:rPr>
        <w:t>c</w:t>
      </w:r>
      <w:r w:rsidR="00F46B52">
        <w:rPr>
          <w:rFonts w:ascii="Times New Roman" w:eastAsia="Arial" w:hAnsi="Times New Roman" w:cs="Times New Roman"/>
        </w:rPr>
        <w:t>ó</w:t>
      </w:r>
      <w:r w:rsidR="00CD64D1" w:rsidRPr="00F46B52">
        <w:rPr>
          <w:rFonts w:ascii="Times New Roman" w:eastAsia="Arial" w:hAnsi="Times New Roman" w:cs="Times New Roman"/>
        </w:rPr>
        <w:t>mo</w:t>
      </w:r>
      <w:r w:rsidR="00CD64D1" w:rsidRPr="005D09B4">
        <w:rPr>
          <w:rFonts w:ascii="Times New Roman" w:eastAsia="Arial" w:hAnsi="Times New Roman" w:cs="Times New Roman"/>
        </w:rPr>
        <w:t xml:space="preserve"> </w:t>
      </w:r>
      <w:r w:rsidR="00FF2CC8">
        <w:rPr>
          <w:rFonts w:ascii="Times New Roman" w:eastAsia="Arial" w:hAnsi="Times New Roman" w:cs="Times New Roman"/>
        </w:rPr>
        <w:t>estas se</w:t>
      </w:r>
      <w:r w:rsidR="00CD64D1" w:rsidRPr="005D09B4">
        <w:rPr>
          <w:rFonts w:ascii="Times New Roman" w:eastAsia="Arial" w:hAnsi="Times New Roman" w:cs="Times New Roman"/>
        </w:rPr>
        <w:t xml:space="preserve"> relacionan dentro del campo del arte contemporáneo. </w:t>
      </w:r>
      <w:r w:rsidR="00FB59FE">
        <w:rPr>
          <w:rFonts w:ascii="Times New Roman" w:eastAsia="Arial" w:hAnsi="Times New Roman" w:cs="Times New Roman"/>
        </w:rPr>
        <w:t>Con esto</w:t>
      </w:r>
      <w:r w:rsidR="00793E0F">
        <w:rPr>
          <w:rFonts w:ascii="Times New Roman" w:eastAsia="Arial" w:hAnsi="Times New Roman" w:cs="Times New Roman"/>
        </w:rPr>
        <w:t xml:space="preserve"> se buscaba </w:t>
      </w:r>
      <w:r w:rsidR="00793E0F">
        <w:rPr>
          <w:rFonts w:ascii="Times New Roman" w:eastAsia="Arial" w:hAnsi="Times New Roman" w:cs="Times New Roman"/>
        </w:rPr>
        <w:lastRenderedPageBreak/>
        <w:t>profundizar en el fenómeno del arte contemporáneo local y sus antecedentes, permitiendo visualizar y comprender a sus diferentes actores.</w:t>
      </w:r>
    </w:p>
    <w:p w14:paraId="1545EE23" w14:textId="7C5CC90E" w:rsidR="00DE06CA" w:rsidRDefault="00F21051" w:rsidP="00EF0129">
      <w:pPr>
        <w:spacing w:line="360" w:lineRule="auto"/>
        <w:rPr>
          <w:rFonts w:ascii="Times New Roman" w:eastAsia="Arial" w:hAnsi="Times New Roman" w:cs="Times New Roman"/>
        </w:rPr>
      </w:pPr>
      <w:r>
        <w:rPr>
          <w:rFonts w:ascii="Times New Roman" w:eastAsia="Arial" w:hAnsi="Times New Roman" w:cs="Times New Roman"/>
        </w:rPr>
        <w:t>El cuestionario de la entrevista se</w:t>
      </w:r>
      <w:r w:rsidR="005D09B4" w:rsidRPr="005D09B4">
        <w:rPr>
          <w:rFonts w:ascii="Times New Roman" w:eastAsia="Arial" w:hAnsi="Times New Roman" w:cs="Times New Roman"/>
        </w:rPr>
        <w:t xml:space="preserve"> </w:t>
      </w:r>
      <w:r>
        <w:rPr>
          <w:rFonts w:ascii="Times New Roman" w:eastAsia="Arial" w:hAnsi="Times New Roman" w:cs="Times New Roman"/>
        </w:rPr>
        <w:t>dividió</w:t>
      </w:r>
      <w:r w:rsidR="005D09B4" w:rsidRPr="005D09B4">
        <w:rPr>
          <w:rFonts w:ascii="Times New Roman" w:eastAsia="Arial" w:hAnsi="Times New Roman" w:cs="Times New Roman"/>
        </w:rPr>
        <w:t xml:space="preserve"> en </w:t>
      </w:r>
      <w:r>
        <w:rPr>
          <w:rFonts w:ascii="Times New Roman" w:eastAsia="Arial" w:hAnsi="Times New Roman" w:cs="Times New Roman"/>
        </w:rPr>
        <w:t xml:space="preserve">cuatro </w:t>
      </w:r>
      <w:r w:rsidR="005D09B4" w:rsidRPr="005D09B4">
        <w:rPr>
          <w:rFonts w:ascii="Times New Roman" w:eastAsia="Arial" w:hAnsi="Times New Roman" w:cs="Times New Roman"/>
        </w:rPr>
        <w:t>bloques de información:</w:t>
      </w:r>
      <w:r>
        <w:rPr>
          <w:rFonts w:ascii="Times New Roman" w:eastAsia="Arial" w:hAnsi="Times New Roman" w:cs="Times New Roman"/>
        </w:rPr>
        <w:t xml:space="preserve"> </w:t>
      </w:r>
      <w:r w:rsidR="005D09B4" w:rsidRPr="005D09B4">
        <w:rPr>
          <w:rFonts w:ascii="Times New Roman" w:eastAsia="Arial" w:hAnsi="Times New Roman" w:cs="Times New Roman"/>
        </w:rPr>
        <w:t>1</w:t>
      </w:r>
      <w:r>
        <w:rPr>
          <w:rFonts w:ascii="Times New Roman" w:eastAsia="Arial" w:hAnsi="Times New Roman" w:cs="Times New Roman"/>
        </w:rPr>
        <w:t>) p</w:t>
      </w:r>
      <w:r w:rsidR="005D09B4" w:rsidRPr="005D09B4">
        <w:rPr>
          <w:rFonts w:ascii="Times New Roman" w:eastAsia="Arial" w:hAnsi="Times New Roman" w:cs="Times New Roman"/>
        </w:rPr>
        <w:t>roducción artística</w:t>
      </w:r>
      <w:r>
        <w:rPr>
          <w:rFonts w:ascii="Times New Roman" w:eastAsia="Arial" w:hAnsi="Times New Roman" w:cs="Times New Roman"/>
        </w:rPr>
        <w:t xml:space="preserve">; </w:t>
      </w:r>
      <w:r w:rsidR="005D09B4" w:rsidRPr="005D09B4">
        <w:rPr>
          <w:rFonts w:ascii="Times New Roman" w:eastAsia="Arial" w:hAnsi="Times New Roman" w:cs="Times New Roman"/>
        </w:rPr>
        <w:t>2</w:t>
      </w:r>
      <w:r>
        <w:rPr>
          <w:rFonts w:ascii="Times New Roman" w:eastAsia="Arial" w:hAnsi="Times New Roman" w:cs="Times New Roman"/>
        </w:rPr>
        <w:t>) c</w:t>
      </w:r>
      <w:r w:rsidR="005D09B4" w:rsidRPr="005D09B4">
        <w:rPr>
          <w:rFonts w:ascii="Times New Roman" w:eastAsia="Arial" w:hAnsi="Times New Roman" w:cs="Times New Roman"/>
        </w:rPr>
        <w:t>onceptualización del arte contemporáneo</w:t>
      </w:r>
      <w:r>
        <w:rPr>
          <w:rFonts w:ascii="Times New Roman" w:eastAsia="Arial" w:hAnsi="Times New Roman" w:cs="Times New Roman"/>
        </w:rPr>
        <w:t xml:space="preserve">; </w:t>
      </w:r>
      <w:r w:rsidR="005D09B4" w:rsidRPr="005D09B4">
        <w:rPr>
          <w:rFonts w:ascii="Times New Roman" w:eastAsia="Arial" w:hAnsi="Times New Roman" w:cs="Times New Roman"/>
        </w:rPr>
        <w:t>3</w:t>
      </w:r>
      <w:r>
        <w:rPr>
          <w:rFonts w:ascii="Times New Roman" w:eastAsia="Arial" w:hAnsi="Times New Roman" w:cs="Times New Roman"/>
        </w:rPr>
        <w:t>)</w:t>
      </w:r>
      <w:r w:rsidR="005D09B4" w:rsidRPr="005D09B4">
        <w:rPr>
          <w:rFonts w:ascii="Times New Roman" w:eastAsia="Arial" w:hAnsi="Times New Roman" w:cs="Times New Roman"/>
        </w:rPr>
        <w:t xml:space="preserve"> arte contemporáneo en México y San Luis Potosí</w:t>
      </w:r>
      <w:r>
        <w:rPr>
          <w:rFonts w:ascii="Times New Roman" w:eastAsia="Arial" w:hAnsi="Times New Roman" w:cs="Times New Roman"/>
        </w:rPr>
        <w:t>; y finalmente, 4) consideraciones sobre c</w:t>
      </w:r>
      <w:r w:rsidR="005D09B4" w:rsidRPr="005D09B4">
        <w:rPr>
          <w:rFonts w:ascii="Times New Roman" w:eastAsia="Arial" w:hAnsi="Times New Roman" w:cs="Times New Roman"/>
        </w:rPr>
        <w:t>onservación y restauración</w:t>
      </w:r>
      <w:r>
        <w:rPr>
          <w:rFonts w:ascii="Times New Roman" w:eastAsia="Arial" w:hAnsi="Times New Roman" w:cs="Times New Roman"/>
        </w:rPr>
        <w:t>.</w:t>
      </w:r>
      <w:r w:rsidR="005D09B4" w:rsidRPr="005D09B4">
        <w:rPr>
          <w:rFonts w:ascii="Times New Roman" w:eastAsia="Arial" w:hAnsi="Times New Roman" w:cs="Times New Roman"/>
        </w:rPr>
        <w:t xml:space="preserve"> </w:t>
      </w:r>
      <w:r>
        <w:rPr>
          <w:rFonts w:ascii="Times New Roman" w:eastAsia="Arial" w:hAnsi="Times New Roman" w:cs="Times New Roman"/>
        </w:rPr>
        <w:t>Las entrevistas empezaron</w:t>
      </w:r>
      <w:r w:rsidR="005D09B4" w:rsidRPr="005D09B4">
        <w:rPr>
          <w:rFonts w:ascii="Times New Roman" w:eastAsia="Arial" w:hAnsi="Times New Roman" w:cs="Times New Roman"/>
        </w:rPr>
        <w:t xml:space="preserve"> a realizar</w:t>
      </w:r>
      <w:r>
        <w:rPr>
          <w:rFonts w:ascii="Times New Roman" w:eastAsia="Arial" w:hAnsi="Times New Roman" w:cs="Times New Roman"/>
        </w:rPr>
        <w:t>se</w:t>
      </w:r>
      <w:r w:rsidR="005D09B4" w:rsidRPr="005D09B4">
        <w:rPr>
          <w:rFonts w:ascii="Times New Roman" w:eastAsia="Arial" w:hAnsi="Times New Roman" w:cs="Times New Roman"/>
        </w:rPr>
        <w:t xml:space="preserve"> </w:t>
      </w:r>
      <w:r>
        <w:rPr>
          <w:rFonts w:ascii="Times New Roman" w:eastAsia="Arial" w:hAnsi="Times New Roman" w:cs="Times New Roman"/>
        </w:rPr>
        <w:t>con aquel</w:t>
      </w:r>
      <w:r w:rsidR="005D09B4" w:rsidRPr="005D09B4">
        <w:rPr>
          <w:rFonts w:ascii="Times New Roman" w:eastAsia="Arial" w:hAnsi="Times New Roman" w:cs="Times New Roman"/>
        </w:rPr>
        <w:t xml:space="preserve">los artistas </w:t>
      </w:r>
      <w:r>
        <w:rPr>
          <w:rFonts w:ascii="Times New Roman" w:eastAsia="Arial" w:hAnsi="Times New Roman" w:cs="Times New Roman"/>
        </w:rPr>
        <w:t>que fueron registrados en el primer archivo de la Coordinación Académica en Arte</w:t>
      </w:r>
      <w:r w:rsidR="005D09B4" w:rsidRPr="005D09B4">
        <w:rPr>
          <w:rFonts w:ascii="Times New Roman" w:eastAsia="Arial" w:hAnsi="Times New Roman" w:cs="Times New Roman"/>
        </w:rPr>
        <w:t xml:space="preserve">. </w:t>
      </w:r>
      <w:r>
        <w:rPr>
          <w:rFonts w:ascii="Times New Roman" w:eastAsia="Arial" w:hAnsi="Times New Roman" w:cs="Times New Roman"/>
        </w:rPr>
        <w:t>Estos s</w:t>
      </w:r>
      <w:r w:rsidR="005D09B4" w:rsidRPr="005D09B4">
        <w:rPr>
          <w:rFonts w:ascii="Times New Roman" w:eastAsia="Arial" w:hAnsi="Times New Roman" w:cs="Times New Roman"/>
        </w:rPr>
        <w:t xml:space="preserve">e </w:t>
      </w:r>
      <w:r>
        <w:rPr>
          <w:rFonts w:ascii="Times New Roman" w:eastAsia="Arial" w:hAnsi="Times New Roman" w:cs="Times New Roman"/>
        </w:rPr>
        <w:t>clasificaro</w:t>
      </w:r>
      <w:r w:rsidR="005D09B4" w:rsidRPr="005D09B4">
        <w:rPr>
          <w:rFonts w:ascii="Times New Roman" w:eastAsia="Arial" w:hAnsi="Times New Roman" w:cs="Times New Roman"/>
        </w:rPr>
        <w:t xml:space="preserve">n en dos </w:t>
      </w:r>
      <w:r w:rsidR="00EC770E">
        <w:rPr>
          <w:rFonts w:ascii="Times New Roman" w:eastAsia="Arial" w:hAnsi="Times New Roman" w:cs="Times New Roman"/>
        </w:rPr>
        <w:t>grupos</w:t>
      </w:r>
      <w:r>
        <w:rPr>
          <w:rFonts w:ascii="Times New Roman" w:eastAsia="Arial" w:hAnsi="Times New Roman" w:cs="Times New Roman"/>
        </w:rPr>
        <w:t xml:space="preserve"> en función d</w:t>
      </w:r>
      <w:r w:rsidR="005D09B4" w:rsidRPr="005D09B4">
        <w:rPr>
          <w:rFonts w:ascii="Times New Roman" w:eastAsia="Arial" w:hAnsi="Times New Roman" w:cs="Times New Roman"/>
        </w:rPr>
        <w:t>el tipo de</w:t>
      </w:r>
      <w:r>
        <w:rPr>
          <w:rFonts w:ascii="Times New Roman" w:eastAsia="Arial" w:hAnsi="Times New Roman" w:cs="Times New Roman"/>
        </w:rPr>
        <w:t xml:space="preserve"> </w:t>
      </w:r>
      <w:r w:rsidR="005D09B4" w:rsidRPr="005D09B4">
        <w:rPr>
          <w:rFonts w:ascii="Times New Roman" w:eastAsia="Arial" w:hAnsi="Times New Roman" w:cs="Times New Roman"/>
        </w:rPr>
        <w:t>producción artística</w:t>
      </w:r>
      <w:r>
        <w:rPr>
          <w:rFonts w:ascii="Times New Roman" w:eastAsia="Arial" w:hAnsi="Times New Roman" w:cs="Times New Roman"/>
        </w:rPr>
        <w:t xml:space="preserve">, por un </w:t>
      </w:r>
      <w:r w:rsidR="00925BBB">
        <w:rPr>
          <w:rFonts w:ascii="Times New Roman" w:eastAsia="Arial" w:hAnsi="Times New Roman" w:cs="Times New Roman"/>
        </w:rPr>
        <w:t xml:space="preserve">lado, los que desarrollan su obra en formatos y soportes tradicionales </w:t>
      </w:r>
      <w:r w:rsidR="005D09B4" w:rsidRPr="005D09B4">
        <w:rPr>
          <w:rFonts w:ascii="Times New Roman" w:eastAsia="Arial" w:hAnsi="Times New Roman" w:cs="Times New Roman"/>
        </w:rPr>
        <w:t>(pintura, grabado, dibujo, fotografía, escultura)</w:t>
      </w:r>
      <w:r w:rsidR="00925BBB">
        <w:rPr>
          <w:rFonts w:ascii="Times New Roman" w:eastAsia="Arial" w:hAnsi="Times New Roman" w:cs="Times New Roman"/>
        </w:rPr>
        <w:t>, y por otro, los que trabajan los ‘m</w:t>
      </w:r>
      <w:r w:rsidR="005D09B4" w:rsidRPr="005D09B4">
        <w:rPr>
          <w:rFonts w:ascii="Times New Roman" w:eastAsia="Arial" w:hAnsi="Times New Roman" w:cs="Times New Roman"/>
        </w:rPr>
        <w:t>edios expandidos</w:t>
      </w:r>
      <w:r w:rsidR="00925BBB">
        <w:rPr>
          <w:rFonts w:ascii="Times New Roman" w:eastAsia="Arial" w:hAnsi="Times New Roman" w:cs="Times New Roman"/>
        </w:rPr>
        <w:t>’</w:t>
      </w:r>
      <w:r w:rsidR="005D09B4" w:rsidRPr="005D09B4">
        <w:rPr>
          <w:rFonts w:ascii="Times New Roman" w:eastAsia="Arial" w:hAnsi="Times New Roman" w:cs="Times New Roman"/>
        </w:rPr>
        <w:t xml:space="preserve"> (instalación, performance, intervención)</w:t>
      </w:r>
      <w:r w:rsidR="00925BBB">
        <w:rPr>
          <w:rFonts w:ascii="Times New Roman" w:eastAsia="Arial" w:hAnsi="Times New Roman" w:cs="Times New Roman"/>
        </w:rPr>
        <w:t xml:space="preserve">. </w:t>
      </w:r>
      <w:r w:rsidR="003A5196">
        <w:rPr>
          <w:rFonts w:ascii="Times New Roman" w:eastAsia="Arial" w:hAnsi="Times New Roman" w:cs="Times New Roman"/>
        </w:rPr>
        <w:t>En el arte actual, la idea de</w:t>
      </w:r>
      <w:r w:rsidR="00DB22CD">
        <w:rPr>
          <w:rFonts w:ascii="Times New Roman" w:eastAsia="Arial" w:hAnsi="Times New Roman" w:cs="Times New Roman"/>
        </w:rPr>
        <w:t xml:space="preserve"> </w:t>
      </w:r>
      <w:r w:rsidR="00925BBB">
        <w:rPr>
          <w:rFonts w:ascii="Times New Roman" w:eastAsia="Arial" w:hAnsi="Times New Roman" w:cs="Times New Roman"/>
        </w:rPr>
        <w:t>medio</w:t>
      </w:r>
      <w:r w:rsidR="00DB22CD">
        <w:rPr>
          <w:rFonts w:ascii="Times New Roman" w:eastAsia="Arial" w:hAnsi="Times New Roman" w:cs="Times New Roman"/>
        </w:rPr>
        <w:t xml:space="preserve"> </w:t>
      </w:r>
      <w:r w:rsidR="00925BBB">
        <w:rPr>
          <w:rFonts w:ascii="Times New Roman" w:eastAsia="Arial" w:hAnsi="Times New Roman" w:cs="Times New Roman"/>
        </w:rPr>
        <w:t xml:space="preserve">expandido </w:t>
      </w:r>
      <w:r w:rsidR="00DB22CD">
        <w:rPr>
          <w:rFonts w:ascii="Times New Roman" w:eastAsia="Arial" w:hAnsi="Times New Roman" w:cs="Times New Roman"/>
        </w:rPr>
        <w:t xml:space="preserve">tiene como antecedente </w:t>
      </w:r>
      <w:r w:rsidR="003A5196">
        <w:rPr>
          <w:rFonts w:ascii="Times New Roman" w:eastAsia="Arial" w:hAnsi="Times New Roman" w:cs="Times New Roman"/>
        </w:rPr>
        <w:t>l</w:t>
      </w:r>
      <w:r w:rsidR="00DB22CD">
        <w:rPr>
          <w:rFonts w:ascii="Times New Roman" w:eastAsia="Arial" w:hAnsi="Times New Roman" w:cs="Times New Roman"/>
        </w:rPr>
        <w:t>os</w:t>
      </w:r>
      <w:r w:rsidR="003A5196">
        <w:rPr>
          <w:rFonts w:ascii="Times New Roman" w:eastAsia="Arial" w:hAnsi="Times New Roman" w:cs="Times New Roman"/>
        </w:rPr>
        <w:t xml:space="preserve"> concepto</w:t>
      </w:r>
      <w:r w:rsidR="00DB22CD">
        <w:rPr>
          <w:rFonts w:ascii="Times New Roman" w:eastAsia="Arial" w:hAnsi="Times New Roman" w:cs="Times New Roman"/>
        </w:rPr>
        <w:t>s</w:t>
      </w:r>
      <w:r w:rsidR="003A5196">
        <w:rPr>
          <w:rFonts w:ascii="Times New Roman" w:eastAsia="Arial" w:hAnsi="Times New Roman" w:cs="Times New Roman"/>
        </w:rPr>
        <w:t xml:space="preserve"> de cine </w:t>
      </w:r>
      <w:r w:rsidR="00DB22CD">
        <w:rPr>
          <w:rFonts w:ascii="Times New Roman" w:eastAsia="Arial" w:hAnsi="Times New Roman" w:cs="Times New Roman"/>
        </w:rPr>
        <w:t xml:space="preserve">y campo </w:t>
      </w:r>
      <w:r w:rsidR="003A5196">
        <w:rPr>
          <w:rFonts w:ascii="Times New Roman" w:eastAsia="Arial" w:hAnsi="Times New Roman" w:cs="Times New Roman"/>
        </w:rPr>
        <w:t xml:space="preserve">expandido de Gene Younblood </w:t>
      </w:r>
      <w:sdt>
        <w:sdtPr>
          <w:rPr>
            <w:rFonts w:ascii="Times New Roman" w:eastAsia="Arial" w:hAnsi="Times New Roman" w:cs="Times New Roman"/>
          </w:rPr>
          <w:id w:val="1945505154"/>
          <w:citation/>
        </w:sdtPr>
        <w:sdtEndPr/>
        <w:sdtContent>
          <w:r w:rsidR="004C1AD7">
            <w:rPr>
              <w:rFonts w:ascii="Times New Roman" w:eastAsia="Arial" w:hAnsi="Times New Roman" w:cs="Times New Roman"/>
            </w:rPr>
            <w:fldChar w:fldCharType="begin"/>
          </w:r>
          <w:r w:rsidR="004C1AD7">
            <w:rPr>
              <w:rFonts w:ascii="Times New Roman" w:eastAsia="Arial" w:hAnsi="Times New Roman" w:cs="Times New Roman"/>
              <w:lang w:val="es-ES"/>
            </w:rPr>
            <w:instrText xml:space="preserve">CITATION You70 \n  \t  \l 3082 </w:instrText>
          </w:r>
          <w:r w:rsidR="004C1AD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(1970)</w:t>
          </w:r>
          <w:r w:rsidR="004C1AD7">
            <w:rPr>
              <w:rFonts w:ascii="Times New Roman" w:eastAsia="Arial" w:hAnsi="Times New Roman" w:cs="Times New Roman"/>
            </w:rPr>
            <w:fldChar w:fldCharType="end"/>
          </w:r>
        </w:sdtContent>
      </w:sdt>
      <w:r w:rsidR="00DB22CD">
        <w:rPr>
          <w:rFonts w:ascii="Times New Roman" w:eastAsia="Arial" w:hAnsi="Times New Roman" w:cs="Times New Roman"/>
        </w:rPr>
        <w:t xml:space="preserve"> y Rosalind Krauss</w:t>
      </w:r>
      <w:r w:rsidR="00B12710">
        <w:rPr>
          <w:rFonts w:ascii="Times New Roman" w:eastAsia="Arial" w:hAnsi="Times New Roman" w:cs="Times New Roman"/>
        </w:rPr>
        <w:t xml:space="preserve"> </w:t>
      </w:r>
      <w:sdt>
        <w:sdtPr>
          <w:rPr>
            <w:rFonts w:ascii="Times New Roman" w:eastAsia="Arial" w:hAnsi="Times New Roman" w:cs="Times New Roman"/>
          </w:rPr>
          <w:id w:val="1112023878"/>
          <w:citation/>
        </w:sdtPr>
        <w:sdtEndPr/>
        <w:sdtContent>
          <w:r w:rsidR="004C1AD7">
            <w:rPr>
              <w:rFonts w:ascii="Times New Roman" w:eastAsia="Arial" w:hAnsi="Times New Roman" w:cs="Times New Roman"/>
            </w:rPr>
            <w:fldChar w:fldCharType="begin"/>
          </w:r>
          <w:r w:rsidR="004C1AD7">
            <w:rPr>
              <w:rFonts w:ascii="Times New Roman" w:eastAsia="Arial" w:hAnsi="Times New Roman" w:cs="Times New Roman"/>
              <w:lang w:val="es-ES"/>
            </w:rPr>
            <w:instrText xml:space="preserve">CITATION Kra79 \n  \t  \l 3082 </w:instrText>
          </w:r>
          <w:r w:rsidR="004C1AD7">
            <w:rPr>
              <w:rFonts w:ascii="Times New Roman" w:eastAsia="Arial" w:hAnsi="Times New Roman" w:cs="Times New Roman"/>
            </w:rPr>
            <w:fldChar w:fldCharType="separate"/>
          </w:r>
          <w:r w:rsidR="00F33FB3" w:rsidRPr="00F33FB3">
            <w:rPr>
              <w:rFonts w:ascii="Times New Roman" w:eastAsia="Arial" w:hAnsi="Times New Roman" w:cs="Times New Roman"/>
              <w:noProof/>
              <w:lang w:val="es-ES"/>
            </w:rPr>
            <w:t>(1979)</w:t>
          </w:r>
          <w:r w:rsidR="004C1AD7">
            <w:rPr>
              <w:rFonts w:ascii="Times New Roman" w:eastAsia="Arial" w:hAnsi="Times New Roman" w:cs="Times New Roman"/>
            </w:rPr>
            <w:fldChar w:fldCharType="end"/>
          </w:r>
        </w:sdtContent>
      </w:sdt>
      <w:r w:rsidR="00DB22CD">
        <w:rPr>
          <w:rFonts w:ascii="Times New Roman" w:eastAsia="Arial" w:hAnsi="Times New Roman" w:cs="Times New Roman"/>
        </w:rPr>
        <w:t xml:space="preserve">, respectivamente. </w:t>
      </w:r>
      <w:r w:rsidR="00DB22CD" w:rsidRPr="00DB22CD">
        <w:rPr>
          <w:rFonts w:ascii="Times New Roman" w:eastAsia="Arial" w:hAnsi="Times New Roman" w:cs="Times New Roman"/>
        </w:rPr>
        <w:t>Ambos describen el ensanchamiento de los límites del arte y explican la búsqueda de los artistas por encontrar nuevas maneras de construir sus propuestas desde distintas disciplinas.</w:t>
      </w:r>
    </w:p>
    <w:p w14:paraId="1A8A790E" w14:textId="725A824E" w:rsidR="00EF0129" w:rsidRDefault="00B12710" w:rsidP="00EF0129">
      <w:pPr>
        <w:spacing w:line="360" w:lineRule="auto"/>
        <w:rPr>
          <w:rFonts w:ascii="Times New Roman" w:eastAsia="Arial" w:hAnsi="Times New Roman" w:cs="Times New Roman"/>
        </w:rPr>
      </w:pPr>
      <w:r>
        <w:rPr>
          <w:rFonts w:ascii="Times New Roman" w:eastAsia="Arial" w:hAnsi="Times New Roman" w:cs="Times New Roman"/>
        </w:rPr>
        <w:t>Para la realización de las entrevistas, se solicitó a</w:t>
      </w:r>
      <w:r w:rsidR="00EF0129" w:rsidRPr="00EF0129">
        <w:rPr>
          <w:rFonts w:ascii="Times New Roman" w:eastAsia="Arial" w:hAnsi="Times New Roman" w:cs="Times New Roman"/>
        </w:rPr>
        <w:t xml:space="preserve"> los artistas </w:t>
      </w:r>
      <w:r w:rsidRPr="00EF0129">
        <w:rPr>
          <w:rFonts w:ascii="Times New Roman" w:eastAsia="Arial" w:hAnsi="Times New Roman" w:cs="Times New Roman"/>
        </w:rPr>
        <w:t>distint</w:t>
      </w:r>
      <w:r>
        <w:rPr>
          <w:rFonts w:ascii="Times New Roman" w:eastAsia="Arial" w:hAnsi="Times New Roman" w:cs="Times New Roman"/>
        </w:rPr>
        <w:t>o</w:t>
      </w:r>
      <w:r w:rsidRPr="00EF0129">
        <w:rPr>
          <w:rFonts w:ascii="Times New Roman" w:eastAsia="Arial" w:hAnsi="Times New Roman" w:cs="Times New Roman"/>
        </w:rPr>
        <w:t>s</w:t>
      </w:r>
      <w:r w:rsidR="00EF0129" w:rsidRPr="00EF0129">
        <w:rPr>
          <w:rFonts w:ascii="Times New Roman" w:eastAsia="Arial" w:hAnsi="Times New Roman" w:cs="Times New Roman"/>
        </w:rPr>
        <w:t xml:space="preserve"> archivos como</w:t>
      </w:r>
      <w:r>
        <w:rPr>
          <w:rFonts w:ascii="Times New Roman" w:eastAsia="Arial" w:hAnsi="Times New Roman" w:cs="Times New Roman"/>
        </w:rPr>
        <w:t xml:space="preserve"> </w:t>
      </w:r>
      <w:r w:rsidRPr="00EF0129">
        <w:rPr>
          <w:rFonts w:ascii="Times New Roman" w:eastAsia="Arial" w:hAnsi="Times New Roman" w:cs="Times New Roman"/>
        </w:rPr>
        <w:t>currículo</w:t>
      </w:r>
      <w:r w:rsidR="00EF0129" w:rsidRPr="00EF0129">
        <w:rPr>
          <w:rFonts w:ascii="Times New Roman" w:eastAsia="Arial" w:hAnsi="Times New Roman" w:cs="Times New Roman"/>
        </w:rPr>
        <w:t xml:space="preserve">, portafolio, semblanza y manifiesto de obra. </w:t>
      </w:r>
      <w:r>
        <w:rPr>
          <w:rFonts w:ascii="Times New Roman" w:eastAsia="Arial" w:hAnsi="Times New Roman" w:cs="Times New Roman"/>
        </w:rPr>
        <w:t>Recopilada</w:t>
      </w:r>
      <w:r w:rsidR="00EF0129" w:rsidRPr="00EF0129">
        <w:rPr>
          <w:rFonts w:ascii="Times New Roman" w:eastAsia="Arial" w:hAnsi="Times New Roman" w:cs="Times New Roman"/>
        </w:rPr>
        <w:t xml:space="preserve"> </w:t>
      </w:r>
      <w:r>
        <w:rPr>
          <w:rFonts w:ascii="Times New Roman" w:eastAsia="Arial" w:hAnsi="Times New Roman" w:cs="Times New Roman"/>
        </w:rPr>
        <w:t>est</w:t>
      </w:r>
      <w:r w:rsidR="00EF0129" w:rsidRPr="00EF0129">
        <w:rPr>
          <w:rFonts w:ascii="Times New Roman" w:eastAsia="Arial" w:hAnsi="Times New Roman" w:cs="Times New Roman"/>
        </w:rPr>
        <w:t xml:space="preserve">a información se </w:t>
      </w:r>
      <w:r>
        <w:rPr>
          <w:rFonts w:ascii="Times New Roman" w:eastAsia="Arial" w:hAnsi="Times New Roman" w:cs="Times New Roman"/>
        </w:rPr>
        <w:t>efectuaron y transcribieron las entrevistas</w:t>
      </w:r>
      <w:r w:rsidR="00EF0129" w:rsidRPr="00EF0129">
        <w:rPr>
          <w:rFonts w:ascii="Times New Roman" w:eastAsia="Arial" w:hAnsi="Times New Roman" w:cs="Times New Roman"/>
        </w:rPr>
        <w:t xml:space="preserve">, </w:t>
      </w:r>
      <w:r>
        <w:rPr>
          <w:rFonts w:ascii="Times New Roman" w:eastAsia="Arial" w:hAnsi="Times New Roman" w:cs="Times New Roman"/>
        </w:rPr>
        <w:t xml:space="preserve">se editaron los vídeos </w:t>
      </w:r>
      <w:r w:rsidR="00EF0129" w:rsidRPr="00EF0129">
        <w:rPr>
          <w:rFonts w:ascii="Times New Roman" w:eastAsia="Arial" w:hAnsi="Times New Roman" w:cs="Times New Roman"/>
        </w:rPr>
        <w:t xml:space="preserve">y </w:t>
      </w:r>
      <w:r>
        <w:rPr>
          <w:rFonts w:ascii="Times New Roman" w:eastAsia="Arial" w:hAnsi="Times New Roman" w:cs="Times New Roman"/>
        </w:rPr>
        <w:t xml:space="preserve">se rellenaron </w:t>
      </w:r>
      <w:r w:rsidR="00EF0129" w:rsidRPr="00EF0129">
        <w:rPr>
          <w:rFonts w:ascii="Times New Roman" w:eastAsia="Arial" w:hAnsi="Times New Roman" w:cs="Times New Roman"/>
        </w:rPr>
        <w:t>fichas de catalogación</w:t>
      </w:r>
      <w:r w:rsidR="007B6381">
        <w:rPr>
          <w:rFonts w:ascii="Times New Roman" w:eastAsia="Arial" w:hAnsi="Times New Roman" w:cs="Times New Roman"/>
        </w:rPr>
        <w:t xml:space="preserve"> de obra</w:t>
      </w:r>
      <w:r w:rsidR="00EF0129" w:rsidRPr="00EF0129">
        <w:rPr>
          <w:rFonts w:ascii="Times New Roman" w:eastAsia="Arial" w:hAnsi="Times New Roman" w:cs="Times New Roman"/>
        </w:rPr>
        <w:t xml:space="preserve">. </w:t>
      </w:r>
      <w:r w:rsidR="007B6381">
        <w:rPr>
          <w:rFonts w:ascii="Times New Roman" w:eastAsia="Arial" w:hAnsi="Times New Roman" w:cs="Times New Roman"/>
        </w:rPr>
        <w:t>En la tabla 1 se muestra la lista de autores entrevistados hasta la fecha y el tipo de producción que realizan.</w:t>
      </w:r>
    </w:p>
    <w:p w14:paraId="396535B4" w14:textId="77777777" w:rsidR="007B6381" w:rsidRPr="00EF0129" w:rsidRDefault="007B6381" w:rsidP="00EF0129">
      <w:pPr>
        <w:spacing w:line="360" w:lineRule="auto"/>
        <w:rPr>
          <w:rFonts w:ascii="Times New Roman" w:eastAsia="Arial" w:hAnsi="Times New Roman" w:cs="Times New Roman"/>
        </w:rPr>
      </w:pPr>
    </w:p>
    <w:tbl>
      <w:tblPr>
        <w:tblStyle w:val="Tablaconcuadrcula"/>
        <w:tblW w:w="0" w:type="auto"/>
        <w:jc w:val="center"/>
        <w:tblLook w:val="04A0" w:firstRow="1" w:lastRow="0" w:firstColumn="1" w:lastColumn="0" w:noHBand="0" w:noVBand="1"/>
      </w:tblPr>
      <w:tblGrid>
        <w:gridCol w:w="678"/>
        <w:gridCol w:w="1194"/>
        <w:gridCol w:w="2552"/>
        <w:gridCol w:w="2566"/>
        <w:gridCol w:w="2567"/>
      </w:tblGrid>
      <w:tr w:rsidR="009C4951" w:rsidRPr="00DE06CA" w14:paraId="757A5BE6" w14:textId="77777777" w:rsidTr="009C4951">
        <w:trPr>
          <w:jc w:val="center"/>
        </w:trPr>
        <w:tc>
          <w:tcPr>
            <w:tcW w:w="644" w:type="dxa"/>
          </w:tcPr>
          <w:p w14:paraId="4D52DC3C" w14:textId="06182273"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Núm</w:t>
            </w:r>
            <w:r w:rsidR="009C4951" w:rsidRPr="00DE06CA">
              <w:rPr>
                <w:rFonts w:ascii="Times New Roman" w:eastAsia="Arial" w:hAnsi="Times New Roman" w:cs="Times New Roman"/>
                <w:b/>
                <w:bCs/>
                <w:i/>
                <w:iCs/>
                <w:sz w:val="20"/>
                <w:szCs w:val="20"/>
              </w:rPr>
              <w:t>.</w:t>
            </w:r>
          </w:p>
        </w:tc>
        <w:tc>
          <w:tcPr>
            <w:tcW w:w="1194" w:type="dxa"/>
          </w:tcPr>
          <w:p w14:paraId="7ED7D4F1" w14:textId="61F1CC9E"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Fecha</w:t>
            </w:r>
          </w:p>
        </w:tc>
        <w:tc>
          <w:tcPr>
            <w:tcW w:w="2552" w:type="dxa"/>
          </w:tcPr>
          <w:p w14:paraId="39111803" w14:textId="77777777"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Nombre del Artista</w:t>
            </w:r>
          </w:p>
        </w:tc>
        <w:tc>
          <w:tcPr>
            <w:tcW w:w="2566" w:type="dxa"/>
          </w:tcPr>
          <w:p w14:paraId="5FD30BAC" w14:textId="78984B32"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Soportes tradicionales</w:t>
            </w:r>
          </w:p>
        </w:tc>
        <w:tc>
          <w:tcPr>
            <w:tcW w:w="2567" w:type="dxa"/>
          </w:tcPr>
          <w:p w14:paraId="3E73A47E" w14:textId="1DAFFFA5" w:rsidR="00EF0129" w:rsidRPr="00DE06CA" w:rsidRDefault="00EF0129" w:rsidP="00EF0129">
            <w:pPr>
              <w:spacing w:line="360" w:lineRule="auto"/>
              <w:rPr>
                <w:rFonts w:ascii="Times New Roman" w:eastAsia="Arial" w:hAnsi="Times New Roman" w:cs="Times New Roman"/>
                <w:b/>
                <w:bCs/>
                <w:i/>
                <w:iCs/>
                <w:sz w:val="20"/>
                <w:szCs w:val="20"/>
              </w:rPr>
            </w:pPr>
            <w:r w:rsidRPr="00DE06CA">
              <w:rPr>
                <w:rFonts w:ascii="Times New Roman" w:eastAsia="Arial" w:hAnsi="Times New Roman" w:cs="Times New Roman"/>
                <w:b/>
                <w:bCs/>
                <w:i/>
                <w:iCs/>
                <w:sz w:val="20"/>
                <w:szCs w:val="20"/>
              </w:rPr>
              <w:t xml:space="preserve">Medios </w:t>
            </w:r>
            <w:r w:rsidR="009C4951" w:rsidRPr="00DE06CA">
              <w:rPr>
                <w:rFonts w:ascii="Times New Roman" w:eastAsia="Arial" w:hAnsi="Times New Roman" w:cs="Times New Roman"/>
                <w:b/>
                <w:bCs/>
                <w:i/>
                <w:iCs/>
                <w:sz w:val="20"/>
                <w:szCs w:val="20"/>
              </w:rPr>
              <w:t>e</w:t>
            </w:r>
            <w:r w:rsidRPr="00DE06CA">
              <w:rPr>
                <w:rFonts w:ascii="Times New Roman" w:eastAsia="Arial" w:hAnsi="Times New Roman" w:cs="Times New Roman"/>
                <w:b/>
                <w:bCs/>
                <w:i/>
                <w:iCs/>
                <w:sz w:val="20"/>
                <w:szCs w:val="20"/>
              </w:rPr>
              <w:t>xpandidos</w:t>
            </w:r>
          </w:p>
        </w:tc>
      </w:tr>
      <w:tr w:rsidR="009C4951" w:rsidRPr="00DE06CA" w14:paraId="5624E0BD" w14:textId="77777777" w:rsidTr="009C4951">
        <w:trPr>
          <w:jc w:val="center"/>
        </w:trPr>
        <w:tc>
          <w:tcPr>
            <w:tcW w:w="644" w:type="dxa"/>
          </w:tcPr>
          <w:p w14:paraId="7224767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w:t>
            </w:r>
          </w:p>
        </w:tc>
        <w:tc>
          <w:tcPr>
            <w:tcW w:w="1194" w:type="dxa"/>
          </w:tcPr>
          <w:p w14:paraId="7BE2CE5C" w14:textId="1CDD9CCF" w:rsidR="00EF0129" w:rsidRPr="00DE06CA" w:rsidRDefault="00E53AB8" w:rsidP="00EF0129">
            <w:pPr>
              <w:spacing w:line="360" w:lineRule="auto"/>
              <w:rPr>
                <w:rFonts w:ascii="Times New Roman" w:eastAsia="Arial" w:hAnsi="Times New Roman" w:cs="Times New Roman"/>
                <w:i/>
                <w:iCs/>
                <w:sz w:val="20"/>
                <w:szCs w:val="20"/>
              </w:rPr>
            </w:pPr>
            <w:r>
              <w:rPr>
                <w:rFonts w:ascii="Times New Roman" w:eastAsia="Arial" w:hAnsi="Times New Roman" w:cs="Times New Roman"/>
                <w:i/>
                <w:iCs/>
                <w:sz w:val="20"/>
                <w:szCs w:val="20"/>
              </w:rPr>
              <w:t>29/04/2019</w:t>
            </w:r>
          </w:p>
        </w:tc>
        <w:tc>
          <w:tcPr>
            <w:tcW w:w="2552" w:type="dxa"/>
          </w:tcPr>
          <w:p w14:paraId="471392B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Yolittztli Sánchez Hernández </w:t>
            </w:r>
          </w:p>
        </w:tc>
        <w:tc>
          <w:tcPr>
            <w:tcW w:w="2566" w:type="dxa"/>
          </w:tcPr>
          <w:p w14:paraId="54F1251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Pintura </w:t>
            </w:r>
          </w:p>
        </w:tc>
        <w:tc>
          <w:tcPr>
            <w:tcW w:w="2567" w:type="dxa"/>
          </w:tcPr>
          <w:p w14:paraId="4229BC2D"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3E09C9D4" w14:textId="77777777" w:rsidTr="009C4951">
        <w:trPr>
          <w:jc w:val="center"/>
        </w:trPr>
        <w:tc>
          <w:tcPr>
            <w:tcW w:w="644" w:type="dxa"/>
          </w:tcPr>
          <w:p w14:paraId="5FCE9D0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w:t>
            </w:r>
          </w:p>
        </w:tc>
        <w:tc>
          <w:tcPr>
            <w:tcW w:w="1194" w:type="dxa"/>
          </w:tcPr>
          <w:p w14:paraId="146C1F98" w14:textId="582CEC4F"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06/06/2019</w:t>
            </w:r>
          </w:p>
        </w:tc>
        <w:tc>
          <w:tcPr>
            <w:tcW w:w="2552" w:type="dxa"/>
          </w:tcPr>
          <w:p w14:paraId="1304C737"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Elisa Urías Carlos </w:t>
            </w:r>
          </w:p>
        </w:tc>
        <w:tc>
          <w:tcPr>
            <w:tcW w:w="2566" w:type="dxa"/>
          </w:tcPr>
          <w:p w14:paraId="395B36EA"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7B566FBE" w14:textId="040E4FDA"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Gr</w:t>
            </w:r>
            <w:r w:rsidR="00DE06CA">
              <w:rPr>
                <w:rFonts w:ascii="Times New Roman" w:eastAsia="Arial" w:hAnsi="Times New Roman" w:cs="Times New Roman"/>
                <w:i/>
                <w:iCs/>
                <w:sz w:val="20"/>
                <w:szCs w:val="20"/>
              </w:rPr>
              <w:t>á</w:t>
            </w:r>
            <w:r w:rsidRPr="00DE06CA">
              <w:rPr>
                <w:rFonts w:ascii="Times New Roman" w:eastAsia="Arial" w:hAnsi="Times New Roman" w:cs="Times New Roman"/>
                <w:i/>
                <w:iCs/>
                <w:sz w:val="20"/>
                <w:szCs w:val="20"/>
              </w:rPr>
              <w:t>fica expandida, instalación</w:t>
            </w:r>
          </w:p>
        </w:tc>
      </w:tr>
      <w:tr w:rsidR="009C4951" w:rsidRPr="00DE06CA" w14:paraId="56EDC1C3" w14:textId="77777777" w:rsidTr="009C4951">
        <w:trPr>
          <w:jc w:val="center"/>
        </w:trPr>
        <w:tc>
          <w:tcPr>
            <w:tcW w:w="644" w:type="dxa"/>
          </w:tcPr>
          <w:p w14:paraId="1890A2F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3</w:t>
            </w:r>
          </w:p>
        </w:tc>
        <w:tc>
          <w:tcPr>
            <w:tcW w:w="1194" w:type="dxa"/>
          </w:tcPr>
          <w:p w14:paraId="7FC85BC7" w14:textId="2D1980C1"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07/06/2019</w:t>
            </w:r>
          </w:p>
        </w:tc>
        <w:tc>
          <w:tcPr>
            <w:tcW w:w="2552" w:type="dxa"/>
          </w:tcPr>
          <w:p w14:paraId="4475EC23" w14:textId="05344869"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Josué Abisaí </w:t>
            </w:r>
            <w:r w:rsidR="001449C2" w:rsidRPr="00DE06CA">
              <w:rPr>
                <w:rFonts w:ascii="Times New Roman" w:eastAsia="Arial" w:hAnsi="Times New Roman" w:cs="Times New Roman"/>
                <w:i/>
                <w:iCs/>
                <w:sz w:val="20"/>
                <w:szCs w:val="20"/>
              </w:rPr>
              <w:t>Martínez</w:t>
            </w:r>
            <w:r w:rsidR="009C4951" w:rsidRPr="00DE06CA">
              <w:rPr>
                <w:rFonts w:ascii="Times New Roman" w:eastAsia="Arial" w:hAnsi="Times New Roman" w:cs="Times New Roman"/>
                <w:i/>
                <w:iCs/>
                <w:sz w:val="20"/>
                <w:szCs w:val="20"/>
              </w:rPr>
              <w:t xml:space="preserve"> </w:t>
            </w:r>
            <w:r w:rsidRPr="00DE06CA">
              <w:rPr>
                <w:rFonts w:ascii="Times New Roman" w:eastAsia="Arial" w:hAnsi="Times New Roman" w:cs="Times New Roman"/>
                <w:i/>
                <w:iCs/>
                <w:sz w:val="20"/>
                <w:szCs w:val="20"/>
              </w:rPr>
              <w:t>“Homie”</w:t>
            </w:r>
          </w:p>
        </w:tc>
        <w:tc>
          <w:tcPr>
            <w:tcW w:w="2566" w:type="dxa"/>
          </w:tcPr>
          <w:p w14:paraId="7AF0C484"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01AFF8F0" w14:textId="677B0146"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Gr</w:t>
            </w:r>
            <w:r w:rsidR="00DE06CA">
              <w:rPr>
                <w:rFonts w:ascii="Times New Roman" w:eastAsia="Arial" w:hAnsi="Times New Roman" w:cs="Times New Roman"/>
                <w:i/>
                <w:iCs/>
                <w:sz w:val="20"/>
                <w:szCs w:val="20"/>
              </w:rPr>
              <w:t>á</w:t>
            </w:r>
            <w:r w:rsidRPr="00DE06CA">
              <w:rPr>
                <w:rFonts w:ascii="Times New Roman" w:eastAsia="Arial" w:hAnsi="Times New Roman" w:cs="Times New Roman"/>
                <w:i/>
                <w:iCs/>
                <w:sz w:val="20"/>
                <w:szCs w:val="20"/>
              </w:rPr>
              <w:t>fica expandida, instalación</w:t>
            </w:r>
          </w:p>
        </w:tc>
      </w:tr>
      <w:tr w:rsidR="009C4951" w:rsidRPr="00DE06CA" w14:paraId="22E2E793" w14:textId="77777777" w:rsidTr="009C4951">
        <w:trPr>
          <w:jc w:val="center"/>
        </w:trPr>
        <w:tc>
          <w:tcPr>
            <w:tcW w:w="644" w:type="dxa"/>
          </w:tcPr>
          <w:p w14:paraId="7A2F46FB"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4</w:t>
            </w:r>
          </w:p>
        </w:tc>
        <w:tc>
          <w:tcPr>
            <w:tcW w:w="1194" w:type="dxa"/>
          </w:tcPr>
          <w:p w14:paraId="02C306AB" w14:textId="1EA4DB69"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10/06/2019</w:t>
            </w:r>
          </w:p>
        </w:tc>
        <w:tc>
          <w:tcPr>
            <w:tcW w:w="2552" w:type="dxa"/>
          </w:tcPr>
          <w:p w14:paraId="0EE38ECA"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Antonio Tercero </w:t>
            </w:r>
          </w:p>
        </w:tc>
        <w:tc>
          <w:tcPr>
            <w:tcW w:w="2566" w:type="dxa"/>
          </w:tcPr>
          <w:p w14:paraId="4AE9857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Pintura </w:t>
            </w:r>
          </w:p>
        </w:tc>
        <w:tc>
          <w:tcPr>
            <w:tcW w:w="2567" w:type="dxa"/>
          </w:tcPr>
          <w:p w14:paraId="7BB326C2"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57624AC2" w14:textId="77777777" w:rsidTr="009C4951">
        <w:trPr>
          <w:jc w:val="center"/>
        </w:trPr>
        <w:tc>
          <w:tcPr>
            <w:tcW w:w="644" w:type="dxa"/>
          </w:tcPr>
          <w:p w14:paraId="75DAB90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5</w:t>
            </w:r>
          </w:p>
        </w:tc>
        <w:tc>
          <w:tcPr>
            <w:tcW w:w="1194" w:type="dxa"/>
          </w:tcPr>
          <w:p w14:paraId="62FA594D" w14:textId="01C1466D"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11/06/2019</w:t>
            </w:r>
          </w:p>
        </w:tc>
        <w:tc>
          <w:tcPr>
            <w:tcW w:w="2552" w:type="dxa"/>
          </w:tcPr>
          <w:p w14:paraId="3940CBB2" w14:textId="63C0F1E9"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José Tercero </w:t>
            </w:r>
          </w:p>
        </w:tc>
        <w:tc>
          <w:tcPr>
            <w:tcW w:w="2566" w:type="dxa"/>
          </w:tcPr>
          <w:p w14:paraId="05D334A6"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129774A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4059FA73" w14:textId="77777777" w:rsidTr="009C4951">
        <w:trPr>
          <w:jc w:val="center"/>
        </w:trPr>
        <w:tc>
          <w:tcPr>
            <w:tcW w:w="644" w:type="dxa"/>
          </w:tcPr>
          <w:p w14:paraId="70DAE17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6 </w:t>
            </w:r>
          </w:p>
        </w:tc>
        <w:tc>
          <w:tcPr>
            <w:tcW w:w="1194" w:type="dxa"/>
          </w:tcPr>
          <w:p w14:paraId="1809A9FE" w14:textId="6F9E70B4"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12/06/2019</w:t>
            </w:r>
          </w:p>
        </w:tc>
        <w:tc>
          <w:tcPr>
            <w:tcW w:w="2552" w:type="dxa"/>
          </w:tcPr>
          <w:p w14:paraId="45CB3BA2"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Eduardo Díaz </w:t>
            </w:r>
          </w:p>
        </w:tc>
        <w:tc>
          <w:tcPr>
            <w:tcW w:w="2566" w:type="dxa"/>
          </w:tcPr>
          <w:p w14:paraId="20BB7ED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53FD8812"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3F20823B" w14:textId="77777777" w:rsidTr="009C4951">
        <w:trPr>
          <w:jc w:val="center"/>
        </w:trPr>
        <w:tc>
          <w:tcPr>
            <w:tcW w:w="644" w:type="dxa"/>
          </w:tcPr>
          <w:p w14:paraId="56E9D46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7 </w:t>
            </w:r>
          </w:p>
        </w:tc>
        <w:tc>
          <w:tcPr>
            <w:tcW w:w="1194" w:type="dxa"/>
          </w:tcPr>
          <w:p w14:paraId="63878B2D" w14:textId="53E4AD7F"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13/06/2019</w:t>
            </w:r>
          </w:p>
        </w:tc>
        <w:tc>
          <w:tcPr>
            <w:tcW w:w="2552" w:type="dxa"/>
          </w:tcPr>
          <w:p w14:paraId="61F329EB"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Cinthya de la O </w:t>
            </w:r>
          </w:p>
        </w:tc>
        <w:tc>
          <w:tcPr>
            <w:tcW w:w="2566" w:type="dxa"/>
          </w:tcPr>
          <w:p w14:paraId="489BFDC7"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Gráfica </w:t>
            </w:r>
          </w:p>
        </w:tc>
        <w:tc>
          <w:tcPr>
            <w:tcW w:w="2567" w:type="dxa"/>
          </w:tcPr>
          <w:p w14:paraId="23639A3B"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6F4AD60A" w14:textId="77777777" w:rsidTr="009C4951">
        <w:trPr>
          <w:jc w:val="center"/>
        </w:trPr>
        <w:tc>
          <w:tcPr>
            <w:tcW w:w="644" w:type="dxa"/>
          </w:tcPr>
          <w:p w14:paraId="5D30DF22"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8 </w:t>
            </w:r>
          </w:p>
        </w:tc>
        <w:tc>
          <w:tcPr>
            <w:tcW w:w="1194" w:type="dxa"/>
          </w:tcPr>
          <w:p w14:paraId="36ED030E" w14:textId="3A2A6CF6"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14/06/2019</w:t>
            </w:r>
          </w:p>
        </w:tc>
        <w:tc>
          <w:tcPr>
            <w:tcW w:w="2552" w:type="dxa"/>
          </w:tcPr>
          <w:p w14:paraId="3D9AF28C"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David Ojeda </w:t>
            </w:r>
          </w:p>
        </w:tc>
        <w:tc>
          <w:tcPr>
            <w:tcW w:w="2566" w:type="dxa"/>
          </w:tcPr>
          <w:p w14:paraId="7C57C31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Gráfica digital </w:t>
            </w:r>
          </w:p>
        </w:tc>
        <w:tc>
          <w:tcPr>
            <w:tcW w:w="2567" w:type="dxa"/>
          </w:tcPr>
          <w:p w14:paraId="4DE54312"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3BD9713A" w14:textId="77777777" w:rsidTr="009C4951">
        <w:trPr>
          <w:jc w:val="center"/>
        </w:trPr>
        <w:tc>
          <w:tcPr>
            <w:tcW w:w="644" w:type="dxa"/>
          </w:tcPr>
          <w:p w14:paraId="250228E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9 </w:t>
            </w:r>
          </w:p>
        </w:tc>
        <w:tc>
          <w:tcPr>
            <w:tcW w:w="1194" w:type="dxa"/>
          </w:tcPr>
          <w:p w14:paraId="5EE9107F" w14:textId="53AF9FF2"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17/06/2019</w:t>
            </w:r>
          </w:p>
        </w:tc>
        <w:tc>
          <w:tcPr>
            <w:tcW w:w="2552" w:type="dxa"/>
          </w:tcPr>
          <w:p w14:paraId="2E2AB067"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Viridiana Ortiz </w:t>
            </w:r>
          </w:p>
        </w:tc>
        <w:tc>
          <w:tcPr>
            <w:tcW w:w="2566" w:type="dxa"/>
          </w:tcPr>
          <w:p w14:paraId="36BE383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Textil, Pintura </w:t>
            </w:r>
          </w:p>
        </w:tc>
        <w:tc>
          <w:tcPr>
            <w:tcW w:w="2567" w:type="dxa"/>
          </w:tcPr>
          <w:p w14:paraId="3A7F2C76"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6CDCC5A1" w14:textId="77777777" w:rsidTr="009C4951">
        <w:trPr>
          <w:jc w:val="center"/>
        </w:trPr>
        <w:tc>
          <w:tcPr>
            <w:tcW w:w="644" w:type="dxa"/>
          </w:tcPr>
          <w:p w14:paraId="1FD9870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10 </w:t>
            </w:r>
          </w:p>
        </w:tc>
        <w:tc>
          <w:tcPr>
            <w:tcW w:w="1194" w:type="dxa"/>
          </w:tcPr>
          <w:p w14:paraId="771ED469" w14:textId="4268068C"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18/06/2019</w:t>
            </w:r>
          </w:p>
        </w:tc>
        <w:tc>
          <w:tcPr>
            <w:tcW w:w="2552" w:type="dxa"/>
          </w:tcPr>
          <w:p w14:paraId="74C7C66A"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Ramón Portales </w:t>
            </w:r>
          </w:p>
        </w:tc>
        <w:tc>
          <w:tcPr>
            <w:tcW w:w="2566" w:type="dxa"/>
          </w:tcPr>
          <w:p w14:paraId="2F13BD88"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Fotografía</w:t>
            </w:r>
          </w:p>
        </w:tc>
        <w:tc>
          <w:tcPr>
            <w:tcW w:w="2567" w:type="dxa"/>
          </w:tcPr>
          <w:p w14:paraId="235AC8F9"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413E0907" w14:textId="77777777" w:rsidTr="009C4951">
        <w:trPr>
          <w:jc w:val="center"/>
        </w:trPr>
        <w:tc>
          <w:tcPr>
            <w:tcW w:w="644" w:type="dxa"/>
          </w:tcPr>
          <w:p w14:paraId="6C96B52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11 </w:t>
            </w:r>
          </w:p>
        </w:tc>
        <w:tc>
          <w:tcPr>
            <w:tcW w:w="1194" w:type="dxa"/>
          </w:tcPr>
          <w:p w14:paraId="6CAFDF19" w14:textId="36E2FF5E"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20/06/2019</w:t>
            </w:r>
          </w:p>
        </w:tc>
        <w:tc>
          <w:tcPr>
            <w:tcW w:w="2552" w:type="dxa"/>
          </w:tcPr>
          <w:p w14:paraId="320EA4C4" w14:textId="2EDB0EBE" w:rsidR="00EF0129" w:rsidRPr="00DE06CA" w:rsidRDefault="000E1FC0" w:rsidP="00EF0129">
            <w:pPr>
              <w:spacing w:line="360" w:lineRule="auto"/>
              <w:rPr>
                <w:rFonts w:ascii="Times New Roman" w:eastAsia="Arial" w:hAnsi="Times New Roman" w:cs="Times New Roman"/>
                <w:i/>
                <w:iCs/>
                <w:sz w:val="20"/>
                <w:szCs w:val="20"/>
              </w:rPr>
            </w:pPr>
            <w:ins w:id="42" w:author="Autor">
              <w:r>
                <w:rPr>
                  <w:rFonts w:ascii="Times New Roman" w:eastAsia="Arial" w:hAnsi="Times New Roman" w:cs="Times New Roman"/>
                  <w:i/>
                  <w:iCs/>
                  <w:sz w:val="20"/>
                  <w:szCs w:val="20"/>
                </w:rPr>
                <w:t xml:space="preserve">Martha </w:t>
              </w:r>
              <w:commentRangeStart w:id="43"/>
              <w:r>
                <w:rPr>
                  <w:rFonts w:ascii="Times New Roman" w:eastAsia="Arial" w:hAnsi="Times New Roman" w:cs="Times New Roman"/>
                  <w:i/>
                  <w:iCs/>
                  <w:sz w:val="20"/>
                  <w:szCs w:val="20"/>
                </w:rPr>
                <w:t>Franco</w:t>
              </w:r>
              <w:commentRangeEnd w:id="43"/>
              <w:r>
                <w:rPr>
                  <w:rStyle w:val="Refdecomentario"/>
                </w:rPr>
                <w:commentReference w:id="43"/>
              </w:r>
            </w:ins>
          </w:p>
        </w:tc>
        <w:tc>
          <w:tcPr>
            <w:tcW w:w="2566" w:type="dxa"/>
          </w:tcPr>
          <w:p w14:paraId="76D3AF38"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Dibujo, gráfica, pintura, libro de artista</w:t>
            </w:r>
          </w:p>
        </w:tc>
        <w:tc>
          <w:tcPr>
            <w:tcW w:w="2567" w:type="dxa"/>
          </w:tcPr>
          <w:p w14:paraId="31F5E424"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1BA5BCCF" w14:textId="77777777" w:rsidTr="009C4951">
        <w:trPr>
          <w:jc w:val="center"/>
        </w:trPr>
        <w:tc>
          <w:tcPr>
            <w:tcW w:w="644" w:type="dxa"/>
          </w:tcPr>
          <w:p w14:paraId="03ED241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12 </w:t>
            </w:r>
          </w:p>
        </w:tc>
        <w:tc>
          <w:tcPr>
            <w:tcW w:w="1194" w:type="dxa"/>
          </w:tcPr>
          <w:p w14:paraId="3B8F4CD2" w14:textId="7B5A90F0"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21</w:t>
            </w:r>
            <w:r w:rsidR="001449C2" w:rsidRPr="00DE06CA">
              <w:rPr>
                <w:rFonts w:ascii="Times New Roman" w:eastAsia="Arial" w:hAnsi="Times New Roman" w:cs="Times New Roman"/>
                <w:i/>
                <w:iCs/>
                <w:sz w:val="20"/>
                <w:szCs w:val="20"/>
              </w:rPr>
              <w:t>/06/2019</w:t>
            </w:r>
          </w:p>
        </w:tc>
        <w:tc>
          <w:tcPr>
            <w:tcW w:w="2552" w:type="dxa"/>
          </w:tcPr>
          <w:p w14:paraId="0382D76E" w14:textId="647F55BB"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Leonardo </w:t>
            </w:r>
            <w:r w:rsidR="001449C2" w:rsidRPr="00DE06CA">
              <w:rPr>
                <w:rFonts w:ascii="Times New Roman" w:eastAsia="Arial" w:hAnsi="Times New Roman" w:cs="Times New Roman"/>
                <w:i/>
                <w:iCs/>
                <w:sz w:val="20"/>
                <w:szCs w:val="20"/>
              </w:rPr>
              <w:t>Martínez</w:t>
            </w:r>
            <w:r w:rsidRPr="00DE06CA">
              <w:rPr>
                <w:rFonts w:ascii="Times New Roman" w:eastAsia="Arial" w:hAnsi="Times New Roman" w:cs="Times New Roman"/>
                <w:i/>
                <w:iCs/>
                <w:sz w:val="20"/>
                <w:szCs w:val="20"/>
              </w:rPr>
              <w:t xml:space="preserve"> </w:t>
            </w:r>
          </w:p>
        </w:tc>
        <w:tc>
          <w:tcPr>
            <w:tcW w:w="2566" w:type="dxa"/>
          </w:tcPr>
          <w:p w14:paraId="4D8F40D8"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0BB78CEB"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5E742EBD" w14:textId="77777777" w:rsidTr="009C4951">
        <w:trPr>
          <w:jc w:val="center"/>
        </w:trPr>
        <w:tc>
          <w:tcPr>
            <w:tcW w:w="644" w:type="dxa"/>
          </w:tcPr>
          <w:p w14:paraId="404915D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13 </w:t>
            </w:r>
          </w:p>
        </w:tc>
        <w:tc>
          <w:tcPr>
            <w:tcW w:w="1194" w:type="dxa"/>
          </w:tcPr>
          <w:p w14:paraId="4ED774E7" w14:textId="61368FB3"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24</w:t>
            </w:r>
            <w:r w:rsidR="001449C2" w:rsidRPr="00DE06CA">
              <w:rPr>
                <w:rFonts w:ascii="Times New Roman" w:eastAsia="Arial" w:hAnsi="Times New Roman" w:cs="Times New Roman"/>
                <w:i/>
                <w:iCs/>
                <w:sz w:val="20"/>
                <w:szCs w:val="20"/>
              </w:rPr>
              <w:t>/06/2019</w:t>
            </w:r>
          </w:p>
        </w:tc>
        <w:tc>
          <w:tcPr>
            <w:tcW w:w="2552" w:type="dxa"/>
          </w:tcPr>
          <w:p w14:paraId="3AACAAAB"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Eduardo Ampacún </w:t>
            </w:r>
          </w:p>
        </w:tc>
        <w:tc>
          <w:tcPr>
            <w:tcW w:w="2566" w:type="dxa"/>
          </w:tcPr>
          <w:p w14:paraId="0D1C396A"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0ED36270"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65938502" w14:textId="77777777" w:rsidTr="009C4951">
        <w:trPr>
          <w:jc w:val="center"/>
        </w:trPr>
        <w:tc>
          <w:tcPr>
            <w:tcW w:w="644" w:type="dxa"/>
          </w:tcPr>
          <w:p w14:paraId="2A31F08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14 </w:t>
            </w:r>
          </w:p>
        </w:tc>
        <w:tc>
          <w:tcPr>
            <w:tcW w:w="1194" w:type="dxa"/>
          </w:tcPr>
          <w:p w14:paraId="58E4A1FD" w14:textId="2B112649"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26</w:t>
            </w:r>
            <w:r w:rsidR="001449C2" w:rsidRPr="00DE06CA">
              <w:rPr>
                <w:rFonts w:ascii="Times New Roman" w:eastAsia="Arial" w:hAnsi="Times New Roman" w:cs="Times New Roman"/>
                <w:i/>
                <w:iCs/>
                <w:sz w:val="20"/>
                <w:szCs w:val="20"/>
              </w:rPr>
              <w:t>/06/</w:t>
            </w:r>
            <w:r w:rsidRPr="00DE06CA">
              <w:rPr>
                <w:rFonts w:ascii="Times New Roman" w:eastAsia="Arial" w:hAnsi="Times New Roman" w:cs="Times New Roman"/>
                <w:i/>
                <w:iCs/>
                <w:sz w:val="20"/>
                <w:szCs w:val="20"/>
              </w:rPr>
              <w:t>2019</w:t>
            </w:r>
          </w:p>
        </w:tc>
        <w:tc>
          <w:tcPr>
            <w:tcW w:w="2552" w:type="dxa"/>
          </w:tcPr>
          <w:p w14:paraId="56273CE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Yania Padilla  </w:t>
            </w:r>
          </w:p>
        </w:tc>
        <w:tc>
          <w:tcPr>
            <w:tcW w:w="2566" w:type="dxa"/>
          </w:tcPr>
          <w:p w14:paraId="3A593E05"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0CAD0B34" w14:textId="2631B76E"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r w:rsidR="009C4951" w:rsidRPr="00DE06CA">
              <w:rPr>
                <w:rFonts w:ascii="Times New Roman" w:eastAsia="Arial" w:hAnsi="Times New Roman" w:cs="Times New Roman"/>
                <w:i/>
                <w:iCs/>
                <w:sz w:val="20"/>
                <w:szCs w:val="20"/>
              </w:rPr>
              <w:t>performance</w:t>
            </w:r>
          </w:p>
        </w:tc>
      </w:tr>
      <w:tr w:rsidR="009C4951" w:rsidRPr="00DE06CA" w14:paraId="0131362F" w14:textId="77777777" w:rsidTr="009C4951">
        <w:trPr>
          <w:jc w:val="center"/>
        </w:trPr>
        <w:tc>
          <w:tcPr>
            <w:tcW w:w="644" w:type="dxa"/>
          </w:tcPr>
          <w:p w14:paraId="676283A1"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15 </w:t>
            </w:r>
          </w:p>
        </w:tc>
        <w:tc>
          <w:tcPr>
            <w:tcW w:w="1194" w:type="dxa"/>
          </w:tcPr>
          <w:p w14:paraId="49609287" w14:textId="1DCEF7C1"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27</w:t>
            </w:r>
            <w:r w:rsidR="009C4951" w:rsidRPr="00DE06CA">
              <w:rPr>
                <w:rFonts w:ascii="Times New Roman" w:eastAsia="Arial" w:hAnsi="Times New Roman" w:cs="Times New Roman"/>
                <w:i/>
                <w:iCs/>
                <w:sz w:val="20"/>
                <w:szCs w:val="20"/>
              </w:rPr>
              <w:t>/06/</w:t>
            </w:r>
            <w:r w:rsidRPr="00DE06CA">
              <w:rPr>
                <w:rFonts w:ascii="Times New Roman" w:eastAsia="Arial" w:hAnsi="Times New Roman" w:cs="Times New Roman"/>
                <w:i/>
                <w:iCs/>
                <w:sz w:val="20"/>
                <w:szCs w:val="20"/>
              </w:rPr>
              <w:t xml:space="preserve">2019 </w:t>
            </w:r>
          </w:p>
        </w:tc>
        <w:tc>
          <w:tcPr>
            <w:tcW w:w="2552" w:type="dxa"/>
          </w:tcPr>
          <w:p w14:paraId="18E2131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Antonio García Acosta </w:t>
            </w:r>
          </w:p>
        </w:tc>
        <w:tc>
          <w:tcPr>
            <w:tcW w:w="2566" w:type="dxa"/>
          </w:tcPr>
          <w:p w14:paraId="34044A14"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Pintura </w:t>
            </w:r>
          </w:p>
        </w:tc>
        <w:tc>
          <w:tcPr>
            <w:tcW w:w="2567" w:type="dxa"/>
          </w:tcPr>
          <w:p w14:paraId="239AB57D"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4F2C6B2C" w14:textId="77777777" w:rsidTr="009C4951">
        <w:trPr>
          <w:jc w:val="center"/>
        </w:trPr>
        <w:tc>
          <w:tcPr>
            <w:tcW w:w="644" w:type="dxa"/>
          </w:tcPr>
          <w:p w14:paraId="57F85E46"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16 </w:t>
            </w:r>
          </w:p>
        </w:tc>
        <w:tc>
          <w:tcPr>
            <w:tcW w:w="1194" w:type="dxa"/>
          </w:tcPr>
          <w:p w14:paraId="6E457BEB" w14:textId="3816E25C"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27</w:t>
            </w:r>
            <w:r w:rsidR="009C4951" w:rsidRPr="00DE06CA">
              <w:rPr>
                <w:rFonts w:ascii="Times New Roman" w:eastAsia="Arial" w:hAnsi="Times New Roman" w:cs="Times New Roman"/>
                <w:i/>
                <w:iCs/>
                <w:sz w:val="20"/>
                <w:szCs w:val="20"/>
              </w:rPr>
              <w:t>/06/</w:t>
            </w:r>
            <w:r w:rsidRPr="00DE06CA">
              <w:rPr>
                <w:rFonts w:ascii="Times New Roman" w:eastAsia="Arial" w:hAnsi="Times New Roman" w:cs="Times New Roman"/>
                <w:i/>
                <w:iCs/>
                <w:sz w:val="20"/>
                <w:szCs w:val="20"/>
              </w:rPr>
              <w:t xml:space="preserve">2019 </w:t>
            </w:r>
          </w:p>
        </w:tc>
        <w:tc>
          <w:tcPr>
            <w:tcW w:w="2552" w:type="dxa"/>
          </w:tcPr>
          <w:p w14:paraId="7AAFDF87" w14:textId="7CF4F2D0"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Iván </w:t>
            </w:r>
            <w:r w:rsidR="009C4951" w:rsidRPr="00DE06CA">
              <w:rPr>
                <w:rFonts w:ascii="Times New Roman" w:eastAsia="Arial" w:hAnsi="Times New Roman" w:cs="Times New Roman"/>
                <w:i/>
                <w:iCs/>
                <w:sz w:val="20"/>
                <w:szCs w:val="20"/>
              </w:rPr>
              <w:t>Sánchez</w:t>
            </w:r>
            <w:r w:rsidRPr="00DE06CA">
              <w:rPr>
                <w:rFonts w:ascii="Times New Roman" w:eastAsia="Arial" w:hAnsi="Times New Roman" w:cs="Times New Roman"/>
                <w:i/>
                <w:iCs/>
                <w:sz w:val="20"/>
                <w:szCs w:val="20"/>
              </w:rPr>
              <w:t xml:space="preserve"> </w:t>
            </w:r>
          </w:p>
        </w:tc>
        <w:tc>
          <w:tcPr>
            <w:tcW w:w="2566" w:type="dxa"/>
          </w:tcPr>
          <w:p w14:paraId="481F334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Música</w:t>
            </w:r>
          </w:p>
        </w:tc>
        <w:tc>
          <w:tcPr>
            <w:tcW w:w="2567" w:type="dxa"/>
          </w:tcPr>
          <w:p w14:paraId="70001B83" w14:textId="0CA2283C"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Arte Sonoro, </w:t>
            </w:r>
            <w:r w:rsidR="009C4951" w:rsidRPr="00DE06CA">
              <w:rPr>
                <w:rFonts w:ascii="Times New Roman" w:eastAsia="Arial" w:hAnsi="Times New Roman" w:cs="Times New Roman"/>
                <w:i/>
                <w:iCs/>
                <w:sz w:val="20"/>
                <w:szCs w:val="20"/>
              </w:rPr>
              <w:t>i</w:t>
            </w:r>
            <w:r w:rsidRPr="00DE06CA">
              <w:rPr>
                <w:rFonts w:ascii="Times New Roman" w:eastAsia="Arial" w:hAnsi="Times New Roman" w:cs="Times New Roman"/>
                <w:i/>
                <w:iCs/>
                <w:sz w:val="20"/>
                <w:szCs w:val="20"/>
              </w:rPr>
              <w:t>nstalación</w:t>
            </w:r>
          </w:p>
        </w:tc>
      </w:tr>
      <w:tr w:rsidR="009C4951" w:rsidRPr="00DE06CA" w14:paraId="57CA50E4" w14:textId="77777777" w:rsidTr="009C4951">
        <w:trPr>
          <w:jc w:val="center"/>
        </w:trPr>
        <w:tc>
          <w:tcPr>
            <w:tcW w:w="644" w:type="dxa"/>
          </w:tcPr>
          <w:p w14:paraId="7618571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17 </w:t>
            </w:r>
          </w:p>
        </w:tc>
        <w:tc>
          <w:tcPr>
            <w:tcW w:w="1194" w:type="dxa"/>
          </w:tcPr>
          <w:p w14:paraId="1ED2F577" w14:textId="7B1F3251"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28</w:t>
            </w:r>
            <w:r w:rsidR="009C4951" w:rsidRPr="00DE06CA">
              <w:rPr>
                <w:rFonts w:ascii="Times New Roman" w:eastAsia="Arial" w:hAnsi="Times New Roman" w:cs="Times New Roman"/>
                <w:i/>
                <w:iCs/>
                <w:sz w:val="20"/>
                <w:szCs w:val="20"/>
              </w:rPr>
              <w:t>/06/</w:t>
            </w:r>
            <w:r w:rsidRPr="00DE06CA">
              <w:rPr>
                <w:rFonts w:ascii="Times New Roman" w:eastAsia="Arial" w:hAnsi="Times New Roman" w:cs="Times New Roman"/>
                <w:i/>
                <w:iCs/>
                <w:sz w:val="20"/>
                <w:szCs w:val="20"/>
              </w:rPr>
              <w:t xml:space="preserve">2019 </w:t>
            </w:r>
          </w:p>
        </w:tc>
        <w:tc>
          <w:tcPr>
            <w:tcW w:w="2552" w:type="dxa"/>
          </w:tcPr>
          <w:p w14:paraId="1E1F8882"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Patricia Meneses </w:t>
            </w:r>
          </w:p>
        </w:tc>
        <w:tc>
          <w:tcPr>
            <w:tcW w:w="2566" w:type="dxa"/>
          </w:tcPr>
          <w:p w14:paraId="3AC4B87F"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27E6AEB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4D58AC57" w14:textId="77777777" w:rsidTr="009C4951">
        <w:trPr>
          <w:jc w:val="center"/>
        </w:trPr>
        <w:tc>
          <w:tcPr>
            <w:tcW w:w="644" w:type="dxa"/>
          </w:tcPr>
          <w:p w14:paraId="078E1891"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18 </w:t>
            </w:r>
          </w:p>
        </w:tc>
        <w:tc>
          <w:tcPr>
            <w:tcW w:w="1194" w:type="dxa"/>
          </w:tcPr>
          <w:p w14:paraId="71512F11" w14:textId="562F3F1D"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01</w:t>
            </w:r>
            <w:r w:rsidR="009C4951" w:rsidRPr="00DE06CA">
              <w:rPr>
                <w:rFonts w:ascii="Times New Roman" w:eastAsia="Arial" w:hAnsi="Times New Roman" w:cs="Times New Roman"/>
                <w:i/>
                <w:iCs/>
                <w:sz w:val="20"/>
                <w:szCs w:val="20"/>
              </w:rPr>
              <w:t>/07/</w:t>
            </w:r>
            <w:r w:rsidRPr="00DE06CA">
              <w:rPr>
                <w:rFonts w:ascii="Times New Roman" w:eastAsia="Arial" w:hAnsi="Times New Roman" w:cs="Times New Roman"/>
                <w:i/>
                <w:iCs/>
                <w:sz w:val="20"/>
                <w:szCs w:val="20"/>
              </w:rPr>
              <w:t xml:space="preserve">2019 </w:t>
            </w:r>
          </w:p>
        </w:tc>
        <w:tc>
          <w:tcPr>
            <w:tcW w:w="2552" w:type="dxa"/>
          </w:tcPr>
          <w:p w14:paraId="5287887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Juan Pablo Meneses </w:t>
            </w:r>
          </w:p>
        </w:tc>
        <w:tc>
          <w:tcPr>
            <w:tcW w:w="2566" w:type="dxa"/>
          </w:tcPr>
          <w:p w14:paraId="348A858F"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41329A5D" w14:textId="0E87A420"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r w:rsidR="00B30B4D" w:rsidRPr="00DE06CA">
              <w:rPr>
                <w:rFonts w:ascii="Times New Roman" w:eastAsia="Arial" w:hAnsi="Times New Roman" w:cs="Times New Roman"/>
                <w:i/>
                <w:iCs/>
                <w:sz w:val="20"/>
                <w:szCs w:val="20"/>
              </w:rPr>
              <w:t>video</w:t>
            </w:r>
            <w:r w:rsidR="00B30B4D">
              <w:rPr>
                <w:rFonts w:ascii="Times New Roman" w:eastAsia="Arial" w:hAnsi="Times New Roman" w:cs="Times New Roman"/>
                <w:i/>
                <w:iCs/>
                <w:sz w:val="20"/>
                <w:szCs w:val="20"/>
              </w:rPr>
              <w:t>arte</w:t>
            </w:r>
          </w:p>
        </w:tc>
      </w:tr>
      <w:tr w:rsidR="009C4951" w:rsidRPr="00DE06CA" w14:paraId="37863B83" w14:textId="77777777" w:rsidTr="009C4951">
        <w:trPr>
          <w:jc w:val="center"/>
        </w:trPr>
        <w:tc>
          <w:tcPr>
            <w:tcW w:w="644" w:type="dxa"/>
          </w:tcPr>
          <w:p w14:paraId="5DD8552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lastRenderedPageBreak/>
              <w:t xml:space="preserve">19 </w:t>
            </w:r>
          </w:p>
        </w:tc>
        <w:tc>
          <w:tcPr>
            <w:tcW w:w="1194" w:type="dxa"/>
          </w:tcPr>
          <w:p w14:paraId="4F489BCE" w14:textId="66A93BCE"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03</w:t>
            </w:r>
            <w:r w:rsidR="009C4951" w:rsidRPr="00DE06CA">
              <w:rPr>
                <w:rFonts w:ascii="Times New Roman" w:eastAsia="Arial" w:hAnsi="Times New Roman" w:cs="Times New Roman"/>
                <w:i/>
                <w:iCs/>
                <w:sz w:val="20"/>
                <w:szCs w:val="20"/>
              </w:rPr>
              <w:t>/07/</w:t>
            </w:r>
            <w:r w:rsidRPr="00DE06CA">
              <w:rPr>
                <w:rFonts w:ascii="Times New Roman" w:eastAsia="Arial" w:hAnsi="Times New Roman" w:cs="Times New Roman"/>
                <w:i/>
                <w:iCs/>
                <w:sz w:val="20"/>
                <w:szCs w:val="20"/>
              </w:rPr>
              <w:t xml:space="preserve">2019 </w:t>
            </w:r>
          </w:p>
        </w:tc>
        <w:tc>
          <w:tcPr>
            <w:tcW w:w="2552" w:type="dxa"/>
          </w:tcPr>
          <w:p w14:paraId="2F8DFC5D"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David Martínez </w:t>
            </w:r>
          </w:p>
        </w:tc>
        <w:tc>
          <w:tcPr>
            <w:tcW w:w="2566" w:type="dxa"/>
          </w:tcPr>
          <w:p w14:paraId="75173D0B"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Música </w:t>
            </w:r>
          </w:p>
        </w:tc>
        <w:tc>
          <w:tcPr>
            <w:tcW w:w="2567" w:type="dxa"/>
          </w:tcPr>
          <w:p w14:paraId="178DD738" w14:textId="65BB3146"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Arte </w:t>
            </w:r>
            <w:r w:rsidR="009C4951" w:rsidRPr="00DE06CA">
              <w:rPr>
                <w:rFonts w:ascii="Times New Roman" w:eastAsia="Arial" w:hAnsi="Times New Roman" w:cs="Times New Roman"/>
                <w:i/>
                <w:iCs/>
                <w:sz w:val="20"/>
                <w:szCs w:val="20"/>
              </w:rPr>
              <w:t>s</w:t>
            </w:r>
            <w:r w:rsidRPr="00DE06CA">
              <w:rPr>
                <w:rFonts w:ascii="Times New Roman" w:eastAsia="Arial" w:hAnsi="Times New Roman" w:cs="Times New Roman"/>
                <w:i/>
                <w:iCs/>
                <w:sz w:val="20"/>
                <w:szCs w:val="20"/>
              </w:rPr>
              <w:t xml:space="preserve">onoro </w:t>
            </w:r>
          </w:p>
        </w:tc>
      </w:tr>
      <w:tr w:rsidR="009C4951" w:rsidRPr="00DE06CA" w14:paraId="25BC908B" w14:textId="77777777" w:rsidTr="009C4951">
        <w:trPr>
          <w:jc w:val="center"/>
        </w:trPr>
        <w:tc>
          <w:tcPr>
            <w:tcW w:w="644" w:type="dxa"/>
          </w:tcPr>
          <w:p w14:paraId="33A5E4F6"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20 </w:t>
            </w:r>
          </w:p>
        </w:tc>
        <w:tc>
          <w:tcPr>
            <w:tcW w:w="1194" w:type="dxa"/>
          </w:tcPr>
          <w:p w14:paraId="7E4D7912" w14:textId="77444D49" w:rsidR="00EF0129" w:rsidRPr="00DE06CA" w:rsidRDefault="009C4951"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0</w:t>
            </w:r>
            <w:r w:rsidR="00EF0129" w:rsidRPr="00DE06CA">
              <w:rPr>
                <w:rFonts w:ascii="Times New Roman" w:eastAsia="Arial" w:hAnsi="Times New Roman" w:cs="Times New Roman"/>
                <w:i/>
                <w:iCs/>
                <w:sz w:val="20"/>
                <w:szCs w:val="20"/>
              </w:rPr>
              <w:t>9</w:t>
            </w:r>
            <w:r w:rsidRPr="00DE06CA">
              <w:rPr>
                <w:rFonts w:ascii="Times New Roman" w:eastAsia="Arial" w:hAnsi="Times New Roman" w:cs="Times New Roman"/>
                <w:i/>
                <w:iCs/>
                <w:sz w:val="20"/>
                <w:szCs w:val="20"/>
              </w:rPr>
              <w:t>/07/</w:t>
            </w:r>
            <w:r w:rsidR="00EF0129" w:rsidRPr="00DE06CA">
              <w:rPr>
                <w:rFonts w:ascii="Times New Roman" w:eastAsia="Arial" w:hAnsi="Times New Roman" w:cs="Times New Roman"/>
                <w:i/>
                <w:iCs/>
                <w:sz w:val="20"/>
                <w:szCs w:val="20"/>
              </w:rPr>
              <w:t xml:space="preserve">2019 </w:t>
            </w:r>
          </w:p>
        </w:tc>
        <w:tc>
          <w:tcPr>
            <w:tcW w:w="2552" w:type="dxa"/>
          </w:tcPr>
          <w:p w14:paraId="7D2AA138"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César Lugo </w:t>
            </w:r>
          </w:p>
        </w:tc>
        <w:tc>
          <w:tcPr>
            <w:tcW w:w="2566" w:type="dxa"/>
          </w:tcPr>
          <w:p w14:paraId="6777E0F2" w14:textId="77777777" w:rsidR="00EF0129" w:rsidRPr="00DE06CA" w:rsidRDefault="00EF0129" w:rsidP="00EF0129">
            <w:pPr>
              <w:spacing w:line="360" w:lineRule="auto"/>
              <w:rPr>
                <w:rFonts w:ascii="Times New Roman" w:eastAsia="Arial" w:hAnsi="Times New Roman" w:cs="Times New Roman"/>
                <w:i/>
                <w:iCs/>
                <w:sz w:val="20"/>
                <w:szCs w:val="20"/>
              </w:rPr>
            </w:pPr>
          </w:p>
        </w:tc>
        <w:tc>
          <w:tcPr>
            <w:tcW w:w="2567" w:type="dxa"/>
          </w:tcPr>
          <w:p w14:paraId="7CFD8AA3"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Instalación </w:t>
            </w:r>
          </w:p>
        </w:tc>
      </w:tr>
      <w:tr w:rsidR="009C4951" w:rsidRPr="00DE06CA" w14:paraId="1D5EC1D4" w14:textId="77777777" w:rsidTr="009C4951">
        <w:trPr>
          <w:jc w:val="center"/>
        </w:trPr>
        <w:tc>
          <w:tcPr>
            <w:tcW w:w="644" w:type="dxa"/>
          </w:tcPr>
          <w:p w14:paraId="4E01EBC1"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21 </w:t>
            </w:r>
          </w:p>
        </w:tc>
        <w:tc>
          <w:tcPr>
            <w:tcW w:w="1194" w:type="dxa"/>
          </w:tcPr>
          <w:p w14:paraId="3ABE1AFD" w14:textId="4AA3EB3B"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10</w:t>
            </w:r>
            <w:r w:rsidR="009C4951" w:rsidRPr="00DE06CA">
              <w:rPr>
                <w:rFonts w:ascii="Times New Roman" w:eastAsia="Arial" w:hAnsi="Times New Roman" w:cs="Times New Roman"/>
                <w:i/>
                <w:iCs/>
                <w:sz w:val="20"/>
                <w:szCs w:val="20"/>
              </w:rPr>
              <w:t>/07/</w:t>
            </w:r>
            <w:r w:rsidRPr="00DE06CA">
              <w:rPr>
                <w:rFonts w:ascii="Times New Roman" w:eastAsia="Arial" w:hAnsi="Times New Roman" w:cs="Times New Roman"/>
                <w:i/>
                <w:iCs/>
                <w:sz w:val="20"/>
                <w:szCs w:val="20"/>
              </w:rPr>
              <w:t xml:space="preserve">2019 </w:t>
            </w:r>
          </w:p>
        </w:tc>
        <w:tc>
          <w:tcPr>
            <w:tcW w:w="2552" w:type="dxa"/>
          </w:tcPr>
          <w:p w14:paraId="2A1E2784"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Mauricio Palos </w:t>
            </w:r>
          </w:p>
        </w:tc>
        <w:tc>
          <w:tcPr>
            <w:tcW w:w="2566" w:type="dxa"/>
          </w:tcPr>
          <w:p w14:paraId="61DEB0FE"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3738E966" w14:textId="77777777" w:rsidR="00EF0129" w:rsidRPr="00DE06CA" w:rsidRDefault="00EF0129" w:rsidP="00EF0129">
            <w:pPr>
              <w:spacing w:line="360" w:lineRule="auto"/>
              <w:rPr>
                <w:rFonts w:ascii="Times New Roman" w:eastAsia="Arial" w:hAnsi="Times New Roman" w:cs="Times New Roman"/>
                <w:i/>
                <w:iCs/>
                <w:sz w:val="20"/>
                <w:szCs w:val="20"/>
              </w:rPr>
            </w:pPr>
          </w:p>
        </w:tc>
      </w:tr>
      <w:tr w:rsidR="009C4951" w:rsidRPr="00DE06CA" w14:paraId="70E6D118" w14:textId="77777777" w:rsidTr="009C4951">
        <w:trPr>
          <w:jc w:val="center"/>
        </w:trPr>
        <w:tc>
          <w:tcPr>
            <w:tcW w:w="644" w:type="dxa"/>
          </w:tcPr>
          <w:p w14:paraId="573E9856"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22 </w:t>
            </w:r>
          </w:p>
        </w:tc>
        <w:tc>
          <w:tcPr>
            <w:tcW w:w="1194" w:type="dxa"/>
          </w:tcPr>
          <w:p w14:paraId="17670F89" w14:textId="490F76CE"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11</w:t>
            </w:r>
            <w:r w:rsidR="009C4951" w:rsidRPr="00DE06CA">
              <w:rPr>
                <w:rFonts w:ascii="Times New Roman" w:eastAsia="Arial" w:hAnsi="Times New Roman" w:cs="Times New Roman"/>
                <w:i/>
                <w:iCs/>
                <w:sz w:val="20"/>
                <w:szCs w:val="20"/>
              </w:rPr>
              <w:t>/07/</w:t>
            </w:r>
            <w:r w:rsidRPr="00DE06CA">
              <w:rPr>
                <w:rFonts w:ascii="Times New Roman" w:eastAsia="Arial" w:hAnsi="Times New Roman" w:cs="Times New Roman"/>
                <w:i/>
                <w:iCs/>
                <w:sz w:val="20"/>
                <w:szCs w:val="20"/>
              </w:rPr>
              <w:t xml:space="preserve">2019 </w:t>
            </w:r>
          </w:p>
        </w:tc>
        <w:tc>
          <w:tcPr>
            <w:tcW w:w="2552" w:type="dxa"/>
          </w:tcPr>
          <w:p w14:paraId="67CBAAA6" w14:textId="6D9E8194"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Aar</w:t>
            </w:r>
            <w:r w:rsidR="00B30B4D">
              <w:rPr>
                <w:rFonts w:ascii="Times New Roman" w:eastAsia="Arial" w:hAnsi="Times New Roman" w:cs="Times New Roman"/>
                <w:i/>
                <w:iCs/>
                <w:sz w:val="20"/>
                <w:szCs w:val="20"/>
              </w:rPr>
              <w:t>ó</w:t>
            </w:r>
            <w:r w:rsidRPr="00DE06CA">
              <w:rPr>
                <w:rFonts w:ascii="Times New Roman" w:eastAsia="Arial" w:hAnsi="Times New Roman" w:cs="Times New Roman"/>
                <w:i/>
                <w:iCs/>
                <w:sz w:val="20"/>
                <w:szCs w:val="20"/>
              </w:rPr>
              <w:t xml:space="preserve">n Cadena </w:t>
            </w:r>
          </w:p>
        </w:tc>
        <w:tc>
          <w:tcPr>
            <w:tcW w:w="2566" w:type="dxa"/>
          </w:tcPr>
          <w:p w14:paraId="0B5E7EC5" w14:textId="77777777" w:rsidR="00EF0129" w:rsidRPr="00DE06CA" w:rsidRDefault="00EF0129" w:rsidP="00EF0129">
            <w:pPr>
              <w:spacing w:line="360" w:lineRule="auto"/>
              <w:rPr>
                <w:rFonts w:ascii="Times New Roman" w:eastAsia="Arial" w:hAnsi="Times New Roman" w:cs="Times New Roman"/>
                <w:i/>
                <w:iCs/>
                <w:sz w:val="20"/>
                <w:szCs w:val="20"/>
              </w:rPr>
            </w:pPr>
            <w:r w:rsidRPr="00DE06CA">
              <w:rPr>
                <w:rFonts w:ascii="Times New Roman" w:eastAsia="Arial" w:hAnsi="Times New Roman" w:cs="Times New Roman"/>
                <w:i/>
                <w:iCs/>
                <w:sz w:val="20"/>
                <w:szCs w:val="20"/>
              </w:rPr>
              <w:t xml:space="preserve">Fotografía </w:t>
            </w:r>
          </w:p>
        </w:tc>
        <w:tc>
          <w:tcPr>
            <w:tcW w:w="2567" w:type="dxa"/>
          </w:tcPr>
          <w:p w14:paraId="43320496" w14:textId="77777777" w:rsidR="00EF0129" w:rsidRPr="00DE06CA" w:rsidRDefault="00EF0129" w:rsidP="00B30B4D">
            <w:pPr>
              <w:keepNext/>
              <w:spacing w:line="360" w:lineRule="auto"/>
              <w:rPr>
                <w:rFonts w:ascii="Times New Roman" w:eastAsia="Arial" w:hAnsi="Times New Roman" w:cs="Times New Roman"/>
                <w:i/>
                <w:iCs/>
                <w:sz w:val="20"/>
                <w:szCs w:val="20"/>
              </w:rPr>
            </w:pPr>
          </w:p>
        </w:tc>
      </w:tr>
    </w:tbl>
    <w:p w14:paraId="0DEE640A" w14:textId="32C37EC0" w:rsidR="005D09B4" w:rsidRPr="00B30B4D" w:rsidRDefault="00B30B4D" w:rsidP="00B30B4D">
      <w:pPr>
        <w:pStyle w:val="Descripcin"/>
        <w:jc w:val="center"/>
        <w:rPr>
          <w:rFonts w:ascii="Times New Roman" w:eastAsia="Arial" w:hAnsi="Times New Roman" w:cs="Times New Roman"/>
          <w:color w:val="auto"/>
        </w:rPr>
      </w:pPr>
      <w:r w:rsidRPr="00F46B52">
        <w:rPr>
          <w:rFonts w:ascii="Times New Roman" w:hAnsi="Times New Roman" w:cs="Times New Roman"/>
          <w:color w:val="auto"/>
        </w:rPr>
        <w:t xml:space="preserve">Tabla </w:t>
      </w:r>
      <w:r w:rsidRPr="00F46B52">
        <w:rPr>
          <w:rFonts w:ascii="Times New Roman" w:hAnsi="Times New Roman" w:cs="Times New Roman"/>
          <w:color w:val="auto"/>
        </w:rPr>
        <w:fldChar w:fldCharType="begin"/>
      </w:r>
      <w:r w:rsidRPr="00F46B52">
        <w:rPr>
          <w:rFonts w:ascii="Times New Roman" w:hAnsi="Times New Roman" w:cs="Times New Roman"/>
          <w:color w:val="auto"/>
        </w:rPr>
        <w:instrText xml:space="preserve"> SEQ Tabla \* ARABIC </w:instrText>
      </w:r>
      <w:r w:rsidRPr="00F46B52">
        <w:rPr>
          <w:rFonts w:ascii="Times New Roman" w:hAnsi="Times New Roman" w:cs="Times New Roman"/>
          <w:color w:val="auto"/>
        </w:rPr>
        <w:fldChar w:fldCharType="separate"/>
      </w:r>
      <w:r w:rsidRPr="00F46B52">
        <w:rPr>
          <w:rFonts w:ascii="Times New Roman" w:hAnsi="Times New Roman" w:cs="Times New Roman"/>
          <w:noProof/>
          <w:color w:val="auto"/>
        </w:rPr>
        <w:t>1</w:t>
      </w:r>
      <w:r w:rsidRPr="00F46B52">
        <w:rPr>
          <w:rFonts w:ascii="Times New Roman" w:hAnsi="Times New Roman" w:cs="Times New Roman"/>
          <w:color w:val="auto"/>
        </w:rPr>
        <w:fldChar w:fldCharType="end"/>
      </w:r>
      <w:r w:rsidRPr="00F46B52">
        <w:rPr>
          <w:rFonts w:ascii="Times New Roman" w:hAnsi="Times New Roman" w:cs="Times New Roman"/>
          <w:color w:val="auto"/>
        </w:rPr>
        <w:t>. E</w:t>
      </w:r>
      <w:r>
        <w:rPr>
          <w:rFonts w:ascii="Times New Roman" w:hAnsi="Times New Roman" w:cs="Times New Roman"/>
          <w:color w:val="auto"/>
        </w:rPr>
        <w:t>n la tabla se muestra la lista de autores entrevistados, clasificados según su producción artística.</w:t>
      </w:r>
    </w:p>
    <w:p w14:paraId="395D2620" w14:textId="539D5D2B" w:rsidR="00B26B42" w:rsidRPr="00B26B42" w:rsidRDefault="00B26B42" w:rsidP="005D09B4">
      <w:pPr>
        <w:spacing w:line="360" w:lineRule="auto"/>
        <w:rPr>
          <w:rFonts w:ascii="Times New Roman" w:eastAsia="Arial" w:hAnsi="Times New Roman" w:cs="Times New Roman"/>
          <w:b/>
          <w:bCs/>
        </w:rPr>
      </w:pPr>
      <w:r w:rsidRPr="00B26B42">
        <w:rPr>
          <w:rFonts w:ascii="Times New Roman" w:eastAsia="Arial" w:hAnsi="Times New Roman" w:cs="Times New Roman"/>
          <w:b/>
          <w:bCs/>
        </w:rPr>
        <w:t>Verano de la Ciencia</w:t>
      </w:r>
      <w:r w:rsidR="00127600">
        <w:rPr>
          <w:rFonts w:ascii="Times New Roman" w:eastAsia="Arial" w:hAnsi="Times New Roman" w:cs="Times New Roman"/>
          <w:b/>
          <w:bCs/>
        </w:rPr>
        <w:t xml:space="preserve"> y primeros resultados</w:t>
      </w:r>
    </w:p>
    <w:p w14:paraId="36BEF5DF" w14:textId="12A53D5B" w:rsidR="004022DD" w:rsidRDefault="004022DD" w:rsidP="004022DD">
      <w:pPr>
        <w:spacing w:line="360" w:lineRule="auto"/>
        <w:rPr>
          <w:rFonts w:ascii="Times New Roman" w:eastAsia="Arial" w:hAnsi="Times New Roman" w:cs="Times New Roman"/>
        </w:rPr>
      </w:pPr>
      <w:r w:rsidRPr="004022DD">
        <w:rPr>
          <w:rFonts w:ascii="Times New Roman" w:eastAsia="Arial" w:hAnsi="Times New Roman" w:cs="Times New Roman"/>
        </w:rPr>
        <w:t xml:space="preserve">El proyecto </w:t>
      </w:r>
      <w:r w:rsidR="00127600">
        <w:rPr>
          <w:rFonts w:ascii="Times New Roman" w:eastAsia="Arial" w:hAnsi="Times New Roman" w:cs="Times New Roman"/>
        </w:rPr>
        <w:t>“</w:t>
      </w:r>
      <w:r w:rsidRPr="004022DD">
        <w:rPr>
          <w:rFonts w:ascii="Times New Roman" w:eastAsia="Arial" w:hAnsi="Times New Roman" w:cs="Times New Roman"/>
        </w:rPr>
        <w:t xml:space="preserve">Arte contemporáneo </w:t>
      </w:r>
      <w:r w:rsidRPr="00127600">
        <w:rPr>
          <w:rFonts w:ascii="Times New Roman" w:eastAsia="Arial" w:hAnsi="Times New Roman" w:cs="Times New Roman"/>
        </w:rPr>
        <w:t>en San Luis Potosí</w:t>
      </w:r>
      <w:r w:rsidR="00127600" w:rsidRPr="00127600">
        <w:rPr>
          <w:rFonts w:ascii="Times New Roman" w:eastAsia="Arial" w:hAnsi="Times New Roman" w:cs="Times New Roman"/>
        </w:rPr>
        <w:t xml:space="preserve"> 2000-2019”</w:t>
      </w:r>
      <w:r w:rsidRPr="00127600">
        <w:rPr>
          <w:rFonts w:ascii="Times New Roman" w:eastAsia="Arial" w:hAnsi="Times New Roman" w:cs="Times New Roman"/>
        </w:rPr>
        <w:t>:</w:t>
      </w:r>
      <w:r w:rsidRPr="004022DD">
        <w:rPr>
          <w:rFonts w:ascii="Times New Roman" w:eastAsia="Arial" w:hAnsi="Times New Roman" w:cs="Times New Roman"/>
        </w:rPr>
        <w:t xml:space="preserve"> </w:t>
      </w:r>
      <w:r w:rsidR="00DF61EF">
        <w:rPr>
          <w:rFonts w:ascii="Times New Roman" w:eastAsia="Arial" w:hAnsi="Times New Roman" w:cs="Times New Roman"/>
        </w:rPr>
        <w:t xml:space="preserve">estuvo </w:t>
      </w:r>
      <w:r w:rsidR="00127600">
        <w:rPr>
          <w:rFonts w:ascii="Times New Roman" w:eastAsia="Arial" w:hAnsi="Times New Roman" w:cs="Times New Roman"/>
        </w:rPr>
        <w:t>representado</w:t>
      </w:r>
      <w:r w:rsidR="00DF61EF">
        <w:rPr>
          <w:rFonts w:ascii="Times New Roman" w:eastAsia="Arial" w:hAnsi="Times New Roman" w:cs="Times New Roman"/>
        </w:rPr>
        <w:t xml:space="preserve"> en </w:t>
      </w:r>
      <w:r w:rsidRPr="004022DD">
        <w:rPr>
          <w:rFonts w:ascii="Times New Roman" w:eastAsia="Arial" w:hAnsi="Times New Roman" w:cs="Times New Roman"/>
        </w:rPr>
        <w:t xml:space="preserve">el Verano de la Ciencia </w:t>
      </w:r>
      <w:r w:rsidR="00DF61EF">
        <w:rPr>
          <w:rFonts w:ascii="Times New Roman" w:eastAsia="Arial" w:hAnsi="Times New Roman" w:cs="Times New Roman"/>
        </w:rPr>
        <w:t xml:space="preserve">de la UASLP 2019, </w:t>
      </w:r>
      <w:r w:rsidRPr="004022DD">
        <w:rPr>
          <w:rFonts w:ascii="Times New Roman" w:eastAsia="Arial" w:hAnsi="Times New Roman" w:cs="Times New Roman"/>
        </w:rPr>
        <w:t xml:space="preserve">modalidad </w:t>
      </w:r>
      <w:r w:rsidR="00DF61EF">
        <w:rPr>
          <w:rFonts w:ascii="Times New Roman" w:eastAsia="Arial" w:hAnsi="Times New Roman" w:cs="Times New Roman"/>
        </w:rPr>
        <w:t>l</w:t>
      </w:r>
      <w:r w:rsidRPr="004022DD">
        <w:rPr>
          <w:rFonts w:ascii="Times New Roman" w:eastAsia="Arial" w:hAnsi="Times New Roman" w:cs="Times New Roman"/>
        </w:rPr>
        <w:t xml:space="preserve">ocal, </w:t>
      </w:r>
      <w:r w:rsidR="00127600">
        <w:rPr>
          <w:rFonts w:ascii="Times New Roman" w:eastAsia="Arial" w:hAnsi="Times New Roman" w:cs="Times New Roman"/>
        </w:rPr>
        <w:t>con</w:t>
      </w:r>
      <w:r w:rsidR="00DF61EF">
        <w:rPr>
          <w:rFonts w:ascii="Times New Roman" w:eastAsia="Arial" w:hAnsi="Times New Roman" w:cs="Times New Roman"/>
        </w:rPr>
        <w:t xml:space="preserve"> la participación de alumnos de diferentes licenciaturas</w:t>
      </w:r>
      <w:r w:rsidR="009F100E">
        <w:rPr>
          <w:rFonts w:ascii="Times New Roman" w:eastAsia="Arial" w:hAnsi="Times New Roman" w:cs="Times New Roman"/>
        </w:rPr>
        <w:t xml:space="preserve"> de la entidad académica</w:t>
      </w:r>
      <w:r w:rsidR="00DF61EF">
        <w:rPr>
          <w:rFonts w:ascii="Times New Roman" w:eastAsia="Arial" w:hAnsi="Times New Roman" w:cs="Times New Roman"/>
        </w:rPr>
        <w:t xml:space="preserve">. En estas estancias de investigación, profesores y estudiantes forman equipos multidisciplinares para </w:t>
      </w:r>
      <w:r w:rsidR="00106741">
        <w:rPr>
          <w:rFonts w:ascii="Times New Roman" w:eastAsia="Arial" w:hAnsi="Times New Roman" w:cs="Times New Roman"/>
        </w:rPr>
        <w:t>desarrollar actividades relacionadas con la ciencia y la tecnología. El programa busca motivar a los participantes para que incorporen este tipo de actividades a su quehacer</w:t>
      </w:r>
      <w:r w:rsidR="009F100E">
        <w:rPr>
          <w:rFonts w:ascii="Times New Roman" w:eastAsia="Arial" w:hAnsi="Times New Roman" w:cs="Times New Roman"/>
        </w:rPr>
        <w:t xml:space="preserve"> </w:t>
      </w:r>
      <w:r w:rsidR="00106741">
        <w:rPr>
          <w:rFonts w:ascii="Times New Roman" w:eastAsia="Arial" w:hAnsi="Times New Roman" w:cs="Times New Roman"/>
        </w:rPr>
        <w:t>académico.</w:t>
      </w:r>
      <w:r w:rsidR="009F100E">
        <w:rPr>
          <w:rFonts w:ascii="Times New Roman" w:eastAsia="Arial" w:hAnsi="Times New Roman" w:cs="Times New Roman"/>
        </w:rPr>
        <w:t xml:space="preserve"> En esta ocasión, el proyecto </w:t>
      </w:r>
      <w:r w:rsidR="00127600">
        <w:rPr>
          <w:rFonts w:ascii="Times New Roman" w:eastAsia="Arial" w:hAnsi="Times New Roman" w:cs="Times New Roman"/>
        </w:rPr>
        <w:t>fue</w:t>
      </w:r>
      <w:r w:rsidR="009F100E">
        <w:rPr>
          <w:rFonts w:ascii="Times New Roman" w:eastAsia="Arial" w:hAnsi="Times New Roman" w:cs="Times New Roman"/>
        </w:rPr>
        <w:t xml:space="preserve"> apoyado por una alumna de la licenciatura en Ciencias de la Comunicación, 2 alumnos de Arte Contemporáneo y 4 alumnas de </w:t>
      </w:r>
      <w:r w:rsidRPr="004022DD">
        <w:rPr>
          <w:rFonts w:ascii="Times New Roman" w:eastAsia="Arial" w:hAnsi="Times New Roman" w:cs="Times New Roman"/>
        </w:rPr>
        <w:t>Conservación y Restauración de Bienes Culturales Muebles</w:t>
      </w:r>
      <w:r w:rsidR="00B30B4D">
        <w:rPr>
          <w:rFonts w:ascii="Times New Roman" w:eastAsia="Arial" w:hAnsi="Times New Roman" w:cs="Times New Roman"/>
        </w:rPr>
        <w:t xml:space="preserve"> (</w:t>
      </w:r>
      <w:r w:rsidR="00B30B4D" w:rsidRPr="00B30B4D">
        <w:rPr>
          <w:rFonts w:ascii="Times New Roman" w:eastAsia="Arial" w:hAnsi="Times New Roman" w:cs="Times New Roman"/>
          <w:i/>
          <w:iCs/>
        </w:rPr>
        <w:t>Imagen 3</w:t>
      </w:r>
      <w:r w:rsidR="00B30B4D">
        <w:rPr>
          <w:rFonts w:ascii="Times New Roman" w:eastAsia="Arial" w:hAnsi="Times New Roman" w:cs="Times New Roman"/>
        </w:rPr>
        <w:t>)</w:t>
      </w:r>
      <w:r w:rsidRPr="004022DD">
        <w:rPr>
          <w:rFonts w:ascii="Times New Roman" w:eastAsia="Arial" w:hAnsi="Times New Roman" w:cs="Times New Roman"/>
        </w:rPr>
        <w:t>.</w:t>
      </w:r>
      <w:r w:rsidR="009F100E">
        <w:rPr>
          <w:rFonts w:ascii="Times New Roman" w:eastAsia="Arial" w:hAnsi="Times New Roman" w:cs="Times New Roman"/>
        </w:rPr>
        <w:t xml:space="preserve"> En el tiempo que dur</w:t>
      </w:r>
      <w:r w:rsidR="009449D7">
        <w:rPr>
          <w:rFonts w:ascii="Times New Roman" w:eastAsia="Arial" w:hAnsi="Times New Roman" w:cs="Times New Roman"/>
        </w:rPr>
        <w:t>aron</w:t>
      </w:r>
      <w:r w:rsidR="009F100E">
        <w:rPr>
          <w:rFonts w:ascii="Times New Roman" w:eastAsia="Arial" w:hAnsi="Times New Roman" w:cs="Times New Roman"/>
        </w:rPr>
        <w:t xml:space="preserve"> </w:t>
      </w:r>
      <w:r w:rsidR="009449D7">
        <w:rPr>
          <w:rFonts w:ascii="Times New Roman" w:eastAsia="Arial" w:hAnsi="Times New Roman" w:cs="Times New Roman"/>
        </w:rPr>
        <w:t>sus</w:t>
      </w:r>
      <w:r w:rsidR="009F100E">
        <w:rPr>
          <w:rFonts w:ascii="Times New Roman" w:eastAsia="Arial" w:hAnsi="Times New Roman" w:cs="Times New Roman"/>
        </w:rPr>
        <w:t xml:space="preserve"> estancia</w:t>
      </w:r>
      <w:r w:rsidR="009449D7">
        <w:rPr>
          <w:rFonts w:ascii="Times New Roman" w:eastAsia="Arial" w:hAnsi="Times New Roman" w:cs="Times New Roman"/>
        </w:rPr>
        <w:t>s</w:t>
      </w:r>
      <w:r w:rsidR="009F100E">
        <w:rPr>
          <w:rFonts w:ascii="Times New Roman" w:eastAsia="Arial" w:hAnsi="Times New Roman" w:cs="Times New Roman"/>
        </w:rPr>
        <w:t xml:space="preserve"> se </w:t>
      </w:r>
      <w:r w:rsidRPr="004022DD">
        <w:rPr>
          <w:rFonts w:ascii="Times New Roman" w:eastAsia="Arial" w:hAnsi="Times New Roman" w:cs="Times New Roman"/>
        </w:rPr>
        <w:t>realizaron 17 entrevistas v</w:t>
      </w:r>
      <w:r w:rsidR="00127600">
        <w:rPr>
          <w:rFonts w:ascii="Times New Roman" w:eastAsia="Arial" w:hAnsi="Times New Roman" w:cs="Times New Roman"/>
        </w:rPr>
        <w:t>i</w:t>
      </w:r>
      <w:r w:rsidRPr="004022DD">
        <w:rPr>
          <w:rFonts w:ascii="Times New Roman" w:eastAsia="Arial" w:hAnsi="Times New Roman" w:cs="Times New Roman"/>
        </w:rPr>
        <w:t>deo</w:t>
      </w:r>
      <w:r w:rsidR="009449D7">
        <w:rPr>
          <w:rFonts w:ascii="Times New Roman" w:eastAsia="Arial" w:hAnsi="Times New Roman" w:cs="Times New Roman"/>
        </w:rPr>
        <w:t xml:space="preserve">grabadas, además de la edición del archivo y su </w:t>
      </w:r>
      <w:r w:rsidRPr="004022DD">
        <w:rPr>
          <w:rFonts w:ascii="Times New Roman" w:eastAsia="Arial" w:hAnsi="Times New Roman" w:cs="Times New Roman"/>
        </w:rPr>
        <w:t>transcripción</w:t>
      </w:r>
      <w:r w:rsidR="009449D7">
        <w:rPr>
          <w:rFonts w:ascii="Times New Roman" w:eastAsia="Arial" w:hAnsi="Times New Roman" w:cs="Times New Roman"/>
        </w:rPr>
        <w:t xml:space="preserve"> en formato de texto</w:t>
      </w:r>
      <w:r w:rsidR="009F100E">
        <w:rPr>
          <w:rFonts w:ascii="Times New Roman" w:eastAsia="Arial" w:hAnsi="Times New Roman" w:cs="Times New Roman"/>
        </w:rPr>
        <w:t>.</w:t>
      </w:r>
    </w:p>
    <w:p w14:paraId="682F9663" w14:textId="04A93500" w:rsidR="00B30B4D" w:rsidRDefault="00B30B4D" w:rsidP="004022DD">
      <w:pPr>
        <w:spacing w:line="360" w:lineRule="auto"/>
        <w:rPr>
          <w:rFonts w:ascii="Times New Roman" w:eastAsia="Arial" w:hAnsi="Times New Roman" w:cs="Times New Roman"/>
        </w:rPr>
      </w:pPr>
    </w:p>
    <w:p w14:paraId="46977317" w14:textId="77777777" w:rsidR="00B30B4D" w:rsidRDefault="00B30B4D" w:rsidP="00B30B4D">
      <w:pPr>
        <w:keepNext/>
        <w:spacing w:line="360" w:lineRule="auto"/>
      </w:pPr>
      <w:r>
        <w:rPr>
          <w:rFonts w:ascii="Times New Roman" w:eastAsia="Arial" w:hAnsi="Times New Roman" w:cs="Times New Roman"/>
          <w:noProof/>
        </w:rPr>
        <w:drawing>
          <wp:inline distT="0" distB="0" distL="0" distR="0" wp14:anchorId="6CF1594C" wp14:editId="4FC5AA2A">
            <wp:extent cx="6645910" cy="4984750"/>
            <wp:effectExtent l="0" t="0" r="2540" b="6350"/>
            <wp:docPr id="4" name="Imagen 4" descr="Un grupo de personas posando delante de una pare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Un grupo de personas posando delante de una pared&#10;&#10;Descripción generada automáticamente"/>
                    <pic:cNvPicPr/>
                  </pic:nvPicPr>
                  <pic:blipFill>
                    <a:blip r:embed="rId17">
                      <a:extLst>
                        <a:ext uri="{28A0092B-C50C-407E-A947-70E740481C1C}">
                          <a14:useLocalDpi xmlns:a14="http://schemas.microsoft.com/office/drawing/2010/main" val="0"/>
                        </a:ext>
                      </a:extLst>
                    </a:blip>
                    <a:stretch>
                      <a:fillRect/>
                    </a:stretch>
                  </pic:blipFill>
                  <pic:spPr>
                    <a:xfrm>
                      <a:off x="0" y="0"/>
                      <a:ext cx="6645910" cy="4984750"/>
                    </a:xfrm>
                    <a:prstGeom prst="rect">
                      <a:avLst/>
                    </a:prstGeom>
                  </pic:spPr>
                </pic:pic>
              </a:graphicData>
            </a:graphic>
          </wp:inline>
        </w:drawing>
      </w:r>
    </w:p>
    <w:p w14:paraId="6A62FD17" w14:textId="4A108723" w:rsidR="00B30B4D" w:rsidRPr="00B30B4D" w:rsidRDefault="00B30B4D" w:rsidP="00B30B4D">
      <w:pPr>
        <w:pStyle w:val="Descripcin"/>
        <w:jc w:val="center"/>
        <w:rPr>
          <w:rFonts w:ascii="Times New Roman" w:eastAsia="Arial" w:hAnsi="Times New Roman" w:cs="Times New Roman"/>
          <w:color w:val="auto"/>
        </w:rPr>
      </w:pPr>
      <w:r w:rsidRPr="00B30B4D">
        <w:rPr>
          <w:rFonts w:ascii="Times New Roman" w:hAnsi="Times New Roman" w:cs="Times New Roman"/>
          <w:color w:val="auto"/>
        </w:rPr>
        <w:t xml:space="preserve">Imagen </w:t>
      </w:r>
      <w:r w:rsidRPr="00B30B4D">
        <w:rPr>
          <w:rFonts w:ascii="Times New Roman" w:hAnsi="Times New Roman" w:cs="Times New Roman"/>
          <w:color w:val="auto"/>
        </w:rPr>
        <w:fldChar w:fldCharType="begin"/>
      </w:r>
      <w:r w:rsidRPr="00B30B4D">
        <w:rPr>
          <w:rFonts w:ascii="Times New Roman" w:hAnsi="Times New Roman" w:cs="Times New Roman"/>
          <w:color w:val="auto"/>
        </w:rPr>
        <w:instrText xml:space="preserve"> SEQ Imagen \* ARABIC </w:instrText>
      </w:r>
      <w:r w:rsidRPr="00B30B4D">
        <w:rPr>
          <w:rFonts w:ascii="Times New Roman" w:hAnsi="Times New Roman" w:cs="Times New Roman"/>
          <w:color w:val="auto"/>
        </w:rPr>
        <w:fldChar w:fldCharType="separate"/>
      </w:r>
      <w:r w:rsidR="00DF4A65">
        <w:rPr>
          <w:rFonts w:ascii="Times New Roman" w:hAnsi="Times New Roman" w:cs="Times New Roman"/>
          <w:noProof/>
          <w:color w:val="auto"/>
        </w:rPr>
        <w:t>3</w:t>
      </w:r>
      <w:r w:rsidRPr="00B30B4D">
        <w:rPr>
          <w:rFonts w:ascii="Times New Roman" w:hAnsi="Times New Roman" w:cs="Times New Roman"/>
          <w:color w:val="auto"/>
        </w:rPr>
        <w:fldChar w:fldCharType="end"/>
      </w:r>
      <w:r>
        <w:rPr>
          <w:rFonts w:ascii="Times New Roman" w:hAnsi="Times New Roman" w:cs="Times New Roman"/>
          <w:color w:val="auto"/>
        </w:rPr>
        <w:t xml:space="preserve">. Meneses Gutiérrez, J. P. (2019). </w:t>
      </w:r>
      <w:r w:rsidR="000B4FB6">
        <w:rPr>
          <w:rFonts w:ascii="Times New Roman" w:hAnsi="Times New Roman" w:cs="Times New Roman"/>
          <w:color w:val="auto"/>
        </w:rPr>
        <w:t>E</w:t>
      </w:r>
      <w:r>
        <w:rPr>
          <w:rFonts w:ascii="Times New Roman" w:hAnsi="Times New Roman" w:cs="Times New Roman"/>
          <w:color w:val="auto"/>
        </w:rPr>
        <w:t xml:space="preserve">studiantes </w:t>
      </w:r>
      <w:r w:rsidR="000B4FB6">
        <w:rPr>
          <w:rFonts w:ascii="Times New Roman" w:hAnsi="Times New Roman" w:cs="Times New Roman"/>
          <w:color w:val="auto"/>
        </w:rPr>
        <w:t xml:space="preserve">de diferentes licenciaturas de la UASLP posan </w:t>
      </w:r>
      <w:r>
        <w:rPr>
          <w:rFonts w:ascii="Times New Roman" w:hAnsi="Times New Roman" w:cs="Times New Roman"/>
          <w:color w:val="auto"/>
        </w:rPr>
        <w:t xml:space="preserve">junto </w:t>
      </w:r>
      <w:r w:rsidR="000B4FB6">
        <w:rPr>
          <w:rFonts w:ascii="Times New Roman" w:hAnsi="Times New Roman" w:cs="Times New Roman"/>
          <w:color w:val="auto"/>
        </w:rPr>
        <w:t>a César Lugo, uno de los artistas entrevistados para este proyecto.</w:t>
      </w:r>
    </w:p>
    <w:p w14:paraId="30540EF4" w14:textId="77777777" w:rsidR="00B30B4D" w:rsidRDefault="00B30B4D" w:rsidP="004022DD">
      <w:pPr>
        <w:spacing w:line="360" w:lineRule="auto"/>
        <w:rPr>
          <w:rFonts w:ascii="Times New Roman" w:eastAsia="Arial" w:hAnsi="Times New Roman" w:cs="Times New Roman"/>
        </w:rPr>
      </w:pPr>
    </w:p>
    <w:p w14:paraId="730F00C1" w14:textId="3BACC7DB" w:rsidR="000B4FB6" w:rsidRDefault="00DE06CA" w:rsidP="004022DD">
      <w:pPr>
        <w:spacing w:line="360" w:lineRule="auto"/>
        <w:rPr>
          <w:rFonts w:ascii="Times New Roman" w:eastAsia="Arial" w:hAnsi="Times New Roman" w:cs="Times New Roman"/>
        </w:rPr>
      </w:pPr>
      <w:r w:rsidRPr="005D09B4">
        <w:rPr>
          <w:rFonts w:ascii="Times New Roman" w:eastAsia="Arial" w:hAnsi="Times New Roman" w:cs="Times New Roman"/>
        </w:rPr>
        <w:lastRenderedPageBreak/>
        <w:t>Como primer paso del proyecto</w:t>
      </w:r>
      <w:r w:rsidR="00127600">
        <w:rPr>
          <w:rFonts w:ascii="Times New Roman" w:eastAsia="Arial" w:hAnsi="Times New Roman" w:cs="Times New Roman"/>
        </w:rPr>
        <w:t>,</w:t>
      </w:r>
      <w:r w:rsidRPr="005D09B4">
        <w:rPr>
          <w:rFonts w:ascii="Times New Roman" w:eastAsia="Arial" w:hAnsi="Times New Roman" w:cs="Times New Roman"/>
        </w:rPr>
        <w:t xml:space="preserve"> se realizó una selección de </w:t>
      </w:r>
      <w:r w:rsidR="00CB272A">
        <w:rPr>
          <w:rFonts w:ascii="Times New Roman" w:eastAsia="Arial" w:hAnsi="Times New Roman" w:cs="Times New Roman"/>
        </w:rPr>
        <w:t>autore</w:t>
      </w:r>
      <w:r w:rsidRPr="005D09B4">
        <w:rPr>
          <w:rFonts w:ascii="Times New Roman" w:eastAsia="Arial" w:hAnsi="Times New Roman" w:cs="Times New Roman"/>
        </w:rPr>
        <w:t xml:space="preserve">s </w:t>
      </w:r>
      <w:r w:rsidR="00127600">
        <w:rPr>
          <w:rFonts w:ascii="Times New Roman" w:eastAsia="Arial" w:hAnsi="Times New Roman" w:cs="Times New Roman"/>
        </w:rPr>
        <w:t xml:space="preserve">activos en </w:t>
      </w:r>
      <w:r w:rsidRPr="005D09B4">
        <w:rPr>
          <w:rFonts w:ascii="Times New Roman" w:eastAsia="Arial" w:hAnsi="Times New Roman" w:cs="Times New Roman"/>
        </w:rPr>
        <w:t xml:space="preserve">San Luis Potosí que </w:t>
      </w:r>
      <w:r w:rsidR="00B845DD" w:rsidRPr="005D09B4">
        <w:rPr>
          <w:rFonts w:ascii="Times New Roman" w:eastAsia="Arial" w:hAnsi="Times New Roman" w:cs="Times New Roman"/>
        </w:rPr>
        <w:t>maneja</w:t>
      </w:r>
      <w:r w:rsidR="00CB272A">
        <w:rPr>
          <w:rFonts w:ascii="Times New Roman" w:eastAsia="Arial" w:hAnsi="Times New Roman" w:cs="Times New Roman"/>
        </w:rPr>
        <w:t>se</w:t>
      </w:r>
      <w:r w:rsidR="00B845DD">
        <w:rPr>
          <w:rFonts w:ascii="Times New Roman" w:eastAsia="Arial" w:hAnsi="Times New Roman" w:cs="Times New Roman"/>
        </w:rPr>
        <w:t>n</w:t>
      </w:r>
      <w:r w:rsidRPr="005D09B4">
        <w:rPr>
          <w:rFonts w:ascii="Times New Roman" w:eastAsia="Arial" w:hAnsi="Times New Roman" w:cs="Times New Roman"/>
        </w:rPr>
        <w:t xml:space="preserve"> estrategias artísticas afines a </w:t>
      </w:r>
      <w:r w:rsidR="00127600">
        <w:rPr>
          <w:rFonts w:ascii="Times New Roman" w:eastAsia="Arial" w:hAnsi="Times New Roman" w:cs="Times New Roman"/>
        </w:rPr>
        <w:t xml:space="preserve">la </w:t>
      </w:r>
      <w:r w:rsidRPr="005D09B4">
        <w:rPr>
          <w:rFonts w:ascii="Times New Roman" w:eastAsia="Arial" w:hAnsi="Times New Roman" w:cs="Times New Roman"/>
        </w:rPr>
        <w:t xml:space="preserve">producción del arte contemporáneo </w:t>
      </w:r>
      <w:r w:rsidR="00127600">
        <w:rPr>
          <w:rFonts w:ascii="Times New Roman" w:eastAsia="Arial" w:hAnsi="Times New Roman" w:cs="Times New Roman"/>
        </w:rPr>
        <w:t xml:space="preserve">y que hubieran desarrollado </w:t>
      </w:r>
      <w:r w:rsidR="00B845DD">
        <w:rPr>
          <w:rFonts w:ascii="Times New Roman" w:eastAsia="Arial" w:hAnsi="Times New Roman" w:cs="Times New Roman"/>
        </w:rPr>
        <w:t xml:space="preserve">su </w:t>
      </w:r>
      <w:r w:rsidR="00127600">
        <w:rPr>
          <w:rFonts w:ascii="Times New Roman" w:eastAsia="Arial" w:hAnsi="Times New Roman" w:cs="Times New Roman"/>
        </w:rPr>
        <w:t>obra entre los años 2000 y 2019</w:t>
      </w:r>
      <w:r w:rsidRPr="005D09B4">
        <w:rPr>
          <w:rFonts w:ascii="Times New Roman" w:eastAsia="Arial" w:hAnsi="Times New Roman" w:cs="Times New Roman"/>
        </w:rPr>
        <w:t xml:space="preserve">. Las entrevistas </w:t>
      </w:r>
      <w:r w:rsidR="00127600">
        <w:rPr>
          <w:rFonts w:ascii="Times New Roman" w:eastAsia="Arial" w:hAnsi="Times New Roman" w:cs="Times New Roman"/>
        </w:rPr>
        <w:t>se reali</w:t>
      </w:r>
      <w:r w:rsidR="00B845DD">
        <w:rPr>
          <w:rFonts w:ascii="Times New Roman" w:eastAsia="Arial" w:hAnsi="Times New Roman" w:cs="Times New Roman"/>
        </w:rPr>
        <w:t xml:space="preserve">zaron siguiendo la metodología </w:t>
      </w:r>
      <w:r w:rsidR="00282903">
        <w:rPr>
          <w:rFonts w:ascii="Times New Roman" w:eastAsia="Arial" w:hAnsi="Times New Roman" w:cs="Times New Roman"/>
        </w:rPr>
        <w:t xml:space="preserve">anteriormente </w:t>
      </w:r>
      <w:r w:rsidR="00B845DD">
        <w:rPr>
          <w:rFonts w:ascii="Times New Roman" w:eastAsia="Arial" w:hAnsi="Times New Roman" w:cs="Times New Roman"/>
        </w:rPr>
        <w:t>señalada, a</w:t>
      </w:r>
      <w:r w:rsidRPr="005D09B4">
        <w:rPr>
          <w:rFonts w:ascii="Times New Roman" w:eastAsia="Arial" w:hAnsi="Times New Roman" w:cs="Times New Roman"/>
        </w:rPr>
        <w:t>barcan</w:t>
      </w:r>
      <w:r w:rsidR="00B845DD">
        <w:rPr>
          <w:rFonts w:ascii="Times New Roman" w:eastAsia="Arial" w:hAnsi="Times New Roman" w:cs="Times New Roman"/>
        </w:rPr>
        <w:t>do</w:t>
      </w:r>
      <w:r w:rsidRPr="005D09B4">
        <w:rPr>
          <w:rFonts w:ascii="Times New Roman" w:eastAsia="Arial" w:hAnsi="Times New Roman" w:cs="Times New Roman"/>
        </w:rPr>
        <w:t xml:space="preserve"> temas</w:t>
      </w:r>
      <w:r w:rsidR="00B845DD">
        <w:rPr>
          <w:rFonts w:ascii="Times New Roman" w:eastAsia="Arial" w:hAnsi="Times New Roman" w:cs="Times New Roman"/>
        </w:rPr>
        <w:t xml:space="preserve"> como lo</w:t>
      </w:r>
      <w:r w:rsidRPr="005D09B4">
        <w:rPr>
          <w:rFonts w:ascii="Times New Roman" w:eastAsia="Arial" w:hAnsi="Times New Roman" w:cs="Times New Roman"/>
        </w:rPr>
        <w:t xml:space="preserve">s primeros acercamientos al arte, </w:t>
      </w:r>
      <w:r w:rsidR="00282903">
        <w:rPr>
          <w:rFonts w:ascii="Times New Roman" w:eastAsia="Arial" w:hAnsi="Times New Roman" w:cs="Times New Roman"/>
        </w:rPr>
        <w:t xml:space="preserve">experiencia </w:t>
      </w:r>
      <w:r w:rsidR="00B845DD">
        <w:rPr>
          <w:rFonts w:ascii="Times New Roman" w:eastAsia="Arial" w:hAnsi="Times New Roman" w:cs="Times New Roman"/>
        </w:rPr>
        <w:t>forma</w:t>
      </w:r>
      <w:r w:rsidR="00282903">
        <w:rPr>
          <w:rFonts w:ascii="Times New Roman" w:eastAsia="Arial" w:hAnsi="Times New Roman" w:cs="Times New Roman"/>
        </w:rPr>
        <w:t>tiva</w:t>
      </w:r>
      <w:r w:rsidR="00B845DD">
        <w:rPr>
          <w:rFonts w:ascii="Times New Roman" w:eastAsia="Arial" w:hAnsi="Times New Roman" w:cs="Times New Roman"/>
        </w:rPr>
        <w:t xml:space="preserve">, </w:t>
      </w:r>
      <w:r w:rsidRPr="005D09B4">
        <w:rPr>
          <w:rFonts w:ascii="Times New Roman" w:eastAsia="Arial" w:hAnsi="Times New Roman" w:cs="Times New Roman"/>
        </w:rPr>
        <w:t>proceso</w:t>
      </w:r>
      <w:r w:rsidR="00B845DD">
        <w:rPr>
          <w:rFonts w:ascii="Times New Roman" w:eastAsia="Arial" w:hAnsi="Times New Roman" w:cs="Times New Roman"/>
        </w:rPr>
        <w:t>s</w:t>
      </w:r>
      <w:r w:rsidRPr="005D09B4">
        <w:rPr>
          <w:rFonts w:ascii="Times New Roman" w:eastAsia="Arial" w:hAnsi="Times New Roman" w:cs="Times New Roman"/>
        </w:rPr>
        <w:t xml:space="preserve"> creativo</w:t>
      </w:r>
      <w:r w:rsidR="00B845DD">
        <w:rPr>
          <w:rFonts w:ascii="Times New Roman" w:eastAsia="Arial" w:hAnsi="Times New Roman" w:cs="Times New Roman"/>
        </w:rPr>
        <w:t xml:space="preserve">s, </w:t>
      </w:r>
      <w:r w:rsidRPr="005D09B4">
        <w:rPr>
          <w:rFonts w:ascii="Times New Roman" w:eastAsia="Arial" w:hAnsi="Times New Roman" w:cs="Times New Roman"/>
        </w:rPr>
        <w:t>materiales utilizados</w:t>
      </w:r>
      <w:r w:rsidR="00282903">
        <w:rPr>
          <w:rFonts w:ascii="Times New Roman" w:eastAsia="Arial" w:hAnsi="Times New Roman" w:cs="Times New Roman"/>
        </w:rPr>
        <w:t xml:space="preserve">, </w:t>
      </w:r>
      <w:r w:rsidRPr="005D09B4">
        <w:rPr>
          <w:rFonts w:ascii="Times New Roman" w:eastAsia="Arial" w:hAnsi="Times New Roman" w:cs="Times New Roman"/>
        </w:rPr>
        <w:t xml:space="preserve">opiniones </w:t>
      </w:r>
      <w:r w:rsidR="00282903">
        <w:rPr>
          <w:rFonts w:ascii="Times New Roman" w:eastAsia="Arial" w:hAnsi="Times New Roman" w:cs="Times New Roman"/>
        </w:rPr>
        <w:t>del artista</w:t>
      </w:r>
      <w:r w:rsidR="00B845DD">
        <w:rPr>
          <w:rFonts w:ascii="Times New Roman" w:eastAsia="Arial" w:hAnsi="Times New Roman" w:cs="Times New Roman"/>
        </w:rPr>
        <w:t xml:space="preserve"> </w:t>
      </w:r>
      <w:r w:rsidRPr="005D09B4">
        <w:rPr>
          <w:rFonts w:ascii="Times New Roman" w:eastAsia="Arial" w:hAnsi="Times New Roman" w:cs="Times New Roman"/>
        </w:rPr>
        <w:t>sobre el concepto de arte contemporáneo</w:t>
      </w:r>
      <w:r w:rsidR="00282903">
        <w:rPr>
          <w:rFonts w:ascii="Times New Roman" w:eastAsia="Arial" w:hAnsi="Times New Roman" w:cs="Times New Roman"/>
        </w:rPr>
        <w:t xml:space="preserve"> y</w:t>
      </w:r>
      <w:r w:rsidR="00B845DD">
        <w:rPr>
          <w:rFonts w:ascii="Times New Roman" w:eastAsia="Arial" w:hAnsi="Times New Roman" w:cs="Times New Roman"/>
        </w:rPr>
        <w:t xml:space="preserve"> </w:t>
      </w:r>
      <w:r w:rsidRPr="005D09B4">
        <w:rPr>
          <w:rFonts w:ascii="Times New Roman" w:eastAsia="Arial" w:hAnsi="Times New Roman" w:cs="Times New Roman"/>
        </w:rPr>
        <w:t xml:space="preserve">el panorama </w:t>
      </w:r>
      <w:r w:rsidR="00282903">
        <w:rPr>
          <w:rFonts w:ascii="Times New Roman" w:eastAsia="Arial" w:hAnsi="Times New Roman" w:cs="Times New Roman"/>
        </w:rPr>
        <w:t>artístico local-</w:t>
      </w:r>
      <w:r w:rsidR="00B845DD">
        <w:rPr>
          <w:rFonts w:ascii="Times New Roman" w:eastAsia="Arial" w:hAnsi="Times New Roman" w:cs="Times New Roman"/>
        </w:rPr>
        <w:t>nacional</w:t>
      </w:r>
      <w:r w:rsidRPr="005D09B4">
        <w:rPr>
          <w:rFonts w:ascii="Times New Roman" w:eastAsia="Arial" w:hAnsi="Times New Roman" w:cs="Times New Roman"/>
        </w:rPr>
        <w:t>.</w:t>
      </w:r>
      <w:r w:rsidR="00282903">
        <w:rPr>
          <w:rFonts w:ascii="Times New Roman" w:eastAsia="Arial" w:hAnsi="Times New Roman" w:cs="Times New Roman"/>
        </w:rPr>
        <w:t xml:space="preserve"> Los últimos tópicos por tratar giraron en torno a sus conocimientos en el área de la conservación y restauración de los bienes culturales y </w:t>
      </w:r>
      <w:r w:rsidR="00282903" w:rsidRPr="00F46B52">
        <w:rPr>
          <w:rFonts w:ascii="Times New Roman" w:eastAsia="Arial" w:hAnsi="Times New Roman" w:cs="Times New Roman"/>
        </w:rPr>
        <w:t>c</w:t>
      </w:r>
      <w:r w:rsidR="00F46B52">
        <w:rPr>
          <w:rFonts w:ascii="Times New Roman" w:eastAsia="Arial" w:hAnsi="Times New Roman" w:cs="Times New Roman"/>
        </w:rPr>
        <w:t>ó</w:t>
      </w:r>
      <w:r w:rsidR="00282903" w:rsidRPr="00F46B52">
        <w:rPr>
          <w:rFonts w:ascii="Times New Roman" w:eastAsia="Arial" w:hAnsi="Times New Roman" w:cs="Times New Roman"/>
        </w:rPr>
        <w:t>mo</w:t>
      </w:r>
      <w:r w:rsidR="00282903">
        <w:rPr>
          <w:rFonts w:ascii="Times New Roman" w:eastAsia="Arial" w:hAnsi="Times New Roman" w:cs="Times New Roman"/>
        </w:rPr>
        <w:t xml:space="preserve"> la disciplina se </w:t>
      </w:r>
      <w:r w:rsidR="00AE3AFF">
        <w:rPr>
          <w:rFonts w:ascii="Times New Roman" w:eastAsia="Arial" w:hAnsi="Times New Roman" w:cs="Times New Roman"/>
        </w:rPr>
        <w:t>hacía</w:t>
      </w:r>
      <w:r w:rsidR="00282903">
        <w:rPr>
          <w:rFonts w:ascii="Times New Roman" w:eastAsia="Arial" w:hAnsi="Times New Roman" w:cs="Times New Roman"/>
        </w:rPr>
        <w:t xml:space="preserve"> presente o no en la forma de pensar y producir sus obras.</w:t>
      </w:r>
      <w:r w:rsidR="00CB272A" w:rsidRPr="00CB272A">
        <w:rPr>
          <w:rFonts w:ascii="Times New Roman" w:eastAsia="Arial" w:hAnsi="Times New Roman" w:cs="Times New Roman"/>
        </w:rPr>
        <w:t xml:space="preserve"> </w:t>
      </w:r>
      <w:r w:rsidR="00CB272A">
        <w:rPr>
          <w:rFonts w:ascii="Times New Roman" w:eastAsia="Arial" w:hAnsi="Times New Roman" w:cs="Times New Roman"/>
        </w:rPr>
        <w:t>E</w:t>
      </w:r>
      <w:r w:rsidR="00CB272A" w:rsidRPr="004022DD">
        <w:rPr>
          <w:rFonts w:ascii="Times New Roman" w:eastAsia="Arial" w:hAnsi="Times New Roman" w:cs="Times New Roman"/>
        </w:rPr>
        <w:t xml:space="preserve">n esta primera </w:t>
      </w:r>
      <w:r w:rsidR="00CB272A">
        <w:rPr>
          <w:rFonts w:ascii="Times New Roman" w:eastAsia="Arial" w:hAnsi="Times New Roman" w:cs="Times New Roman"/>
        </w:rPr>
        <w:t>etapa</w:t>
      </w:r>
      <w:r w:rsidR="00CB272A" w:rsidRPr="004022DD">
        <w:rPr>
          <w:rFonts w:ascii="Times New Roman" w:eastAsia="Arial" w:hAnsi="Times New Roman" w:cs="Times New Roman"/>
        </w:rPr>
        <w:t xml:space="preserve">, se comienza a </w:t>
      </w:r>
      <w:r w:rsidR="00CB272A">
        <w:rPr>
          <w:rFonts w:ascii="Times New Roman" w:eastAsia="Arial" w:hAnsi="Times New Roman" w:cs="Times New Roman"/>
        </w:rPr>
        <w:t>conformar el archivo y</w:t>
      </w:r>
      <w:r w:rsidR="00CB272A" w:rsidRPr="004022DD">
        <w:rPr>
          <w:rFonts w:ascii="Times New Roman" w:eastAsia="Arial" w:hAnsi="Times New Roman" w:cs="Times New Roman"/>
        </w:rPr>
        <w:t xml:space="preserve"> se tiene un primer acercamiento </w:t>
      </w:r>
      <w:r w:rsidR="00CB272A">
        <w:rPr>
          <w:rFonts w:ascii="Times New Roman" w:eastAsia="Arial" w:hAnsi="Times New Roman" w:cs="Times New Roman"/>
        </w:rPr>
        <w:t>a</w:t>
      </w:r>
      <w:r w:rsidR="00CB272A" w:rsidRPr="004022DD">
        <w:rPr>
          <w:rFonts w:ascii="Times New Roman" w:eastAsia="Arial" w:hAnsi="Times New Roman" w:cs="Times New Roman"/>
        </w:rPr>
        <w:t xml:space="preserve"> la producción artística </w:t>
      </w:r>
      <w:r w:rsidR="00CB272A">
        <w:rPr>
          <w:rFonts w:ascii="Times New Roman" w:eastAsia="Arial" w:hAnsi="Times New Roman" w:cs="Times New Roman"/>
        </w:rPr>
        <w:t>d</w:t>
      </w:r>
      <w:r w:rsidR="00CB272A" w:rsidRPr="004022DD">
        <w:rPr>
          <w:rFonts w:ascii="Times New Roman" w:eastAsia="Arial" w:hAnsi="Times New Roman" w:cs="Times New Roman"/>
        </w:rPr>
        <w:t>el estado.</w:t>
      </w:r>
      <w:r w:rsidR="00CB272A">
        <w:rPr>
          <w:rFonts w:ascii="Times New Roman" w:eastAsia="Arial" w:hAnsi="Times New Roman" w:cs="Times New Roman"/>
        </w:rPr>
        <w:t xml:space="preserve"> Todas las entrevistas se programaban previamente y se registraban con dos cámaras de vídeo y de manera fotográfica</w:t>
      </w:r>
      <w:r w:rsidR="000B4FB6">
        <w:rPr>
          <w:rFonts w:ascii="Times New Roman" w:eastAsia="Arial" w:hAnsi="Times New Roman" w:cs="Times New Roman"/>
        </w:rPr>
        <w:t xml:space="preserve"> (</w:t>
      </w:r>
      <w:r w:rsidR="000B4FB6" w:rsidRPr="000B4FB6">
        <w:rPr>
          <w:rFonts w:ascii="Times New Roman" w:eastAsia="Arial" w:hAnsi="Times New Roman" w:cs="Times New Roman"/>
          <w:i/>
          <w:iCs/>
        </w:rPr>
        <w:t>Imagen 4</w:t>
      </w:r>
      <w:r w:rsidR="000B4FB6">
        <w:rPr>
          <w:rFonts w:ascii="Times New Roman" w:eastAsia="Arial" w:hAnsi="Times New Roman" w:cs="Times New Roman"/>
        </w:rPr>
        <w:t>)</w:t>
      </w:r>
      <w:r w:rsidR="00CB272A">
        <w:rPr>
          <w:rFonts w:ascii="Times New Roman" w:eastAsia="Arial" w:hAnsi="Times New Roman" w:cs="Times New Roman"/>
        </w:rPr>
        <w:t>.</w:t>
      </w:r>
    </w:p>
    <w:p w14:paraId="17FE00F9" w14:textId="77777777" w:rsidR="000B4FB6" w:rsidRDefault="000B4FB6" w:rsidP="004022DD">
      <w:pPr>
        <w:spacing w:line="360" w:lineRule="auto"/>
        <w:rPr>
          <w:rFonts w:ascii="Times New Roman" w:eastAsia="Arial" w:hAnsi="Times New Roman" w:cs="Times New Roman"/>
        </w:rPr>
      </w:pPr>
    </w:p>
    <w:p w14:paraId="5FA7E3CC" w14:textId="77777777" w:rsidR="000B4FB6" w:rsidRDefault="000B4FB6" w:rsidP="00DF4A65">
      <w:pPr>
        <w:keepNext/>
        <w:spacing w:line="360" w:lineRule="auto"/>
        <w:jc w:val="center"/>
      </w:pPr>
      <w:r>
        <w:rPr>
          <w:rFonts w:ascii="Times New Roman" w:eastAsia="Arial" w:hAnsi="Times New Roman" w:cs="Times New Roman"/>
          <w:noProof/>
        </w:rPr>
        <w:drawing>
          <wp:inline distT="0" distB="0" distL="0" distR="0" wp14:anchorId="6E20790C" wp14:editId="088915D7">
            <wp:extent cx="6105771" cy="4579620"/>
            <wp:effectExtent l="0" t="0" r="9525" b="0"/>
            <wp:docPr id="5" name="Imagen 5" descr="Un grupo de personas sentadas en un sofá&#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Un grupo de personas sentadas en un sofá&#10;&#10;Descripción generada automáticamente"/>
                    <pic:cNvPicPr/>
                  </pic:nvPicPr>
                  <pic:blipFill>
                    <a:blip r:embed="rId18">
                      <a:extLst>
                        <a:ext uri="{28A0092B-C50C-407E-A947-70E740481C1C}">
                          <a14:useLocalDpi xmlns:a14="http://schemas.microsoft.com/office/drawing/2010/main" val="0"/>
                        </a:ext>
                      </a:extLst>
                    </a:blip>
                    <a:stretch>
                      <a:fillRect/>
                    </a:stretch>
                  </pic:blipFill>
                  <pic:spPr>
                    <a:xfrm>
                      <a:off x="0" y="0"/>
                      <a:ext cx="6137169" cy="4603170"/>
                    </a:xfrm>
                    <a:prstGeom prst="rect">
                      <a:avLst/>
                    </a:prstGeom>
                  </pic:spPr>
                </pic:pic>
              </a:graphicData>
            </a:graphic>
          </wp:inline>
        </w:drawing>
      </w:r>
    </w:p>
    <w:p w14:paraId="452D5A25" w14:textId="41F7634F" w:rsidR="000B4FB6" w:rsidRPr="000B4FB6" w:rsidRDefault="000B4FB6" w:rsidP="000B4FB6">
      <w:pPr>
        <w:pStyle w:val="Descripcin"/>
        <w:jc w:val="center"/>
        <w:rPr>
          <w:rFonts w:ascii="Times New Roman" w:eastAsia="Arial" w:hAnsi="Times New Roman" w:cs="Times New Roman"/>
        </w:rPr>
      </w:pPr>
      <w:r w:rsidRPr="00DF4A65">
        <w:rPr>
          <w:rFonts w:ascii="Times New Roman" w:hAnsi="Times New Roman" w:cs="Times New Roman"/>
          <w:color w:val="auto"/>
        </w:rPr>
        <w:t xml:space="preserve">Imagen </w:t>
      </w:r>
      <w:r w:rsidRPr="00DF4A65">
        <w:rPr>
          <w:rFonts w:ascii="Times New Roman" w:hAnsi="Times New Roman" w:cs="Times New Roman"/>
          <w:color w:val="auto"/>
        </w:rPr>
        <w:fldChar w:fldCharType="begin"/>
      </w:r>
      <w:r w:rsidRPr="00DF4A65">
        <w:rPr>
          <w:rFonts w:ascii="Times New Roman" w:hAnsi="Times New Roman" w:cs="Times New Roman"/>
          <w:color w:val="auto"/>
        </w:rPr>
        <w:instrText xml:space="preserve"> SEQ Imagen \* ARABIC </w:instrText>
      </w:r>
      <w:r w:rsidRPr="00DF4A65">
        <w:rPr>
          <w:rFonts w:ascii="Times New Roman" w:hAnsi="Times New Roman" w:cs="Times New Roman"/>
          <w:color w:val="auto"/>
        </w:rPr>
        <w:fldChar w:fldCharType="separate"/>
      </w:r>
      <w:r w:rsidR="00DF4A65">
        <w:rPr>
          <w:rFonts w:ascii="Times New Roman" w:hAnsi="Times New Roman" w:cs="Times New Roman"/>
          <w:noProof/>
          <w:color w:val="auto"/>
        </w:rPr>
        <w:t>4</w:t>
      </w:r>
      <w:r w:rsidRPr="00DF4A65">
        <w:rPr>
          <w:rFonts w:ascii="Times New Roman" w:hAnsi="Times New Roman" w:cs="Times New Roman"/>
          <w:color w:val="auto"/>
        </w:rPr>
        <w:fldChar w:fldCharType="end"/>
      </w:r>
      <w:r w:rsidRPr="00DF4A65">
        <w:rPr>
          <w:rFonts w:ascii="Times New Roman" w:hAnsi="Times New Roman" w:cs="Times New Roman"/>
          <w:color w:val="auto"/>
        </w:rPr>
        <w:t xml:space="preserve">. </w:t>
      </w:r>
      <w:r>
        <w:rPr>
          <w:rFonts w:ascii="Times New Roman" w:hAnsi="Times New Roman" w:cs="Times New Roman"/>
          <w:color w:val="auto"/>
        </w:rPr>
        <w:t>Meneses Gutiérrez, J. P. (2019).</w:t>
      </w:r>
      <w:r w:rsidR="00DF4A65">
        <w:rPr>
          <w:rFonts w:ascii="Times New Roman" w:hAnsi="Times New Roman" w:cs="Times New Roman"/>
          <w:color w:val="auto"/>
        </w:rPr>
        <w:t xml:space="preserve"> Entrevista realizada a la artista Viridiana Ortiz en conversación con el investigador Rodrigo Meneses. Todo el proceso era capturado con el equipo fotográfico y de vídeo. </w:t>
      </w:r>
    </w:p>
    <w:p w14:paraId="4F935E1B" w14:textId="77777777" w:rsidR="00DF4A65" w:rsidRDefault="00DF4A65" w:rsidP="004022DD">
      <w:pPr>
        <w:spacing w:line="360" w:lineRule="auto"/>
        <w:rPr>
          <w:rFonts w:ascii="Times New Roman" w:eastAsia="Arial" w:hAnsi="Times New Roman" w:cs="Times New Roman"/>
        </w:rPr>
      </w:pPr>
    </w:p>
    <w:p w14:paraId="23625592" w14:textId="3A43A164" w:rsidR="004022DD" w:rsidRDefault="00C873AE" w:rsidP="004022DD">
      <w:pPr>
        <w:spacing w:line="360" w:lineRule="auto"/>
        <w:rPr>
          <w:rFonts w:ascii="Times New Roman" w:eastAsia="Arial" w:hAnsi="Times New Roman" w:cs="Times New Roman"/>
        </w:rPr>
      </w:pPr>
      <w:r>
        <w:rPr>
          <w:rFonts w:ascii="Times New Roman" w:eastAsia="Arial" w:hAnsi="Times New Roman" w:cs="Times New Roman"/>
        </w:rPr>
        <w:t xml:space="preserve">Finalizados los procesos de registro, la </w:t>
      </w:r>
      <w:r w:rsidR="00CB272A">
        <w:rPr>
          <w:rFonts w:ascii="Times New Roman" w:eastAsia="Arial" w:hAnsi="Times New Roman" w:cs="Times New Roman"/>
        </w:rPr>
        <w:t>estancia académica</w:t>
      </w:r>
      <w:r w:rsidR="004022DD" w:rsidRPr="004022DD">
        <w:rPr>
          <w:rFonts w:ascii="Times New Roman" w:eastAsia="Arial" w:hAnsi="Times New Roman" w:cs="Times New Roman"/>
        </w:rPr>
        <w:t xml:space="preserve"> culminó con la edición de los v</w:t>
      </w:r>
      <w:r w:rsidR="00CB272A">
        <w:rPr>
          <w:rFonts w:ascii="Times New Roman" w:eastAsia="Arial" w:hAnsi="Times New Roman" w:cs="Times New Roman"/>
        </w:rPr>
        <w:t>í</w:t>
      </w:r>
      <w:r w:rsidR="004022DD" w:rsidRPr="004022DD">
        <w:rPr>
          <w:rFonts w:ascii="Times New Roman" w:eastAsia="Arial" w:hAnsi="Times New Roman" w:cs="Times New Roman"/>
        </w:rPr>
        <w:t>deos, unific</w:t>
      </w:r>
      <w:r w:rsidR="009E3FE9">
        <w:rPr>
          <w:rFonts w:ascii="Times New Roman" w:eastAsia="Arial" w:hAnsi="Times New Roman" w:cs="Times New Roman"/>
        </w:rPr>
        <w:t>ados</w:t>
      </w:r>
      <w:r w:rsidR="004022DD" w:rsidRPr="004022DD">
        <w:rPr>
          <w:rFonts w:ascii="Times New Roman" w:eastAsia="Arial" w:hAnsi="Times New Roman" w:cs="Times New Roman"/>
        </w:rPr>
        <w:t xml:space="preserve"> con </w:t>
      </w:r>
      <w:r w:rsidR="009E3FE9">
        <w:rPr>
          <w:rFonts w:ascii="Times New Roman" w:eastAsia="Arial" w:hAnsi="Times New Roman" w:cs="Times New Roman"/>
        </w:rPr>
        <w:t>el</w:t>
      </w:r>
      <w:r w:rsidR="004022DD" w:rsidRPr="004022DD">
        <w:rPr>
          <w:rFonts w:ascii="Times New Roman" w:eastAsia="Arial" w:hAnsi="Times New Roman" w:cs="Times New Roman"/>
        </w:rPr>
        <w:t xml:space="preserve"> mismo criterio de montaje</w:t>
      </w:r>
      <w:r w:rsidR="009E3FE9">
        <w:rPr>
          <w:rFonts w:ascii="Times New Roman" w:eastAsia="Arial" w:hAnsi="Times New Roman" w:cs="Times New Roman"/>
        </w:rPr>
        <w:t>, la t</w:t>
      </w:r>
      <w:r w:rsidR="009E3FE9" w:rsidRPr="004022DD">
        <w:rPr>
          <w:rFonts w:ascii="Times New Roman" w:eastAsia="Arial" w:hAnsi="Times New Roman" w:cs="Times New Roman"/>
        </w:rPr>
        <w:t xml:space="preserve">ranscripción de las entrevistas para </w:t>
      </w:r>
      <w:r w:rsidR="009E3FE9">
        <w:rPr>
          <w:rFonts w:ascii="Times New Roman" w:eastAsia="Arial" w:hAnsi="Times New Roman" w:cs="Times New Roman"/>
        </w:rPr>
        <w:t xml:space="preserve">su posterior </w:t>
      </w:r>
      <w:r w:rsidR="009E3FE9" w:rsidRPr="004022DD">
        <w:rPr>
          <w:rFonts w:ascii="Times New Roman" w:eastAsia="Arial" w:hAnsi="Times New Roman" w:cs="Times New Roman"/>
        </w:rPr>
        <w:t>análisis textual</w:t>
      </w:r>
      <w:r>
        <w:rPr>
          <w:rFonts w:ascii="Times New Roman" w:eastAsia="Arial" w:hAnsi="Times New Roman" w:cs="Times New Roman"/>
        </w:rPr>
        <w:t xml:space="preserve">, </w:t>
      </w:r>
      <w:r w:rsidR="009E3FE9">
        <w:rPr>
          <w:rFonts w:ascii="Times New Roman" w:eastAsia="Arial" w:hAnsi="Times New Roman" w:cs="Times New Roman"/>
        </w:rPr>
        <w:t xml:space="preserve">la </w:t>
      </w:r>
      <w:r w:rsidR="009E3FE9" w:rsidRPr="004022DD">
        <w:rPr>
          <w:rFonts w:ascii="Times New Roman" w:eastAsia="Arial" w:hAnsi="Times New Roman" w:cs="Times New Roman"/>
        </w:rPr>
        <w:t xml:space="preserve">elaboración de fichas </w:t>
      </w:r>
      <w:r w:rsidR="00B27FE6">
        <w:rPr>
          <w:rFonts w:ascii="Times New Roman" w:eastAsia="Arial" w:hAnsi="Times New Roman" w:cs="Times New Roman"/>
        </w:rPr>
        <w:t>y,</w:t>
      </w:r>
      <w:r>
        <w:rPr>
          <w:rFonts w:ascii="Times New Roman" w:eastAsia="Arial" w:hAnsi="Times New Roman" w:cs="Times New Roman"/>
        </w:rPr>
        <w:t xml:space="preserve"> </w:t>
      </w:r>
      <w:r w:rsidR="00B27FE6">
        <w:rPr>
          <w:rFonts w:ascii="Times New Roman" w:eastAsia="Arial" w:hAnsi="Times New Roman" w:cs="Times New Roman"/>
        </w:rPr>
        <w:t xml:space="preserve">en definitiva, </w:t>
      </w:r>
      <w:r>
        <w:rPr>
          <w:rFonts w:ascii="Times New Roman" w:eastAsia="Arial" w:hAnsi="Times New Roman" w:cs="Times New Roman"/>
        </w:rPr>
        <w:t xml:space="preserve">la conformación de una carpeta o archivo de artista por cada uno de los </w:t>
      </w:r>
      <w:r w:rsidR="00B27FE6">
        <w:rPr>
          <w:rFonts w:ascii="Times New Roman" w:eastAsia="Arial" w:hAnsi="Times New Roman" w:cs="Times New Roman"/>
        </w:rPr>
        <w:t>invitados</w:t>
      </w:r>
      <w:r>
        <w:rPr>
          <w:rFonts w:ascii="Times New Roman" w:eastAsia="Arial" w:hAnsi="Times New Roman" w:cs="Times New Roman"/>
        </w:rPr>
        <w:t>.</w:t>
      </w:r>
      <w:r w:rsidR="009E3FE9" w:rsidRPr="00B27FE6">
        <w:rPr>
          <w:rFonts w:ascii="Times New Roman" w:eastAsia="Arial" w:hAnsi="Times New Roman" w:cs="Times New Roman"/>
        </w:rPr>
        <w:t xml:space="preserve"> </w:t>
      </w:r>
      <w:r w:rsidR="004022DD" w:rsidRPr="00B27FE6">
        <w:rPr>
          <w:rFonts w:ascii="Times New Roman" w:eastAsia="Arial" w:hAnsi="Times New Roman" w:cs="Times New Roman"/>
        </w:rPr>
        <w:t xml:space="preserve">Todos estos archivos </w:t>
      </w:r>
      <w:r w:rsidR="00B27FE6">
        <w:rPr>
          <w:rFonts w:ascii="Times New Roman" w:eastAsia="Arial" w:hAnsi="Times New Roman" w:cs="Times New Roman"/>
        </w:rPr>
        <w:t xml:space="preserve">deben </w:t>
      </w:r>
      <w:r w:rsidR="004022DD" w:rsidRPr="00B27FE6">
        <w:rPr>
          <w:rFonts w:ascii="Times New Roman" w:eastAsia="Arial" w:hAnsi="Times New Roman" w:cs="Times New Roman"/>
        </w:rPr>
        <w:t>nutr</w:t>
      </w:r>
      <w:r w:rsidR="00B27FE6">
        <w:rPr>
          <w:rFonts w:ascii="Times New Roman" w:eastAsia="Arial" w:hAnsi="Times New Roman" w:cs="Times New Roman"/>
        </w:rPr>
        <w:t>ir</w:t>
      </w:r>
      <w:r w:rsidR="004022DD" w:rsidRPr="00B27FE6">
        <w:rPr>
          <w:rFonts w:ascii="Times New Roman" w:eastAsia="Arial" w:hAnsi="Times New Roman" w:cs="Times New Roman"/>
        </w:rPr>
        <w:t xml:space="preserve"> la base datos</w:t>
      </w:r>
      <w:r w:rsidR="00B27FE6">
        <w:rPr>
          <w:rFonts w:ascii="Times New Roman" w:eastAsia="Arial" w:hAnsi="Times New Roman" w:cs="Times New Roman"/>
        </w:rPr>
        <w:t xml:space="preserve">, dándole orden y coherencia a la </w:t>
      </w:r>
      <w:r w:rsidR="004022DD" w:rsidRPr="00B27FE6">
        <w:rPr>
          <w:rFonts w:ascii="Times New Roman" w:eastAsia="Arial" w:hAnsi="Times New Roman" w:cs="Times New Roman"/>
        </w:rPr>
        <w:t xml:space="preserve">información </w:t>
      </w:r>
      <w:r w:rsidR="00B27FE6">
        <w:rPr>
          <w:rFonts w:ascii="Times New Roman" w:eastAsia="Arial" w:hAnsi="Times New Roman" w:cs="Times New Roman"/>
        </w:rPr>
        <w:t xml:space="preserve">recabada </w:t>
      </w:r>
      <w:r w:rsidR="004022DD" w:rsidRPr="00B27FE6">
        <w:rPr>
          <w:rFonts w:ascii="Times New Roman" w:eastAsia="Arial" w:hAnsi="Times New Roman" w:cs="Times New Roman"/>
        </w:rPr>
        <w:t>para futuras consultas.</w:t>
      </w:r>
    </w:p>
    <w:p w14:paraId="03539D81" w14:textId="460A32BC" w:rsidR="00DF4A65" w:rsidRDefault="00E1098E" w:rsidP="00E1098E">
      <w:pPr>
        <w:spacing w:line="360" w:lineRule="auto"/>
        <w:rPr>
          <w:rFonts w:ascii="Times New Roman" w:eastAsia="Arial" w:hAnsi="Times New Roman" w:cs="Times New Roman"/>
        </w:rPr>
      </w:pPr>
      <w:r w:rsidRPr="00E1098E">
        <w:rPr>
          <w:rFonts w:ascii="Times New Roman" w:eastAsia="Arial" w:hAnsi="Times New Roman" w:cs="Times New Roman"/>
        </w:rPr>
        <w:lastRenderedPageBreak/>
        <w:t>En cuanto al análisis de los primeros resultados, se observaron algunos fenómenos de interés para el estudio del arte contemporáneo y su conservación. En primer lugar, muchos de los artistas entrevistados cuentan con formación académica. En este caso, el perfil de los autores destaca por su juventud y por su acercamiento a las escuelas de arte locales, como el Instituto Potosino de Bellas Artes (IPBA)</w:t>
      </w:r>
      <w:r>
        <w:rPr>
          <w:rFonts w:ascii="Times New Roman" w:eastAsia="Arial" w:hAnsi="Times New Roman" w:cs="Times New Roman"/>
        </w:rPr>
        <w:t xml:space="preserve">, la Escuela </w:t>
      </w:r>
      <w:r w:rsidRPr="00E1098E">
        <w:rPr>
          <w:rFonts w:ascii="Times New Roman" w:eastAsia="Arial" w:hAnsi="Times New Roman" w:cs="Times New Roman"/>
        </w:rPr>
        <w:t xml:space="preserve">Estatal </w:t>
      </w:r>
      <w:r>
        <w:rPr>
          <w:rFonts w:ascii="Times New Roman" w:eastAsia="Arial" w:hAnsi="Times New Roman" w:cs="Times New Roman"/>
        </w:rPr>
        <w:t>de Artes Plásticas o el Centro</w:t>
      </w:r>
      <w:r w:rsidRPr="00E1098E">
        <w:rPr>
          <w:rFonts w:ascii="Times New Roman" w:eastAsia="Arial" w:hAnsi="Times New Roman" w:cs="Times New Roman"/>
        </w:rPr>
        <w:t xml:space="preserve"> Universitario de las Artes</w:t>
      </w:r>
      <w:r w:rsidR="00EC770E">
        <w:rPr>
          <w:rFonts w:ascii="Times New Roman" w:eastAsia="Arial" w:hAnsi="Times New Roman" w:cs="Times New Roman"/>
        </w:rPr>
        <w:t xml:space="preserve"> (CUART)</w:t>
      </w:r>
      <w:r w:rsidRPr="00E1098E">
        <w:rPr>
          <w:rFonts w:ascii="Times New Roman" w:eastAsia="Arial" w:hAnsi="Times New Roman" w:cs="Times New Roman"/>
        </w:rPr>
        <w:t>, espacios de formación que empeza</w:t>
      </w:r>
      <w:r w:rsidR="00894221">
        <w:rPr>
          <w:rFonts w:ascii="Times New Roman" w:eastAsia="Arial" w:hAnsi="Times New Roman" w:cs="Times New Roman"/>
        </w:rPr>
        <w:t>ro</w:t>
      </w:r>
      <w:r w:rsidRPr="00E1098E">
        <w:rPr>
          <w:rFonts w:ascii="Times New Roman" w:eastAsia="Arial" w:hAnsi="Times New Roman" w:cs="Times New Roman"/>
        </w:rPr>
        <w:t xml:space="preserve">n a implementar programas de enseñanza en arte contemporáneo </w:t>
      </w:r>
      <w:r>
        <w:rPr>
          <w:rFonts w:ascii="Times New Roman" w:eastAsia="Arial" w:hAnsi="Times New Roman" w:cs="Times New Roman"/>
        </w:rPr>
        <w:t>desde finales del siglo XX, los más longevos, hasta las primeras décadas del XXI</w:t>
      </w:r>
      <w:r w:rsidRPr="00E1098E">
        <w:rPr>
          <w:rFonts w:ascii="Times New Roman" w:eastAsia="Arial" w:hAnsi="Times New Roman" w:cs="Times New Roman"/>
        </w:rPr>
        <w:t xml:space="preserve">. En segundo lugar, destaca entre los autores la preferencia por las disciplinas artísticas más conceptuales y de difícil conservación, como es el caso del </w:t>
      </w:r>
      <w:r w:rsidRPr="00EC770E">
        <w:rPr>
          <w:rFonts w:ascii="Times New Roman" w:eastAsia="Arial" w:hAnsi="Times New Roman" w:cs="Times New Roman"/>
          <w:iCs/>
        </w:rPr>
        <w:t>performance</w:t>
      </w:r>
      <w:r w:rsidRPr="00E1098E">
        <w:rPr>
          <w:rFonts w:ascii="Times New Roman" w:eastAsia="Arial" w:hAnsi="Times New Roman" w:cs="Times New Roman"/>
        </w:rPr>
        <w:t xml:space="preserve">, la instalación, el arte digital y sonoro, o todas aquellas propuestas relacionadas con </w:t>
      </w:r>
      <w:r>
        <w:rPr>
          <w:rFonts w:ascii="Times New Roman" w:eastAsia="Arial" w:hAnsi="Times New Roman" w:cs="Times New Roman"/>
        </w:rPr>
        <w:t>los ‘medios expandidos’</w:t>
      </w:r>
      <w:r w:rsidR="00DF4A65">
        <w:rPr>
          <w:rFonts w:ascii="Times New Roman" w:eastAsia="Arial" w:hAnsi="Times New Roman" w:cs="Times New Roman"/>
        </w:rPr>
        <w:t xml:space="preserve"> (</w:t>
      </w:r>
      <w:r w:rsidR="00DF4A65" w:rsidRPr="00DF4A65">
        <w:rPr>
          <w:rFonts w:ascii="Times New Roman" w:eastAsia="Arial" w:hAnsi="Times New Roman" w:cs="Times New Roman"/>
          <w:i/>
          <w:iCs/>
        </w:rPr>
        <w:t>Imagen 5</w:t>
      </w:r>
      <w:r w:rsidR="00DF4A65">
        <w:rPr>
          <w:rFonts w:ascii="Times New Roman" w:eastAsia="Arial" w:hAnsi="Times New Roman" w:cs="Times New Roman"/>
        </w:rPr>
        <w:t>)</w:t>
      </w:r>
      <w:r w:rsidRPr="00E1098E">
        <w:rPr>
          <w:rFonts w:ascii="Times New Roman" w:eastAsia="Arial" w:hAnsi="Times New Roman" w:cs="Times New Roman"/>
        </w:rPr>
        <w:t>.</w:t>
      </w:r>
    </w:p>
    <w:p w14:paraId="2E6E2B75" w14:textId="046D8796" w:rsidR="00DF4A65" w:rsidRDefault="00DF4A65" w:rsidP="00E1098E">
      <w:pPr>
        <w:spacing w:line="360" w:lineRule="auto"/>
        <w:rPr>
          <w:rFonts w:ascii="Times New Roman" w:eastAsia="Arial" w:hAnsi="Times New Roman" w:cs="Times New Roman"/>
        </w:rPr>
      </w:pPr>
    </w:p>
    <w:p w14:paraId="58E43699" w14:textId="77777777" w:rsidR="00DF4A65" w:rsidRDefault="00DF4A65" w:rsidP="00B301AD">
      <w:pPr>
        <w:keepNext/>
        <w:spacing w:line="360" w:lineRule="auto"/>
        <w:jc w:val="center"/>
      </w:pPr>
      <w:r>
        <w:rPr>
          <w:rFonts w:ascii="Times New Roman" w:eastAsia="Arial" w:hAnsi="Times New Roman" w:cs="Times New Roman"/>
          <w:noProof/>
        </w:rPr>
        <w:drawing>
          <wp:inline distT="0" distB="0" distL="0" distR="0" wp14:anchorId="7E49512E" wp14:editId="5A0C76BD">
            <wp:extent cx="6438522" cy="4297680"/>
            <wp:effectExtent l="0" t="0" r="635" b="7620"/>
            <wp:docPr id="6" name="Imagen 6" descr="Un puente en el ca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Un puente en el campo&#10;&#10;Descripción generada automáticament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43315" cy="4300879"/>
                    </a:xfrm>
                    <a:prstGeom prst="rect">
                      <a:avLst/>
                    </a:prstGeom>
                  </pic:spPr>
                </pic:pic>
              </a:graphicData>
            </a:graphic>
          </wp:inline>
        </w:drawing>
      </w:r>
    </w:p>
    <w:p w14:paraId="78F7421B" w14:textId="279429F1" w:rsidR="00DF4A65" w:rsidRDefault="00DF4A65" w:rsidP="00DF4A65">
      <w:pPr>
        <w:pStyle w:val="Descripcin"/>
        <w:jc w:val="center"/>
        <w:rPr>
          <w:rFonts w:ascii="Times New Roman" w:hAnsi="Times New Roman" w:cs="Times New Roman"/>
          <w:color w:val="auto"/>
        </w:rPr>
      </w:pPr>
      <w:r w:rsidRPr="00DF4A65">
        <w:rPr>
          <w:rFonts w:ascii="Times New Roman" w:hAnsi="Times New Roman" w:cs="Times New Roman"/>
          <w:color w:val="auto"/>
        </w:rPr>
        <w:t xml:space="preserve">Imagen </w:t>
      </w:r>
      <w:r w:rsidRPr="00DF4A65">
        <w:rPr>
          <w:rFonts w:ascii="Times New Roman" w:hAnsi="Times New Roman" w:cs="Times New Roman"/>
          <w:color w:val="auto"/>
        </w:rPr>
        <w:fldChar w:fldCharType="begin"/>
      </w:r>
      <w:r w:rsidRPr="00DF4A65">
        <w:rPr>
          <w:rFonts w:ascii="Times New Roman" w:hAnsi="Times New Roman" w:cs="Times New Roman"/>
          <w:color w:val="auto"/>
        </w:rPr>
        <w:instrText xml:space="preserve"> SEQ Imagen \* ARABIC </w:instrText>
      </w:r>
      <w:r w:rsidRPr="00DF4A65">
        <w:rPr>
          <w:rFonts w:ascii="Times New Roman" w:hAnsi="Times New Roman" w:cs="Times New Roman"/>
          <w:color w:val="auto"/>
        </w:rPr>
        <w:fldChar w:fldCharType="separate"/>
      </w:r>
      <w:r w:rsidRPr="00DF4A65">
        <w:rPr>
          <w:rFonts w:ascii="Times New Roman" w:hAnsi="Times New Roman" w:cs="Times New Roman"/>
          <w:noProof/>
          <w:color w:val="auto"/>
        </w:rPr>
        <w:t>5</w:t>
      </w:r>
      <w:r w:rsidRPr="00DF4A65">
        <w:rPr>
          <w:rFonts w:ascii="Times New Roman" w:hAnsi="Times New Roman" w:cs="Times New Roman"/>
          <w:color w:val="auto"/>
        </w:rPr>
        <w:fldChar w:fldCharType="end"/>
      </w:r>
      <w:r>
        <w:rPr>
          <w:rFonts w:ascii="Times New Roman" w:hAnsi="Times New Roman" w:cs="Times New Roman"/>
          <w:color w:val="auto"/>
        </w:rPr>
        <w:t xml:space="preserve">. Tercero, J. (2015). Me llamo rojo. </w:t>
      </w:r>
      <w:r w:rsidR="00B301AD">
        <w:rPr>
          <w:rFonts w:ascii="Times New Roman" w:hAnsi="Times New Roman" w:cs="Times New Roman"/>
          <w:color w:val="auto"/>
        </w:rPr>
        <w:t>Est</w:t>
      </w:r>
      <w:r>
        <w:rPr>
          <w:rFonts w:ascii="Times New Roman" w:hAnsi="Times New Roman" w:cs="Times New Roman"/>
          <w:color w:val="auto"/>
        </w:rPr>
        <w:t xml:space="preserve">a obra </w:t>
      </w:r>
      <w:r w:rsidR="00B301AD">
        <w:rPr>
          <w:rFonts w:ascii="Times New Roman" w:hAnsi="Times New Roman" w:cs="Times New Roman"/>
          <w:color w:val="auto"/>
        </w:rPr>
        <w:t xml:space="preserve">puede </w:t>
      </w:r>
      <w:r>
        <w:rPr>
          <w:rFonts w:ascii="Times New Roman" w:hAnsi="Times New Roman" w:cs="Times New Roman"/>
          <w:color w:val="auto"/>
        </w:rPr>
        <w:t>ejemplifica</w:t>
      </w:r>
      <w:r w:rsidR="00B301AD">
        <w:rPr>
          <w:rFonts w:ascii="Times New Roman" w:hAnsi="Times New Roman" w:cs="Times New Roman"/>
          <w:color w:val="auto"/>
        </w:rPr>
        <w:t>r</w:t>
      </w:r>
      <w:r>
        <w:rPr>
          <w:rFonts w:ascii="Times New Roman" w:hAnsi="Times New Roman" w:cs="Times New Roman"/>
          <w:color w:val="auto"/>
        </w:rPr>
        <w:t xml:space="preserve"> </w:t>
      </w:r>
      <w:r w:rsidR="00B301AD">
        <w:rPr>
          <w:rFonts w:ascii="Times New Roman" w:hAnsi="Times New Roman" w:cs="Times New Roman"/>
          <w:color w:val="auto"/>
        </w:rPr>
        <w:t>la idea de ‘imagen expandida’ en el arte contemporáneo.</w:t>
      </w:r>
    </w:p>
    <w:p w14:paraId="7A19D438" w14:textId="77777777" w:rsidR="00B301AD" w:rsidRPr="00B301AD" w:rsidRDefault="00B301AD" w:rsidP="00B301AD"/>
    <w:p w14:paraId="23FA02B6" w14:textId="60335E21" w:rsidR="00E1098E" w:rsidRPr="00E1098E" w:rsidRDefault="005A5146" w:rsidP="00E1098E">
      <w:pPr>
        <w:spacing w:line="360" w:lineRule="auto"/>
        <w:rPr>
          <w:rFonts w:ascii="Times New Roman" w:eastAsia="Arial" w:hAnsi="Times New Roman" w:cs="Times New Roman"/>
        </w:rPr>
      </w:pPr>
      <w:r w:rsidRPr="004022DD">
        <w:rPr>
          <w:rFonts w:ascii="Times New Roman" w:eastAsia="Arial" w:hAnsi="Times New Roman" w:cs="Times New Roman"/>
        </w:rPr>
        <w:t xml:space="preserve">La producción artística en San Luis Potosí, desde el año 2000 ha tenido una paulatina transición de los medios tradicionales </w:t>
      </w:r>
      <w:r>
        <w:rPr>
          <w:rFonts w:ascii="Times New Roman" w:eastAsia="Arial" w:hAnsi="Times New Roman" w:cs="Times New Roman"/>
        </w:rPr>
        <w:t xml:space="preserve">hacia los </w:t>
      </w:r>
      <w:r w:rsidRPr="004022DD">
        <w:rPr>
          <w:rFonts w:ascii="Times New Roman" w:eastAsia="Arial" w:hAnsi="Times New Roman" w:cs="Times New Roman"/>
        </w:rPr>
        <w:t>soportes expandidos, aunque técnicas como la pintura, el grabado</w:t>
      </w:r>
      <w:r w:rsidR="00894221">
        <w:rPr>
          <w:rFonts w:ascii="Times New Roman" w:eastAsia="Arial" w:hAnsi="Times New Roman" w:cs="Times New Roman"/>
        </w:rPr>
        <w:t xml:space="preserve"> </w:t>
      </w:r>
      <w:r w:rsidRPr="004022DD">
        <w:rPr>
          <w:rFonts w:ascii="Times New Roman" w:eastAsia="Arial" w:hAnsi="Times New Roman" w:cs="Times New Roman"/>
        </w:rPr>
        <w:t xml:space="preserve">o la escultura siguen teniendo una gran </w:t>
      </w:r>
      <w:r w:rsidR="00894221">
        <w:rPr>
          <w:rFonts w:ascii="Times New Roman" w:eastAsia="Arial" w:hAnsi="Times New Roman" w:cs="Times New Roman"/>
        </w:rPr>
        <w:t>relevancia</w:t>
      </w:r>
      <w:r w:rsidRPr="004022DD">
        <w:rPr>
          <w:rFonts w:ascii="Times New Roman" w:eastAsia="Arial" w:hAnsi="Times New Roman" w:cs="Times New Roman"/>
        </w:rPr>
        <w:t>.</w:t>
      </w:r>
      <w:r>
        <w:rPr>
          <w:rFonts w:ascii="Times New Roman" w:eastAsia="Arial" w:hAnsi="Times New Roman" w:cs="Times New Roman"/>
        </w:rPr>
        <w:t xml:space="preserve"> </w:t>
      </w:r>
      <w:r w:rsidR="00E1098E" w:rsidRPr="00E1098E">
        <w:rPr>
          <w:rFonts w:ascii="Times New Roman" w:eastAsia="Arial" w:hAnsi="Times New Roman" w:cs="Times New Roman"/>
        </w:rPr>
        <w:t xml:space="preserve">También se observó una remarcable presencia del arte urbano y la fotografía autoral, que cuenta con un </w:t>
      </w:r>
      <w:r w:rsidR="00894221">
        <w:rPr>
          <w:rFonts w:ascii="Times New Roman" w:eastAsia="Arial" w:hAnsi="Times New Roman" w:cs="Times New Roman"/>
        </w:rPr>
        <w:t>buen</w:t>
      </w:r>
      <w:r w:rsidR="00E1098E" w:rsidRPr="00E1098E">
        <w:rPr>
          <w:rFonts w:ascii="Times New Roman" w:eastAsia="Arial" w:hAnsi="Times New Roman" w:cs="Times New Roman"/>
        </w:rPr>
        <w:t xml:space="preserve"> desarrollo en el estado y el resto del país. En lo que respecta a la conservación y restauración, muchos de los autores afirmaron no tener un conocimiento específico de la disciplina y no manejar criterios de actuación con respecto al cuidado de sus obras. En general su opinión no está bien formada y llegan a considerar que no han tenido excesivo interés por este tipo de cuestiones.</w:t>
      </w:r>
      <w:r w:rsidR="00EC770E">
        <w:rPr>
          <w:rFonts w:ascii="Times New Roman" w:eastAsia="Arial" w:hAnsi="Times New Roman" w:cs="Times New Roman"/>
        </w:rPr>
        <w:t xml:space="preserve"> </w:t>
      </w:r>
      <w:r w:rsidR="00E1098E">
        <w:rPr>
          <w:rFonts w:ascii="Times New Roman" w:eastAsia="Arial" w:hAnsi="Times New Roman" w:cs="Times New Roman"/>
        </w:rPr>
        <w:t xml:space="preserve">Algunos </w:t>
      </w:r>
      <w:r w:rsidR="00894221">
        <w:rPr>
          <w:rFonts w:ascii="Times New Roman" w:eastAsia="Arial" w:hAnsi="Times New Roman" w:cs="Times New Roman"/>
        </w:rPr>
        <w:t xml:space="preserve">autores </w:t>
      </w:r>
      <w:r w:rsidR="00E1098E">
        <w:rPr>
          <w:rFonts w:ascii="Times New Roman" w:eastAsia="Arial" w:hAnsi="Times New Roman" w:cs="Times New Roman"/>
        </w:rPr>
        <w:t>c</w:t>
      </w:r>
      <w:r w:rsidR="00E1098E" w:rsidRPr="00E1098E">
        <w:rPr>
          <w:rFonts w:ascii="Times New Roman" w:eastAsia="Arial" w:hAnsi="Times New Roman" w:cs="Times New Roman"/>
        </w:rPr>
        <w:t>onsidera</w:t>
      </w:r>
      <w:r w:rsidR="00E1098E">
        <w:rPr>
          <w:rFonts w:ascii="Times New Roman" w:eastAsia="Arial" w:hAnsi="Times New Roman" w:cs="Times New Roman"/>
        </w:rPr>
        <w:t>ro</w:t>
      </w:r>
      <w:r w:rsidR="00E1098E" w:rsidRPr="00E1098E">
        <w:rPr>
          <w:rFonts w:ascii="Times New Roman" w:eastAsia="Arial" w:hAnsi="Times New Roman" w:cs="Times New Roman"/>
        </w:rPr>
        <w:t>n que la inmediatez de su trabajo no les permit</w:t>
      </w:r>
      <w:r w:rsidR="00E1098E">
        <w:rPr>
          <w:rFonts w:ascii="Times New Roman" w:eastAsia="Arial" w:hAnsi="Times New Roman" w:cs="Times New Roman"/>
        </w:rPr>
        <w:t>ía</w:t>
      </w:r>
      <w:r w:rsidR="00E1098E" w:rsidRPr="00E1098E">
        <w:rPr>
          <w:rFonts w:ascii="Times New Roman" w:eastAsia="Arial" w:hAnsi="Times New Roman" w:cs="Times New Roman"/>
        </w:rPr>
        <w:t xml:space="preserve"> atender cuestiones básicas de </w:t>
      </w:r>
      <w:r w:rsidR="00E1098E" w:rsidRPr="00E1098E">
        <w:rPr>
          <w:rFonts w:ascii="Times New Roman" w:eastAsia="Arial" w:hAnsi="Times New Roman" w:cs="Times New Roman"/>
        </w:rPr>
        <w:lastRenderedPageBreak/>
        <w:t>conservación</w:t>
      </w:r>
      <w:r w:rsidR="00894221">
        <w:rPr>
          <w:rFonts w:ascii="Times New Roman" w:eastAsia="Arial" w:hAnsi="Times New Roman" w:cs="Times New Roman"/>
        </w:rPr>
        <w:t>, por ejemplo,</w:t>
      </w:r>
      <w:r w:rsidR="00E1098E" w:rsidRPr="00E1098E">
        <w:rPr>
          <w:rFonts w:ascii="Times New Roman" w:eastAsia="Arial" w:hAnsi="Times New Roman" w:cs="Times New Roman"/>
        </w:rPr>
        <w:t xml:space="preserve"> durante los procesos de creación y producción, así como en los traslados, ex</w:t>
      </w:r>
      <w:r w:rsidR="00E1098E">
        <w:rPr>
          <w:rFonts w:ascii="Times New Roman" w:eastAsia="Arial" w:hAnsi="Times New Roman" w:cs="Times New Roman"/>
        </w:rPr>
        <w:t>hibi</w:t>
      </w:r>
      <w:r w:rsidR="00E1098E" w:rsidRPr="00E1098E">
        <w:rPr>
          <w:rFonts w:ascii="Times New Roman" w:eastAsia="Arial" w:hAnsi="Times New Roman" w:cs="Times New Roman"/>
        </w:rPr>
        <w:t xml:space="preserve">ción y almacenaje de </w:t>
      </w:r>
      <w:r w:rsidR="00894221">
        <w:rPr>
          <w:rFonts w:ascii="Times New Roman" w:eastAsia="Arial" w:hAnsi="Times New Roman" w:cs="Times New Roman"/>
        </w:rPr>
        <w:t>su</w:t>
      </w:r>
      <w:r w:rsidR="00E1098E">
        <w:rPr>
          <w:rFonts w:ascii="Times New Roman" w:eastAsia="Arial" w:hAnsi="Times New Roman" w:cs="Times New Roman"/>
        </w:rPr>
        <w:t>s obras</w:t>
      </w:r>
      <w:r w:rsidR="00E1098E" w:rsidRPr="00E1098E">
        <w:rPr>
          <w:rFonts w:ascii="Times New Roman" w:eastAsia="Arial" w:hAnsi="Times New Roman" w:cs="Times New Roman"/>
        </w:rPr>
        <w:t>.</w:t>
      </w:r>
    </w:p>
    <w:p w14:paraId="5D711313" w14:textId="77777777" w:rsidR="002B36BA" w:rsidRPr="00B27FE6" w:rsidRDefault="002B36BA" w:rsidP="002B36BA">
      <w:pPr>
        <w:spacing w:line="360" w:lineRule="auto"/>
        <w:rPr>
          <w:rFonts w:ascii="Times New Roman" w:eastAsia="Arial" w:hAnsi="Times New Roman" w:cs="Times New Roman"/>
          <w:b/>
          <w:bCs/>
        </w:rPr>
      </w:pPr>
      <w:r w:rsidRPr="00B27FE6">
        <w:rPr>
          <w:rFonts w:ascii="Times New Roman" w:eastAsia="Arial" w:hAnsi="Times New Roman" w:cs="Times New Roman"/>
          <w:b/>
          <w:bCs/>
        </w:rPr>
        <w:t>Conclusiones</w:t>
      </w:r>
    </w:p>
    <w:p w14:paraId="63FB8BE8" w14:textId="05C488D2" w:rsidR="00426A7D" w:rsidRDefault="00B86317" w:rsidP="004022DD">
      <w:pPr>
        <w:spacing w:line="360" w:lineRule="auto"/>
        <w:rPr>
          <w:rFonts w:ascii="Times New Roman" w:eastAsia="Arial" w:hAnsi="Times New Roman" w:cs="Times New Roman"/>
        </w:rPr>
      </w:pPr>
      <w:r>
        <w:rPr>
          <w:rFonts w:ascii="Times New Roman" w:eastAsia="Arial" w:hAnsi="Times New Roman" w:cs="Times New Roman"/>
        </w:rPr>
        <w:t>La disciplina de la conservación y la restauración</w:t>
      </w:r>
      <w:r w:rsidR="000F76FF">
        <w:rPr>
          <w:rFonts w:ascii="Times New Roman" w:eastAsia="Arial" w:hAnsi="Times New Roman" w:cs="Times New Roman"/>
        </w:rPr>
        <w:t xml:space="preserve"> de los bienes culturales</w:t>
      </w:r>
      <w:r>
        <w:rPr>
          <w:rFonts w:ascii="Times New Roman" w:eastAsia="Arial" w:hAnsi="Times New Roman" w:cs="Times New Roman"/>
        </w:rPr>
        <w:t xml:space="preserve"> plantea desde hace unos años que, al igual que sucede </w:t>
      </w:r>
      <w:r w:rsidR="000F76FF">
        <w:rPr>
          <w:rFonts w:ascii="Times New Roman" w:eastAsia="Arial" w:hAnsi="Times New Roman" w:cs="Times New Roman"/>
        </w:rPr>
        <w:t>co</w:t>
      </w:r>
      <w:r>
        <w:rPr>
          <w:rFonts w:ascii="Times New Roman" w:eastAsia="Arial" w:hAnsi="Times New Roman" w:cs="Times New Roman"/>
        </w:rPr>
        <w:t xml:space="preserve">n el arte tradicional, </w:t>
      </w:r>
      <w:r w:rsidR="000F76FF">
        <w:rPr>
          <w:rFonts w:ascii="Times New Roman" w:eastAsia="Arial" w:hAnsi="Times New Roman" w:cs="Times New Roman"/>
        </w:rPr>
        <w:t>conservar</w:t>
      </w:r>
      <w:r>
        <w:rPr>
          <w:rFonts w:ascii="Times New Roman" w:eastAsia="Arial" w:hAnsi="Times New Roman" w:cs="Times New Roman"/>
        </w:rPr>
        <w:t xml:space="preserve"> el arte contemporáneo debe entenderse </w:t>
      </w:r>
      <w:r w:rsidR="000F76FF">
        <w:rPr>
          <w:rFonts w:ascii="Times New Roman" w:eastAsia="Arial" w:hAnsi="Times New Roman" w:cs="Times New Roman"/>
        </w:rPr>
        <w:t>como una labor</w:t>
      </w:r>
      <w:r>
        <w:rPr>
          <w:rFonts w:ascii="Times New Roman" w:eastAsia="Arial" w:hAnsi="Times New Roman" w:cs="Times New Roman"/>
        </w:rPr>
        <w:t xml:space="preserve"> </w:t>
      </w:r>
      <w:r w:rsidR="000F76FF">
        <w:rPr>
          <w:rFonts w:ascii="Times New Roman" w:eastAsia="Arial" w:hAnsi="Times New Roman" w:cs="Times New Roman"/>
        </w:rPr>
        <w:t>de</w:t>
      </w:r>
      <w:r>
        <w:rPr>
          <w:rFonts w:ascii="Times New Roman" w:eastAsia="Arial" w:hAnsi="Times New Roman" w:cs="Times New Roman"/>
        </w:rPr>
        <w:t xml:space="preserve"> </w:t>
      </w:r>
      <w:r w:rsidR="000F76FF">
        <w:rPr>
          <w:rFonts w:ascii="Times New Roman" w:eastAsia="Arial" w:hAnsi="Times New Roman" w:cs="Times New Roman"/>
        </w:rPr>
        <w:t>prevención</w:t>
      </w:r>
      <w:r>
        <w:rPr>
          <w:rFonts w:ascii="Times New Roman" w:eastAsia="Arial" w:hAnsi="Times New Roman" w:cs="Times New Roman"/>
        </w:rPr>
        <w:t xml:space="preserve"> y </w:t>
      </w:r>
      <w:r w:rsidR="000F76FF">
        <w:rPr>
          <w:rFonts w:ascii="Times New Roman" w:eastAsia="Arial" w:hAnsi="Times New Roman" w:cs="Times New Roman"/>
        </w:rPr>
        <w:t xml:space="preserve">rigurosa documentación. Poniendo en valor estas </w:t>
      </w:r>
      <w:r w:rsidR="00EC770E">
        <w:rPr>
          <w:rFonts w:ascii="Times New Roman" w:eastAsia="Arial" w:hAnsi="Times New Roman" w:cs="Times New Roman"/>
        </w:rPr>
        <w:t>cuestiones</w:t>
      </w:r>
      <w:r w:rsidR="000F76FF">
        <w:rPr>
          <w:rFonts w:ascii="Times New Roman" w:eastAsia="Arial" w:hAnsi="Times New Roman" w:cs="Times New Roman"/>
        </w:rPr>
        <w:t xml:space="preserve">, se ha observado que las entrevistas a artistas y el registro de sus procesos creativos, </w:t>
      </w:r>
      <w:r w:rsidR="00426A7D">
        <w:rPr>
          <w:rFonts w:ascii="Times New Roman" w:eastAsia="Arial" w:hAnsi="Times New Roman" w:cs="Times New Roman"/>
        </w:rPr>
        <w:t>del</w:t>
      </w:r>
      <w:r w:rsidR="000F76FF">
        <w:rPr>
          <w:rFonts w:ascii="Times New Roman" w:eastAsia="Arial" w:hAnsi="Times New Roman" w:cs="Times New Roman"/>
        </w:rPr>
        <w:t xml:space="preserve"> montaje expositivo</w:t>
      </w:r>
      <w:r w:rsidR="00426A7D">
        <w:rPr>
          <w:rFonts w:ascii="Times New Roman" w:eastAsia="Arial" w:hAnsi="Times New Roman" w:cs="Times New Roman"/>
        </w:rPr>
        <w:t>, opiniones</w:t>
      </w:r>
      <w:r w:rsidR="000F76FF">
        <w:rPr>
          <w:rFonts w:ascii="Times New Roman" w:eastAsia="Arial" w:hAnsi="Times New Roman" w:cs="Times New Roman"/>
        </w:rPr>
        <w:t xml:space="preserve"> </w:t>
      </w:r>
      <w:r w:rsidR="00426A7D">
        <w:rPr>
          <w:rFonts w:ascii="Times New Roman" w:eastAsia="Arial" w:hAnsi="Times New Roman" w:cs="Times New Roman"/>
        </w:rPr>
        <w:t xml:space="preserve">e ideas artísticas </w:t>
      </w:r>
      <w:r w:rsidR="000F76FF">
        <w:rPr>
          <w:rFonts w:ascii="Times New Roman" w:eastAsia="Arial" w:hAnsi="Times New Roman" w:cs="Times New Roman"/>
        </w:rPr>
        <w:t>ganan especial protagonismo en la preservación de su obra.</w:t>
      </w:r>
    </w:p>
    <w:p w14:paraId="11D16B2E" w14:textId="0CF8F740" w:rsidR="004022DD" w:rsidRDefault="00426A7D" w:rsidP="004022DD">
      <w:pPr>
        <w:spacing w:line="360" w:lineRule="auto"/>
        <w:rPr>
          <w:rFonts w:ascii="Times New Roman" w:eastAsia="Arial" w:hAnsi="Times New Roman" w:cs="Times New Roman"/>
        </w:rPr>
      </w:pPr>
      <w:r>
        <w:rPr>
          <w:rFonts w:ascii="Times New Roman" w:eastAsia="Arial" w:hAnsi="Times New Roman" w:cs="Times New Roman"/>
        </w:rPr>
        <w:t xml:space="preserve">Con este proyecto y a </w:t>
      </w:r>
      <w:r w:rsidR="004022DD" w:rsidRPr="004022DD">
        <w:rPr>
          <w:rFonts w:ascii="Times New Roman" w:eastAsia="Arial" w:hAnsi="Times New Roman" w:cs="Times New Roman"/>
        </w:rPr>
        <w:t>través de la recopilación de datos de a</w:t>
      </w:r>
      <w:r w:rsidR="00EC770E">
        <w:rPr>
          <w:rFonts w:ascii="Times New Roman" w:eastAsia="Arial" w:hAnsi="Times New Roman" w:cs="Times New Roman"/>
        </w:rPr>
        <w:t>utore</w:t>
      </w:r>
      <w:r w:rsidR="004022DD" w:rsidRPr="004022DD">
        <w:rPr>
          <w:rFonts w:ascii="Times New Roman" w:eastAsia="Arial" w:hAnsi="Times New Roman" w:cs="Times New Roman"/>
        </w:rPr>
        <w:t>s que actualmente se encuentran en el ámbito del arte contemporáneo</w:t>
      </w:r>
      <w:r>
        <w:rPr>
          <w:rFonts w:ascii="Times New Roman" w:eastAsia="Arial" w:hAnsi="Times New Roman" w:cs="Times New Roman"/>
        </w:rPr>
        <w:t>,</w:t>
      </w:r>
      <w:r w:rsidR="004022DD" w:rsidRPr="004022DD">
        <w:rPr>
          <w:rFonts w:ascii="Times New Roman" w:eastAsia="Arial" w:hAnsi="Times New Roman" w:cs="Times New Roman"/>
        </w:rPr>
        <w:t xml:space="preserve"> se logró </w:t>
      </w:r>
      <w:r>
        <w:rPr>
          <w:rFonts w:ascii="Times New Roman" w:eastAsia="Arial" w:hAnsi="Times New Roman" w:cs="Times New Roman"/>
        </w:rPr>
        <w:t>un importante</w:t>
      </w:r>
      <w:r w:rsidR="004022DD" w:rsidRPr="004022DD">
        <w:rPr>
          <w:rFonts w:ascii="Times New Roman" w:eastAsia="Arial" w:hAnsi="Times New Roman" w:cs="Times New Roman"/>
        </w:rPr>
        <w:t xml:space="preserve"> respaldo de la producción artística elaborada en el estado</w:t>
      </w:r>
      <w:r>
        <w:rPr>
          <w:rFonts w:ascii="Times New Roman" w:eastAsia="Arial" w:hAnsi="Times New Roman" w:cs="Times New Roman"/>
        </w:rPr>
        <w:t xml:space="preserve"> y se observó un más que interesante panorama de las necesidades de </w:t>
      </w:r>
      <w:r w:rsidR="004022DD" w:rsidRPr="004022DD">
        <w:rPr>
          <w:rFonts w:ascii="Times New Roman" w:eastAsia="Arial" w:hAnsi="Times New Roman" w:cs="Times New Roman"/>
        </w:rPr>
        <w:t>conservación y restauración</w:t>
      </w:r>
      <w:r>
        <w:rPr>
          <w:rFonts w:ascii="Times New Roman" w:eastAsia="Arial" w:hAnsi="Times New Roman" w:cs="Times New Roman"/>
        </w:rPr>
        <w:t xml:space="preserve"> a corto y medio plazo. Como se ha intentado justificar a lo largo de este documento, c</w:t>
      </w:r>
      <w:r w:rsidR="004022DD" w:rsidRPr="004022DD">
        <w:rPr>
          <w:rFonts w:ascii="Times New Roman" w:eastAsia="Arial" w:hAnsi="Times New Roman" w:cs="Times New Roman"/>
        </w:rPr>
        <w:t xml:space="preserve">ontar con </w:t>
      </w:r>
      <w:r>
        <w:rPr>
          <w:rFonts w:ascii="Times New Roman" w:eastAsia="Arial" w:hAnsi="Times New Roman" w:cs="Times New Roman"/>
        </w:rPr>
        <w:t>archivos</w:t>
      </w:r>
      <w:r w:rsidR="004022DD" w:rsidRPr="004022DD">
        <w:rPr>
          <w:rFonts w:ascii="Times New Roman" w:eastAsia="Arial" w:hAnsi="Times New Roman" w:cs="Times New Roman"/>
        </w:rPr>
        <w:t xml:space="preserve"> que incluyan información de las obras </w:t>
      </w:r>
      <w:r>
        <w:rPr>
          <w:rFonts w:ascii="Times New Roman" w:eastAsia="Arial" w:hAnsi="Times New Roman" w:cs="Times New Roman"/>
        </w:rPr>
        <w:t>otorga</w:t>
      </w:r>
      <w:r w:rsidR="004022DD" w:rsidRPr="004022DD">
        <w:rPr>
          <w:rFonts w:ascii="Times New Roman" w:eastAsia="Arial" w:hAnsi="Times New Roman" w:cs="Times New Roman"/>
        </w:rPr>
        <w:t xml:space="preserve">das por el propio artista son de suma utilidad e importancia </w:t>
      </w:r>
      <w:r w:rsidR="00C43BC7">
        <w:rPr>
          <w:rFonts w:ascii="Times New Roman" w:eastAsia="Arial" w:hAnsi="Times New Roman" w:cs="Times New Roman"/>
        </w:rPr>
        <w:t xml:space="preserve">para </w:t>
      </w:r>
      <w:r w:rsidR="00C43BC7" w:rsidRPr="004022DD">
        <w:rPr>
          <w:rFonts w:ascii="Times New Roman" w:eastAsia="Arial" w:hAnsi="Times New Roman" w:cs="Times New Roman"/>
        </w:rPr>
        <w:t>apoyar</w:t>
      </w:r>
      <w:r w:rsidR="004022DD" w:rsidRPr="004022DD">
        <w:rPr>
          <w:rFonts w:ascii="Times New Roman" w:eastAsia="Arial" w:hAnsi="Times New Roman" w:cs="Times New Roman"/>
        </w:rPr>
        <w:t xml:space="preserve"> la preservación del arte y la futura restauración</w:t>
      </w:r>
      <w:r w:rsidR="00C43BC7">
        <w:rPr>
          <w:rFonts w:ascii="Times New Roman" w:eastAsia="Arial" w:hAnsi="Times New Roman" w:cs="Times New Roman"/>
        </w:rPr>
        <w:t xml:space="preserve">, </w:t>
      </w:r>
      <w:r w:rsidR="004022DD" w:rsidRPr="004022DD">
        <w:rPr>
          <w:rFonts w:ascii="Times New Roman" w:eastAsia="Arial" w:hAnsi="Times New Roman" w:cs="Times New Roman"/>
        </w:rPr>
        <w:t xml:space="preserve">en caso de </w:t>
      </w:r>
      <w:r w:rsidR="00C43BC7">
        <w:rPr>
          <w:rFonts w:ascii="Times New Roman" w:eastAsia="Arial" w:hAnsi="Times New Roman" w:cs="Times New Roman"/>
        </w:rPr>
        <w:t xml:space="preserve">que esta </w:t>
      </w:r>
      <w:r w:rsidR="004022DD" w:rsidRPr="004022DD">
        <w:rPr>
          <w:rFonts w:ascii="Times New Roman" w:eastAsia="Arial" w:hAnsi="Times New Roman" w:cs="Times New Roman"/>
        </w:rPr>
        <w:t>se</w:t>
      </w:r>
      <w:r w:rsidR="00C43BC7">
        <w:rPr>
          <w:rFonts w:ascii="Times New Roman" w:eastAsia="Arial" w:hAnsi="Times New Roman" w:cs="Times New Roman"/>
        </w:rPr>
        <w:t>a</w:t>
      </w:r>
      <w:r w:rsidR="004022DD" w:rsidRPr="004022DD">
        <w:rPr>
          <w:rFonts w:ascii="Times New Roman" w:eastAsia="Arial" w:hAnsi="Times New Roman" w:cs="Times New Roman"/>
        </w:rPr>
        <w:t xml:space="preserve"> necesaria. </w:t>
      </w:r>
      <w:r w:rsidR="00C43BC7">
        <w:rPr>
          <w:rFonts w:ascii="Times New Roman" w:eastAsia="Arial" w:hAnsi="Times New Roman" w:cs="Times New Roman"/>
        </w:rPr>
        <w:t>Por otro lado, cabe señalar que</w:t>
      </w:r>
      <w:r w:rsidR="004022DD" w:rsidRPr="004022DD">
        <w:rPr>
          <w:rFonts w:ascii="Times New Roman" w:eastAsia="Arial" w:hAnsi="Times New Roman" w:cs="Times New Roman"/>
        </w:rPr>
        <w:t xml:space="preserve"> toda la información obtenida se puede utilizar para la promoción artística en San Luis Potosí</w:t>
      </w:r>
      <w:r w:rsidR="00C43BC7">
        <w:rPr>
          <w:rFonts w:ascii="Times New Roman" w:eastAsia="Arial" w:hAnsi="Times New Roman" w:cs="Times New Roman"/>
        </w:rPr>
        <w:t>, en diferentes foros y eventos culturales</w:t>
      </w:r>
      <w:r w:rsidR="004022DD" w:rsidRPr="004022DD">
        <w:rPr>
          <w:rFonts w:ascii="Times New Roman" w:eastAsia="Arial" w:hAnsi="Times New Roman" w:cs="Times New Roman"/>
        </w:rPr>
        <w:t>.</w:t>
      </w:r>
    </w:p>
    <w:p w14:paraId="5CD8BAAE" w14:textId="3D9817FA" w:rsidR="00130E76" w:rsidRPr="00F33FB3" w:rsidRDefault="00C43BC7" w:rsidP="00130E76">
      <w:pPr>
        <w:spacing w:line="360" w:lineRule="auto"/>
        <w:rPr>
          <w:rFonts w:ascii="Times New Roman" w:eastAsia="Arial" w:hAnsi="Times New Roman" w:cs="Times New Roman"/>
        </w:rPr>
      </w:pPr>
      <w:r>
        <w:rPr>
          <w:rFonts w:ascii="Times New Roman" w:eastAsia="Arial" w:hAnsi="Times New Roman" w:cs="Times New Roman"/>
        </w:rPr>
        <w:t>Por último, crear</w:t>
      </w:r>
      <w:r w:rsidR="00894221" w:rsidRPr="004022DD">
        <w:rPr>
          <w:rFonts w:ascii="Times New Roman" w:eastAsia="Arial" w:hAnsi="Times New Roman" w:cs="Times New Roman"/>
        </w:rPr>
        <w:t xml:space="preserve"> una base de datos que contenga información sobre los procesos creativos, metodologías en la investigación artística, soportes y técnicas, así como piezas de los autores </w:t>
      </w:r>
      <w:r>
        <w:rPr>
          <w:rFonts w:ascii="Times New Roman" w:eastAsia="Arial" w:hAnsi="Times New Roman" w:cs="Times New Roman"/>
        </w:rPr>
        <w:t>emergentes</w:t>
      </w:r>
      <w:r w:rsidR="00894221" w:rsidRPr="004022DD">
        <w:rPr>
          <w:rFonts w:ascii="Times New Roman" w:eastAsia="Arial" w:hAnsi="Times New Roman" w:cs="Times New Roman"/>
        </w:rPr>
        <w:t xml:space="preserve"> del estado, es muy importante para analizar y comprender al panorama </w:t>
      </w:r>
      <w:r>
        <w:rPr>
          <w:rFonts w:ascii="Times New Roman" w:eastAsia="Arial" w:hAnsi="Times New Roman" w:cs="Times New Roman"/>
        </w:rPr>
        <w:t>a</w:t>
      </w:r>
      <w:r w:rsidR="00894221" w:rsidRPr="004022DD">
        <w:rPr>
          <w:rFonts w:ascii="Times New Roman" w:eastAsia="Arial" w:hAnsi="Times New Roman" w:cs="Times New Roman"/>
        </w:rPr>
        <w:t>rte contemporáneo en San Luis Potosí.</w:t>
      </w:r>
      <w:r>
        <w:rPr>
          <w:rFonts w:ascii="Times New Roman" w:eastAsia="Arial" w:hAnsi="Times New Roman" w:cs="Times New Roman"/>
        </w:rPr>
        <w:t xml:space="preserve"> Gracias a todo el trabajo realizado hasta el momento, se ha podido</w:t>
      </w:r>
      <w:r w:rsidR="004022DD" w:rsidRPr="004022DD">
        <w:rPr>
          <w:rFonts w:ascii="Times New Roman" w:eastAsia="Arial" w:hAnsi="Times New Roman" w:cs="Times New Roman"/>
        </w:rPr>
        <w:t xml:space="preserve"> identificar una gran diversidad de expresiones artísticas </w:t>
      </w:r>
      <w:r>
        <w:rPr>
          <w:rFonts w:ascii="Times New Roman" w:eastAsia="Arial" w:hAnsi="Times New Roman" w:cs="Times New Roman"/>
        </w:rPr>
        <w:t>y tipos de</w:t>
      </w:r>
      <w:r w:rsidR="004022DD" w:rsidRPr="004022DD">
        <w:rPr>
          <w:rFonts w:ascii="Times New Roman" w:eastAsia="Arial" w:hAnsi="Times New Roman" w:cs="Times New Roman"/>
        </w:rPr>
        <w:t xml:space="preserve"> producción</w:t>
      </w:r>
      <w:r>
        <w:rPr>
          <w:rFonts w:ascii="Times New Roman" w:eastAsia="Arial" w:hAnsi="Times New Roman" w:cs="Times New Roman"/>
        </w:rPr>
        <w:t xml:space="preserve">, siendo una característica del artista potosino el gusto por la mezcla </w:t>
      </w:r>
      <w:r w:rsidR="005215B7">
        <w:rPr>
          <w:rFonts w:ascii="Times New Roman" w:eastAsia="Arial" w:hAnsi="Times New Roman" w:cs="Times New Roman"/>
        </w:rPr>
        <w:t xml:space="preserve">y la diversidad de </w:t>
      </w:r>
      <w:r w:rsidR="00904F1D">
        <w:rPr>
          <w:rFonts w:ascii="Times New Roman" w:eastAsia="Arial" w:hAnsi="Times New Roman" w:cs="Times New Roman"/>
        </w:rPr>
        <w:t>soportes, con una presencia</w:t>
      </w:r>
      <w:r w:rsidR="004022DD" w:rsidRPr="004022DD">
        <w:rPr>
          <w:rFonts w:ascii="Times New Roman" w:eastAsia="Arial" w:hAnsi="Times New Roman" w:cs="Times New Roman"/>
        </w:rPr>
        <w:t xml:space="preserve"> </w:t>
      </w:r>
      <w:r w:rsidR="00904F1D" w:rsidRPr="004022DD">
        <w:rPr>
          <w:rFonts w:ascii="Times New Roman" w:eastAsia="Arial" w:hAnsi="Times New Roman" w:cs="Times New Roman"/>
        </w:rPr>
        <w:t xml:space="preserve">constante </w:t>
      </w:r>
      <w:r w:rsidR="004022DD" w:rsidRPr="004022DD">
        <w:rPr>
          <w:rFonts w:ascii="Times New Roman" w:eastAsia="Arial" w:hAnsi="Times New Roman" w:cs="Times New Roman"/>
        </w:rPr>
        <w:t xml:space="preserve">de medios expandidos, instalación, performance, </w:t>
      </w:r>
      <w:commentRangeStart w:id="44"/>
      <w:r w:rsidR="004022DD" w:rsidRPr="004022DD">
        <w:rPr>
          <w:rFonts w:ascii="Times New Roman" w:eastAsia="Arial" w:hAnsi="Times New Roman" w:cs="Times New Roman"/>
        </w:rPr>
        <w:t>etc</w:t>
      </w:r>
      <w:commentRangeEnd w:id="44"/>
      <w:r w:rsidR="009A0DD4">
        <w:rPr>
          <w:rStyle w:val="Refdecomentario"/>
        </w:rPr>
        <w:commentReference w:id="44"/>
      </w:r>
      <w:r w:rsidR="004022DD" w:rsidRPr="004022DD">
        <w:rPr>
          <w:rFonts w:ascii="Times New Roman" w:eastAsia="Arial" w:hAnsi="Times New Roman" w:cs="Times New Roman"/>
        </w:rPr>
        <w:t>.</w:t>
      </w:r>
    </w:p>
    <w:sdt>
      <w:sdtPr>
        <w:rPr>
          <w:rFonts w:ascii="Times New Roman" w:eastAsiaTheme="minorHAnsi" w:hAnsi="Times New Roman" w:cs="Times New Roman"/>
          <w:color w:val="auto"/>
          <w:sz w:val="18"/>
          <w:szCs w:val="18"/>
          <w:lang w:val="es-ES" w:eastAsia="en-US"/>
        </w:rPr>
        <w:id w:val="1870023994"/>
        <w:docPartObj>
          <w:docPartGallery w:val="Bibliographies"/>
          <w:docPartUnique/>
        </w:docPartObj>
      </w:sdtPr>
      <w:sdtEndPr>
        <w:rPr>
          <w:lang w:val="es-MX"/>
        </w:rPr>
      </w:sdtEndPr>
      <w:sdtContent>
        <w:p w14:paraId="324A52BE" w14:textId="77777777" w:rsidR="00180C6F" w:rsidRPr="005215B7" w:rsidRDefault="00180C6F" w:rsidP="00F33FB3">
          <w:pPr>
            <w:pStyle w:val="Ttulo1"/>
            <w:spacing w:line="360" w:lineRule="auto"/>
            <w:rPr>
              <w:rFonts w:ascii="Times New Roman" w:hAnsi="Times New Roman" w:cs="Times New Roman"/>
              <w:b/>
              <w:bCs/>
              <w:color w:val="auto"/>
              <w:sz w:val="24"/>
              <w:szCs w:val="24"/>
            </w:rPr>
          </w:pPr>
          <w:r w:rsidRPr="005215B7">
            <w:rPr>
              <w:rFonts w:ascii="Times New Roman" w:hAnsi="Times New Roman" w:cs="Times New Roman"/>
              <w:b/>
              <w:bCs/>
              <w:color w:val="auto"/>
              <w:sz w:val="24"/>
              <w:szCs w:val="24"/>
              <w:lang w:val="es-ES"/>
            </w:rPr>
            <w:t>Referencias</w:t>
          </w:r>
        </w:p>
        <w:sdt>
          <w:sdtPr>
            <w:rPr>
              <w:rFonts w:ascii="Times New Roman" w:hAnsi="Times New Roman" w:cs="Times New Roman"/>
              <w:sz w:val="18"/>
              <w:szCs w:val="18"/>
            </w:rPr>
            <w:id w:val="-573587230"/>
            <w:bibliography/>
          </w:sdtPr>
          <w:sdtEndPr/>
          <w:sdtContent>
            <w:commentRangeStart w:id="45" w:displacedByCustomXml="prev"/>
            <w:commentRangeStart w:id="46" w:displacedByCustomXml="prev"/>
            <w:p w14:paraId="3FA42705" w14:textId="77777777" w:rsidR="00F33FB3" w:rsidRPr="00F33FB3" w:rsidRDefault="00180C6F"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sz w:val="18"/>
                  <w:szCs w:val="18"/>
                </w:rPr>
                <w:fldChar w:fldCharType="begin"/>
              </w:r>
              <w:r w:rsidRPr="00F33FB3">
                <w:rPr>
                  <w:rFonts w:ascii="Times New Roman" w:hAnsi="Times New Roman" w:cs="Times New Roman"/>
                  <w:sz w:val="18"/>
                  <w:szCs w:val="18"/>
                </w:rPr>
                <w:instrText>BIBLIOGRAPHY</w:instrText>
              </w:r>
              <w:r w:rsidRPr="00F33FB3">
                <w:rPr>
                  <w:rFonts w:ascii="Times New Roman" w:hAnsi="Times New Roman" w:cs="Times New Roman"/>
                  <w:sz w:val="18"/>
                  <w:szCs w:val="18"/>
                </w:rPr>
                <w:fldChar w:fldCharType="separate"/>
              </w:r>
              <w:r w:rsidR="00F33FB3" w:rsidRPr="008D5992">
                <w:rPr>
                  <w:rFonts w:ascii="Times New Roman" w:hAnsi="Times New Roman" w:cs="Times New Roman"/>
                  <w:noProof/>
                  <w:sz w:val="18"/>
                  <w:szCs w:val="18"/>
                  <w:highlight w:val="yellow"/>
                  <w:lang w:val="es-ES"/>
                </w:rPr>
                <w:t>Brandi, C. (2</w:t>
              </w:r>
              <w:r w:rsidR="00F33FB3" w:rsidRPr="00F33FB3">
                <w:rPr>
                  <w:rFonts w:ascii="Times New Roman" w:hAnsi="Times New Roman" w:cs="Times New Roman"/>
                  <w:noProof/>
                  <w:sz w:val="18"/>
                  <w:szCs w:val="18"/>
                  <w:lang w:val="es-ES"/>
                </w:rPr>
                <w:t xml:space="preserve">002). </w:t>
              </w:r>
              <w:r w:rsidR="00F33FB3" w:rsidRPr="00F33FB3">
                <w:rPr>
                  <w:rFonts w:ascii="Times New Roman" w:hAnsi="Times New Roman" w:cs="Times New Roman"/>
                  <w:i/>
                  <w:iCs/>
                  <w:noProof/>
                  <w:sz w:val="18"/>
                  <w:szCs w:val="18"/>
                  <w:lang w:val="es-ES"/>
                </w:rPr>
                <w:t>Teoría de la restauración.</w:t>
              </w:r>
              <w:r w:rsidR="00F33FB3" w:rsidRPr="00F33FB3">
                <w:rPr>
                  <w:rFonts w:ascii="Times New Roman" w:hAnsi="Times New Roman" w:cs="Times New Roman"/>
                  <w:noProof/>
                  <w:sz w:val="18"/>
                  <w:szCs w:val="18"/>
                  <w:lang w:val="es-ES"/>
                </w:rPr>
                <w:t xml:space="preserve"> Madrid: Alianza Editorial.</w:t>
              </w:r>
            </w:p>
            <w:p w14:paraId="1779B320"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Clark, R. (2016). </w:t>
              </w:r>
              <w:r w:rsidRPr="008D5992">
                <w:rPr>
                  <w:rFonts w:ascii="Times New Roman" w:hAnsi="Times New Roman" w:cs="Times New Roman"/>
                  <w:noProof/>
                  <w:sz w:val="18"/>
                  <w:szCs w:val="18"/>
                  <w:lang w:val="en-US"/>
                </w:rPr>
                <w:t xml:space="preserve">The Artist Initiative at San Francisco Museum of Modern Art. </w:t>
              </w:r>
              <w:r w:rsidRPr="008D5992">
                <w:rPr>
                  <w:rFonts w:ascii="Times New Roman" w:hAnsi="Times New Roman" w:cs="Times New Roman"/>
                  <w:i/>
                  <w:iCs/>
                  <w:noProof/>
                  <w:sz w:val="18"/>
                  <w:szCs w:val="18"/>
                  <w:lang w:val="en-US"/>
                </w:rPr>
                <w:t>Studies in conservation, 61</w:t>
              </w:r>
              <w:r w:rsidRPr="008D5992">
                <w:rPr>
                  <w:rFonts w:ascii="Times New Roman" w:hAnsi="Times New Roman" w:cs="Times New Roman"/>
                  <w:noProof/>
                  <w:sz w:val="18"/>
                  <w:szCs w:val="18"/>
                  <w:lang w:val="en-US"/>
                </w:rPr>
                <w:t>(2), 24-28. doi:10.1080/00393630.2016.1193692</w:t>
              </w:r>
            </w:p>
            <w:p w14:paraId="32D990F7"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8D5992">
                <w:rPr>
                  <w:rFonts w:ascii="Times New Roman" w:hAnsi="Times New Roman" w:cs="Times New Roman"/>
                  <w:noProof/>
                  <w:sz w:val="18"/>
                  <w:szCs w:val="18"/>
                  <w:lang w:val="en-US"/>
                </w:rPr>
                <w:t xml:space="preserve">Cotte, S., Tse, N., &amp; Inglis, A. (2016). Artists’ interviews and their use in conservation: reflections on issues and practices. </w:t>
              </w:r>
              <w:r w:rsidRPr="00F33FB3">
                <w:rPr>
                  <w:rFonts w:ascii="Times New Roman" w:hAnsi="Times New Roman" w:cs="Times New Roman"/>
                  <w:i/>
                  <w:iCs/>
                  <w:noProof/>
                  <w:sz w:val="18"/>
                  <w:szCs w:val="18"/>
                  <w:lang w:val="es-ES"/>
                </w:rPr>
                <w:t>AICCM Bulletin, 37</w:t>
              </w:r>
              <w:r w:rsidRPr="00F33FB3">
                <w:rPr>
                  <w:rFonts w:ascii="Times New Roman" w:hAnsi="Times New Roman" w:cs="Times New Roman"/>
                  <w:noProof/>
                  <w:sz w:val="18"/>
                  <w:szCs w:val="18"/>
                  <w:lang w:val="es-ES"/>
                </w:rPr>
                <w:t>(2), 107-118. doi:10.1080/10344233.2016.1251669</w:t>
              </w:r>
            </w:p>
            <w:p w14:paraId="5F9B325D"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García González, A. (2009). Reflexión sobre la conservación del arte contemporáneo y su aportación a la historia del arte. </w:t>
              </w:r>
              <w:r w:rsidRPr="008D5992">
                <w:rPr>
                  <w:rFonts w:ascii="Times New Roman" w:hAnsi="Times New Roman" w:cs="Times New Roman"/>
                  <w:i/>
                  <w:iCs/>
                  <w:noProof/>
                  <w:sz w:val="18"/>
                  <w:szCs w:val="18"/>
                  <w:lang w:val="en-US"/>
                </w:rPr>
                <w:t>Ge-conservación</w:t>
              </w:r>
              <w:r w:rsidRPr="008D5992">
                <w:rPr>
                  <w:rFonts w:ascii="Times New Roman" w:hAnsi="Times New Roman" w:cs="Times New Roman"/>
                  <w:noProof/>
                  <w:sz w:val="18"/>
                  <w:szCs w:val="18"/>
                  <w:lang w:val="en-US"/>
                </w:rPr>
                <w:t>(0), 133-140. doi:10.37558/gec.v0i0.30</w:t>
              </w:r>
            </w:p>
            <w:p w14:paraId="5FE8036F"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8D5992">
                <w:rPr>
                  <w:rFonts w:ascii="Times New Roman" w:hAnsi="Times New Roman" w:cs="Times New Roman"/>
                  <w:noProof/>
                  <w:sz w:val="18"/>
                  <w:szCs w:val="18"/>
                  <w:lang w:val="en-US"/>
                </w:rPr>
                <w:t xml:space="preserve">Golfomitsou, S. (2016). The role of conservation in new contemporary art installations in new contexts: the case of Richard Serra's East–West/West–East in Qatar. </w:t>
              </w:r>
              <w:r w:rsidRPr="008D5992">
                <w:rPr>
                  <w:rFonts w:ascii="Times New Roman" w:hAnsi="Times New Roman" w:cs="Times New Roman"/>
                  <w:i/>
                  <w:iCs/>
                  <w:noProof/>
                  <w:sz w:val="18"/>
                  <w:szCs w:val="18"/>
                  <w:lang w:val="en-US"/>
                </w:rPr>
                <w:t>Studies in conservation, 61</w:t>
              </w:r>
              <w:r w:rsidRPr="008D5992">
                <w:rPr>
                  <w:rFonts w:ascii="Times New Roman" w:hAnsi="Times New Roman" w:cs="Times New Roman"/>
                  <w:noProof/>
                  <w:sz w:val="18"/>
                  <w:szCs w:val="18"/>
                  <w:lang w:val="en-US"/>
                </w:rPr>
                <w:t>(2), 55-60. doi:10.1080/00393630.2016.1183099</w:t>
              </w:r>
            </w:p>
            <w:p w14:paraId="62D89782"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8D5992">
                <w:rPr>
                  <w:rFonts w:ascii="Times New Roman" w:hAnsi="Times New Roman" w:cs="Times New Roman"/>
                  <w:noProof/>
                  <w:sz w:val="18"/>
                  <w:szCs w:val="18"/>
                  <w:lang w:val="en-US"/>
                </w:rPr>
                <w:t xml:space="preserve">INCCA. (2002). </w:t>
              </w:r>
              <w:r w:rsidRPr="008D5992">
                <w:rPr>
                  <w:rFonts w:ascii="Times New Roman" w:hAnsi="Times New Roman" w:cs="Times New Roman"/>
                  <w:i/>
                  <w:iCs/>
                  <w:noProof/>
                  <w:sz w:val="18"/>
                  <w:szCs w:val="18"/>
                  <w:lang w:val="en-US"/>
                </w:rPr>
                <w:t>Guide to good practice: artists' interviews.</w:t>
              </w:r>
              <w:r w:rsidRPr="008D5992">
                <w:rPr>
                  <w:rFonts w:ascii="Times New Roman" w:hAnsi="Times New Roman" w:cs="Times New Roman"/>
                  <w:noProof/>
                  <w:sz w:val="18"/>
                  <w:szCs w:val="18"/>
                  <w:lang w:val="en-US"/>
                </w:rPr>
                <w:t xml:space="preserve"> </w:t>
              </w:r>
              <w:r w:rsidRPr="00F33FB3">
                <w:rPr>
                  <w:rFonts w:ascii="Times New Roman" w:hAnsi="Times New Roman" w:cs="Times New Roman"/>
                  <w:noProof/>
                  <w:sz w:val="18"/>
                  <w:szCs w:val="18"/>
                  <w:lang w:val="es-ES"/>
                </w:rPr>
                <w:t>INCCA. Recuperado el 24 de Septiembre de 2020, de INCCA: https://www.incca.org/sites/default/files/field_attachments/2002_incca_guide_to_good_practice_artists_interviews.pdf/2002_incca_guide_to_good_practice_artists_interviews.pdf</w:t>
              </w:r>
            </w:p>
            <w:p w14:paraId="2A393C6E"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Krauss, R. (1979). </w:t>
              </w:r>
              <w:r w:rsidRPr="00F33FB3">
                <w:rPr>
                  <w:rFonts w:ascii="Times New Roman" w:hAnsi="Times New Roman" w:cs="Times New Roman"/>
                  <w:i/>
                  <w:iCs/>
                  <w:noProof/>
                  <w:sz w:val="18"/>
                  <w:szCs w:val="18"/>
                  <w:lang w:val="es-ES"/>
                </w:rPr>
                <w:t>La escultura en el campo expandido.</w:t>
              </w:r>
              <w:r w:rsidRPr="00F33FB3">
                <w:rPr>
                  <w:rFonts w:ascii="Times New Roman" w:hAnsi="Times New Roman" w:cs="Times New Roman"/>
                  <w:noProof/>
                  <w:sz w:val="18"/>
                  <w:szCs w:val="18"/>
                  <w:lang w:val="es-ES"/>
                </w:rPr>
                <w:t xml:space="preserve"> </w:t>
              </w:r>
              <w:r w:rsidRPr="008D5992">
                <w:rPr>
                  <w:rFonts w:ascii="Times New Roman" w:hAnsi="Times New Roman" w:cs="Times New Roman"/>
                  <w:noProof/>
                  <w:sz w:val="18"/>
                  <w:szCs w:val="18"/>
                  <w:lang w:val="en-US"/>
                </w:rPr>
                <w:t>Barcelona: Paidós.</w:t>
              </w:r>
            </w:p>
            <w:p w14:paraId="70D01882"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8D5992">
                <w:rPr>
                  <w:rFonts w:ascii="Times New Roman" w:hAnsi="Times New Roman" w:cs="Times New Roman"/>
                  <w:noProof/>
                  <w:sz w:val="18"/>
                  <w:szCs w:val="18"/>
                  <w:lang w:val="en-US"/>
                </w:rPr>
                <w:t xml:space="preserve">Learner, T. (2005). </w:t>
              </w:r>
              <w:r w:rsidRPr="008D5992">
                <w:rPr>
                  <w:rFonts w:ascii="Times New Roman" w:hAnsi="Times New Roman" w:cs="Times New Roman"/>
                  <w:i/>
                  <w:iCs/>
                  <w:noProof/>
                  <w:sz w:val="18"/>
                  <w:szCs w:val="18"/>
                  <w:lang w:val="en-US"/>
                </w:rPr>
                <w:t>Analysis of modern paints.</w:t>
              </w:r>
              <w:r w:rsidRPr="008D5992">
                <w:rPr>
                  <w:rFonts w:ascii="Times New Roman" w:hAnsi="Times New Roman" w:cs="Times New Roman"/>
                  <w:noProof/>
                  <w:sz w:val="18"/>
                  <w:szCs w:val="18"/>
                  <w:lang w:val="en-US"/>
                </w:rPr>
                <w:t xml:space="preserve"> </w:t>
              </w:r>
              <w:r w:rsidRPr="00F33FB3">
                <w:rPr>
                  <w:rFonts w:ascii="Times New Roman" w:hAnsi="Times New Roman" w:cs="Times New Roman"/>
                  <w:noProof/>
                  <w:sz w:val="18"/>
                  <w:szCs w:val="18"/>
                  <w:lang w:val="es-ES"/>
                </w:rPr>
                <w:t>Los Ángeles: Getty Conservation Institute.</w:t>
              </w:r>
            </w:p>
            <w:p w14:paraId="7A49172D"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Llamas Pacheco, R. (2005). </w:t>
              </w:r>
              <w:r w:rsidRPr="00F33FB3">
                <w:rPr>
                  <w:rFonts w:ascii="Times New Roman" w:hAnsi="Times New Roman" w:cs="Times New Roman"/>
                  <w:i/>
                  <w:iCs/>
                  <w:noProof/>
                  <w:sz w:val="18"/>
                  <w:szCs w:val="18"/>
                  <w:lang w:val="es-ES"/>
                </w:rPr>
                <w:t>Técnicas especiales de conservación y restauración de arte contemporáneo.</w:t>
              </w:r>
              <w:r w:rsidRPr="00F33FB3">
                <w:rPr>
                  <w:rFonts w:ascii="Times New Roman" w:hAnsi="Times New Roman" w:cs="Times New Roman"/>
                  <w:noProof/>
                  <w:sz w:val="18"/>
                  <w:szCs w:val="18"/>
                  <w:lang w:val="es-ES"/>
                </w:rPr>
                <w:t xml:space="preserve"> Valencia: Universidad Politécnica de Valencia.</w:t>
              </w:r>
            </w:p>
            <w:p w14:paraId="610B2589"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lastRenderedPageBreak/>
                <w:t xml:space="preserve">Loza Barajas, A. (2014). El trabajo con artistas: conocer a intencionalidad de los materiales con el fin de garantizar la correcta conservación de sus obras. En M. N. Sofía, </w:t>
              </w:r>
              <w:r w:rsidRPr="00F33FB3">
                <w:rPr>
                  <w:rFonts w:ascii="Times New Roman" w:hAnsi="Times New Roman" w:cs="Times New Roman"/>
                  <w:i/>
                  <w:iCs/>
                  <w:noProof/>
                  <w:sz w:val="18"/>
                  <w:szCs w:val="18"/>
                  <w:lang w:val="es-ES"/>
                </w:rPr>
                <w:t>Conservación de arte contemporáneo: 15° Jornada</w:t>
              </w:r>
              <w:r w:rsidRPr="00F33FB3">
                <w:rPr>
                  <w:rFonts w:ascii="Times New Roman" w:hAnsi="Times New Roman" w:cs="Times New Roman"/>
                  <w:noProof/>
                  <w:sz w:val="18"/>
                  <w:szCs w:val="18"/>
                  <w:lang w:val="es-ES"/>
                </w:rPr>
                <w:t xml:space="preserve"> (págs. 31-36). Madrid: Museo Nacional Centro de Arte Reina Sofía.</w:t>
              </w:r>
            </w:p>
            <w:p w14:paraId="03ABF348"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Moñivas Mayor, E. (2006). Un proyecto interdisciplinar para la conservación y restauración de arte contemporáneo. </w:t>
              </w:r>
              <w:r w:rsidRPr="008D5992">
                <w:rPr>
                  <w:rFonts w:ascii="Times New Roman" w:hAnsi="Times New Roman" w:cs="Times New Roman"/>
                  <w:i/>
                  <w:iCs/>
                  <w:noProof/>
                  <w:sz w:val="18"/>
                  <w:szCs w:val="18"/>
                  <w:lang w:val="en-US"/>
                </w:rPr>
                <w:t>Pátina</w:t>
              </w:r>
              <w:r w:rsidRPr="008D5992">
                <w:rPr>
                  <w:rFonts w:ascii="Times New Roman" w:hAnsi="Times New Roman" w:cs="Times New Roman"/>
                  <w:noProof/>
                  <w:sz w:val="18"/>
                  <w:szCs w:val="18"/>
                  <w:lang w:val="en-US"/>
                </w:rPr>
                <w:t>(13-14), 213-220.</w:t>
              </w:r>
            </w:p>
            <w:p w14:paraId="76A0C3F4"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8D5992">
                <w:rPr>
                  <w:rFonts w:ascii="Times New Roman" w:hAnsi="Times New Roman" w:cs="Times New Roman"/>
                  <w:noProof/>
                  <w:sz w:val="18"/>
                  <w:szCs w:val="18"/>
                  <w:lang w:val="en-US"/>
                </w:rPr>
                <w:t xml:space="preserve">Natali, A. (2008). Some considerations on conservation and restoration in contemporary art. </w:t>
              </w:r>
              <w:r w:rsidRPr="008D5992">
                <w:rPr>
                  <w:rFonts w:ascii="Times New Roman" w:hAnsi="Times New Roman" w:cs="Times New Roman"/>
                  <w:i/>
                  <w:iCs/>
                  <w:noProof/>
                  <w:sz w:val="18"/>
                  <w:szCs w:val="18"/>
                  <w:lang w:val="en-US"/>
                </w:rPr>
                <w:t>Conservation science in cultural heritage</w:t>
              </w:r>
              <w:r w:rsidRPr="008D5992">
                <w:rPr>
                  <w:rFonts w:ascii="Times New Roman" w:hAnsi="Times New Roman" w:cs="Times New Roman"/>
                  <w:noProof/>
                  <w:sz w:val="18"/>
                  <w:szCs w:val="18"/>
                  <w:lang w:val="en-US"/>
                </w:rPr>
                <w:t>, 187-197. doi:10.6092/issn.1973-9494/1406</w:t>
              </w:r>
            </w:p>
            <w:p w14:paraId="108A6DB1"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8D5992">
                <w:rPr>
                  <w:rFonts w:ascii="Times New Roman" w:hAnsi="Times New Roman" w:cs="Times New Roman"/>
                  <w:noProof/>
                  <w:sz w:val="18"/>
                  <w:szCs w:val="18"/>
                  <w:lang w:val="en-US"/>
                </w:rPr>
                <w:t xml:space="preserve">Peña, C., &amp; Escribano, B. (2016). </w:t>
              </w:r>
              <w:r w:rsidRPr="00F33FB3">
                <w:rPr>
                  <w:rFonts w:ascii="Times New Roman" w:hAnsi="Times New Roman" w:cs="Times New Roman"/>
                  <w:noProof/>
                  <w:sz w:val="18"/>
                  <w:szCs w:val="18"/>
                  <w:lang w:val="es-ES"/>
                </w:rPr>
                <w:t xml:space="preserve">La documentación y el contacto con los artistas como fuentes para la conservación de las vanguardias en las CAAC de Cuenca. En M. N. Sofía, </w:t>
              </w:r>
              <w:r w:rsidRPr="00F33FB3">
                <w:rPr>
                  <w:rFonts w:ascii="Times New Roman" w:hAnsi="Times New Roman" w:cs="Times New Roman"/>
                  <w:i/>
                  <w:iCs/>
                  <w:noProof/>
                  <w:sz w:val="18"/>
                  <w:szCs w:val="18"/>
                  <w:lang w:val="es-ES"/>
                </w:rPr>
                <w:t>Conservación de arte contemporáneo: 17° Jornada</w:t>
              </w:r>
              <w:r w:rsidRPr="00F33FB3">
                <w:rPr>
                  <w:rFonts w:ascii="Times New Roman" w:hAnsi="Times New Roman" w:cs="Times New Roman"/>
                  <w:noProof/>
                  <w:sz w:val="18"/>
                  <w:szCs w:val="18"/>
                  <w:lang w:val="es-ES"/>
                </w:rPr>
                <w:t xml:space="preserve"> (págs. 69-77). Madrid: Museo Nacional Centro de Arte Reina Sofía.</w:t>
              </w:r>
            </w:p>
            <w:p w14:paraId="299ED121"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Ruiz de Arcaute, E. (2001). Aproximación al estudio de las obras de arte contemporáneo. </w:t>
              </w:r>
              <w:r w:rsidRPr="00F33FB3">
                <w:rPr>
                  <w:rFonts w:ascii="Times New Roman" w:hAnsi="Times New Roman" w:cs="Times New Roman"/>
                  <w:i/>
                  <w:iCs/>
                  <w:noProof/>
                  <w:sz w:val="18"/>
                  <w:szCs w:val="18"/>
                  <w:lang w:val="es-ES"/>
                </w:rPr>
                <w:t>Revista PH</w:t>
              </w:r>
              <w:r w:rsidRPr="00F33FB3">
                <w:rPr>
                  <w:rFonts w:ascii="Times New Roman" w:hAnsi="Times New Roman" w:cs="Times New Roman"/>
                  <w:noProof/>
                  <w:sz w:val="18"/>
                  <w:szCs w:val="18"/>
                  <w:lang w:val="es-ES"/>
                </w:rPr>
                <w:t>, 112-121. doi:10.33349/2001.35.1186</w:t>
              </w:r>
            </w:p>
            <w:p w14:paraId="4CC9B0CF"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Santabárbara Morera, C. (2019). Cesare Brandi y el arte moderno: teoría, estética y restauración. Una dialéctica tormentosa. </w:t>
              </w:r>
              <w:r w:rsidRPr="00F33FB3">
                <w:rPr>
                  <w:rFonts w:ascii="Times New Roman" w:hAnsi="Times New Roman" w:cs="Times New Roman"/>
                  <w:i/>
                  <w:iCs/>
                  <w:noProof/>
                  <w:sz w:val="18"/>
                  <w:szCs w:val="18"/>
                  <w:lang w:val="es-ES"/>
                </w:rPr>
                <w:t>Conversaciones... Revista de conservación</w:t>
              </w:r>
              <w:r w:rsidRPr="00F33FB3">
                <w:rPr>
                  <w:rFonts w:ascii="Times New Roman" w:hAnsi="Times New Roman" w:cs="Times New Roman"/>
                  <w:noProof/>
                  <w:sz w:val="18"/>
                  <w:szCs w:val="18"/>
                  <w:lang w:val="es-ES"/>
                </w:rPr>
                <w:t>(7), 229-247.</w:t>
              </w:r>
            </w:p>
            <w:p w14:paraId="7090DC86"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Santabárbara Morera, C., &amp; Vanrell Vellosillo, A. (2015). La gestión de la información de dos instalaciones de Richard Hamilton para su correcta exhibición. En M. N. Sofía, </w:t>
              </w:r>
              <w:r w:rsidRPr="00F33FB3">
                <w:rPr>
                  <w:rFonts w:ascii="Times New Roman" w:hAnsi="Times New Roman" w:cs="Times New Roman"/>
                  <w:i/>
                  <w:iCs/>
                  <w:noProof/>
                  <w:sz w:val="18"/>
                  <w:szCs w:val="18"/>
                  <w:lang w:val="es-ES"/>
                </w:rPr>
                <w:t>Conservación de arte contemporáneo: 16° Jornada</w:t>
              </w:r>
              <w:r w:rsidRPr="00F33FB3">
                <w:rPr>
                  <w:rFonts w:ascii="Times New Roman" w:hAnsi="Times New Roman" w:cs="Times New Roman"/>
                  <w:noProof/>
                  <w:sz w:val="18"/>
                  <w:szCs w:val="18"/>
                  <w:lang w:val="es-ES"/>
                </w:rPr>
                <w:t xml:space="preserve"> (págs. 11-19). Madrid: Museo Nacional Centro de Arte Reina Sofía.</w:t>
              </w:r>
            </w:p>
            <w:p w14:paraId="0068ED08" w14:textId="77777777" w:rsidR="00F33FB3" w:rsidRPr="00F33FB3" w:rsidRDefault="00F33FB3" w:rsidP="00F33FB3">
              <w:pPr>
                <w:pStyle w:val="Bibliografa"/>
                <w:spacing w:line="360" w:lineRule="auto"/>
                <w:ind w:left="720" w:hanging="720"/>
                <w:rPr>
                  <w:rFonts w:ascii="Times New Roman" w:hAnsi="Times New Roman" w:cs="Times New Roman"/>
                  <w:noProof/>
                  <w:sz w:val="18"/>
                  <w:szCs w:val="18"/>
                  <w:lang w:val="es-ES"/>
                </w:rPr>
              </w:pPr>
              <w:r w:rsidRPr="00F33FB3">
                <w:rPr>
                  <w:rFonts w:ascii="Times New Roman" w:hAnsi="Times New Roman" w:cs="Times New Roman"/>
                  <w:noProof/>
                  <w:sz w:val="18"/>
                  <w:szCs w:val="18"/>
                  <w:lang w:val="es-ES"/>
                </w:rPr>
                <w:t xml:space="preserve">SBMK. (1999). </w:t>
              </w:r>
              <w:r w:rsidRPr="00F33FB3">
                <w:rPr>
                  <w:rFonts w:ascii="Times New Roman" w:hAnsi="Times New Roman" w:cs="Times New Roman"/>
                  <w:i/>
                  <w:iCs/>
                  <w:noProof/>
                  <w:sz w:val="18"/>
                  <w:szCs w:val="18"/>
                  <w:lang w:val="es-ES"/>
                </w:rPr>
                <w:t xml:space="preserve">Concept scenario. </w:t>
              </w:r>
              <w:r w:rsidRPr="008D5992">
                <w:rPr>
                  <w:rFonts w:ascii="Times New Roman" w:hAnsi="Times New Roman" w:cs="Times New Roman"/>
                  <w:i/>
                  <w:iCs/>
                  <w:noProof/>
                  <w:sz w:val="18"/>
                  <w:szCs w:val="18"/>
                  <w:lang w:val="en-US"/>
                </w:rPr>
                <w:t>Artists' interviews.</w:t>
              </w:r>
              <w:r w:rsidRPr="008D5992">
                <w:rPr>
                  <w:rFonts w:ascii="Times New Roman" w:hAnsi="Times New Roman" w:cs="Times New Roman"/>
                  <w:noProof/>
                  <w:sz w:val="18"/>
                  <w:szCs w:val="18"/>
                  <w:lang w:val="en-US"/>
                </w:rPr>
                <w:t xml:space="preserve"> Foundation for the Conservation of Modern Art. </w:t>
              </w:r>
              <w:r w:rsidRPr="00F33FB3">
                <w:rPr>
                  <w:rFonts w:ascii="Times New Roman" w:hAnsi="Times New Roman" w:cs="Times New Roman"/>
                  <w:noProof/>
                  <w:sz w:val="18"/>
                  <w:szCs w:val="18"/>
                  <w:lang w:val="es-ES"/>
                </w:rPr>
                <w:t>Ámsterdam: Netherlands Institute for Cultural Heritage. Recuperado el 24 de Septiembre de 2020, de https://www.sbmk.nl/source/documents/concept-scenario.pdf</w:t>
              </w:r>
            </w:p>
            <w:p w14:paraId="5459F232"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F33FB3">
                <w:rPr>
                  <w:rFonts w:ascii="Times New Roman" w:hAnsi="Times New Roman" w:cs="Times New Roman"/>
                  <w:noProof/>
                  <w:sz w:val="18"/>
                  <w:szCs w:val="18"/>
                  <w:lang w:val="es-ES"/>
                </w:rPr>
                <w:t xml:space="preserve">Serrano, E. (2014). En </w:t>
              </w:r>
              <w:r w:rsidRPr="00F33FB3">
                <w:rPr>
                  <w:rFonts w:ascii="Times New Roman" w:hAnsi="Times New Roman" w:cs="Times New Roman"/>
                  <w:i/>
                  <w:iCs/>
                  <w:noProof/>
                  <w:sz w:val="18"/>
                  <w:szCs w:val="18"/>
                  <w:lang w:val="es-ES"/>
                </w:rPr>
                <w:t>Conceptos de arte contemporáneo</w:t>
              </w:r>
              <w:r w:rsidRPr="00F33FB3">
                <w:rPr>
                  <w:rFonts w:ascii="Times New Roman" w:hAnsi="Times New Roman" w:cs="Times New Roman"/>
                  <w:noProof/>
                  <w:sz w:val="18"/>
                  <w:szCs w:val="18"/>
                  <w:lang w:val="es-ES"/>
                </w:rPr>
                <w:t xml:space="preserve"> (págs. </w:t>
              </w:r>
              <w:r w:rsidRPr="008D5992">
                <w:rPr>
                  <w:rFonts w:ascii="Times New Roman" w:hAnsi="Times New Roman" w:cs="Times New Roman"/>
                  <w:noProof/>
                  <w:sz w:val="18"/>
                  <w:szCs w:val="18"/>
                  <w:lang w:val="en-US"/>
                </w:rPr>
                <w:t>24-26). Bogotá: NC-arte.</w:t>
              </w:r>
            </w:p>
            <w:p w14:paraId="19AD3B0A"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8D5992">
                <w:rPr>
                  <w:rFonts w:ascii="Times New Roman" w:hAnsi="Times New Roman" w:cs="Times New Roman"/>
                  <w:noProof/>
                  <w:sz w:val="18"/>
                  <w:szCs w:val="18"/>
                  <w:lang w:val="en-US"/>
                </w:rPr>
                <w:t xml:space="preserve">Wharton, G., Engel, D., &amp; Taylor, M. (2016). The Artist Archives Project: David Wojnarowicz. </w:t>
              </w:r>
              <w:r w:rsidRPr="008D5992">
                <w:rPr>
                  <w:rFonts w:ascii="Times New Roman" w:hAnsi="Times New Roman" w:cs="Times New Roman"/>
                  <w:i/>
                  <w:iCs/>
                  <w:noProof/>
                  <w:sz w:val="18"/>
                  <w:szCs w:val="18"/>
                  <w:lang w:val="en-US"/>
                </w:rPr>
                <w:t>Studies in conservation, 61</w:t>
              </w:r>
              <w:r w:rsidRPr="008D5992">
                <w:rPr>
                  <w:rFonts w:ascii="Times New Roman" w:hAnsi="Times New Roman" w:cs="Times New Roman"/>
                  <w:noProof/>
                  <w:sz w:val="18"/>
                  <w:szCs w:val="18"/>
                  <w:lang w:val="en-US"/>
                </w:rPr>
                <w:t>(2), 241-247. doi:10.1080/00393630.2016.1181350</w:t>
              </w:r>
            </w:p>
            <w:p w14:paraId="25BEAC73" w14:textId="77777777" w:rsidR="00F33FB3" w:rsidRPr="008D5992" w:rsidRDefault="00F33FB3" w:rsidP="00F33FB3">
              <w:pPr>
                <w:pStyle w:val="Bibliografa"/>
                <w:spacing w:line="360" w:lineRule="auto"/>
                <w:ind w:left="720" w:hanging="720"/>
                <w:rPr>
                  <w:rFonts w:ascii="Times New Roman" w:hAnsi="Times New Roman" w:cs="Times New Roman"/>
                  <w:noProof/>
                  <w:sz w:val="18"/>
                  <w:szCs w:val="18"/>
                  <w:lang w:val="en-US"/>
                </w:rPr>
              </w:pPr>
              <w:r w:rsidRPr="008D5992">
                <w:rPr>
                  <w:rFonts w:ascii="Times New Roman" w:hAnsi="Times New Roman" w:cs="Times New Roman"/>
                  <w:noProof/>
                  <w:sz w:val="18"/>
                  <w:szCs w:val="18"/>
                  <w:lang w:val="en-US"/>
                </w:rPr>
                <w:t xml:space="preserve">Youngblood, G. (1970). </w:t>
              </w:r>
              <w:r w:rsidRPr="008D5992">
                <w:rPr>
                  <w:rFonts w:ascii="Times New Roman" w:hAnsi="Times New Roman" w:cs="Times New Roman"/>
                  <w:i/>
                  <w:iCs/>
                  <w:noProof/>
                  <w:sz w:val="18"/>
                  <w:szCs w:val="18"/>
                  <w:lang w:val="en-US"/>
                </w:rPr>
                <w:t>Expanded cinema.</w:t>
              </w:r>
              <w:r w:rsidRPr="008D5992">
                <w:rPr>
                  <w:rFonts w:ascii="Times New Roman" w:hAnsi="Times New Roman" w:cs="Times New Roman"/>
                  <w:noProof/>
                  <w:sz w:val="18"/>
                  <w:szCs w:val="18"/>
                  <w:lang w:val="en-US"/>
                </w:rPr>
                <w:t xml:space="preserve"> Nueva York: Dutton.</w:t>
              </w:r>
            </w:p>
            <w:p w14:paraId="50D700D5" w14:textId="286B51FC" w:rsidR="007419A3" w:rsidRPr="00F33FB3" w:rsidRDefault="00180C6F" w:rsidP="00304499">
              <w:pPr>
                <w:spacing w:line="360" w:lineRule="auto"/>
              </w:pPr>
              <w:r w:rsidRPr="00F33FB3">
                <w:rPr>
                  <w:rFonts w:ascii="Times New Roman" w:hAnsi="Times New Roman" w:cs="Times New Roman"/>
                  <w:b/>
                  <w:bCs/>
                  <w:sz w:val="18"/>
                  <w:szCs w:val="18"/>
                </w:rPr>
                <w:fldChar w:fldCharType="end"/>
              </w:r>
              <w:commentRangeEnd w:id="46"/>
              <w:r w:rsidR="00E23D4E">
                <w:rPr>
                  <w:rStyle w:val="Refdecomentario"/>
                </w:rPr>
                <w:commentReference w:id="46"/>
              </w:r>
              <w:commentRangeEnd w:id="45"/>
              <w:r w:rsidR="00625988">
                <w:rPr>
                  <w:rStyle w:val="Refdecomentario"/>
                </w:rPr>
                <w:commentReference w:id="45"/>
              </w:r>
            </w:p>
          </w:sdtContent>
        </w:sdt>
      </w:sdtContent>
    </w:sdt>
    <w:p w14:paraId="1A420795" w14:textId="6F63419F" w:rsidR="00304499" w:rsidRDefault="00F33FB3" w:rsidP="00F33FB3">
      <w:pPr>
        <w:pStyle w:val="AuthorBiographyText"/>
        <w:jc w:val="left"/>
        <w:rPr>
          <w:rStyle w:val="AuthorNameHeadingChar"/>
          <w:b w:val="0"/>
          <w:i w:val="0"/>
          <w:szCs w:val="20"/>
          <w:lang w:val="es-ES"/>
        </w:rPr>
      </w:pPr>
      <w:r>
        <w:rPr>
          <w:rStyle w:val="AuthorNameHeadingChar"/>
          <w:szCs w:val="20"/>
          <w:lang w:val="es-ES"/>
        </w:rPr>
        <w:t>Dr. Álvaro Solbes García</w:t>
      </w:r>
      <w:r w:rsidR="001D39FF" w:rsidRPr="007419A3">
        <w:rPr>
          <w:rStyle w:val="AuthorNameHeadingChar"/>
          <w:bCs/>
          <w:iCs/>
          <w:szCs w:val="20"/>
          <w:lang w:val="es-ES"/>
        </w:rPr>
        <w:t xml:space="preserve">: </w:t>
      </w:r>
      <w:r w:rsidRPr="00F33FB3">
        <w:rPr>
          <w:rStyle w:val="AuthorNameHeadingChar"/>
          <w:b w:val="0"/>
          <w:i w:val="0"/>
          <w:szCs w:val="20"/>
          <w:lang w:val="es-ES"/>
        </w:rPr>
        <w:t>Facultad del Hábitat</w:t>
      </w:r>
      <w:r>
        <w:rPr>
          <w:rStyle w:val="AuthorNameHeadingChar"/>
          <w:b w:val="0"/>
          <w:i w:val="0"/>
          <w:szCs w:val="20"/>
          <w:lang w:val="es-ES"/>
        </w:rPr>
        <w:t xml:space="preserve">, Universidad Autónoma de San Luis Potosí, Cuerpo Académico ‘Ciencia y Patrimonio’, San Luis Potosí, México, </w:t>
      </w:r>
      <w:r w:rsidR="009975D3">
        <w:fldChar w:fldCharType="begin"/>
      </w:r>
      <w:r w:rsidR="009975D3" w:rsidRPr="00D518AA">
        <w:rPr>
          <w:lang w:val="es-MX"/>
          <w:rPrChange w:id="47" w:author="Autor">
            <w:rPr/>
          </w:rPrChange>
        </w:rPr>
        <w:instrText xml:space="preserve"> HYPERLINK "mailto:alvaro.solbes@uaslp.mx" </w:instrText>
      </w:r>
      <w:r w:rsidR="009975D3">
        <w:fldChar w:fldCharType="separate"/>
      </w:r>
      <w:r w:rsidRPr="00D04006">
        <w:rPr>
          <w:rStyle w:val="Hipervnculo"/>
          <w:szCs w:val="20"/>
          <w:lang w:val="es-ES"/>
        </w:rPr>
        <w:t>alvaro.solbes@uaslp.mx</w:t>
      </w:r>
      <w:r w:rsidR="009975D3">
        <w:rPr>
          <w:rStyle w:val="Hipervnculo"/>
          <w:szCs w:val="20"/>
          <w:lang w:val="es-ES"/>
        </w:rPr>
        <w:fldChar w:fldCharType="end"/>
      </w:r>
    </w:p>
    <w:p w14:paraId="663C9CE5" w14:textId="3AC21400" w:rsidR="00EC770E" w:rsidRPr="00EC770E" w:rsidRDefault="00EC770E" w:rsidP="00EC770E">
      <w:pPr>
        <w:pStyle w:val="AuthorBiographyText"/>
        <w:jc w:val="left"/>
        <w:rPr>
          <w:szCs w:val="20"/>
          <w:lang w:val="es-ES"/>
        </w:rPr>
      </w:pPr>
      <w:r>
        <w:rPr>
          <w:rStyle w:val="AuthorNameHeadingChar"/>
          <w:szCs w:val="20"/>
          <w:lang w:val="es-ES"/>
        </w:rPr>
        <w:t>Dr. Rodrigo de Jesús</w:t>
      </w:r>
      <w:r w:rsidR="00C75EE3">
        <w:rPr>
          <w:rStyle w:val="AuthorNameHeadingChar"/>
          <w:szCs w:val="20"/>
          <w:lang w:val="es-ES"/>
        </w:rPr>
        <w:t xml:space="preserve"> Meneses Gutiérrez</w:t>
      </w:r>
      <w:r>
        <w:rPr>
          <w:rStyle w:val="AuthorNameHeadingChar"/>
          <w:szCs w:val="20"/>
          <w:lang w:val="es-ES"/>
        </w:rPr>
        <w:t xml:space="preserve">: </w:t>
      </w:r>
      <w:r w:rsidRPr="00EC770E">
        <w:rPr>
          <w:rStyle w:val="AuthorNameHeadingChar"/>
          <w:b w:val="0"/>
          <w:bCs/>
          <w:i w:val="0"/>
          <w:iCs/>
          <w:szCs w:val="20"/>
          <w:lang w:val="es-ES"/>
        </w:rPr>
        <w:t>Coordinación Académica en Arte,</w:t>
      </w:r>
      <w:r>
        <w:rPr>
          <w:rStyle w:val="AuthorNameHeadingChar"/>
          <w:b w:val="0"/>
          <w:bCs/>
          <w:szCs w:val="20"/>
          <w:lang w:val="es-ES"/>
        </w:rPr>
        <w:t xml:space="preserve"> </w:t>
      </w:r>
      <w:r>
        <w:rPr>
          <w:rStyle w:val="AuthorNameHeadingChar"/>
          <w:b w:val="0"/>
          <w:i w:val="0"/>
          <w:szCs w:val="20"/>
          <w:lang w:val="es-ES"/>
        </w:rPr>
        <w:t xml:space="preserve">Universidad Autónoma de San Luis Potosí, San Luis Potosí, México, </w:t>
      </w:r>
      <w:r w:rsidR="009975D3">
        <w:fldChar w:fldCharType="begin"/>
      </w:r>
      <w:r w:rsidR="009975D3" w:rsidRPr="00D518AA">
        <w:rPr>
          <w:lang w:val="es-MX"/>
          <w:rPrChange w:id="48" w:author="Autor">
            <w:rPr/>
          </w:rPrChange>
        </w:rPr>
        <w:instrText xml:space="preserve"> HYPERLINK "mailto:rodrigo.meneses@uaslp.mx" </w:instrText>
      </w:r>
      <w:r w:rsidR="009975D3">
        <w:fldChar w:fldCharType="separate"/>
      </w:r>
      <w:r w:rsidRPr="00D04006">
        <w:rPr>
          <w:rStyle w:val="Hipervnculo"/>
          <w:szCs w:val="20"/>
          <w:lang w:val="es-ES"/>
        </w:rPr>
        <w:t>rodrigo.meneses@uaslp.mx</w:t>
      </w:r>
      <w:r w:rsidR="009975D3">
        <w:rPr>
          <w:rStyle w:val="Hipervnculo"/>
          <w:szCs w:val="20"/>
          <w:lang w:val="es-ES"/>
        </w:rPr>
        <w:fldChar w:fldCharType="end"/>
      </w:r>
      <w:r>
        <w:rPr>
          <w:rStyle w:val="AuthorNameHeadingChar"/>
          <w:b w:val="0"/>
          <w:i w:val="0"/>
          <w:szCs w:val="20"/>
          <w:lang w:val="es-ES"/>
        </w:rPr>
        <w:t xml:space="preserve"> </w:t>
      </w:r>
    </w:p>
    <w:p w14:paraId="1F09E80D" w14:textId="751385B7" w:rsidR="00EC770E" w:rsidRDefault="00EC770E" w:rsidP="00F33FB3">
      <w:pPr>
        <w:pStyle w:val="AuthorBiographyText"/>
        <w:jc w:val="left"/>
        <w:rPr>
          <w:rStyle w:val="AuthorNameHeadingChar"/>
          <w:szCs w:val="20"/>
          <w:lang w:val="es-ES"/>
        </w:rPr>
      </w:pPr>
      <w:r>
        <w:rPr>
          <w:rStyle w:val="AuthorNameHeadingChar"/>
          <w:szCs w:val="20"/>
          <w:lang w:val="es-ES"/>
        </w:rPr>
        <w:t>Dr. Juan Pablo</w:t>
      </w:r>
      <w:r w:rsidR="00C75EE3" w:rsidRPr="00C75EE3">
        <w:rPr>
          <w:rStyle w:val="AuthorNameHeadingChar"/>
          <w:szCs w:val="20"/>
          <w:lang w:val="es-ES"/>
        </w:rPr>
        <w:t xml:space="preserve"> </w:t>
      </w:r>
      <w:r w:rsidR="00C75EE3">
        <w:rPr>
          <w:rStyle w:val="AuthorNameHeadingChar"/>
          <w:szCs w:val="20"/>
          <w:lang w:val="es-ES"/>
        </w:rPr>
        <w:t>Meneses Gutiérrez</w:t>
      </w:r>
      <w:r>
        <w:rPr>
          <w:rStyle w:val="AuthorNameHeadingChar"/>
          <w:szCs w:val="20"/>
          <w:lang w:val="es-ES"/>
        </w:rPr>
        <w:t xml:space="preserve">: </w:t>
      </w:r>
      <w:r w:rsidRPr="00EC770E">
        <w:rPr>
          <w:rStyle w:val="AuthorNameHeadingChar"/>
          <w:b w:val="0"/>
          <w:bCs/>
          <w:i w:val="0"/>
          <w:iCs/>
          <w:szCs w:val="20"/>
          <w:lang w:val="es-ES"/>
        </w:rPr>
        <w:t>Coordinación Académica en Arte,</w:t>
      </w:r>
      <w:r>
        <w:rPr>
          <w:rStyle w:val="AuthorNameHeadingChar"/>
          <w:b w:val="0"/>
          <w:bCs/>
          <w:szCs w:val="20"/>
          <w:lang w:val="es-ES"/>
        </w:rPr>
        <w:t xml:space="preserve"> </w:t>
      </w:r>
      <w:r>
        <w:rPr>
          <w:rStyle w:val="AuthorNameHeadingChar"/>
          <w:b w:val="0"/>
          <w:i w:val="0"/>
          <w:szCs w:val="20"/>
          <w:lang w:val="es-ES"/>
        </w:rPr>
        <w:t xml:space="preserve">Universidad Autónoma de San Luis Potosí, San Luis Potosí, México, </w:t>
      </w:r>
      <w:r w:rsidR="009975D3">
        <w:fldChar w:fldCharType="begin"/>
      </w:r>
      <w:r w:rsidR="009975D3" w:rsidRPr="00D518AA">
        <w:rPr>
          <w:lang w:val="es-MX"/>
          <w:rPrChange w:id="49" w:author="Autor">
            <w:rPr/>
          </w:rPrChange>
        </w:rPr>
        <w:instrText xml:space="preserve"> HYPERLINK "mailto:pablo.meneses@uaslp.mx" </w:instrText>
      </w:r>
      <w:r w:rsidR="009975D3">
        <w:fldChar w:fldCharType="separate"/>
      </w:r>
      <w:r w:rsidR="00C75EE3" w:rsidRPr="00D04006">
        <w:rPr>
          <w:rStyle w:val="Hipervnculo"/>
          <w:szCs w:val="20"/>
          <w:lang w:val="es-ES"/>
        </w:rPr>
        <w:t>pablo.meneses@uaslp.mx</w:t>
      </w:r>
      <w:r w:rsidR="009975D3">
        <w:rPr>
          <w:rStyle w:val="Hipervnculo"/>
          <w:szCs w:val="20"/>
          <w:lang w:val="es-ES"/>
        </w:rPr>
        <w:fldChar w:fldCharType="end"/>
      </w:r>
    </w:p>
    <w:p w14:paraId="7EC6EDC7" w14:textId="4EC60DBD" w:rsidR="00F33FB3" w:rsidRDefault="00F33FB3" w:rsidP="00F33FB3">
      <w:pPr>
        <w:pStyle w:val="AuthorBiographyText"/>
        <w:jc w:val="left"/>
        <w:rPr>
          <w:rStyle w:val="AuthorNameHeadingChar"/>
          <w:b w:val="0"/>
          <w:i w:val="0"/>
          <w:szCs w:val="20"/>
          <w:lang w:val="es-ES"/>
        </w:rPr>
      </w:pPr>
      <w:r>
        <w:rPr>
          <w:rStyle w:val="AuthorNameHeadingChar"/>
          <w:szCs w:val="20"/>
          <w:lang w:val="es-ES"/>
        </w:rPr>
        <w:t>Dra. Alejandra Nieto Villena</w:t>
      </w:r>
      <w:r w:rsidRPr="007419A3">
        <w:rPr>
          <w:rStyle w:val="AuthorNameHeadingChar"/>
          <w:bCs/>
          <w:iCs/>
          <w:szCs w:val="20"/>
          <w:lang w:val="es-ES"/>
        </w:rPr>
        <w:t xml:space="preserve">: </w:t>
      </w:r>
      <w:r w:rsidRPr="00F33FB3">
        <w:rPr>
          <w:rStyle w:val="AuthorNameHeadingChar"/>
          <w:b w:val="0"/>
          <w:i w:val="0"/>
          <w:szCs w:val="20"/>
          <w:lang w:val="es-ES"/>
        </w:rPr>
        <w:t>Facultad del Hábitat</w:t>
      </w:r>
      <w:r>
        <w:rPr>
          <w:rStyle w:val="AuthorNameHeadingChar"/>
          <w:b w:val="0"/>
          <w:i w:val="0"/>
          <w:szCs w:val="20"/>
          <w:lang w:val="es-ES"/>
        </w:rPr>
        <w:t xml:space="preserve">, Universidad Autónoma de San Luis Potosí, Cuerpo Académico ‘Ciencia y Patrimonio’, San Luis Potosí, México, </w:t>
      </w:r>
      <w:r w:rsidR="009975D3">
        <w:fldChar w:fldCharType="begin"/>
      </w:r>
      <w:r w:rsidR="009975D3" w:rsidRPr="00D518AA">
        <w:rPr>
          <w:lang w:val="es-MX"/>
          <w:rPrChange w:id="50" w:author="Autor">
            <w:rPr/>
          </w:rPrChange>
        </w:rPr>
        <w:instrText xml:space="preserve"> HYPERLINK "mailto:alejandra.nieto@uaslp.mx" </w:instrText>
      </w:r>
      <w:r w:rsidR="009975D3">
        <w:fldChar w:fldCharType="separate"/>
      </w:r>
      <w:r w:rsidRPr="00D04006">
        <w:rPr>
          <w:rStyle w:val="Hipervnculo"/>
          <w:szCs w:val="20"/>
          <w:lang w:val="es-ES"/>
        </w:rPr>
        <w:t>alejandra.nieto@uaslp.mx</w:t>
      </w:r>
      <w:r w:rsidR="009975D3">
        <w:rPr>
          <w:rStyle w:val="Hipervnculo"/>
          <w:szCs w:val="20"/>
          <w:lang w:val="es-ES"/>
        </w:rPr>
        <w:fldChar w:fldCharType="end"/>
      </w:r>
    </w:p>
    <w:p w14:paraId="4DD957A3" w14:textId="77777777" w:rsidR="00F33FB3" w:rsidRPr="00F33FB3" w:rsidRDefault="00F33FB3" w:rsidP="00F33FB3">
      <w:pPr>
        <w:rPr>
          <w:lang w:val="es-ES"/>
        </w:rPr>
      </w:pPr>
    </w:p>
    <w:p w14:paraId="23402DB0" w14:textId="702573AE" w:rsidR="00151395" w:rsidRDefault="00151395" w:rsidP="00151395">
      <w:pPr>
        <w:rPr>
          <w:lang w:val="es-ES"/>
        </w:rPr>
      </w:pPr>
    </w:p>
    <w:p w14:paraId="501840EA" w14:textId="1F83CBA0" w:rsidR="00151395" w:rsidRDefault="00151395" w:rsidP="009C7E0D"/>
    <w:p w14:paraId="67D3C3A2" w14:textId="77777777" w:rsidR="00151395" w:rsidRPr="00151395" w:rsidRDefault="00151395" w:rsidP="00151395">
      <w:pPr>
        <w:rPr>
          <w:lang w:val="es-ES"/>
        </w:rPr>
      </w:pPr>
    </w:p>
    <w:p w14:paraId="60C71DA3" w14:textId="77777777" w:rsidR="00304499" w:rsidRPr="00304499" w:rsidRDefault="00304499" w:rsidP="00304499">
      <w:pPr>
        <w:spacing w:line="360" w:lineRule="auto"/>
        <w:rPr>
          <w:rFonts w:ascii="Times New Roman" w:hAnsi="Times New Roman" w:cs="Times New Roman"/>
          <w:bCs/>
          <w:sz w:val="20"/>
          <w:szCs w:val="20"/>
          <w:lang w:val="es-ES"/>
        </w:rPr>
      </w:pPr>
    </w:p>
    <w:p w14:paraId="3BBB9595" w14:textId="77777777" w:rsidR="00304499" w:rsidRPr="001D39FF" w:rsidRDefault="00304499" w:rsidP="00304499">
      <w:pPr>
        <w:spacing w:line="360" w:lineRule="auto"/>
        <w:rPr>
          <w:rFonts w:ascii="Times New Roman" w:hAnsi="Times New Roman" w:cs="Times New Roman"/>
          <w:lang w:val="es-ES"/>
        </w:rPr>
      </w:pPr>
    </w:p>
    <w:sectPr w:rsidR="00304499" w:rsidRPr="001D39FF" w:rsidSect="00B86317">
      <w:pgSz w:w="11906" w:h="16838"/>
      <w:pgMar w:top="720" w:right="720" w:bottom="720" w:left="720" w:header="720" w:footer="720" w:gutter="0"/>
      <w:cols w:space="720"/>
      <w:noEndnot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425291C5" w14:textId="51EDB9AF" w:rsidR="00CE0698" w:rsidRDefault="00CE0698">
      <w:pPr>
        <w:pStyle w:val="Textocomentario"/>
      </w:pPr>
      <w:r>
        <w:rPr>
          <w:rStyle w:val="Refdecomentario"/>
        </w:rPr>
        <w:annotationRef/>
      </w:r>
      <w:r>
        <w:t xml:space="preserve">Es un anglicismo utilizado para denominar a un documento de presentación de artista. Aunque se puede traducir como ‘declaración de artista’, se prefiere el uso del término en inglés, </w:t>
      </w:r>
      <w:r w:rsidR="009A0DD4">
        <w:t xml:space="preserve">más </w:t>
      </w:r>
      <w:r>
        <w:t>habitual en el ámbito artístico. Dejo a consideración de los editores el hecho de que pueda ir entrecomillado o traducido.</w:t>
      </w:r>
    </w:p>
  </w:comment>
  <w:comment w:id="4" w:author="Autor" w:initials="A">
    <w:p w14:paraId="2CD1C740" w14:textId="17DD39D0" w:rsidR="00CE0698" w:rsidRDefault="00CE0698">
      <w:pPr>
        <w:pStyle w:val="Textocomentario"/>
      </w:pPr>
      <w:r>
        <w:rPr>
          <w:rStyle w:val="Refdecomentario"/>
        </w:rPr>
        <w:annotationRef/>
      </w:r>
      <w:r>
        <w:t xml:space="preserve">Se sustituyeron formas verbales y palabras señaladas por </w:t>
      </w:r>
      <w:r w:rsidR="00293BA9">
        <w:t xml:space="preserve">el </w:t>
      </w:r>
      <w:r>
        <w:t xml:space="preserve">revisor. </w:t>
      </w:r>
    </w:p>
  </w:comment>
  <w:comment w:id="15" w:author="Autor" w:initials="A">
    <w:p w14:paraId="75BA0FF9" w14:textId="3B65E7D2" w:rsidR="00CE0698" w:rsidRDefault="00CE0698">
      <w:pPr>
        <w:pStyle w:val="Textocomentario"/>
      </w:pPr>
      <w:r>
        <w:rPr>
          <w:rStyle w:val="Refdecomentario"/>
        </w:rPr>
        <w:annotationRef/>
      </w:r>
      <w:r w:rsidR="00625988">
        <w:t>Se modificó la frase.</w:t>
      </w:r>
    </w:p>
  </w:comment>
  <w:comment w:id="19" w:author="Autor" w:initials="A">
    <w:p w14:paraId="7ABA2BC9" w14:textId="5E6598FD" w:rsidR="00D518AA" w:rsidRDefault="00D518AA">
      <w:pPr>
        <w:pStyle w:val="Textocomentario"/>
      </w:pPr>
      <w:r>
        <w:rPr>
          <w:rStyle w:val="Refdecomentario"/>
        </w:rPr>
        <w:annotationRef/>
      </w:r>
      <w:r w:rsidR="00625988">
        <w:t>Se puso el nombre del autor antes de la cita.</w:t>
      </w:r>
    </w:p>
  </w:comment>
  <w:comment w:id="25" w:author="Autor" w:initials="A">
    <w:p w14:paraId="2865511B" w14:textId="11FD272C" w:rsidR="0044117A" w:rsidRDefault="0044117A">
      <w:pPr>
        <w:pStyle w:val="Textocomentario"/>
      </w:pPr>
      <w:r>
        <w:rPr>
          <w:rStyle w:val="Refdecomentario"/>
        </w:rPr>
        <w:annotationRef/>
      </w:r>
      <w:r>
        <w:t xml:space="preserve">Poner número de página </w:t>
      </w:r>
    </w:p>
  </w:comment>
  <w:comment w:id="26" w:author="Autor" w:initials="A">
    <w:p w14:paraId="4CDA0DBA" w14:textId="2D756FE7" w:rsidR="00293BA9" w:rsidRDefault="00293BA9">
      <w:pPr>
        <w:pStyle w:val="Textocomentario"/>
      </w:pPr>
      <w:r>
        <w:rPr>
          <w:rStyle w:val="Refdecomentario"/>
        </w:rPr>
        <w:annotationRef/>
      </w:r>
      <w:r>
        <w:t>Se añadió número de página.</w:t>
      </w:r>
    </w:p>
  </w:comment>
  <w:comment w:id="33" w:author="Autor" w:initials="A">
    <w:p w14:paraId="761700BD" w14:textId="29C16FEC" w:rsidR="002C2D49" w:rsidRDefault="002C2D49">
      <w:pPr>
        <w:pStyle w:val="Textocomentario"/>
      </w:pPr>
      <w:r>
        <w:rPr>
          <w:rStyle w:val="Refdecomentario"/>
        </w:rPr>
        <w:annotationRef/>
      </w:r>
      <w:r>
        <w:t>Revisar citado</w:t>
      </w:r>
      <w:r w:rsidR="00C4154A">
        <w:t xml:space="preserve"> en todo el documento</w:t>
      </w:r>
      <w:r>
        <w:t xml:space="preserve">, debe ir número de página </w:t>
      </w:r>
    </w:p>
  </w:comment>
  <w:comment w:id="34" w:author="Autor" w:initials="A">
    <w:p w14:paraId="1CFFAE44" w14:textId="4D1BB0D6" w:rsidR="00293BA9" w:rsidRDefault="00293BA9">
      <w:pPr>
        <w:pStyle w:val="Textocomentario"/>
      </w:pPr>
      <w:r>
        <w:rPr>
          <w:rStyle w:val="Refdecomentario"/>
        </w:rPr>
        <w:annotationRef/>
      </w:r>
      <w:r>
        <w:t xml:space="preserve">Se hace referencia al carácter general del artículo, por lo que se considera que no hace alusión a una parte específica o en determinada página. Las páginas del </w:t>
      </w:r>
      <w:r w:rsidR="000E1FC0">
        <w:t>artículo</w:t>
      </w:r>
      <w:r>
        <w:t xml:space="preserve"> vienen </w:t>
      </w:r>
      <w:r w:rsidR="000E1FC0">
        <w:t>en la entrada bibliográfica completa. Solo consideramos poner número de página en las citas textuales.</w:t>
      </w:r>
    </w:p>
  </w:comment>
  <w:comment w:id="43" w:author="Autor" w:initials="A">
    <w:p w14:paraId="24D15216" w14:textId="6F709D84" w:rsidR="000E1FC0" w:rsidRDefault="000E1FC0">
      <w:pPr>
        <w:pStyle w:val="Textocomentario"/>
      </w:pPr>
      <w:r>
        <w:rPr>
          <w:rStyle w:val="Refdecomentario"/>
        </w:rPr>
        <w:annotationRef/>
      </w:r>
      <w:r>
        <w:t>Se añadió un nombre que faltaba en la lista.</w:t>
      </w:r>
    </w:p>
  </w:comment>
  <w:comment w:id="44" w:author="Autor" w:initials="A">
    <w:p w14:paraId="3C4B236D" w14:textId="43FF017E" w:rsidR="009A0DD4" w:rsidRDefault="009A0DD4">
      <w:pPr>
        <w:pStyle w:val="Textocomentario"/>
      </w:pPr>
      <w:r>
        <w:rPr>
          <w:rStyle w:val="Refdecomentario"/>
        </w:rPr>
        <w:annotationRef/>
      </w:r>
      <w:r>
        <w:t>REV 2. Aunque en alguna ocasión se reiteran objetivos y procesos técnicos, consideramos que el texto está compensado y que no debemos hacer modificaciones. Agradecemos igualmente todos las revisiones y consejos al respecto.</w:t>
      </w:r>
    </w:p>
  </w:comment>
  <w:comment w:id="46" w:author="Autor" w:initials="A">
    <w:p w14:paraId="26E6BC32" w14:textId="08BE3E8C" w:rsidR="00E23D4E" w:rsidRDefault="00E23D4E">
      <w:pPr>
        <w:pStyle w:val="Textocomentario"/>
      </w:pPr>
      <w:r>
        <w:rPr>
          <w:rStyle w:val="Refdecomentario"/>
        </w:rPr>
        <w:annotationRef/>
      </w:r>
      <w:r>
        <w:t>Revisar citas</w:t>
      </w:r>
    </w:p>
  </w:comment>
  <w:comment w:id="45" w:author="Autor" w:initials="A">
    <w:p w14:paraId="1EE651AC" w14:textId="49AC63BB" w:rsidR="00625988" w:rsidRDefault="00625988">
      <w:pPr>
        <w:pStyle w:val="Textocomentario"/>
      </w:pPr>
      <w:r>
        <w:rPr>
          <w:rStyle w:val="Refdecomentario"/>
        </w:rPr>
        <w:annotationRef/>
      </w:r>
      <w:r>
        <w:t xml:space="preserve">La cita parece correcta. Es un libro, se cita Apellido y Nombre con inicial, el número de páginas no es necesario (son </w:t>
      </w:r>
      <w:r w:rsidR="000E1FC0">
        <w:t xml:space="preserve">149 páginas). En el resto de </w:t>
      </w:r>
      <w:r w:rsidR="009A0DD4">
        <w:t>las referencias</w:t>
      </w:r>
      <w:r w:rsidR="000E1FC0">
        <w:t xml:space="preserve">, no se considera poner número de página </w:t>
      </w:r>
      <w:r w:rsidR="009A0DD4">
        <w:t>al no ser</w:t>
      </w:r>
      <w:r w:rsidR="000E1FC0">
        <w:t xml:space="preserve"> textuales.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425291C5" w15:done="0"/>
  <w15:commentEx w15:paraId="2CD1C740" w15:done="0"/>
  <w15:commentEx w15:paraId="75BA0FF9" w15:done="0"/>
  <w15:commentEx w15:paraId="7ABA2BC9" w15:done="0"/>
  <w15:commentEx w15:paraId="2865511B" w15:done="0"/>
  <w15:commentEx w15:paraId="4CDA0DBA" w15:paraIdParent="2865511B" w15:done="0"/>
  <w15:commentEx w15:paraId="761700BD" w15:done="0"/>
  <w15:commentEx w15:paraId="1CFFAE44" w15:paraIdParent="761700BD" w15:done="0"/>
  <w15:commentEx w15:paraId="24D15216" w15:done="0"/>
  <w15:commentEx w15:paraId="3C4B236D" w15:done="0"/>
  <w15:commentEx w15:paraId="26E6BC32" w15:done="0"/>
  <w15:commentEx w15:paraId="1EE651AC" w15:paraIdParent="26E6BC3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425291C5" w16cid:durableId="23AC029A"/>
  <w16cid:commentId w16cid:paraId="2CD1C740" w16cid:durableId="23AC0405"/>
  <w16cid:commentId w16cid:paraId="75BA0FF9" w16cid:durableId="23AC04E2"/>
  <w16cid:commentId w16cid:paraId="7ABA2BC9" w16cid:durableId="23329681"/>
  <w16cid:commentId w16cid:paraId="2865511B" w16cid:durableId="23329651"/>
  <w16cid:commentId w16cid:paraId="4CDA0DBA" w16cid:durableId="23AC07C9"/>
  <w16cid:commentId w16cid:paraId="761700BD" w16cid:durableId="23329890"/>
  <w16cid:commentId w16cid:paraId="1CFFAE44" w16cid:durableId="23AC0927"/>
  <w16cid:commentId w16cid:paraId="24D15216" w16cid:durableId="23AC0ABA"/>
  <w16cid:commentId w16cid:paraId="3C4B236D" w16cid:durableId="23AC0C82"/>
  <w16cid:commentId w16cid:paraId="26E6BC32" w16cid:durableId="2332982C"/>
  <w16cid:commentId w16cid:paraId="1EE651AC" w16cid:durableId="23AC06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7493E1" w14:textId="77777777" w:rsidR="00CC4EED" w:rsidRDefault="00CC4EED" w:rsidP="00304499">
      <w:r>
        <w:separator/>
      </w:r>
    </w:p>
  </w:endnote>
  <w:endnote w:type="continuationSeparator" w:id="0">
    <w:p w14:paraId="25B01FEC" w14:textId="77777777" w:rsidR="00CC4EED" w:rsidRDefault="00CC4EED" w:rsidP="00304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w:altName w:val="Arial"/>
    <w:charset w:val="00"/>
    <w:family w:val="auto"/>
    <w:pitch w:val="variable"/>
    <w:sig w:usb0="E00002FF" w:usb1="5000205B" w:usb2="00000020" w:usb3="00000000" w:csb0="0000019F" w:csb1="00000000"/>
  </w:font>
  <w:font w:name="Roboto Light">
    <w:altName w:val="Arial"/>
    <w:charset w:val="00"/>
    <w:family w:val="auto"/>
    <w:pitch w:val="variable"/>
    <w:sig w:usb0="E00002FF" w:usb1="5000205B" w:usb2="00000020" w:usb3="00000000" w:csb0="0000019F" w:csb1="00000000"/>
  </w:font>
  <w:font w:name="Vrinda">
    <w:altName w:val="Vrinda"/>
    <w:panose1 w:val="00000400000000000000"/>
    <w:charset w:val="00"/>
    <w:family w:val="swiss"/>
    <w:pitch w:val="variable"/>
    <w:sig w:usb0="0001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Roboto Medium">
    <w:altName w:val="Arial"/>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A670D47" w14:textId="77777777" w:rsidR="00CC4EED" w:rsidRDefault="00CC4EED" w:rsidP="00304499">
      <w:r>
        <w:separator/>
      </w:r>
    </w:p>
  </w:footnote>
  <w:footnote w:type="continuationSeparator" w:id="0">
    <w:p w14:paraId="7F7910A5" w14:textId="77777777" w:rsidR="00CC4EED" w:rsidRDefault="00CC4EED" w:rsidP="003044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8A0267"/>
    <w:multiLevelType w:val="hybridMultilevel"/>
    <w:tmpl w:val="8FB210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6969D0"/>
    <w:multiLevelType w:val="hybridMultilevel"/>
    <w:tmpl w:val="45BA4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82F90"/>
    <w:multiLevelType w:val="hybridMultilevel"/>
    <w:tmpl w:val="D22C8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movePersonalInformation/>
  <w:removeDateAndTime/>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499"/>
    <w:rsid w:val="0006131C"/>
    <w:rsid w:val="00065A4E"/>
    <w:rsid w:val="000678C7"/>
    <w:rsid w:val="000819AB"/>
    <w:rsid w:val="00084F84"/>
    <w:rsid w:val="00097516"/>
    <w:rsid w:val="000A1AFC"/>
    <w:rsid w:val="000B1E5D"/>
    <w:rsid w:val="000B4FB6"/>
    <w:rsid w:val="000C1BE7"/>
    <w:rsid w:val="000E1FC0"/>
    <w:rsid w:val="000E5016"/>
    <w:rsid w:val="000F76FF"/>
    <w:rsid w:val="0010585C"/>
    <w:rsid w:val="00106741"/>
    <w:rsid w:val="001136A2"/>
    <w:rsid w:val="00127600"/>
    <w:rsid w:val="00130227"/>
    <w:rsid w:val="00130E76"/>
    <w:rsid w:val="0013561C"/>
    <w:rsid w:val="001421D6"/>
    <w:rsid w:val="001449C2"/>
    <w:rsid w:val="00151395"/>
    <w:rsid w:val="00170945"/>
    <w:rsid w:val="00172A87"/>
    <w:rsid w:val="00180539"/>
    <w:rsid w:val="00180C6F"/>
    <w:rsid w:val="00183D52"/>
    <w:rsid w:val="001911C9"/>
    <w:rsid w:val="00193738"/>
    <w:rsid w:val="0019650D"/>
    <w:rsid w:val="001A6B63"/>
    <w:rsid w:val="001A78D5"/>
    <w:rsid w:val="001B7E12"/>
    <w:rsid w:val="001D39FF"/>
    <w:rsid w:val="00201EFD"/>
    <w:rsid w:val="00202A7F"/>
    <w:rsid w:val="00203562"/>
    <w:rsid w:val="002064A1"/>
    <w:rsid w:val="00214F7F"/>
    <w:rsid w:val="00280FB7"/>
    <w:rsid w:val="00282903"/>
    <w:rsid w:val="00282D5B"/>
    <w:rsid w:val="00286953"/>
    <w:rsid w:val="00293BA9"/>
    <w:rsid w:val="002A0483"/>
    <w:rsid w:val="002A1A14"/>
    <w:rsid w:val="002A5BF5"/>
    <w:rsid w:val="002B1029"/>
    <w:rsid w:val="002B2471"/>
    <w:rsid w:val="002B2511"/>
    <w:rsid w:val="002B3116"/>
    <w:rsid w:val="002B36BA"/>
    <w:rsid w:val="002C2D49"/>
    <w:rsid w:val="002C49FC"/>
    <w:rsid w:val="002D1566"/>
    <w:rsid w:val="00304499"/>
    <w:rsid w:val="0035348B"/>
    <w:rsid w:val="00362A4D"/>
    <w:rsid w:val="00364703"/>
    <w:rsid w:val="00376389"/>
    <w:rsid w:val="00382382"/>
    <w:rsid w:val="0039439D"/>
    <w:rsid w:val="003A5196"/>
    <w:rsid w:val="004022DD"/>
    <w:rsid w:val="00414F3A"/>
    <w:rsid w:val="00425B53"/>
    <w:rsid w:val="00426A7D"/>
    <w:rsid w:val="004308B1"/>
    <w:rsid w:val="00436EE1"/>
    <w:rsid w:val="0044117A"/>
    <w:rsid w:val="004601CE"/>
    <w:rsid w:val="00460CD1"/>
    <w:rsid w:val="00473152"/>
    <w:rsid w:val="00491AB8"/>
    <w:rsid w:val="004A0C23"/>
    <w:rsid w:val="004C1AD7"/>
    <w:rsid w:val="004F7309"/>
    <w:rsid w:val="0050251C"/>
    <w:rsid w:val="00504727"/>
    <w:rsid w:val="00514703"/>
    <w:rsid w:val="005215B7"/>
    <w:rsid w:val="0056446F"/>
    <w:rsid w:val="00565A6E"/>
    <w:rsid w:val="00566C30"/>
    <w:rsid w:val="0058344E"/>
    <w:rsid w:val="00590442"/>
    <w:rsid w:val="00595487"/>
    <w:rsid w:val="005A0A60"/>
    <w:rsid w:val="005A5146"/>
    <w:rsid w:val="005A6AB8"/>
    <w:rsid w:val="005D09B4"/>
    <w:rsid w:val="005D2A37"/>
    <w:rsid w:val="005D77A0"/>
    <w:rsid w:val="005F0E03"/>
    <w:rsid w:val="00625988"/>
    <w:rsid w:val="00627535"/>
    <w:rsid w:val="006437BB"/>
    <w:rsid w:val="00650B2B"/>
    <w:rsid w:val="00652908"/>
    <w:rsid w:val="00660D8F"/>
    <w:rsid w:val="00664DD1"/>
    <w:rsid w:val="006651D6"/>
    <w:rsid w:val="006B77A8"/>
    <w:rsid w:val="006C7177"/>
    <w:rsid w:val="006E3B77"/>
    <w:rsid w:val="006E5B96"/>
    <w:rsid w:val="006E68CC"/>
    <w:rsid w:val="0070030D"/>
    <w:rsid w:val="00702BAA"/>
    <w:rsid w:val="00705803"/>
    <w:rsid w:val="00724E6F"/>
    <w:rsid w:val="007419A3"/>
    <w:rsid w:val="00752D1B"/>
    <w:rsid w:val="0076654E"/>
    <w:rsid w:val="00791018"/>
    <w:rsid w:val="00793E0F"/>
    <w:rsid w:val="007B6381"/>
    <w:rsid w:val="007B738C"/>
    <w:rsid w:val="007E6535"/>
    <w:rsid w:val="00815784"/>
    <w:rsid w:val="00823DE4"/>
    <w:rsid w:val="00827D82"/>
    <w:rsid w:val="008321BF"/>
    <w:rsid w:val="00841439"/>
    <w:rsid w:val="00845147"/>
    <w:rsid w:val="00852E7C"/>
    <w:rsid w:val="00894221"/>
    <w:rsid w:val="008C6B38"/>
    <w:rsid w:val="008C7F5F"/>
    <w:rsid w:val="008D1825"/>
    <w:rsid w:val="008D5992"/>
    <w:rsid w:val="008E5125"/>
    <w:rsid w:val="00904F1D"/>
    <w:rsid w:val="0091254A"/>
    <w:rsid w:val="009154EB"/>
    <w:rsid w:val="00925BBB"/>
    <w:rsid w:val="009265FF"/>
    <w:rsid w:val="009449D7"/>
    <w:rsid w:val="009733D3"/>
    <w:rsid w:val="00980D20"/>
    <w:rsid w:val="00985992"/>
    <w:rsid w:val="00987E10"/>
    <w:rsid w:val="00987F7D"/>
    <w:rsid w:val="009975D3"/>
    <w:rsid w:val="009A0DD4"/>
    <w:rsid w:val="009C47EE"/>
    <w:rsid w:val="009C4951"/>
    <w:rsid w:val="009C7E0D"/>
    <w:rsid w:val="009D44C7"/>
    <w:rsid w:val="009E3FE9"/>
    <w:rsid w:val="009F100E"/>
    <w:rsid w:val="00A05049"/>
    <w:rsid w:val="00A065C4"/>
    <w:rsid w:val="00A3069E"/>
    <w:rsid w:val="00A762BD"/>
    <w:rsid w:val="00A87AE2"/>
    <w:rsid w:val="00AB7B92"/>
    <w:rsid w:val="00AC66A5"/>
    <w:rsid w:val="00AE0A44"/>
    <w:rsid w:val="00AE3AFF"/>
    <w:rsid w:val="00AF5A0C"/>
    <w:rsid w:val="00B12710"/>
    <w:rsid w:val="00B24B81"/>
    <w:rsid w:val="00B26B42"/>
    <w:rsid w:val="00B27FE6"/>
    <w:rsid w:val="00B301AD"/>
    <w:rsid w:val="00B30B4D"/>
    <w:rsid w:val="00B45712"/>
    <w:rsid w:val="00B47974"/>
    <w:rsid w:val="00B53E4E"/>
    <w:rsid w:val="00B73FB4"/>
    <w:rsid w:val="00B778A1"/>
    <w:rsid w:val="00B845DD"/>
    <w:rsid w:val="00B86317"/>
    <w:rsid w:val="00B91202"/>
    <w:rsid w:val="00BA5CE8"/>
    <w:rsid w:val="00BA7247"/>
    <w:rsid w:val="00BB717B"/>
    <w:rsid w:val="00BC56B5"/>
    <w:rsid w:val="00BD1535"/>
    <w:rsid w:val="00C0189A"/>
    <w:rsid w:val="00C205CA"/>
    <w:rsid w:val="00C23CE8"/>
    <w:rsid w:val="00C371C9"/>
    <w:rsid w:val="00C4154A"/>
    <w:rsid w:val="00C43BC7"/>
    <w:rsid w:val="00C46355"/>
    <w:rsid w:val="00C529B2"/>
    <w:rsid w:val="00C52B7D"/>
    <w:rsid w:val="00C62134"/>
    <w:rsid w:val="00C75EE3"/>
    <w:rsid w:val="00C873AE"/>
    <w:rsid w:val="00CB272A"/>
    <w:rsid w:val="00CB741A"/>
    <w:rsid w:val="00CC4EED"/>
    <w:rsid w:val="00CD1809"/>
    <w:rsid w:val="00CD64D1"/>
    <w:rsid w:val="00CE0698"/>
    <w:rsid w:val="00CF2DAA"/>
    <w:rsid w:val="00CF4684"/>
    <w:rsid w:val="00D00AE9"/>
    <w:rsid w:val="00D10123"/>
    <w:rsid w:val="00D518AA"/>
    <w:rsid w:val="00D6793C"/>
    <w:rsid w:val="00D72A73"/>
    <w:rsid w:val="00D77726"/>
    <w:rsid w:val="00DB22CD"/>
    <w:rsid w:val="00DC2B10"/>
    <w:rsid w:val="00DD3B86"/>
    <w:rsid w:val="00DD54F4"/>
    <w:rsid w:val="00DE06CA"/>
    <w:rsid w:val="00DE7FE4"/>
    <w:rsid w:val="00DF4A65"/>
    <w:rsid w:val="00DF61EF"/>
    <w:rsid w:val="00E1098E"/>
    <w:rsid w:val="00E23D4E"/>
    <w:rsid w:val="00E2665C"/>
    <w:rsid w:val="00E53AB8"/>
    <w:rsid w:val="00E67448"/>
    <w:rsid w:val="00E7108D"/>
    <w:rsid w:val="00E73BD2"/>
    <w:rsid w:val="00E75DE9"/>
    <w:rsid w:val="00E93EA2"/>
    <w:rsid w:val="00EA1890"/>
    <w:rsid w:val="00EB44F3"/>
    <w:rsid w:val="00EC770E"/>
    <w:rsid w:val="00ED58C8"/>
    <w:rsid w:val="00EF0129"/>
    <w:rsid w:val="00F03B15"/>
    <w:rsid w:val="00F14E2F"/>
    <w:rsid w:val="00F21051"/>
    <w:rsid w:val="00F337B6"/>
    <w:rsid w:val="00F33FB3"/>
    <w:rsid w:val="00F372D9"/>
    <w:rsid w:val="00F4277B"/>
    <w:rsid w:val="00F4371F"/>
    <w:rsid w:val="00F46B52"/>
    <w:rsid w:val="00FA49C5"/>
    <w:rsid w:val="00FB2616"/>
    <w:rsid w:val="00FB59FE"/>
    <w:rsid w:val="00FC4EA4"/>
    <w:rsid w:val="00FE2444"/>
    <w:rsid w:val="00FF2CC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D3A91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51395"/>
    <w:pPr>
      <w:keepNext/>
      <w:keepLines/>
      <w:spacing w:before="240" w:line="259" w:lineRule="auto"/>
      <w:outlineLvl w:val="0"/>
    </w:pPr>
    <w:rPr>
      <w:rFonts w:asciiTheme="majorHAnsi" w:eastAsiaTheme="majorEastAsia" w:hAnsiTheme="majorHAnsi" w:cstheme="majorBidi"/>
      <w:color w:val="2F5496" w:themeColor="accent1" w:themeShade="BF"/>
      <w:sz w:val="32"/>
      <w:szCs w:val="32"/>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
    <w:name w:val="lista"/>
    <w:basedOn w:val="Normal"/>
    <w:uiPriority w:val="99"/>
    <w:rsid w:val="00304499"/>
    <w:pPr>
      <w:autoSpaceDE w:val="0"/>
      <w:autoSpaceDN w:val="0"/>
      <w:adjustRightInd w:val="0"/>
      <w:spacing w:line="288" w:lineRule="auto"/>
      <w:ind w:left="180" w:right="57" w:hanging="180"/>
      <w:jc w:val="both"/>
      <w:textAlignment w:val="center"/>
    </w:pPr>
    <w:rPr>
      <w:rFonts w:ascii="Roboto" w:hAnsi="Roboto" w:cs="Roboto"/>
      <w:color w:val="000000"/>
      <w:sz w:val="20"/>
      <w:szCs w:val="20"/>
      <w:lang w:val="es-ES_tradnl"/>
    </w:rPr>
  </w:style>
  <w:style w:type="character" w:customStyle="1" w:styleId="Textonormal">
    <w:name w:val="Texto normal"/>
    <w:uiPriority w:val="99"/>
    <w:rsid w:val="00304499"/>
    <w:rPr>
      <w:rFonts w:ascii="Roboto Light" w:hAnsi="Roboto Light" w:cs="Roboto Light"/>
      <w:spacing w:val="0"/>
      <w:sz w:val="20"/>
      <w:szCs w:val="20"/>
    </w:rPr>
  </w:style>
  <w:style w:type="character" w:styleId="Refdenotaalpie">
    <w:name w:val="footnote reference"/>
    <w:uiPriority w:val="99"/>
    <w:semiHidden/>
    <w:rsid w:val="00304499"/>
    <w:rPr>
      <w:vertAlign w:val="superscript"/>
    </w:rPr>
  </w:style>
  <w:style w:type="paragraph" w:customStyle="1" w:styleId="AbstractStyle">
    <w:name w:val="* AbstractStyle"/>
    <w:link w:val="AbstractStyleChar"/>
    <w:qFormat/>
    <w:rsid w:val="0030449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304499"/>
    <w:rPr>
      <w:rFonts w:ascii="Times New Roman" w:eastAsia="Times New Roman" w:hAnsi="Times New Roman" w:cs="Vrinda"/>
      <w:i/>
      <w:sz w:val="16"/>
      <w:szCs w:val="20"/>
      <w:lang w:val="en-US"/>
    </w:rPr>
  </w:style>
  <w:style w:type="paragraph" w:customStyle="1" w:styleId="KeywordsText">
    <w:name w:val="* KeywordsText"/>
    <w:link w:val="KeywordsTextChar"/>
    <w:qFormat/>
    <w:rsid w:val="0030449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304499"/>
    <w:rPr>
      <w:rFonts w:ascii="Times New Roman" w:eastAsia="Times New Roman" w:hAnsi="Times New Roman" w:cs="Vrinda"/>
      <w:i/>
      <w:sz w:val="16"/>
      <w:szCs w:val="20"/>
      <w:lang w:val="en-US"/>
    </w:rPr>
  </w:style>
  <w:style w:type="paragraph" w:customStyle="1" w:styleId="SectionSubheading1">
    <w:name w:val="* SectionSubheading1"/>
    <w:next w:val="Normal"/>
    <w:link w:val="SectionSubheading1Char"/>
    <w:qFormat/>
    <w:rsid w:val="00130E76"/>
    <w:pPr>
      <w:spacing w:before="200" w:after="200"/>
    </w:pPr>
    <w:rPr>
      <w:rFonts w:ascii="Times New Roman" w:eastAsia="Times New Roman" w:hAnsi="Times New Roman" w:cs="Vrinda"/>
      <w:b/>
      <w:i/>
      <w:sz w:val="21"/>
      <w:szCs w:val="20"/>
      <w:lang w:val="en-US"/>
    </w:rPr>
  </w:style>
  <w:style w:type="character" w:customStyle="1" w:styleId="SectionSubheading1Char">
    <w:name w:val="* SectionSubheading1 Char"/>
    <w:link w:val="SectionSubheading1"/>
    <w:rsid w:val="00130E76"/>
    <w:rPr>
      <w:rFonts w:ascii="Times New Roman" w:eastAsia="Times New Roman" w:hAnsi="Times New Roman" w:cs="Vrinda"/>
      <w:b/>
      <w:i/>
      <w:sz w:val="21"/>
      <w:szCs w:val="20"/>
      <w:lang w:val="en-US"/>
    </w:rPr>
  </w:style>
  <w:style w:type="paragraph" w:customStyle="1" w:styleId="FirstParaofSectionTextStyle">
    <w:name w:val="* FirstParaofSectionTextStyle"/>
    <w:next w:val="Normal"/>
    <w:link w:val="FirstParaofSectionTextStyleChar"/>
    <w:qFormat/>
    <w:rsid w:val="00130E76"/>
    <w:pPr>
      <w:jc w:val="both"/>
    </w:pPr>
    <w:rPr>
      <w:rFonts w:ascii="Times New Roman" w:eastAsia="Times New Roman" w:hAnsi="Times New Roman" w:cs="Vrinda"/>
      <w:sz w:val="20"/>
      <w:szCs w:val="20"/>
      <w:lang w:val="en-US"/>
    </w:rPr>
  </w:style>
  <w:style w:type="character" w:customStyle="1" w:styleId="FirstParaofSectionTextStyleChar">
    <w:name w:val="* FirstParaofSectionTextStyle Char"/>
    <w:link w:val="FirstParaofSectionTextStyle"/>
    <w:rsid w:val="00130E76"/>
    <w:rPr>
      <w:rFonts w:ascii="Times New Roman" w:eastAsia="Times New Roman" w:hAnsi="Times New Roman" w:cs="Vrinda"/>
      <w:sz w:val="20"/>
      <w:szCs w:val="20"/>
      <w:lang w:val="en-US"/>
    </w:rPr>
  </w:style>
  <w:style w:type="paragraph" w:customStyle="1" w:styleId="Prrafobsico">
    <w:name w:val="[Párrafo básico]"/>
    <w:basedOn w:val="Normal"/>
    <w:uiPriority w:val="99"/>
    <w:rsid w:val="00130E76"/>
    <w:pPr>
      <w:autoSpaceDE w:val="0"/>
      <w:autoSpaceDN w:val="0"/>
      <w:adjustRightInd w:val="0"/>
      <w:spacing w:line="288" w:lineRule="auto"/>
      <w:textAlignment w:val="center"/>
    </w:pPr>
    <w:rPr>
      <w:rFonts w:ascii="Minion Pro" w:hAnsi="Minion Pro" w:cs="Minion Pro"/>
      <w:color w:val="000000"/>
      <w:lang w:val="es-ES_tradnl"/>
    </w:rPr>
  </w:style>
  <w:style w:type="character" w:customStyle="1" w:styleId="Subtitulos">
    <w:name w:val="Subtitulos"/>
    <w:uiPriority w:val="99"/>
    <w:rsid w:val="00130E76"/>
    <w:rPr>
      <w:rFonts w:ascii="Roboto Medium" w:hAnsi="Roboto Medium" w:cs="Roboto Medium"/>
      <w:caps/>
      <w:spacing w:val="0"/>
      <w:sz w:val="22"/>
      <w:szCs w:val="22"/>
      <w:lang w:val="es-ES_tradnl"/>
    </w:rPr>
  </w:style>
  <w:style w:type="paragraph" w:styleId="Prrafodelista">
    <w:name w:val="List Paragraph"/>
    <w:basedOn w:val="Normal"/>
    <w:uiPriority w:val="34"/>
    <w:qFormat/>
    <w:rsid w:val="00130E76"/>
    <w:pPr>
      <w:ind w:left="720"/>
      <w:contextualSpacing/>
    </w:pPr>
  </w:style>
  <w:style w:type="character" w:styleId="Hipervnculo">
    <w:name w:val="Hyperlink"/>
    <w:basedOn w:val="Fuentedeprrafopredeter"/>
    <w:uiPriority w:val="99"/>
    <w:unhideWhenUsed/>
    <w:rsid w:val="002B2471"/>
    <w:rPr>
      <w:color w:val="0563C1" w:themeColor="hyperlink"/>
      <w:u w:val="single"/>
    </w:rPr>
  </w:style>
  <w:style w:type="character" w:customStyle="1" w:styleId="Mencinsinresolver1">
    <w:name w:val="Mención sin resolver1"/>
    <w:basedOn w:val="Fuentedeprrafopredeter"/>
    <w:uiPriority w:val="99"/>
    <w:semiHidden/>
    <w:unhideWhenUsed/>
    <w:rsid w:val="002B2471"/>
    <w:rPr>
      <w:color w:val="605E5C"/>
      <w:shd w:val="clear" w:color="auto" w:fill="E1DFDD"/>
    </w:rPr>
  </w:style>
  <w:style w:type="paragraph" w:customStyle="1" w:styleId="AuthorNameHeading">
    <w:name w:val="* AuthorNameHeading"/>
    <w:next w:val="Sinespaciado"/>
    <w:link w:val="AuthorNameHeadingChar"/>
    <w:qFormat/>
    <w:rsid w:val="001D39FF"/>
    <w:rPr>
      <w:rFonts w:ascii="Times New Roman" w:eastAsia="Times New Roman" w:hAnsi="Times New Roman" w:cs="Vrinda"/>
      <w:b/>
      <w:i/>
      <w:sz w:val="20"/>
      <w:lang w:val="en-US"/>
    </w:rPr>
  </w:style>
  <w:style w:type="character" w:customStyle="1" w:styleId="AuthorNameHeadingChar">
    <w:name w:val="* AuthorNameHeading Char"/>
    <w:link w:val="AuthorNameHeading"/>
    <w:rsid w:val="001D39FF"/>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1D39FF"/>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1D39FF"/>
    <w:rPr>
      <w:rFonts w:ascii="Times New Roman" w:eastAsia="Times New Roman" w:hAnsi="Times New Roman" w:cs="Vrinda"/>
      <w:sz w:val="20"/>
      <w:lang w:val="en-US"/>
    </w:rPr>
  </w:style>
  <w:style w:type="paragraph" w:styleId="Sinespaciado">
    <w:name w:val="No Spacing"/>
    <w:uiPriority w:val="1"/>
    <w:qFormat/>
    <w:rsid w:val="001D39FF"/>
  </w:style>
  <w:style w:type="character" w:customStyle="1" w:styleId="Ttulo1Car">
    <w:name w:val="Título 1 Car"/>
    <w:basedOn w:val="Fuentedeprrafopredeter"/>
    <w:link w:val="Ttulo1"/>
    <w:uiPriority w:val="9"/>
    <w:rsid w:val="00151395"/>
    <w:rPr>
      <w:rFonts w:asciiTheme="majorHAnsi" w:eastAsiaTheme="majorEastAsia" w:hAnsiTheme="majorHAnsi" w:cstheme="majorBidi"/>
      <w:color w:val="2F5496" w:themeColor="accent1" w:themeShade="BF"/>
      <w:sz w:val="32"/>
      <w:szCs w:val="32"/>
      <w:lang w:eastAsia="es-MX"/>
    </w:rPr>
  </w:style>
  <w:style w:type="paragraph" w:styleId="Bibliografa">
    <w:name w:val="Bibliography"/>
    <w:basedOn w:val="Normal"/>
    <w:next w:val="Normal"/>
    <w:uiPriority w:val="37"/>
    <w:unhideWhenUsed/>
    <w:rsid w:val="00151395"/>
  </w:style>
  <w:style w:type="table" w:styleId="Tablaconcuadrcula">
    <w:name w:val="Table Grid"/>
    <w:basedOn w:val="Tablanormal"/>
    <w:uiPriority w:val="39"/>
    <w:rsid w:val="00EF01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8E5125"/>
    <w:pPr>
      <w:spacing w:after="200"/>
    </w:pPr>
    <w:rPr>
      <w:i/>
      <w:iCs/>
      <w:color w:val="44546A" w:themeColor="text2"/>
      <w:sz w:val="18"/>
      <w:szCs w:val="18"/>
    </w:rPr>
  </w:style>
  <w:style w:type="character" w:styleId="Mencinsinresolver">
    <w:name w:val="Unresolved Mention"/>
    <w:basedOn w:val="Fuentedeprrafopredeter"/>
    <w:uiPriority w:val="99"/>
    <w:semiHidden/>
    <w:unhideWhenUsed/>
    <w:rsid w:val="00AF5A0C"/>
    <w:rPr>
      <w:color w:val="605E5C"/>
      <w:shd w:val="clear" w:color="auto" w:fill="E1DFDD"/>
    </w:rPr>
  </w:style>
  <w:style w:type="character" w:styleId="Refdecomentario">
    <w:name w:val="annotation reference"/>
    <w:basedOn w:val="Fuentedeprrafopredeter"/>
    <w:uiPriority w:val="99"/>
    <w:semiHidden/>
    <w:unhideWhenUsed/>
    <w:rsid w:val="0044117A"/>
    <w:rPr>
      <w:sz w:val="16"/>
      <w:szCs w:val="16"/>
    </w:rPr>
  </w:style>
  <w:style w:type="paragraph" w:styleId="Textocomentario">
    <w:name w:val="annotation text"/>
    <w:basedOn w:val="Normal"/>
    <w:link w:val="TextocomentarioCar"/>
    <w:uiPriority w:val="99"/>
    <w:semiHidden/>
    <w:unhideWhenUsed/>
    <w:rsid w:val="0044117A"/>
    <w:rPr>
      <w:sz w:val="20"/>
      <w:szCs w:val="20"/>
    </w:rPr>
  </w:style>
  <w:style w:type="character" w:customStyle="1" w:styleId="TextocomentarioCar">
    <w:name w:val="Texto comentario Car"/>
    <w:basedOn w:val="Fuentedeprrafopredeter"/>
    <w:link w:val="Textocomentario"/>
    <w:uiPriority w:val="99"/>
    <w:semiHidden/>
    <w:rsid w:val="0044117A"/>
    <w:rPr>
      <w:sz w:val="20"/>
      <w:szCs w:val="20"/>
    </w:rPr>
  </w:style>
  <w:style w:type="paragraph" w:styleId="Asuntodelcomentario">
    <w:name w:val="annotation subject"/>
    <w:basedOn w:val="Textocomentario"/>
    <w:next w:val="Textocomentario"/>
    <w:link w:val="AsuntodelcomentarioCar"/>
    <w:uiPriority w:val="99"/>
    <w:semiHidden/>
    <w:unhideWhenUsed/>
    <w:rsid w:val="0044117A"/>
    <w:rPr>
      <w:b/>
      <w:bCs/>
    </w:rPr>
  </w:style>
  <w:style w:type="character" w:customStyle="1" w:styleId="AsuntodelcomentarioCar">
    <w:name w:val="Asunto del comentario Car"/>
    <w:basedOn w:val="TextocomentarioCar"/>
    <w:link w:val="Asuntodelcomentario"/>
    <w:uiPriority w:val="99"/>
    <w:semiHidden/>
    <w:rsid w:val="0044117A"/>
    <w:rPr>
      <w:b/>
      <w:bCs/>
      <w:sz w:val="20"/>
      <w:szCs w:val="20"/>
    </w:rPr>
  </w:style>
  <w:style w:type="paragraph" w:styleId="Textodeglobo">
    <w:name w:val="Balloon Text"/>
    <w:basedOn w:val="Normal"/>
    <w:link w:val="TextodegloboCar"/>
    <w:uiPriority w:val="99"/>
    <w:semiHidden/>
    <w:unhideWhenUsed/>
    <w:rsid w:val="0044117A"/>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4117A"/>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801508">
      <w:bodyDiv w:val="1"/>
      <w:marLeft w:val="0"/>
      <w:marRight w:val="0"/>
      <w:marTop w:val="0"/>
      <w:marBottom w:val="0"/>
      <w:divBdr>
        <w:top w:val="none" w:sz="0" w:space="0" w:color="auto"/>
        <w:left w:val="none" w:sz="0" w:space="0" w:color="auto"/>
        <w:bottom w:val="none" w:sz="0" w:space="0" w:color="auto"/>
        <w:right w:val="none" w:sz="0" w:space="0" w:color="auto"/>
      </w:divBdr>
    </w:div>
    <w:div w:id="27537978">
      <w:bodyDiv w:val="1"/>
      <w:marLeft w:val="0"/>
      <w:marRight w:val="0"/>
      <w:marTop w:val="0"/>
      <w:marBottom w:val="0"/>
      <w:divBdr>
        <w:top w:val="none" w:sz="0" w:space="0" w:color="auto"/>
        <w:left w:val="none" w:sz="0" w:space="0" w:color="auto"/>
        <w:bottom w:val="none" w:sz="0" w:space="0" w:color="auto"/>
        <w:right w:val="none" w:sz="0" w:space="0" w:color="auto"/>
      </w:divBdr>
    </w:div>
    <w:div w:id="63838569">
      <w:bodyDiv w:val="1"/>
      <w:marLeft w:val="0"/>
      <w:marRight w:val="0"/>
      <w:marTop w:val="0"/>
      <w:marBottom w:val="0"/>
      <w:divBdr>
        <w:top w:val="none" w:sz="0" w:space="0" w:color="auto"/>
        <w:left w:val="none" w:sz="0" w:space="0" w:color="auto"/>
        <w:bottom w:val="none" w:sz="0" w:space="0" w:color="auto"/>
        <w:right w:val="none" w:sz="0" w:space="0" w:color="auto"/>
      </w:divBdr>
    </w:div>
    <w:div w:id="98259489">
      <w:bodyDiv w:val="1"/>
      <w:marLeft w:val="0"/>
      <w:marRight w:val="0"/>
      <w:marTop w:val="0"/>
      <w:marBottom w:val="0"/>
      <w:divBdr>
        <w:top w:val="none" w:sz="0" w:space="0" w:color="auto"/>
        <w:left w:val="none" w:sz="0" w:space="0" w:color="auto"/>
        <w:bottom w:val="none" w:sz="0" w:space="0" w:color="auto"/>
        <w:right w:val="none" w:sz="0" w:space="0" w:color="auto"/>
      </w:divBdr>
    </w:div>
    <w:div w:id="111942746">
      <w:bodyDiv w:val="1"/>
      <w:marLeft w:val="0"/>
      <w:marRight w:val="0"/>
      <w:marTop w:val="0"/>
      <w:marBottom w:val="0"/>
      <w:divBdr>
        <w:top w:val="none" w:sz="0" w:space="0" w:color="auto"/>
        <w:left w:val="none" w:sz="0" w:space="0" w:color="auto"/>
        <w:bottom w:val="none" w:sz="0" w:space="0" w:color="auto"/>
        <w:right w:val="none" w:sz="0" w:space="0" w:color="auto"/>
      </w:divBdr>
    </w:div>
    <w:div w:id="112284552">
      <w:bodyDiv w:val="1"/>
      <w:marLeft w:val="0"/>
      <w:marRight w:val="0"/>
      <w:marTop w:val="0"/>
      <w:marBottom w:val="0"/>
      <w:divBdr>
        <w:top w:val="none" w:sz="0" w:space="0" w:color="auto"/>
        <w:left w:val="none" w:sz="0" w:space="0" w:color="auto"/>
        <w:bottom w:val="none" w:sz="0" w:space="0" w:color="auto"/>
        <w:right w:val="none" w:sz="0" w:space="0" w:color="auto"/>
      </w:divBdr>
    </w:div>
    <w:div w:id="152182164">
      <w:bodyDiv w:val="1"/>
      <w:marLeft w:val="0"/>
      <w:marRight w:val="0"/>
      <w:marTop w:val="0"/>
      <w:marBottom w:val="0"/>
      <w:divBdr>
        <w:top w:val="none" w:sz="0" w:space="0" w:color="auto"/>
        <w:left w:val="none" w:sz="0" w:space="0" w:color="auto"/>
        <w:bottom w:val="none" w:sz="0" w:space="0" w:color="auto"/>
        <w:right w:val="none" w:sz="0" w:space="0" w:color="auto"/>
      </w:divBdr>
    </w:div>
    <w:div w:id="162822885">
      <w:bodyDiv w:val="1"/>
      <w:marLeft w:val="0"/>
      <w:marRight w:val="0"/>
      <w:marTop w:val="0"/>
      <w:marBottom w:val="0"/>
      <w:divBdr>
        <w:top w:val="none" w:sz="0" w:space="0" w:color="auto"/>
        <w:left w:val="none" w:sz="0" w:space="0" w:color="auto"/>
        <w:bottom w:val="none" w:sz="0" w:space="0" w:color="auto"/>
        <w:right w:val="none" w:sz="0" w:space="0" w:color="auto"/>
      </w:divBdr>
    </w:div>
    <w:div w:id="163131420">
      <w:bodyDiv w:val="1"/>
      <w:marLeft w:val="0"/>
      <w:marRight w:val="0"/>
      <w:marTop w:val="0"/>
      <w:marBottom w:val="0"/>
      <w:divBdr>
        <w:top w:val="none" w:sz="0" w:space="0" w:color="auto"/>
        <w:left w:val="none" w:sz="0" w:space="0" w:color="auto"/>
        <w:bottom w:val="none" w:sz="0" w:space="0" w:color="auto"/>
        <w:right w:val="none" w:sz="0" w:space="0" w:color="auto"/>
      </w:divBdr>
    </w:div>
    <w:div w:id="218783514">
      <w:bodyDiv w:val="1"/>
      <w:marLeft w:val="0"/>
      <w:marRight w:val="0"/>
      <w:marTop w:val="0"/>
      <w:marBottom w:val="0"/>
      <w:divBdr>
        <w:top w:val="none" w:sz="0" w:space="0" w:color="auto"/>
        <w:left w:val="none" w:sz="0" w:space="0" w:color="auto"/>
        <w:bottom w:val="none" w:sz="0" w:space="0" w:color="auto"/>
        <w:right w:val="none" w:sz="0" w:space="0" w:color="auto"/>
      </w:divBdr>
    </w:div>
    <w:div w:id="238097428">
      <w:bodyDiv w:val="1"/>
      <w:marLeft w:val="0"/>
      <w:marRight w:val="0"/>
      <w:marTop w:val="0"/>
      <w:marBottom w:val="0"/>
      <w:divBdr>
        <w:top w:val="none" w:sz="0" w:space="0" w:color="auto"/>
        <w:left w:val="none" w:sz="0" w:space="0" w:color="auto"/>
        <w:bottom w:val="none" w:sz="0" w:space="0" w:color="auto"/>
        <w:right w:val="none" w:sz="0" w:space="0" w:color="auto"/>
      </w:divBdr>
    </w:div>
    <w:div w:id="249313326">
      <w:bodyDiv w:val="1"/>
      <w:marLeft w:val="0"/>
      <w:marRight w:val="0"/>
      <w:marTop w:val="0"/>
      <w:marBottom w:val="0"/>
      <w:divBdr>
        <w:top w:val="none" w:sz="0" w:space="0" w:color="auto"/>
        <w:left w:val="none" w:sz="0" w:space="0" w:color="auto"/>
        <w:bottom w:val="none" w:sz="0" w:space="0" w:color="auto"/>
        <w:right w:val="none" w:sz="0" w:space="0" w:color="auto"/>
      </w:divBdr>
    </w:div>
    <w:div w:id="259148965">
      <w:bodyDiv w:val="1"/>
      <w:marLeft w:val="0"/>
      <w:marRight w:val="0"/>
      <w:marTop w:val="0"/>
      <w:marBottom w:val="0"/>
      <w:divBdr>
        <w:top w:val="none" w:sz="0" w:space="0" w:color="auto"/>
        <w:left w:val="none" w:sz="0" w:space="0" w:color="auto"/>
        <w:bottom w:val="none" w:sz="0" w:space="0" w:color="auto"/>
        <w:right w:val="none" w:sz="0" w:space="0" w:color="auto"/>
      </w:divBdr>
    </w:div>
    <w:div w:id="282884153">
      <w:bodyDiv w:val="1"/>
      <w:marLeft w:val="0"/>
      <w:marRight w:val="0"/>
      <w:marTop w:val="0"/>
      <w:marBottom w:val="0"/>
      <w:divBdr>
        <w:top w:val="none" w:sz="0" w:space="0" w:color="auto"/>
        <w:left w:val="none" w:sz="0" w:space="0" w:color="auto"/>
        <w:bottom w:val="none" w:sz="0" w:space="0" w:color="auto"/>
        <w:right w:val="none" w:sz="0" w:space="0" w:color="auto"/>
      </w:divBdr>
    </w:div>
    <w:div w:id="295717850">
      <w:bodyDiv w:val="1"/>
      <w:marLeft w:val="0"/>
      <w:marRight w:val="0"/>
      <w:marTop w:val="0"/>
      <w:marBottom w:val="0"/>
      <w:divBdr>
        <w:top w:val="none" w:sz="0" w:space="0" w:color="auto"/>
        <w:left w:val="none" w:sz="0" w:space="0" w:color="auto"/>
        <w:bottom w:val="none" w:sz="0" w:space="0" w:color="auto"/>
        <w:right w:val="none" w:sz="0" w:space="0" w:color="auto"/>
      </w:divBdr>
    </w:div>
    <w:div w:id="302541022">
      <w:bodyDiv w:val="1"/>
      <w:marLeft w:val="0"/>
      <w:marRight w:val="0"/>
      <w:marTop w:val="0"/>
      <w:marBottom w:val="0"/>
      <w:divBdr>
        <w:top w:val="none" w:sz="0" w:space="0" w:color="auto"/>
        <w:left w:val="none" w:sz="0" w:space="0" w:color="auto"/>
        <w:bottom w:val="none" w:sz="0" w:space="0" w:color="auto"/>
        <w:right w:val="none" w:sz="0" w:space="0" w:color="auto"/>
      </w:divBdr>
    </w:div>
    <w:div w:id="325018259">
      <w:bodyDiv w:val="1"/>
      <w:marLeft w:val="0"/>
      <w:marRight w:val="0"/>
      <w:marTop w:val="0"/>
      <w:marBottom w:val="0"/>
      <w:divBdr>
        <w:top w:val="none" w:sz="0" w:space="0" w:color="auto"/>
        <w:left w:val="none" w:sz="0" w:space="0" w:color="auto"/>
        <w:bottom w:val="none" w:sz="0" w:space="0" w:color="auto"/>
        <w:right w:val="none" w:sz="0" w:space="0" w:color="auto"/>
      </w:divBdr>
    </w:div>
    <w:div w:id="371344751">
      <w:bodyDiv w:val="1"/>
      <w:marLeft w:val="0"/>
      <w:marRight w:val="0"/>
      <w:marTop w:val="0"/>
      <w:marBottom w:val="0"/>
      <w:divBdr>
        <w:top w:val="none" w:sz="0" w:space="0" w:color="auto"/>
        <w:left w:val="none" w:sz="0" w:space="0" w:color="auto"/>
        <w:bottom w:val="none" w:sz="0" w:space="0" w:color="auto"/>
        <w:right w:val="none" w:sz="0" w:space="0" w:color="auto"/>
      </w:divBdr>
    </w:div>
    <w:div w:id="394015337">
      <w:bodyDiv w:val="1"/>
      <w:marLeft w:val="0"/>
      <w:marRight w:val="0"/>
      <w:marTop w:val="0"/>
      <w:marBottom w:val="0"/>
      <w:divBdr>
        <w:top w:val="none" w:sz="0" w:space="0" w:color="auto"/>
        <w:left w:val="none" w:sz="0" w:space="0" w:color="auto"/>
        <w:bottom w:val="none" w:sz="0" w:space="0" w:color="auto"/>
        <w:right w:val="none" w:sz="0" w:space="0" w:color="auto"/>
      </w:divBdr>
    </w:div>
    <w:div w:id="422845773">
      <w:bodyDiv w:val="1"/>
      <w:marLeft w:val="0"/>
      <w:marRight w:val="0"/>
      <w:marTop w:val="0"/>
      <w:marBottom w:val="0"/>
      <w:divBdr>
        <w:top w:val="none" w:sz="0" w:space="0" w:color="auto"/>
        <w:left w:val="none" w:sz="0" w:space="0" w:color="auto"/>
        <w:bottom w:val="none" w:sz="0" w:space="0" w:color="auto"/>
        <w:right w:val="none" w:sz="0" w:space="0" w:color="auto"/>
      </w:divBdr>
    </w:div>
    <w:div w:id="424885811">
      <w:bodyDiv w:val="1"/>
      <w:marLeft w:val="0"/>
      <w:marRight w:val="0"/>
      <w:marTop w:val="0"/>
      <w:marBottom w:val="0"/>
      <w:divBdr>
        <w:top w:val="none" w:sz="0" w:space="0" w:color="auto"/>
        <w:left w:val="none" w:sz="0" w:space="0" w:color="auto"/>
        <w:bottom w:val="none" w:sz="0" w:space="0" w:color="auto"/>
        <w:right w:val="none" w:sz="0" w:space="0" w:color="auto"/>
      </w:divBdr>
    </w:div>
    <w:div w:id="473330011">
      <w:bodyDiv w:val="1"/>
      <w:marLeft w:val="0"/>
      <w:marRight w:val="0"/>
      <w:marTop w:val="0"/>
      <w:marBottom w:val="0"/>
      <w:divBdr>
        <w:top w:val="none" w:sz="0" w:space="0" w:color="auto"/>
        <w:left w:val="none" w:sz="0" w:space="0" w:color="auto"/>
        <w:bottom w:val="none" w:sz="0" w:space="0" w:color="auto"/>
        <w:right w:val="none" w:sz="0" w:space="0" w:color="auto"/>
      </w:divBdr>
    </w:div>
    <w:div w:id="482966763">
      <w:bodyDiv w:val="1"/>
      <w:marLeft w:val="0"/>
      <w:marRight w:val="0"/>
      <w:marTop w:val="0"/>
      <w:marBottom w:val="0"/>
      <w:divBdr>
        <w:top w:val="none" w:sz="0" w:space="0" w:color="auto"/>
        <w:left w:val="none" w:sz="0" w:space="0" w:color="auto"/>
        <w:bottom w:val="none" w:sz="0" w:space="0" w:color="auto"/>
        <w:right w:val="none" w:sz="0" w:space="0" w:color="auto"/>
      </w:divBdr>
    </w:div>
    <w:div w:id="516575478">
      <w:bodyDiv w:val="1"/>
      <w:marLeft w:val="0"/>
      <w:marRight w:val="0"/>
      <w:marTop w:val="0"/>
      <w:marBottom w:val="0"/>
      <w:divBdr>
        <w:top w:val="none" w:sz="0" w:space="0" w:color="auto"/>
        <w:left w:val="none" w:sz="0" w:space="0" w:color="auto"/>
        <w:bottom w:val="none" w:sz="0" w:space="0" w:color="auto"/>
        <w:right w:val="none" w:sz="0" w:space="0" w:color="auto"/>
      </w:divBdr>
    </w:div>
    <w:div w:id="518617975">
      <w:bodyDiv w:val="1"/>
      <w:marLeft w:val="0"/>
      <w:marRight w:val="0"/>
      <w:marTop w:val="0"/>
      <w:marBottom w:val="0"/>
      <w:divBdr>
        <w:top w:val="none" w:sz="0" w:space="0" w:color="auto"/>
        <w:left w:val="none" w:sz="0" w:space="0" w:color="auto"/>
        <w:bottom w:val="none" w:sz="0" w:space="0" w:color="auto"/>
        <w:right w:val="none" w:sz="0" w:space="0" w:color="auto"/>
      </w:divBdr>
    </w:div>
    <w:div w:id="531117225">
      <w:bodyDiv w:val="1"/>
      <w:marLeft w:val="0"/>
      <w:marRight w:val="0"/>
      <w:marTop w:val="0"/>
      <w:marBottom w:val="0"/>
      <w:divBdr>
        <w:top w:val="none" w:sz="0" w:space="0" w:color="auto"/>
        <w:left w:val="none" w:sz="0" w:space="0" w:color="auto"/>
        <w:bottom w:val="none" w:sz="0" w:space="0" w:color="auto"/>
        <w:right w:val="none" w:sz="0" w:space="0" w:color="auto"/>
      </w:divBdr>
    </w:div>
    <w:div w:id="572353966">
      <w:bodyDiv w:val="1"/>
      <w:marLeft w:val="0"/>
      <w:marRight w:val="0"/>
      <w:marTop w:val="0"/>
      <w:marBottom w:val="0"/>
      <w:divBdr>
        <w:top w:val="none" w:sz="0" w:space="0" w:color="auto"/>
        <w:left w:val="none" w:sz="0" w:space="0" w:color="auto"/>
        <w:bottom w:val="none" w:sz="0" w:space="0" w:color="auto"/>
        <w:right w:val="none" w:sz="0" w:space="0" w:color="auto"/>
      </w:divBdr>
    </w:div>
    <w:div w:id="574978227">
      <w:bodyDiv w:val="1"/>
      <w:marLeft w:val="0"/>
      <w:marRight w:val="0"/>
      <w:marTop w:val="0"/>
      <w:marBottom w:val="0"/>
      <w:divBdr>
        <w:top w:val="none" w:sz="0" w:space="0" w:color="auto"/>
        <w:left w:val="none" w:sz="0" w:space="0" w:color="auto"/>
        <w:bottom w:val="none" w:sz="0" w:space="0" w:color="auto"/>
        <w:right w:val="none" w:sz="0" w:space="0" w:color="auto"/>
      </w:divBdr>
    </w:div>
    <w:div w:id="575213204">
      <w:bodyDiv w:val="1"/>
      <w:marLeft w:val="0"/>
      <w:marRight w:val="0"/>
      <w:marTop w:val="0"/>
      <w:marBottom w:val="0"/>
      <w:divBdr>
        <w:top w:val="none" w:sz="0" w:space="0" w:color="auto"/>
        <w:left w:val="none" w:sz="0" w:space="0" w:color="auto"/>
        <w:bottom w:val="none" w:sz="0" w:space="0" w:color="auto"/>
        <w:right w:val="none" w:sz="0" w:space="0" w:color="auto"/>
      </w:divBdr>
    </w:div>
    <w:div w:id="639921963">
      <w:bodyDiv w:val="1"/>
      <w:marLeft w:val="0"/>
      <w:marRight w:val="0"/>
      <w:marTop w:val="0"/>
      <w:marBottom w:val="0"/>
      <w:divBdr>
        <w:top w:val="none" w:sz="0" w:space="0" w:color="auto"/>
        <w:left w:val="none" w:sz="0" w:space="0" w:color="auto"/>
        <w:bottom w:val="none" w:sz="0" w:space="0" w:color="auto"/>
        <w:right w:val="none" w:sz="0" w:space="0" w:color="auto"/>
      </w:divBdr>
    </w:div>
    <w:div w:id="660498937">
      <w:bodyDiv w:val="1"/>
      <w:marLeft w:val="0"/>
      <w:marRight w:val="0"/>
      <w:marTop w:val="0"/>
      <w:marBottom w:val="0"/>
      <w:divBdr>
        <w:top w:val="none" w:sz="0" w:space="0" w:color="auto"/>
        <w:left w:val="none" w:sz="0" w:space="0" w:color="auto"/>
        <w:bottom w:val="none" w:sz="0" w:space="0" w:color="auto"/>
        <w:right w:val="none" w:sz="0" w:space="0" w:color="auto"/>
      </w:divBdr>
    </w:div>
    <w:div w:id="661200069">
      <w:bodyDiv w:val="1"/>
      <w:marLeft w:val="0"/>
      <w:marRight w:val="0"/>
      <w:marTop w:val="0"/>
      <w:marBottom w:val="0"/>
      <w:divBdr>
        <w:top w:val="none" w:sz="0" w:space="0" w:color="auto"/>
        <w:left w:val="none" w:sz="0" w:space="0" w:color="auto"/>
        <w:bottom w:val="none" w:sz="0" w:space="0" w:color="auto"/>
        <w:right w:val="none" w:sz="0" w:space="0" w:color="auto"/>
      </w:divBdr>
    </w:div>
    <w:div w:id="686635441">
      <w:bodyDiv w:val="1"/>
      <w:marLeft w:val="0"/>
      <w:marRight w:val="0"/>
      <w:marTop w:val="0"/>
      <w:marBottom w:val="0"/>
      <w:divBdr>
        <w:top w:val="none" w:sz="0" w:space="0" w:color="auto"/>
        <w:left w:val="none" w:sz="0" w:space="0" w:color="auto"/>
        <w:bottom w:val="none" w:sz="0" w:space="0" w:color="auto"/>
        <w:right w:val="none" w:sz="0" w:space="0" w:color="auto"/>
      </w:divBdr>
    </w:div>
    <w:div w:id="707028609">
      <w:bodyDiv w:val="1"/>
      <w:marLeft w:val="0"/>
      <w:marRight w:val="0"/>
      <w:marTop w:val="0"/>
      <w:marBottom w:val="0"/>
      <w:divBdr>
        <w:top w:val="none" w:sz="0" w:space="0" w:color="auto"/>
        <w:left w:val="none" w:sz="0" w:space="0" w:color="auto"/>
        <w:bottom w:val="none" w:sz="0" w:space="0" w:color="auto"/>
        <w:right w:val="none" w:sz="0" w:space="0" w:color="auto"/>
      </w:divBdr>
    </w:div>
    <w:div w:id="711197675">
      <w:bodyDiv w:val="1"/>
      <w:marLeft w:val="0"/>
      <w:marRight w:val="0"/>
      <w:marTop w:val="0"/>
      <w:marBottom w:val="0"/>
      <w:divBdr>
        <w:top w:val="none" w:sz="0" w:space="0" w:color="auto"/>
        <w:left w:val="none" w:sz="0" w:space="0" w:color="auto"/>
        <w:bottom w:val="none" w:sz="0" w:space="0" w:color="auto"/>
        <w:right w:val="none" w:sz="0" w:space="0" w:color="auto"/>
      </w:divBdr>
    </w:div>
    <w:div w:id="757211342">
      <w:bodyDiv w:val="1"/>
      <w:marLeft w:val="0"/>
      <w:marRight w:val="0"/>
      <w:marTop w:val="0"/>
      <w:marBottom w:val="0"/>
      <w:divBdr>
        <w:top w:val="none" w:sz="0" w:space="0" w:color="auto"/>
        <w:left w:val="none" w:sz="0" w:space="0" w:color="auto"/>
        <w:bottom w:val="none" w:sz="0" w:space="0" w:color="auto"/>
        <w:right w:val="none" w:sz="0" w:space="0" w:color="auto"/>
      </w:divBdr>
    </w:div>
    <w:div w:id="766928651">
      <w:bodyDiv w:val="1"/>
      <w:marLeft w:val="0"/>
      <w:marRight w:val="0"/>
      <w:marTop w:val="0"/>
      <w:marBottom w:val="0"/>
      <w:divBdr>
        <w:top w:val="none" w:sz="0" w:space="0" w:color="auto"/>
        <w:left w:val="none" w:sz="0" w:space="0" w:color="auto"/>
        <w:bottom w:val="none" w:sz="0" w:space="0" w:color="auto"/>
        <w:right w:val="none" w:sz="0" w:space="0" w:color="auto"/>
      </w:divBdr>
    </w:div>
    <w:div w:id="787314546">
      <w:bodyDiv w:val="1"/>
      <w:marLeft w:val="0"/>
      <w:marRight w:val="0"/>
      <w:marTop w:val="0"/>
      <w:marBottom w:val="0"/>
      <w:divBdr>
        <w:top w:val="none" w:sz="0" w:space="0" w:color="auto"/>
        <w:left w:val="none" w:sz="0" w:space="0" w:color="auto"/>
        <w:bottom w:val="none" w:sz="0" w:space="0" w:color="auto"/>
        <w:right w:val="none" w:sz="0" w:space="0" w:color="auto"/>
      </w:divBdr>
    </w:div>
    <w:div w:id="795179508">
      <w:bodyDiv w:val="1"/>
      <w:marLeft w:val="0"/>
      <w:marRight w:val="0"/>
      <w:marTop w:val="0"/>
      <w:marBottom w:val="0"/>
      <w:divBdr>
        <w:top w:val="none" w:sz="0" w:space="0" w:color="auto"/>
        <w:left w:val="none" w:sz="0" w:space="0" w:color="auto"/>
        <w:bottom w:val="none" w:sz="0" w:space="0" w:color="auto"/>
        <w:right w:val="none" w:sz="0" w:space="0" w:color="auto"/>
      </w:divBdr>
    </w:div>
    <w:div w:id="812451443">
      <w:bodyDiv w:val="1"/>
      <w:marLeft w:val="0"/>
      <w:marRight w:val="0"/>
      <w:marTop w:val="0"/>
      <w:marBottom w:val="0"/>
      <w:divBdr>
        <w:top w:val="none" w:sz="0" w:space="0" w:color="auto"/>
        <w:left w:val="none" w:sz="0" w:space="0" w:color="auto"/>
        <w:bottom w:val="none" w:sz="0" w:space="0" w:color="auto"/>
        <w:right w:val="none" w:sz="0" w:space="0" w:color="auto"/>
      </w:divBdr>
    </w:div>
    <w:div w:id="825048310">
      <w:bodyDiv w:val="1"/>
      <w:marLeft w:val="0"/>
      <w:marRight w:val="0"/>
      <w:marTop w:val="0"/>
      <w:marBottom w:val="0"/>
      <w:divBdr>
        <w:top w:val="none" w:sz="0" w:space="0" w:color="auto"/>
        <w:left w:val="none" w:sz="0" w:space="0" w:color="auto"/>
        <w:bottom w:val="none" w:sz="0" w:space="0" w:color="auto"/>
        <w:right w:val="none" w:sz="0" w:space="0" w:color="auto"/>
      </w:divBdr>
    </w:div>
    <w:div w:id="864559227">
      <w:bodyDiv w:val="1"/>
      <w:marLeft w:val="0"/>
      <w:marRight w:val="0"/>
      <w:marTop w:val="0"/>
      <w:marBottom w:val="0"/>
      <w:divBdr>
        <w:top w:val="none" w:sz="0" w:space="0" w:color="auto"/>
        <w:left w:val="none" w:sz="0" w:space="0" w:color="auto"/>
        <w:bottom w:val="none" w:sz="0" w:space="0" w:color="auto"/>
        <w:right w:val="none" w:sz="0" w:space="0" w:color="auto"/>
      </w:divBdr>
    </w:div>
    <w:div w:id="875699133">
      <w:bodyDiv w:val="1"/>
      <w:marLeft w:val="0"/>
      <w:marRight w:val="0"/>
      <w:marTop w:val="0"/>
      <w:marBottom w:val="0"/>
      <w:divBdr>
        <w:top w:val="none" w:sz="0" w:space="0" w:color="auto"/>
        <w:left w:val="none" w:sz="0" w:space="0" w:color="auto"/>
        <w:bottom w:val="none" w:sz="0" w:space="0" w:color="auto"/>
        <w:right w:val="none" w:sz="0" w:space="0" w:color="auto"/>
      </w:divBdr>
    </w:div>
    <w:div w:id="881792989">
      <w:bodyDiv w:val="1"/>
      <w:marLeft w:val="0"/>
      <w:marRight w:val="0"/>
      <w:marTop w:val="0"/>
      <w:marBottom w:val="0"/>
      <w:divBdr>
        <w:top w:val="none" w:sz="0" w:space="0" w:color="auto"/>
        <w:left w:val="none" w:sz="0" w:space="0" w:color="auto"/>
        <w:bottom w:val="none" w:sz="0" w:space="0" w:color="auto"/>
        <w:right w:val="none" w:sz="0" w:space="0" w:color="auto"/>
      </w:divBdr>
    </w:div>
    <w:div w:id="905648384">
      <w:bodyDiv w:val="1"/>
      <w:marLeft w:val="0"/>
      <w:marRight w:val="0"/>
      <w:marTop w:val="0"/>
      <w:marBottom w:val="0"/>
      <w:divBdr>
        <w:top w:val="none" w:sz="0" w:space="0" w:color="auto"/>
        <w:left w:val="none" w:sz="0" w:space="0" w:color="auto"/>
        <w:bottom w:val="none" w:sz="0" w:space="0" w:color="auto"/>
        <w:right w:val="none" w:sz="0" w:space="0" w:color="auto"/>
      </w:divBdr>
    </w:div>
    <w:div w:id="913441643">
      <w:bodyDiv w:val="1"/>
      <w:marLeft w:val="0"/>
      <w:marRight w:val="0"/>
      <w:marTop w:val="0"/>
      <w:marBottom w:val="0"/>
      <w:divBdr>
        <w:top w:val="none" w:sz="0" w:space="0" w:color="auto"/>
        <w:left w:val="none" w:sz="0" w:space="0" w:color="auto"/>
        <w:bottom w:val="none" w:sz="0" w:space="0" w:color="auto"/>
        <w:right w:val="none" w:sz="0" w:space="0" w:color="auto"/>
      </w:divBdr>
    </w:div>
    <w:div w:id="918711258">
      <w:bodyDiv w:val="1"/>
      <w:marLeft w:val="0"/>
      <w:marRight w:val="0"/>
      <w:marTop w:val="0"/>
      <w:marBottom w:val="0"/>
      <w:divBdr>
        <w:top w:val="none" w:sz="0" w:space="0" w:color="auto"/>
        <w:left w:val="none" w:sz="0" w:space="0" w:color="auto"/>
        <w:bottom w:val="none" w:sz="0" w:space="0" w:color="auto"/>
        <w:right w:val="none" w:sz="0" w:space="0" w:color="auto"/>
      </w:divBdr>
    </w:div>
    <w:div w:id="928466376">
      <w:bodyDiv w:val="1"/>
      <w:marLeft w:val="0"/>
      <w:marRight w:val="0"/>
      <w:marTop w:val="0"/>
      <w:marBottom w:val="0"/>
      <w:divBdr>
        <w:top w:val="none" w:sz="0" w:space="0" w:color="auto"/>
        <w:left w:val="none" w:sz="0" w:space="0" w:color="auto"/>
        <w:bottom w:val="none" w:sz="0" w:space="0" w:color="auto"/>
        <w:right w:val="none" w:sz="0" w:space="0" w:color="auto"/>
      </w:divBdr>
    </w:div>
    <w:div w:id="936448543">
      <w:bodyDiv w:val="1"/>
      <w:marLeft w:val="0"/>
      <w:marRight w:val="0"/>
      <w:marTop w:val="0"/>
      <w:marBottom w:val="0"/>
      <w:divBdr>
        <w:top w:val="none" w:sz="0" w:space="0" w:color="auto"/>
        <w:left w:val="none" w:sz="0" w:space="0" w:color="auto"/>
        <w:bottom w:val="none" w:sz="0" w:space="0" w:color="auto"/>
        <w:right w:val="none" w:sz="0" w:space="0" w:color="auto"/>
      </w:divBdr>
    </w:div>
    <w:div w:id="940066738">
      <w:bodyDiv w:val="1"/>
      <w:marLeft w:val="0"/>
      <w:marRight w:val="0"/>
      <w:marTop w:val="0"/>
      <w:marBottom w:val="0"/>
      <w:divBdr>
        <w:top w:val="none" w:sz="0" w:space="0" w:color="auto"/>
        <w:left w:val="none" w:sz="0" w:space="0" w:color="auto"/>
        <w:bottom w:val="none" w:sz="0" w:space="0" w:color="auto"/>
        <w:right w:val="none" w:sz="0" w:space="0" w:color="auto"/>
      </w:divBdr>
    </w:div>
    <w:div w:id="953830423">
      <w:bodyDiv w:val="1"/>
      <w:marLeft w:val="0"/>
      <w:marRight w:val="0"/>
      <w:marTop w:val="0"/>
      <w:marBottom w:val="0"/>
      <w:divBdr>
        <w:top w:val="none" w:sz="0" w:space="0" w:color="auto"/>
        <w:left w:val="none" w:sz="0" w:space="0" w:color="auto"/>
        <w:bottom w:val="none" w:sz="0" w:space="0" w:color="auto"/>
        <w:right w:val="none" w:sz="0" w:space="0" w:color="auto"/>
      </w:divBdr>
    </w:div>
    <w:div w:id="974990884">
      <w:bodyDiv w:val="1"/>
      <w:marLeft w:val="0"/>
      <w:marRight w:val="0"/>
      <w:marTop w:val="0"/>
      <w:marBottom w:val="0"/>
      <w:divBdr>
        <w:top w:val="none" w:sz="0" w:space="0" w:color="auto"/>
        <w:left w:val="none" w:sz="0" w:space="0" w:color="auto"/>
        <w:bottom w:val="none" w:sz="0" w:space="0" w:color="auto"/>
        <w:right w:val="none" w:sz="0" w:space="0" w:color="auto"/>
      </w:divBdr>
    </w:div>
    <w:div w:id="979380610">
      <w:bodyDiv w:val="1"/>
      <w:marLeft w:val="0"/>
      <w:marRight w:val="0"/>
      <w:marTop w:val="0"/>
      <w:marBottom w:val="0"/>
      <w:divBdr>
        <w:top w:val="none" w:sz="0" w:space="0" w:color="auto"/>
        <w:left w:val="none" w:sz="0" w:space="0" w:color="auto"/>
        <w:bottom w:val="none" w:sz="0" w:space="0" w:color="auto"/>
        <w:right w:val="none" w:sz="0" w:space="0" w:color="auto"/>
      </w:divBdr>
    </w:div>
    <w:div w:id="989864584">
      <w:bodyDiv w:val="1"/>
      <w:marLeft w:val="0"/>
      <w:marRight w:val="0"/>
      <w:marTop w:val="0"/>
      <w:marBottom w:val="0"/>
      <w:divBdr>
        <w:top w:val="none" w:sz="0" w:space="0" w:color="auto"/>
        <w:left w:val="none" w:sz="0" w:space="0" w:color="auto"/>
        <w:bottom w:val="none" w:sz="0" w:space="0" w:color="auto"/>
        <w:right w:val="none" w:sz="0" w:space="0" w:color="auto"/>
      </w:divBdr>
    </w:div>
    <w:div w:id="993920750">
      <w:bodyDiv w:val="1"/>
      <w:marLeft w:val="0"/>
      <w:marRight w:val="0"/>
      <w:marTop w:val="0"/>
      <w:marBottom w:val="0"/>
      <w:divBdr>
        <w:top w:val="none" w:sz="0" w:space="0" w:color="auto"/>
        <w:left w:val="none" w:sz="0" w:space="0" w:color="auto"/>
        <w:bottom w:val="none" w:sz="0" w:space="0" w:color="auto"/>
        <w:right w:val="none" w:sz="0" w:space="0" w:color="auto"/>
      </w:divBdr>
    </w:div>
    <w:div w:id="995034993">
      <w:bodyDiv w:val="1"/>
      <w:marLeft w:val="0"/>
      <w:marRight w:val="0"/>
      <w:marTop w:val="0"/>
      <w:marBottom w:val="0"/>
      <w:divBdr>
        <w:top w:val="none" w:sz="0" w:space="0" w:color="auto"/>
        <w:left w:val="none" w:sz="0" w:space="0" w:color="auto"/>
        <w:bottom w:val="none" w:sz="0" w:space="0" w:color="auto"/>
        <w:right w:val="none" w:sz="0" w:space="0" w:color="auto"/>
      </w:divBdr>
    </w:div>
    <w:div w:id="1002048088">
      <w:bodyDiv w:val="1"/>
      <w:marLeft w:val="0"/>
      <w:marRight w:val="0"/>
      <w:marTop w:val="0"/>
      <w:marBottom w:val="0"/>
      <w:divBdr>
        <w:top w:val="none" w:sz="0" w:space="0" w:color="auto"/>
        <w:left w:val="none" w:sz="0" w:space="0" w:color="auto"/>
        <w:bottom w:val="none" w:sz="0" w:space="0" w:color="auto"/>
        <w:right w:val="none" w:sz="0" w:space="0" w:color="auto"/>
      </w:divBdr>
    </w:div>
    <w:div w:id="1002703523">
      <w:bodyDiv w:val="1"/>
      <w:marLeft w:val="0"/>
      <w:marRight w:val="0"/>
      <w:marTop w:val="0"/>
      <w:marBottom w:val="0"/>
      <w:divBdr>
        <w:top w:val="none" w:sz="0" w:space="0" w:color="auto"/>
        <w:left w:val="none" w:sz="0" w:space="0" w:color="auto"/>
        <w:bottom w:val="none" w:sz="0" w:space="0" w:color="auto"/>
        <w:right w:val="none" w:sz="0" w:space="0" w:color="auto"/>
      </w:divBdr>
    </w:div>
    <w:div w:id="1007833374">
      <w:bodyDiv w:val="1"/>
      <w:marLeft w:val="0"/>
      <w:marRight w:val="0"/>
      <w:marTop w:val="0"/>
      <w:marBottom w:val="0"/>
      <w:divBdr>
        <w:top w:val="none" w:sz="0" w:space="0" w:color="auto"/>
        <w:left w:val="none" w:sz="0" w:space="0" w:color="auto"/>
        <w:bottom w:val="none" w:sz="0" w:space="0" w:color="auto"/>
        <w:right w:val="none" w:sz="0" w:space="0" w:color="auto"/>
      </w:divBdr>
    </w:div>
    <w:div w:id="1092778026">
      <w:bodyDiv w:val="1"/>
      <w:marLeft w:val="0"/>
      <w:marRight w:val="0"/>
      <w:marTop w:val="0"/>
      <w:marBottom w:val="0"/>
      <w:divBdr>
        <w:top w:val="none" w:sz="0" w:space="0" w:color="auto"/>
        <w:left w:val="none" w:sz="0" w:space="0" w:color="auto"/>
        <w:bottom w:val="none" w:sz="0" w:space="0" w:color="auto"/>
        <w:right w:val="none" w:sz="0" w:space="0" w:color="auto"/>
      </w:divBdr>
    </w:div>
    <w:div w:id="1102802968">
      <w:bodyDiv w:val="1"/>
      <w:marLeft w:val="0"/>
      <w:marRight w:val="0"/>
      <w:marTop w:val="0"/>
      <w:marBottom w:val="0"/>
      <w:divBdr>
        <w:top w:val="none" w:sz="0" w:space="0" w:color="auto"/>
        <w:left w:val="none" w:sz="0" w:space="0" w:color="auto"/>
        <w:bottom w:val="none" w:sz="0" w:space="0" w:color="auto"/>
        <w:right w:val="none" w:sz="0" w:space="0" w:color="auto"/>
      </w:divBdr>
    </w:div>
    <w:div w:id="1130051402">
      <w:bodyDiv w:val="1"/>
      <w:marLeft w:val="0"/>
      <w:marRight w:val="0"/>
      <w:marTop w:val="0"/>
      <w:marBottom w:val="0"/>
      <w:divBdr>
        <w:top w:val="none" w:sz="0" w:space="0" w:color="auto"/>
        <w:left w:val="none" w:sz="0" w:space="0" w:color="auto"/>
        <w:bottom w:val="none" w:sz="0" w:space="0" w:color="auto"/>
        <w:right w:val="none" w:sz="0" w:space="0" w:color="auto"/>
      </w:divBdr>
    </w:div>
    <w:div w:id="1179273275">
      <w:bodyDiv w:val="1"/>
      <w:marLeft w:val="0"/>
      <w:marRight w:val="0"/>
      <w:marTop w:val="0"/>
      <w:marBottom w:val="0"/>
      <w:divBdr>
        <w:top w:val="none" w:sz="0" w:space="0" w:color="auto"/>
        <w:left w:val="none" w:sz="0" w:space="0" w:color="auto"/>
        <w:bottom w:val="none" w:sz="0" w:space="0" w:color="auto"/>
        <w:right w:val="none" w:sz="0" w:space="0" w:color="auto"/>
      </w:divBdr>
    </w:div>
    <w:div w:id="1183126564">
      <w:bodyDiv w:val="1"/>
      <w:marLeft w:val="0"/>
      <w:marRight w:val="0"/>
      <w:marTop w:val="0"/>
      <w:marBottom w:val="0"/>
      <w:divBdr>
        <w:top w:val="none" w:sz="0" w:space="0" w:color="auto"/>
        <w:left w:val="none" w:sz="0" w:space="0" w:color="auto"/>
        <w:bottom w:val="none" w:sz="0" w:space="0" w:color="auto"/>
        <w:right w:val="none" w:sz="0" w:space="0" w:color="auto"/>
      </w:divBdr>
    </w:div>
    <w:div w:id="1229076065">
      <w:bodyDiv w:val="1"/>
      <w:marLeft w:val="0"/>
      <w:marRight w:val="0"/>
      <w:marTop w:val="0"/>
      <w:marBottom w:val="0"/>
      <w:divBdr>
        <w:top w:val="none" w:sz="0" w:space="0" w:color="auto"/>
        <w:left w:val="none" w:sz="0" w:space="0" w:color="auto"/>
        <w:bottom w:val="none" w:sz="0" w:space="0" w:color="auto"/>
        <w:right w:val="none" w:sz="0" w:space="0" w:color="auto"/>
      </w:divBdr>
    </w:div>
    <w:div w:id="1229416168">
      <w:bodyDiv w:val="1"/>
      <w:marLeft w:val="0"/>
      <w:marRight w:val="0"/>
      <w:marTop w:val="0"/>
      <w:marBottom w:val="0"/>
      <w:divBdr>
        <w:top w:val="none" w:sz="0" w:space="0" w:color="auto"/>
        <w:left w:val="none" w:sz="0" w:space="0" w:color="auto"/>
        <w:bottom w:val="none" w:sz="0" w:space="0" w:color="auto"/>
        <w:right w:val="none" w:sz="0" w:space="0" w:color="auto"/>
      </w:divBdr>
    </w:div>
    <w:div w:id="1242829924">
      <w:bodyDiv w:val="1"/>
      <w:marLeft w:val="0"/>
      <w:marRight w:val="0"/>
      <w:marTop w:val="0"/>
      <w:marBottom w:val="0"/>
      <w:divBdr>
        <w:top w:val="none" w:sz="0" w:space="0" w:color="auto"/>
        <w:left w:val="none" w:sz="0" w:space="0" w:color="auto"/>
        <w:bottom w:val="none" w:sz="0" w:space="0" w:color="auto"/>
        <w:right w:val="none" w:sz="0" w:space="0" w:color="auto"/>
      </w:divBdr>
    </w:div>
    <w:div w:id="1266694483">
      <w:bodyDiv w:val="1"/>
      <w:marLeft w:val="0"/>
      <w:marRight w:val="0"/>
      <w:marTop w:val="0"/>
      <w:marBottom w:val="0"/>
      <w:divBdr>
        <w:top w:val="none" w:sz="0" w:space="0" w:color="auto"/>
        <w:left w:val="none" w:sz="0" w:space="0" w:color="auto"/>
        <w:bottom w:val="none" w:sz="0" w:space="0" w:color="auto"/>
        <w:right w:val="none" w:sz="0" w:space="0" w:color="auto"/>
      </w:divBdr>
    </w:div>
    <w:div w:id="1280915947">
      <w:bodyDiv w:val="1"/>
      <w:marLeft w:val="0"/>
      <w:marRight w:val="0"/>
      <w:marTop w:val="0"/>
      <w:marBottom w:val="0"/>
      <w:divBdr>
        <w:top w:val="none" w:sz="0" w:space="0" w:color="auto"/>
        <w:left w:val="none" w:sz="0" w:space="0" w:color="auto"/>
        <w:bottom w:val="none" w:sz="0" w:space="0" w:color="auto"/>
        <w:right w:val="none" w:sz="0" w:space="0" w:color="auto"/>
      </w:divBdr>
    </w:div>
    <w:div w:id="1282834261">
      <w:bodyDiv w:val="1"/>
      <w:marLeft w:val="0"/>
      <w:marRight w:val="0"/>
      <w:marTop w:val="0"/>
      <w:marBottom w:val="0"/>
      <w:divBdr>
        <w:top w:val="none" w:sz="0" w:space="0" w:color="auto"/>
        <w:left w:val="none" w:sz="0" w:space="0" w:color="auto"/>
        <w:bottom w:val="none" w:sz="0" w:space="0" w:color="auto"/>
        <w:right w:val="none" w:sz="0" w:space="0" w:color="auto"/>
      </w:divBdr>
    </w:div>
    <w:div w:id="1284340686">
      <w:bodyDiv w:val="1"/>
      <w:marLeft w:val="0"/>
      <w:marRight w:val="0"/>
      <w:marTop w:val="0"/>
      <w:marBottom w:val="0"/>
      <w:divBdr>
        <w:top w:val="none" w:sz="0" w:space="0" w:color="auto"/>
        <w:left w:val="none" w:sz="0" w:space="0" w:color="auto"/>
        <w:bottom w:val="none" w:sz="0" w:space="0" w:color="auto"/>
        <w:right w:val="none" w:sz="0" w:space="0" w:color="auto"/>
      </w:divBdr>
    </w:div>
    <w:div w:id="1295792290">
      <w:bodyDiv w:val="1"/>
      <w:marLeft w:val="0"/>
      <w:marRight w:val="0"/>
      <w:marTop w:val="0"/>
      <w:marBottom w:val="0"/>
      <w:divBdr>
        <w:top w:val="none" w:sz="0" w:space="0" w:color="auto"/>
        <w:left w:val="none" w:sz="0" w:space="0" w:color="auto"/>
        <w:bottom w:val="none" w:sz="0" w:space="0" w:color="auto"/>
        <w:right w:val="none" w:sz="0" w:space="0" w:color="auto"/>
      </w:divBdr>
    </w:div>
    <w:div w:id="1300111536">
      <w:bodyDiv w:val="1"/>
      <w:marLeft w:val="0"/>
      <w:marRight w:val="0"/>
      <w:marTop w:val="0"/>
      <w:marBottom w:val="0"/>
      <w:divBdr>
        <w:top w:val="none" w:sz="0" w:space="0" w:color="auto"/>
        <w:left w:val="none" w:sz="0" w:space="0" w:color="auto"/>
        <w:bottom w:val="none" w:sz="0" w:space="0" w:color="auto"/>
        <w:right w:val="none" w:sz="0" w:space="0" w:color="auto"/>
      </w:divBdr>
    </w:div>
    <w:div w:id="1304121123">
      <w:bodyDiv w:val="1"/>
      <w:marLeft w:val="0"/>
      <w:marRight w:val="0"/>
      <w:marTop w:val="0"/>
      <w:marBottom w:val="0"/>
      <w:divBdr>
        <w:top w:val="none" w:sz="0" w:space="0" w:color="auto"/>
        <w:left w:val="none" w:sz="0" w:space="0" w:color="auto"/>
        <w:bottom w:val="none" w:sz="0" w:space="0" w:color="auto"/>
        <w:right w:val="none" w:sz="0" w:space="0" w:color="auto"/>
      </w:divBdr>
    </w:div>
    <w:div w:id="1305818461">
      <w:bodyDiv w:val="1"/>
      <w:marLeft w:val="0"/>
      <w:marRight w:val="0"/>
      <w:marTop w:val="0"/>
      <w:marBottom w:val="0"/>
      <w:divBdr>
        <w:top w:val="none" w:sz="0" w:space="0" w:color="auto"/>
        <w:left w:val="none" w:sz="0" w:space="0" w:color="auto"/>
        <w:bottom w:val="none" w:sz="0" w:space="0" w:color="auto"/>
        <w:right w:val="none" w:sz="0" w:space="0" w:color="auto"/>
      </w:divBdr>
    </w:div>
    <w:div w:id="1312127894">
      <w:bodyDiv w:val="1"/>
      <w:marLeft w:val="0"/>
      <w:marRight w:val="0"/>
      <w:marTop w:val="0"/>
      <w:marBottom w:val="0"/>
      <w:divBdr>
        <w:top w:val="none" w:sz="0" w:space="0" w:color="auto"/>
        <w:left w:val="none" w:sz="0" w:space="0" w:color="auto"/>
        <w:bottom w:val="none" w:sz="0" w:space="0" w:color="auto"/>
        <w:right w:val="none" w:sz="0" w:space="0" w:color="auto"/>
      </w:divBdr>
    </w:div>
    <w:div w:id="1321470201">
      <w:bodyDiv w:val="1"/>
      <w:marLeft w:val="0"/>
      <w:marRight w:val="0"/>
      <w:marTop w:val="0"/>
      <w:marBottom w:val="0"/>
      <w:divBdr>
        <w:top w:val="none" w:sz="0" w:space="0" w:color="auto"/>
        <w:left w:val="none" w:sz="0" w:space="0" w:color="auto"/>
        <w:bottom w:val="none" w:sz="0" w:space="0" w:color="auto"/>
        <w:right w:val="none" w:sz="0" w:space="0" w:color="auto"/>
      </w:divBdr>
    </w:div>
    <w:div w:id="1323510731">
      <w:bodyDiv w:val="1"/>
      <w:marLeft w:val="0"/>
      <w:marRight w:val="0"/>
      <w:marTop w:val="0"/>
      <w:marBottom w:val="0"/>
      <w:divBdr>
        <w:top w:val="none" w:sz="0" w:space="0" w:color="auto"/>
        <w:left w:val="none" w:sz="0" w:space="0" w:color="auto"/>
        <w:bottom w:val="none" w:sz="0" w:space="0" w:color="auto"/>
        <w:right w:val="none" w:sz="0" w:space="0" w:color="auto"/>
      </w:divBdr>
    </w:div>
    <w:div w:id="1342464585">
      <w:bodyDiv w:val="1"/>
      <w:marLeft w:val="0"/>
      <w:marRight w:val="0"/>
      <w:marTop w:val="0"/>
      <w:marBottom w:val="0"/>
      <w:divBdr>
        <w:top w:val="none" w:sz="0" w:space="0" w:color="auto"/>
        <w:left w:val="none" w:sz="0" w:space="0" w:color="auto"/>
        <w:bottom w:val="none" w:sz="0" w:space="0" w:color="auto"/>
        <w:right w:val="none" w:sz="0" w:space="0" w:color="auto"/>
      </w:divBdr>
    </w:div>
    <w:div w:id="1342849791">
      <w:bodyDiv w:val="1"/>
      <w:marLeft w:val="0"/>
      <w:marRight w:val="0"/>
      <w:marTop w:val="0"/>
      <w:marBottom w:val="0"/>
      <w:divBdr>
        <w:top w:val="none" w:sz="0" w:space="0" w:color="auto"/>
        <w:left w:val="none" w:sz="0" w:space="0" w:color="auto"/>
        <w:bottom w:val="none" w:sz="0" w:space="0" w:color="auto"/>
        <w:right w:val="none" w:sz="0" w:space="0" w:color="auto"/>
      </w:divBdr>
    </w:div>
    <w:div w:id="1359621495">
      <w:bodyDiv w:val="1"/>
      <w:marLeft w:val="0"/>
      <w:marRight w:val="0"/>
      <w:marTop w:val="0"/>
      <w:marBottom w:val="0"/>
      <w:divBdr>
        <w:top w:val="none" w:sz="0" w:space="0" w:color="auto"/>
        <w:left w:val="none" w:sz="0" w:space="0" w:color="auto"/>
        <w:bottom w:val="none" w:sz="0" w:space="0" w:color="auto"/>
        <w:right w:val="none" w:sz="0" w:space="0" w:color="auto"/>
      </w:divBdr>
    </w:div>
    <w:div w:id="1363941400">
      <w:bodyDiv w:val="1"/>
      <w:marLeft w:val="0"/>
      <w:marRight w:val="0"/>
      <w:marTop w:val="0"/>
      <w:marBottom w:val="0"/>
      <w:divBdr>
        <w:top w:val="none" w:sz="0" w:space="0" w:color="auto"/>
        <w:left w:val="none" w:sz="0" w:space="0" w:color="auto"/>
        <w:bottom w:val="none" w:sz="0" w:space="0" w:color="auto"/>
        <w:right w:val="none" w:sz="0" w:space="0" w:color="auto"/>
      </w:divBdr>
    </w:div>
    <w:div w:id="1374308621">
      <w:bodyDiv w:val="1"/>
      <w:marLeft w:val="0"/>
      <w:marRight w:val="0"/>
      <w:marTop w:val="0"/>
      <w:marBottom w:val="0"/>
      <w:divBdr>
        <w:top w:val="none" w:sz="0" w:space="0" w:color="auto"/>
        <w:left w:val="none" w:sz="0" w:space="0" w:color="auto"/>
        <w:bottom w:val="none" w:sz="0" w:space="0" w:color="auto"/>
        <w:right w:val="none" w:sz="0" w:space="0" w:color="auto"/>
      </w:divBdr>
    </w:div>
    <w:div w:id="1402873041">
      <w:bodyDiv w:val="1"/>
      <w:marLeft w:val="0"/>
      <w:marRight w:val="0"/>
      <w:marTop w:val="0"/>
      <w:marBottom w:val="0"/>
      <w:divBdr>
        <w:top w:val="none" w:sz="0" w:space="0" w:color="auto"/>
        <w:left w:val="none" w:sz="0" w:space="0" w:color="auto"/>
        <w:bottom w:val="none" w:sz="0" w:space="0" w:color="auto"/>
        <w:right w:val="none" w:sz="0" w:space="0" w:color="auto"/>
      </w:divBdr>
    </w:div>
    <w:div w:id="1406758786">
      <w:bodyDiv w:val="1"/>
      <w:marLeft w:val="0"/>
      <w:marRight w:val="0"/>
      <w:marTop w:val="0"/>
      <w:marBottom w:val="0"/>
      <w:divBdr>
        <w:top w:val="none" w:sz="0" w:space="0" w:color="auto"/>
        <w:left w:val="none" w:sz="0" w:space="0" w:color="auto"/>
        <w:bottom w:val="none" w:sz="0" w:space="0" w:color="auto"/>
        <w:right w:val="none" w:sz="0" w:space="0" w:color="auto"/>
      </w:divBdr>
    </w:div>
    <w:div w:id="1412196097">
      <w:bodyDiv w:val="1"/>
      <w:marLeft w:val="0"/>
      <w:marRight w:val="0"/>
      <w:marTop w:val="0"/>
      <w:marBottom w:val="0"/>
      <w:divBdr>
        <w:top w:val="none" w:sz="0" w:space="0" w:color="auto"/>
        <w:left w:val="none" w:sz="0" w:space="0" w:color="auto"/>
        <w:bottom w:val="none" w:sz="0" w:space="0" w:color="auto"/>
        <w:right w:val="none" w:sz="0" w:space="0" w:color="auto"/>
      </w:divBdr>
    </w:div>
    <w:div w:id="1413966310">
      <w:bodyDiv w:val="1"/>
      <w:marLeft w:val="0"/>
      <w:marRight w:val="0"/>
      <w:marTop w:val="0"/>
      <w:marBottom w:val="0"/>
      <w:divBdr>
        <w:top w:val="none" w:sz="0" w:space="0" w:color="auto"/>
        <w:left w:val="none" w:sz="0" w:space="0" w:color="auto"/>
        <w:bottom w:val="none" w:sz="0" w:space="0" w:color="auto"/>
        <w:right w:val="none" w:sz="0" w:space="0" w:color="auto"/>
      </w:divBdr>
    </w:div>
    <w:div w:id="1446467230">
      <w:bodyDiv w:val="1"/>
      <w:marLeft w:val="0"/>
      <w:marRight w:val="0"/>
      <w:marTop w:val="0"/>
      <w:marBottom w:val="0"/>
      <w:divBdr>
        <w:top w:val="none" w:sz="0" w:space="0" w:color="auto"/>
        <w:left w:val="none" w:sz="0" w:space="0" w:color="auto"/>
        <w:bottom w:val="none" w:sz="0" w:space="0" w:color="auto"/>
        <w:right w:val="none" w:sz="0" w:space="0" w:color="auto"/>
      </w:divBdr>
    </w:div>
    <w:div w:id="1458259593">
      <w:bodyDiv w:val="1"/>
      <w:marLeft w:val="0"/>
      <w:marRight w:val="0"/>
      <w:marTop w:val="0"/>
      <w:marBottom w:val="0"/>
      <w:divBdr>
        <w:top w:val="none" w:sz="0" w:space="0" w:color="auto"/>
        <w:left w:val="none" w:sz="0" w:space="0" w:color="auto"/>
        <w:bottom w:val="none" w:sz="0" w:space="0" w:color="auto"/>
        <w:right w:val="none" w:sz="0" w:space="0" w:color="auto"/>
      </w:divBdr>
    </w:div>
    <w:div w:id="1460681167">
      <w:bodyDiv w:val="1"/>
      <w:marLeft w:val="0"/>
      <w:marRight w:val="0"/>
      <w:marTop w:val="0"/>
      <w:marBottom w:val="0"/>
      <w:divBdr>
        <w:top w:val="none" w:sz="0" w:space="0" w:color="auto"/>
        <w:left w:val="none" w:sz="0" w:space="0" w:color="auto"/>
        <w:bottom w:val="none" w:sz="0" w:space="0" w:color="auto"/>
        <w:right w:val="none" w:sz="0" w:space="0" w:color="auto"/>
      </w:divBdr>
    </w:div>
    <w:div w:id="1510833831">
      <w:bodyDiv w:val="1"/>
      <w:marLeft w:val="0"/>
      <w:marRight w:val="0"/>
      <w:marTop w:val="0"/>
      <w:marBottom w:val="0"/>
      <w:divBdr>
        <w:top w:val="none" w:sz="0" w:space="0" w:color="auto"/>
        <w:left w:val="none" w:sz="0" w:space="0" w:color="auto"/>
        <w:bottom w:val="none" w:sz="0" w:space="0" w:color="auto"/>
        <w:right w:val="none" w:sz="0" w:space="0" w:color="auto"/>
      </w:divBdr>
    </w:div>
    <w:div w:id="1543588104">
      <w:bodyDiv w:val="1"/>
      <w:marLeft w:val="0"/>
      <w:marRight w:val="0"/>
      <w:marTop w:val="0"/>
      <w:marBottom w:val="0"/>
      <w:divBdr>
        <w:top w:val="none" w:sz="0" w:space="0" w:color="auto"/>
        <w:left w:val="none" w:sz="0" w:space="0" w:color="auto"/>
        <w:bottom w:val="none" w:sz="0" w:space="0" w:color="auto"/>
        <w:right w:val="none" w:sz="0" w:space="0" w:color="auto"/>
      </w:divBdr>
    </w:div>
    <w:div w:id="1543858016">
      <w:bodyDiv w:val="1"/>
      <w:marLeft w:val="0"/>
      <w:marRight w:val="0"/>
      <w:marTop w:val="0"/>
      <w:marBottom w:val="0"/>
      <w:divBdr>
        <w:top w:val="none" w:sz="0" w:space="0" w:color="auto"/>
        <w:left w:val="none" w:sz="0" w:space="0" w:color="auto"/>
        <w:bottom w:val="none" w:sz="0" w:space="0" w:color="auto"/>
        <w:right w:val="none" w:sz="0" w:space="0" w:color="auto"/>
      </w:divBdr>
    </w:div>
    <w:div w:id="1604653358">
      <w:bodyDiv w:val="1"/>
      <w:marLeft w:val="0"/>
      <w:marRight w:val="0"/>
      <w:marTop w:val="0"/>
      <w:marBottom w:val="0"/>
      <w:divBdr>
        <w:top w:val="none" w:sz="0" w:space="0" w:color="auto"/>
        <w:left w:val="none" w:sz="0" w:space="0" w:color="auto"/>
        <w:bottom w:val="none" w:sz="0" w:space="0" w:color="auto"/>
        <w:right w:val="none" w:sz="0" w:space="0" w:color="auto"/>
      </w:divBdr>
    </w:div>
    <w:div w:id="1611625479">
      <w:bodyDiv w:val="1"/>
      <w:marLeft w:val="0"/>
      <w:marRight w:val="0"/>
      <w:marTop w:val="0"/>
      <w:marBottom w:val="0"/>
      <w:divBdr>
        <w:top w:val="none" w:sz="0" w:space="0" w:color="auto"/>
        <w:left w:val="none" w:sz="0" w:space="0" w:color="auto"/>
        <w:bottom w:val="none" w:sz="0" w:space="0" w:color="auto"/>
        <w:right w:val="none" w:sz="0" w:space="0" w:color="auto"/>
      </w:divBdr>
    </w:div>
    <w:div w:id="1618370519">
      <w:bodyDiv w:val="1"/>
      <w:marLeft w:val="0"/>
      <w:marRight w:val="0"/>
      <w:marTop w:val="0"/>
      <w:marBottom w:val="0"/>
      <w:divBdr>
        <w:top w:val="none" w:sz="0" w:space="0" w:color="auto"/>
        <w:left w:val="none" w:sz="0" w:space="0" w:color="auto"/>
        <w:bottom w:val="none" w:sz="0" w:space="0" w:color="auto"/>
        <w:right w:val="none" w:sz="0" w:space="0" w:color="auto"/>
      </w:divBdr>
    </w:div>
    <w:div w:id="1626694036">
      <w:bodyDiv w:val="1"/>
      <w:marLeft w:val="0"/>
      <w:marRight w:val="0"/>
      <w:marTop w:val="0"/>
      <w:marBottom w:val="0"/>
      <w:divBdr>
        <w:top w:val="none" w:sz="0" w:space="0" w:color="auto"/>
        <w:left w:val="none" w:sz="0" w:space="0" w:color="auto"/>
        <w:bottom w:val="none" w:sz="0" w:space="0" w:color="auto"/>
        <w:right w:val="none" w:sz="0" w:space="0" w:color="auto"/>
      </w:divBdr>
    </w:div>
    <w:div w:id="1627395696">
      <w:bodyDiv w:val="1"/>
      <w:marLeft w:val="0"/>
      <w:marRight w:val="0"/>
      <w:marTop w:val="0"/>
      <w:marBottom w:val="0"/>
      <w:divBdr>
        <w:top w:val="none" w:sz="0" w:space="0" w:color="auto"/>
        <w:left w:val="none" w:sz="0" w:space="0" w:color="auto"/>
        <w:bottom w:val="none" w:sz="0" w:space="0" w:color="auto"/>
        <w:right w:val="none" w:sz="0" w:space="0" w:color="auto"/>
      </w:divBdr>
    </w:div>
    <w:div w:id="1663385982">
      <w:bodyDiv w:val="1"/>
      <w:marLeft w:val="0"/>
      <w:marRight w:val="0"/>
      <w:marTop w:val="0"/>
      <w:marBottom w:val="0"/>
      <w:divBdr>
        <w:top w:val="none" w:sz="0" w:space="0" w:color="auto"/>
        <w:left w:val="none" w:sz="0" w:space="0" w:color="auto"/>
        <w:bottom w:val="none" w:sz="0" w:space="0" w:color="auto"/>
        <w:right w:val="none" w:sz="0" w:space="0" w:color="auto"/>
      </w:divBdr>
    </w:div>
    <w:div w:id="1682312688">
      <w:bodyDiv w:val="1"/>
      <w:marLeft w:val="0"/>
      <w:marRight w:val="0"/>
      <w:marTop w:val="0"/>
      <w:marBottom w:val="0"/>
      <w:divBdr>
        <w:top w:val="none" w:sz="0" w:space="0" w:color="auto"/>
        <w:left w:val="none" w:sz="0" w:space="0" w:color="auto"/>
        <w:bottom w:val="none" w:sz="0" w:space="0" w:color="auto"/>
        <w:right w:val="none" w:sz="0" w:space="0" w:color="auto"/>
      </w:divBdr>
    </w:div>
    <w:div w:id="1694306057">
      <w:bodyDiv w:val="1"/>
      <w:marLeft w:val="0"/>
      <w:marRight w:val="0"/>
      <w:marTop w:val="0"/>
      <w:marBottom w:val="0"/>
      <w:divBdr>
        <w:top w:val="none" w:sz="0" w:space="0" w:color="auto"/>
        <w:left w:val="none" w:sz="0" w:space="0" w:color="auto"/>
        <w:bottom w:val="none" w:sz="0" w:space="0" w:color="auto"/>
        <w:right w:val="none" w:sz="0" w:space="0" w:color="auto"/>
      </w:divBdr>
    </w:div>
    <w:div w:id="1700474431">
      <w:bodyDiv w:val="1"/>
      <w:marLeft w:val="0"/>
      <w:marRight w:val="0"/>
      <w:marTop w:val="0"/>
      <w:marBottom w:val="0"/>
      <w:divBdr>
        <w:top w:val="none" w:sz="0" w:space="0" w:color="auto"/>
        <w:left w:val="none" w:sz="0" w:space="0" w:color="auto"/>
        <w:bottom w:val="none" w:sz="0" w:space="0" w:color="auto"/>
        <w:right w:val="none" w:sz="0" w:space="0" w:color="auto"/>
      </w:divBdr>
    </w:div>
    <w:div w:id="1703242020">
      <w:bodyDiv w:val="1"/>
      <w:marLeft w:val="0"/>
      <w:marRight w:val="0"/>
      <w:marTop w:val="0"/>
      <w:marBottom w:val="0"/>
      <w:divBdr>
        <w:top w:val="none" w:sz="0" w:space="0" w:color="auto"/>
        <w:left w:val="none" w:sz="0" w:space="0" w:color="auto"/>
        <w:bottom w:val="none" w:sz="0" w:space="0" w:color="auto"/>
        <w:right w:val="none" w:sz="0" w:space="0" w:color="auto"/>
      </w:divBdr>
    </w:div>
    <w:div w:id="1705443963">
      <w:bodyDiv w:val="1"/>
      <w:marLeft w:val="0"/>
      <w:marRight w:val="0"/>
      <w:marTop w:val="0"/>
      <w:marBottom w:val="0"/>
      <w:divBdr>
        <w:top w:val="none" w:sz="0" w:space="0" w:color="auto"/>
        <w:left w:val="none" w:sz="0" w:space="0" w:color="auto"/>
        <w:bottom w:val="none" w:sz="0" w:space="0" w:color="auto"/>
        <w:right w:val="none" w:sz="0" w:space="0" w:color="auto"/>
      </w:divBdr>
    </w:div>
    <w:div w:id="1738935416">
      <w:bodyDiv w:val="1"/>
      <w:marLeft w:val="0"/>
      <w:marRight w:val="0"/>
      <w:marTop w:val="0"/>
      <w:marBottom w:val="0"/>
      <w:divBdr>
        <w:top w:val="none" w:sz="0" w:space="0" w:color="auto"/>
        <w:left w:val="none" w:sz="0" w:space="0" w:color="auto"/>
        <w:bottom w:val="none" w:sz="0" w:space="0" w:color="auto"/>
        <w:right w:val="none" w:sz="0" w:space="0" w:color="auto"/>
      </w:divBdr>
    </w:div>
    <w:div w:id="1762796176">
      <w:bodyDiv w:val="1"/>
      <w:marLeft w:val="0"/>
      <w:marRight w:val="0"/>
      <w:marTop w:val="0"/>
      <w:marBottom w:val="0"/>
      <w:divBdr>
        <w:top w:val="none" w:sz="0" w:space="0" w:color="auto"/>
        <w:left w:val="none" w:sz="0" w:space="0" w:color="auto"/>
        <w:bottom w:val="none" w:sz="0" w:space="0" w:color="auto"/>
        <w:right w:val="none" w:sz="0" w:space="0" w:color="auto"/>
      </w:divBdr>
    </w:div>
    <w:div w:id="1781144924">
      <w:bodyDiv w:val="1"/>
      <w:marLeft w:val="0"/>
      <w:marRight w:val="0"/>
      <w:marTop w:val="0"/>
      <w:marBottom w:val="0"/>
      <w:divBdr>
        <w:top w:val="none" w:sz="0" w:space="0" w:color="auto"/>
        <w:left w:val="none" w:sz="0" w:space="0" w:color="auto"/>
        <w:bottom w:val="none" w:sz="0" w:space="0" w:color="auto"/>
        <w:right w:val="none" w:sz="0" w:space="0" w:color="auto"/>
      </w:divBdr>
    </w:div>
    <w:div w:id="1804425373">
      <w:bodyDiv w:val="1"/>
      <w:marLeft w:val="0"/>
      <w:marRight w:val="0"/>
      <w:marTop w:val="0"/>
      <w:marBottom w:val="0"/>
      <w:divBdr>
        <w:top w:val="none" w:sz="0" w:space="0" w:color="auto"/>
        <w:left w:val="none" w:sz="0" w:space="0" w:color="auto"/>
        <w:bottom w:val="none" w:sz="0" w:space="0" w:color="auto"/>
        <w:right w:val="none" w:sz="0" w:space="0" w:color="auto"/>
      </w:divBdr>
    </w:div>
    <w:div w:id="1808205029">
      <w:bodyDiv w:val="1"/>
      <w:marLeft w:val="0"/>
      <w:marRight w:val="0"/>
      <w:marTop w:val="0"/>
      <w:marBottom w:val="0"/>
      <w:divBdr>
        <w:top w:val="none" w:sz="0" w:space="0" w:color="auto"/>
        <w:left w:val="none" w:sz="0" w:space="0" w:color="auto"/>
        <w:bottom w:val="none" w:sz="0" w:space="0" w:color="auto"/>
        <w:right w:val="none" w:sz="0" w:space="0" w:color="auto"/>
      </w:divBdr>
    </w:div>
    <w:div w:id="1816295536">
      <w:bodyDiv w:val="1"/>
      <w:marLeft w:val="0"/>
      <w:marRight w:val="0"/>
      <w:marTop w:val="0"/>
      <w:marBottom w:val="0"/>
      <w:divBdr>
        <w:top w:val="none" w:sz="0" w:space="0" w:color="auto"/>
        <w:left w:val="none" w:sz="0" w:space="0" w:color="auto"/>
        <w:bottom w:val="none" w:sz="0" w:space="0" w:color="auto"/>
        <w:right w:val="none" w:sz="0" w:space="0" w:color="auto"/>
      </w:divBdr>
    </w:div>
    <w:div w:id="1851993277">
      <w:bodyDiv w:val="1"/>
      <w:marLeft w:val="0"/>
      <w:marRight w:val="0"/>
      <w:marTop w:val="0"/>
      <w:marBottom w:val="0"/>
      <w:divBdr>
        <w:top w:val="none" w:sz="0" w:space="0" w:color="auto"/>
        <w:left w:val="none" w:sz="0" w:space="0" w:color="auto"/>
        <w:bottom w:val="none" w:sz="0" w:space="0" w:color="auto"/>
        <w:right w:val="none" w:sz="0" w:space="0" w:color="auto"/>
      </w:divBdr>
    </w:div>
    <w:div w:id="1893229740">
      <w:bodyDiv w:val="1"/>
      <w:marLeft w:val="0"/>
      <w:marRight w:val="0"/>
      <w:marTop w:val="0"/>
      <w:marBottom w:val="0"/>
      <w:divBdr>
        <w:top w:val="none" w:sz="0" w:space="0" w:color="auto"/>
        <w:left w:val="none" w:sz="0" w:space="0" w:color="auto"/>
        <w:bottom w:val="none" w:sz="0" w:space="0" w:color="auto"/>
        <w:right w:val="none" w:sz="0" w:space="0" w:color="auto"/>
      </w:divBdr>
    </w:div>
    <w:div w:id="1919436744">
      <w:bodyDiv w:val="1"/>
      <w:marLeft w:val="0"/>
      <w:marRight w:val="0"/>
      <w:marTop w:val="0"/>
      <w:marBottom w:val="0"/>
      <w:divBdr>
        <w:top w:val="none" w:sz="0" w:space="0" w:color="auto"/>
        <w:left w:val="none" w:sz="0" w:space="0" w:color="auto"/>
        <w:bottom w:val="none" w:sz="0" w:space="0" w:color="auto"/>
        <w:right w:val="none" w:sz="0" w:space="0" w:color="auto"/>
      </w:divBdr>
    </w:div>
    <w:div w:id="1921021713">
      <w:bodyDiv w:val="1"/>
      <w:marLeft w:val="0"/>
      <w:marRight w:val="0"/>
      <w:marTop w:val="0"/>
      <w:marBottom w:val="0"/>
      <w:divBdr>
        <w:top w:val="none" w:sz="0" w:space="0" w:color="auto"/>
        <w:left w:val="none" w:sz="0" w:space="0" w:color="auto"/>
        <w:bottom w:val="none" w:sz="0" w:space="0" w:color="auto"/>
        <w:right w:val="none" w:sz="0" w:space="0" w:color="auto"/>
      </w:divBdr>
    </w:div>
    <w:div w:id="1936816493">
      <w:bodyDiv w:val="1"/>
      <w:marLeft w:val="0"/>
      <w:marRight w:val="0"/>
      <w:marTop w:val="0"/>
      <w:marBottom w:val="0"/>
      <w:divBdr>
        <w:top w:val="none" w:sz="0" w:space="0" w:color="auto"/>
        <w:left w:val="none" w:sz="0" w:space="0" w:color="auto"/>
        <w:bottom w:val="none" w:sz="0" w:space="0" w:color="auto"/>
        <w:right w:val="none" w:sz="0" w:space="0" w:color="auto"/>
      </w:divBdr>
    </w:div>
    <w:div w:id="1963461905">
      <w:bodyDiv w:val="1"/>
      <w:marLeft w:val="0"/>
      <w:marRight w:val="0"/>
      <w:marTop w:val="0"/>
      <w:marBottom w:val="0"/>
      <w:divBdr>
        <w:top w:val="none" w:sz="0" w:space="0" w:color="auto"/>
        <w:left w:val="none" w:sz="0" w:space="0" w:color="auto"/>
        <w:bottom w:val="none" w:sz="0" w:space="0" w:color="auto"/>
        <w:right w:val="none" w:sz="0" w:space="0" w:color="auto"/>
      </w:divBdr>
    </w:div>
    <w:div w:id="1965185609">
      <w:bodyDiv w:val="1"/>
      <w:marLeft w:val="0"/>
      <w:marRight w:val="0"/>
      <w:marTop w:val="0"/>
      <w:marBottom w:val="0"/>
      <w:divBdr>
        <w:top w:val="none" w:sz="0" w:space="0" w:color="auto"/>
        <w:left w:val="none" w:sz="0" w:space="0" w:color="auto"/>
        <w:bottom w:val="none" w:sz="0" w:space="0" w:color="auto"/>
        <w:right w:val="none" w:sz="0" w:space="0" w:color="auto"/>
      </w:divBdr>
    </w:div>
    <w:div w:id="1965885858">
      <w:bodyDiv w:val="1"/>
      <w:marLeft w:val="0"/>
      <w:marRight w:val="0"/>
      <w:marTop w:val="0"/>
      <w:marBottom w:val="0"/>
      <w:divBdr>
        <w:top w:val="none" w:sz="0" w:space="0" w:color="auto"/>
        <w:left w:val="none" w:sz="0" w:space="0" w:color="auto"/>
        <w:bottom w:val="none" w:sz="0" w:space="0" w:color="auto"/>
        <w:right w:val="none" w:sz="0" w:space="0" w:color="auto"/>
      </w:divBdr>
    </w:div>
    <w:div w:id="1991246121">
      <w:bodyDiv w:val="1"/>
      <w:marLeft w:val="0"/>
      <w:marRight w:val="0"/>
      <w:marTop w:val="0"/>
      <w:marBottom w:val="0"/>
      <w:divBdr>
        <w:top w:val="none" w:sz="0" w:space="0" w:color="auto"/>
        <w:left w:val="none" w:sz="0" w:space="0" w:color="auto"/>
        <w:bottom w:val="none" w:sz="0" w:space="0" w:color="auto"/>
        <w:right w:val="none" w:sz="0" w:space="0" w:color="auto"/>
      </w:divBdr>
    </w:div>
    <w:div w:id="1999839913">
      <w:bodyDiv w:val="1"/>
      <w:marLeft w:val="0"/>
      <w:marRight w:val="0"/>
      <w:marTop w:val="0"/>
      <w:marBottom w:val="0"/>
      <w:divBdr>
        <w:top w:val="none" w:sz="0" w:space="0" w:color="auto"/>
        <w:left w:val="none" w:sz="0" w:space="0" w:color="auto"/>
        <w:bottom w:val="none" w:sz="0" w:space="0" w:color="auto"/>
        <w:right w:val="none" w:sz="0" w:space="0" w:color="auto"/>
      </w:divBdr>
    </w:div>
    <w:div w:id="2003585023">
      <w:bodyDiv w:val="1"/>
      <w:marLeft w:val="0"/>
      <w:marRight w:val="0"/>
      <w:marTop w:val="0"/>
      <w:marBottom w:val="0"/>
      <w:divBdr>
        <w:top w:val="none" w:sz="0" w:space="0" w:color="auto"/>
        <w:left w:val="none" w:sz="0" w:space="0" w:color="auto"/>
        <w:bottom w:val="none" w:sz="0" w:space="0" w:color="auto"/>
        <w:right w:val="none" w:sz="0" w:space="0" w:color="auto"/>
      </w:divBdr>
    </w:div>
    <w:div w:id="2009168761">
      <w:bodyDiv w:val="1"/>
      <w:marLeft w:val="0"/>
      <w:marRight w:val="0"/>
      <w:marTop w:val="0"/>
      <w:marBottom w:val="0"/>
      <w:divBdr>
        <w:top w:val="none" w:sz="0" w:space="0" w:color="auto"/>
        <w:left w:val="none" w:sz="0" w:space="0" w:color="auto"/>
        <w:bottom w:val="none" w:sz="0" w:space="0" w:color="auto"/>
        <w:right w:val="none" w:sz="0" w:space="0" w:color="auto"/>
      </w:divBdr>
    </w:div>
    <w:div w:id="2014406793">
      <w:bodyDiv w:val="1"/>
      <w:marLeft w:val="0"/>
      <w:marRight w:val="0"/>
      <w:marTop w:val="0"/>
      <w:marBottom w:val="0"/>
      <w:divBdr>
        <w:top w:val="none" w:sz="0" w:space="0" w:color="auto"/>
        <w:left w:val="none" w:sz="0" w:space="0" w:color="auto"/>
        <w:bottom w:val="none" w:sz="0" w:space="0" w:color="auto"/>
        <w:right w:val="none" w:sz="0" w:space="0" w:color="auto"/>
      </w:divBdr>
    </w:div>
    <w:div w:id="2017613531">
      <w:bodyDiv w:val="1"/>
      <w:marLeft w:val="0"/>
      <w:marRight w:val="0"/>
      <w:marTop w:val="0"/>
      <w:marBottom w:val="0"/>
      <w:divBdr>
        <w:top w:val="none" w:sz="0" w:space="0" w:color="auto"/>
        <w:left w:val="none" w:sz="0" w:space="0" w:color="auto"/>
        <w:bottom w:val="none" w:sz="0" w:space="0" w:color="auto"/>
        <w:right w:val="none" w:sz="0" w:space="0" w:color="auto"/>
      </w:divBdr>
    </w:div>
    <w:div w:id="2018918604">
      <w:bodyDiv w:val="1"/>
      <w:marLeft w:val="0"/>
      <w:marRight w:val="0"/>
      <w:marTop w:val="0"/>
      <w:marBottom w:val="0"/>
      <w:divBdr>
        <w:top w:val="none" w:sz="0" w:space="0" w:color="auto"/>
        <w:left w:val="none" w:sz="0" w:space="0" w:color="auto"/>
        <w:bottom w:val="none" w:sz="0" w:space="0" w:color="auto"/>
        <w:right w:val="none" w:sz="0" w:space="0" w:color="auto"/>
      </w:divBdr>
    </w:div>
    <w:div w:id="2031223150">
      <w:bodyDiv w:val="1"/>
      <w:marLeft w:val="0"/>
      <w:marRight w:val="0"/>
      <w:marTop w:val="0"/>
      <w:marBottom w:val="0"/>
      <w:divBdr>
        <w:top w:val="none" w:sz="0" w:space="0" w:color="auto"/>
        <w:left w:val="none" w:sz="0" w:space="0" w:color="auto"/>
        <w:bottom w:val="none" w:sz="0" w:space="0" w:color="auto"/>
        <w:right w:val="none" w:sz="0" w:space="0" w:color="auto"/>
      </w:divBdr>
    </w:div>
    <w:div w:id="2043288652">
      <w:bodyDiv w:val="1"/>
      <w:marLeft w:val="0"/>
      <w:marRight w:val="0"/>
      <w:marTop w:val="0"/>
      <w:marBottom w:val="0"/>
      <w:divBdr>
        <w:top w:val="none" w:sz="0" w:space="0" w:color="auto"/>
        <w:left w:val="none" w:sz="0" w:space="0" w:color="auto"/>
        <w:bottom w:val="none" w:sz="0" w:space="0" w:color="auto"/>
        <w:right w:val="none" w:sz="0" w:space="0" w:color="auto"/>
      </w:divBdr>
    </w:div>
    <w:div w:id="2046826026">
      <w:bodyDiv w:val="1"/>
      <w:marLeft w:val="0"/>
      <w:marRight w:val="0"/>
      <w:marTop w:val="0"/>
      <w:marBottom w:val="0"/>
      <w:divBdr>
        <w:top w:val="none" w:sz="0" w:space="0" w:color="auto"/>
        <w:left w:val="none" w:sz="0" w:space="0" w:color="auto"/>
        <w:bottom w:val="none" w:sz="0" w:space="0" w:color="auto"/>
        <w:right w:val="none" w:sz="0" w:space="0" w:color="auto"/>
      </w:divBdr>
    </w:div>
    <w:div w:id="2071612874">
      <w:bodyDiv w:val="1"/>
      <w:marLeft w:val="0"/>
      <w:marRight w:val="0"/>
      <w:marTop w:val="0"/>
      <w:marBottom w:val="0"/>
      <w:divBdr>
        <w:top w:val="none" w:sz="0" w:space="0" w:color="auto"/>
        <w:left w:val="none" w:sz="0" w:space="0" w:color="auto"/>
        <w:bottom w:val="none" w:sz="0" w:space="0" w:color="auto"/>
        <w:right w:val="none" w:sz="0" w:space="0" w:color="auto"/>
      </w:divBdr>
    </w:div>
    <w:div w:id="2082826536">
      <w:bodyDiv w:val="1"/>
      <w:marLeft w:val="0"/>
      <w:marRight w:val="0"/>
      <w:marTop w:val="0"/>
      <w:marBottom w:val="0"/>
      <w:divBdr>
        <w:top w:val="none" w:sz="0" w:space="0" w:color="auto"/>
        <w:left w:val="none" w:sz="0" w:space="0" w:color="auto"/>
        <w:bottom w:val="none" w:sz="0" w:space="0" w:color="auto"/>
        <w:right w:val="none" w:sz="0" w:space="0" w:color="auto"/>
      </w:divBdr>
    </w:div>
    <w:div w:id="2087799461">
      <w:bodyDiv w:val="1"/>
      <w:marLeft w:val="0"/>
      <w:marRight w:val="0"/>
      <w:marTop w:val="0"/>
      <w:marBottom w:val="0"/>
      <w:divBdr>
        <w:top w:val="none" w:sz="0" w:space="0" w:color="auto"/>
        <w:left w:val="none" w:sz="0" w:space="0" w:color="auto"/>
        <w:bottom w:val="none" w:sz="0" w:space="0" w:color="auto"/>
        <w:right w:val="none" w:sz="0" w:space="0" w:color="auto"/>
      </w:divBdr>
    </w:div>
    <w:div w:id="2102988533">
      <w:bodyDiv w:val="1"/>
      <w:marLeft w:val="0"/>
      <w:marRight w:val="0"/>
      <w:marTop w:val="0"/>
      <w:marBottom w:val="0"/>
      <w:divBdr>
        <w:top w:val="none" w:sz="0" w:space="0" w:color="auto"/>
        <w:left w:val="none" w:sz="0" w:space="0" w:color="auto"/>
        <w:bottom w:val="none" w:sz="0" w:space="0" w:color="auto"/>
        <w:right w:val="none" w:sz="0" w:space="0" w:color="auto"/>
      </w:divBdr>
    </w:div>
    <w:div w:id="2113478132">
      <w:bodyDiv w:val="1"/>
      <w:marLeft w:val="0"/>
      <w:marRight w:val="0"/>
      <w:marTop w:val="0"/>
      <w:marBottom w:val="0"/>
      <w:divBdr>
        <w:top w:val="none" w:sz="0" w:space="0" w:color="auto"/>
        <w:left w:val="none" w:sz="0" w:space="0" w:color="auto"/>
        <w:bottom w:val="none" w:sz="0" w:space="0" w:color="auto"/>
        <w:right w:val="none" w:sz="0" w:space="0" w:color="auto"/>
      </w:divBdr>
    </w:div>
    <w:div w:id="2126852802">
      <w:bodyDiv w:val="1"/>
      <w:marLeft w:val="0"/>
      <w:marRight w:val="0"/>
      <w:marTop w:val="0"/>
      <w:marBottom w:val="0"/>
      <w:divBdr>
        <w:top w:val="none" w:sz="0" w:space="0" w:color="auto"/>
        <w:left w:val="none" w:sz="0" w:space="0" w:color="auto"/>
        <w:bottom w:val="none" w:sz="0" w:space="0" w:color="auto"/>
        <w:right w:val="none" w:sz="0" w:space="0" w:color="auto"/>
      </w:divBdr>
    </w:div>
    <w:div w:id="2130733667">
      <w:bodyDiv w:val="1"/>
      <w:marLeft w:val="0"/>
      <w:marRight w:val="0"/>
      <w:marTop w:val="0"/>
      <w:marBottom w:val="0"/>
      <w:divBdr>
        <w:top w:val="none" w:sz="0" w:space="0" w:color="auto"/>
        <w:left w:val="none" w:sz="0" w:space="0" w:color="auto"/>
        <w:bottom w:val="none" w:sz="0" w:space="0" w:color="auto"/>
        <w:right w:val="none" w:sz="0" w:space="0" w:color="auto"/>
      </w:divBdr>
    </w:div>
    <w:div w:id="2133815168">
      <w:bodyDiv w:val="1"/>
      <w:marLeft w:val="0"/>
      <w:marRight w:val="0"/>
      <w:marTop w:val="0"/>
      <w:marBottom w:val="0"/>
      <w:divBdr>
        <w:top w:val="none" w:sz="0" w:space="0" w:color="auto"/>
        <w:left w:val="none" w:sz="0" w:space="0" w:color="auto"/>
        <w:bottom w:val="none" w:sz="0" w:space="0" w:color="auto"/>
        <w:right w:val="none" w:sz="0" w:space="0" w:color="auto"/>
      </w:divBdr>
    </w:div>
    <w:div w:id="21398342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hyperlink" Target="https://pics-ci.com.mx/profile/Aaron_Cadena.php" TargetMode="External"/><Relationship Id="rId10" Type="http://schemas.openxmlformats.org/officeDocument/2006/relationships/endnotes" Target="endnotes.xml"/><Relationship Id="rId19" Type="http://schemas.openxmlformats.org/officeDocument/2006/relationships/image" Target="media/image5.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Ser14</b:Tag>
    <b:SourceType>BookSection</b:SourceType>
    <b:Guid>{B488493E-A19E-4F73-A532-8343A5F06E6E}</b:Guid>
    <b:Author>
      <b:Author>
        <b:NameList>
          <b:Person>
            <b:Last>Serrano</b:Last>
            <b:First>Eduardo</b:First>
          </b:Person>
        </b:NameList>
      </b:Author>
    </b:Author>
    <b:BookTitle>Conceptos de arte contemporáneo</b:BookTitle>
    <b:Year>2014</b:Year>
    <b:Pages>24-26</b:Pages>
    <b:City>Bogotá</b:City>
    <b:Publisher>NC-arte</b:Publisher>
    <b:RefOrder>1</b:RefOrder>
  </b:Source>
  <b:Source>
    <b:Tag>Lla05</b:Tag>
    <b:SourceType>Book</b:SourceType>
    <b:Guid>{08E46B99-9A51-4DB7-BA79-1ECDA2CD298F}</b:Guid>
    <b:Title>Técnicas especiales de conservación y restauración de arte contemporáneo</b:Title>
    <b:Year>2005</b:Year>
    <b:City>Valencia</b:City>
    <b:Publisher>Universidad Politécnica de Valencia</b:Publisher>
    <b:Author>
      <b:Author>
        <b:NameList>
          <b:Person>
            <b:Last>Llamas Pacheco</b:Last>
            <b:First>Rosario</b:First>
          </b:Person>
        </b:NameList>
      </b:Author>
    </b:Author>
    <b:RefOrder>6</b:RefOrder>
  </b:Source>
  <b:Source>
    <b:Tag>San19</b:Tag>
    <b:SourceType>JournalArticle</b:SourceType>
    <b:Guid>{5F5161F6-F15B-48A2-8B66-BA9DFE687A85}</b:Guid>
    <b:Title>Cesare Brandi y el arte moderno: teoría, estética y restauración. Una dialéctica tormentosa</b:Title>
    <b:Year>2019</b:Year>
    <b:City>Ciudad de México</b:City>
    <b:Publisher>Instituto Nacional de Antropología e Historia, Secretaría de Cultura</b:Publisher>
    <b:Author>
      <b:Author>
        <b:NameList>
          <b:Person>
            <b:Last>Santabárbara Morera</b:Last>
            <b:First>Carlota</b:First>
          </b:Person>
        </b:NameList>
      </b:Author>
    </b:Author>
    <b:JournalName>Conversaciones... Revista de conservación</b:JournalName>
    <b:Pages>229-247</b:Pages>
    <b:Issue>7</b:Issue>
    <b:RefOrder>5</b:RefOrder>
  </b:Source>
  <b:Source>
    <b:Tag>Rui01</b:Tag>
    <b:SourceType>JournalArticle</b:SourceType>
    <b:Guid>{628E0F5E-5058-43F5-8BD5-FF67F35FE331}</b:Guid>
    <b:Title>Aproximación al estudio de las obras de arte contemporáneo</b:Title>
    <b:JournalName>Revista PH</b:JournalName>
    <b:Year>2001</b:Year>
    <b:Pages>112-121</b:Pages>
    <b:Author>
      <b:Author>
        <b:NameList>
          <b:Person>
            <b:Last>Ruiz de Arcaute</b:Last>
            <b:First>Emilio</b:First>
          </b:Person>
        </b:NameList>
      </b:Author>
    </b:Author>
    <b:City>Sevilla</b:City>
    <b:Publisher>Insituto Andaluz de Patrimonio Histórico</b:Publisher>
    <b:DOI>10.33349/2001.35.1186</b:DOI>
    <b:RefOrder>2</b:RefOrder>
  </b:Source>
  <b:Source>
    <b:Tag>Bra02</b:Tag>
    <b:SourceType>Book</b:SourceType>
    <b:Guid>{83A49FD4-437A-44B1-A8BC-17D91B311CE4}</b:Guid>
    <b:Title>Teoría de la restauración</b:Title>
    <b:Year>2002</b:Year>
    <b:Author>
      <b:Author>
        <b:NameList>
          <b:Person>
            <b:Last>Brandi</b:Last>
            <b:First>Cesare</b:First>
          </b:Person>
        </b:NameList>
      </b:Author>
    </b:Author>
    <b:City>Madrid</b:City>
    <b:Publisher>Alianza Editorial</b:Publisher>
    <b:RefOrder>3</b:RefOrder>
  </b:Source>
  <b:Source>
    <b:Tag>You70</b:Tag>
    <b:SourceType>Book</b:SourceType>
    <b:Guid>{6DBDAC22-21CD-44C1-BAAD-5F6B19B1648E}</b:Guid>
    <b:Title>Expanded cinema</b:Title>
    <b:Year>1970</b:Year>
    <b:City>Nueva York</b:City>
    <b:Publisher>Dutton</b:Publisher>
    <b:Author>
      <b:Author>
        <b:NameList>
          <b:Person>
            <b:Last>Youngblood</b:Last>
            <b:First>Gene</b:First>
          </b:Person>
        </b:NameList>
      </b:Author>
    </b:Author>
    <b:Pages>432</b:Pages>
    <b:RefOrder>19</b:RefOrder>
  </b:Source>
  <b:Source>
    <b:Tag>Kra79</b:Tag>
    <b:SourceType>Book</b:SourceType>
    <b:Guid>{805C33D7-F074-48BE-B22E-7A022C148AD8}</b:Guid>
    <b:Title>La escultura en el campo expandido</b:Title>
    <b:Year>1979</b:Year>
    <b:City>Barcelona</b:City>
    <b:Publisher>Paidós</b:Publisher>
    <b:Author>
      <b:Author>
        <b:NameList>
          <b:Person>
            <b:Last>Krauss</b:Last>
            <b:First>Rosalind</b:First>
          </b:Person>
        </b:NameList>
      </b:Author>
    </b:Author>
    <b:RefOrder>20</b:RefOrder>
  </b:Source>
  <b:Source>
    <b:Tag>INC02</b:Tag>
    <b:SourceType>Report</b:SourceType>
    <b:Guid>{0DE37A1C-71E1-4EDB-96D6-E9F336ADB780}</b:Guid>
    <b:Title>Guide to good practice: artists' interviews</b:Title>
    <b:Year>2002</b:Year>
    <b:Publisher>INCCA</b:Publisher>
    <b:Author>
      <b:Author>
        <b:Corporate>INCCA</b:Corporate>
      </b:Author>
    </b:Author>
    <b:InternetSiteTitle>INCCA</b:InternetSiteTitle>
    <b:URL>https://www.incca.org/sites/default/files/field_attachments/2002_incca_guide_to_good_practice_artists_interviews.pdf/2002_incca_guide_to_good_practice_artists_interviews.pdf</b:URL>
    <b:YearAccessed>2020</b:YearAccessed>
    <b:MonthAccessed>Septiembre</b:MonthAccessed>
    <b:DayAccessed>24</b:DayAccessed>
    <b:Pages>26</b:Pages>
    <b:RefOrder>18</b:RefOrder>
  </b:Source>
  <b:Source>
    <b:Tag>SBM99</b:Tag>
    <b:SourceType>Report</b:SourceType>
    <b:Guid>{9AEB9DFF-6150-422C-B5BA-D49A976402CF}</b:Guid>
    <b:Author>
      <b:Author>
        <b:Corporate>SBMK</b:Corporate>
      </b:Author>
    </b:Author>
    <b:Title>Concept scenario. Artists' interviews</b:Title>
    <b:Year>1999</b:Year>
    <b:Publisher>Netherlands Institute for Cultural Heritage</b:Publisher>
    <b:City>Ámsterdam</b:City>
    <b:Institution>Foundation for the Conservation of Modern Art</b:Institution>
    <b:YearAccessed>2020</b:YearAccessed>
    <b:MonthAccessed>Septiembre</b:MonthAccessed>
    <b:DayAccessed>24</b:DayAccessed>
    <b:URL>https://www.sbmk.nl/source/documents/concept-scenario.pdf</b:URL>
    <b:RefOrder>17</b:RefOrder>
  </b:Source>
  <b:Source>
    <b:Tag>Loz14</b:Tag>
    <b:SourceType>BookSection</b:SourceType>
    <b:Guid>{7BDB0169-8D4E-4E07-A796-B64DA567AF75}</b:Guid>
    <b:Title>El trabajo con artistas: conocer a intencionalidad de los materiales con el fin de garantizar la correcta conservación de sus obras</b:Title>
    <b:Year>2014</b:Year>
    <b:Publisher>Museo Nacional Centro de Arte Reina Sofía</b:Publisher>
    <b:City>Madrid</b:City>
    <b:Author>
      <b:Author>
        <b:NameList>
          <b:Person>
            <b:Last>Loza Barajas</b:Last>
            <b:First>Alma Maythé</b:First>
          </b:Person>
        </b:NameList>
      </b:Author>
      <b:BookAuthor>
        <b:NameList>
          <b:Person>
            <b:Last>Sofía</b:Last>
            <b:First>Museo</b:First>
            <b:Middle>Nacional Centro de Arte Reina</b:Middle>
          </b:Person>
        </b:NameList>
      </b:BookAuthor>
    </b:Author>
    <b:BookTitle>Conservación de arte contemporáneo: 15° Jornada</b:BookTitle>
    <b:Pages>31-36</b:Pages>
    <b:RefOrder>16</b:RefOrder>
  </b:Source>
  <b:Source>
    <b:Tag>Lea05</b:Tag>
    <b:SourceType>Book</b:SourceType>
    <b:Guid>{E2038556-A780-4436-A5FB-EA4D343C2D79}</b:Guid>
    <b:Title>Analysis of modern paints</b:Title>
    <b:Year>2005</b:Year>
    <b:City>Los Ángeles</b:City>
    <b:Publisher>Getty Conservation Institute</b:Publisher>
    <b:Author>
      <b:Author>
        <b:NameList>
          <b:Person>
            <b:Last>Learner</b:Last>
            <b:First>Thomas J. S.</b:First>
          </b:Person>
        </b:NameList>
      </b:Author>
    </b:Author>
    <b:RefOrder>4</b:RefOrder>
  </b:Source>
  <b:Source>
    <b:Tag>Nat08</b:Tag>
    <b:SourceType>JournalArticle</b:SourceType>
    <b:Guid>{904B2C5A-BB06-473E-861E-207E1B3A25ED}</b:Guid>
    <b:Title>Some considerations on conservation and restoration in contemporary art</b:Title>
    <b:Year>2008</b:Year>
    <b:Author>
      <b:Author>
        <b:NameList>
          <b:Person>
            <b:Last>Natali</b:Last>
            <b:First>Andrea</b:First>
          </b:Person>
        </b:NameList>
      </b:Author>
    </b:Author>
    <b:JournalName>Conservation science in cultural heritage</b:JournalName>
    <b:Pages>187-197</b:Pages>
    <b:DOI>10.6092/issn.1973-9494/1406</b:DOI>
    <b:RefOrder>8</b:RefOrder>
  </b:Source>
  <b:Source>
    <b:Tag>Gar09</b:Tag>
    <b:SourceType>JournalArticle</b:SourceType>
    <b:Guid>{7CF507FF-C128-47CC-A5EF-E9C7824EC56A}</b:Guid>
    <b:Title>Reflexión sobre la conservación del arte contemporáneo y su aportación a la historia del arte</b:Title>
    <b:JournalName>Ge-conservación</b:JournalName>
    <b:Year>2009</b:Year>
    <b:Pages>133-140</b:Pages>
    <b:Author>
      <b:Author>
        <b:NameList>
          <b:Person>
            <b:Last>García González</b:Last>
            <b:First>Alicia</b:First>
          </b:Person>
        </b:NameList>
      </b:Author>
    </b:Author>
    <b:Issue>0</b:Issue>
    <b:DOI>10.37558/gec.v0i0.30</b:DOI>
    <b:RefOrder>9</b:RefOrder>
  </b:Source>
  <b:Source>
    <b:Tag>Moñ06</b:Tag>
    <b:SourceType>JournalArticle</b:SourceType>
    <b:Guid>{5E4F6CE9-69E9-4974-B720-F021AEB4CF13}</b:Guid>
    <b:Author>
      <b:Author>
        <b:NameList>
          <b:Person>
            <b:Last>Moñivas Mayor</b:Last>
            <b:First>Esther</b:First>
          </b:Person>
        </b:NameList>
      </b:Author>
    </b:Author>
    <b:Title>Un proyecto interdisciplinar para la conservación y restauración de arte contemporáneo</b:Title>
    <b:JournalName>Pátina</b:JournalName>
    <b:Year>2006</b:Year>
    <b:Pages>213-220</b:Pages>
    <b:Issue>13-14</b:Issue>
    <b:RefOrder>7</b:RefOrder>
  </b:Source>
  <b:Source>
    <b:Tag>Cot16</b:Tag>
    <b:SourceType>JournalArticle</b:SourceType>
    <b:Guid>{812F10EB-903E-42CD-8ADF-23D16F50B72F}</b:Guid>
    <b:Title>Artists’ interviews and their use in conservation: reflections on issues and practices</b:Title>
    <b:JournalName>AICCM Bulletin</b:JournalName>
    <b:Year>2016</b:Year>
    <b:Pages>107-118</b:Pages>
    <b:Author>
      <b:Author>
        <b:NameList>
          <b:Person>
            <b:Last>Cotte</b:Last>
            <b:First>Sabine</b:First>
          </b:Person>
          <b:Person>
            <b:Last>Tse</b:Last>
            <b:First>Nicole</b:First>
          </b:Person>
          <b:Person>
            <b:Last>Inglis</b:Last>
            <b:First>Alison</b:First>
          </b:Person>
        </b:NameList>
      </b:Author>
    </b:Author>
    <b:Volume>37</b:Volume>
    <b:Issue>2</b:Issue>
    <b:DOI>10.1080/10344233.2016.1251669</b:DOI>
    <b:RefOrder>12</b:RefOrder>
  </b:Source>
  <b:Source>
    <b:Tag>San15</b:Tag>
    <b:SourceType>BookSection</b:SourceType>
    <b:Guid>{DCA372C1-09A8-4205-B5C6-53A33480E911}</b:Guid>
    <b:Title>La gestión de la información de dos instalaciones de Richard Hamilton para su correcta exhibición</b:Title>
    <b:BookTitle>Conservación de arte contemporáneo: 16° Jornada</b:BookTitle>
    <b:Year>2015</b:Year>
    <b:Pages>11-19</b:Pages>
    <b:City>Madrid</b:City>
    <b:Publisher>Museo Nacional Centro de Arte Reina Sofía</b:Publisher>
    <b:Author>
      <b:BookAuthor>
        <b:NameList>
          <b:Person>
            <b:Last>Sofía</b:Last>
            <b:First>Museo</b:First>
            <b:Middle>Nacional Centro de Arte Reina</b:Middle>
          </b:Person>
        </b:NameList>
      </b:BookAuthor>
      <b:Author>
        <b:NameList>
          <b:Person>
            <b:Last>Santabárbara Morera</b:Last>
            <b:First>Carlota</b:First>
          </b:Person>
          <b:Person>
            <b:Last>Vanrell Vellosillo</b:Last>
            <b:First>Arianne</b:First>
          </b:Person>
        </b:NameList>
      </b:Author>
    </b:Author>
    <b:LCID>es-ES</b:LCID>
    <b:RefOrder>10</b:RefOrder>
  </b:Source>
  <b:Source>
    <b:Tag>Gol16</b:Tag>
    <b:SourceType>JournalArticle</b:SourceType>
    <b:Guid>{EAFC3674-E594-4D5C-A124-49DB4FCD9CB5}</b:Guid>
    <b:Title>The role of conservation in new contemporary art installations in new contexts: the case of Richard Serra's East–West/West–East in Qatar</b:Title>
    <b:JournalName>Studies in conservation</b:JournalName>
    <b:Year>2016</b:Year>
    <b:Pages>55-60</b:Pages>
    <b:Author>
      <b:Author>
        <b:NameList>
          <b:Person>
            <b:Last>Golfomitsou</b:Last>
            <b:First>Stavroula</b:First>
          </b:Person>
        </b:NameList>
      </b:Author>
    </b:Author>
    <b:Volume>61</b:Volume>
    <b:Issue>2</b:Issue>
    <b:DOI>10.1080/00393630.2016.1183099</b:DOI>
    <b:RefOrder>11</b:RefOrder>
  </b:Source>
  <b:Source>
    <b:Tag>Wha16</b:Tag>
    <b:SourceType>JournalArticle</b:SourceType>
    <b:Guid>{C9249037-2392-4C39-BC83-562A31B29BE3}</b:Guid>
    <b:Title>The Artist Archives Project: David Wojnarowicz</b:Title>
    <b:JournalName>Studies in conservation</b:JournalName>
    <b:Year>2016</b:Year>
    <b:Pages>241-247</b:Pages>
    <b:Author>
      <b:Author>
        <b:NameList>
          <b:Person>
            <b:Last>Wharton</b:Last>
            <b:First>Glenn</b:First>
          </b:Person>
          <b:Person>
            <b:Last>Engel</b:Last>
            <b:First>Deena</b:First>
          </b:Person>
          <b:Person>
            <b:Last>Taylor</b:Last>
            <b:First>Marvin C.</b:First>
          </b:Person>
        </b:NameList>
      </b:Author>
    </b:Author>
    <b:Volume>61</b:Volume>
    <b:Issue>2</b:Issue>
    <b:DOI>10.1080/00393630.2016.1181350</b:DOI>
    <b:RefOrder>14</b:RefOrder>
  </b:Source>
  <b:Source>
    <b:Tag>Cla16</b:Tag>
    <b:SourceType>JournalArticle</b:SourceType>
    <b:Guid>{1244D3C0-803D-47F9-A8B4-7875B52859D5}</b:Guid>
    <b:Title>The Artist Initiative at San Francisco Museum of Modern Art</b:Title>
    <b:JournalName>Studies in conservation</b:JournalName>
    <b:Year>2016</b:Year>
    <b:Pages>24-28</b:Pages>
    <b:Author>
      <b:Author>
        <b:NameList>
          <b:Person>
            <b:Last>Clark</b:Last>
            <b:First>Robin</b:First>
          </b:Person>
        </b:NameList>
      </b:Author>
    </b:Author>
    <b:Volume>61</b:Volume>
    <b:Issue>2</b:Issue>
    <b:DOI>10.1080/00393630.2016.1193692</b:DOI>
    <b:RefOrder>13</b:RefOrder>
  </b:Source>
  <b:Source>
    <b:Tag>Peñ16</b:Tag>
    <b:SourceType>BookSection</b:SourceType>
    <b:Guid>{2CC192D1-5E63-448D-868C-06CBE99E1E98}</b:Guid>
    <b:Title>La documentación y el contacto con los artistas como fuentes para la conservación de las vanguardias en las CAAC de Cuenca</b:Title>
    <b:Year>2016</b:Year>
    <b:Pages>69-77</b:Pages>
    <b:Author>
      <b:BookAuthor>
        <b:NameList>
          <b:Person>
            <b:Last>Sofía</b:Last>
            <b:First>Museo</b:First>
            <b:Middle>Nacional Centro de Arte Reina</b:Middle>
          </b:Person>
        </b:NameList>
      </b:BookAuthor>
      <b:Author>
        <b:NameList>
          <b:Person>
            <b:Last>Peña</b:Last>
            <b:First>Cristina</b:First>
          </b:Person>
          <b:Person>
            <b:Last>Escribano</b:Last>
            <b:First>Beatriz</b:First>
          </b:Person>
        </b:NameList>
      </b:Author>
    </b:Author>
    <b:BookTitle>Conservación de arte contemporáneo: 17° Jornada</b:BookTitle>
    <b:City>Madrid</b:City>
    <b:Publisher>Museo Nacional Centro de Arte Reina Sofía</b:Publisher>
    <b:RefOrder>15</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2F70AAC-30C0-4FB2-89B6-F359CAF7F40A}">
  <ds:schemaRefs>
    <ds:schemaRef ds:uri="http://schemas.openxmlformats.org/officeDocument/2006/bibliography"/>
  </ds:schemaRefs>
</ds:datastoreItem>
</file>

<file path=customXml/itemProps2.xml><?xml version="1.0" encoding="utf-8"?>
<ds:datastoreItem xmlns:ds="http://schemas.openxmlformats.org/officeDocument/2006/customXml" ds:itemID="{16E5E152-3535-45A4-9435-89BC17EE1A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B1DD734-B324-4EE0-83D6-D1B5E1C30B31}">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27E0E95-B9A9-40C8-83C7-769E1F27E29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462</TotalTime>
  <Pages>12</Pages>
  <Words>5481</Words>
  <Characters>30149</Characters>
  <Application>Microsoft Office Word</Application>
  <DocSecurity>0</DocSecurity>
  <Lines>251</Lines>
  <Paragraphs>71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22</cp:revision>
  <cp:lastPrinted>2020-09-30T17:25:00Z</cp:lastPrinted>
  <dcterms:created xsi:type="dcterms:W3CDTF">2020-09-30T15:49:00Z</dcterms:created>
  <dcterms:modified xsi:type="dcterms:W3CDTF">2021-01-15T11:51:00Z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0x01010000B9C5560965F546AC737C52AB2A2FC1</vt:lpwstr>
  </property>
</Properties>
</file>