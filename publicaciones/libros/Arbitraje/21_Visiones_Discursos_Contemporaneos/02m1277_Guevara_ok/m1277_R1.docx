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13D00" w14:textId="77777777" w:rsidR="00B57264" w:rsidRPr="00644748" w:rsidRDefault="00B57264" w:rsidP="00644748">
      <w:pPr>
        <w:spacing w:line="360" w:lineRule="auto"/>
        <w:jc w:val="center"/>
        <w:rPr>
          <w:rFonts w:ascii="Times New Roman" w:eastAsia="Times New Roman" w:hAnsi="Times New Roman" w:cs="Times New Roman"/>
          <w:b/>
          <w:bCs/>
          <w:color w:val="000000" w:themeColor="text1"/>
          <w:sz w:val="24"/>
          <w:szCs w:val="24"/>
          <w:bdr w:val="none" w:sz="0" w:space="0" w:color="auto" w:frame="1"/>
          <w:shd w:val="clear" w:color="auto" w:fill="FFFFFF"/>
        </w:rPr>
      </w:pPr>
      <w:r w:rsidRPr="00644748">
        <w:rPr>
          <w:rFonts w:ascii="Times New Roman" w:eastAsia="Times New Roman" w:hAnsi="Times New Roman" w:cs="Times New Roman"/>
          <w:b/>
          <w:bCs/>
          <w:color w:val="000000" w:themeColor="text1"/>
          <w:sz w:val="24"/>
          <w:szCs w:val="24"/>
          <w:bdr w:val="none" w:sz="0" w:space="0" w:color="auto" w:frame="1"/>
          <w:shd w:val="clear" w:color="auto" w:fill="FFFFFF"/>
        </w:rPr>
        <w:t>La producción plástica y los productos de diseño como patrimonio cultural e identidad local.</w:t>
      </w:r>
    </w:p>
    <w:p w14:paraId="242CA074" w14:textId="77777777" w:rsidR="00B57264" w:rsidRPr="00644748" w:rsidRDefault="00B57264" w:rsidP="00644748">
      <w:pPr>
        <w:spacing w:line="360" w:lineRule="auto"/>
        <w:jc w:val="center"/>
        <w:rPr>
          <w:rFonts w:ascii="Times New Roman" w:hAnsi="Times New Roman" w:cs="Times New Roman"/>
          <w:b/>
          <w:bCs/>
          <w:color w:val="000000" w:themeColor="text1"/>
          <w:sz w:val="24"/>
          <w:szCs w:val="24"/>
        </w:rPr>
      </w:pPr>
    </w:p>
    <w:p w14:paraId="1E8875ED" w14:textId="37C0820D" w:rsidR="00B57264" w:rsidRPr="00644748" w:rsidRDefault="00B57264" w:rsidP="00644748">
      <w:pPr>
        <w:spacing w:line="360" w:lineRule="auto"/>
        <w:jc w:val="center"/>
        <w:rPr>
          <w:rFonts w:ascii="Times New Roman" w:hAnsi="Times New Roman" w:cs="Times New Roman"/>
          <w:color w:val="000000" w:themeColor="text1"/>
          <w:sz w:val="24"/>
          <w:szCs w:val="24"/>
          <w:lang w:val="en-US"/>
        </w:rPr>
      </w:pPr>
      <w:r w:rsidRPr="00644748">
        <w:rPr>
          <w:rFonts w:ascii="Times New Roman" w:hAnsi="Times New Roman" w:cs="Times New Roman"/>
          <w:b/>
          <w:bCs/>
          <w:color w:val="000000" w:themeColor="text1"/>
          <w:sz w:val="24"/>
          <w:szCs w:val="24"/>
          <w:lang w:val="en-US"/>
        </w:rPr>
        <w:t>(Artistic production and design products as cultural heritage and local identity.)</w:t>
      </w:r>
    </w:p>
    <w:p w14:paraId="272A6782" w14:textId="77777777" w:rsidR="00B57264" w:rsidRPr="00644748" w:rsidRDefault="00B57264" w:rsidP="00644748">
      <w:pPr>
        <w:spacing w:line="360" w:lineRule="auto"/>
        <w:jc w:val="center"/>
        <w:rPr>
          <w:rFonts w:ascii="Times New Roman" w:eastAsia="Times New Roman" w:hAnsi="Times New Roman" w:cs="Times New Roman"/>
          <w:b/>
          <w:bCs/>
          <w:color w:val="000000" w:themeColor="text1"/>
          <w:sz w:val="24"/>
          <w:szCs w:val="24"/>
          <w:bdr w:val="none" w:sz="0" w:space="0" w:color="auto" w:frame="1"/>
          <w:shd w:val="clear" w:color="auto" w:fill="FFFFFF"/>
          <w:lang w:val="en-US"/>
        </w:rPr>
      </w:pPr>
    </w:p>
    <w:p w14:paraId="15504DEA" w14:textId="77777777" w:rsidR="00B57264" w:rsidRPr="00644748" w:rsidRDefault="00B57264" w:rsidP="00644748">
      <w:pPr>
        <w:spacing w:line="360" w:lineRule="auto"/>
        <w:jc w:val="center"/>
        <w:rPr>
          <w:rFonts w:ascii="Times New Roman" w:eastAsia="Times New Roman" w:hAnsi="Times New Roman" w:cs="Times New Roman"/>
          <w:bCs/>
          <w:sz w:val="24"/>
          <w:szCs w:val="24"/>
          <w:bdr w:val="none" w:sz="0" w:space="0" w:color="auto" w:frame="1"/>
          <w:shd w:val="clear" w:color="auto" w:fill="FFFFFF"/>
        </w:rPr>
      </w:pPr>
    </w:p>
    <w:p w14:paraId="44C9D7A2" w14:textId="77777777" w:rsidR="00B57264" w:rsidRPr="00644748" w:rsidRDefault="00B57264" w:rsidP="00644748">
      <w:pPr>
        <w:spacing w:line="360" w:lineRule="auto"/>
        <w:rPr>
          <w:rFonts w:ascii="Times New Roman" w:eastAsia="Times New Roman" w:hAnsi="Times New Roman" w:cs="Times New Roman"/>
          <w:color w:val="333333"/>
          <w:sz w:val="24"/>
          <w:szCs w:val="24"/>
          <w:shd w:val="clear" w:color="auto" w:fill="FFFFFF"/>
        </w:rPr>
      </w:pPr>
    </w:p>
    <w:p w14:paraId="3418F713"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6212F125"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787C3B38"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75E0E7B5"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5A65FA07"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4C285428"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7B9A4FB4"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52C0A207"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0E624E17" w14:textId="69F0B79B" w:rsidR="00B57264" w:rsidRPr="00644748" w:rsidRDefault="00B57264" w:rsidP="00644748">
      <w:pPr>
        <w:spacing w:line="360" w:lineRule="auto"/>
        <w:jc w:val="center"/>
        <w:rPr>
          <w:rFonts w:ascii="Times New Roman" w:eastAsia="Times New Roman" w:hAnsi="Times New Roman" w:cs="Times New Roman"/>
          <w:color w:val="000000" w:themeColor="text1"/>
          <w:sz w:val="24"/>
          <w:szCs w:val="24"/>
          <w:shd w:val="clear" w:color="auto" w:fill="FFFFFF"/>
        </w:rPr>
      </w:pPr>
      <w:r w:rsidRPr="00644748">
        <w:rPr>
          <w:rFonts w:ascii="Times New Roman" w:eastAsia="Times New Roman" w:hAnsi="Times New Roman" w:cs="Times New Roman"/>
          <w:bCs/>
          <w:color w:val="000000" w:themeColor="text1"/>
          <w:sz w:val="24"/>
          <w:szCs w:val="24"/>
          <w:bdr w:val="none" w:sz="0" w:space="0" w:color="auto" w:frame="1"/>
          <w:shd w:val="clear" w:color="auto" w:fill="FFFFFF"/>
        </w:rPr>
        <w:t>Agosto 2020, Toluca, Estado de México</w:t>
      </w:r>
    </w:p>
    <w:p w14:paraId="29BE45EF" w14:textId="259BE633" w:rsidR="00013679" w:rsidRPr="00644748" w:rsidRDefault="00265FD9" w:rsidP="00644748">
      <w:pPr>
        <w:spacing w:line="360" w:lineRule="auto"/>
        <w:rPr>
          <w:rFonts w:ascii="Times New Roman" w:hAnsi="Times New Roman" w:cs="Times New Roman"/>
          <w:sz w:val="24"/>
          <w:szCs w:val="24"/>
        </w:rPr>
      </w:pPr>
    </w:p>
    <w:p w14:paraId="68DAEFF7" w14:textId="5274BB95" w:rsidR="00B57264" w:rsidRPr="00BC7802" w:rsidRDefault="005241D1" w:rsidP="00644748">
      <w:pPr>
        <w:spacing w:line="360" w:lineRule="auto"/>
        <w:jc w:val="both"/>
        <w:rPr>
          <w:rFonts w:ascii="Times New Roman" w:hAnsi="Times New Roman" w:cs="Times New Roman"/>
          <w:b/>
          <w:bCs/>
          <w:sz w:val="24"/>
          <w:szCs w:val="24"/>
        </w:rPr>
      </w:pPr>
      <w:r w:rsidRPr="00BC7802">
        <w:rPr>
          <w:rFonts w:ascii="Times New Roman" w:hAnsi="Times New Roman" w:cs="Times New Roman"/>
          <w:b/>
          <w:bCs/>
          <w:sz w:val="24"/>
          <w:szCs w:val="24"/>
        </w:rPr>
        <w:t>Resumen:</w:t>
      </w:r>
    </w:p>
    <w:p w14:paraId="62F6351B" w14:textId="7777777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El reconocimiento de la identidad del espacio local, se logra a partir de la participación en el desarrollo de patrimonio cultural, el cual necesita tiempo para poder ser reconocido como un bien social dentro de una cultura. El inicio de este proceso de reconocimiento, viene como resultado de la colaboración de sus integrantes, específicamente desde los bazares de arte y diseño, desde donde, entre artistas, diseñadores y el público que visita este espacio, redes de intercambios que requieren de reconocimiento son generados. </w:t>
      </w:r>
    </w:p>
    <w:p w14:paraId="3312777D" w14:textId="085C4B21" w:rsidR="00644748" w:rsidRDefault="00644748" w:rsidP="0064474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w:t>
      </w:r>
      <w:r w:rsidR="00B844E2" w:rsidRPr="00644748">
        <w:rPr>
          <w:rFonts w:ascii="Times New Roman" w:hAnsi="Times New Roman" w:cs="Times New Roman"/>
          <w:sz w:val="24"/>
          <w:szCs w:val="24"/>
        </w:rPr>
        <w:t xml:space="preserve">esde la promoción de la obra  del artista plástico y los productos del diseñador a nivel local, se busca encontrar y generar espacios de convivencia y participación entre diferentes actores que configuran esta sociedad, esperando reconocer la identidad del espacio local a partir de estrategias culturales, y fomentar el quehacer de estos dos agentes además de resaltar la importancia de los espacios culturales alternativos que permiten generar identidad a través de la cultura actual, promover el patrimonio local y mejorar la calidad de vida de los productores de obras artísticas y </w:t>
      </w:r>
      <w:r w:rsidRPr="00644748">
        <w:rPr>
          <w:rFonts w:ascii="Times New Roman" w:hAnsi="Times New Roman" w:cs="Times New Roman"/>
          <w:sz w:val="24"/>
          <w:szCs w:val="24"/>
        </w:rPr>
        <w:t>productores</w:t>
      </w:r>
      <w:r w:rsidR="00B844E2" w:rsidRPr="00644748">
        <w:rPr>
          <w:rFonts w:ascii="Times New Roman" w:hAnsi="Times New Roman" w:cs="Times New Roman"/>
          <w:sz w:val="24"/>
          <w:szCs w:val="24"/>
        </w:rPr>
        <w:t xml:space="preserve"> de artículos de diseño.</w:t>
      </w:r>
    </w:p>
    <w:p w14:paraId="12458463" w14:textId="4E7B9868" w:rsid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A partir del proyecto de investigación, se analiza la importancia de la promoción de la obra plástica de artistas jóvenes y los productos de diseño, así como su valor como bien patrimonial, examinando la definición de bien patrimonial mueble y bien patrimonial inmaterial dada por la UNESCO. En este documento se enfatiza en diferencias entre cada uno de estos, abordándolos desde la obra pictórica y desde el diseño, pues si bien, estos bienes siempre se han analizado como bienes muebles y la riqueza cultural de un espacio, también forman parte del patrimonio cultural inmaterial, que identifica y da importancia a la sociedad que lo practica. </w:t>
      </w:r>
    </w:p>
    <w:p w14:paraId="3C890F04" w14:textId="50957F6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Tomando como referencia los bazares de arte, pues es en estos espacios donde diferentes actores convergen y crean conexiones que permiten a los mismos agentes de estos circuitos, llámense artistas y diseñadores, y al público en general que visita estos espacios, generar espacios de identidad de un espacio local que permite establecer un reconocimiento de su cultura y su patrimonio. </w:t>
      </w:r>
    </w:p>
    <w:p w14:paraId="7111EEAE" w14:textId="77777777" w:rsidR="00B844E2" w:rsidRPr="00644748" w:rsidRDefault="00B844E2" w:rsidP="00644748">
      <w:pPr>
        <w:spacing w:line="360" w:lineRule="auto"/>
        <w:jc w:val="both"/>
        <w:rPr>
          <w:rFonts w:ascii="Times New Roman" w:hAnsi="Times New Roman" w:cs="Times New Roman"/>
          <w:sz w:val="24"/>
          <w:szCs w:val="24"/>
        </w:rPr>
      </w:pPr>
    </w:p>
    <w:p w14:paraId="57FE8E6F" w14:textId="7777777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Dentro de los resultados aquí presentados, se obtienen nuevas concepciones de la obra plástica y de los productos de diseño, como conformadores de conexiones y reforzadores de la identidad local desde la promoción de dichos espacios donde se presentan y, por otro lado, el cambio de paradigma del valor de la obra física, como catalizadora de una identidad local y su reconocimiento en el espacio público.</w:t>
      </w:r>
    </w:p>
    <w:p w14:paraId="5D648C09" w14:textId="667ECA2E"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Estos resultados ocurren desde la participación de la sociedad local para crear actividades culturales, específicamente desde la unión entre la creación plástica y los bazares de diseño en donde encontramos diferentes productos a la venta pero sobre todo, espacios resultados </w:t>
      </w:r>
      <w:r w:rsidRPr="00644748">
        <w:rPr>
          <w:rFonts w:ascii="Times New Roman" w:hAnsi="Times New Roman" w:cs="Times New Roman"/>
          <w:sz w:val="24"/>
          <w:szCs w:val="24"/>
        </w:rPr>
        <w:lastRenderedPageBreak/>
        <w:t>de encuentros entre artistas, diseñadores y la sociedad en general, espacios que fungen como generadores de intercambios culturales en espacios específicos, que promueven una identidad local desde las relaciones de estos.</w:t>
      </w:r>
    </w:p>
    <w:p w14:paraId="057E7DDD" w14:textId="755D225D" w:rsidR="005241D1"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Como conclusión, encontramos que la unión de tres aspectos, la identidad cultural, el patrimonio local y las relaciones entre arte y diseño, logran fortalecer el reconocimiento cultural en un espacio específico rodeado por diferentes agentes culturales y sociales que permiten, no solo acrecentar la importancia de estos aspectos, sino, además, repensar la forma en que la identidad de un espacio local viene como resultado de resaltar el patrimonio inmaterial actual.</w:t>
      </w:r>
    </w:p>
    <w:p w14:paraId="0D0BA3E6" w14:textId="77777777" w:rsidR="00A334A2" w:rsidRDefault="00A334A2" w:rsidP="00644748">
      <w:pPr>
        <w:spacing w:line="360" w:lineRule="auto"/>
        <w:jc w:val="both"/>
        <w:rPr>
          <w:rFonts w:ascii="Times New Roman" w:hAnsi="Times New Roman" w:cs="Times New Roman"/>
          <w:sz w:val="24"/>
          <w:szCs w:val="24"/>
        </w:rPr>
      </w:pPr>
    </w:p>
    <w:p w14:paraId="57EF5D57" w14:textId="19989152" w:rsidR="005241D1" w:rsidRPr="00644748" w:rsidRDefault="005241D1"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Palabras clave: arte, diseño, identidad, patrimonio.</w:t>
      </w:r>
    </w:p>
    <w:p w14:paraId="72E14B4A" w14:textId="77777777" w:rsidR="005241D1" w:rsidRPr="00644748" w:rsidRDefault="005241D1" w:rsidP="00644748">
      <w:pPr>
        <w:spacing w:line="360" w:lineRule="auto"/>
        <w:jc w:val="both"/>
        <w:rPr>
          <w:rFonts w:ascii="Times New Roman" w:hAnsi="Times New Roman" w:cs="Times New Roman"/>
          <w:sz w:val="24"/>
          <w:szCs w:val="24"/>
        </w:rPr>
      </w:pPr>
    </w:p>
    <w:p w14:paraId="38EFD66D" w14:textId="342DB235" w:rsidR="005241D1" w:rsidRPr="00BC7802" w:rsidRDefault="005241D1" w:rsidP="00644748">
      <w:pPr>
        <w:spacing w:line="360" w:lineRule="auto"/>
        <w:jc w:val="both"/>
        <w:rPr>
          <w:rFonts w:ascii="Times New Roman" w:hAnsi="Times New Roman" w:cs="Times New Roman"/>
          <w:b/>
          <w:bCs/>
          <w:sz w:val="24"/>
          <w:szCs w:val="24"/>
          <w:lang w:val="en-US"/>
        </w:rPr>
      </w:pPr>
      <w:r w:rsidRPr="00BC7802">
        <w:rPr>
          <w:rFonts w:ascii="Times New Roman" w:hAnsi="Times New Roman" w:cs="Times New Roman"/>
          <w:b/>
          <w:bCs/>
          <w:sz w:val="24"/>
          <w:szCs w:val="24"/>
        </w:rPr>
        <w:t xml:space="preserve"> </w:t>
      </w:r>
      <w:r w:rsidRPr="00BC7802">
        <w:rPr>
          <w:rFonts w:ascii="Times New Roman" w:hAnsi="Times New Roman" w:cs="Times New Roman"/>
          <w:b/>
          <w:bCs/>
          <w:sz w:val="24"/>
          <w:szCs w:val="24"/>
          <w:lang w:val="en-US"/>
        </w:rPr>
        <w:t xml:space="preserve">Abstract: </w:t>
      </w:r>
    </w:p>
    <w:p w14:paraId="43FEA550"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Recognition of the identity of the local space is achieved through participation in the development of cultural heritage, which takes time to be recognized as a social asset within a culture. The beginning of this recognition process comes as a result of the collaboration of its members, specifically from the art and design bazaars, from where, between artists, designers and the public that visits this space, exchange networks that require recognition are generated.</w:t>
      </w:r>
    </w:p>
    <w:p w14:paraId="1B18D82A" w14:textId="77777777" w:rsidR="00B844E2" w:rsidRPr="00644748" w:rsidRDefault="00B844E2" w:rsidP="00644748">
      <w:pPr>
        <w:spacing w:line="360" w:lineRule="auto"/>
        <w:jc w:val="both"/>
        <w:rPr>
          <w:rFonts w:ascii="Times New Roman" w:hAnsi="Times New Roman" w:cs="Times New Roman"/>
          <w:sz w:val="24"/>
          <w:szCs w:val="24"/>
          <w:lang w:val="en-US"/>
        </w:rPr>
      </w:pPr>
    </w:p>
    <w:p w14:paraId="23297E87"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From the promotion of the work of the plastic artist and the designer's products at the local level, it seeks to find and generate spaces for coexistence and participation between different actors that make up this society, hoping to recognize the identity of the local space based on cultural strategies, and promote the work of these two agents in addition to highlighting the importance of alternative cultural spaces that allow the generation of identity through current culture, promote local heritage and improve the quality of life of producers of artistic works and producers of design items</w:t>
      </w:r>
      <w:del w:id="0" w:author="Autor">
        <w:r w:rsidRPr="00644748" w:rsidDel="00E11691">
          <w:rPr>
            <w:rFonts w:ascii="Times New Roman" w:hAnsi="Times New Roman" w:cs="Times New Roman"/>
            <w:sz w:val="24"/>
            <w:szCs w:val="24"/>
            <w:lang w:val="en-US"/>
          </w:rPr>
          <w:delText xml:space="preserve"> </w:delText>
        </w:r>
      </w:del>
      <w:r w:rsidRPr="00644748">
        <w:rPr>
          <w:rFonts w:ascii="Times New Roman" w:hAnsi="Times New Roman" w:cs="Times New Roman"/>
          <w:sz w:val="24"/>
          <w:szCs w:val="24"/>
          <w:lang w:val="en-US"/>
        </w:rPr>
        <w:t>.</w:t>
      </w:r>
    </w:p>
    <w:p w14:paraId="1CEA971D" w14:textId="129B6F5F"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lastRenderedPageBreak/>
        <w:t>Based on the research project, the importance of promoting the visual work of young artists and design products is analyzed, as well as their value as a heritage asset, examining the definition of movable heritage asset and intangible heritage asset given by UNESCO. This document emphasizes the differences between each of these, addressing them from the pictorial work and from the design, because although these goods have always been analyzed as movable property and the cultural richness of a space, they are also part of the cultural heritage immaterial, which identifies and gives importance to the society that practices it.</w:t>
      </w:r>
    </w:p>
    <w:p w14:paraId="37441F66"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Taking art bazaars as a reference, since it is in these spaces where different actors converge and create connections that allow the same agents of these circuits, call themselves artists and designers, and the general public who visit these spaces, to generate identity spaces of a local space that allows establishing recognition of their culture and heritage.</w:t>
      </w:r>
    </w:p>
    <w:p w14:paraId="6E9F98B8"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Within the results presented here, new conceptions of plastic work and design products are obtained, as conformers of connections and reinforcers of local identity from the promotion of said spaces where they are presented and, on the other hand, the change of paradigm of the value of physical work, as a catalyst for a local identity and its recognition in public space.</w:t>
      </w:r>
    </w:p>
    <w:p w14:paraId="12DCD74A"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These results occur from the participation of local society to create cultural activities, specifically from the union between plastic creation and design bazaars where we find different products for sale but above all, spaces resulting from encounters between artists, designers and the society in general, spaces that function as generators of cultural exchanges in specific spaces, that promote a local identity from their relationships.</w:t>
      </w:r>
    </w:p>
    <w:p w14:paraId="24D93A2F" w14:textId="4139897B" w:rsidR="005241D1"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In conclusion, we find that the union of three aspects, cultural identity, local heritage and the relationships between art and design, manage to strengthen cultural recognition in a specific space surrounded by different cultural and social agents that allow, not only increase the importance of these aspects, but also to rethink the way in which the identity of a local space comes as a result of highlighting the current intangible heritage.</w:t>
      </w:r>
    </w:p>
    <w:p w14:paraId="575C014F" w14:textId="77777777" w:rsidR="00B844E2" w:rsidRPr="00644748" w:rsidRDefault="00B844E2" w:rsidP="00644748">
      <w:pPr>
        <w:spacing w:line="360" w:lineRule="auto"/>
        <w:jc w:val="both"/>
        <w:rPr>
          <w:rFonts w:ascii="Times New Roman" w:hAnsi="Times New Roman" w:cs="Times New Roman"/>
          <w:sz w:val="24"/>
          <w:szCs w:val="24"/>
          <w:lang w:val="en-US"/>
        </w:rPr>
      </w:pPr>
    </w:p>
    <w:p w14:paraId="745E1D55" w14:textId="1F08F2B8" w:rsidR="005241D1" w:rsidRPr="00644748" w:rsidRDefault="005241D1"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 xml:space="preserve">Keywords: art, design, identity, heritage. </w:t>
      </w:r>
    </w:p>
    <w:p w14:paraId="2FD5E41E" w14:textId="291F2366" w:rsidR="00B57264" w:rsidRPr="00FE52F5" w:rsidRDefault="00B57264" w:rsidP="00FE52F5">
      <w:pPr>
        <w:spacing w:line="360" w:lineRule="auto"/>
        <w:jc w:val="both"/>
        <w:rPr>
          <w:rFonts w:ascii="Times New Roman" w:hAnsi="Times New Roman" w:cs="Times New Roman"/>
          <w:b/>
          <w:bCs/>
          <w:sz w:val="24"/>
          <w:szCs w:val="24"/>
          <w:lang w:val="en-US"/>
        </w:rPr>
      </w:pPr>
    </w:p>
    <w:p w14:paraId="2A9DCDFB" w14:textId="72C1EEF2" w:rsidR="00644748" w:rsidRPr="00FE52F5" w:rsidRDefault="00644748" w:rsidP="00FE52F5">
      <w:pPr>
        <w:spacing w:line="360" w:lineRule="auto"/>
        <w:jc w:val="both"/>
        <w:rPr>
          <w:rFonts w:ascii="Times New Roman" w:hAnsi="Times New Roman" w:cs="Times New Roman"/>
          <w:b/>
          <w:bCs/>
          <w:sz w:val="24"/>
          <w:szCs w:val="24"/>
        </w:rPr>
      </w:pPr>
      <w:r w:rsidRPr="00FE52F5">
        <w:rPr>
          <w:rFonts w:ascii="Times New Roman" w:hAnsi="Times New Roman" w:cs="Times New Roman"/>
          <w:b/>
          <w:bCs/>
          <w:sz w:val="24"/>
          <w:szCs w:val="24"/>
        </w:rPr>
        <w:lastRenderedPageBreak/>
        <w:t>Introducción</w:t>
      </w:r>
    </w:p>
    <w:p w14:paraId="278C87D5" w14:textId="77777777" w:rsidR="005F5EE8" w:rsidRPr="00FE52F5" w:rsidRDefault="005F5EE8" w:rsidP="00FE52F5">
      <w:pPr>
        <w:spacing w:line="360" w:lineRule="auto"/>
        <w:jc w:val="both"/>
        <w:rPr>
          <w:rFonts w:ascii="Times New Roman" w:hAnsi="Times New Roman" w:cs="Times New Roman"/>
          <w:sz w:val="24"/>
          <w:szCs w:val="24"/>
        </w:rPr>
      </w:pPr>
    </w:p>
    <w:p w14:paraId="6F30732B" w14:textId="65471DF0" w:rsidR="00DE32D8" w:rsidRDefault="00DE32D8"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La necesidad de los artistas emergentes</w:t>
      </w:r>
      <w:r w:rsidR="00BC2E3C" w:rsidRPr="00FE52F5">
        <w:rPr>
          <w:rFonts w:ascii="Times New Roman" w:hAnsi="Times New Roman" w:cs="Times New Roman"/>
          <w:sz w:val="24"/>
          <w:szCs w:val="24"/>
        </w:rPr>
        <w:t xml:space="preserve"> y los diseñadores</w:t>
      </w:r>
      <w:r w:rsidRPr="00FE52F5">
        <w:rPr>
          <w:rFonts w:ascii="Times New Roman" w:hAnsi="Times New Roman" w:cs="Times New Roman"/>
          <w:sz w:val="24"/>
          <w:szCs w:val="24"/>
        </w:rPr>
        <w:t xml:space="preserve"> por mostrar su trabajo y lograr una compensación económica y un reconocimiento social dentro de un circuito cultural, </w:t>
      </w:r>
      <w:r w:rsidR="00BC2E3C" w:rsidRPr="00FE52F5">
        <w:rPr>
          <w:rFonts w:ascii="Times New Roman" w:hAnsi="Times New Roman" w:cs="Times New Roman"/>
          <w:sz w:val="24"/>
          <w:szCs w:val="24"/>
        </w:rPr>
        <w:t>trae como resultado</w:t>
      </w:r>
      <w:r w:rsidRPr="00FE52F5">
        <w:rPr>
          <w:rFonts w:ascii="Times New Roman" w:hAnsi="Times New Roman" w:cs="Times New Roman"/>
          <w:sz w:val="24"/>
          <w:szCs w:val="24"/>
        </w:rPr>
        <w:t xml:space="preserve"> establecer ciertos espacios de dialogo que son importantes, desde el propio intercambio económico, hasta la red de relaciones que suceden en estos mismos, pues permiten crear una identidad cultural local, no solo desde el patrimonio</w:t>
      </w:r>
      <w:r w:rsidR="00747678">
        <w:rPr>
          <w:rFonts w:ascii="Times New Roman" w:hAnsi="Times New Roman" w:cs="Times New Roman"/>
          <w:sz w:val="24"/>
          <w:szCs w:val="24"/>
        </w:rPr>
        <w:t xml:space="preserve"> cultural</w:t>
      </w:r>
      <w:r w:rsidRPr="00FE52F5">
        <w:rPr>
          <w:rFonts w:ascii="Times New Roman" w:hAnsi="Times New Roman" w:cs="Times New Roman"/>
          <w:sz w:val="24"/>
          <w:szCs w:val="24"/>
        </w:rPr>
        <w:t xml:space="preserve"> ya establecido como la arquitectura de la ciudad o las </w:t>
      </w:r>
      <w:r w:rsidR="00747678">
        <w:rPr>
          <w:rFonts w:ascii="Times New Roman" w:hAnsi="Times New Roman" w:cs="Times New Roman"/>
          <w:sz w:val="24"/>
          <w:szCs w:val="24"/>
        </w:rPr>
        <w:t>tradiciones</w:t>
      </w:r>
      <w:r w:rsidRPr="00FE52F5">
        <w:rPr>
          <w:rFonts w:ascii="Times New Roman" w:hAnsi="Times New Roman" w:cs="Times New Roman"/>
          <w:sz w:val="24"/>
          <w:szCs w:val="24"/>
        </w:rPr>
        <w:t xml:space="preserve"> culturales</w:t>
      </w:r>
      <w:r w:rsidR="00BC2E3C" w:rsidRPr="00FE52F5">
        <w:rPr>
          <w:rFonts w:ascii="Times New Roman" w:hAnsi="Times New Roman" w:cs="Times New Roman"/>
          <w:sz w:val="24"/>
          <w:szCs w:val="24"/>
        </w:rPr>
        <w:t xml:space="preserve">, </w:t>
      </w:r>
      <w:r w:rsidRPr="00FE52F5">
        <w:rPr>
          <w:rFonts w:ascii="Times New Roman" w:hAnsi="Times New Roman" w:cs="Times New Roman"/>
          <w:sz w:val="24"/>
          <w:szCs w:val="24"/>
        </w:rPr>
        <w:t xml:space="preserve">sino desde el intercambio de ideas y opiniones </w:t>
      </w:r>
      <w:r w:rsidR="00747678">
        <w:rPr>
          <w:rFonts w:ascii="Times New Roman" w:hAnsi="Times New Roman" w:cs="Times New Roman"/>
          <w:sz w:val="24"/>
          <w:szCs w:val="24"/>
        </w:rPr>
        <w:t xml:space="preserve">de los cuales emanan nuevos obras desde estos </w:t>
      </w:r>
      <w:r w:rsidRPr="00FE52F5">
        <w:rPr>
          <w:rFonts w:ascii="Times New Roman" w:hAnsi="Times New Roman" w:cs="Times New Roman"/>
          <w:sz w:val="24"/>
          <w:szCs w:val="24"/>
        </w:rPr>
        <w:t xml:space="preserve">espacios de participación. </w:t>
      </w:r>
    </w:p>
    <w:p w14:paraId="647E7FA9"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Es necesario mencionar que este artículo, forma parte de un trabajo de investigación realizado en la Maestría en Diseño en la UAEMex, en la cual se está desarrollando una investigación en torno a nuevas estrategias, para insertar la obra pictórica de artistas jóvenes en circuitos de arte alternativos, de forma que se analizan las bases teóricas del arte contemporáneo, el cómo funcionan los circuitos de arte actuales, conocer cuál es la situación actual de los artistas jóvenes y así desarrollar estrategias que permitan al artista joven insertar su producción en circuitos alternativos. </w:t>
      </w:r>
    </w:p>
    <w:p w14:paraId="63F45986"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Estos aspectos nos permitirán entender, de qué forma la obra pictórica forma parte de este patrimonio que tenemos que proteger, difundir y acercar a la cultura local, pues los artistas y los diseñadores son algunos de los actores principales, que buscan mediante la difusión de su producción, cambiar paradigmas y crear nuevas propuestas políticas, ideológicas y sociales a partir de estos patrimonios. </w:t>
      </w:r>
    </w:p>
    <w:p w14:paraId="301B4F6F"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De esta forma, me parece necesario buscar la inserción de la obra artística y los productos de diseño, pues, además de lograr optimizar el buen vivir del artista y del diseñador para encontrar espacios de inserción de su producción, también se espera ayudar a crear una identidad cultural, desde el espacio social local. </w:t>
      </w:r>
    </w:p>
    <w:p w14:paraId="22C3226D"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Se espera que analizar esta convivencia dentro del bazar de arte y de diseño, permita, la creación de dinámicas culturales actuales, que promuevan la participación de la comunidad </w:t>
      </w:r>
      <w:r w:rsidRPr="0094215F">
        <w:rPr>
          <w:rFonts w:ascii="Times New Roman" w:hAnsi="Times New Roman" w:cs="Times New Roman"/>
          <w:color w:val="000000" w:themeColor="text1"/>
          <w:sz w:val="24"/>
          <w:szCs w:val="24"/>
        </w:rPr>
        <w:lastRenderedPageBreak/>
        <w:t>artística y de la sociedad civil, quienes, de esta forma, podrán conocer lo que sucede en su contexto cultural más próximo.</w:t>
      </w:r>
    </w:p>
    <w:p w14:paraId="26C3DF7E" w14:textId="77777777" w:rsidR="00D66364" w:rsidRPr="00FE52F5" w:rsidRDefault="00D66364" w:rsidP="00FE52F5">
      <w:pPr>
        <w:spacing w:line="360" w:lineRule="auto"/>
        <w:jc w:val="both"/>
        <w:rPr>
          <w:rFonts w:ascii="Times New Roman" w:hAnsi="Times New Roman" w:cs="Times New Roman"/>
          <w:i/>
          <w:iCs/>
          <w:sz w:val="24"/>
          <w:szCs w:val="24"/>
        </w:rPr>
      </w:pPr>
    </w:p>
    <w:p w14:paraId="256654AC" w14:textId="0F8EADF8" w:rsidR="00747678" w:rsidRDefault="00D66364" w:rsidP="00FE52F5">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Metodología</w:t>
      </w:r>
    </w:p>
    <w:p w14:paraId="0716E2C3" w14:textId="3FBBB07C" w:rsidR="00E92A0D" w:rsidRPr="00FE52F5" w:rsidRDefault="00E92A0D"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La metodología de este artículo es etnográfica, pues, de acuerdo con Miguel Martínez Migueles “el objeto específico de estudio de una investigación etnográfica sería la nueva realidad que emerge de la interacción de las partes constituyentes, sería la búsqueda de esa estructura con su función y significado.” </w:t>
      </w:r>
      <w:sdt>
        <w:sdtPr>
          <w:rPr>
            <w:rFonts w:ascii="Times New Roman" w:hAnsi="Times New Roman" w:cs="Times New Roman"/>
            <w:sz w:val="24"/>
            <w:szCs w:val="24"/>
          </w:rPr>
          <w:id w:val="-2043579975"/>
          <w:citation/>
        </w:sdtPr>
        <w:sdtEndPr/>
        <w:sdtContent>
          <w:r w:rsidRPr="00FE52F5">
            <w:rPr>
              <w:rFonts w:ascii="Times New Roman" w:hAnsi="Times New Roman" w:cs="Times New Roman"/>
              <w:sz w:val="24"/>
              <w:szCs w:val="24"/>
            </w:rPr>
            <w:fldChar w:fldCharType="begin"/>
          </w:r>
          <w:r w:rsidRPr="00FE52F5">
            <w:rPr>
              <w:rFonts w:ascii="Times New Roman" w:hAnsi="Times New Roman" w:cs="Times New Roman"/>
              <w:sz w:val="24"/>
              <w:szCs w:val="24"/>
            </w:rPr>
            <w:instrText xml:space="preserve"> CITATION Mar05 \l 2058 </w:instrText>
          </w:r>
          <w:r w:rsidRPr="00FE52F5">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(Martínez Miguéles, 2005)</w:t>
          </w:r>
          <w:r w:rsidRPr="00FE52F5">
            <w:rPr>
              <w:rFonts w:ascii="Times New Roman" w:hAnsi="Times New Roman" w:cs="Times New Roman"/>
              <w:sz w:val="24"/>
              <w:szCs w:val="24"/>
            </w:rPr>
            <w:fldChar w:fldCharType="end"/>
          </w:r>
        </w:sdtContent>
      </w:sdt>
      <w:r w:rsidRPr="00FE52F5">
        <w:rPr>
          <w:rFonts w:ascii="Times New Roman" w:hAnsi="Times New Roman" w:cs="Times New Roman"/>
          <w:sz w:val="24"/>
          <w:szCs w:val="24"/>
        </w:rPr>
        <w:t>.</w:t>
      </w:r>
    </w:p>
    <w:p w14:paraId="2111E997" w14:textId="401D58FD" w:rsidR="001626D5" w:rsidRDefault="00537E85"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A partir de esto, s</w:t>
      </w:r>
      <w:r w:rsidR="00E92A0D" w:rsidRPr="00FE52F5">
        <w:rPr>
          <w:rFonts w:ascii="Times New Roman" w:hAnsi="Times New Roman" w:cs="Times New Roman"/>
          <w:sz w:val="24"/>
          <w:szCs w:val="24"/>
        </w:rPr>
        <w:t xml:space="preserve">e ha desarrollado una serie de entrevistas </w:t>
      </w:r>
      <w:r w:rsidRPr="00FE52F5">
        <w:rPr>
          <w:rFonts w:ascii="Times New Roman" w:hAnsi="Times New Roman" w:cs="Times New Roman"/>
          <w:sz w:val="24"/>
          <w:szCs w:val="24"/>
        </w:rPr>
        <w:t xml:space="preserve">como herramienta </w:t>
      </w:r>
      <w:r w:rsidR="00E92A0D" w:rsidRPr="00FE52F5">
        <w:rPr>
          <w:rFonts w:ascii="Times New Roman" w:hAnsi="Times New Roman" w:cs="Times New Roman"/>
          <w:sz w:val="24"/>
          <w:szCs w:val="24"/>
        </w:rPr>
        <w:t xml:space="preserve">dirigidas a informantes clave, en este caso </w:t>
      </w:r>
      <w:r w:rsidR="00801565" w:rsidRPr="00FE52F5">
        <w:rPr>
          <w:rFonts w:ascii="Times New Roman" w:hAnsi="Times New Roman" w:cs="Times New Roman"/>
          <w:sz w:val="24"/>
          <w:szCs w:val="24"/>
        </w:rPr>
        <w:t>específico</w:t>
      </w:r>
      <w:r w:rsidR="00E92A0D" w:rsidRPr="00FE52F5">
        <w:rPr>
          <w:rFonts w:ascii="Times New Roman" w:hAnsi="Times New Roman" w:cs="Times New Roman"/>
          <w:sz w:val="24"/>
          <w:szCs w:val="24"/>
        </w:rPr>
        <w:t>, a organizadores de bazares de arte y diseño, de esta forma se busca conocer precisa</w:t>
      </w:r>
      <w:r>
        <w:rPr>
          <w:rFonts w:ascii="Times New Roman" w:hAnsi="Times New Roman" w:cs="Times New Roman"/>
          <w:sz w:val="24"/>
          <w:szCs w:val="24"/>
        </w:rPr>
        <w:t>mente</w:t>
      </w:r>
      <w:r w:rsidR="00E92A0D" w:rsidRPr="00FE52F5">
        <w:rPr>
          <w:rFonts w:ascii="Times New Roman" w:hAnsi="Times New Roman" w:cs="Times New Roman"/>
          <w:sz w:val="24"/>
          <w:szCs w:val="24"/>
        </w:rPr>
        <w:t xml:space="preserve"> cómo se han gestionado los bazares de arte en la ciudad de Toluca</w:t>
      </w:r>
      <w:r w:rsidR="00BC7A57" w:rsidRPr="00FE52F5">
        <w:rPr>
          <w:rFonts w:ascii="Times New Roman" w:hAnsi="Times New Roman" w:cs="Times New Roman"/>
          <w:sz w:val="24"/>
          <w:szCs w:val="24"/>
        </w:rPr>
        <w:t xml:space="preserve">. </w:t>
      </w:r>
    </w:p>
    <w:p w14:paraId="70EC6B86" w14:textId="6F03DDAF" w:rsidR="00D32DDC" w:rsidRPr="00FE52F5" w:rsidRDefault="00537E85"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Este artículo se concentra en</w:t>
      </w:r>
      <w:r w:rsidR="00E92A0D" w:rsidRPr="00FE52F5">
        <w:rPr>
          <w:rFonts w:ascii="Times New Roman" w:hAnsi="Times New Roman" w:cs="Times New Roman"/>
          <w:sz w:val="24"/>
          <w:szCs w:val="24"/>
        </w:rPr>
        <w:t xml:space="preserve"> dos</w:t>
      </w:r>
      <w:r>
        <w:rPr>
          <w:rFonts w:ascii="Times New Roman" w:hAnsi="Times New Roman" w:cs="Times New Roman"/>
          <w:sz w:val="24"/>
          <w:szCs w:val="24"/>
        </w:rPr>
        <w:t xml:space="preserve"> bazares</w:t>
      </w:r>
      <w:r w:rsidR="00D32DDC" w:rsidRPr="00FE52F5">
        <w:rPr>
          <w:rFonts w:ascii="Times New Roman" w:hAnsi="Times New Roman" w:cs="Times New Roman"/>
          <w:sz w:val="24"/>
          <w:szCs w:val="24"/>
        </w:rPr>
        <w:t>,</w:t>
      </w:r>
      <w:r w:rsidR="00E92A0D" w:rsidRPr="00FE52F5">
        <w:rPr>
          <w:rFonts w:ascii="Times New Roman" w:hAnsi="Times New Roman" w:cs="Times New Roman"/>
          <w:sz w:val="24"/>
          <w:szCs w:val="24"/>
        </w:rPr>
        <w:t xml:space="preserve"> </w:t>
      </w:r>
      <w:r w:rsidR="00D32DDC" w:rsidRPr="00FE52F5">
        <w:rPr>
          <w:rFonts w:ascii="Times New Roman" w:hAnsi="Times New Roman" w:cs="Times New Roman"/>
          <w:sz w:val="24"/>
          <w:szCs w:val="24"/>
        </w:rPr>
        <w:t xml:space="preserve">en primer lugar, un bazar organizado por Carlos Ulises Rosas Rodríguez, quien actualmente, es gestor cultural en el </w:t>
      </w:r>
      <w:r>
        <w:rPr>
          <w:rFonts w:ascii="Times New Roman" w:hAnsi="Times New Roman" w:cs="Times New Roman"/>
          <w:sz w:val="24"/>
          <w:szCs w:val="24"/>
        </w:rPr>
        <w:t>M</w:t>
      </w:r>
      <w:r w:rsidR="00D32DDC" w:rsidRPr="00FE52F5">
        <w:rPr>
          <w:rFonts w:ascii="Times New Roman" w:hAnsi="Times New Roman" w:cs="Times New Roman"/>
          <w:sz w:val="24"/>
          <w:szCs w:val="24"/>
        </w:rPr>
        <w:t xml:space="preserve">useo del </w:t>
      </w:r>
      <w:r>
        <w:rPr>
          <w:rFonts w:ascii="Times New Roman" w:hAnsi="Times New Roman" w:cs="Times New Roman"/>
          <w:sz w:val="24"/>
          <w:szCs w:val="24"/>
        </w:rPr>
        <w:t>A</w:t>
      </w:r>
      <w:r w:rsidR="00D32DDC" w:rsidRPr="00FE52F5">
        <w:rPr>
          <w:rFonts w:ascii="Times New Roman" w:hAnsi="Times New Roman" w:cs="Times New Roman"/>
          <w:sz w:val="24"/>
          <w:szCs w:val="24"/>
        </w:rPr>
        <w:t>lfeñique</w:t>
      </w:r>
      <w:r>
        <w:rPr>
          <w:rFonts w:ascii="Times New Roman" w:hAnsi="Times New Roman" w:cs="Times New Roman"/>
          <w:sz w:val="24"/>
          <w:szCs w:val="24"/>
        </w:rPr>
        <w:t xml:space="preserve"> de la ciudad de Toluca</w:t>
      </w:r>
      <w:r w:rsidR="00D32DDC" w:rsidRPr="00FE52F5">
        <w:rPr>
          <w:rFonts w:ascii="Times New Roman" w:hAnsi="Times New Roman" w:cs="Times New Roman"/>
          <w:sz w:val="24"/>
          <w:szCs w:val="24"/>
        </w:rPr>
        <w:t>, y que</w:t>
      </w:r>
      <w:r w:rsidR="00D57792">
        <w:rPr>
          <w:rFonts w:ascii="Times New Roman" w:hAnsi="Times New Roman" w:cs="Times New Roman"/>
          <w:sz w:val="24"/>
          <w:szCs w:val="24"/>
        </w:rPr>
        <w:t>,</w:t>
      </w:r>
      <w:r w:rsidR="00D32DDC" w:rsidRPr="00FE52F5">
        <w:rPr>
          <w:rFonts w:ascii="Times New Roman" w:hAnsi="Times New Roman" w:cs="Times New Roman"/>
          <w:sz w:val="24"/>
          <w:szCs w:val="24"/>
        </w:rPr>
        <w:t xml:space="preserve"> </w:t>
      </w:r>
      <w:r w:rsidR="00D57792" w:rsidRPr="00FE52F5">
        <w:rPr>
          <w:rFonts w:ascii="Times New Roman" w:hAnsi="Times New Roman" w:cs="Times New Roman"/>
          <w:sz w:val="24"/>
          <w:szCs w:val="24"/>
        </w:rPr>
        <w:t>desde 2012 hasta 2017 aproximadamente</w:t>
      </w:r>
      <w:r w:rsidR="00D57792">
        <w:rPr>
          <w:rFonts w:ascii="Times New Roman" w:hAnsi="Times New Roman" w:cs="Times New Roman"/>
          <w:sz w:val="24"/>
          <w:szCs w:val="24"/>
        </w:rPr>
        <w:t>,</w:t>
      </w:r>
      <w:r w:rsidR="00D57792" w:rsidRPr="00FE52F5">
        <w:rPr>
          <w:rFonts w:ascii="Times New Roman" w:hAnsi="Times New Roman" w:cs="Times New Roman"/>
          <w:sz w:val="24"/>
          <w:szCs w:val="24"/>
        </w:rPr>
        <w:t xml:space="preserve"> </w:t>
      </w:r>
      <w:r w:rsidR="00D32DDC" w:rsidRPr="00FE52F5">
        <w:rPr>
          <w:rFonts w:ascii="Times New Roman" w:hAnsi="Times New Roman" w:cs="Times New Roman"/>
          <w:sz w:val="24"/>
          <w:szCs w:val="24"/>
        </w:rPr>
        <w:t>organizó en conjunto con el ayuntamiento municipal de Toluca un bazar en la Plaza Gonzales Arratia. Este bazar se organizó cada fin de semana, los días domingo, con un horario de 9 de la mañana a 5 de la tarde aproximadamente</w:t>
      </w:r>
      <w:r w:rsidR="00D57792">
        <w:rPr>
          <w:rFonts w:ascii="Times New Roman" w:hAnsi="Times New Roman" w:cs="Times New Roman"/>
          <w:sz w:val="24"/>
          <w:szCs w:val="24"/>
        </w:rPr>
        <w:t xml:space="preserve">. Este bazar terminó en 2017 debido a la problemática de exceso de personas, se empezaron a reunir gran cantidad de gente que impedía la movilidad. </w:t>
      </w:r>
    </w:p>
    <w:p w14:paraId="336F128B" w14:textId="28DB972B" w:rsidR="00E92A0D"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segundo </w:t>
      </w:r>
      <w:r w:rsidR="00FE52F5" w:rsidRPr="00FE52F5">
        <w:rPr>
          <w:rFonts w:ascii="Times New Roman" w:hAnsi="Times New Roman" w:cs="Times New Roman"/>
          <w:sz w:val="24"/>
          <w:szCs w:val="24"/>
        </w:rPr>
        <w:t>lugar,</w:t>
      </w:r>
      <w:r w:rsidRPr="00FE52F5">
        <w:rPr>
          <w:rFonts w:ascii="Times New Roman" w:hAnsi="Times New Roman" w:cs="Times New Roman"/>
          <w:sz w:val="24"/>
          <w:szCs w:val="24"/>
        </w:rPr>
        <w:t xml:space="preserve"> encontramos un bazar anual organizado desde 2014 por </w:t>
      </w:r>
      <w:r w:rsidR="00D57792">
        <w:rPr>
          <w:rFonts w:ascii="Times New Roman" w:hAnsi="Times New Roman" w:cs="Times New Roman"/>
          <w:sz w:val="24"/>
          <w:szCs w:val="24"/>
        </w:rPr>
        <w:t xml:space="preserve">la </w:t>
      </w:r>
      <w:r w:rsidRPr="00FE52F5">
        <w:rPr>
          <w:rFonts w:ascii="Times New Roman" w:hAnsi="Times New Roman" w:cs="Times New Roman"/>
          <w:sz w:val="24"/>
          <w:szCs w:val="24"/>
        </w:rPr>
        <w:t xml:space="preserve">Tienda Farah, que es una tienda de moda y diseño en la ciudad de Toluca, que busca impulsar la creación de diseñadores mexicanos principalmente. Este bazar se realiza una vez al año, pues el objetivo es celebrar el aniversario de la tienda física, y además, apoyar a los artistas </w:t>
      </w:r>
      <w:r w:rsidR="00D57792">
        <w:rPr>
          <w:rFonts w:ascii="Times New Roman" w:hAnsi="Times New Roman" w:cs="Times New Roman"/>
          <w:sz w:val="24"/>
          <w:szCs w:val="24"/>
        </w:rPr>
        <w:t>y</w:t>
      </w:r>
      <w:r w:rsidRPr="00FE52F5">
        <w:rPr>
          <w:rFonts w:ascii="Times New Roman" w:hAnsi="Times New Roman" w:cs="Times New Roman"/>
          <w:sz w:val="24"/>
          <w:szCs w:val="24"/>
        </w:rPr>
        <w:t xml:space="preserve"> diseñadores que ya tienen productos en la tienda física, además de los diseñadores que buscan unirse a este proyecto únicamente </w:t>
      </w:r>
      <w:r w:rsidR="001E70EF">
        <w:rPr>
          <w:rFonts w:ascii="Times New Roman" w:hAnsi="Times New Roman" w:cs="Times New Roman"/>
          <w:sz w:val="24"/>
          <w:szCs w:val="24"/>
        </w:rPr>
        <w:t>dentro del</w:t>
      </w:r>
      <w:r w:rsidRPr="00FE52F5">
        <w:rPr>
          <w:rFonts w:ascii="Times New Roman" w:hAnsi="Times New Roman" w:cs="Times New Roman"/>
          <w:sz w:val="24"/>
          <w:szCs w:val="24"/>
        </w:rPr>
        <w:t xml:space="preserve"> bazar. </w:t>
      </w:r>
    </w:p>
    <w:p w14:paraId="30BF1B87" w14:textId="0FD884B4" w:rsidR="00DE32D8" w:rsidRPr="00FE52F5" w:rsidRDefault="00BC2E3C"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A partir de </w:t>
      </w:r>
      <w:r w:rsidR="001E70EF">
        <w:rPr>
          <w:rFonts w:ascii="Times New Roman" w:hAnsi="Times New Roman" w:cs="Times New Roman"/>
          <w:sz w:val="24"/>
          <w:szCs w:val="24"/>
        </w:rPr>
        <w:t>las entrevistas realizadas a los organizadores de estos bazares</w:t>
      </w:r>
      <w:r w:rsidRPr="00FE52F5">
        <w:rPr>
          <w:rFonts w:ascii="Times New Roman" w:hAnsi="Times New Roman" w:cs="Times New Roman"/>
          <w:sz w:val="24"/>
          <w:szCs w:val="24"/>
        </w:rPr>
        <w:t>, se</w:t>
      </w:r>
      <w:r w:rsidR="00DE32D8" w:rsidRPr="00FE52F5">
        <w:rPr>
          <w:rFonts w:ascii="Times New Roman" w:hAnsi="Times New Roman" w:cs="Times New Roman"/>
          <w:sz w:val="24"/>
          <w:szCs w:val="24"/>
        </w:rPr>
        <w:t xml:space="preserve"> busca establecer los principios, del por qué es necesario desarrollar estrategias que permitan la gestión de la obra de los artistas jóvenes</w:t>
      </w:r>
      <w:r w:rsidRPr="00FE52F5">
        <w:rPr>
          <w:rFonts w:ascii="Times New Roman" w:hAnsi="Times New Roman" w:cs="Times New Roman"/>
          <w:sz w:val="24"/>
          <w:szCs w:val="24"/>
        </w:rPr>
        <w:t xml:space="preserve"> </w:t>
      </w:r>
      <w:r w:rsidR="007F6ABC">
        <w:rPr>
          <w:rFonts w:ascii="Times New Roman" w:hAnsi="Times New Roman" w:cs="Times New Roman"/>
          <w:sz w:val="24"/>
          <w:szCs w:val="24"/>
        </w:rPr>
        <w:t>dentro del bazar, y los productos de los</w:t>
      </w:r>
      <w:r w:rsidRPr="00FE52F5">
        <w:rPr>
          <w:rFonts w:ascii="Times New Roman" w:hAnsi="Times New Roman" w:cs="Times New Roman"/>
          <w:sz w:val="24"/>
          <w:szCs w:val="24"/>
        </w:rPr>
        <w:t xml:space="preserve"> diseñadores</w:t>
      </w:r>
      <w:r w:rsidR="00DE32D8" w:rsidRPr="00FE52F5">
        <w:rPr>
          <w:rFonts w:ascii="Times New Roman" w:hAnsi="Times New Roman" w:cs="Times New Roman"/>
          <w:sz w:val="24"/>
          <w:szCs w:val="24"/>
        </w:rPr>
        <w:t xml:space="preserve">. Se busca conocer por qué </w:t>
      </w:r>
      <w:r w:rsidR="007F6ABC">
        <w:rPr>
          <w:rFonts w:ascii="Times New Roman" w:hAnsi="Times New Roman" w:cs="Times New Roman"/>
          <w:sz w:val="24"/>
          <w:szCs w:val="24"/>
        </w:rPr>
        <w:t>la participación</w:t>
      </w:r>
      <w:r w:rsidR="00DE32D8" w:rsidRPr="00FE52F5">
        <w:rPr>
          <w:rFonts w:ascii="Times New Roman" w:hAnsi="Times New Roman" w:cs="Times New Roman"/>
          <w:sz w:val="24"/>
          <w:szCs w:val="24"/>
        </w:rPr>
        <w:t xml:space="preserve"> es necesari</w:t>
      </w:r>
      <w:r w:rsidR="007F6ABC">
        <w:rPr>
          <w:rFonts w:ascii="Times New Roman" w:hAnsi="Times New Roman" w:cs="Times New Roman"/>
          <w:sz w:val="24"/>
          <w:szCs w:val="24"/>
        </w:rPr>
        <w:t>a</w:t>
      </w:r>
      <w:r w:rsidR="00DE32D8" w:rsidRPr="00FE52F5">
        <w:rPr>
          <w:rFonts w:ascii="Times New Roman" w:hAnsi="Times New Roman" w:cs="Times New Roman"/>
          <w:sz w:val="24"/>
          <w:szCs w:val="24"/>
        </w:rPr>
        <w:t xml:space="preserve"> en un espacio que podría adquirir una identidad </w:t>
      </w:r>
      <w:r w:rsidR="00DE32D8" w:rsidRPr="00FE52F5">
        <w:rPr>
          <w:rFonts w:ascii="Times New Roman" w:hAnsi="Times New Roman" w:cs="Times New Roman"/>
          <w:sz w:val="24"/>
          <w:szCs w:val="24"/>
        </w:rPr>
        <w:lastRenderedPageBreak/>
        <w:t xml:space="preserve">cultural, desde </w:t>
      </w:r>
      <w:r w:rsidR="0081707D">
        <w:rPr>
          <w:rFonts w:ascii="Times New Roman" w:hAnsi="Times New Roman" w:cs="Times New Roman"/>
          <w:sz w:val="24"/>
          <w:szCs w:val="24"/>
        </w:rPr>
        <w:t xml:space="preserve">las </w:t>
      </w:r>
      <w:r w:rsidR="00DE32D8" w:rsidRPr="00FE52F5">
        <w:rPr>
          <w:rFonts w:ascii="Times New Roman" w:hAnsi="Times New Roman" w:cs="Times New Roman"/>
          <w:sz w:val="24"/>
          <w:szCs w:val="24"/>
        </w:rPr>
        <w:t xml:space="preserve">diferentes propuestas artísticas </w:t>
      </w:r>
      <w:r w:rsidRPr="00FE52F5">
        <w:rPr>
          <w:rFonts w:ascii="Times New Roman" w:hAnsi="Times New Roman" w:cs="Times New Roman"/>
          <w:sz w:val="24"/>
          <w:szCs w:val="24"/>
        </w:rPr>
        <w:t xml:space="preserve">y de diseño </w:t>
      </w:r>
      <w:r w:rsidR="00DE32D8" w:rsidRPr="00FE52F5">
        <w:rPr>
          <w:rFonts w:ascii="Times New Roman" w:hAnsi="Times New Roman" w:cs="Times New Roman"/>
          <w:sz w:val="24"/>
          <w:szCs w:val="24"/>
        </w:rPr>
        <w:t>y su difusión, para comprender de qué forma estas obras pueden ser parte del patrimonio muebl</w:t>
      </w:r>
      <w:r w:rsidR="0081707D">
        <w:rPr>
          <w:rFonts w:ascii="Times New Roman" w:hAnsi="Times New Roman" w:cs="Times New Roman"/>
          <w:sz w:val="24"/>
          <w:szCs w:val="24"/>
        </w:rPr>
        <w:t>e.</w:t>
      </w:r>
    </w:p>
    <w:p w14:paraId="6AD959CE" w14:textId="77777777" w:rsidR="006D7631" w:rsidRPr="00DE2316" w:rsidRDefault="006D7631" w:rsidP="0094215F">
      <w:pPr>
        <w:spacing w:line="360" w:lineRule="auto"/>
        <w:jc w:val="both"/>
        <w:rPr>
          <w:rFonts w:ascii="Times New Roman" w:hAnsi="Times New Roman" w:cs="Times New Roman"/>
          <w:b/>
          <w:bCs/>
          <w:sz w:val="24"/>
          <w:szCs w:val="24"/>
        </w:rPr>
      </w:pPr>
    </w:p>
    <w:p w14:paraId="0A446114" w14:textId="77777777" w:rsidR="00DE2316" w:rsidRPr="00DE2316" w:rsidRDefault="0094215F" w:rsidP="0094215F">
      <w:pPr>
        <w:spacing w:line="360" w:lineRule="auto"/>
        <w:jc w:val="both"/>
        <w:rPr>
          <w:rFonts w:ascii="Times New Roman" w:hAnsi="Times New Roman" w:cs="Times New Roman"/>
        </w:rPr>
      </w:pPr>
      <w:r w:rsidRPr="00DE2316">
        <w:rPr>
          <w:rFonts w:ascii="Times New Roman" w:hAnsi="Times New Roman" w:cs="Times New Roman"/>
          <w:b/>
          <w:bCs/>
          <w:sz w:val="24"/>
          <w:szCs w:val="24"/>
        </w:rPr>
        <w:t>Desarrollo</w:t>
      </w:r>
      <w:r w:rsidRPr="00DE2316">
        <w:rPr>
          <w:rFonts w:ascii="Times New Roman" w:hAnsi="Times New Roman" w:cs="Times New Roman"/>
        </w:rPr>
        <w:t xml:space="preserve"> </w:t>
      </w:r>
    </w:p>
    <w:p w14:paraId="5E3E4CF5" w14:textId="0142DF34" w:rsidR="0094215F" w:rsidRPr="007A4B99" w:rsidRDefault="0094215F" w:rsidP="0094215F">
      <w:pPr>
        <w:spacing w:line="360" w:lineRule="auto"/>
        <w:jc w:val="both"/>
        <w:rPr>
          <w:rFonts w:ascii="Times New Roman" w:hAnsi="Times New Roman" w:cs="Times New Roman"/>
          <w:sz w:val="24"/>
          <w:szCs w:val="24"/>
        </w:rPr>
      </w:pPr>
      <w:r>
        <w:rPr>
          <w:rFonts w:ascii="Times New Roman" w:hAnsi="Times New Roman" w:cs="Times New Roman"/>
          <w:sz w:val="24"/>
          <w:szCs w:val="24"/>
        </w:rPr>
        <w:t>Dentro</w:t>
      </w:r>
      <w:r w:rsidRPr="007A4B99">
        <w:rPr>
          <w:rFonts w:ascii="Times New Roman" w:hAnsi="Times New Roman" w:cs="Times New Roman"/>
          <w:sz w:val="24"/>
          <w:szCs w:val="24"/>
        </w:rPr>
        <w:t xml:space="preserve"> de la situación mundial actual, el arte y el diseño han ayudado a la sociedad a transitar de forma pacífica, esta pandemia. Esto nos hace comprender </w:t>
      </w:r>
      <w:commentRangeStart w:id="1"/>
      <w:r w:rsidRPr="00C33F0C">
        <w:rPr>
          <w:rFonts w:ascii="Times New Roman" w:hAnsi="Times New Roman" w:cs="Times New Roman"/>
          <w:sz w:val="24"/>
          <w:szCs w:val="24"/>
          <w:highlight w:val="yellow"/>
        </w:rPr>
        <w:t>porque</w:t>
      </w:r>
      <w:commentRangeEnd w:id="1"/>
      <w:r w:rsidR="00E11691">
        <w:rPr>
          <w:rStyle w:val="Refdecomentario"/>
        </w:rPr>
        <w:commentReference w:id="1"/>
      </w:r>
      <w:r w:rsidRPr="007A4B99">
        <w:rPr>
          <w:rFonts w:ascii="Times New Roman" w:hAnsi="Times New Roman" w:cs="Times New Roman"/>
          <w:sz w:val="24"/>
          <w:szCs w:val="24"/>
        </w:rPr>
        <w:t xml:space="preserve"> estos son necesarios, incluso en situaciones de esparcimiento virtual. Es decir, el poder visitar el </w:t>
      </w:r>
      <w:ins w:id="2" w:author="Autor">
        <w:r w:rsidR="00E11691">
          <w:rPr>
            <w:rFonts w:ascii="Times New Roman" w:hAnsi="Times New Roman" w:cs="Times New Roman"/>
            <w:sz w:val="24"/>
            <w:szCs w:val="24"/>
            <w:highlight w:val="yellow"/>
          </w:rPr>
          <w:t>M</w:t>
        </w:r>
      </w:ins>
      <w:del w:id="3" w:author="Autor">
        <w:r w:rsidRPr="00C33F0C" w:rsidDel="00E11691">
          <w:rPr>
            <w:rFonts w:ascii="Times New Roman" w:hAnsi="Times New Roman" w:cs="Times New Roman"/>
            <w:sz w:val="24"/>
            <w:szCs w:val="24"/>
            <w:highlight w:val="yellow"/>
          </w:rPr>
          <w:delText>m</w:delText>
        </w:r>
      </w:del>
      <w:r w:rsidRPr="00C33F0C">
        <w:rPr>
          <w:rFonts w:ascii="Times New Roman" w:hAnsi="Times New Roman" w:cs="Times New Roman"/>
          <w:sz w:val="24"/>
          <w:szCs w:val="24"/>
          <w:highlight w:val="yellow"/>
        </w:rPr>
        <w:t xml:space="preserve">useo del </w:t>
      </w:r>
      <w:ins w:id="4" w:author="Autor">
        <w:r w:rsidR="00E11691">
          <w:rPr>
            <w:rFonts w:ascii="Times New Roman" w:hAnsi="Times New Roman" w:cs="Times New Roman"/>
            <w:sz w:val="24"/>
            <w:szCs w:val="24"/>
            <w:highlight w:val="yellow"/>
          </w:rPr>
          <w:t>P</w:t>
        </w:r>
      </w:ins>
      <w:del w:id="5" w:author="Autor">
        <w:r w:rsidRPr="00C33F0C" w:rsidDel="00E11691">
          <w:rPr>
            <w:rFonts w:ascii="Times New Roman" w:hAnsi="Times New Roman" w:cs="Times New Roman"/>
            <w:sz w:val="24"/>
            <w:szCs w:val="24"/>
            <w:highlight w:val="yellow"/>
          </w:rPr>
          <w:delText>p</w:delText>
        </w:r>
      </w:del>
      <w:r w:rsidRPr="00C33F0C">
        <w:rPr>
          <w:rFonts w:ascii="Times New Roman" w:hAnsi="Times New Roman" w:cs="Times New Roman"/>
          <w:sz w:val="24"/>
          <w:szCs w:val="24"/>
          <w:highlight w:val="yellow"/>
        </w:rPr>
        <w:t>rado</w:t>
      </w:r>
      <w:r w:rsidRPr="007A4B99">
        <w:rPr>
          <w:rFonts w:ascii="Times New Roman" w:hAnsi="Times New Roman" w:cs="Times New Roman"/>
          <w:sz w:val="24"/>
          <w:szCs w:val="24"/>
        </w:rPr>
        <w:t xml:space="preserve"> de forma virtual, desde la comodidad del hogar, o el poder escuchar a un diseñador hablando en vivo de sus productos o su marca, a la vez que transmite su proceso creativo, nos ayuda a reflexionar sobre nosotros mismos y nos ofrece una sensación de tranquilad.  </w:t>
      </w:r>
    </w:p>
    <w:p w14:paraId="28B0C2ED" w14:textId="7777777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Tal como lo menciona Zaida García Valecillo:</w:t>
      </w:r>
    </w:p>
    <w:p w14:paraId="5679A633" w14:textId="5E7638D5" w:rsidR="0094215F" w:rsidRDefault="00E11691" w:rsidP="0094215F">
      <w:pPr>
        <w:spacing w:line="360" w:lineRule="auto"/>
        <w:ind w:left="708"/>
        <w:jc w:val="both"/>
        <w:rPr>
          <w:rFonts w:ascii="Times New Roman" w:hAnsi="Times New Roman" w:cs="Times New Roman"/>
          <w:sz w:val="24"/>
          <w:szCs w:val="24"/>
        </w:rPr>
      </w:pPr>
      <w:commentRangeStart w:id="6"/>
      <w:ins w:id="7" w:author="Autor">
        <w:r>
          <w:rPr>
            <w:rFonts w:ascii="Times New Roman" w:hAnsi="Times New Roman" w:cs="Times New Roman"/>
            <w:sz w:val="24"/>
            <w:szCs w:val="24"/>
            <w:highlight w:val="yellow"/>
          </w:rPr>
          <w:t>“</w:t>
        </w:r>
        <w:commentRangeEnd w:id="6"/>
        <w:r>
          <w:rPr>
            <w:rStyle w:val="Refdecomentario"/>
          </w:rPr>
          <w:commentReference w:id="6"/>
        </w:r>
      </w:ins>
      <w:r w:rsidR="0094215F" w:rsidRPr="00C33F0C">
        <w:rPr>
          <w:rFonts w:ascii="Times New Roman" w:hAnsi="Times New Roman" w:cs="Times New Roman"/>
          <w:sz w:val="24"/>
          <w:szCs w:val="24"/>
          <w:highlight w:val="yellow"/>
        </w:rPr>
        <w:t>P</w:t>
      </w:r>
      <w:r w:rsidR="0094215F" w:rsidRPr="007A4B99">
        <w:rPr>
          <w:rFonts w:ascii="Times New Roman" w:hAnsi="Times New Roman" w:cs="Times New Roman"/>
          <w:sz w:val="24"/>
          <w:szCs w:val="24"/>
        </w:rPr>
        <w:t xml:space="preserve">ero, por otra parte, con la necesidad de reafirmar identidades locales que puedan establecer diferencias en el mundo global. En esta sociedad, el patrimonio cultural es una opción más dentro de la oferta del consumo cultural. Lo cual ha llevado a sus gestores a trabajar desde una visión integral y emplear estrategias que generen nuevos valores y significados, en la población local y seduzcan al visitante.” </w:t>
      </w:r>
      <w:sdt>
        <w:sdtPr>
          <w:rPr>
            <w:rFonts w:ascii="Times New Roman" w:hAnsi="Times New Roman" w:cs="Times New Roman"/>
            <w:sz w:val="24"/>
            <w:szCs w:val="24"/>
          </w:rPr>
          <w:id w:val="-1467191455"/>
          <w:citation/>
        </w:sdtPr>
        <w:sdtEndPr/>
        <w:sdtContent>
          <w:r w:rsidR="0094215F" w:rsidRPr="007A4B99">
            <w:rPr>
              <w:rFonts w:ascii="Times New Roman" w:hAnsi="Times New Roman" w:cs="Times New Roman"/>
              <w:sz w:val="24"/>
              <w:szCs w:val="24"/>
            </w:rPr>
            <w:fldChar w:fldCharType="begin"/>
          </w:r>
          <w:r w:rsidR="0094215F" w:rsidRPr="007A4B99">
            <w:rPr>
              <w:rFonts w:ascii="Times New Roman" w:hAnsi="Times New Roman" w:cs="Times New Roman"/>
              <w:noProof/>
              <w:sz w:val="24"/>
              <w:szCs w:val="24"/>
            </w:rPr>
            <w:instrText xml:space="preserve">CITATION Gar09 \p 272 \l 2058 </w:instrText>
          </w:r>
          <w:r w:rsidR="0094215F" w:rsidRPr="007A4B99">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(García Valecillo, 2009, p. 272)</w:t>
          </w:r>
          <w:r w:rsidR="0094215F" w:rsidRPr="007A4B99">
            <w:rPr>
              <w:rFonts w:ascii="Times New Roman" w:hAnsi="Times New Roman" w:cs="Times New Roman"/>
              <w:sz w:val="24"/>
              <w:szCs w:val="24"/>
            </w:rPr>
            <w:fldChar w:fldCharType="end"/>
          </w:r>
        </w:sdtContent>
      </w:sdt>
    </w:p>
    <w:p w14:paraId="1146A8FE" w14:textId="1B742CDB" w:rsidR="0094215F" w:rsidRDefault="0094215F" w:rsidP="0094215F">
      <w:pPr>
        <w:spacing w:line="360" w:lineRule="auto"/>
        <w:ind w:left="708"/>
        <w:jc w:val="both"/>
        <w:rPr>
          <w:rFonts w:ascii="Times New Roman" w:hAnsi="Times New Roman" w:cs="Times New Roman"/>
          <w:sz w:val="24"/>
          <w:szCs w:val="24"/>
        </w:rPr>
      </w:pPr>
    </w:p>
    <w:p w14:paraId="18944FDF" w14:textId="77777777" w:rsidR="0094215F" w:rsidRDefault="0094215F" w:rsidP="0094215F">
      <w:pPr>
        <w:spacing w:line="360" w:lineRule="auto"/>
        <w:ind w:left="708"/>
        <w:jc w:val="both"/>
        <w:rPr>
          <w:rFonts w:ascii="Times New Roman" w:hAnsi="Times New Roman" w:cs="Times New Roman"/>
          <w:sz w:val="24"/>
          <w:szCs w:val="24"/>
        </w:rPr>
      </w:pPr>
    </w:p>
    <w:p w14:paraId="18AF4F2F" w14:textId="187D7081" w:rsidR="0094215F" w:rsidRDefault="0094215F" w:rsidP="0094215F">
      <w:pPr>
        <w:spacing w:line="360" w:lineRule="auto"/>
        <w:ind w:left="708"/>
        <w:jc w:val="both"/>
        <w:rPr>
          <w:rFonts w:ascii="Times New Roman" w:hAnsi="Times New Roman" w:cs="Times New Roman"/>
          <w:sz w:val="24"/>
          <w:szCs w:val="24"/>
        </w:rPr>
      </w:pPr>
    </w:p>
    <w:p w14:paraId="1F51C1B5" w14:textId="1E81031D" w:rsidR="0094215F" w:rsidRDefault="0094215F" w:rsidP="0094215F">
      <w:pPr>
        <w:spacing w:line="360" w:lineRule="auto"/>
        <w:ind w:left="708"/>
        <w:jc w:val="both"/>
        <w:rPr>
          <w:rFonts w:ascii="Times New Roman" w:hAnsi="Times New Roman" w:cs="Times New Roman"/>
          <w:sz w:val="24"/>
          <w:szCs w:val="24"/>
        </w:rPr>
      </w:pPr>
    </w:p>
    <w:p w14:paraId="56613884" w14:textId="77777777" w:rsidR="0094215F" w:rsidRPr="0094215F" w:rsidRDefault="0094215F" w:rsidP="0094215F">
      <w:pPr>
        <w:spacing w:line="360" w:lineRule="auto"/>
        <w:ind w:left="708"/>
        <w:jc w:val="both"/>
        <w:rPr>
          <w:rFonts w:ascii="Times New Roman" w:hAnsi="Times New Roman" w:cs="Times New Roman"/>
          <w:sz w:val="24"/>
          <w:szCs w:val="24"/>
        </w:rPr>
      </w:pPr>
    </w:p>
    <w:p w14:paraId="600F48D4" w14:textId="3BE91792" w:rsidR="0094215F" w:rsidRDefault="0094215F"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Estos elementos que García Valecillo menciona, no podrían estar expuestas sino se tiene una definición solida de cultural, que la UNESCO ha definido.</w:t>
      </w:r>
    </w:p>
    <w:p w14:paraId="64C83C37" w14:textId="0575C4E8" w:rsidR="007D3FA9" w:rsidRDefault="00DE32D8" w:rsidP="007D3FA9">
      <w:pPr>
        <w:spacing w:line="360" w:lineRule="auto"/>
        <w:ind w:left="708"/>
        <w:jc w:val="both"/>
        <w:rPr>
          <w:rFonts w:ascii="Times New Roman" w:hAnsi="Times New Roman" w:cs="Times New Roman"/>
          <w:sz w:val="24"/>
          <w:szCs w:val="24"/>
        </w:rPr>
      </w:pPr>
      <w:r w:rsidRPr="00FE52F5">
        <w:rPr>
          <w:rFonts w:ascii="Times New Roman" w:hAnsi="Times New Roman" w:cs="Times New Roman"/>
          <w:sz w:val="24"/>
          <w:szCs w:val="24"/>
        </w:rPr>
        <w:t xml:space="preserve">En la Conferencia Mundial Sobre Políticas Culturales, convocada por la UNESCO en México en 1982, se declaró que la cultura constituye una dimensión fundamental del proceso de desarrollo y contribuye a fortalecer la independencia, la soberanía y la </w:t>
      </w:r>
      <w:r w:rsidRPr="00FE52F5">
        <w:rPr>
          <w:rFonts w:ascii="Times New Roman" w:hAnsi="Times New Roman" w:cs="Times New Roman"/>
          <w:sz w:val="24"/>
          <w:szCs w:val="24"/>
        </w:rPr>
        <w:lastRenderedPageBreak/>
        <w:t>identidad (…) Es indispensable humanizar el desarrollo; su fin último es la persona en su dignidad individual y en su responsabilidad social (…)</w:t>
      </w:r>
      <w:r w:rsidR="007D3FA9">
        <w:rPr>
          <w:rFonts w:ascii="Times New Roman" w:hAnsi="Times New Roman" w:cs="Times New Roman"/>
          <w:sz w:val="24"/>
          <w:szCs w:val="24"/>
        </w:rPr>
        <w:t xml:space="preserve"> </w:t>
      </w:r>
      <w:sdt>
        <w:sdtPr>
          <w:rPr>
            <w:rFonts w:ascii="Times New Roman" w:hAnsi="Times New Roman" w:cs="Times New Roman"/>
            <w:sz w:val="24"/>
            <w:szCs w:val="24"/>
          </w:rPr>
          <w:id w:val="320939833"/>
          <w:citation/>
        </w:sdtPr>
        <w:sdtEndPr/>
        <w:sdtContent>
          <w:r w:rsidR="00FE52F5" w:rsidRPr="00FE52F5">
            <w:rPr>
              <w:rFonts w:ascii="Times New Roman" w:hAnsi="Times New Roman" w:cs="Times New Roman"/>
              <w:sz w:val="24"/>
              <w:szCs w:val="24"/>
            </w:rPr>
            <w:fldChar w:fldCharType="begin"/>
          </w:r>
          <w:r w:rsidR="00FE52F5" w:rsidRPr="00FE52F5">
            <w:rPr>
              <w:rFonts w:ascii="Times New Roman" w:hAnsi="Times New Roman" w:cs="Times New Roman"/>
              <w:noProof/>
              <w:sz w:val="24"/>
              <w:szCs w:val="24"/>
            </w:rPr>
            <w:instrText xml:space="preserve">CITATION Myr13 \p 31 \l 2058 </w:instrText>
          </w:r>
          <w:r w:rsidR="00FE52F5" w:rsidRPr="00FE52F5">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(Cunningham, 2013, p. 31)</w:t>
          </w:r>
          <w:r w:rsidR="00FE52F5" w:rsidRPr="00FE52F5">
            <w:rPr>
              <w:rFonts w:ascii="Times New Roman" w:hAnsi="Times New Roman" w:cs="Times New Roman"/>
              <w:sz w:val="24"/>
              <w:szCs w:val="24"/>
            </w:rPr>
            <w:fldChar w:fldCharType="end"/>
          </w:r>
        </w:sdtContent>
      </w:sdt>
      <w:r w:rsidR="007D3FA9">
        <w:rPr>
          <w:rFonts w:ascii="Times New Roman" w:hAnsi="Times New Roman" w:cs="Times New Roman"/>
          <w:sz w:val="24"/>
          <w:szCs w:val="24"/>
        </w:rPr>
        <w:t xml:space="preserve">. </w:t>
      </w:r>
    </w:p>
    <w:p w14:paraId="7B243D89" w14:textId="77777777" w:rsidR="006D7631" w:rsidRDefault="006D7631" w:rsidP="006D7631">
      <w:pPr>
        <w:spacing w:line="360" w:lineRule="auto"/>
        <w:jc w:val="both"/>
        <w:rPr>
          <w:rFonts w:ascii="Times New Roman" w:hAnsi="Times New Roman" w:cs="Times New Roman"/>
          <w:sz w:val="24"/>
          <w:szCs w:val="24"/>
        </w:rPr>
      </w:pPr>
      <w:bookmarkStart w:id="8" w:name="_Hlk44330615"/>
    </w:p>
    <w:p w14:paraId="56757A16" w14:textId="34ACDCB0" w:rsidR="006D7631" w:rsidRPr="007A4B99" w:rsidRDefault="006D7631" w:rsidP="006D763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Hoy, los diseñadores y los artistas plásticos construyen identidad en sus poblaciones como uno de los grupos social donde se desarrolla, pero además, los artistas y diseñadores se </w:t>
      </w:r>
      <w:del w:id="9" w:author="Autor">
        <w:r w:rsidRPr="00C33F0C" w:rsidDel="00E11691">
          <w:rPr>
            <w:rFonts w:ascii="Times New Roman" w:hAnsi="Times New Roman" w:cs="Times New Roman"/>
            <w:sz w:val="24"/>
            <w:szCs w:val="24"/>
            <w:highlight w:val="yellow"/>
          </w:rPr>
          <w:delText>c</w:delText>
        </w:r>
        <w:r w:rsidDel="00E11691">
          <w:rPr>
            <w:rFonts w:ascii="Times New Roman" w:hAnsi="Times New Roman" w:cs="Times New Roman"/>
            <w:sz w:val="24"/>
            <w:szCs w:val="24"/>
          </w:rPr>
          <w:delText xml:space="preserve"> </w:delText>
        </w:r>
      </w:del>
      <w:r>
        <w:rPr>
          <w:rFonts w:ascii="Times New Roman" w:hAnsi="Times New Roman" w:cs="Times New Roman"/>
          <w:sz w:val="24"/>
          <w:szCs w:val="24"/>
        </w:rPr>
        <w:t xml:space="preserve">construyen desde la responsabilidad social hacia su espacio próximo. pues sus expresiones cultuales ayudan a definir a las comunidades. </w:t>
      </w:r>
      <w:r w:rsidRPr="007A4B99">
        <w:rPr>
          <w:rFonts w:ascii="Times New Roman" w:hAnsi="Times New Roman" w:cs="Times New Roman"/>
          <w:sz w:val="24"/>
          <w:szCs w:val="24"/>
        </w:rPr>
        <w:t xml:space="preserve">En este sentido, Joan Santacana afirma “Por lo tanto, lo primero que compartimos los humanos es la cultura de nuestro grupo, que podemos identificar con la tribu, la patria, la raza la lengua y un sinfín de conceptos. Ella nos proporciona la base de nuestra primera y fundamental identidad; la memoria colectiva es la que refuerza nuestros lazos de identidad.” </w:t>
      </w:r>
      <w:sdt>
        <w:sdtPr>
          <w:rPr>
            <w:rFonts w:ascii="Times New Roman" w:hAnsi="Times New Roman" w:cs="Times New Roman"/>
            <w:sz w:val="24"/>
            <w:szCs w:val="24"/>
          </w:rPr>
          <w:id w:val="640158870"/>
          <w:citation/>
        </w:sdtPr>
        <w:sdtEndPr/>
        <w:sdtContent>
          <w:r w:rsidRPr="007A4B99">
            <w:rPr>
              <w:rFonts w:ascii="Times New Roman" w:hAnsi="Times New Roman" w:cs="Times New Roman"/>
              <w:sz w:val="24"/>
              <w:szCs w:val="24"/>
            </w:rPr>
            <w:fldChar w:fldCharType="begin"/>
          </w:r>
          <w:r w:rsidRPr="007A4B99">
            <w:rPr>
              <w:rFonts w:ascii="Times New Roman" w:hAnsi="Times New Roman" w:cs="Times New Roman"/>
              <w:noProof/>
              <w:sz w:val="24"/>
              <w:szCs w:val="24"/>
            </w:rPr>
            <w:instrText xml:space="preserve">CITATION San13 \p 50 \l 2058 </w:instrText>
          </w:r>
          <w:r w:rsidRPr="007A4B99">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(Santacana Mestre &amp; Martinez Gil, 2013, p. 50)</w:t>
          </w:r>
          <w:r w:rsidRPr="007A4B99">
            <w:rPr>
              <w:rFonts w:ascii="Times New Roman" w:hAnsi="Times New Roman" w:cs="Times New Roman"/>
              <w:sz w:val="24"/>
              <w:szCs w:val="24"/>
            </w:rPr>
            <w:fldChar w:fldCharType="end"/>
          </w:r>
        </w:sdtContent>
      </w:sdt>
    </w:p>
    <w:p w14:paraId="4EB7AFDE" w14:textId="40852258"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Lograr que el público local se acerque a estas manifestaciones artísticas, permite un </w:t>
      </w:r>
      <w:r w:rsidRPr="00C33F0C">
        <w:rPr>
          <w:rFonts w:ascii="Times New Roman" w:hAnsi="Times New Roman" w:cs="Times New Roman"/>
          <w:sz w:val="24"/>
          <w:szCs w:val="24"/>
          <w:highlight w:val="yellow"/>
        </w:rPr>
        <w:t>di</w:t>
      </w:r>
      <w:ins w:id="10" w:author="Autor">
        <w:r w:rsidR="00E11691">
          <w:rPr>
            <w:rFonts w:ascii="Times New Roman" w:hAnsi="Times New Roman" w:cs="Times New Roman"/>
            <w:sz w:val="24"/>
            <w:szCs w:val="24"/>
            <w:highlight w:val="yellow"/>
          </w:rPr>
          <w:t>á</w:t>
        </w:r>
      </w:ins>
      <w:del w:id="11" w:author="Autor">
        <w:r w:rsidRPr="00C33F0C" w:rsidDel="00E11691">
          <w:rPr>
            <w:rFonts w:ascii="Times New Roman" w:hAnsi="Times New Roman" w:cs="Times New Roman"/>
            <w:sz w:val="24"/>
            <w:szCs w:val="24"/>
            <w:highlight w:val="yellow"/>
          </w:rPr>
          <w:delText>a</w:delText>
        </w:r>
      </w:del>
      <w:r w:rsidRPr="00C33F0C">
        <w:rPr>
          <w:rFonts w:ascii="Times New Roman" w:hAnsi="Times New Roman" w:cs="Times New Roman"/>
          <w:sz w:val="24"/>
          <w:szCs w:val="24"/>
          <w:highlight w:val="yellow"/>
        </w:rPr>
        <w:t>logo</w:t>
      </w:r>
      <w:r w:rsidRPr="007A4B99">
        <w:rPr>
          <w:rFonts w:ascii="Times New Roman" w:hAnsi="Times New Roman" w:cs="Times New Roman"/>
          <w:sz w:val="24"/>
          <w:szCs w:val="24"/>
        </w:rPr>
        <w:t xml:space="preserve"> en donde ambas partes obtienen ganancias culturales, ideológicas y de identidad. En este aspecto me parece necesario que la población de un</w:t>
      </w:r>
      <w:r w:rsidR="006D7631">
        <w:rPr>
          <w:rFonts w:ascii="Times New Roman" w:hAnsi="Times New Roman" w:cs="Times New Roman"/>
          <w:sz w:val="24"/>
          <w:szCs w:val="24"/>
        </w:rPr>
        <w:t>a población</w:t>
      </w:r>
      <w:r w:rsidRPr="007A4B99">
        <w:rPr>
          <w:rFonts w:ascii="Times New Roman" w:hAnsi="Times New Roman" w:cs="Times New Roman"/>
          <w:sz w:val="24"/>
          <w:szCs w:val="24"/>
        </w:rPr>
        <w:t>, conozca lo que se está realizando en el ámbito cultural, específicamente desde el arte y el diseño, pues es lo que envuelve la idea de identidad cultural local.</w:t>
      </w:r>
    </w:p>
    <w:p w14:paraId="279C2835" w14:textId="5D13B6F6" w:rsidR="0094215F"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Además, </w:t>
      </w:r>
      <w:r w:rsidR="006D7631">
        <w:rPr>
          <w:rFonts w:ascii="Times New Roman" w:hAnsi="Times New Roman" w:cs="Times New Roman"/>
          <w:sz w:val="24"/>
          <w:szCs w:val="24"/>
        </w:rPr>
        <w:t>l</w:t>
      </w:r>
      <w:r w:rsidRPr="007A4B99">
        <w:rPr>
          <w:rFonts w:ascii="Times New Roman" w:hAnsi="Times New Roman" w:cs="Times New Roman"/>
          <w:sz w:val="24"/>
          <w:szCs w:val="24"/>
        </w:rPr>
        <w:t xml:space="preserve">a identidad es necesaria, pues permite que los individuos se reconozcan como un grupo social, no solo desde </w:t>
      </w:r>
      <w:r w:rsidR="006D7631" w:rsidRPr="007A4B99">
        <w:rPr>
          <w:rFonts w:ascii="Times New Roman" w:hAnsi="Times New Roman" w:cs="Times New Roman"/>
          <w:sz w:val="24"/>
          <w:szCs w:val="24"/>
        </w:rPr>
        <w:t>el patrimonio arquitectónico o incluso desde la lengua y las tradiciones</w:t>
      </w:r>
      <w:r w:rsidR="006D7631">
        <w:rPr>
          <w:rFonts w:ascii="Times New Roman" w:hAnsi="Times New Roman" w:cs="Times New Roman"/>
          <w:sz w:val="24"/>
          <w:szCs w:val="24"/>
        </w:rPr>
        <w:t>, sino</w:t>
      </w:r>
      <w:r w:rsidR="006D7631" w:rsidRPr="007A4B99">
        <w:rPr>
          <w:rFonts w:ascii="Times New Roman" w:hAnsi="Times New Roman" w:cs="Times New Roman"/>
          <w:sz w:val="24"/>
          <w:szCs w:val="24"/>
        </w:rPr>
        <w:t xml:space="preserve"> </w:t>
      </w:r>
      <w:r w:rsidRPr="007A4B99">
        <w:rPr>
          <w:rFonts w:ascii="Times New Roman" w:hAnsi="Times New Roman" w:cs="Times New Roman"/>
          <w:sz w:val="24"/>
          <w:szCs w:val="24"/>
        </w:rPr>
        <w:t xml:space="preserve">la identidad cultural en los proyectos artísticos y de diseño que se realizan en </w:t>
      </w:r>
      <w:r w:rsidR="006D7631">
        <w:rPr>
          <w:rFonts w:ascii="Times New Roman" w:hAnsi="Times New Roman" w:cs="Times New Roman"/>
          <w:sz w:val="24"/>
          <w:szCs w:val="24"/>
        </w:rPr>
        <w:t>un</w:t>
      </w:r>
      <w:r w:rsidRPr="007A4B99">
        <w:rPr>
          <w:rFonts w:ascii="Times New Roman" w:hAnsi="Times New Roman" w:cs="Times New Roman"/>
          <w:sz w:val="24"/>
          <w:szCs w:val="24"/>
        </w:rPr>
        <w:t xml:space="preserve"> espaci</w:t>
      </w:r>
      <w:r w:rsidR="006D7631">
        <w:rPr>
          <w:rFonts w:ascii="Times New Roman" w:hAnsi="Times New Roman" w:cs="Times New Roman"/>
          <w:sz w:val="24"/>
          <w:szCs w:val="24"/>
        </w:rPr>
        <w:t>o</w:t>
      </w:r>
      <w:r w:rsidRPr="007A4B99">
        <w:rPr>
          <w:rFonts w:ascii="Times New Roman" w:hAnsi="Times New Roman" w:cs="Times New Roman"/>
          <w:sz w:val="24"/>
          <w:szCs w:val="24"/>
        </w:rPr>
        <w:t xml:space="preserve">. </w:t>
      </w:r>
      <w:r w:rsidR="006D7631">
        <w:rPr>
          <w:rFonts w:ascii="Times New Roman" w:hAnsi="Times New Roman" w:cs="Times New Roman"/>
          <w:sz w:val="24"/>
          <w:szCs w:val="24"/>
        </w:rPr>
        <w:t>R</w:t>
      </w:r>
      <w:r w:rsidRPr="007A4B99">
        <w:rPr>
          <w:rFonts w:ascii="Times New Roman" w:hAnsi="Times New Roman" w:cs="Times New Roman"/>
          <w:sz w:val="24"/>
          <w:szCs w:val="24"/>
        </w:rPr>
        <w:t>econocerse dentro de un grupo social, ayuda formar alianzas y diálogos que, en muchas ocasiones posibilita observar una red de intereses comunes en el ámbito local</w:t>
      </w:r>
      <w:r w:rsidR="006D7631">
        <w:rPr>
          <w:rFonts w:ascii="Times New Roman" w:hAnsi="Times New Roman" w:cs="Times New Roman"/>
          <w:sz w:val="24"/>
          <w:szCs w:val="24"/>
        </w:rPr>
        <w:t>.</w:t>
      </w:r>
    </w:p>
    <w:p w14:paraId="4D9950D5" w14:textId="00F1B0BD"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Por esta razón, es importante hacer notar la necesidad por resguardar el patrimonio cultural en todas sus categorías</w:t>
      </w:r>
      <w:r w:rsidR="006D7631">
        <w:rPr>
          <w:rFonts w:ascii="Times New Roman" w:hAnsi="Times New Roman" w:cs="Times New Roman"/>
          <w:sz w:val="24"/>
          <w:szCs w:val="24"/>
        </w:rPr>
        <w:t>,</w:t>
      </w:r>
      <w:r w:rsidRPr="007A4B99">
        <w:rPr>
          <w:rFonts w:ascii="Times New Roman" w:hAnsi="Times New Roman" w:cs="Times New Roman"/>
          <w:sz w:val="24"/>
          <w:szCs w:val="24"/>
        </w:rPr>
        <w:t xml:space="preserve"> a partir </w:t>
      </w:r>
      <w:r w:rsidR="006D7631">
        <w:rPr>
          <w:rFonts w:ascii="Times New Roman" w:hAnsi="Times New Roman" w:cs="Times New Roman"/>
          <w:sz w:val="24"/>
          <w:szCs w:val="24"/>
        </w:rPr>
        <w:t>d</w:t>
      </w:r>
      <w:r w:rsidRPr="007A4B99">
        <w:rPr>
          <w:rFonts w:ascii="Times New Roman" w:hAnsi="Times New Roman" w:cs="Times New Roman"/>
          <w:sz w:val="24"/>
          <w:szCs w:val="24"/>
        </w:rPr>
        <w:t>el bazar, pues con esto, seremos capaces de reconocernos como grupo social</w:t>
      </w:r>
      <w:r w:rsidR="006D7631">
        <w:rPr>
          <w:rFonts w:ascii="Times New Roman" w:hAnsi="Times New Roman" w:cs="Times New Roman"/>
          <w:sz w:val="24"/>
          <w:szCs w:val="24"/>
        </w:rPr>
        <w:t xml:space="preserve"> y así</w:t>
      </w:r>
      <w:r w:rsidRPr="007A4B99">
        <w:rPr>
          <w:rFonts w:ascii="Times New Roman" w:hAnsi="Times New Roman" w:cs="Times New Roman"/>
          <w:sz w:val="24"/>
          <w:szCs w:val="24"/>
        </w:rPr>
        <w:t xml:space="preserve"> estrechar vínculos y conocimientos para lograr una sociedad consciente de su contexto artístico y cultural actual.</w:t>
      </w:r>
    </w:p>
    <w:p w14:paraId="0DBEE482" w14:textId="7777777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Por otro lado, es necesario identificar que estos espacios artísticos investigados, si bien pertenecen en cierta medida al mercado del arte, se busca analizarlos desde lo que llamamos </w:t>
      </w:r>
      <w:r w:rsidRPr="007A4B99">
        <w:rPr>
          <w:rFonts w:ascii="Times New Roman" w:hAnsi="Times New Roman" w:cs="Times New Roman"/>
          <w:sz w:val="24"/>
          <w:szCs w:val="24"/>
        </w:rPr>
        <w:lastRenderedPageBreak/>
        <w:t xml:space="preserve">circuitos del arte alternativos, es decir, espacios que no buscan únicamente un intercambio económico, también un intercambio de ideas reflexiones. </w:t>
      </w:r>
    </w:p>
    <w:p w14:paraId="6F50FCA1" w14:textId="75812FF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Dicho esto, podemos afirmar que esta estrategia busca, además de permitir al artista y al diseñador vivir dignamente de su trabajo, y en el caso de los egresados de</w:t>
      </w:r>
      <w:r w:rsidR="00AF7802">
        <w:rPr>
          <w:rFonts w:ascii="Times New Roman" w:hAnsi="Times New Roman" w:cs="Times New Roman"/>
          <w:sz w:val="24"/>
          <w:szCs w:val="24"/>
        </w:rPr>
        <w:t xml:space="preserve"> las</w:t>
      </w:r>
      <w:r w:rsidRPr="007A4B99">
        <w:rPr>
          <w:rFonts w:ascii="Times New Roman" w:hAnsi="Times New Roman" w:cs="Times New Roman"/>
          <w:sz w:val="24"/>
          <w:szCs w:val="24"/>
        </w:rPr>
        <w:t xml:space="preserve"> licenciatura</w:t>
      </w:r>
      <w:r w:rsidR="00AF7802">
        <w:rPr>
          <w:rFonts w:ascii="Times New Roman" w:hAnsi="Times New Roman" w:cs="Times New Roman"/>
          <w:sz w:val="24"/>
          <w:szCs w:val="24"/>
        </w:rPr>
        <w:t>s</w:t>
      </w:r>
      <w:r w:rsidRPr="007A4B99">
        <w:rPr>
          <w:rFonts w:ascii="Times New Roman" w:hAnsi="Times New Roman" w:cs="Times New Roman"/>
          <w:sz w:val="24"/>
          <w:szCs w:val="24"/>
        </w:rPr>
        <w:t xml:space="preserve"> de arte y de diseño, buscan crear redes de conocimiento entre los actores de la misma,</w:t>
      </w:r>
      <w:r w:rsidR="00AF7802">
        <w:rPr>
          <w:rFonts w:ascii="Times New Roman" w:hAnsi="Times New Roman" w:cs="Times New Roman"/>
          <w:sz w:val="24"/>
          <w:szCs w:val="24"/>
        </w:rPr>
        <w:t xml:space="preserve"> lo cual nos llevara al</w:t>
      </w:r>
      <w:r w:rsidRPr="007A4B99">
        <w:rPr>
          <w:rFonts w:ascii="Times New Roman" w:hAnsi="Times New Roman" w:cs="Times New Roman"/>
          <w:sz w:val="24"/>
          <w:szCs w:val="24"/>
        </w:rPr>
        <w:t xml:space="preserve"> enriqueci</w:t>
      </w:r>
      <w:r w:rsidR="00AF7802">
        <w:rPr>
          <w:rFonts w:ascii="Times New Roman" w:hAnsi="Times New Roman" w:cs="Times New Roman"/>
          <w:sz w:val="24"/>
          <w:szCs w:val="24"/>
        </w:rPr>
        <w:t>miento de</w:t>
      </w:r>
      <w:r w:rsidRPr="007A4B99">
        <w:rPr>
          <w:rFonts w:ascii="Times New Roman" w:hAnsi="Times New Roman" w:cs="Times New Roman"/>
          <w:sz w:val="24"/>
          <w:szCs w:val="24"/>
        </w:rPr>
        <w:t xml:space="preserve"> la cultura local y permitirá que esta sea difundida en otros espacios. </w:t>
      </w:r>
    </w:p>
    <w:p w14:paraId="10F8AF8B" w14:textId="0EF04FF1"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Para lograr esta promoción de la producción de los artistas y diseñadores jóvenes, es necesario involucrar la participación de autoridades y comunidades, pues gracias a esto, la producción cultural puede ser valorada</w:t>
      </w:r>
      <w:r w:rsidR="00295568">
        <w:rPr>
          <w:rFonts w:ascii="Times New Roman" w:hAnsi="Times New Roman" w:cs="Times New Roman"/>
          <w:sz w:val="24"/>
          <w:szCs w:val="24"/>
        </w:rPr>
        <w:t>.</w:t>
      </w:r>
      <w:r w:rsidRPr="007A4B99">
        <w:rPr>
          <w:rFonts w:ascii="Times New Roman" w:hAnsi="Times New Roman" w:cs="Times New Roman"/>
          <w:sz w:val="24"/>
          <w:szCs w:val="24"/>
        </w:rPr>
        <w:t xml:space="preserve"> </w:t>
      </w:r>
      <w:r w:rsidR="00295568">
        <w:rPr>
          <w:rFonts w:ascii="Times New Roman" w:hAnsi="Times New Roman" w:cs="Times New Roman"/>
          <w:sz w:val="24"/>
          <w:szCs w:val="24"/>
        </w:rPr>
        <w:t>Se busca convertir la promoción como</w:t>
      </w:r>
      <w:r w:rsidRPr="007A4B99">
        <w:rPr>
          <w:rFonts w:ascii="Times New Roman" w:hAnsi="Times New Roman" w:cs="Times New Roman"/>
          <w:sz w:val="24"/>
          <w:szCs w:val="24"/>
        </w:rPr>
        <w:t xml:space="preserve"> un elemento identitario, una referencia cultural que un grupo social tiene para conocer su pasado, su contexto y su devenir.</w:t>
      </w:r>
    </w:p>
    <w:p w14:paraId="2F730F22" w14:textId="0D3726E4"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La promoción es el punto final del proceso de la producción </w:t>
      </w:r>
      <w:r w:rsidR="006D7631" w:rsidRPr="007A4B99">
        <w:rPr>
          <w:rFonts w:ascii="Times New Roman" w:hAnsi="Times New Roman" w:cs="Times New Roman"/>
          <w:sz w:val="24"/>
          <w:szCs w:val="24"/>
        </w:rPr>
        <w:t>artística</w:t>
      </w:r>
      <w:r w:rsidRPr="007A4B99">
        <w:rPr>
          <w:rFonts w:ascii="Times New Roman" w:hAnsi="Times New Roman" w:cs="Times New Roman"/>
          <w:sz w:val="24"/>
          <w:szCs w:val="24"/>
        </w:rPr>
        <w:t xml:space="preserve">, pues si los productos de arte y diseño no son observados por el espectador, no cumple su objetivo de transmitir ideas, sensaciones o generar nuevas aceptaciones a partir de la interpretación y el análisis del observador hacia </w:t>
      </w:r>
      <w:bookmarkEnd w:id="8"/>
      <w:r w:rsidRPr="007A4B99">
        <w:rPr>
          <w:rFonts w:ascii="Times New Roman" w:hAnsi="Times New Roman" w:cs="Times New Roman"/>
          <w:sz w:val="24"/>
          <w:szCs w:val="24"/>
        </w:rPr>
        <w:t xml:space="preserve">la producción. </w:t>
      </w:r>
    </w:p>
    <w:p w14:paraId="6B4B8DB1" w14:textId="77777777" w:rsidR="00DE2316" w:rsidRDefault="00DE2316" w:rsidP="00FE52F5">
      <w:pPr>
        <w:spacing w:line="360" w:lineRule="auto"/>
        <w:jc w:val="both"/>
        <w:rPr>
          <w:rFonts w:ascii="Times New Roman" w:hAnsi="Times New Roman" w:cs="Times New Roman"/>
          <w:sz w:val="24"/>
          <w:szCs w:val="24"/>
        </w:rPr>
      </w:pPr>
    </w:p>
    <w:p w14:paraId="16BFA9EA" w14:textId="185AB7D8" w:rsidR="00644748" w:rsidRPr="00FE52F5" w:rsidRDefault="00644748" w:rsidP="00FE52F5">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Patrimonio cultural, mueble e inmaterial</w:t>
      </w:r>
    </w:p>
    <w:p w14:paraId="7025C30D" w14:textId="242E93DE"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este punto, habría que preguntarse, ¿de qué forma la obra de los artistas </w:t>
      </w:r>
      <w:r w:rsidR="008E43A4" w:rsidRPr="00FE52F5">
        <w:rPr>
          <w:rFonts w:ascii="Times New Roman" w:hAnsi="Times New Roman" w:cs="Times New Roman"/>
          <w:sz w:val="24"/>
          <w:szCs w:val="24"/>
        </w:rPr>
        <w:t xml:space="preserve">y diseñadores </w:t>
      </w:r>
      <w:r w:rsidRPr="00FE52F5">
        <w:rPr>
          <w:rFonts w:ascii="Times New Roman" w:hAnsi="Times New Roman" w:cs="Times New Roman"/>
          <w:sz w:val="24"/>
          <w:szCs w:val="24"/>
        </w:rPr>
        <w:t xml:space="preserve">emergentes puede ser valorada como patrimonio por la sociedad y los mecanismos político - culturales? Para resolver esto hay que entender el patrimonio como lo define Olaia Fontal, “como propiedad en herencia, como selección histórica, como sedimento de la parcela cultural y como conformador de la identidad social, a las que podríamos añadir también su papel como modelo de referencia.” </w:t>
      </w:r>
      <w:sdt>
        <w:sdtPr>
          <w:rPr>
            <w:rFonts w:ascii="Times New Roman" w:hAnsi="Times New Roman" w:cs="Times New Roman"/>
            <w:sz w:val="24"/>
            <w:szCs w:val="24"/>
          </w:rPr>
          <w:id w:val="870809135"/>
          <w:citation/>
        </w:sdtPr>
        <w:sdtEndPr/>
        <w:sdtContent>
          <w:r w:rsidR="00FE52F5">
            <w:rPr>
              <w:rFonts w:ascii="Times New Roman" w:hAnsi="Times New Roman" w:cs="Times New Roman"/>
              <w:sz w:val="24"/>
              <w:szCs w:val="24"/>
            </w:rPr>
            <w:fldChar w:fldCharType="begin"/>
          </w:r>
          <w:r w:rsidR="00FE52F5">
            <w:rPr>
              <w:rFonts w:ascii="Times New Roman" w:hAnsi="Times New Roman" w:cs="Times New Roman"/>
              <w:noProof/>
              <w:sz w:val="24"/>
              <w:szCs w:val="24"/>
            </w:rPr>
            <w:instrText xml:space="preserve"> CITATION Fon03 \l 2058 </w:instrText>
          </w:r>
          <w:r w:rsidR="00FE52F5">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(Olaia, 2003)</w:t>
          </w:r>
          <w:r w:rsidR="00FE52F5">
            <w:rPr>
              <w:rFonts w:ascii="Times New Roman" w:hAnsi="Times New Roman" w:cs="Times New Roman"/>
              <w:sz w:val="24"/>
              <w:szCs w:val="24"/>
            </w:rPr>
            <w:fldChar w:fldCharType="end"/>
          </w:r>
        </w:sdtContent>
      </w:sdt>
    </w:p>
    <w:p w14:paraId="3A5DCE35" w14:textId="677154CA" w:rsidR="0030214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este sentido, parece que la idea de patrimonio no tendría que ser definida únicamente por las obras de arte en los museos, sino desde lo que da como resultado una identidad social. Esta identidad a partir del patrimonio, a pesar de ser un proceso largo, que necesita de tiempo para poder ser reconocido como un bien social dentro de una cultura, también es necesario iniciarlo en algún punto, pues este proceso de reconocimiento, tiene una diferente duración </w:t>
      </w:r>
      <w:r w:rsidRPr="00FE52F5">
        <w:rPr>
          <w:rFonts w:ascii="Times New Roman" w:hAnsi="Times New Roman" w:cs="Times New Roman"/>
          <w:sz w:val="24"/>
          <w:szCs w:val="24"/>
        </w:rPr>
        <w:lastRenderedPageBreak/>
        <w:t xml:space="preserve">de acuerdo a cada localidad. </w:t>
      </w:r>
      <w:r w:rsidR="00302145">
        <w:rPr>
          <w:rFonts w:ascii="Times New Roman" w:hAnsi="Times New Roman" w:cs="Times New Roman"/>
          <w:sz w:val="24"/>
          <w:szCs w:val="24"/>
        </w:rPr>
        <w:t xml:space="preserve">Por ejemplo, la participación de los artistas y los </w:t>
      </w:r>
      <w:r w:rsidR="00A46F36">
        <w:rPr>
          <w:rFonts w:ascii="Times New Roman" w:hAnsi="Times New Roman" w:cs="Times New Roman"/>
          <w:sz w:val="24"/>
          <w:szCs w:val="24"/>
        </w:rPr>
        <w:t>diseñadores</w:t>
      </w:r>
      <w:r w:rsidR="00302145">
        <w:rPr>
          <w:rFonts w:ascii="Times New Roman" w:hAnsi="Times New Roman" w:cs="Times New Roman"/>
          <w:sz w:val="24"/>
          <w:szCs w:val="24"/>
        </w:rPr>
        <w:t xml:space="preserve"> locales alrededor de la producción de la cultural </w:t>
      </w:r>
      <w:r w:rsidR="00A46F36">
        <w:rPr>
          <w:rFonts w:ascii="Times New Roman" w:hAnsi="Times New Roman" w:cs="Times New Roman"/>
          <w:sz w:val="24"/>
          <w:szCs w:val="24"/>
        </w:rPr>
        <w:t>artística</w:t>
      </w:r>
      <w:r w:rsidR="00302145">
        <w:rPr>
          <w:rFonts w:ascii="Times New Roman" w:hAnsi="Times New Roman" w:cs="Times New Roman"/>
          <w:sz w:val="24"/>
          <w:szCs w:val="24"/>
        </w:rPr>
        <w:t xml:space="preserve"> y diseñ</w:t>
      </w:r>
      <w:r w:rsidR="00A46F36">
        <w:rPr>
          <w:rFonts w:ascii="Times New Roman" w:hAnsi="Times New Roman" w:cs="Times New Roman"/>
          <w:sz w:val="24"/>
          <w:szCs w:val="24"/>
        </w:rPr>
        <w:t>í</w:t>
      </w:r>
      <w:r w:rsidR="00302145">
        <w:rPr>
          <w:rFonts w:ascii="Times New Roman" w:hAnsi="Times New Roman" w:cs="Times New Roman"/>
          <w:sz w:val="24"/>
          <w:szCs w:val="24"/>
        </w:rPr>
        <w:t xml:space="preserve">stica. </w:t>
      </w:r>
    </w:p>
    <w:p w14:paraId="3D0AE29D" w14:textId="4E836DFF" w:rsidR="00A46F36" w:rsidRDefault="00BC7A57" w:rsidP="00A46F36">
      <w:pPr>
        <w:spacing w:line="360" w:lineRule="auto"/>
        <w:jc w:val="both"/>
        <w:rPr>
          <w:rFonts w:ascii="Times New Roman" w:hAnsi="Times New Roman" w:cs="Times New Roman"/>
          <w:color w:val="FF0000"/>
          <w:sz w:val="24"/>
          <w:szCs w:val="24"/>
        </w:rPr>
      </w:pPr>
      <w:r w:rsidRPr="00FE52F5">
        <w:rPr>
          <w:rFonts w:ascii="Times New Roman" w:hAnsi="Times New Roman" w:cs="Times New Roman"/>
          <w:sz w:val="24"/>
          <w:szCs w:val="24"/>
        </w:rPr>
        <w:t xml:space="preserve">Nos encontramos en una época, en la que todo es dinámico, todo pasa tan fugaz, incluso los procesos dentro de estos espacios artísticos son cada vez más cortos, actualmente es posible observar exposiciones de manera digital, o incluso, asistir al Museo del Prado para observar “Las Meninas” de Velázquez desde cualquier punto geográfico y en cualquier momento del día, a través de un dispositivo electrónico y una red a </w:t>
      </w:r>
      <w:ins w:id="12" w:author="Autor">
        <w:r w:rsidR="00E11691">
          <w:rPr>
            <w:rFonts w:ascii="Times New Roman" w:hAnsi="Times New Roman" w:cs="Times New Roman"/>
            <w:sz w:val="24"/>
            <w:szCs w:val="24"/>
            <w:highlight w:val="yellow"/>
          </w:rPr>
          <w:t>I</w:t>
        </w:r>
      </w:ins>
      <w:del w:id="13" w:author="Autor">
        <w:r w:rsidRPr="00C33F0C" w:rsidDel="00E11691">
          <w:rPr>
            <w:rFonts w:ascii="Times New Roman" w:hAnsi="Times New Roman" w:cs="Times New Roman"/>
            <w:sz w:val="24"/>
            <w:szCs w:val="24"/>
            <w:highlight w:val="yellow"/>
          </w:rPr>
          <w:delText>i</w:delText>
        </w:r>
      </w:del>
      <w:r w:rsidRPr="00C33F0C">
        <w:rPr>
          <w:rFonts w:ascii="Times New Roman" w:hAnsi="Times New Roman" w:cs="Times New Roman"/>
          <w:sz w:val="24"/>
          <w:szCs w:val="24"/>
          <w:highlight w:val="yellow"/>
        </w:rPr>
        <w:t>nternet</w:t>
      </w:r>
      <w:r w:rsidRPr="00FE52F5">
        <w:rPr>
          <w:rFonts w:ascii="Times New Roman" w:hAnsi="Times New Roman" w:cs="Times New Roman"/>
          <w:sz w:val="24"/>
          <w:szCs w:val="24"/>
        </w:rPr>
        <w:t xml:space="preserve">. </w:t>
      </w:r>
      <w:r w:rsidR="00A46F36">
        <w:rPr>
          <w:rFonts w:ascii="Times New Roman" w:hAnsi="Times New Roman" w:cs="Times New Roman"/>
          <w:sz w:val="24"/>
          <w:szCs w:val="24"/>
        </w:rPr>
        <w:t>Esto corresponde a una identidad global.</w:t>
      </w:r>
      <w:r w:rsidR="00A46F36" w:rsidRPr="00A46F36">
        <w:rPr>
          <w:rFonts w:ascii="Times New Roman" w:hAnsi="Times New Roman" w:cs="Times New Roman"/>
          <w:color w:val="FF0000"/>
          <w:sz w:val="24"/>
          <w:szCs w:val="24"/>
        </w:rPr>
        <w:t xml:space="preserve"> </w:t>
      </w:r>
    </w:p>
    <w:p w14:paraId="61FDE3F8" w14:textId="38D6DC90" w:rsidR="00A46F36" w:rsidRPr="001626D5" w:rsidRDefault="00A46F36" w:rsidP="00FE52F5">
      <w:pPr>
        <w:spacing w:line="360" w:lineRule="auto"/>
        <w:jc w:val="both"/>
        <w:rPr>
          <w:rFonts w:ascii="Times New Roman" w:hAnsi="Times New Roman" w:cs="Times New Roman"/>
          <w:color w:val="000000" w:themeColor="text1"/>
          <w:sz w:val="24"/>
          <w:szCs w:val="24"/>
        </w:rPr>
      </w:pPr>
      <w:r w:rsidRPr="00A46F36">
        <w:rPr>
          <w:rFonts w:ascii="Times New Roman" w:hAnsi="Times New Roman" w:cs="Times New Roman"/>
          <w:color w:val="000000" w:themeColor="text1"/>
          <w:sz w:val="24"/>
          <w:szCs w:val="24"/>
        </w:rPr>
        <w:t>En este sentido Gilberto Giménez lo refiere a la cultura de masas pues “este proceso determina el nuevo orden mundial de dominación económica y sociopolítica: generalización del valor de cambio, papel dominante del capital financiero internacional, internacionalización del mercado de trabajo y de las inversiones, producción de la energía nuclear, la electrónica, la informática y la industria de comunicación de masas.”</w:t>
      </w:r>
      <w:r w:rsidRPr="00A46F36">
        <w:rPr>
          <w:rFonts w:ascii="Times New Roman" w:hAnsi="Times New Roman" w:cs="Times New Roman"/>
          <w:noProof/>
          <w:color w:val="000000" w:themeColor="text1"/>
          <w:sz w:val="24"/>
          <w:szCs w:val="24"/>
        </w:rPr>
        <w:t xml:space="preserve"> </w:t>
      </w:r>
      <w:sdt>
        <w:sdtPr>
          <w:rPr>
            <w:rFonts w:ascii="Times New Roman" w:hAnsi="Times New Roman" w:cs="Times New Roman"/>
            <w:noProof/>
            <w:color w:val="000000" w:themeColor="text1"/>
            <w:sz w:val="24"/>
            <w:szCs w:val="24"/>
          </w:rPr>
          <w:id w:val="-504822262"/>
          <w:citation/>
        </w:sdtPr>
        <w:sdtEndPr/>
        <w:sdtContent>
          <w:r w:rsidRPr="00A46F36">
            <w:rPr>
              <w:rFonts w:ascii="Times New Roman" w:hAnsi="Times New Roman" w:cs="Times New Roman"/>
              <w:noProof/>
              <w:color w:val="000000" w:themeColor="text1"/>
              <w:sz w:val="24"/>
              <w:szCs w:val="24"/>
            </w:rPr>
            <w:fldChar w:fldCharType="begin"/>
          </w:r>
          <w:r w:rsidRPr="00A46F36">
            <w:rPr>
              <w:rFonts w:ascii="Times New Roman" w:hAnsi="Times New Roman" w:cs="Times New Roman"/>
              <w:noProof/>
              <w:color w:val="000000" w:themeColor="text1"/>
              <w:sz w:val="24"/>
              <w:szCs w:val="24"/>
            </w:rPr>
            <w:instrText xml:space="preserve">CITATION Gil05 \p 129 \l 2058 </w:instrText>
          </w:r>
          <w:r w:rsidRPr="00A46F36">
            <w:rPr>
              <w:rFonts w:ascii="Times New Roman" w:hAnsi="Times New Roman" w:cs="Times New Roman"/>
              <w:noProof/>
              <w:color w:val="000000" w:themeColor="text1"/>
              <w:sz w:val="24"/>
              <w:szCs w:val="24"/>
            </w:rPr>
            <w:fldChar w:fldCharType="separate"/>
          </w:r>
          <w:r w:rsidR="00D750E4" w:rsidRPr="00D750E4">
            <w:rPr>
              <w:rFonts w:ascii="Times New Roman" w:hAnsi="Times New Roman" w:cs="Times New Roman"/>
              <w:noProof/>
              <w:color w:val="000000" w:themeColor="text1"/>
              <w:sz w:val="24"/>
              <w:szCs w:val="24"/>
            </w:rPr>
            <w:t>(Giménez, 2005, p. 129)</w:t>
          </w:r>
          <w:r w:rsidRPr="00A46F36">
            <w:rPr>
              <w:rFonts w:ascii="Times New Roman" w:hAnsi="Times New Roman" w:cs="Times New Roman"/>
              <w:noProof/>
              <w:color w:val="000000" w:themeColor="text1"/>
              <w:sz w:val="24"/>
              <w:szCs w:val="24"/>
            </w:rPr>
            <w:fldChar w:fldCharType="end"/>
          </w:r>
        </w:sdtContent>
      </w:sdt>
    </w:p>
    <w:p w14:paraId="3AE06A0B" w14:textId="27A46671" w:rsidR="001626D5" w:rsidRPr="0094215F" w:rsidRDefault="00BC7A57" w:rsidP="001626D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Esta inmediatez, nos muestra que, no solo es posible acortar los procesos de reconocimiento </w:t>
      </w:r>
      <w:r w:rsidR="00A46F36">
        <w:rPr>
          <w:rFonts w:ascii="Times New Roman" w:hAnsi="Times New Roman" w:cs="Times New Roman"/>
          <w:sz w:val="24"/>
          <w:szCs w:val="24"/>
        </w:rPr>
        <w:t xml:space="preserve">glocal </w:t>
      </w:r>
      <w:r w:rsidRPr="00FE52F5">
        <w:rPr>
          <w:rFonts w:ascii="Times New Roman" w:hAnsi="Times New Roman" w:cs="Times New Roman"/>
          <w:sz w:val="24"/>
          <w:szCs w:val="24"/>
        </w:rPr>
        <w:t>de la obra artística</w:t>
      </w:r>
      <w:r w:rsidR="008E43A4" w:rsidRPr="00FE52F5">
        <w:rPr>
          <w:rFonts w:ascii="Times New Roman" w:hAnsi="Times New Roman" w:cs="Times New Roman"/>
          <w:sz w:val="24"/>
          <w:szCs w:val="24"/>
        </w:rPr>
        <w:t xml:space="preserve"> y de diseño</w:t>
      </w:r>
      <w:r w:rsidRPr="00FE52F5">
        <w:rPr>
          <w:rFonts w:ascii="Times New Roman" w:hAnsi="Times New Roman" w:cs="Times New Roman"/>
          <w:sz w:val="24"/>
          <w:szCs w:val="24"/>
        </w:rPr>
        <w:t xml:space="preserve"> como patrimoni</w:t>
      </w:r>
      <w:r w:rsidR="00A46F36">
        <w:rPr>
          <w:rFonts w:ascii="Times New Roman" w:hAnsi="Times New Roman" w:cs="Times New Roman"/>
          <w:sz w:val="24"/>
          <w:szCs w:val="24"/>
        </w:rPr>
        <w:t>o</w:t>
      </w:r>
      <w:r w:rsidRPr="00FE52F5">
        <w:rPr>
          <w:rFonts w:ascii="Times New Roman" w:hAnsi="Times New Roman" w:cs="Times New Roman"/>
          <w:sz w:val="24"/>
          <w:szCs w:val="24"/>
        </w:rPr>
        <w:t>, sino fomentar estos espacios de intercambio a partir de estrategias que permitan crear intercambios culturales entre los artistas</w:t>
      </w:r>
      <w:r w:rsidR="00A46F36">
        <w:rPr>
          <w:rFonts w:ascii="Times New Roman" w:hAnsi="Times New Roman" w:cs="Times New Roman"/>
          <w:sz w:val="24"/>
          <w:szCs w:val="24"/>
        </w:rPr>
        <w:t xml:space="preserve"> y</w:t>
      </w:r>
      <w:r w:rsidR="008E43A4" w:rsidRPr="00FE52F5">
        <w:rPr>
          <w:rFonts w:ascii="Times New Roman" w:hAnsi="Times New Roman" w:cs="Times New Roman"/>
          <w:sz w:val="24"/>
          <w:szCs w:val="24"/>
        </w:rPr>
        <w:t xml:space="preserve"> los diseñadores </w:t>
      </w:r>
      <w:r w:rsidR="00A46F36">
        <w:rPr>
          <w:rFonts w:ascii="Times New Roman" w:hAnsi="Times New Roman" w:cs="Times New Roman"/>
          <w:sz w:val="24"/>
          <w:szCs w:val="24"/>
        </w:rPr>
        <w:t>de</w:t>
      </w:r>
      <w:r w:rsidRPr="00FE52F5">
        <w:rPr>
          <w:rFonts w:ascii="Times New Roman" w:hAnsi="Times New Roman" w:cs="Times New Roman"/>
          <w:sz w:val="24"/>
          <w:szCs w:val="24"/>
        </w:rPr>
        <w:t xml:space="preserve"> </w:t>
      </w:r>
      <w:r w:rsidR="00A46F36">
        <w:rPr>
          <w:rFonts w:ascii="Times New Roman" w:hAnsi="Times New Roman" w:cs="Times New Roman"/>
          <w:sz w:val="24"/>
          <w:szCs w:val="24"/>
        </w:rPr>
        <w:t>lo local hacia lo global.</w:t>
      </w:r>
      <w:r w:rsidRPr="00FE52F5">
        <w:rPr>
          <w:rFonts w:ascii="Times New Roman" w:hAnsi="Times New Roman" w:cs="Times New Roman"/>
          <w:sz w:val="24"/>
          <w:szCs w:val="24"/>
        </w:rPr>
        <w:t xml:space="preserve"> De acuerdo con Giménez “la cultura no debe entenderse nunca como un repertorio homogéneo, estático e inmodificable de significados. Por el contrario, puede tener a la vez “zonas de estabilidad y persistencia” y “zonas de movilidad” y cambio.” </w:t>
      </w:r>
      <w:sdt>
        <w:sdtPr>
          <w:rPr>
            <w:rFonts w:ascii="Times New Roman" w:hAnsi="Times New Roman" w:cs="Times New Roman"/>
            <w:sz w:val="24"/>
            <w:szCs w:val="24"/>
          </w:rPr>
          <w:id w:val="-2047515561"/>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CITATION Gim05 \p 3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(Giménez, 2005, p. 3)</w:t>
          </w:r>
          <w:r w:rsidR="003C558D">
            <w:rPr>
              <w:rFonts w:ascii="Times New Roman" w:hAnsi="Times New Roman" w:cs="Times New Roman"/>
              <w:sz w:val="24"/>
              <w:szCs w:val="24"/>
            </w:rPr>
            <w:fldChar w:fldCharType="end"/>
          </w:r>
        </w:sdtContent>
      </w:sdt>
    </w:p>
    <w:p w14:paraId="4125F77D" w14:textId="77777777" w:rsidR="001626D5" w:rsidRPr="00FE52F5" w:rsidRDefault="001626D5" w:rsidP="00FE52F5">
      <w:pPr>
        <w:spacing w:line="360" w:lineRule="auto"/>
        <w:jc w:val="both"/>
        <w:rPr>
          <w:rFonts w:ascii="Times New Roman" w:hAnsi="Times New Roman" w:cs="Times New Roman"/>
          <w:sz w:val="24"/>
          <w:szCs w:val="24"/>
        </w:rPr>
      </w:pPr>
    </w:p>
    <w:p w14:paraId="28DA8BBE" w14:textId="3CDF8238"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Ahora bien, este </w:t>
      </w:r>
      <w:r w:rsidRPr="00C33F0C">
        <w:rPr>
          <w:rFonts w:ascii="Times New Roman" w:hAnsi="Times New Roman" w:cs="Times New Roman"/>
          <w:sz w:val="24"/>
          <w:szCs w:val="24"/>
          <w:highlight w:val="yellow"/>
        </w:rPr>
        <w:t>art</w:t>
      </w:r>
      <w:ins w:id="14" w:author="Autor">
        <w:r w:rsidR="00E11691">
          <w:rPr>
            <w:rFonts w:ascii="Times New Roman" w:hAnsi="Times New Roman" w:cs="Times New Roman"/>
            <w:sz w:val="24"/>
            <w:szCs w:val="24"/>
            <w:highlight w:val="yellow"/>
          </w:rPr>
          <w:t>í</w:t>
        </w:r>
      </w:ins>
      <w:del w:id="15" w:author="Autor">
        <w:r w:rsidRPr="00C33F0C" w:rsidDel="00E11691">
          <w:rPr>
            <w:rFonts w:ascii="Times New Roman" w:hAnsi="Times New Roman" w:cs="Times New Roman"/>
            <w:sz w:val="24"/>
            <w:szCs w:val="24"/>
            <w:highlight w:val="yellow"/>
          </w:rPr>
          <w:delText>i</w:delText>
        </w:r>
      </w:del>
      <w:r w:rsidRPr="00C33F0C">
        <w:rPr>
          <w:rFonts w:ascii="Times New Roman" w:hAnsi="Times New Roman" w:cs="Times New Roman"/>
          <w:sz w:val="24"/>
          <w:szCs w:val="24"/>
          <w:highlight w:val="yellow"/>
        </w:rPr>
        <w:t>culo</w:t>
      </w:r>
      <w:r w:rsidRPr="00FE52F5">
        <w:rPr>
          <w:rFonts w:ascii="Times New Roman" w:hAnsi="Times New Roman" w:cs="Times New Roman"/>
          <w:sz w:val="24"/>
          <w:szCs w:val="24"/>
        </w:rPr>
        <w:t xml:space="preserve"> va dirigido a los artistas plásticos</w:t>
      </w:r>
      <w:r w:rsidR="008E43A4" w:rsidRPr="00FE52F5">
        <w:rPr>
          <w:rFonts w:ascii="Times New Roman" w:hAnsi="Times New Roman" w:cs="Times New Roman"/>
          <w:sz w:val="24"/>
          <w:szCs w:val="24"/>
        </w:rPr>
        <w:t xml:space="preserve"> y</w:t>
      </w:r>
      <w:r w:rsidRPr="00FE52F5">
        <w:rPr>
          <w:rFonts w:ascii="Times New Roman" w:hAnsi="Times New Roman" w:cs="Times New Roman"/>
          <w:sz w:val="24"/>
          <w:szCs w:val="24"/>
        </w:rPr>
        <w:t xml:space="preserve"> a los diseñadores, pues</w:t>
      </w:r>
      <w:r w:rsidR="008E43A4" w:rsidRPr="00FE52F5">
        <w:rPr>
          <w:rFonts w:ascii="Times New Roman" w:hAnsi="Times New Roman" w:cs="Times New Roman"/>
          <w:sz w:val="24"/>
          <w:szCs w:val="24"/>
        </w:rPr>
        <w:t xml:space="preserve"> </w:t>
      </w:r>
      <w:r w:rsidRPr="00FE52F5">
        <w:rPr>
          <w:rFonts w:ascii="Times New Roman" w:hAnsi="Times New Roman" w:cs="Times New Roman"/>
          <w:sz w:val="24"/>
          <w:szCs w:val="24"/>
        </w:rPr>
        <w:t>es inmensa la cantidad de expresiones culturales que se pueden abarcar en los bazares de arte, sin embargo, hay que establecer ciertos criterios, por lo que, se buscará encontrar alternativas para agregar valor al bien patrimonial de los artistas y diseñadores emergentes.</w:t>
      </w:r>
    </w:p>
    <w:p w14:paraId="632FB144" w14:textId="4A86F154"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Es necesario mencionar que el patrimonio mueble en un inició se definió por la UNESCO como aquel que es posible mover y que son la expresión o el testimonio de la creación humana o de la evolución de la naturaleza y que tienen un valor arqueológico, histórico, </w:t>
      </w:r>
      <w:r w:rsidRPr="00FE52F5">
        <w:rPr>
          <w:rFonts w:ascii="Times New Roman" w:hAnsi="Times New Roman" w:cs="Times New Roman"/>
          <w:sz w:val="24"/>
          <w:szCs w:val="24"/>
        </w:rPr>
        <w:lastRenderedPageBreak/>
        <w:t xml:space="preserve">artístico, científico y técnico </w:t>
      </w:r>
      <w:sdt>
        <w:sdtPr>
          <w:rPr>
            <w:rFonts w:ascii="Times New Roman" w:hAnsi="Times New Roman" w:cs="Times New Roman"/>
            <w:sz w:val="24"/>
            <w:szCs w:val="24"/>
          </w:rPr>
          <w:id w:val="-1569177660"/>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 CITATION UNE78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(UNESCO, 1978)</w:t>
          </w:r>
          <w:r w:rsidR="003C558D">
            <w:rPr>
              <w:rFonts w:ascii="Times New Roman" w:hAnsi="Times New Roman" w:cs="Times New Roman"/>
              <w:sz w:val="24"/>
              <w:szCs w:val="24"/>
            </w:rPr>
            <w:fldChar w:fldCharType="end"/>
          </w:r>
        </w:sdtContent>
      </w:sdt>
      <w:r w:rsidR="00A46F36">
        <w:rPr>
          <w:rFonts w:ascii="Times New Roman" w:hAnsi="Times New Roman" w:cs="Times New Roman"/>
          <w:sz w:val="24"/>
          <w:szCs w:val="24"/>
        </w:rPr>
        <w:t>,</w:t>
      </w:r>
      <w:r w:rsidR="003C558D">
        <w:rPr>
          <w:rFonts w:ascii="Times New Roman" w:hAnsi="Times New Roman" w:cs="Times New Roman"/>
          <w:sz w:val="24"/>
          <w:szCs w:val="24"/>
        </w:rPr>
        <w:t xml:space="preserve"> </w:t>
      </w:r>
      <w:r w:rsidRPr="00FE52F5">
        <w:rPr>
          <w:rFonts w:ascii="Times New Roman" w:hAnsi="Times New Roman" w:cs="Times New Roman"/>
          <w:sz w:val="24"/>
          <w:szCs w:val="24"/>
        </w:rPr>
        <w:t>es el caso de la obra pictórica</w:t>
      </w:r>
      <w:r w:rsidR="00F92544" w:rsidRPr="00FE52F5">
        <w:rPr>
          <w:rFonts w:ascii="Times New Roman" w:hAnsi="Times New Roman" w:cs="Times New Roman"/>
          <w:sz w:val="24"/>
          <w:szCs w:val="24"/>
        </w:rPr>
        <w:t xml:space="preserve"> y los </w:t>
      </w:r>
      <w:r w:rsidR="00A46F36">
        <w:rPr>
          <w:rFonts w:ascii="Times New Roman" w:hAnsi="Times New Roman" w:cs="Times New Roman"/>
          <w:sz w:val="24"/>
          <w:szCs w:val="24"/>
        </w:rPr>
        <w:t>producto</w:t>
      </w:r>
      <w:r w:rsidR="00F92544" w:rsidRPr="00FE52F5">
        <w:rPr>
          <w:rFonts w:ascii="Times New Roman" w:hAnsi="Times New Roman" w:cs="Times New Roman"/>
          <w:sz w:val="24"/>
          <w:szCs w:val="24"/>
        </w:rPr>
        <w:t>s de diseño</w:t>
      </w:r>
      <w:r w:rsidRPr="00FE52F5">
        <w:rPr>
          <w:rFonts w:ascii="Times New Roman" w:hAnsi="Times New Roman" w:cs="Times New Roman"/>
          <w:sz w:val="24"/>
          <w:szCs w:val="24"/>
        </w:rPr>
        <w:t xml:space="preserve">.  </w:t>
      </w:r>
    </w:p>
    <w:p w14:paraId="37B07537" w14:textId="66113EDE"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Con el paso del tiempo, se fueron añadiendo nuevas categorías al patrimonio cultural, hasta llegar a una concepción donde la cultura ya no está adherida a un objeto o a una estructura, sino que está unida al sujeto, como algo que forma y que, además, es conformado por el hombre, esto es definido como patrimonio cultural inmaterial. </w:t>
      </w:r>
      <w:sdt>
        <w:sdtPr>
          <w:rPr>
            <w:rFonts w:ascii="Times New Roman" w:hAnsi="Times New Roman" w:cs="Times New Roman"/>
            <w:sz w:val="24"/>
            <w:szCs w:val="24"/>
          </w:rPr>
          <w:id w:val="1551504185"/>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 CITATION UNE031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(UNESCO, 2003)</w:t>
          </w:r>
          <w:r w:rsidR="003C558D">
            <w:rPr>
              <w:rFonts w:ascii="Times New Roman" w:hAnsi="Times New Roman" w:cs="Times New Roman"/>
              <w:sz w:val="24"/>
              <w:szCs w:val="24"/>
            </w:rPr>
            <w:fldChar w:fldCharType="end"/>
          </w:r>
        </w:sdtContent>
      </w:sdt>
      <w:r w:rsidR="003C558D">
        <w:rPr>
          <w:rFonts w:ascii="Times New Roman" w:hAnsi="Times New Roman" w:cs="Times New Roman"/>
          <w:sz w:val="24"/>
          <w:szCs w:val="24"/>
        </w:rPr>
        <w:t>.</w:t>
      </w:r>
    </w:p>
    <w:p w14:paraId="18EC65C7" w14:textId="66DD7289" w:rsidR="00003979" w:rsidRDefault="00BC7A57" w:rsidP="00FE52F5">
      <w:pPr>
        <w:spacing w:line="360" w:lineRule="auto"/>
        <w:jc w:val="both"/>
        <w:rPr>
          <w:rFonts w:ascii="Times New Roman" w:hAnsi="Times New Roman" w:cs="Times New Roman"/>
          <w:color w:val="000000" w:themeColor="text1"/>
          <w:sz w:val="24"/>
          <w:szCs w:val="24"/>
        </w:rPr>
      </w:pPr>
      <w:r w:rsidRPr="00FE52F5">
        <w:rPr>
          <w:rFonts w:ascii="Times New Roman" w:hAnsi="Times New Roman" w:cs="Times New Roman"/>
          <w:sz w:val="24"/>
          <w:szCs w:val="24"/>
        </w:rPr>
        <w:t xml:space="preserve">En el caso </w:t>
      </w:r>
      <w:r w:rsidR="00F92544" w:rsidRPr="00FE52F5">
        <w:rPr>
          <w:rFonts w:ascii="Times New Roman" w:hAnsi="Times New Roman" w:cs="Times New Roman"/>
          <w:sz w:val="24"/>
          <w:szCs w:val="24"/>
        </w:rPr>
        <w:t xml:space="preserve">específico </w:t>
      </w:r>
      <w:r w:rsidRPr="00FE52F5">
        <w:rPr>
          <w:rFonts w:ascii="Times New Roman" w:hAnsi="Times New Roman" w:cs="Times New Roman"/>
          <w:sz w:val="24"/>
          <w:szCs w:val="24"/>
        </w:rPr>
        <w:t xml:space="preserve">de la obra pictórica, en el siglo pasado se le veía como un objeto físico que debía hacer visible las categorías estéticas propias de la belleza; definición que en la actualidad ya ha sido rebasada por las prácticas culturales y la forma en que la sociedad está avanzando. Si hablamos de una obra de arte que tiene </w:t>
      </w:r>
      <w:r w:rsidR="00A46F36">
        <w:rPr>
          <w:rFonts w:ascii="Times New Roman" w:hAnsi="Times New Roman" w:cs="Times New Roman"/>
          <w:sz w:val="24"/>
          <w:szCs w:val="24"/>
        </w:rPr>
        <w:t>como</w:t>
      </w:r>
      <w:r w:rsidRPr="00FE52F5">
        <w:rPr>
          <w:rFonts w:ascii="Times New Roman" w:hAnsi="Times New Roman" w:cs="Times New Roman"/>
          <w:sz w:val="24"/>
          <w:szCs w:val="24"/>
        </w:rPr>
        <w:t xml:space="preserve"> finalidad ser contemplada, estamos frente a un paradigma que no nos permite ver más allá del lienzo, es decir, necesitamos nuevas formas de representar la realidad y sus manifestaciones.</w:t>
      </w:r>
      <w:r w:rsidR="00A46F36">
        <w:rPr>
          <w:rFonts w:ascii="Times New Roman" w:hAnsi="Times New Roman" w:cs="Times New Roman"/>
          <w:sz w:val="24"/>
          <w:szCs w:val="24"/>
        </w:rPr>
        <w:t xml:space="preserve"> </w:t>
      </w:r>
      <w:r w:rsidR="00A46F36" w:rsidRPr="00003979">
        <w:rPr>
          <w:rFonts w:ascii="Times New Roman" w:hAnsi="Times New Roman" w:cs="Times New Roman"/>
          <w:color w:val="000000" w:themeColor="text1"/>
          <w:sz w:val="24"/>
          <w:szCs w:val="24"/>
        </w:rPr>
        <w:t>Hoy la obra pictórica además de permitir la contemplación, nos permite una interacción</w:t>
      </w:r>
      <w:r w:rsidR="00003979" w:rsidRPr="00003979">
        <w:rPr>
          <w:rFonts w:ascii="Times New Roman" w:hAnsi="Times New Roman" w:cs="Times New Roman"/>
          <w:color w:val="000000" w:themeColor="text1"/>
          <w:sz w:val="24"/>
          <w:szCs w:val="24"/>
        </w:rPr>
        <w:t xml:space="preserve"> con el usuario o al espectador. </w:t>
      </w:r>
    </w:p>
    <w:p w14:paraId="587FE47C" w14:textId="77777777" w:rsidR="00003979" w:rsidRPr="00003979" w:rsidRDefault="00003979" w:rsidP="00FE52F5">
      <w:pPr>
        <w:spacing w:line="360" w:lineRule="auto"/>
        <w:jc w:val="both"/>
        <w:rPr>
          <w:rFonts w:ascii="Times New Roman" w:hAnsi="Times New Roman" w:cs="Times New Roman"/>
          <w:color w:val="000000" w:themeColor="text1"/>
          <w:sz w:val="24"/>
          <w:szCs w:val="24"/>
        </w:rPr>
      </w:pPr>
    </w:p>
    <w:p w14:paraId="078D8DF5" w14:textId="09D8C95E" w:rsidR="00BC7A57" w:rsidRPr="00FE52F5" w:rsidRDefault="00003979" w:rsidP="00FE52F5">
      <w:pPr>
        <w:spacing w:line="360" w:lineRule="auto"/>
        <w:jc w:val="both"/>
        <w:rPr>
          <w:rFonts w:ascii="Times New Roman" w:hAnsi="Times New Roman" w:cs="Times New Roman"/>
          <w:sz w:val="24"/>
          <w:szCs w:val="24"/>
        </w:rPr>
      </w:pPr>
      <w:r w:rsidRPr="00003979">
        <w:rPr>
          <w:rFonts w:ascii="Times New Roman" w:hAnsi="Times New Roman" w:cs="Times New Roman"/>
          <w:color w:val="000000" w:themeColor="text1"/>
          <w:sz w:val="24"/>
          <w:szCs w:val="24"/>
        </w:rPr>
        <w:t xml:space="preserve">En el caso del diseño, la </w:t>
      </w:r>
      <w:r>
        <w:rPr>
          <w:rFonts w:ascii="Times New Roman" w:hAnsi="Times New Roman" w:cs="Times New Roman"/>
          <w:sz w:val="24"/>
          <w:szCs w:val="24"/>
        </w:rPr>
        <w:t>relación entre el diseñador y el usuario es cada vez más cercana, se hacen productos exclusivos para determinados usuarios en donde la participación de la necesidad de un usuario particular es mucho más cercana al proceso de diseño.</w:t>
      </w:r>
    </w:p>
    <w:p w14:paraId="76A0999C" w14:textId="4B1B4A28"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La definición de cultura tuvo que adoptar nuevas formas que, ya estaban ahí o que han sido pensadas como cultura con base en su práctica, su historia o el significado que tiene para cada pueblo</w:t>
      </w:r>
      <w:r w:rsidR="00003979">
        <w:rPr>
          <w:rFonts w:ascii="Times New Roman" w:hAnsi="Times New Roman" w:cs="Times New Roman"/>
          <w:sz w:val="24"/>
          <w:szCs w:val="24"/>
        </w:rPr>
        <w:t xml:space="preserve">, tal como se menciona al principio de este artículo. </w:t>
      </w:r>
      <w:r w:rsidR="007605D4">
        <w:rPr>
          <w:rFonts w:ascii="Times New Roman" w:hAnsi="Times New Roman" w:cs="Times New Roman"/>
          <w:sz w:val="24"/>
          <w:szCs w:val="24"/>
        </w:rPr>
        <w:t xml:space="preserve"> </w:t>
      </w:r>
      <w:r w:rsidRPr="00FE52F5">
        <w:rPr>
          <w:rFonts w:ascii="Times New Roman" w:hAnsi="Times New Roman" w:cs="Times New Roman"/>
          <w:sz w:val="24"/>
          <w:szCs w:val="24"/>
        </w:rPr>
        <w:t>Dentro de este patrimonio registrado, tenemos gran diversidad y creo que es necesario ocupar las diferentes categorías que se manejan para clasificar un bien. Dentro de éstas existen concepciones que, si bien han sido utilizadas a lo largo del tiempo, hay algunas que aún están vigentes y son referidas por diferentes países para catalogar su patrimonio</w:t>
      </w:r>
      <w:r w:rsidR="007605D4">
        <w:rPr>
          <w:rFonts w:ascii="Times New Roman" w:hAnsi="Times New Roman" w:cs="Times New Roman"/>
          <w:sz w:val="24"/>
          <w:szCs w:val="24"/>
        </w:rPr>
        <w:t>, intentando catalogarlo en base a las necesidad</w:t>
      </w:r>
      <w:r w:rsidR="003D693C">
        <w:rPr>
          <w:rFonts w:ascii="Times New Roman" w:hAnsi="Times New Roman" w:cs="Times New Roman"/>
          <w:sz w:val="24"/>
          <w:szCs w:val="24"/>
        </w:rPr>
        <w:t>es</w:t>
      </w:r>
      <w:r w:rsidR="007605D4">
        <w:rPr>
          <w:rFonts w:ascii="Times New Roman" w:hAnsi="Times New Roman" w:cs="Times New Roman"/>
          <w:sz w:val="24"/>
          <w:szCs w:val="24"/>
        </w:rPr>
        <w:t xml:space="preserve"> de sus productores culturales. </w:t>
      </w:r>
    </w:p>
    <w:p w14:paraId="0A31DA4E" w14:textId="57406A6B"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Por lo tanto, también es posible introducir la obra pictórica</w:t>
      </w:r>
      <w:r w:rsidR="00F92544" w:rsidRPr="00FE52F5">
        <w:rPr>
          <w:rFonts w:ascii="Times New Roman" w:hAnsi="Times New Roman" w:cs="Times New Roman"/>
          <w:sz w:val="24"/>
          <w:szCs w:val="24"/>
        </w:rPr>
        <w:t xml:space="preserve"> o el producto de diseño</w:t>
      </w:r>
      <w:r w:rsidRPr="00FE52F5">
        <w:rPr>
          <w:rFonts w:ascii="Times New Roman" w:hAnsi="Times New Roman" w:cs="Times New Roman"/>
          <w:sz w:val="24"/>
          <w:szCs w:val="24"/>
        </w:rPr>
        <w:t xml:space="preserve">, dentro de la categoría de bien inmaterial, pues si bien, en un inicio, la obra de arte fue catalogada como bien mueble, me parece </w:t>
      </w:r>
      <w:r w:rsidR="00F92544" w:rsidRPr="00FE52F5">
        <w:rPr>
          <w:rFonts w:ascii="Times New Roman" w:hAnsi="Times New Roman" w:cs="Times New Roman"/>
          <w:sz w:val="24"/>
          <w:szCs w:val="24"/>
        </w:rPr>
        <w:t>que estos productos</w:t>
      </w:r>
      <w:r w:rsidRPr="00FE52F5">
        <w:rPr>
          <w:rFonts w:ascii="Times New Roman" w:hAnsi="Times New Roman" w:cs="Times New Roman"/>
          <w:sz w:val="24"/>
          <w:szCs w:val="24"/>
        </w:rPr>
        <w:t xml:space="preserve"> va</w:t>
      </w:r>
      <w:r w:rsidR="00F92544" w:rsidRPr="00FE52F5">
        <w:rPr>
          <w:rFonts w:ascii="Times New Roman" w:hAnsi="Times New Roman" w:cs="Times New Roman"/>
          <w:sz w:val="24"/>
          <w:szCs w:val="24"/>
        </w:rPr>
        <w:t>n</w:t>
      </w:r>
      <w:r w:rsidRPr="00FE52F5">
        <w:rPr>
          <w:rFonts w:ascii="Times New Roman" w:hAnsi="Times New Roman" w:cs="Times New Roman"/>
          <w:sz w:val="24"/>
          <w:szCs w:val="24"/>
        </w:rPr>
        <w:t xml:space="preserve"> más allá del objeto físico móvil en sí, </w:t>
      </w:r>
      <w:r w:rsidRPr="00FE52F5">
        <w:rPr>
          <w:rFonts w:ascii="Times New Roman" w:hAnsi="Times New Roman" w:cs="Times New Roman"/>
          <w:sz w:val="24"/>
          <w:szCs w:val="24"/>
        </w:rPr>
        <w:lastRenderedPageBreak/>
        <w:t xml:space="preserve">pues gran parte de </w:t>
      </w:r>
      <w:r w:rsidR="00F92544" w:rsidRPr="00FE52F5">
        <w:rPr>
          <w:rFonts w:ascii="Times New Roman" w:hAnsi="Times New Roman" w:cs="Times New Roman"/>
          <w:sz w:val="24"/>
          <w:szCs w:val="24"/>
        </w:rPr>
        <w:t xml:space="preserve">su importancia en la vida diaria </w:t>
      </w:r>
      <w:r w:rsidRPr="00FE52F5">
        <w:rPr>
          <w:rFonts w:ascii="Times New Roman" w:hAnsi="Times New Roman" w:cs="Times New Roman"/>
          <w:sz w:val="24"/>
          <w:szCs w:val="24"/>
        </w:rPr>
        <w:t>vi</w:t>
      </w:r>
      <w:r w:rsidR="007605D4">
        <w:rPr>
          <w:rFonts w:ascii="Times New Roman" w:hAnsi="Times New Roman" w:cs="Times New Roman"/>
          <w:sz w:val="24"/>
          <w:szCs w:val="24"/>
        </w:rPr>
        <w:t>e</w:t>
      </w:r>
      <w:r w:rsidRPr="00FE52F5">
        <w:rPr>
          <w:rFonts w:ascii="Times New Roman" w:hAnsi="Times New Roman" w:cs="Times New Roman"/>
          <w:sz w:val="24"/>
          <w:szCs w:val="24"/>
        </w:rPr>
        <w:t xml:space="preserve">ne del contexto, el proceso y el concepto dado por el propio </w:t>
      </w:r>
      <w:r w:rsidR="00F92544" w:rsidRPr="00FE52F5">
        <w:rPr>
          <w:rFonts w:ascii="Times New Roman" w:hAnsi="Times New Roman" w:cs="Times New Roman"/>
          <w:sz w:val="24"/>
          <w:szCs w:val="24"/>
        </w:rPr>
        <w:t>productor</w:t>
      </w:r>
      <w:r w:rsidRPr="00FE52F5">
        <w:rPr>
          <w:rFonts w:ascii="Times New Roman" w:hAnsi="Times New Roman" w:cs="Times New Roman"/>
          <w:sz w:val="24"/>
          <w:szCs w:val="24"/>
        </w:rPr>
        <w:t>,</w:t>
      </w:r>
      <w:r w:rsidR="007605D4">
        <w:rPr>
          <w:rFonts w:ascii="Times New Roman" w:hAnsi="Times New Roman" w:cs="Times New Roman"/>
          <w:sz w:val="24"/>
          <w:szCs w:val="24"/>
        </w:rPr>
        <w:t xml:space="preserve"> y desde la valoración de la persona misma, además de su producto,</w:t>
      </w:r>
      <w:r w:rsidRPr="00FE52F5">
        <w:rPr>
          <w:rFonts w:ascii="Times New Roman" w:hAnsi="Times New Roman" w:cs="Times New Roman"/>
          <w:sz w:val="24"/>
          <w:szCs w:val="24"/>
        </w:rPr>
        <w:t xml:space="preserve"> conformando</w:t>
      </w:r>
      <w:r w:rsidR="007605D4">
        <w:rPr>
          <w:rFonts w:ascii="Times New Roman" w:hAnsi="Times New Roman" w:cs="Times New Roman"/>
          <w:sz w:val="24"/>
          <w:szCs w:val="24"/>
        </w:rPr>
        <w:t xml:space="preserve"> así,</w:t>
      </w:r>
      <w:r w:rsidRPr="00FE52F5">
        <w:rPr>
          <w:rFonts w:ascii="Times New Roman" w:hAnsi="Times New Roman" w:cs="Times New Roman"/>
          <w:sz w:val="24"/>
          <w:szCs w:val="24"/>
        </w:rPr>
        <w:t xml:space="preserve"> patrimonio cultural inmaterial (PCI)</w:t>
      </w:r>
      <w:r w:rsidR="007605D4">
        <w:rPr>
          <w:rFonts w:ascii="Times New Roman" w:hAnsi="Times New Roman" w:cs="Times New Roman"/>
          <w:sz w:val="24"/>
          <w:szCs w:val="24"/>
        </w:rPr>
        <w:t>.</w:t>
      </w:r>
    </w:p>
    <w:p w14:paraId="359093B7" w14:textId="4C52BB47" w:rsidR="00BC7A57" w:rsidRPr="00FE52F5" w:rsidRDefault="00043879"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La obra pictórica o de diseño, su proceso y su productor,</w:t>
      </w:r>
      <w:r w:rsidR="00BC7A57" w:rsidRPr="00FE52F5">
        <w:rPr>
          <w:rFonts w:ascii="Times New Roman" w:hAnsi="Times New Roman" w:cs="Times New Roman"/>
          <w:sz w:val="24"/>
          <w:szCs w:val="24"/>
        </w:rPr>
        <w:t xml:space="preserve"> tiene que ser visto desde la categoría inmaterial para poder entenderlo, resguardarlo y promocionarlo adecuadamente </w:t>
      </w:r>
      <w:r w:rsidR="00F92544" w:rsidRPr="00FE52F5">
        <w:rPr>
          <w:rFonts w:ascii="Times New Roman" w:hAnsi="Times New Roman" w:cs="Times New Roman"/>
          <w:sz w:val="24"/>
          <w:szCs w:val="24"/>
        </w:rPr>
        <w:t xml:space="preserve">pues, al momento de ser un </w:t>
      </w:r>
      <w:r>
        <w:rPr>
          <w:rFonts w:ascii="Times New Roman" w:hAnsi="Times New Roman" w:cs="Times New Roman"/>
          <w:sz w:val="24"/>
          <w:szCs w:val="24"/>
        </w:rPr>
        <w:t>complejo identitario</w:t>
      </w:r>
      <w:r w:rsidR="00F92544" w:rsidRPr="00FE52F5">
        <w:rPr>
          <w:rFonts w:ascii="Times New Roman" w:hAnsi="Times New Roman" w:cs="Times New Roman"/>
          <w:sz w:val="24"/>
          <w:szCs w:val="24"/>
        </w:rPr>
        <w:t xml:space="preserve"> al rededor del cual se realizan intercambios y conexiones entre sus productores y compradores, </w:t>
      </w:r>
      <w:r>
        <w:rPr>
          <w:rFonts w:ascii="Times New Roman" w:hAnsi="Times New Roman" w:cs="Times New Roman"/>
          <w:sz w:val="24"/>
          <w:szCs w:val="24"/>
        </w:rPr>
        <w:t xml:space="preserve">que </w:t>
      </w:r>
      <w:r w:rsidR="00F92544" w:rsidRPr="00FE52F5">
        <w:rPr>
          <w:rFonts w:ascii="Times New Roman" w:hAnsi="Times New Roman" w:cs="Times New Roman"/>
          <w:sz w:val="24"/>
          <w:szCs w:val="24"/>
        </w:rPr>
        <w:t>pasa a formar</w:t>
      </w:r>
      <w:r w:rsidR="00BC7A57" w:rsidRPr="00FE52F5">
        <w:rPr>
          <w:rFonts w:ascii="Times New Roman" w:hAnsi="Times New Roman" w:cs="Times New Roman"/>
          <w:sz w:val="24"/>
          <w:szCs w:val="24"/>
        </w:rPr>
        <w:t xml:space="preserve"> parte del PCI. </w:t>
      </w:r>
    </w:p>
    <w:p w14:paraId="48164604" w14:textId="00FD8B9E" w:rsidR="00043879" w:rsidRDefault="00BC7A57" w:rsidP="00043879">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De esta forma, a través de</w:t>
      </w:r>
      <w:r w:rsidR="00043879">
        <w:rPr>
          <w:rFonts w:ascii="Times New Roman" w:hAnsi="Times New Roman" w:cs="Times New Roman"/>
          <w:sz w:val="24"/>
          <w:szCs w:val="24"/>
        </w:rPr>
        <w:t>l bazar</w:t>
      </w:r>
      <w:r w:rsidRPr="00FE52F5">
        <w:rPr>
          <w:rFonts w:ascii="Times New Roman" w:hAnsi="Times New Roman" w:cs="Times New Roman"/>
          <w:sz w:val="24"/>
          <w:szCs w:val="24"/>
        </w:rPr>
        <w:t>, el artista plástico</w:t>
      </w:r>
      <w:r w:rsidR="00DD6273" w:rsidRPr="00FE52F5">
        <w:rPr>
          <w:rFonts w:ascii="Times New Roman" w:hAnsi="Times New Roman" w:cs="Times New Roman"/>
          <w:sz w:val="24"/>
          <w:szCs w:val="24"/>
        </w:rPr>
        <w:t xml:space="preserve"> y el diseñador</w:t>
      </w:r>
      <w:r w:rsidRPr="00FE52F5">
        <w:rPr>
          <w:rFonts w:ascii="Times New Roman" w:hAnsi="Times New Roman" w:cs="Times New Roman"/>
          <w:sz w:val="24"/>
          <w:szCs w:val="24"/>
        </w:rPr>
        <w:t xml:space="preserve"> emergente puede</w:t>
      </w:r>
      <w:r w:rsidR="00043879">
        <w:rPr>
          <w:rFonts w:ascii="Times New Roman" w:hAnsi="Times New Roman" w:cs="Times New Roman"/>
          <w:sz w:val="24"/>
          <w:szCs w:val="24"/>
        </w:rPr>
        <w:t>n</w:t>
      </w:r>
      <w:r w:rsidRPr="00FE52F5">
        <w:rPr>
          <w:rFonts w:ascii="Times New Roman" w:hAnsi="Times New Roman" w:cs="Times New Roman"/>
          <w:sz w:val="24"/>
          <w:szCs w:val="24"/>
        </w:rPr>
        <w:t xml:space="preserve">, además de presentar su obra desde los </w:t>
      </w:r>
      <w:r w:rsidR="00DD6273" w:rsidRPr="00FE52F5">
        <w:rPr>
          <w:rFonts w:ascii="Times New Roman" w:hAnsi="Times New Roman" w:cs="Times New Roman"/>
          <w:sz w:val="24"/>
          <w:szCs w:val="24"/>
        </w:rPr>
        <w:t>dos</w:t>
      </w:r>
      <w:r w:rsidRPr="00FE52F5">
        <w:rPr>
          <w:rFonts w:ascii="Times New Roman" w:hAnsi="Times New Roman" w:cs="Times New Roman"/>
          <w:sz w:val="24"/>
          <w:szCs w:val="24"/>
        </w:rPr>
        <w:t xml:space="preserve"> escenarios ya analizados (como patrimonio cultural mueble</w:t>
      </w:r>
      <w:r w:rsidR="00DD6273" w:rsidRPr="00FE52F5">
        <w:rPr>
          <w:rFonts w:ascii="Times New Roman" w:hAnsi="Times New Roman" w:cs="Times New Roman"/>
          <w:sz w:val="24"/>
          <w:szCs w:val="24"/>
        </w:rPr>
        <w:t xml:space="preserve"> y como</w:t>
      </w:r>
      <w:r w:rsidRPr="00FE52F5">
        <w:rPr>
          <w:rFonts w:ascii="Times New Roman" w:hAnsi="Times New Roman" w:cs="Times New Roman"/>
          <w:sz w:val="24"/>
          <w:szCs w:val="24"/>
        </w:rPr>
        <w:t xml:space="preserve"> patrimonio cultural inmaterial), mostrar </w:t>
      </w:r>
      <w:r w:rsidR="00DD6273" w:rsidRPr="00FE52F5">
        <w:rPr>
          <w:rFonts w:ascii="Times New Roman" w:hAnsi="Times New Roman" w:cs="Times New Roman"/>
          <w:sz w:val="24"/>
          <w:szCs w:val="24"/>
        </w:rPr>
        <w:t>su producción</w:t>
      </w:r>
      <w:r w:rsidRPr="00FE52F5">
        <w:rPr>
          <w:rFonts w:ascii="Times New Roman" w:hAnsi="Times New Roman" w:cs="Times New Roman"/>
          <w:sz w:val="24"/>
          <w:szCs w:val="24"/>
        </w:rPr>
        <w:t xml:space="preserve"> a la población en general, pues es necesario que el arte llegue a la gente para, de esta forma, fomentar, acrecentar y transmitir el panorama cultural como una estrategia de salvaguarda dentro del espacio local. </w:t>
      </w:r>
    </w:p>
    <w:p w14:paraId="211C4DE8" w14:textId="709CE739" w:rsidR="00043879" w:rsidRDefault="00043879"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Así, se </w:t>
      </w:r>
      <w:r w:rsidRPr="00FE52F5">
        <w:rPr>
          <w:rFonts w:ascii="Times New Roman" w:hAnsi="Times New Roman" w:cs="Times New Roman"/>
          <w:sz w:val="24"/>
          <w:szCs w:val="24"/>
        </w:rPr>
        <w:t>estable</w:t>
      </w:r>
      <w:r>
        <w:rPr>
          <w:rFonts w:ascii="Times New Roman" w:hAnsi="Times New Roman" w:cs="Times New Roman"/>
          <w:sz w:val="24"/>
          <w:szCs w:val="24"/>
        </w:rPr>
        <w:t>cen</w:t>
      </w:r>
      <w:r w:rsidRPr="00FE52F5">
        <w:rPr>
          <w:rFonts w:ascii="Times New Roman" w:hAnsi="Times New Roman" w:cs="Times New Roman"/>
          <w:sz w:val="24"/>
          <w:szCs w:val="24"/>
        </w:rPr>
        <w:t xml:space="preserve"> nuevas formas para lograr mayor visibilidad de la obra del artista emergente y del producto del diseñador, </w:t>
      </w:r>
      <w:r>
        <w:rPr>
          <w:rFonts w:ascii="Times New Roman" w:hAnsi="Times New Roman" w:cs="Times New Roman"/>
          <w:sz w:val="24"/>
          <w:szCs w:val="24"/>
        </w:rPr>
        <w:t>pues</w:t>
      </w:r>
      <w:r w:rsidRPr="00FE52F5">
        <w:rPr>
          <w:rFonts w:ascii="Times New Roman" w:hAnsi="Times New Roman" w:cs="Times New Roman"/>
          <w:sz w:val="24"/>
          <w:szCs w:val="24"/>
        </w:rPr>
        <w:t xml:space="preserve"> </w:t>
      </w:r>
      <w:r>
        <w:rPr>
          <w:rFonts w:ascii="Times New Roman" w:hAnsi="Times New Roman" w:cs="Times New Roman"/>
          <w:sz w:val="24"/>
          <w:szCs w:val="24"/>
        </w:rPr>
        <w:t xml:space="preserve">es prioritario </w:t>
      </w:r>
      <w:r w:rsidRPr="00FE52F5">
        <w:rPr>
          <w:rFonts w:ascii="Times New Roman" w:hAnsi="Times New Roman" w:cs="Times New Roman"/>
          <w:sz w:val="24"/>
          <w:szCs w:val="24"/>
        </w:rPr>
        <w:t>promover un mayor acercamiento a la gente desde el propio espacio físico o incluso digital.</w:t>
      </w:r>
      <w:r w:rsidRPr="00302145">
        <w:rPr>
          <w:rFonts w:ascii="Times New Roman" w:hAnsi="Times New Roman" w:cs="Times New Roman"/>
          <w:sz w:val="24"/>
          <w:szCs w:val="24"/>
        </w:rPr>
        <w:t xml:space="preserve"> </w:t>
      </w:r>
      <w:r>
        <w:rPr>
          <w:rFonts w:ascii="Times New Roman" w:hAnsi="Times New Roman" w:cs="Times New Roman"/>
          <w:sz w:val="24"/>
          <w:szCs w:val="24"/>
        </w:rPr>
        <w:t>E</w:t>
      </w:r>
      <w:r w:rsidRPr="00FE52F5">
        <w:rPr>
          <w:rFonts w:ascii="Times New Roman" w:hAnsi="Times New Roman" w:cs="Times New Roman"/>
          <w:sz w:val="24"/>
          <w:szCs w:val="24"/>
        </w:rPr>
        <w:t>s preciso buscar estrategias que permitan cambiar el paradigma de que el artista o el diseñador es un profesional con poco poder adquisitivo.</w:t>
      </w:r>
    </w:p>
    <w:p w14:paraId="5E221393" w14:textId="546B5015" w:rsidR="00D66364" w:rsidRPr="00FE52F5" w:rsidRDefault="00BC7A57" w:rsidP="00C872C8">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Como lo afirma Myrna Cunningham “La cultura puede transformar el contexto local a favor de un cambio económico, medioambiental y social equilibrado.” </w:t>
      </w:r>
      <w:sdt>
        <w:sdtPr>
          <w:rPr>
            <w:rFonts w:ascii="Times New Roman" w:hAnsi="Times New Roman" w:cs="Times New Roman"/>
            <w:sz w:val="24"/>
            <w:szCs w:val="24"/>
          </w:rPr>
          <w:id w:val="2126114355"/>
          <w:citation/>
        </w:sdtPr>
        <w:sdtEndPr/>
        <w:sdtContent>
          <w:r w:rsidR="003C558D">
            <w:rPr>
              <w:rFonts w:ascii="Times New Roman" w:hAnsi="Times New Roman" w:cs="Times New Roman"/>
              <w:sz w:val="24"/>
              <w:szCs w:val="24"/>
            </w:rPr>
            <w:fldChar w:fldCharType="begin"/>
          </w:r>
          <w:r w:rsidR="003C558D">
            <w:rPr>
              <w:rFonts w:ascii="Times New Roman" w:hAnsi="Times New Roman" w:cs="Times New Roman"/>
              <w:noProof/>
              <w:sz w:val="24"/>
              <w:szCs w:val="24"/>
            </w:rPr>
            <w:instrText xml:space="preserve">CITATION Myr13 \p 29 \l 2058 </w:instrText>
          </w:r>
          <w:r w:rsidR="003C558D">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(Cunningham, 2013, p. 29)</w:t>
          </w:r>
          <w:r w:rsidR="003C558D">
            <w:rPr>
              <w:rFonts w:ascii="Times New Roman" w:hAnsi="Times New Roman" w:cs="Times New Roman"/>
              <w:sz w:val="24"/>
              <w:szCs w:val="24"/>
            </w:rPr>
            <w:fldChar w:fldCharType="end"/>
          </w:r>
        </w:sdtContent>
      </w:sdt>
    </w:p>
    <w:p w14:paraId="223D8F4D" w14:textId="19E1CA39" w:rsidR="001626D5" w:rsidRDefault="001626D5" w:rsidP="00C872C8">
      <w:pPr>
        <w:spacing w:line="360" w:lineRule="auto"/>
        <w:jc w:val="both"/>
        <w:rPr>
          <w:rFonts w:ascii="Times New Roman" w:hAnsi="Times New Roman" w:cs="Times New Roman"/>
          <w:i/>
          <w:iCs/>
          <w:sz w:val="24"/>
          <w:szCs w:val="24"/>
        </w:rPr>
      </w:pPr>
    </w:p>
    <w:p w14:paraId="0617AB6D" w14:textId="551834D9" w:rsidR="003D693C" w:rsidRDefault="003D693C" w:rsidP="00C872C8">
      <w:pPr>
        <w:spacing w:line="360" w:lineRule="auto"/>
        <w:jc w:val="both"/>
        <w:rPr>
          <w:rFonts w:ascii="Times New Roman" w:hAnsi="Times New Roman" w:cs="Times New Roman"/>
          <w:i/>
          <w:iCs/>
          <w:sz w:val="24"/>
          <w:szCs w:val="24"/>
        </w:rPr>
      </w:pPr>
    </w:p>
    <w:p w14:paraId="1CB04C87" w14:textId="77777777" w:rsidR="003D693C" w:rsidRDefault="003D693C" w:rsidP="00C872C8">
      <w:pPr>
        <w:spacing w:line="360" w:lineRule="auto"/>
        <w:jc w:val="both"/>
        <w:rPr>
          <w:rFonts w:ascii="Times New Roman" w:hAnsi="Times New Roman" w:cs="Times New Roman"/>
          <w:i/>
          <w:iCs/>
          <w:sz w:val="24"/>
          <w:szCs w:val="24"/>
        </w:rPr>
      </w:pPr>
    </w:p>
    <w:p w14:paraId="2292150A" w14:textId="6871C621" w:rsidR="00644748" w:rsidRPr="00FE52F5" w:rsidRDefault="00644748" w:rsidP="00C872C8">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Bazares de arte</w:t>
      </w:r>
      <w:r w:rsidR="00E4256F">
        <w:rPr>
          <w:rFonts w:ascii="Times New Roman" w:hAnsi="Times New Roman" w:cs="Times New Roman"/>
          <w:i/>
          <w:iCs/>
          <w:sz w:val="24"/>
          <w:szCs w:val="24"/>
        </w:rPr>
        <w:t xml:space="preserve"> y diseño</w:t>
      </w:r>
    </w:p>
    <w:p w14:paraId="4D610F3E" w14:textId="39B44C34" w:rsidR="00C872C8" w:rsidRDefault="00DD6273"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De esta forma entendemos e</w:t>
      </w:r>
      <w:r w:rsidR="00E92A0D" w:rsidRPr="007A4B99">
        <w:rPr>
          <w:rFonts w:ascii="Times New Roman" w:hAnsi="Times New Roman" w:cs="Times New Roman"/>
          <w:sz w:val="24"/>
          <w:szCs w:val="24"/>
        </w:rPr>
        <w:t>l bazar de arte</w:t>
      </w:r>
      <w:r w:rsidRPr="007A4B99">
        <w:rPr>
          <w:rFonts w:ascii="Times New Roman" w:hAnsi="Times New Roman" w:cs="Times New Roman"/>
          <w:sz w:val="24"/>
          <w:szCs w:val="24"/>
        </w:rPr>
        <w:t xml:space="preserve"> y diseño</w:t>
      </w:r>
      <w:r w:rsidR="00E92A0D" w:rsidRPr="007A4B99">
        <w:rPr>
          <w:rFonts w:ascii="Times New Roman" w:hAnsi="Times New Roman" w:cs="Times New Roman"/>
          <w:sz w:val="24"/>
          <w:szCs w:val="24"/>
        </w:rPr>
        <w:t xml:space="preserve">, como </w:t>
      </w:r>
      <w:r w:rsidR="00043879">
        <w:rPr>
          <w:rFonts w:ascii="Times New Roman" w:hAnsi="Times New Roman" w:cs="Times New Roman"/>
          <w:sz w:val="24"/>
          <w:szCs w:val="24"/>
        </w:rPr>
        <w:t>un</w:t>
      </w:r>
      <w:r w:rsidR="00E92A0D" w:rsidRPr="007A4B99">
        <w:rPr>
          <w:rFonts w:ascii="Times New Roman" w:hAnsi="Times New Roman" w:cs="Times New Roman"/>
          <w:sz w:val="24"/>
          <w:szCs w:val="24"/>
        </w:rPr>
        <w:t xml:space="preserve"> espacio público en donde diferentes marcas o diseñadores y artistas, </w:t>
      </w:r>
      <w:r w:rsidR="000F59D9">
        <w:rPr>
          <w:rFonts w:ascii="Times New Roman" w:hAnsi="Times New Roman" w:cs="Times New Roman"/>
          <w:sz w:val="24"/>
          <w:szCs w:val="24"/>
        </w:rPr>
        <w:t>esperando</w:t>
      </w:r>
      <w:r w:rsidR="00E92A0D" w:rsidRPr="007A4B99">
        <w:rPr>
          <w:rFonts w:ascii="Times New Roman" w:hAnsi="Times New Roman" w:cs="Times New Roman"/>
          <w:sz w:val="24"/>
          <w:szCs w:val="24"/>
        </w:rPr>
        <w:t xml:space="preserve"> lograr la venta de sus productos, pues </w:t>
      </w:r>
      <w:r w:rsidR="000F59D9">
        <w:rPr>
          <w:rFonts w:ascii="Times New Roman" w:hAnsi="Times New Roman" w:cs="Times New Roman"/>
          <w:sz w:val="24"/>
          <w:szCs w:val="24"/>
        </w:rPr>
        <w:t xml:space="preserve">generalmente </w:t>
      </w:r>
      <w:r w:rsidR="00E92A0D" w:rsidRPr="007A4B99">
        <w:rPr>
          <w:rFonts w:ascii="Times New Roman" w:hAnsi="Times New Roman" w:cs="Times New Roman"/>
          <w:sz w:val="24"/>
          <w:szCs w:val="24"/>
        </w:rPr>
        <w:t xml:space="preserve">estos espacios buscan la compra por parte del transeúnte, es decir personas que van por la calle y pasan a observar lo que se está vendiendo, </w:t>
      </w:r>
      <w:r w:rsidR="000F59D9">
        <w:rPr>
          <w:rFonts w:ascii="Times New Roman" w:hAnsi="Times New Roman" w:cs="Times New Roman"/>
          <w:sz w:val="24"/>
          <w:szCs w:val="24"/>
        </w:rPr>
        <w:t>pero además</w:t>
      </w:r>
      <w:r w:rsidR="00E92A0D" w:rsidRPr="007A4B99">
        <w:rPr>
          <w:rFonts w:ascii="Times New Roman" w:hAnsi="Times New Roman" w:cs="Times New Roman"/>
          <w:sz w:val="24"/>
          <w:szCs w:val="24"/>
        </w:rPr>
        <w:t xml:space="preserve">, existen otros bazares que se promocionan </w:t>
      </w:r>
      <w:r w:rsidR="000F59D9">
        <w:rPr>
          <w:rFonts w:ascii="Times New Roman" w:hAnsi="Times New Roman" w:cs="Times New Roman"/>
          <w:sz w:val="24"/>
          <w:szCs w:val="24"/>
        </w:rPr>
        <w:t>con anterioridad</w:t>
      </w:r>
      <w:r w:rsidR="00E92A0D" w:rsidRPr="007A4B99">
        <w:rPr>
          <w:rFonts w:ascii="Times New Roman" w:hAnsi="Times New Roman" w:cs="Times New Roman"/>
          <w:sz w:val="24"/>
          <w:szCs w:val="24"/>
        </w:rPr>
        <w:t xml:space="preserve"> a través de redes sociales, lo que permite </w:t>
      </w:r>
      <w:r w:rsidR="000F59D9">
        <w:rPr>
          <w:rFonts w:ascii="Times New Roman" w:hAnsi="Times New Roman" w:cs="Times New Roman"/>
          <w:sz w:val="24"/>
          <w:szCs w:val="24"/>
        </w:rPr>
        <w:t>que</w:t>
      </w:r>
      <w:r w:rsidR="000F59D9" w:rsidRPr="007A4B99">
        <w:rPr>
          <w:rFonts w:ascii="Times New Roman" w:hAnsi="Times New Roman" w:cs="Times New Roman"/>
          <w:sz w:val="24"/>
          <w:szCs w:val="24"/>
        </w:rPr>
        <w:t xml:space="preserve"> </w:t>
      </w:r>
      <w:r w:rsidR="00786837">
        <w:rPr>
          <w:rFonts w:ascii="Times New Roman" w:hAnsi="Times New Roman" w:cs="Times New Roman"/>
          <w:sz w:val="24"/>
          <w:szCs w:val="24"/>
        </w:rPr>
        <w:lastRenderedPageBreak/>
        <w:t xml:space="preserve">el </w:t>
      </w:r>
      <w:r w:rsidR="000F59D9" w:rsidRPr="007A4B99">
        <w:rPr>
          <w:rFonts w:ascii="Times New Roman" w:hAnsi="Times New Roman" w:cs="Times New Roman"/>
          <w:sz w:val="24"/>
          <w:szCs w:val="24"/>
        </w:rPr>
        <w:t xml:space="preserve">comprador </w:t>
      </w:r>
      <w:r w:rsidR="00E92A0D" w:rsidRPr="007A4B99">
        <w:rPr>
          <w:rFonts w:ascii="Times New Roman" w:hAnsi="Times New Roman" w:cs="Times New Roman"/>
          <w:sz w:val="24"/>
          <w:szCs w:val="24"/>
        </w:rPr>
        <w:t>conocer los productos que podrá encontrar el día que el bazar se lleve a cabo</w:t>
      </w:r>
      <w:r w:rsidR="00786837">
        <w:rPr>
          <w:rFonts w:ascii="Times New Roman" w:hAnsi="Times New Roman" w:cs="Times New Roman"/>
          <w:sz w:val="24"/>
          <w:szCs w:val="24"/>
        </w:rPr>
        <w:t xml:space="preserve"> y </w:t>
      </w:r>
      <w:r w:rsidR="000F59D9">
        <w:rPr>
          <w:rFonts w:ascii="Times New Roman" w:hAnsi="Times New Roman" w:cs="Times New Roman"/>
          <w:sz w:val="24"/>
          <w:szCs w:val="24"/>
        </w:rPr>
        <w:t xml:space="preserve">promover su asistencia recurrente. </w:t>
      </w:r>
    </w:p>
    <w:p w14:paraId="4C39725D" w14:textId="06EDBA01" w:rsidR="00D66364" w:rsidRPr="007A4B99" w:rsidRDefault="00786837"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D66364" w:rsidRPr="007A4B99">
        <w:rPr>
          <w:rFonts w:ascii="Times New Roman" w:hAnsi="Times New Roman" w:cs="Times New Roman"/>
          <w:sz w:val="24"/>
          <w:szCs w:val="24"/>
        </w:rPr>
        <w:t>os bazares de arte</w:t>
      </w:r>
      <w:r w:rsidR="00FE52F5" w:rsidRPr="007A4B99">
        <w:rPr>
          <w:rFonts w:ascii="Times New Roman" w:hAnsi="Times New Roman" w:cs="Times New Roman"/>
          <w:sz w:val="24"/>
          <w:szCs w:val="24"/>
        </w:rPr>
        <w:t xml:space="preserve"> y diseño</w:t>
      </w:r>
      <w:r w:rsidR="00D66364" w:rsidRPr="007A4B99">
        <w:rPr>
          <w:rFonts w:ascii="Times New Roman" w:hAnsi="Times New Roman" w:cs="Times New Roman"/>
          <w:sz w:val="24"/>
          <w:szCs w:val="24"/>
        </w:rPr>
        <w:t xml:space="preserve">, </w:t>
      </w:r>
      <w:r w:rsidR="00FE52F5" w:rsidRPr="007A4B99">
        <w:rPr>
          <w:rFonts w:ascii="Times New Roman" w:hAnsi="Times New Roman" w:cs="Times New Roman"/>
          <w:sz w:val="24"/>
          <w:szCs w:val="24"/>
        </w:rPr>
        <w:t>son</w:t>
      </w:r>
      <w:r w:rsidR="00D66364" w:rsidRPr="007A4B99">
        <w:rPr>
          <w:rFonts w:ascii="Times New Roman" w:hAnsi="Times New Roman" w:cs="Times New Roman"/>
          <w:sz w:val="24"/>
          <w:szCs w:val="24"/>
        </w:rPr>
        <w:t xml:space="preserve"> espacios donde diferentes actores convergen y crean conexiones que permiten a artistas y diseñadores, y al público en general que visita estos </w:t>
      </w:r>
      <w:r w:rsidR="00FE52F5" w:rsidRPr="007A4B99">
        <w:rPr>
          <w:rFonts w:ascii="Times New Roman" w:hAnsi="Times New Roman" w:cs="Times New Roman"/>
          <w:sz w:val="24"/>
          <w:szCs w:val="24"/>
        </w:rPr>
        <w:t xml:space="preserve">puntos de </w:t>
      </w:r>
      <w:r>
        <w:rPr>
          <w:rFonts w:ascii="Times New Roman" w:hAnsi="Times New Roman" w:cs="Times New Roman"/>
          <w:sz w:val="24"/>
          <w:szCs w:val="24"/>
        </w:rPr>
        <w:t>venta</w:t>
      </w:r>
      <w:r w:rsidR="00D66364" w:rsidRPr="007A4B99">
        <w:rPr>
          <w:rFonts w:ascii="Times New Roman" w:hAnsi="Times New Roman" w:cs="Times New Roman"/>
          <w:sz w:val="24"/>
          <w:szCs w:val="24"/>
        </w:rPr>
        <w:t xml:space="preserve">, generar espacios de </w:t>
      </w:r>
      <w:r>
        <w:rPr>
          <w:rFonts w:ascii="Times New Roman" w:hAnsi="Times New Roman" w:cs="Times New Roman"/>
          <w:sz w:val="24"/>
          <w:szCs w:val="24"/>
        </w:rPr>
        <w:t xml:space="preserve">relación y de </w:t>
      </w:r>
      <w:r w:rsidR="00D66364" w:rsidRPr="007A4B99">
        <w:rPr>
          <w:rFonts w:ascii="Times New Roman" w:hAnsi="Times New Roman" w:cs="Times New Roman"/>
          <w:sz w:val="24"/>
          <w:szCs w:val="24"/>
        </w:rPr>
        <w:t>identidad de</w:t>
      </w:r>
      <w:r w:rsidR="00FE52F5" w:rsidRPr="007A4B99">
        <w:rPr>
          <w:rFonts w:ascii="Times New Roman" w:hAnsi="Times New Roman" w:cs="Times New Roman"/>
          <w:sz w:val="24"/>
          <w:szCs w:val="24"/>
        </w:rPr>
        <w:t xml:space="preserve">sde lo </w:t>
      </w:r>
      <w:r w:rsidR="00D66364" w:rsidRPr="007A4B99">
        <w:rPr>
          <w:rFonts w:ascii="Times New Roman" w:hAnsi="Times New Roman" w:cs="Times New Roman"/>
          <w:sz w:val="24"/>
          <w:szCs w:val="24"/>
        </w:rPr>
        <w:t xml:space="preserve">local </w:t>
      </w:r>
      <w:r>
        <w:rPr>
          <w:rFonts w:ascii="Times New Roman" w:hAnsi="Times New Roman" w:cs="Times New Roman"/>
          <w:sz w:val="24"/>
          <w:szCs w:val="24"/>
        </w:rPr>
        <w:t xml:space="preserve">a lo global y </w:t>
      </w:r>
      <w:r w:rsidR="00D66364" w:rsidRPr="007A4B99">
        <w:rPr>
          <w:rFonts w:ascii="Times New Roman" w:hAnsi="Times New Roman" w:cs="Times New Roman"/>
          <w:sz w:val="24"/>
          <w:szCs w:val="24"/>
        </w:rPr>
        <w:t xml:space="preserve">que </w:t>
      </w:r>
      <w:r>
        <w:rPr>
          <w:rFonts w:ascii="Times New Roman" w:hAnsi="Times New Roman" w:cs="Times New Roman"/>
          <w:sz w:val="24"/>
          <w:szCs w:val="24"/>
        </w:rPr>
        <w:t>logra</w:t>
      </w:r>
      <w:r w:rsidR="00D66364" w:rsidRPr="007A4B99">
        <w:rPr>
          <w:rFonts w:ascii="Times New Roman" w:hAnsi="Times New Roman" w:cs="Times New Roman"/>
          <w:sz w:val="24"/>
          <w:szCs w:val="24"/>
        </w:rPr>
        <w:t xml:space="preserve"> establecer un reconocimiento de su cultura y su patrimonio. </w:t>
      </w:r>
    </w:p>
    <w:p w14:paraId="22A92DA2" w14:textId="76346839" w:rsidR="00644748" w:rsidRPr="00E4256F" w:rsidRDefault="00E4256F"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Existen</w:t>
      </w:r>
      <w:r w:rsidR="00D66364" w:rsidRPr="007A4B99">
        <w:rPr>
          <w:rFonts w:ascii="Times New Roman" w:hAnsi="Times New Roman" w:cs="Times New Roman"/>
          <w:sz w:val="24"/>
          <w:szCs w:val="24"/>
        </w:rPr>
        <w:t xml:space="preserve"> oportunidades para el artista joven y para el diseñador, </w:t>
      </w:r>
      <w:r w:rsidR="00786837">
        <w:rPr>
          <w:rFonts w:ascii="Times New Roman" w:hAnsi="Times New Roman" w:cs="Times New Roman"/>
          <w:sz w:val="24"/>
          <w:szCs w:val="24"/>
        </w:rPr>
        <w:t xml:space="preserve">que van </w:t>
      </w:r>
      <w:r w:rsidR="00D66364" w:rsidRPr="007A4B99">
        <w:rPr>
          <w:rFonts w:ascii="Times New Roman" w:hAnsi="Times New Roman" w:cs="Times New Roman"/>
          <w:sz w:val="24"/>
          <w:szCs w:val="24"/>
        </w:rPr>
        <w:t>desde la venta</w:t>
      </w:r>
      <w:r w:rsidR="00786837">
        <w:rPr>
          <w:rFonts w:ascii="Times New Roman" w:hAnsi="Times New Roman" w:cs="Times New Roman"/>
          <w:sz w:val="24"/>
          <w:szCs w:val="24"/>
        </w:rPr>
        <w:t>,</w:t>
      </w:r>
      <w:r w:rsidR="00D66364" w:rsidRPr="007A4B99">
        <w:rPr>
          <w:rFonts w:ascii="Times New Roman" w:hAnsi="Times New Roman" w:cs="Times New Roman"/>
          <w:sz w:val="24"/>
          <w:szCs w:val="24"/>
        </w:rPr>
        <w:t xml:space="preserve"> de</w:t>
      </w:r>
      <w:r w:rsidR="00786837">
        <w:rPr>
          <w:rFonts w:ascii="Times New Roman" w:hAnsi="Times New Roman" w:cs="Times New Roman"/>
          <w:sz w:val="24"/>
          <w:szCs w:val="24"/>
        </w:rPr>
        <w:t>sde</w:t>
      </w:r>
      <w:r w:rsidR="00D66364" w:rsidRPr="007A4B99">
        <w:rPr>
          <w:rFonts w:ascii="Times New Roman" w:hAnsi="Times New Roman" w:cs="Times New Roman"/>
          <w:sz w:val="24"/>
          <w:szCs w:val="24"/>
        </w:rPr>
        <w:t xml:space="preserve"> su producción,</w:t>
      </w:r>
      <w:r w:rsidR="00786837">
        <w:rPr>
          <w:rFonts w:ascii="Times New Roman" w:hAnsi="Times New Roman" w:cs="Times New Roman"/>
          <w:sz w:val="24"/>
          <w:szCs w:val="24"/>
        </w:rPr>
        <w:t xml:space="preserve"> y su valoración como entes generadores de cultura.</w:t>
      </w:r>
    </w:p>
    <w:p w14:paraId="37FFC8F3" w14:textId="6650EAEA" w:rsidR="002D58B1" w:rsidRPr="007A4B99" w:rsidRDefault="00E4256F" w:rsidP="00BC3141">
      <w:pPr>
        <w:spacing w:line="360" w:lineRule="auto"/>
        <w:jc w:val="both"/>
        <w:rPr>
          <w:rFonts w:ascii="Times New Roman" w:hAnsi="Times New Roman" w:cs="Times New Roman"/>
          <w:sz w:val="24"/>
          <w:szCs w:val="24"/>
        </w:rPr>
      </w:pPr>
      <w:r>
        <w:rPr>
          <w:rFonts w:ascii="Times New Roman" w:hAnsi="Times New Roman" w:cs="Times New Roman"/>
          <w:sz w:val="24"/>
          <w:szCs w:val="24"/>
        </w:rPr>
        <w:t>De</w:t>
      </w:r>
      <w:r w:rsidR="00D32DDC" w:rsidRPr="007A4B99">
        <w:rPr>
          <w:rFonts w:ascii="Times New Roman" w:hAnsi="Times New Roman" w:cs="Times New Roman"/>
          <w:sz w:val="24"/>
          <w:szCs w:val="24"/>
        </w:rPr>
        <w:t xml:space="preserve"> acuerdo con </w:t>
      </w:r>
      <w:r>
        <w:rPr>
          <w:rFonts w:ascii="Times New Roman" w:hAnsi="Times New Roman" w:cs="Times New Roman"/>
          <w:sz w:val="24"/>
          <w:szCs w:val="24"/>
        </w:rPr>
        <w:t xml:space="preserve">la </w:t>
      </w:r>
      <w:r w:rsidRPr="00BC3141">
        <w:rPr>
          <w:rFonts w:ascii="Times New Roman" w:hAnsi="Times New Roman" w:cs="Times New Roman"/>
          <w:sz w:val="24"/>
          <w:szCs w:val="24"/>
        </w:rPr>
        <w:t>entrevista realizada a</w:t>
      </w:r>
      <w:r w:rsidR="00FC6C25" w:rsidRPr="00BC3141">
        <w:rPr>
          <w:rFonts w:ascii="Times New Roman" w:hAnsi="Times New Roman" w:cs="Times New Roman"/>
          <w:sz w:val="24"/>
          <w:szCs w:val="24"/>
        </w:rPr>
        <w:t xml:space="preserve"> Carlos Ulises</w:t>
      </w:r>
      <w:r w:rsidRPr="00BC3141">
        <w:rPr>
          <w:rFonts w:ascii="Times New Roman" w:hAnsi="Times New Roman" w:cs="Times New Roman"/>
          <w:sz w:val="24"/>
          <w:szCs w:val="24"/>
        </w:rPr>
        <w:t xml:space="preserve"> </w:t>
      </w:r>
      <w:sdt>
        <w:sdtPr>
          <w:rPr>
            <w:rFonts w:ascii="Times New Roman" w:hAnsi="Times New Roman" w:cs="Times New Roman"/>
            <w:sz w:val="24"/>
            <w:szCs w:val="24"/>
          </w:rPr>
          <w:id w:val="-544757896"/>
          <w:citation/>
        </w:sdtPr>
        <w:sdtEndPr/>
        <w:sdtContent>
          <w:r w:rsidRPr="00BC3141">
            <w:rPr>
              <w:rFonts w:ascii="Times New Roman" w:hAnsi="Times New Roman" w:cs="Times New Roman"/>
              <w:sz w:val="24"/>
              <w:szCs w:val="24"/>
            </w:rPr>
            <w:fldChar w:fldCharType="begin"/>
          </w:r>
          <w:r w:rsidR="00BC3141" w:rsidRPr="00BC3141">
            <w:rPr>
              <w:rFonts w:ascii="Times New Roman" w:hAnsi="Times New Roman" w:cs="Times New Roman"/>
              <w:sz w:val="24"/>
              <w:szCs w:val="24"/>
            </w:rPr>
            <w:instrText xml:space="preserve">CITATION Uli20 \l 2058 </w:instrText>
          </w:r>
          <w:r w:rsidRPr="00BC3141">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(Ulises, 2020)</w:t>
          </w:r>
          <w:r w:rsidRPr="00BC3141">
            <w:rPr>
              <w:rFonts w:ascii="Times New Roman" w:hAnsi="Times New Roman" w:cs="Times New Roman"/>
              <w:sz w:val="24"/>
              <w:szCs w:val="24"/>
            </w:rPr>
            <w:fldChar w:fldCharType="end"/>
          </w:r>
        </w:sdtContent>
      </w:sdt>
      <w:r w:rsidR="00D32DDC" w:rsidRPr="00BC3141">
        <w:rPr>
          <w:rFonts w:ascii="Times New Roman" w:hAnsi="Times New Roman" w:cs="Times New Roman"/>
          <w:sz w:val="24"/>
          <w:szCs w:val="24"/>
        </w:rPr>
        <w:t>, e</w:t>
      </w:r>
      <w:r w:rsidR="002D58B1" w:rsidRPr="00BC3141">
        <w:rPr>
          <w:rFonts w:ascii="Times New Roman" w:hAnsi="Times New Roman" w:cs="Times New Roman"/>
          <w:sz w:val="24"/>
          <w:szCs w:val="24"/>
        </w:rPr>
        <w:t>l</w:t>
      </w:r>
      <w:r w:rsidR="002D58B1" w:rsidRPr="007A4B99">
        <w:rPr>
          <w:rFonts w:ascii="Times New Roman" w:hAnsi="Times New Roman" w:cs="Times New Roman"/>
          <w:sz w:val="24"/>
          <w:szCs w:val="24"/>
        </w:rPr>
        <w:t xml:space="preserve"> bazar que se organizaba en conjunto con el ayuntamiento de Toluca,</w:t>
      </w:r>
      <w:r w:rsidR="00D32DDC" w:rsidRPr="007A4B99">
        <w:rPr>
          <w:rFonts w:ascii="Times New Roman" w:hAnsi="Times New Roman" w:cs="Times New Roman"/>
          <w:sz w:val="24"/>
          <w:szCs w:val="24"/>
        </w:rPr>
        <w:t xml:space="preserve"> estaba destinado a la venta de obras de arte</w:t>
      </w:r>
      <w:r w:rsidR="002D58B1" w:rsidRPr="007A4B99">
        <w:rPr>
          <w:rFonts w:ascii="Times New Roman" w:hAnsi="Times New Roman" w:cs="Times New Roman"/>
          <w:sz w:val="24"/>
          <w:szCs w:val="24"/>
        </w:rPr>
        <w:t xml:space="preserve"> específicamente</w:t>
      </w:r>
      <w:r w:rsidR="00D32DDC" w:rsidRPr="007A4B99">
        <w:rPr>
          <w:rFonts w:ascii="Times New Roman" w:hAnsi="Times New Roman" w:cs="Times New Roman"/>
          <w:sz w:val="24"/>
          <w:szCs w:val="24"/>
        </w:rPr>
        <w:t>, es decir buscaba ayudar a los artistas plásticos en su quehacer, sin embargo, poco a poco se pudieron encontrar diferentes piezas de diseñ</w:t>
      </w:r>
      <w:r w:rsidR="00FC6C25">
        <w:rPr>
          <w:rFonts w:ascii="Times New Roman" w:hAnsi="Times New Roman" w:cs="Times New Roman"/>
          <w:sz w:val="24"/>
          <w:szCs w:val="24"/>
        </w:rPr>
        <w:t>o</w:t>
      </w:r>
      <w:r w:rsidR="00D32DDC" w:rsidRPr="007A4B99">
        <w:rPr>
          <w:rFonts w:ascii="Times New Roman" w:hAnsi="Times New Roman" w:cs="Times New Roman"/>
          <w:sz w:val="24"/>
          <w:szCs w:val="24"/>
        </w:rPr>
        <w:t xml:space="preserve">. </w:t>
      </w:r>
      <w:r w:rsidR="00BC3141">
        <w:rPr>
          <w:rFonts w:ascii="Times New Roman" w:hAnsi="Times New Roman" w:cs="Times New Roman"/>
          <w:sz w:val="24"/>
          <w:szCs w:val="24"/>
        </w:rPr>
        <w:t xml:space="preserve">En sus </w:t>
      </w:r>
      <w:r w:rsidR="00BC3141" w:rsidRPr="00C33F0C">
        <w:rPr>
          <w:rFonts w:ascii="Times New Roman" w:hAnsi="Times New Roman" w:cs="Times New Roman"/>
          <w:sz w:val="24"/>
          <w:szCs w:val="24"/>
          <w:highlight w:val="yellow"/>
        </w:rPr>
        <w:t>propi</w:t>
      </w:r>
      <w:ins w:id="16" w:author="Autor">
        <w:r w:rsidR="00E11691">
          <w:rPr>
            <w:rFonts w:ascii="Times New Roman" w:hAnsi="Times New Roman" w:cs="Times New Roman"/>
            <w:sz w:val="24"/>
            <w:szCs w:val="24"/>
            <w:highlight w:val="yellow"/>
          </w:rPr>
          <w:t>a</w:t>
        </w:r>
      </w:ins>
      <w:r w:rsidR="00BC3141" w:rsidRPr="00C33F0C">
        <w:rPr>
          <w:rFonts w:ascii="Times New Roman" w:hAnsi="Times New Roman" w:cs="Times New Roman"/>
          <w:sz w:val="24"/>
          <w:szCs w:val="24"/>
          <w:highlight w:val="yellow"/>
        </w:rPr>
        <w:t>s</w:t>
      </w:r>
      <w:r w:rsidR="00BC3141">
        <w:rPr>
          <w:rFonts w:ascii="Times New Roman" w:hAnsi="Times New Roman" w:cs="Times New Roman"/>
          <w:sz w:val="24"/>
          <w:szCs w:val="24"/>
        </w:rPr>
        <w:t xml:space="preserve"> palabras “</w:t>
      </w:r>
      <w:r w:rsidR="00BC3141" w:rsidRPr="00BC3141">
        <w:rPr>
          <w:rFonts w:ascii="Times New Roman" w:hAnsi="Times New Roman" w:cs="Times New Roman"/>
          <w:sz w:val="24"/>
          <w:szCs w:val="24"/>
        </w:rPr>
        <w:t>La mayoría eran</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productos de diseño,</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 xml:space="preserve">como </w:t>
      </w:r>
      <w:r w:rsidR="00BC3141" w:rsidRPr="00C33F0C">
        <w:rPr>
          <w:rFonts w:ascii="Times New Roman" w:hAnsi="Times New Roman" w:cs="Times New Roman"/>
          <w:sz w:val="24"/>
          <w:szCs w:val="24"/>
          <w:highlight w:val="yellow"/>
        </w:rPr>
        <w:t>lib</w:t>
      </w:r>
      <w:del w:id="17" w:author="Autor">
        <w:r w:rsidR="00BC3141" w:rsidRPr="00C33F0C" w:rsidDel="00E11691">
          <w:rPr>
            <w:rFonts w:ascii="Times New Roman" w:hAnsi="Times New Roman" w:cs="Times New Roman"/>
            <w:sz w:val="24"/>
            <w:szCs w:val="24"/>
            <w:highlight w:val="yellow"/>
          </w:rPr>
          <w:delText>e</w:delText>
        </w:r>
      </w:del>
      <w:r w:rsidR="00BC3141" w:rsidRPr="00C33F0C">
        <w:rPr>
          <w:rFonts w:ascii="Times New Roman" w:hAnsi="Times New Roman" w:cs="Times New Roman"/>
          <w:sz w:val="24"/>
          <w:szCs w:val="24"/>
          <w:highlight w:val="yellow"/>
        </w:rPr>
        <w:t>r</w:t>
      </w:r>
      <w:ins w:id="18" w:author="Autor">
        <w:r w:rsidR="00E11691">
          <w:rPr>
            <w:rFonts w:ascii="Times New Roman" w:hAnsi="Times New Roman" w:cs="Times New Roman"/>
            <w:sz w:val="24"/>
            <w:szCs w:val="24"/>
            <w:highlight w:val="yellow"/>
          </w:rPr>
          <w:t>e</w:t>
        </w:r>
      </w:ins>
      <w:r w:rsidR="00BC3141" w:rsidRPr="00C33F0C">
        <w:rPr>
          <w:rFonts w:ascii="Times New Roman" w:hAnsi="Times New Roman" w:cs="Times New Roman"/>
          <w:sz w:val="24"/>
          <w:szCs w:val="24"/>
          <w:highlight w:val="yellow"/>
        </w:rPr>
        <w:t>tas</w:t>
      </w:r>
      <w:r w:rsidR="00BC3141" w:rsidRPr="00BC3141">
        <w:rPr>
          <w:rFonts w:ascii="Times New Roman" w:hAnsi="Times New Roman" w:cs="Times New Roman"/>
          <w:sz w:val="24"/>
          <w:szCs w:val="24"/>
        </w:rPr>
        <w:t>, aretes, o</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separadores y de</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artes</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plásticas</w:t>
      </w:r>
      <w:r w:rsidR="00BC3141">
        <w:rPr>
          <w:rFonts w:ascii="Times New Roman" w:hAnsi="Times New Roman" w:cs="Times New Roman"/>
          <w:sz w:val="24"/>
          <w:szCs w:val="24"/>
        </w:rPr>
        <w:t xml:space="preserve">” </w:t>
      </w:r>
      <w:sdt>
        <w:sdtPr>
          <w:rPr>
            <w:rFonts w:ascii="Times New Roman" w:hAnsi="Times New Roman" w:cs="Times New Roman"/>
            <w:sz w:val="24"/>
            <w:szCs w:val="24"/>
          </w:rPr>
          <w:id w:val="-1337761398"/>
          <w:citation/>
        </w:sdtPr>
        <w:sdtEndPr/>
        <w:sdtContent>
          <w:r w:rsidR="00BC3141">
            <w:rPr>
              <w:rFonts w:ascii="Times New Roman" w:hAnsi="Times New Roman" w:cs="Times New Roman"/>
              <w:sz w:val="24"/>
              <w:szCs w:val="24"/>
            </w:rPr>
            <w:fldChar w:fldCharType="begin"/>
          </w:r>
          <w:r w:rsidR="00BC3141">
            <w:rPr>
              <w:rFonts w:ascii="Times New Roman" w:hAnsi="Times New Roman" w:cs="Times New Roman"/>
              <w:sz w:val="24"/>
              <w:szCs w:val="24"/>
            </w:rPr>
            <w:instrText xml:space="preserve"> CITATION Uli20 \l 2058 </w:instrText>
          </w:r>
          <w:r w:rsidR="00BC3141">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(Ulises, 2020)</w:t>
          </w:r>
          <w:r w:rsidR="00BC3141">
            <w:rPr>
              <w:rFonts w:ascii="Times New Roman" w:hAnsi="Times New Roman" w:cs="Times New Roman"/>
              <w:sz w:val="24"/>
              <w:szCs w:val="24"/>
            </w:rPr>
            <w:fldChar w:fldCharType="end"/>
          </w:r>
        </w:sdtContent>
      </w:sdt>
      <w:r w:rsidR="00BC3141">
        <w:rPr>
          <w:rFonts w:ascii="Times New Roman" w:hAnsi="Times New Roman" w:cs="Times New Roman"/>
          <w:sz w:val="24"/>
          <w:szCs w:val="24"/>
        </w:rPr>
        <w:t>.</w:t>
      </w:r>
    </w:p>
    <w:p w14:paraId="256BF0E4" w14:textId="32C981E9"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Este bazar surgió de la necesidad de diferentes colectivos</w:t>
      </w:r>
      <w:r w:rsidR="00FC6C25">
        <w:rPr>
          <w:rFonts w:ascii="Times New Roman" w:hAnsi="Times New Roman" w:cs="Times New Roman"/>
          <w:sz w:val="24"/>
          <w:szCs w:val="24"/>
        </w:rPr>
        <w:t xml:space="preserve"> artísticos</w:t>
      </w:r>
      <w:r w:rsidRPr="007A4B99">
        <w:rPr>
          <w:rFonts w:ascii="Times New Roman" w:hAnsi="Times New Roman" w:cs="Times New Roman"/>
          <w:sz w:val="24"/>
          <w:szCs w:val="24"/>
        </w:rPr>
        <w:t xml:space="preserve"> de encontrar un espacio para poder mostrar y vender sus productos artísticos</w:t>
      </w:r>
      <w:r w:rsidR="002D58B1" w:rsidRPr="007A4B99">
        <w:rPr>
          <w:rFonts w:ascii="Times New Roman" w:hAnsi="Times New Roman" w:cs="Times New Roman"/>
          <w:sz w:val="24"/>
          <w:szCs w:val="24"/>
        </w:rPr>
        <w:t xml:space="preserve"> y de diseño</w:t>
      </w:r>
      <w:r w:rsidRPr="007A4B99">
        <w:rPr>
          <w:rFonts w:ascii="Times New Roman" w:hAnsi="Times New Roman" w:cs="Times New Roman"/>
          <w:sz w:val="24"/>
          <w:szCs w:val="24"/>
        </w:rPr>
        <w:t>. Es así como en 2012, el gobierno municipal otorgo este espacio para poder llevar</w:t>
      </w:r>
      <w:r w:rsidR="00FC6C25">
        <w:rPr>
          <w:rFonts w:ascii="Times New Roman" w:hAnsi="Times New Roman" w:cs="Times New Roman"/>
          <w:sz w:val="24"/>
          <w:szCs w:val="24"/>
        </w:rPr>
        <w:t xml:space="preserve">lo </w:t>
      </w:r>
      <w:r w:rsidRPr="007A4B99">
        <w:rPr>
          <w:rFonts w:ascii="Times New Roman" w:hAnsi="Times New Roman" w:cs="Times New Roman"/>
          <w:sz w:val="24"/>
          <w:szCs w:val="24"/>
        </w:rPr>
        <w:t>a cab</w:t>
      </w:r>
      <w:r w:rsidR="00FC6C25">
        <w:rPr>
          <w:rFonts w:ascii="Times New Roman" w:hAnsi="Times New Roman" w:cs="Times New Roman"/>
          <w:sz w:val="24"/>
          <w:szCs w:val="24"/>
        </w:rPr>
        <w:t>o</w:t>
      </w:r>
      <w:r w:rsidRPr="007A4B99">
        <w:rPr>
          <w:rFonts w:ascii="Times New Roman" w:hAnsi="Times New Roman" w:cs="Times New Roman"/>
          <w:sz w:val="24"/>
          <w:szCs w:val="24"/>
        </w:rPr>
        <w:t xml:space="preserve"> los fines de semana. </w:t>
      </w:r>
      <w:commentRangeStart w:id="19"/>
      <w:r w:rsidR="002C6DE2" w:rsidRPr="00C33F0C">
        <w:rPr>
          <w:rFonts w:ascii="Times New Roman" w:hAnsi="Times New Roman" w:cs="Times New Roman"/>
          <w:sz w:val="24"/>
          <w:szCs w:val="24"/>
          <w:highlight w:val="yellow"/>
        </w:rPr>
        <w:t>“poner cita textual interesante de Carlos Ulises.</w:t>
      </w:r>
      <w:commentRangeEnd w:id="19"/>
      <w:r w:rsidR="00E11691">
        <w:rPr>
          <w:rStyle w:val="Refdecomentario"/>
        </w:rPr>
        <w:commentReference w:id="19"/>
      </w:r>
      <w:r w:rsidR="002C6DE2">
        <w:rPr>
          <w:rFonts w:ascii="Times New Roman" w:hAnsi="Times New Roman" w:cs="Times New Roman"/>
          <w:sz w:val="24"/>
          <w:szCs w:val="24"/>
        </w:rPr>
        <w:t xml:space="preserve"> </w:t>
      </w:r>
    </w:p>
    <w:p w14:paraId="11EA8742" w14:textId="20D402AA"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Por otro lado, </w:t>
      </w:r>
      <w:r w:rsidR="002D58B1" w:rsidRPr="007A4B99">
        <w:rPr>
          <w:rFonts w:ascii="Times New Roman" w:hAnsi="Times New Roman" w:cs="Times New Roman"/>
          <w:sz w:val="24"/>
          <w:szCs w:val="24"/>
        </w:rPr>
        <w:t xml:space="preserve">en </w:t>
      </w:r>
      <w:r w:rsidRPr="007A4B99">
        <w:rPr>
          <w:rFonts w:ascii="Times New Roman" w:hAnsi="Times New Roman" w:cs="Times New Roman"/>
          <w:sz w:val="24"/>
          <w:szCs w:val="24"/>
        </w:rPr>
        <w:t xml:space="preserve">el bazar organizado por Farah, </w:t>
      </w:r>
      <w:bookmarkStart w:id="20" w:name="_Hlk43203252"/>
      <w:r w:rsidRPr="007A4B99">
        <w:rPr>
          <w:rFonts w:ascii="Times New Roman" w:hAnsi="Times New Roman" w:cs="Times New Roman"/>
          <w:sz w:val="24"/>
          <w:szCs w:val="24"/>
        </w:rPr>
        <w:t>Carol Mónica Bravo Muñoz</w:t>
      </w:r>
      <w:r w:rsidR="00BC3141">
        <w:rPr>
          <w:rFonts w:ascii="Times New Roman" w:hAnsi="Times New Roman" w:cs="Times New Roman"/>
          <w:sz w:val="24"/>
          <w:szCs w:val="24"/>
        </w:rPr>
        <w:t xml:space="preserve"> </w:t>
      </w:r>
      <w:sdt>
        <w:sdtPr>
          <w:rPr>
            <w:rFonts w:ascii="Times New Roman" w:hAnsi="Times New Roman" w:cs="Times New Roman"/>
            <w:sz w:val="24"/>
            <w:szCs w:val="24"/>
          </w:rPr>
          <w:id w:val="829719945"/>
          <w:citation/>
        </w:sdtPr>
        <w:sdtEndPr/>
        <w:sdtContent>
          <w:r w:rsidR="00BC3141">
            <w:rPr>
              <w:rFonts w:ascii="Times New Roman" w:hAnsi="Times New Roman" w:cs="Times New Roman"/>
              <w:sz w:val="24"/>
              <w:szCs w:val="24"/>
            </w:rPr>
            <w:fldChar w:fldCharType="begin"/>
          </w:r>
          <w:r w:rsidR="00BC3141">
            <w:rPr>
              <w:rFonts w:ascii="Times New Roman" w:hAnsi="Times New Roman" w:cs="Times New Roman"/>
              <w:sz w:val="24"/>
              <w:szCs w:val="24"/>
            </w:rPr>
            <w:instrText xml:space="preserve"> CITATION Muñ20 \l 2058 </w:instrText>
          </w:r>
          <w:r w:rsidR="00BC3141">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(Muñoz, 2020)</w:t>
          </w:r>
          <w:r w:rsidR="00BC3141">
            <w:rPr>
              <w:rFonts w:ascii="Times New Roman" w:hAnsi="Times New Roman" w:cs="Times New Roman"/>
              <w:sz w:val="24"/>
              <w:szCs w:val="24"/>
            </w:rPr>
            <w:fldChar w:fldCharType="end"/>
          </w:r>
        </w:sdtContent>
      </w:sdt>
      <w:r w:rsidRPr="007A4B99">
        <w:rPr>
          <w:rFonts w:ascii="Times New Roman" w:hAnsi="Times New Roman" w:cs="Times New Roman"/>
          <w:sz w:val="24"/>
          <w:szCs w:val="24"/>
        </w:rPr>
        <w:t>, socia principal de la tienda</w:t>
      </w:r>
      <w:bookmarkEnd w:id="20"/>
      <w:r w:rsidRPr="007A4B99">
        <w:rPr>
          <w:rFonts w:ascii="Times New Roman" w:hAnsi="Times New Roman" w:cs="Times New Roman"/>
          <w:sz w:val="24"/>
          <w:szCs w:val="24"/>
        </w:rPr>
        <w:t xml:space="preserve">, </w:t>
      </w:r>
      <w:r w:rsidR="00945E70">
        <w:rPr>
          <w:rFonts w:ascii="Times New Roman" w:hAnsi="Times New Roman" w:cs="Times New Roman"/>
          <w:sz w:val="24"/>
          <w:szCs w:val="24"/>
        </w:rPr>
        <w:t xml:space="preserve">afirma que </w:t>
      </w:r>
      <w:r w:rsidRPr="007A4B99">
        <w:rPr>
          <w:rFonts w:ascii="Times New Roman" w:hAnsi="Times New Roman" w:cs="Times New Roman"/>
          <w:sz w:val="24"/>
          <w:szCs w:val="24"/>
        </w:rPr>
        <w:t xml:space="preserve">la idea de crear un bazar anual, surge de la necesidad de diferentes diseñadores y artistas que buscan un espacio para difundir sus piezas, y que, en la tienda física, debido a la gran cantidad de artículos que ya existen, es imposible hacer más espacio para nuevos productores. </w:t>
      </w:r>
      <w:r w:rsidR="00945E70">
        <w:rPr>
          <w:rFonts w:ascii="Times New Roman" w:hAnsi="Times New Roman" w:cs="Times New Roman"/>
          <w:sz w:val="24"/>
          <w:szCs w:val="24"/>
        </w:rPr>
        <w:t>Es así que se decidió</w:t>
      </w:r>
      <w:r w:rsidRPr="007A4B99">
        <w:rPr>
          <w:rFonts w:ascii="Times New Roman" w:hAnsi="Times New Roman" w:cs="Times New Roman"/>
          <w:sz w:val="24"/>
          <w:szCs w:val="24"/>
        </w:rPr>
        <w:t xml:space="preserve"> </w:t>
      </w:r>
      <w:r w:rsidR="002D58B1" w:rsidRPr="007A4B99">
        <w:rPr>
          <w:rFonts w:ascii="Times New Roman" w:hAnsi="Times New Roman" w:cs="Times New Roman"/>
          <w:sz w:val="24"/>
          <w:szCs w:val="24"/>
        </w:rPr>
        <w:t>d</w:t>
      </w:r>
      <w:r w:rsidR="00945E70">
        <w:rPr>
          <w:rFonts w:ascii="Times New Roman" w:hAnsi="Times New Roman" w:cs="Times New Roman"/>
          <w:sz w:val="24"/>
          <w:szCs w:val="24"/>
        </w:rPr>
        <w:t>esde hace seis años</w:t>
      </w:r>
      <w:r w:rsidRPr="007A4B99">
        <w:rPr>
          <w:rFonts w:ascii="Times New Roman" w:hAnsi="Times New Roman" w:cs="Times New Roman"/>
          <w:sz w:val="24"/>
          <w:szCs w:val="24"/>
        </w:rPr>
        <w:t xml:space="preserve">, abrir </w:t>
      </w:r>
      <w:r w:rsidR="00945E70">
        <w:rPr>
          <w:rFonts w:ascii="Times New Roman" w:hAnsi="Times New Roman" w:cs="Times New Roman"/>
          <w:sz w:val="24"/>
          <w:szCs w:val="24"/>
        </w:rPr>
        <w:t>acceso</w:t>
      </w:r>
      <w:r w:rsidRPr="007A4B99">
        <w:rPr>
          <w:rFonts w:ascii="Times New Roman" w:hAnsi="Times New Roman" w:cs="Times New Roman"/>
          <w:sz w:val="24"/>
          <w:szCs w:val="24"/>
        </w:rPr>
        <w:t xml:space="preserve"> a estos diseñadores que no encuentran actualmente un espacio físico donde presentar sus productos. </w:t>
      </w:r>
    </w:p>
    <w:p w14:paraId="6D53AF6A" w14:textId="6741D56A" w:rsidR="00D32DDC" w:rsidRPr="007A4B99" w:rsidRDefault="00D32DDC" w:rsidP="00D750E4">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En este caso, este bazar está centrado en piezas de diseño, aunque también se aceptan obras de arte en general. Como se mencionaba anteriormente, por ser un bazar</w:t>
      </w:r>
      <w:r w:rsidR="00C82B2A">
        <w:rPr>
          <w:rFonts w:ascii="Times New Roman" w:hAnsi="Times New Roman" w:cs="Times New Roman"/>
          <w:sz w:val="24"/>
          <w:szCs w:val="24"/>
        </w:rPr>
        <w:t xml:space="preserve"> anual</w:t>
      </w:r>
      <w:r w:rsidRPr="007A4B99">
        <w:rPr>
          <w:rFonts w:ascii="Times New Roman" w:hAnsi="Times New Roman" w:cs="Times New Roman"/>
          <w:sz w:val="24"/>
          <w:szCs w:val="24"/>
        </w:rPr>
        <w:t xml:space="preserve"> es poco probable encontrar obras de arte de gran formato, sin embargo, en pequeño formato </w:t>
      </w:r>
      <w:r w:rsidRPr="0048520A">
        <w:rPr>
          <w:rFonts w:ascii="Times New Roman" w:hAnsi="Times New Roman" w:cs="Times New Roman"/>
          <w:sz w:val="24"/>
          <w:szCs w:val="24"/>
          <w:highlight w:val="yellow"/>
        </w:rPr>
        <w:t>s</w:t>
      </w:r>
      <w:ins w:id="21" w:author="Autor">
        <w:r w:rsidR="00F135FA">
          <w:rPr>
            <w:rFonts w:ascii="Times New Roman" w:hAnsi="Times New Roman" w:cs="Times New Roman"/>
            <w:sz w:val="24"/>
            <w:szCs w:val="24"/>
            <w:highlight w:val="yellow"/>
          </w:rPr>
          <w:t>í</w:t>
        </w:r>
      </w:ins>
      <w:del w:id="22" w:author="Autor">
        <w:r w:rsidRPr="0048520A" w:rsidDel="00F135FA">
          <w:rPr>
            <w:rFonts w:ascii="Times New Roman" w:hAnsi="Times New Roman" w:cs="Times New Roman"/>
            <w:sz w:val="24"/>
            <w:szCs w:val="24"/>
            <w:highlight w:val="yellow"/>
          </w:rPr>
          <w:delText>i</w:delText>
        </w:r>
      </w:del>
      <w:r w:rsidRPr="007A4B99">
        <w:rPr>
          <w:rFonts w:ascii="Times New Roman" w:hAnsi="Times New Roman" w:cs="Times New Roman"/>
          <w:sz w:val="24"/>
          <w:szCs w:val="24"/>
        </w:rPr>
        <w:t xml:space="preserve"> hay, incluso algun</w:t>
      </w:r>
      <w:r w:rsidR="004E6BD1">
        <w:rPr>
          <w:rFonts w:ascii="Times New Roman" w:hAnsi="Times New Roman" w:cs="Times New Roman"/>
          <w:sz w:val="24"/>
          <w:szCs w:val="24"/>
        </w:rPr>
        <w:t>o</w:t>
      </w:r>
      <w:r w:rsidRPr="007A4B99">
        <w:rPr>
          <w:rFonts w:ascii="Times New Roman" w:hAnsi="Times New Roman" w:cs="Times New Roman"/>
          <w:sz w:val="24"/>
          <w:szCs w:val="24"/>
        </w:rPr>
        <w:t xml:space="preserve">s </w:t>
      </w:r>
      <w:r w:rsidR="00C82B2A">
        <w:rPr>
          <w:rFonts w:ascii="Times New Roman" w:hAnsi="Times New Roman" w:cs="Times New Roman"/>
          <w:sz w:val="24"/>
          <w:szCs w:val="24"/>
        </w:rPr>
        <w:t>ensamble</w:t>
      </w:r>
      <w:r w:rsidRPr="007A4B99">
        <w:rPr>
          <w:rFonts w:ascii="Times New Roman" w:hAnsi="Times New Roman" w:cs="Times New Roman"/>
          <w:sz w:val="24"/>
          <w:szCs w:val="24"/>
        </w:rPr>
        <w:t xml:space="preserve">s entre productos de diseño con motivos de arte plástico como </w:t>
      </w:r>
      <w:r w:rsidRPr="007A4B99">
        <w:rPr>
          <w:rFonts w:ascii="Times New Roman" w:hAnsi="Times New Roman" w:cs="Times New Roman"/>
          <w:sz w:val="24"/>
          <w:szCs w:val="24"/>
        </w:rPr>
        <w:lastRenderedPageBreak/>
        <w:t>algunas prendas o ilustraciones.</w:t>
      </w:r>
      <w:r w:rsidR="00C82B2A">
        <w:rPr>
          <w:rFonts w:ascii="Times New Roman" w:hAnsi="Times New Roman" w:cs="Times New Roman"/>
          <w:sz w:val="24"/>
          <w:szCs w:val="24"/>
        </w:rPr>
        <w:t xml:space="preserve"> </w:t>
      </w:r>
      <w:r w:rsidR="00D750E4">
        <w:rPr>
          <w:rFonts w:ascii="Times New Roman" w:hAnsi="Times New Roman" w:cs="Times New Roman"/>
          <w:sz w:val="24"/>
          <w:szCs w:val="24"/>
        </w:rPr>
        <w:t xml:space="preserve">En palabras de la entrevistada </w:t>
      </w:r>
      <w:r w:rsidR="00C82B2A">
        <w:rPr>
          <w:rFonts w:ascii="Times New Roman" w:hAnsi="Times New Roman" w:cs="Times New Roman"/>
          <w:sz w:val="24"/>
          <w:szCs w:val="24"/>
        </w:rPr>
        <w:t>“</w:t>
      </w:r>
      <w:r w:rsidR="00D750E4" w:rsidRPr="00D750E4">
        <w:rPr>
          <w:rFonts w:ascii="Times New Roman" w:hAnsi="Times New Roman" w:cs="Times New Roman"/>
          <w:sz w:val="24"/>
          <w:szCs w:val="24"/>
        </w:rPr>
        <w:t>La mayoría, cuadros</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pequeños e ilustración</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en algún producto, en</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algunas libretas, por</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ejemplo.</w:t>
      </w:r>
      <w:r w:rsidR="00C82B2A">
        <w:rPr>
          <w:rFonts w:ascii="Times New Roman" w:hAnsi="Times New Roman" w:cs="Times New Roman"/>
          <w:sz w:val="24"/>
          <w:szCs w:val="24"/>
        </w:rPr>
        <w:t>”</w:t>
      </w:r>
      <w:r w:rsidR="00D750E4">
        <w:rPr>
          <w:rFonts w:ascii="Times New Roman" w:hAnsi="Times New Roman" w:cs="Times New Roman"/>
          <w:sz w:val="24"/>
          <w:szCs w:val="24"/>
        </w:rPr>
        <w:t xml:space="preserve"> </w:t>
      </w:r>
      <w:sdt>
        <w:sdtPr>
          <w:rPr>
            <w:rFonts w:ascii="Times New Roman" w:hAnsi="Times New Roman" w:cs="Times New Roman"/>
            <w:sz w:val="24"/>
            <w:szCs w:val="24"/>
          </w:rPr>
          <w:id w:val="-274253190"/>
          <w:citation/>
        </w:sdtPr>
        <w:sdtEndPr/>
        <w:sdtContent>
          <w:r w:rsidR="00D750E4">
            <w:rPr>
              <w:rFonts w:ascii="Times New Roman" w:hAnsi="Times New Roman" w:cs="Times New Roman"/>
              <w:sz w:val="24"/>
              <w:szCs w:val="24"/>
            </w:rPr>
            <w:fldChar w:fldCharType="begin"/>
          </w:r>
          <w:r w:rsidR="00D750E4">
            <w:rPr>
              <w:rFonts w:ascii="Times New Roman" w:hAnsi="Times New Roman" w:cs="Times New Roman"/>
              <w:sz w:val="24"/>
              <w:szCs w:val="24"/>
            </w:rPr>
            <w:instrText xml:space="preserve"> CITATION Muñ20 \l 2058 </w:instrText>
          </w:r>
          <w:r w:rsidR="00D750E4">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rPr>
            <w:t>(Muñoz, 2020)</w:t>
          </w:r>
          <w:r w:rsidR="00D750E4">
            <w:rPr>
              <w:rFonts w:ascii="Times New Roman" w:hAnsi="Times New Roman" w:cs="Times New Roman"/>
              <w:sz w:val="24"/>
              <w:szCs w:val="24"/>
            </w:rPr>
            <w:fldChar w:fldCharType="end"/>
          </w:r>
        </w:sdtContent>
      </w:sdt>
    </w:p>
    <w:p w14:paraId="3E7D5771" w14:textId="53A1E34C"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Es importante mencionar que en ambos bazares se establecen ciertas reglas, entre la cuales, coinciden en primer lugar, con evitar la venta de obras que no sean hechas por el mismo </w:t>
      </w:r>
      <w:r w:rsidR="00C82B2A">
        <w:rPr>
          <w:rFonts w:ascii="Times New Roman" w:hAnsi="Times New Roman" w:cs="Times New Roman"/>
          <w:sz w:val="24"/>
          <w:szCs w:val="24"/>
        </w:rPr>
        <w:t>productor</w:t>
      </w:r>
      <w:r w:rsidRPr="007A4B99">
        <w:rPr>
          <w:rFonts w:ascii="Times New Roman" w:hAnsi="Times New Roman" w:cs="Times New Roman"/>
          <w:sz w:val="24"/>
          <w:szCs w:val="24"/>
        </w:rPr>
        <w:t>, es decir, está prohibida la re-venta o la venta de copias o reproducciones, además, debido a que se busca impulsar la venta de</w:t>
      </w:r>
      <w:r w:rsidR="00C82B2A">
        <w:rPr>
          <w:rFonts w:ascii="Times New Roman" w:hAnsi="Times New Roman" w:cs="Times New Roman"/>
          <w:sz w:val="24"/>
          <w:szCs w:val="24"/>
        </w:rPr>
        <w:t xml:space="preserve"> obra plástica o de diseño</w:t>
      </w:r>
      <w:r w:rsidRPr="007A4B99">
        <w:rPr>
          <w:rFonts w:ascii="Times New Roman" w:hAnsi="Times New Roman" w:cs="Times New Roman"/>
          <w:sz w:val="24"/>
          <w:szCs w:val="24"/>
        </w:rPr>
        <w:t xml:space="preserve"> mexicano, se requiere que las piezas sean elaboradas </w:t>
      </w:r>
      <w:r w:rsidR="00C82B2A">
        <w:rPr>
          <w:rFonts w:ascii="Times New Roman" w:hAnsi="Times New Roman" w:cs="Times New Roman"/>
          <w:sz w:val="24"/>
          <w:szCs w:val="24"/>
        </w:rPr>
        <w:t>por ellos</w:t>
      </w:r>
      <w:r w:rsidRPr="007A4B99">
        <w:rPr>
          <w:rFonts w:ascii="Times New Roman" w:hAnsi="Times New Roman" w:cs="Times New Roman"/>
          <w:sz w:val="24"/>
          <w:szCs w:val="24"/>
        </w:rPr>
        <w:t>, y que sean piezas de arte mexicano.</w:t>
      </w:r>
    </w:p>
    <w:p w14:paraId="28639F46" w14:textId="7D39FFC3" w:rsidR="004E6BD1"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En ambos casos se están analizando estrategias que permitan, desde las plataformas digitales hacer llegar la diversidad de productos que ofrecen estos espacios, pues si bien dentro del bazar físico únicamente</w:t>
      </w:r>
      <w:r w:rsidR="00C82B2A">
        <w:rPr>
          <w:rFonts w:ascii="Times New Roman" w:hAnsi="Times New Roman" w:cs="Times New Roman"/>
          <w:sz w:val="24"/>
          <w:szCs w:val="24"/>
        </w:rPr>
        <w:t xml:space="preserve"> </w:t>
      </w:r>
      <w:r w:rsidRPr="007A4B99">
        <w:rPr>
          <w:rFonts w:ascii="Times New Roman" w:hAnsi="Times New Roman" w:cs="Times New Roman"/>
          <w:sz w:val="24"/>
          <w:szCs w:val="24"/>
        </w:rPr>
        <w:t xml:space="preserve">adquiere productos la gente de la zona, con estas plataformas </w:t>
      </w:r>
      <w:r w:rsidR="00C82B2A">
        <w:rPr>
          <w:rFonts w:ascii="Times New Roman" w:hAnsi="Times New Roman" w:cs="Times New Roman"/>
          <w:sz w:val="24"/>
          <w:szCs w:val="24"/>
        </w:rPr>
        <w:t xml:space="preserve">es posible una difusión global. </w:t>
      </w:r>
      <w:r w:rsidRPr="007A4B99">
        <w:rPr>
          <w:rFonts w:ascii="Times New Roman" w:hAnsi="Times New Roman" w:cs="Times New Roman"/>
          <w:sz w:val="24"/>
          <w:szCs w:val="24"/>
        </w:rPr>
        <w:t>En el caso de ventas en línea de la tienda Farah, debido a la contingencia, sus ventas han continuado manera digital, permitiéndoles obtener las mismas ganancias que</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 xml:space="preserve">con la tienda en físico. </w:t>
      </w:r>
    </w:p>
    <w:p w14:paraId="3515D5C0" w14:textId="77777777" w:rsidR="00D750E4" w:rsidRPr="004E6BD1" w:rsidRDefault="00D750E4" w:rsidP="00C872C8">
      <w:pPr>
        <w:spacing w:line="360" w:lineRule="auto"/>
        <w:jc w:val="both"/>
        <w:rPr>
          <w:rFonts w:ascii="Times New Roman" w:hAnsi="Times New Roman" w:cs="Times New Roman"/>
          <w:sz w:val="24"/>
          <w:szCs w:val="24"/>
        </w:rPr>
      </w:pPr>
    </w:p>
    <w:p w14:paraId="59F2686E" w14:textId="21377868" w:rsidR="00644748" w:rsidRPr="007A4B99" w:rsidRDefault="00644748" w:rsidP="00C872C8">
      <w:pPr>
        <w:spacing w:line="360" w:lineRule="auto"/>
        <w:jc w:val="both"/>
        <w:rPr>
          <w:rFonts w:ascii="Times New Roman" w:hAnsi="Times New Roman" w:cs="Times New Roman"/>
          <w:i/>
          <w:iCs/>
          <w:sz w:val="24"/>
          <w:szCs w:val="24"/>
        </w:rPr>
      </w:pPr>
      <w:r w:rsidRPr="007A4B99">
        <w:rPr>
          <w:rFonts w:ascii="Times New Roman" w:hAnsi="Times New Roman" w:cs="Times New Roman"/>
          <w:i/>
          <w:iCs/>
          <w:sz w:val="24"/>
          <w:szCs w:val="24"/>
        </w:rPr>
        <w:t>Resultados</w:t>
      </w:r>
    </w:p>
    <w:p w14:paraId="5CA413D6" w14:textId="1F0EB16E" w:rsidR="005F5EE8" w:rsidRPr="007A4B99"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Dentro de los resultados aquí presentados, se obtienen nuevas concepciones de la obra plástica y de los productos de diseño como conformadores de conexiones y, reforzadores de la identidad local</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desde la promoción de dichos espacios donde se presentan y, por otro lado, el cambio de paradigma del valor de la obra física, como catalizadora de una identidad local y su reconocimiento en el espacio público.</w:t>
      </w:r>
    </w:p>
    <w:p w14:paraId="278B2C83" w14:textId="281B05E3" w:rsidR="001626D5"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Estos resultados ocurren desde la participación de la sociedad local para crear actividades culturales, específicamente desde la unión entre la </w:t>
      </w:r>
      <w:r w:rsidR="007A4B99" w:rsidRPr="007A4B99">
        <w:rPr>
          <w:rFonts w:ascii="Times New Roman" w:hAnsi="Times New Roman" w:cs="Times New Roman"/>
          <w:sz w:val="24"/>
          <w:szCs w:val="24"/>
        </w:rPr>
        <w:t>producción artística</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y los bazares de diseño</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en donde encontramos diferentes productos a la venta</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pero sobre todo, </w:t>
      </w:r>
      <w:r w:rsidR="00D06BFD">
        <w:rPr>
          <w:rFonts w:ascii="Times New Roman" w:hAnsi="Times New Roman" w:cs="Times New Roman"/>
          <w:sz w:val="24"/>
          <w:szCs w:val="24"/>
        </w:rPr>
        <w:t xml:space="preserve">lugares que son </w:t>
      </w:r>
      <w:r w:rsidRPr="007A4B99">
        <w:rPr>
          <w:rFonts w:ascii="Times New Roman" w:hAnsi="Times New Roman" w:cs="Times New Roman"/>
          <w:sz w:val="24"/>
          <w:szCs w:val="24"/>
        </w:rPr>
        <w:t xml:space="preserve">resultado de encuentros entre artistas, diseñadores y la sociedad en general, espacios </w:t>
      </w:r>
      <w:r w:rsidR="007A4B99" w:rsidRPr="007A4B99">
        <w:rPr>
          <w:rFonts w:ascii="Times New Roman" w:hAnsi="Times New Roman" w:cs="Times New Roman"/>
          <w:sz w:val="24"/>
          <w:szCs w:val="24"/>
        </w:rPr>
        <w:t>qu</w:t>
      </w:r>
      <w:r w:rsidRPr="007A4B99">
        <w:rPr>
          <w:rFonts w:ascii="Times New Roman" w:hAnsi="Times New Roman" w:cs="Times New Roman"/>
          <w:sz w:val="24"/>
          <w:szCs w:val="24"/>
        </w:rPr>
        <w:t xml:space="preserve">e fungen como generadores de intercambios culturales en </w:t>
      </w:r>
      <w:r w:rsidR="007A4B99" w:rsidRPr="007A4B99">
        <w:rPr>
          <w:rFonts w:ascii="Times New Roman" w:hAnsi="Times New Roman" w:cs="Times New Roman"/>
          <w:sz w:val="24"/>
          <w:szCs w:val="24"/>
        </w:rPr>
        <w:t>sitios</w:t>
      </w:r>
      <w:r w:rsidRPr="007A4B99">
        <w:rPr>
          <w:rFonts w:ascii="Times New Roman" w:hAnsi="Times New Roman" w:cs="Times New Roman"/>
          <w:sz w:val="24"/>
          <w:szCs w:val="24"/>
        </w:rPr>
        <w:t xml:space="preserve"> específicos, que promueven una identidad local desde las relaciones de estos.</w:t>
      </w:r>
    </w:p>
    <w:p w14:paraId="2FBDA26B" w14:textId="77777777" w:rsidR="00D750E4" w:rsidRPr="00D750E4" w:rsidRDefault="00D750E4" w:rsidP="00C872C8">
      <w:pPr>
        <w:spacing w:line="360" w:lineRule="auto"/>
        <w:jc w:val="both"/>
        <w:rPr>
          <w:rFonts w:ascii="Times New Roman" w:hAnsi="Times New Roman" w:cs="Times New Roman"/>
          <w:sz w:val="24"/>
          <w:szCs w:val="24"/>
        </w:rPr>
      </w:pPr>
    </w:p>
    <w:p w14:paraId="4A134737" w14:textId="530564BE" w:rsidR="00644748" w:rsidRPr="007A4B99" w:rsidRDefault="00644748" w:rsidP="00C872C8">
      <w:pPr>
        <w:spacing w:line="360" w:lineRule="auto"/>
        <w:jc w:val="both"/>
        <w:rPr>
          <w:rFonts w:ascii="Times New Roman" w:hAnsi="Times New Roman" w:cs="Times New Roman"/>
          <w:b/>
          <w:bCs/>
          <w:sz w:val="24"/>
          <w:szCs w:val="24"/>
        </w:rPr>
      </w:pPr>
      <w:r w:rsidRPr="007A4B99">
        <w:rPr>
          <w:rFonts w:ascii="Times New Roman" w:hAnsi="Times New Roman" w:cs="Times New Roman"/>
          <w:b/>
          <w:bCs/>
          <w:sz w:val="24"/>
          <w:szCs w:val="24"/>
        </w:rPr>
        <w:t>Conclusiones</w:t>
      </w:r>
    </w:p>
    <w:p w14:paraId="10F6B0D5" w14:textId="041ABF97" w:rsidR="005F5EE8" w:rsidRPr="007A4B99"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lastRenderedPageBreak/>
        <w:t xml:space="preserve">Como conclusión, encontramos que la unión </w:t>
      </w:r>
      <w:r w:rsidR="00D06BFD">
        <w:rPr>
          <w:rFonts w:ascii="Times New Roman" w:hAnsi="Times New Roman" w:cs="Times New Roman"/>
          <w:sz w:val="24"/>
          <w:szCs w:val="24"/>
        </w:rPr>
        <w:t>entre los</w:t>
      </w:r>
      <w:r w:rsidRPr="007A4B99">
        <w:rPr>
          <w:rFonts w:ascii="Times New Roman" w:hAnsi="Times New Roman" w:cs="Times New Roman"/>
          <w:sz w:val="24"/>
          <w:szCs w:val="24"/>
        </w:rPr>
        <w:t xml:space="preserve"> aspectos, identidad cultural, patrimonio </w:t>
      </w:r>
      <w:r w:rsidR="00D06BFD">
        <w:rPr>
          <w:rFonts w:ascii="Times New Roman" w:hAnsi="Times New Roman" w:cs="Times New Roman"/>
          <w:sz w:val="24"/>
          <w:szCs w:val="24"/>
        </w:rPr>
        <w:t xml:space="preserve">cultural inmaterial </w:t>
      </w:r>
      <w:r w:rsidRPr="007A4B99">
        <w:rPr>
          <w:rFonts w:ascii="Times New Roman" w:hAnsi="Times New Roman" w:cs="Times New Roman"/>
          <w:sz w:val="24"/>
          <w:szCs w:val="24"/>
        </w:rPr>
        <w:t xml:space="preserve">local y </w:t>
      </w:r>
      <w:r w:rsidR="00D06BFD">
        <w:rPr>
          <w:rFonts w:ascii="Times New Roman" w:hAnsi="Times New Roman" w:cs="Times New Roman"/>
          <w:sz w:val="24"/>
          <w:szCs w:val="24"/>
        </w:rPr>
        <w:t>las</w:t>
      </w:r>
      <w:r w:rsidRPr="007A4B99">
        <w:rPr>
          <w:rFonts w:ascii="Times New Roman" w:hAnsi="Times New Roman" w:cs="Times New Roman"/>
          <w:sz w:val="24"/>
          <w:szCs w:val="24"/>
        </w:rPr>
        <w:t xml:space="preserve"> relaciones entre arte y diseño, logran fortalecer el reconocimiento cultural en un espacio específico</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rodeado por diferentes agentes culturales y sociales que permiten, no solo acrecentar la importancia de dichos aspectos, sino, además, repensar la forma en que la identidad de un espacio local </w:t>
      </w:r>
      <w:r w:rsidR="00D06BFD">
        <w:rPr>
          <w:rFonts w:ascii="Times New Roman" w:hAnsi="Times New Roman" w:cs="Times New Roman"/>
          <w:sz w:val="24"/>
          <w:szCs w:val="24"/>
        </w:rPr>
        <w:t xml:space="preserve">deviene </w:t>
      </w:r>
      <w:r w:rsidRPr="007A4B99">
        <w:rPr>
          <w:rFonts w:ascii="Times New Roman" w:hAnsi="Times New Roman" w:cs="Times New Roman"/>
          <w:sz w:val="24"/>
          <w:szCs w:val="24"/>
        </w:rPr>
        <w:t xml:space="preserve">de resaltar el patrimonio inmaterial actual. </w:t>
      </w:r>
    </w:p>
    <w:p w14:paraId="59428651" w14:textId="79DEE77D"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La idea de identidad cultural permite a la sociedad local, tener un sentido de pertenencia que al mismo tiempo los integra y los diferencia de otros, que además de buscar la ayuda mutua entre los integrantes del mismo, incrementa el </w:t>
      </w:r>
      <w:r w:rsidRPr="0048520A">
        <w:rPr>
          <w:rFonts w:ascii="Times New Roman" w:hAnsi="Times New Roman" w:cs="Times New Roman"/>
          <w:sz w:val="24"/>
          <w:szCs w:val="24"/>
          <w:highlight w:val="yellow"/>
        </w:rPr>
        <w:t>di</w:t>
      </w:r>
      <w:ins w:id="23" w:author="Autor">
        <w:r w:rsidR="00F135FA">
          <w:rPr>
            <w:rFonts w:ascii="Times New Roman" w:hAnsi="Times New Roman" w:cs="Times New Roman"/>
            <w:sz w:val="24"/>
            <w:szCs w:val="24"/>
            <w:highlight w:val="yellow"/>
          </w:rPr>
          <w:t>á</w:t>
        </w:r>
      </w:ins>
      <w:del w:id="24" w:author="Autor">
        <w:r w:rsidRPr="0048520A" w:rsidDel="00F135FA">
          <w:rPr>
            <w:rFonts w:ascii="Times New Roman" w:hAnsi="Times New Roman" w:cs="Times New Roman"/>
            <w:sz w:val="24"/>
            <w:szCs w:val="24"/>
            <w:highlight w:val="yellow"/>
          </w:rPr>
          <w:delText>a</w:delText>
        </w:r>
      </w:del>
      <w:r w:rsidRPr="0048520A">
        <w:rPr>
          <w:rFonts w:ascii="Times New Roman" w:hAnsi="Times New Roman" w:cs="Times New Roman"/>
          <w:sz w:val="24"/>
          <w:szCs w:val="24"/>
          <w:highlight w:val="yellow"/>
        </w:rPr>
        <w:t>logo</w:t>
      </w:r>
      <w:r w:rsidRPr="007A4B99">
        <w:rPr>
          <w:rFonts w:ascii="Times New Roman" w:hAnsi="Times New Roman" w:cs="Times New Roman"/>
          <w:sz w:val="24"/>
          <w:szCs w:val="24"/>
        </w:rPr>
        <w:t xml:space="preserve"> y la participación de los mismos, logrando con esto mejoras significativas al tejido social</w:t>
      </w:r>
      <w:r w:rsidR="007D3860">
        <w:rPr>
          <w:rFonts w:ascii="Times New Roman" w:hAnsi="Times New Roman" w:cs="Times New Roman"/>
          <w:sz w:val="24"/>
          <w:szCs w:val="24"/>
        </w:rPr>
        <w:t xml:space="preserve">, como el bienestar de sus participantes. </w:t>
      </w:r>
    </w:p>
    <w:p w14:paraId="6827AABD" w14:textId="19DC274C"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Esta identidad cultural resulta del desarrollo de estrategias que permitan al artista</w:t>
      </w:r>
      <w:r w:rsidR="007A4B99" w:rsidRPr="007A4B99">
        <w:rPr>
          <w:rFonts w:ascii="Times New Roman" w:hAnsi="Times New Roman" w:cs="Times New Roman"/>
          <w:sz w:val="24"/>
          <w:szCs w:val="24"/>
        </w:rPr>
        <w:t xml:space="preserve"> y diseñador</w:t>
      </w:r>
      <w:r w:rsidRPr="007A4B99">
        <w:rPr>
          <w:rFonts w:ascii="Times New Roman" w:hAnsi="Times New Roman" w:cs="Times New Roman"/>
          <w:sz w:val="24"/>
          <w:szCs w:val="24"/>
        </w:rPr>
        <w:t xml:space="preserve"> emergente la venta de su </w:t>
      </w:r>
      <w:r w:rsidR="007A4B99" w:rsidRPr="007A4B99">
        <w:rPr>
          <w:rFonts w:ascii="Times New Roman" w:hAnsi="Times New Roman" w:cs="Times New Roman"/>
          <w:sz w:val="24"/>
          <w:szCs w:val="24"/>
        </w:rPr>
        <w:t>producción</w:t>
      </w:r>
      <w:r w:rsidRPr="007A4B99">
        <w:rPr>
          <w:rFonts w:ascii="Times New Roman" w:hAnsi="Times New Roman" w:cs="Times New Roman"/>
          <w:sz w:val="24"/>
          <w:szCs w:val="24"/>
        </w:rPr>
        <w:t xml:space="preserve">, logrando con esto que se dedique únicamente a su </w:t>
      </w:r>
      <w:r w:rsidR="007A4B99" w:rsidRPr="007A4B99">
        <w:rPr>
          <w:rFonts w:ascii="Times New Roman" w:hAnsi="Times New Roman" w:cs="Times New Roman"/>
          <w:sz w:val="24"/>
          <w:szCs w:val="24"/>
        </w:rPr>
        <w:t>quehacer profesional</w:t>
      </w:r>
      <w:r w:rsidRPr="007A4B99">
        <w:rPr>
          <w:rFonts w:ascii="Times New Roman" w:hAnsi="Times New Roman" w:cs="Times New Roman"/>
          <w:sz w:val="24"/>
          <w:szCs w:val="24"/>
        </w:rPr>
        <w:t xml:space="preserve">, pues el problema deviene entre otras cosas de la falta de espacios de </w:t>
      </w:r>
      <w:r w:rsidR="007A4B99" w:rsidRPr="007A4B99">
        <w:rPr>
          <w:rFonts w:ascii="Times New Roman" w:hAnsi="Times New Roman" w:cs="Times New Roman"/>
          <w:sz w:val="24"/>
          <w:szCs w:val="24"/>
        </w:rPr>
        <w:t>gestión</w:t>
      </w:r>
      <w:r w:rsidRPr="007A4B99">
        <w:rPr>
          <w:rFonts w:ascii="Times New Roman" w:hAnsi="Times New Roman" w:cs="Times New Roman"/>
          <w:sz w:val="24"/>
          <w:szCs w:val="24"/>
        </w:rPr>
        <w:t>, por lo tanto, la sociedad no conoce lo</w:t>
      </w:r>
      <w:r w:rsidR="007A4B99" w:rsidRPr="007A4B99">
        <w:rPr>
          <w:rFonts w:ascii="Times New Roman" w:hAnsi="Times New Roman" w:cs="Times New Roman"/>
          <w:sz w:val="24"/>
          <w:szCs w:val="24"/>
        </w:rPr>
        <w:t xml:space="preserve"> </w:t>
      </w:r>
      <w:r w:rsidRPr="007A4B99">
        <w:rPr>
          <w:rFonts w:ascii="Times New Roman" w:hAnsi="Times New Roman" w:cs="Times New Roman"/>
          <w:sz w:val="24"/>
          <w:szCs w:val="24"/>
        </w:rPr>
        <w:t xml:space="preserve">que se crean en su espacio local, no encontrando esta identidad en su espacio próximo. </w:t>
      </w:r>
    </w:p>
    <w:p w14:paraId="54CE0248" w14:textId="03406D16"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Entonces, s</w:t>
      </w:r>
      <w:r w:rsidR="00DE32D8" w:rsidRPr="007A4B99">
        <w:rPr>
          <w:rFonts w:ascii="Times New Roman" w:hAnsi="Times New Roman" w:cs="Times New Roman"/>
          <w:sz w:val="24"/>
          <w:szCs w:val="24"/>
        </w:rPr>
        <w:t>e busca que el artista</w:t>
      </w:r>
      <w:r w:rsidR="007A4B99" w:rsidRPr="007A4B99">
        <w:rPr>
          <w:rFonts w:ascii="Times New Roman" w:hAnsi="Times New Roman" w:cs="Times New Roman"/>
          <w:sz w:val="24"/>
          <w:szCs w:val="24"/>
        </w:rPr>
        <w:t xml:space="preserve"> y el diseñador</w:t>
      </w:r>
      <w:r w:rsidR="00DE32D8" w:rsidRPr="007A4B99">
        <w:rPr>
          <w:rFonts w:ascii="Times New Roman" w:hAnsi="Times New Roman" w:cs="Times New Roman"/>
          <w:sz w:val="24"/>
          <w:szCs w:val="24"/>
        </w:rPr>
        <w:t xml:space="preserve"> pueda</w:t>
      </w:r>
      <w:r w:rsidR="007A4B99" w:rsidRPr="007A4B99">
        <w:rPr>
          <w:rFonts w:ascii="Times New Roman" w:hAnsi="Times New Roman" w:cs="Times New Roman"/>
          <w:sz w:val="24"/>
          <w:szCs w:val="24"/>
        </w:rPr>
        <w:t>n</w:t>
      </w:r>
      <w:r w:rsidR="00DE32D8" w:rsidRPr="007A4B99">
        <w:rPr>
          <w:rFonts w:ascii="Times New Roman" w:hAnsi="Times New Roman" w:cs="Times New Roman"/>
          <w:sz w:val="24"/>
          <w:szCs w:val="24"/>
        </w:rPr>
        <w:t xml:space="preserve"> encontrar espacios de convivencia y participación entre los diferentes actores que componen esta sociedad, y la participación de todos ellos esperando reconocer la identidad del espacio a partir de</w:t>
      </w:r>
      <w:r w:rsidR="007A4B99" w:rsidRPr="007A4B99">
        <w:rPr>
          <w:rFonts w:ascii="Times New Roman" w:hAnsi="Times New Roman" w:cs="Times New Roman"/>
          <w:sz w:val="24"/>
          <w:szCs w:val="24"/>
        </w:rPr>
        <w:t xml:space="preserve"> la idea del bazar cultural.</w:t>
      </w:r>
    </w:p>
    <w:p w14:paraId="7E3A5407" w14:textId="77639B38"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Se podría mencionar como</w:t>
      </w:r>
      <w:r w:rsidR="007A4B99" w:rsidRPr="007A4B99">
        <w:rPr>
          <w:rFonts w:ascii="Times New Roman" w:hAnsi="Times New Roman" w:cs="Times New Roman"/>
          <w:sz w:val="24"/>
          <w:szCs w:val="24"/>
        </w:rPr>
        <w:t xml:space="preserve"> complemento</w:t>
      </w:r>
      <w:r w:rsidRPr="007A4B99">
        <w:rPr>
          <w:rFonts w:ascii="Times New Roman" w:hAnsi="Times New Roman" w:cs="Times New Roman"/>
          <w:sz w:val="24"/>
          <w:szCs w:val="24"/>
        </w:rPr>
        <w:t xml:space="preserve"> de </w:t>
      </w:r>
      <w:r w:rsidR="007A4B99" w:rsidRPr="007A4B99">
        <w:rPr>
          <w:rFonts w:ascii="Times New Roman" w:hAnsi="Times New Roman" w:cs="Times New Roman"/>
          <w:sz w:val="24"/>
          <w:szCs w:val="24"/>
        </w:rPr>
        <w:t>esta</w:t>
      </w:r>
      <w:r w:rsidRPr="007A4B99">
        <w:rPr>
          <w:rFonts w:ascii="Times New Roman" w:hAnsi="Times New Roman" w:cs="Times New Roman"/>
          <w:sz w:val="24"/>
          <w:szCs w:val="24"/>
        </w:rPr>
        <w:t xml:space="preserve"> estrategia, la posibilidad de que los ayuntamientos locales pudieran aportar espacios públicos a los artistas plásticos</w:t>
      </w:r>
      <w:r w:rsidR="007A4B99" w:rsidRPr="007A4B99">
        <w:rPr>
          <w:rFonts w:ascii="Times New Roman" w:hAnsi="Times New Roman" w:cs="Times New Roman"/>
          <w:sz w:val="24"/>
          <w:szCs w:val="24"/>
        </w:rPr>
        <w:t xml:space="preserve"> y diseñadores</w:t>
      </w:r>
      <w:r w:rsidRPr="007A4B99">
        <w:rPr>
          <w:rFonts w:ascii="Times New Roman" w:hAnsi="Times New Roman" w:cs="Times New Roman"/>
          <w:sz w:val="24"/>
          <w:szCs w:val="24"/>
        </w:rPr>
        <w:t xml:space="preserve"> emergentes, no únicamente desde los espacios ofrecidos por los mu</w:t>
      </w:r>
      <w:del w:id="25" w:author="Autor">
        <w:r w:rsidRPr="007A4B99" w:rsidDel="00F135FA">
          <w:rPr>
            <w:rFonts w:ascii="Times New Roman" w:hAnsi="Times New Roman" w:cs="Times New Roman"/>
            <w:sz w:val="24"/>
            <w:szCs w:val="24"/>
          </w:rPr>
          <w:delText>e</w:delText>
        </w:r>
      </w:del>
      <w:r w:rsidRPr="007A4B99">
        <w:rPr>
          <w:rFonts w:ascii="Times New Roman" w:hAnsi="Times New Roman" w:cs="Times New Roman"/>
          <w:sz w:val="24"/>
          <w:szCs w:val="24"/>
        </w:rPr>
        <w:t>s</w:t>
      </w:r>
      <w:ins w:id="26" w:author="Autor">
        <w:r w:rsidR="00F135FA">
          <w:rPr>
            <w:rFonts w:ascii="Times New Roman" w:hAnsi="Times New Roman" w:cs="Times New Roman"/>
            <w:sz w:val="24"/>
            <w:szCs w:val="24"/>
          </w:rPr>
          <w:t>e</w:t>
        </w:r>
      </w:ins>
      <w:r w:rsidRPr="007A4B99">
        <w:rPr>
          <w:rFonts w:ascii="Times New Roman" w:hAnsi="Times New Roman" w:cs="Times New Roman"/>
          <w:sz w:val="24"/>
          <w:szCs w:val="24"/>
        </w:rPr>
        <w:t xml:space="preserve">os o las casas de cultura, sino de las plazas públicas en donde se permita a </w:t>
      </w:r>
      <w:r w:rsidR="007A4B99" w:rsidRPr="007A4B99">
        <w:rPr>
          <w:rFonts w:ascii="Times New Roman" w:hAnsi="Times New Roman" w:cs="Times New Roman"/>
          <w:sz w:val="24"/>
          <w:szCs w:val="24"/>
        </w:rPr>
        <w:t>estos</w:t>
      </w:r>
      <w:r w:rsidRPr="007A4B99">
        <w:rPr>
          <w:rFonts w:ascii="Times New Roman" w:hAnsi="Times New Roman" w:cs="Times New Roman"/>
          <w:sz w:val="24"/>
          <w:szCs w:val="24"/>
        </w:rPr>
        <w:t xml:space="preserve"> poner a la venta su producción, contando con los permisos necesarios para promover </w:t>
      </w:r>
      <w:r w:rsidR="007A4B99" w:rsidRPr="007A4B99">
        <w:rPr>
          <w:rFonts w:ascii="Times New Roman" w:hAnsi="Times New Roman" w:cs="Times New Roman"/>
          <w:sz w:val="24"/>
          <w:szCs w:val="24"/>
        </w:rPr>
        <w:t>su trabajo</w:t>
      </w:r>
      <w:r w:rsidRPr="007A4B99">
        <w:rPr>
          <w:rFonts w:ascii="Times New Roman" w:hAnsi="Times New Roman" w:cs="Times New Roman"/>
          <w:sz w:val="24"/>
          <w:szCs w:val="24"/>
        </w:rPr>
        <w:t xml:space="preserve"> en estos espacios. </w:t>
      </w:r>
    </w:p>
    <w:p w14:paraId="1EB68283" w14:textId="6A5D88FB"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Po lo tanto</w:t>
      </w:r>
      <w:r w:rsidR="00DE32D8" w:rsidRPr="007A4B99">
        <w:rPr>
          <w:rFonts w:ascii="Times New Roman" w:hAnsi="Times New Roman" w:cs="Times New Roman"/>
          <w:sz w:val="24"/>
          <w:szCs w:val="24"/>
        </w:rPr>
        <w:t>, el derecho de la sociedad por la cultura, es necesaria en todos los sentidos pues crea lazos y redes de conocimiento, que mejoran tanto la calidad de vida de la sociedad, como la del artista</w:t>
      </w:r>
      <w:r w:rsidR="007A4B99" w:rsidRPr="007A4B99">
        <w:rPr>
          <w:rFonts w:ascii="Times New Roman" w:hAnsi="Times New Roman" w:cs="Times New Roman"/>
          <w:sz w:val="24"/>
          <w:szCs w:val="24"/>
        </w:rPr>
        <w:t xml:space="preserve"> y del diseñador</w:t>
      </w:r>
      <w:r w:rsidR="00DE32D8" w:rsidRPr="007A4B99">
        <w:rPr>
          <w:rFonts w:ascii="Times New Roman" w:hAnsi="Times New Roman" w:cs="Times New Roman"/>
          <w:sz w:val="24"/>
          <w:szCs w:val="24"/>
        </w:rPr>
        <w:t xml:space="preserve">, al conocer la obra de estos actores, y posteriormente, la adquisición de la misma, haciendo que </w:t>
      </w:r>
      <w:r w:rsidR="007A4B99" w:rsidRPr="007A4B99">
        <w:rPr>
          <w:rFonts w:ascii="Times New Roman" w:hAnsi="Times New Roman" w:cs="Times New Roman"/>
          <w:sz w:val="24"/>
          <w:szCs w:val="24"/>
        </w:rPr>
        <w:t>estos</w:t>
      </w:r>
      <w:r w:rsidR="00DE32D8" w:rsidRPr="007A4B99">
        <w:rPr>
          <w:rFonts w:ascii="Times New Roman" w:hAnsi="Times New Roman" w:cs="Times New Roman"/>
          <w:sz w:val="24"/>
          <w:szCs w:val="24"/>
        </w:rPr>
        <w:t xml:space="preserve"> se dedique</w:t>
      </w:r>
      <w:r w:rsidR="007A4B99" w:rsidRPr="007A4B99">
        <w:rPr>
          <w:rFonts w:ascii="Times New Roman" w:hAnsi="Times New Roman" w:cs="Times New Roman"/>
          <w:sz w:val="24"/>
          <w:szCs w:val="24"/>
        </w:rPr>
        <w:t>n</w:t>
      </w:r>
      <w:r w:rsidR="00DE32D8" w:rsidRPr="007A4B99">
        <w:rPr>
          <w:rFonts w:ascii="Times New Roman" w:hAnsi="Times New Roman" w:cs="Times New Roman"/>
          <w:sz w:val="24"/>
          <w:szCs w:val="24"/>
        </w:rPr>
        <w:t xml:space="preserve"> propiamente a su producción plástica. </w:t>
      </w:r>
    </w:p>
    <w:p w14:paraId="1D4A7E7C" w14:textId="2DAACF9C"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w:t>
      </w:r>
      <w:r w:rsidR="00DE32D8" w:rsidRPr="007A4B99">
        <w:rPr>
          <w:rFonts w:ascii="Times New Roman" w:hAnsi="Times New Roman" w:cs="Times New Roman"/>
          <w:sz w:val="24"/>
          <w:szCs w:val="24"/>
        </w:rPr>
        <w:t>ebido a la situación actual producida por el COVID-19,</w:t>
      </w:r>
      <w:r>
        <w:rPr>
          <w:rFonts w:ascii="Times New Roman" w:hAnsi="Times New Roman" w:cs="Times New Roman"/>
          <w:sz w:val="24"/>
          <w:szCs w:val="24"/>
        </w:rPr>
        <w:t xml:space="preserve"> nos damos cuenta</w:t>
      </w:r>
      <w:r w:rsidR="00DE32D8" w:rsidRPr="007A4B99">
        <w:rPr>
          <w:rFonts w:ascii="Times New Roman" w:hAnsi="Times New Roman" w:cs="Times New Roman"/>
          <w:sz w:val="24"/>
          <w:szCs w:val="24"/>
        </w:rPr>
        <w:t xml:space="preserve"> </w:t>
      </w:r>
      <w:r w:rsidR="007A4B99" w:rsidRPr="007A4B99">
        <w:rPr>
          <w:rFonts w:ascii="Times New Roman" w:hAnsi="Times New Roman" w:cs="Times New Roman"/>
          <w:sz w:val="24"/>
          <w:szCs w:val="24"/>
        </w:rPr>
        <w:t xml:space="preserve">que </w:t>
      </w:r>
      <w:r w:rsidR="00DE32D8" w:rsidRPr="007A4B99">
        <w:rPr>
          <w:rFonts w:ascii="Times New Roman" w:hAnsi="Times New Roman" w:cs="Times New Roman"/>
          <w:sz w:val="24"/>
          <w:szCs w:val="24"/>
        </w:rPr>
        <w:t xml:space="preserve">la herramienta </w:t>
      </w:r>
      <w:r w:rsidR="007A4B99" w:rsidRPr="007A4B99">
        <w:rPr>
          <w:rFonts w:ascii="Times New Roman" w:hAnsi="Times New Roman" w:cs="Times New Roman"/>
          <w:sz w:val="24"/>
          <w:szCs w:val="24"/>
        </w:rPr>
        <w:t>más</w:t>
      </w:r>
      <w:r w:rsidR="00DE32D8" w:rsidRPr="007A4B99">
        <w:rPr>
          <w:rFonts w:ascii="Times New Roman" w:hAnsi="Times New Roman" w:cs="Times New Roman"/>
          <w:sz w:val="24"/>
          <w:szCs w:val="24"/>
        </w:rPr>
        <w:t xml:space="preserve"> adecuada para </w:t>
      </w:r>
      <w:r w:rsidR="00D255E3">
        <w:rPr>
          <w:rFonts w:ascii="Times New Roman" w:hAnsi="Times New Roman" w:cs="Times New Roman"/>
          <w:sz w:val="24"/>
          <w:szCs w:val="24"/>
        </w:rPr>
        <w:t>l</w:t>
      </w:r>
      <w:r w:rsidR="00DE32D8" w:rsidRPr="007A4B99">
        <w:rPr>
          <w:rFonts w:ascii="Times New Roman" w:hAnsi="Times New Roman" w:cs="Times New Roman"/>
          <w:sz w:val="24"/>
          <w:szCs w:val="24"/>
        </w:rPr>
        <w:t xml:space="preserve">a exhibición y gestión de las diferentes propuestas </w:t>
      </w:r>
      <w:r w:rsidR="007A4B99" w:rsidRPr="007A4B99">
        <w:rPr>
          <w:rFonts w:ascii="Times New Roman" w:hAnsi="Times New Roman" w:cs="Times New Roman"/>
          <w:sz w:val="24"/>
          <w:szCs w:val="24"/>
        </w:rPr>
        <w:t>culturales</w:t>
      </w:r>
      <w:r w:rsidR="00DE32D8" w:rsidRPr="007A4B99">
        <w:rPr>
          <w:rFonts w:ascii="Times New Roman" w:hAnsi="Times New Roman" w:cs="Times New Roman"/>
          <w:sz w:val="24"/>
          <w:szCs w:val="24"/>
        </w:rPr>
        <w:t xml:space="preserve"> </w:t>
      </w:r>
      <w:r w:rsidR="007A4B99" w:rsidRPr="007A4B99">
        <w:rPr>
          <w:rFonts w:ascii="Times New Roman" w:hAnsi="Times New Roman" w:cs="Times New Roman"/>
          <w:sz w:val="24"/>
          <w:szCs w:val="24"/>
        </w:rPr>
        <w:t xml:space="preserve">en </w:t>
      </w:r>
      <w:r w:rsidR="00DE32D8" w:rsidRPr="007A4B99">
        <w:rPr>
          <w:rFonts w:ascii="Times New Roman" w:hAnsi="Times New Roman" w:cs="Times New Roman"/>
          <w:sz w:val="24"/>
          <w:szCs w:val="24"/>
        </w:rPr>
        <w:t>el Valle de Toluca, tiene estrecha relación con l</w:t>
      </w:r>
      <w:r w:rsidR="00D255E3">
        <w:rPr>
          <w:rFonts w:ascii="Times New Roman" w:hAnsi="Times New Roman" w:cs="Times New Roman"/>
          <w:sz w:val="24"/>
          <w:szCs w:val="24"/>
        </w:rPr>
        <w:t>as plataformas</w:t>
      </w:r>
      <w:r w:rsidR="00DE32D8" w:rsidRPr="007A4B99">
        <w:rPr>
          <w:rFonts w:ascii="Times New Roman" w:hAnsi="Times New Roman" w:cs="Times New Roman"/>
          <w:sz w:val="24"/>
          <w:szCs w:val="24"/>
        </w:rPr>
        <w:t xml:space="preserve"> digital</w:t>
      </w:r>
      <w:r w:rsidR="00D255E3">
        <w:rPr>
          <w:rFonts w:ascii="Times New Roman" w:hAnsi="Times New Roman" w:cs="Times New Roman"/>
          <w:sz w:val="24"/>
          <w:szCs w:val="24"/>
        </w:rPr>
        <w:t>es</w:t>
      </w:r>
      <w:r w:rsidR="00DE32D8" w:rsidRPr="007A4B99">
        <w:rPr>
          <w:rFonts w:ascii="Times New Roman" w:hAnsi="Times New Roman" w:cs="Times New Roman"/>
          <w:sz w:val="24"/>
          <w:szCs w:val="24"/>
        </w:rPr>
        <w:t>,</w:t>
      </w:r>
      <w:r w:rsidR="00D255E3">
        <w:rPr>
          <w:rFonts w:ascii="Times New Roman" w:hAnsi="Times New Roman" w:cs="Times New Roman"/>
          <w:sz w:val="24"/>
          <w:szCs w:val="24"/>
        </w:rPr>
        <w:t xml:space="preserve"> y que</w:t>
      </w:r>
      <w:r w:rsidR="003E1B24">
        <w:rPr>
          <w:rFonts w:ascii="Times New Roman" w:hAnsi="Times New Roman" w:cs="Times New Roman"/>
          <w:sz w:val="24"/>
          <w:szCs w:val="24"/>
        </w:rPr>
        <w:t>,</w:t>
      </w:r>
      <w:r w:rsidR="00D255E3">
        <w:rPr>
          <w:rFonts w:ascii="Times New Roman" w:hAnsi="Times New Roman" w:cs="Times New Roman"/>
          <w:sz w:val="24"/>
          <w:szCs w:val="24"/>
        </w:rPr>
        <w:t xml:space="preserve"> junto con las estrategias implementados en los bazares físicos, se vuelve mucho </w:t>
      </w:r>
      <w:r w:rsidR="00D255E3" w:rsidRPr="0025715D">
        <w:rPr>
          <w:rFonts w:ascii="Times New Roman" w:hAnsi="Times New Roman" w:cs="Times New Roman"/>
          <w:sz w:val="24"/>
          <w:szCs w:val="24"/>
          <w:highlight w:val="yellow"/>
        </w:rPr>
        <w:t>m</w:t>
      </w:r>
      <w:ins w:id="27" w:author="Autor">
        <w:r w:rsidR="00F135FA">
          <w:rPr>
            <w:rFonts w:ascii="Times New Roman" w:hAnsi="Times New Roman" w:cs="Times New Roman"/>
            <w:sz w:val="24"/>
            <w:szCs w:val="24"/>
            <w:highlight w:val="yellow"/>
          </w:rPr>
          <w:t>á</w:t>
        </w:r>
      </w:ins>
      <w:del w:id="28" w:author="Autor">
        <w:r w:rsidR="00D255E3" w:rsidRPr="0025715D" w:rsidDel="00F135FA">
          <w:rPr>
            <w:rFonts w:ascii="Times New Roman" w:hAnsi="Times New Roman" w:cs="Times New Roman"/>
            <w:sz w:val="24"/>
            <w:szCs w:val="24"/>
            <w:highlight w:val="yellow"/>
          </w:rPr>
          <w:delText>a</w:delText>
        </w:r>
      </w:del>
      <w:r w:rsidR="00D255E3" w:rsidRPr="0025715D">
        <w:rPr>
          <w:rFonts w:ascii="Times New Roman" w:hAnsi="Times New Roman" w:cs="Times New Roman"/>
          <w:sz w:val="24"/>
          <w:szCs w:val="24"/>
          <w:highlight w:val="yellow"/>
        </w:rPr>
        <w:t>s</w:t>
      </w:r>
      <w:r w:rsidR="00D255E3">
        <w:rPr>
          <w:rFonts w:ascii="Times New Roman" w:hAnsi="Times New Roman" w:cs="Times New Roman"/>
          <w:sz w:val="24"/>
          <w:szCs w:val="24"/>
        </w:rPr>
        <w:t xml:space="preserve"> importante.</w:t>
      </w:r>
    </w:p>
    <w:p w14:paraId="4DE32AB2" w14:textId="05F36F42" w:rsidR="00DE32D8" w:rsidRPr="007A4B99" w:rsidRDefault="003E1B24" w:rsidP="00C872C8">
      <w:pPr>
        <w:spacing w:line="360" w:lineRule="auto"/>
        <w:jc w:val="both"/>
        <w:rPr>
          <w:rFonts w:ascii="Times New Roman" w:hAnsi="Times New Roman" w:cs="Times New Roman"/>
          <w:sz w:val="24"/>
          <w:szCs w:val="24"/>
        </w:rPr>
      </w:pPr>
      <w:r w:rsidRPr="00D750E4">
        <w:rPr>
          <w:rFonts w:ascii="Times New Roman" w:hAnsi="Times New Roman" w:cs="Times New Roman"/>
          <w:sz w:val="24"/>
          <w:szCs w:val="24"/>
        </w:rPr>
        <w:t>Debido a esto,</w:t>
      </w:r>
      <w:r w:rsidR="007A4B99" w:rsidRPr="00D750E4">
        <w:rPr>
          <w:rFonts w:ascii="Times New Roman" w:hAnsi="Times New Roman" w:cs="Times New Roman"/>
          <w:sz w:val="24"/>
          <w:szCs w:val="24"/>
        </w:rPr>
        <w:t xml:space="preserve"> </w:t>
      </w:r>
      <w:r w:rsidRPr="00D750E4">
        <w:rPr>
          <w:rFonts w:ascii="Times New Roman" w:hAnsi="Times New Roman" w:cs="Times New Roman"/>
          <w:sz w:val="24"/>
          <w:szCs w:val="24"/>
        </w:rPr>
        <w:t>y como complemento al</w:t>
      </w:r>
      <w:r w:rsidR="00DE32D8" w:rsidRPr="00D750E4">
        <w:rPr>
          <w:rFonts w:ascii="Times New Roman" w:hAnsi="Times New Roman" w:cs="Times New Roman"/>
          <w:sz w:val="24"/>
          <w:szCs w:val="24"/>
        </w:rPr>
        <w:t xml:space="preserve"> posible acercamiento desde la cooperación de parte de los ayuntamientos locales,</w:t>
      </w:r>
      <w:r w:rsidRPr="00D750E4">
        <w:rPr>
          <w:rFonts w:ascii="Times New Roman" w:hAnsi="Times New Roman" w:cs="Times New Roman"/>
          <w:sz w:val="24"/>
          <w:szCs w:val="24"/>
        </w:rPr>
        <w:t xml:space="preserve"> se observa</w:t>
      </w:r>
      <w:r w:rsidR="00DE32D8" w:rsidRPr="00D750E4">
        <w:rPr>
          <w:rFonts w:ascii="Times New Roman" w:hAnsi="Times New Roman" w:cs="Times New Roman"/>
          <w:sz w:val="24"/>
          <w:szCs w:val="24"/>
        </w:rPr>
        <w:t xml:space="preserve"> la gestión </w:t>
      </w:r>
      <w:r w:rsidR="007A4B99" w:rsidRPr="00D750E4">
        <w:rPr>
          <w:rFonts w:ascii="Times New Roman" w:hAnsi="Times New Roman" w:cs="Times New Roman"/>
          <w:sz w:val="24"/>
          <w:szCs w:val="24"/>
        </w:rPr>
        <w:t>de espacios de exhibición</w:t>
      </w:r>
      <w:r w:rsidR="00DE32D8" w:rsidRPr="00D750E4">
        <w:rPr>
          <w:rFonts w:ascii="Times New Roman" w:hAnsi="Times New Roman" w:cs="Times New Roman"/>
          <w:sz w:val="24"/>
          <w:szCs w:val="24"/>
        </w:rPr>
        <w:t xml:space="preserve"> digitales </w:t>
      </w:r>
      <w:r w:rsidRPr="00D750E4">
        <w:rPr>
          <w:rFonts w:ascii="Times New Roman" w:hAnsi="Times New Roman" w:cs="Times New Roman"/>
          <w:sz w:val="24"/>
          <w:szCs w:val="24"/>
        </w:rPr>
        <w:t xml:space="preserve">hecha </w:t>
      </w:r>
      <w:r w:rsidR="00DE32D8" w:rsidRPr="00D750E4">
        <w:rPr>
          <w:rFonts w:ascii="Times New Roman" w:hAnsi="Times New Roman" w:cs="Times New Roman"/>
          <w:sz w:val="24"/>
          <w:szCs w:val="24"/>
        </w:rPr>
        <w:t>por los propios artistas</w:t>
      </w:r>
      <w:r w:rsidR="007A4B99" w:rsidRPr="00D750E4">
        <w:rPr>
          <w:rFonts w:ascii="Times New Roman" w:hAnsi="Times New Roman" w:cs="Times New Roman"/>
          <w:sz w:val="24"/>
          <w:szCs w:val="24"/>
        </w:rPr>
        <w:t xml:space="preserve"> y diseñadores</w:t>
      </w:r>
      <w:r w:rsidR="00DE32D8" w:rsidRPr="00D750E4">
        <w:rPr>
          <w:rFonts w:ascii="Times New Roman" w:hAnsi="Times New Roman" w:cs="Times New Roman"/>
          <w:sz w:val="24"/>
          <w:szCs w:val="24"/>
        </w:rPr>
        <w:t xml:space="preserve"> emergentes, </w:t>
      </w:r>
      <w:r w:rsidR="007A4B99" w:rsidRPr="00D750E4">
        <w:rPr>
          <w:rFonts w:ascii="Times New Roman" w:hAnsi="Times New Roman" w:cs="Times New Roman"/>
          <w:sz w:val="24"/>
          <w:szCs w:val="24"/>
        </w:rPr>
        <w:t>es decir,</w:t>
      </w:r>
      <w:r w:rsidR="00DE32D8" w:rsidRPr="00D750E4">
        <w:rPr>
          <w:rFonts w:ascii="Times New Roman" w:hAnsi="Times New Roman" w:cs="Times New Roman"/>
          <w:sz w:val="24"/>
          <w:szCs w:val="24"/>
        </w:rPr>
        <w:t xml:space="preserve"> la venta de productos artísticos en bazares digitales. </w:t>
      </w:r>
      <w:r w:rsidRPr="00D750E4">
        <w:rPr>
          <w:rFonts w:ascii="Times New Roman" w:hAnsi="Times New Roman" w:cs="Times New Roman"/>
          <w:sz w:val="24"/>
          <w:szCs w:val="24"/>
        </w:rPr>
        <w:t>T</w:t>
      </w:r>
      <w:r w:rsidR="00DE32D8" w:rsidRPr="00D750E4">
        <w:rPr>
          <w:rFonts w:ascii="Times New Roman" w:hAnsi="Times New Roman" w:cs="Times New Roman"/>
          <w:sz w:val="24"/>
          <w:szCs w:val="24"/>
        </w:rPr>
        <w:t xml:space="preserve">ambién sería interesante, que se pudieran exhibir los procesos de </w:t>
      </w:r>
      <w:r w:rsidR="007A4B99" w:rsidRPr="00D750E4">
        <w:rPr>
          <w:rFonts w:ascii="Times New Roman" w:hAnsi="Times New Roman" w:cs="Times New Roman"/>
          <w:sz w:val="24"/>
          <w:szCs w:val="24"/>
        </w:rPr>
        <w:t>estos creadores culturales</w:t>
      </w:r>
      <w:r w:rsidR="00DE32D8" w:rsidRPr="00D750E4">
        <w:rPr>
          <w:rFonts w:ascii="Times New Roman" w:hAnsi="Times New Roman" w:cs="Times New Roman"/>
          <w:sz w:val="24"/>
          <w:szCs w:val="24"/>
        </w:rPr>
        <w:t>, así como sus ideas, desde entrevistas que puedan ser compartidas desde los perfiles de los ayuntamientos</w:t>
      </w:r>
      <w:r w:rsidR="00D750E4" w:rsidRPr="00D750E4">
        <w:rPr>
          <w:rFonts w:ascii="Times New Roman" w:hAnsi="Times New Roman" w:cs="Times New Roman"/>
          <w:sz w:val="24"/>
          <w:szCs w:val="24"/>
        </w:rPr>
        <w:t xml:space="preserve"> locales</w:t>
      </w:r>
      <w:r w:rsidR="00DE32D8" w:rsidRPr="00D750E4">
        <w:rPr>
          <w:rFonts w:ascii="Times New Roman" w:hAnsi="Times New Roman" w:cs="Times New Roman"/>
          <w:sz w:val="24"/>
          <w:szCs w:val="24"/>
        </w:rPr>
        <w:t xml:space="preserve"> en redes sociales</w:t>
      </w:r>
      <w:r w:rsidR="007A4B99" w:rsidRPr="00D750E4">
        <w:rPr>
          <w:rFonts w:ascii="Times New Roman" w:hAnsi="Times New Roman" w:cs="Times New Roman"/>
          <w:sz w:val="24"/>
          <w:szCs w:val="24"/>
        </w:rPr>
        <w:t>.</w:t>
      </w:r>
    </w:p>
    <w:p w14:paraId="1EE9CBBA" w14:textId="38E505C5"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Existen diferentes ejemplos de estrategias que podrían adaptarse al espacio local, que permitan la participación de los actores clave (los artistas,</w:t>
      </w:r>
      <w:r w:rsidR="007A4B99" w:rsidRPr="007A4B99">
        <w:rPr>
          <w:rFonts w:ascii="Times New Roman" w:hAnsi="Times New Roman" w:cs="Times New Roman"/>
          <w:sz w:val="24"/>
          <w:szCs w:val="24"/>
        </w:rPr>
        <w:t xml:space="preserve"> los diseñadores,</w:t>
      </w:r>
      <w:r w:rsidRPr="007A4B99">
        <w:rPr>
          <w:rFonts w:ascii="Times New Roman" w:hAnsi="Times New Roman" w:cs="Times New Roman"/>
          <w:sz w:val="24"/>
          <w:szCs w:val="24"/>
        </w:rPr>
        <w:t xml:space="preserve"> la sociedad, los actores políticos) esperando lograr una identificación de la actividad artística local, y por lo tanto una identidad cultural, que coadyuve al reconocimiento y valoración de los artistas</w:t>
      </w:r>
      <w:r w:rsidR="007A4B99" w:rsidRPr="007A4B99">
        <w:rPr>
          <w:rFonts w:ascii="Times New Roman" w:hAnsi="Times New Roman" w:cs="Times New Roman"/>
          <w:sz w:val="24"/>
          <w:szCs w:val="24"/>
        </w:rPr>
        <w:t xml:space="preserve"> y diseñadores</w:t>
      </w:r>
      <w:r w:rsidRPr="007A4B99">
        <w:rPr>
          <w:rFonts w:ascii="Times New Roman" w:hAnsi="Times New Roman" w:cs="Times New Roman"/>
          <w:sz w:val="24"/>
          <w:szCs w:val="24"/>
        </w:rPr>
        <w:t xml:space="preserve"> emergentes en primer lugar, y a la promoción cultural que genere su valoración desde la identidad</w:t>
      </w:r>
      <w:r w:rsidR="003E1B24">
        <w:rPr>
          <w:rFonts w:ascii="Times New Roman" w:hAnsi="Times New Roman" w:cs="Times New Roman"/>
          <w:sz w:val="24"/>
          <w:szCs w:val="24"/>
        </w:rPr>
        <w:t xml:space="preserve"> local.</w:t>
      </w:r>
      <w:r w:rsidRPr="007A4B99">
        <w:rPr>
          <w:rFonts w:ascii="Times New Roman" w:hAnsi="Times New Roman" w:cs="Times New Roman"/>
          <w:sz w:val="24"/>
          <w:szCs w:val="24"/>
        </w:rPr>
        <w:t xml:space="preserve"> </w:t>
      </w:r>
    </w:p>
    <w:p w14:paraId="15481B13" w14:textId="66FFDBFD" w:rsidR="005102FC" w:rsidRDefault="005102FC" w:rsidP="00E31F83">
      <w:pPr>
        <w:spacing w:line="360" w:lineRule="auto"/>
        <w:rPr>
          <w:rFonts w:ascii="Times New Roman" w:hAnsi="Times New Roman" w:cs="Times New Roman"/>
          <w:i/>
          <w:iCs/>
          <w:sz w:val="24"/>
          <w:szCs w:val="24"/>
        </w:rPr>
      </w:pPr>
    </w:p>
    <w:p w14:paraId="00A76EC7" w14:textId="3251710E" w:rsidR="00D750E4" w:rsidRDefault="00D750E4" w:rsidP="00E31F83">
      <w:pPr>
        <w:spacing w:line="360" w:lineRule="auto"/>
        <w:rPr>
          <w:rFonts w:ascii="Times New Roman" w:hAnsi="Times New Roman" w:cs="Times New Roman"/>
          <w:i/>
          <w:iCs/>
          <w:sz w:val="24"/>
          <w:szCs w:val="24"/>
        </w:rPr>
      </w:pPr>
    </w:p>
    <w:p w14:paraId="796AF8BB" w14:textId="77777777" w:rsidR="00D750E4" w:rsidRPr="007A4B99" w:rsidRDefault="00D750E4" w:rsidP="00E31F83">
      <w:pPr>
        <w:spacing w:line="360" w:lineRule="auto"/>
        <w:rPr>
          <w:rFonts w:ascii="Times New Roman" w:hAnsi="Times New Roman" w:cs="Times New Roman"/>
          <w:i/>
          <w:iCs/>
          <w:sz w:val="24"/>
          <w:szCs w:val="24"/>
        </w:rPr>
      </w:pPr>
    </w:p>
    <w:sdt>
      <w:sdtPr>
        <w:rPr>
          <w:rFonts w:ascii="Times New Roman" w:eastAsiaTheme="minorEastAsia" w:hAnsi="Times New Roman" w:cs="Times New Roman"/>
          <w:color w:val="auto"/>
          <w:sz w:val="24"/>
          <w:szCs w:val="24"/>
          <w:lang w:val="es-ES"/>
        </w:rPr>
        <w:id w:val="-179051584"/>
        <w:docPartObj>
          <w:docPartGallery w:val="Bibliographies"/>
          <w:docPartUnique/>
        </w:docPartObj>
      </w:sdtPr>
      <w:sdtEndPr>
        <w:rPr>
          <w:lang w:val="es-MX"/>
        </w:rPr>
      </w:sdtEndPr>
      <w:sdtContent>
        <w:p w14:paraId="3E7B3D44" w14:textId="573B54EC" w:rsidR="007A4B99" w:rsidRPr="007A4B99" w:rsidRDefault="00BC7802" w:rsidP="00E31F83">
          <w:pPr>
            <w:pStyle w:val="Ttulo1"/>
            <w:spacing w:line="360" w:lineRule="auto"/>
            <w:rPr>
              <w:rFonts w:ascii="Times New Roman" w:hAnsi="Times New Roman" w:cs="Times New Roman"/>
              <w:sz w:val="24"/>
              <w:szCs w:val="24"/>
            </w:rPr>
          </w:pPr>
          <w:r>
            <w:rPr>
              <w:rFonts w:ascii="Times New Roman" w:hAnsi="Times New Roman" w:cs="Times New Roman"/>
              <w:sz w:val="24"/>
              <w:szCs w:val="24"/>
              <w:lang w:val="es-ES"/>
            </w:rPr>
            <w:t>Referencias</w:t>
          </w:r>
        </w:p>
        <w:sdt>
          <w:sdtPr>
            <w:rPr>
              <w:rFonts w:ascii="Times New Roman" w:hAnsi="Times New Roman" w:cs="Times New Roman"/>
              <w:sz w:val="24"/>
              <w:szCs w:val="24"/>
            </w:rPr>
            <w:id w:val="111145805"/>
            <w:bibliography/>
          </w:sdtPr>
          <w:sdtEndPr/>
          <w:sdtContent>
            <w:p w14:paraId="3C283DEB" w14:textId="77777777" w:rsidR="00D750E4" w:rsidRPr="00D750E4" w:rsidRDefault="007A4B99"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sz w:val="24"/>
                  <w:szCs w:val="24"/>
                </w:rPr>
                <w:fldChar w:fldCharType="begin"/>
              </w:r>
              <w:r w:rsidRPr="00D750E4">
                <w:rPr>
                  <w:rFonts w:ascii="Times New Roman" w:hAnsi="Times New Roman" w:cs="Times New Roman"/>
                  <w:sz w:val="24"/>
                  <w:szCs w:val="24"/>
                </w:rPr>
                <w:instrText>BIBLIOGRAPHY</w:instrText>
              </w:r>
              <w:r w:rsidRPr="00D750E4">
                <w:rPr>
                  <w:rFonts w:ascii="Times New Roman" w:hAnsi="Times New Roman" w:cs="Times New Roman"/>
                  <w:sz w:val="24"/>
                  <w:szCs w:val="24"/>
                </w:rPr>
                <w:fldChar w:fldCharType="separate"/>
              </w:r>
              <w:r w:rsidR="00D750E4" w:rsidRPr="00D750E4">
                <w:rPr>
                  <w:rFonts w:ascii="Times New Roman" w:hAnsi="Times New Roman" w:cs="Times New Roman"/>
                  <w:noProof/>
                  <w:sz w:val="24"/>
                  <w:szCs w:val="24"/>
                  <w:lang w:val="es-ES"/>
                </w:rPr>
                <w:t xml:space="preserve">Cunningham, M., 2013. </w:t>
              </w:r>
              <w:r w:rsidR="00D750E4" w:rsidRPr="00D750E4">
                <w:rPr>
                  <w:rFonts w:ascii="Times New Roman" w:hAnsi="Times New Roman" w:cs="Times New Roman"/>
                  <w:i/>
                  <w:iCs/>
                  <w:noProof/>
                  <w:sz w:val="24"/>
                  <w:szCs w:val="24"/>
                  <w:lang w:val="es-ES"/>
                </w:rPr>
                <w:t xml:space="preserve">La cultura: de desarrollo a buen vivir. </w:t>
              </w:r>
              <w:r w:rsidR="00D750E4" w:rsidRPr="00D750E4">
                <w:rPr>
                  <w:rFonts w:ascii="Times New Roman" w:hAnsi="Times New Roman" w:cs="Times New Roman"/>
                  <w:noProof/>
                  <w:sz w:val="24"/>
                  <w:szCs w:val="24"/>
                  <w:lang w:val="es-ES"/>
                </w:rPr>
                <w:t xml:space="preserve">[En línea] </w:t>
              </w:r>
              <w:r w:rsidR="00D750E4" w:rsidRPr="00D750E4">
                <w:rPr>
                  <w:rFonts w:ascii="Times New Roman" w:hAnsi="Times New Roman" w:cs="Times New Roman"/>
                  <w:noProof/>
                  <w:sz w:val="24"/>
                  <w:szCs w:val="24"/>
                  <w:lang w:val="es-ES"/>
                </w:rPr>
                <w:br/>
                <w:t xml:space="preserve">Available at: </w:t>
              </w:r>
              <w:r w:rsidR="00D750E4" w:rsidRPr="00D750E4">
                <w:rPr>
                  <w:rFonts w:ascii="Times New Roman" w:hAnsi="Times New Roman" w:cs="Times New Roman"/>
                  <w:noProof/>
                  <w:sz w:val="24"/>
                  <w:szCs w:val="24"/>
                  <w:u w:val="single"/>
                  <w:lang w:val="es-ES"/>
                </w:rPr>
                <w:t>http://www.lacult.unesco.org/docc/cultura_pilar_desarrollo.pdf</w:t>
              </w:r>
              <w:r w:rsidR="00D750E4" w:rsidRPr="00D750E4">
                <w:rPr>
                  <w:rFonts w:ascii="Times New Roman" w:hAnsi="Times New Roman" w:cs="Times New Roman"/>
                  <w:noProof/>
                  <w:sz w:val="24"/>
                  <w:szCs w:val="24"/>
                  <w:lang w:val="es-ES"/>
                </w:rPr>
                <w:br/>
                <w:t>[Último acceso: 26 Junio 2020].</w:t>
              </w:r>
            </w:p>
            <w:p w14:paraId="6EDC22D4"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García Valecillo, Z., 2009. </w:t>
              </w:r>
              <w:r w:rsidRPr="00D750E4">
                <w:rPr>
                  <w:rFonts w:ascii="Times New Roman" w:hAnsi="Times New Roman" w:cs="Times New Roman"/>
                  <w:i/>
                  <w:iCs/>
                  <w:noProof/>
                  <w:sz w:val="24"/>
                  <w:szCs w:val="24"/>
                  <w:lang w:val="es-ES"/>
                </w:rPr>
                <w:t xml:space="preserve">¿Cómo acercar los bienes patrimoniales a los ciudadanos?.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http://pasosonline.org/Publicados/7209/PS0209_9.pdf</w:t>
              </w:r>
              <w:r w:rsidRPr="00D750E4">
                <w:rPr>
                  <w:rFonts w:ascii="Times New Roman" w:hAnsi="Times New Roman" w:cs="Times New Roman"/>
                  <w:noProof/>
                  <w:sz w:val="24"/>
                  <w:szCs w:val="24"/>
                  <w:lang w:val="es-ES"/>
                </w:rPr>
                <w:br/>
                <w:t>[Último acceso: 26 Junio 2020].</w:t>
              </w:r>
            </w:p>
            <w:p w14:paraId="0E3123A4"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lastRenderedPageBreak/>
                <w:t xml:space="preserve">Giménez, G., 2005. </w:t>
              </w:r>
              <w:r w:rsidRPr="00D750E4">
                <w:rPr>
                  <w:rFonts w:ascii="Times New Roman" w:hAnsi="Times New Roman" w:cs="Times New Roman"/>
                  <w:i/>
                  <w:iCs/>
                  <w:noProof/>
                  <w:sz w:val="24"/>
                  <w:szCs w:val="24"/>
                  <w:lang w:val="es-ES"/>
                </w:rPr>
                <w:t xml:space="preserve">La cultura como identidad y la identidad como cultura.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https://perio.unlp.edu.ar/teorias2/textos/articulos/gimenez.pdf</w:t>
              </w:r>
              <w:r w:rsidRPr="00D750E4">
                <w:rPr>
                  <w:rFonts w:ascii="Times New Roman" w:hAnsi="Times New Roman" w:cs="Times New Roman"/>
                  <w:noProof/>
                  <w:sz w:val="24"/>
                  <w:szCs w:val="24"/>
                  <w:lang w:val="es-ES"/>
                </w:rPr>
                <w:br/>
                <w:t>[Último acceso: 11 07 2020].</w:t>
              </w:r>
            </w:p>
            <w:p w14:paraId="0E31118A"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Giménez, G., 2005. </w:t>
              </w:r>
              <w:r w:rsidRPr="00D750E4">
                <w:rPr>
                  <w:rFonts w:ascii="Times New Roman" w:hAnsi="Times New Roman" w:cs="Times New Roman"/>
                  <w:i/>
                  <w:iCs/>
                  <w:noProof/>
                  <w:sz w:val="24"/>
                  <w:szCs w:val="24"/>
                  <w:lang w:val="es-ES"/>
                </w:rPr>
                <w:t xml:space="preserve">Teoría y análisis de la cultura. </w:t>
              </w:r>
              <w:r w:rsidRPr="00D750E4">
                <w:rPr>
                  <w:rFonts w:ascii="Times New Roman" w:hAnsi="Times New Roman" w:cs="Times New Roman"/>
                  <w:noProof/>
                  <w:sz w:val="24"/>
                  <w:szCs w:val="24"/>
                  <w:lang w:val="es-ES"/>
                </w:rPr>
                <w:t>1a ed. México: CONACULTA.</w:t>
              </w:r>
            </w:p>
            <w:p w14:paraId="0B7A8F23"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Martínez Miguéles, M., 2005. </w:t>
              </w:r>
              <w:r w:rsidRPr="00D750E4">
                <w:rPr>
                  <w:rFonts w:ascii="Times New Roman" w:hAnsi="Times New Roman" w:cs="Times New Roman"/>
                  <w:i/>
                  <w:iCs/>
                  <w:noProof/>
                  <w:sz w:val="24"/>
                  <w:szCs w:val="24"/>
                  <w:lang w:val="es-ES"/>
                </w:rPr>
                <w:t xml:space="preserve">El Método Etnográfico de Investigación.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https://www.uis.edu.co/webUIS/es/investigacionExtension/comiteEtica/normatividad/documentos/normatividadInvestigacionenSeresHumanos/13_Investigacionetnografica.pdf</w:t>
              </w:r>
              <w:r w:rsidRPr="00D750E4">
                <w:rPr>
                  <w:rFonts w:ascii="Times New Roman" w:hAnsi="Times New Roman" w:cs="Times New Roman"/>
                  <w:noProof/>
                  <w:sz w:val="24"/>
                  <w:szCs w:val="24"/>
                  <w:lang w:val="es-ES"/>
                </w:rPr>
                <w:br/>
                <w:t>[Último acceso: 08 Junio 2020].</w:t>
              </w:r>
            </w:p>
            <w:p w14:paraId="77D1E76F"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Muñoz, C. M. B., 2020. </w:t>
              </w:r>
              <w:r w:rsidRPr="00D750E4">
                <w:rPr>
                  <w:rFonts w:ascii="Times New Roman" w:hAnsi="Times New Roman" w:cs="Times New Roman"/>
                  <w:i/>
                  <w:iCs/>
                  <w:noProof/>
                  <w:sz w:val="24"/>
                  <w:szCs w:val="24"/>
                  <w:lang w:val="es-ES"/>
                </w:rPr>
                <w:t xml:space="preserve">Entrevista Bazar Farah </w:t>
              </w:r>
              <w:r w:rsidRPr="00D750E4">
                <w:rPr>
                  <w:rFonts w:ascii="Times New Roman" w:hAnsi="Times New Roman" w:cs="Times New Roman"/>
                  <w:noProof/>
                  <w:sz w:val="24"/>
                  <w:szCs w:val="24"/>
                  <w:lang w:val="es-ES"/>
                </w:rPr>
                <w:t>[Entrevista] (13 Abirl 2020).</w:t>
              </w:r>
            </w:p>
            <w:p w14:paraId="4AA89698"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Olaia, F., 2003. </w:t>
              </w:r>
              <w:r w:rsidRPr="00D750E4">
                <w:rPr>
                  <w:rFonts w:ascii="Times New Roman" w:hAnsi="Times New Roman" w:cs="Times New Roman"/>
                  <w:i/>
                  <w:iCs/>
                  <w:noProof/>
                  <w:sz w:val="24"/>
                  <w:szCs w:val="24"/>
                  <w:lang w:val="es-ES"/>
                </w:rPr>
                <w:t xml:space="preserve">La educacion patrimonial. Teoría y práctica en el aula, el museo e internet.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http://sgpwe.izt.uam.mx/files/users/uami/mcheca/GEOPATRIMONIO/LECTURA2A.pdf</w:t>
              </w:r>
              <w:r w:rsidRPr="00D750E4">
                <w:rPr>
                  <w:rFonts w:ascii="Times New Roman" w:hAnsi="Times New Roman" w:cs="Times New Roman"/>
                  <w:noProof/>
                  <w:sz w:val="24"/>
                  <w:szCs w:val="24"/>
                  <w:lang w:val="es-ES"/>
                </w:rPr>
                <w:br/>
                <w:t>[Último acceso: 26 Junio 2020].</w:t>
              </w:r>
            </w:p>
            <w:p w14:paraId="40A61611"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Santacana Mestre, J. &amp; Martinez Gil, T., 2013. </w:t>
              </w:r>
              <w:r w:rsidRPr="00D750E4">
                <w:rPr>
                  <w:rFonts w:ascii="Times New Roman" w:hAnsi="Times New Roman" w:cs="Times New Roman"/>
                  <w:i/>
                  <w:iCs/>
                  <w:noProof/>
                  <w:sz w:val="24"/>
                  <w:szCs w:val="24"/>
                  <w:lang w:val="es-ES"/>
                </w:rPr>
                <w:t xml:space="preserve">Patrimonio, identidad y educacion: una reflexión teórica desde la historia.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https://revistas.um.es/educatio/article/view/175331</w:t>
              </w:r>
              <w:r w:rsidRPr="00D750E4">
                <w:rPr>
                  <w:rFonts w:ascii="Times New Roman" w:hAnsi="Times New Roman" w:cs="Times New Roman"/>
                  <w:noProof/>
                  <w:sz w:val="24"/>
                  <w:szCs w:val="24"/>
                  <w:lang w:val="es-ES"/>
                </w:rPr>
                <w:br/>
                <w:t>[Último acceso: 26 Junio 2020].</w:t>
              </w:r>
            </w:p>
            <w:p w14:paraId="3EA963A4"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Ulises, C., 2020. </w:t>
              </w:r>
              <w:r w:rsidRPr="00D750E4">
                <w:rPr>
                  <w:rFonts w:ascii="Times New Roman" w:hAnsi="Times New Roman" w:cs="Times New Roman"/>
                  <w:i/>
                  <w:iCs/>
                  <w:noProof/>
                  <w:sz w:val="24"/>
                  <w:szCs w:val="24"/>
                  <w:lang w:val="es-ES"/>
                </w:rPr>
                <w:t xml:space="preserve">Entrevista acerca del bazar cultural </w:t>
              </w:r>
              <w:r w:rsidRPr="00D750E4">
                <w:rPr>
                  <w:rFonts w:ascii="Times New Roman" w:hAnsi="Times New Roman" w:cs="Times New Roman"/>
                  <w:noProof/>
                  <w:sz w:val="24"/>
                  <w:szCs w:val="24"/>
                  <w:lang w:val="es-ES"/>
                </w:rPr>
                <w:t>[Entrevista] (13 Abril 2020).</w:t>
              </w:r>
            </w:p>
            <w:p w14:paraId="03605FC7"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UNESCO, 1978. </w:t>
              </w:r>
              <w:r w:rsidRPr="00D750E4">
                <w:rPr>
                  <w:rFonts w:ascii="Times New Roman" w:hAnsi="Times New Roman" w:cs="Times New Roman"/>
                  <w:i/>
                  <w:iCs/>
                  <w:noProof/>
                  <w:sz w:val="24"/>
                  <w:szCs w:val="24"/>
                  <w:lang w:val="es-ES"/>
                </w:rPr>
                <w:t xml:space="preserve">UNESCO (Patromnio mueble).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http://portal.unesco.org/es/ev.php-URL_ID=13137&amp;URL_DO=DO_TOPIC&amp;URL_SECTION=201.html</w:t>
              </w:r>
              <w:r w:rsidRPr="00D750E4">
                <w:rPr>
                  <w:rFonts w:ascii="Times New Roman" w:hAnsi="Times New Roman" w:cs="Times New Roman"/>
                  <w:noProof/>
                  <w:sz w:val="24"/>
                  <w:szCs w:val="24"/>
                  <w:lang w:val="es-ES"/>
                </w:rPr>
                <w:br/>
                <w:t>[Último acceso: 15 Julio 2020].</w:t>
              </w:r>
            </w:p>
            <w:p w14:paraId="2346F690" w14:textId="77777777" w:rsidR="00D750E4" w:rsidRPr="00D750E4" w:rsidRDefault="00D750E4" w:rsidP="00D750E4">
              <w:pPr>
                <w:pStyle w:val="Bibliografa"/>
                <w:spacing w:line="360" w:lineRule="auto"/>
                <w:rPr>
                  <w:rFonts w:ascii="Times New Roman" w:hAnsi="Times New Roman" w:cs="Times New Roman"/>
                  <w:noProof/>
                  <w:sz w:val="24"/>
                  <w:szCs w:val="24"/>
                  <w:lang w:val="es-ES"/>
                </w:rPr>
              </w:pPr>
              <w:r w:rsidRPr="00D750E4">
                <w:rPr>
                  <w:rFonts w:ascii="Times New Roman" w:hAnsi="Times New Roman" w:cs="Times New Roman"/>
                  <w:noProof/>
                  <w:sz w:val="24"/>
                  <w:szCs w:val="24"/>
                  <w:lang w:val="es-ES"/>
                </w:rPr>
                <w:t xml:space="preserve">UNESCO, 2003. </w:t>
              </w:r>
              <w:r w:rsidRPr="00D750E4">
                <w:rPr>
                  <w:rFonts w:ascii="Times New Roman" w:hAnsi="Times New Roman" w:cs="Times New Roman"/>
                  <w:i/>
                  <w:iCs/>
                  <w:noProof/>
                  <w:sz w:val="24"/>
                  <w:szCs w:val="24"/>
                  <w:lang w:val="es-ES"/>
                </w:rPr>
                <w:t xml:space="preserve">UNESCO. </w:t>
              </w:r>
              <w:r w:rsidRPr="00D750E4">
                <w:rPr>
                  <w:rFonts w:ascii="Times New Roman" w:hAnsi="Times New Roman" w:cs="Times New Roman"/>
                  <w:noProof/>
                  <w:sz w:val="24"/>
                  <w:szCs w:val="24"/>
                  <w:lang w:val="es-ES"/>
                </w:rPr>
                <w:t xml:space="preserve">[En línea] </w:t>
              </w:r>
              <w:r w:rsidRPr="00D750E4">
                <w:rPr>
                  <w:rFonts w:ascii="Times New Roman" w:hAnsi="Times New Roman" w:cs="Times New Roman"/>
                  <w:noProof/>
                  <w:sz w:val="24"/>
                  <w:szCs w:val="24"/>
                  <w:lang w:val="es-ES"/>
                </w:rPr>
                <w:br/>
                <w:t xml:space="preserve">Available at: </w:t>
              </w:r>
              <w:r w:rsidRPr="00D750E4">
                <w:rPr>
                  <w:rFonts w:ascii="Times New Roman" w:hAnsi="Times New Roman" w:cs="Times New Roman"/>
                  <w:noProof/>
                  <w:sz w:val="24"/>
                  <w:szCs w:val="24"/>
                  <w:u w:val="single"/>
                  <w:lang w:val="es-ES"/>
                </w:rPr>
                <w:t>https://ich.unesco.org/es/convenci%C3%B3n</w:t>
              </w:r>
              <w:r w:rsidRPr="00D750E4">
                <w:rPr>
                  <w:rFonts w:ascii="Times New Roman" w:hAnsi="Times New Roman" w:cs="Times New Roman"/>
                  <w:noProof/>
                  <w:sz w:val="24"/>
                  <w:szCs w:val="24"/>
                  <w:lang w:val="es-ES"/>
                </w:rPr>
                <w:br/>
                <w:t>[Último acceso: 12 Julio 2020].</w:t>
              </w:r>
            </w:p>
            <w:p w14:paraId="18EA1E31" w14:textId="38FCF6E3" w:rsidR="007A4B99" w:rsidRPr="007A4B99" w:rsidRDefault="007A4B99" w:rsidP="00D750E4">
              <w:pPr>
                <w:spacing w:line="360" w:lineRule="auto"/>
                <w:rPr>
                  <w:rFonts w:ascii="Times New Roman" w:hAnsi="Times New Roman" w:cs="Times New Roman"/>
                  <w:sz w:val="24"/>
                  <w:szCs w:val="24"/>
                </w:rPr>
              </w:pPr>
              <w:r w:rsidRPr="00D750E4">
                <w:rPr>
                  <w:rFonts w:ascii="Times New Roman" w:hAnsi="Times New Roman" w:cs="Times New Roman"/>
                  <w:b/>
                  <w:bCs/>
                  <w:sz w:val="24"/>
                  <w:szCs w:val="24"/>
                </w:rPr>
                <w:fldChar w:fldCharType="end"/>
              </w:r>
            </w:p>
          </w:sdtContent>
        </w:sdt>
      </w:sdtContent>
    </w:sdt>
    <w:p w14:paraId="53534D8E" w14:textId="77777777" w:rsidR="002009A2" w:rsidRDefault="002009A2" w:rsidP="00E31F83">
      <w:pPr>
        <w:rPr>
          <w:rFonts w:ascii="Times New Roman" w:hAnsi="Times New Roman" w:cs="Times New Roman"/>
          <w:i/>
          <w:iCs/>
          <w:color w:val="000000" w:themeColor="text1"/>
          <w:sz w:val="24"/>
          <w:szCs w:val="24"/>
        </w:rPr>
      </w:pPr>
    </w:p>
    <w:p w14:paraId="1F4E4A93" w14:textId="77777777" w:rsidR="002009A2" w:rsidRDefault="002009A2" w:rsidP="00BC7802">
      <w:pPr>
        <w:rPr>
          <w:color w:val="000000"/>
          <w:sz w:val="27"/>
          <w:szCs w:val="27"/>
        </w:rPr>
      </w:pPr>
    </w:p>
    <w:p w14:paraId="677A4344" w14:textId="3D7EFAD0" w:rsidR="00DE32D8" w:rsidRPr="00644748" w:rsidRDefault="00DE32D8" w:rsidP="00BC7802"/>
    <w:sectPr w:rsidR="00DE32D8" w:rsidRPr="0064474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Autor" w:initials="A">
    <w:p w14:paraId="53DA2656" w14:textId="4BF81E56" w:rsidR="00E11691" w:rsidRDefault="00E11691">
      <w:pPr>
        <w:pStyle w:val="Textocomentario"/>
      </w:pPr>
      <w:r>
        <w:rPr>
          <w:rStyle w:val="Refdecomentario"/>
        </w:rPr>
        <w:annotationRef/>
      </w:r>
      <w:r>
        <w:t>porqué</w:t>
      </w:r>
    </w:p>
  </w:comment>
  <w:comment w:id="6" w:author="Autor" w:initials="A">
    <w:p w14:paraId="786F32B8" w14:textId="00E3FC3C" w:rsidR="00E11691" w:rsidRDefault="00E11691">
      <w:pPr>
        <w:pStyle w:val="Textocomentario"/>
      </w:pPr>
      <w:r>
        <w:t>Faltan comillas al inicio o sobran al final.</w:t>
      </w:r>
      <w:r>
        <w:rPr>
          <w:rStyle w:val="Refdecomentario"/>
        </w:rPr>
        <w:annotationRef/>
      </w:r>
    </w:p>
  </w:comment>
  <w:comment w:id="19" w:author="Autor" w:initials="A">
    <w:p w14:paraId="49510C77" w14:textId="57C5D6FF" w:rsidR="00E11691" w:rsidRDefault="00E11691">
      <w:pPr>
        <w:pStyle w:val="Textocomentario"/>
      </w:pPr>
      <w:r>
        <w:t xml:space="preserve">Agregar </w:t>
      </w:r>
      <w:r>
        <w:rPr>
          <w:rStyle w:val="Refdecomentario"/>
        </w:rPr>
        <w:annotationRef/>
      </w:r>
      <w:r>
        <w:t>cita faltante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3DA2656" w15:done="0"/>
  <w15:commentEx w15:paraId="786F32B8" w15:done="0"/>
  <w15:commentEx w15:paraId="49510C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3DA2656" w16cid:durableId="231F3F10"/>
  <w16cid:commentId w16cid:paraId="786F32B8" w16cid:durableId="231F3F2D"/>
  <w16cid:commentId w16cid:paraId="49510C77" w16cid:durableId="231F3F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64"/>
    <w:rsid w:val="00003979"/>
    <w:rsid w:val="00043879"/>
    <w:rsid w:val="00062E63"/>
    <w:rsid w:val="000F59D9"/>
    <w:rsid w:val="001626D5"/>
    <w:rsid w:val="0017108D"/>
    <w:rsid w:val="00191395"/>
    <w:rsid w:val="001E70EF"/>
    <w:rsid w:val="002009A2"/>
    <w:rsid w:val="0025715D"/>
    <w:rsid w:val="00265FD9"/>
    <w:rsid w:val="00295568"/>
    <w:rsid w:val="002A241C"/>
    <w:rsid w:val="002C6DE2"/>
    <w:rsid w:val="002D2262"/>
    <w:rsid w:val="002D58B1"/>
    <w:rsid w:val="00302145"/>
    <w:rsid w:val="00364C68"/>
    <w:rsid w:val="003C558D"/>
    <w:rsid w:val="003D693C"/>
    <w:rsid w:val="003E1B24"/>
    <w:rsid w:val="004421F4"/>
    <w:rsid w:val="0048520A"/>
    <w:rsid w:val="004E6BD1"/>
    <w:rsid w:val="005102FC"/>
    <w:rsid w:val="005241D1"/>
    <w:rsid w:val="00537E85"/>
    <w:rsid w:val="005F5EE8"/>
    <w:rsid w:val="00644748"/>
    <w:rsid w:val="00692C6B"/>
    <w:rsid w:val="006D7631"/>
    <w:rsid w:val="00747678"/>
    <w:rsid w:val="007605D4"/>
    <w:rsid w:val="00786837"/>
    <w:rsid w:val="007A4B99"/>
    <w:rsid w:val="007B1C0E"/>
    <w:rsid w:val="007D3860"/>
    <w:rsid w:val="007D3FA9"/>
    <w:rsid w:val="007F6ABC"/>
    <w:rsid w:val="00801565"/>
    <w:rsid w:val="00815412"/>
    <w:rsid w:val="0081707D"/>
    <w:rsid w:val="008E13AC"/>
    <w:rsid w:val="008E43A4"/>
    <w:rsid w:val="0094215F"/>
    <w:rsid w:val="00945E70"/>
    <w:rsid w:val="00A0387F"/>
    <w:rsid w:val="00A334A2"/>
    <w:rsid w:val="00A46F36"/>
    <w:rsid w:val="00A92B9B"/>
    <w:rsid w:val="00AF7802"/>
    <w:rsid w:val="00B57264"/>
    <w:rsid w:val="00B844E2"/>
    <w:rsid w:val="00BC2E3C"/>
    <w:rsid w:val="00BC3141"/>
    <w:rsid w:val="00BC7802"/>
    <w:rsid w:val="00BC7A57"/>
    <w:rsid w:val="00C33F0C"/>
    <w:rsid w:val="00C82B2A"/>
    <w:rsid w:val="00C872C8"/>
    <w:rsid w:val="00D06BFD"/>
    <w:rsid w:val="00D255E3"/>
    <w:rsid w:val="00D32DDC"/>
    <w:rsid w:val="00D57792"/>
    <w:rsid w:val="00D66364"/>
    <w:rsid w:val="00D738B7"/>
    <w:rsid w:val="00D750E4"/>
    <w:rsid w:val="00DD6273"/>
    <w:rsid w:val="00DE2316"/>
    <w:rsid w:val="00DE32D8"/>
    <w:rsid w:val="00E11691"/>
    <w:rsid w:val="00E31F83"/>
    <w:rsid w:val="00E4256F"/>
    <w:rsid w:val="00E876A0"/>
    <w:rsid w:val="00E92A0D"/>
    <w:rsid w:val="00EF618F"/>
    <w:rsid w:val="00F135FA"/>
    <w:rsid w:val="00F21330"/>
    <w:rsid w:val="00F92544"/>
    <w:rsid w:val="00FC6C25"/>
    <w:rsid w:val="00FE52F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B2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264"/>
  </w:style>
  <w:style w:type="paragraph" w:styleId="Ttulo1">
    <w:name w:val="heading 1"/>
    <w:basedOn w:val="Normal"/>
    <w:next w:val="Normal"/>
    <w:link w:val="Ttulo1Car"/>
    <w:uiPriority w:val="9"/>
    <w:qFormat/>
    <w:rsid w:val="007A4B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5726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264"/>
    <w:rPr>
      <w:rFonts w:ascii="Segoe UI" w:hAnsi="Segoe UI" w:cs="Segoe UI"/>
      <w:sz w:val="18"/>
      <w:szCs w:val="18"/>
    </w:rPr>
  </w:style>
  <w:style w:type="character" w:styleId="Hipervnculo">
    <w:name w:val="Hyperlink"/>
    <w:basedOn w:val="Fuentedeprrafopredeter"/>
    <w:uiPriority w:val="99"/>
    <w:unhideWhenUsed/>
    <w:rsid w:val="00B57264"/>
    <w:rPr>
      <w:color w:val="0563C1" w:themeColor="hyperlink"/>
      <w:u w:val="single"/>
    </w:rPr>
  </w:style>
  <w:style w:type="character" w:styleId="Refdecomentario">
    <w:name w:val="annotation reference"/>
    <w:basedOn w:val="Fuentedeprrafopredeter"/>
    <w:uiPriority w:val="99"/>
    <w:semiHidden/>
    <w:unhideWhenUsed/>
    <w:rsid w:val="005F5EE8"/>
    <w:rPr>
      <w:sz w:val="16"/>
      <w:szCs w:val="16"/>
    </w:rPr>
  </w:style>
  <w:style w:type="paragraph" w:styleId="Textocomentario">
    <w:name w:val="annotation text"/>
    <w:basedOn w:val="Normal"/>
    <w:link w:val="TextocomentarioCar"/>
    <w:uiPriority w:val="99"/>
    <w:semiHidden/>
    <w:unhideWhenUsed/>
    <w:rsid w:val="005F5EE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F5EE8"/>
    <w:rPr>
      <w:sz w:val="20"/>
      <w:szCs w:val="20"/>
    </w:rPr>
  </w:style>
  <w:style w:type="character" w:customStyle="1" w:styleId="Ttulo1Car">
    <w:name w:val="Título 1 Car"/>
    <w:basedOn w:val="Fuentedeprrafopredeter"/>
    <w:link w:val="Ttulo1"/>
    <w:uiPriority w:val="9"/>
    <w:rsid w:val="007A4B99"/>
    <w:rPr>
      <w:rFonts w:asciiTheme="majorHAnsi" w:eastAsiaTheme="majorEastAsia" w:hAnsiTheme="majorHAnsi" w:cstheme="majorBidi"/>
      <w:color w:val="2F5496" w:themeColor="accent1" w:themeShade="BF"/>
      <w:sz w:val="32"/>
      <w:szCs w:val="32"/>
    </w:rPr>
  </w:style>
  <w:style w:type="paragraph" w:styleId="Bibliografa">
    <w:name w:val="Bibliography"/>
    <w:basedOn w:val="Normal"/>
    <w:next w:val="Normal"/>
    <w:uiPriority w:val="37"/>
    <w:unhideWhenUsed/>
    <w:rsid w:val="007A4B99"/>
  </w:style>
  <w:style w:type="character" w:styleId="Mencinsinresolver">
    <w:name w:val="Unresolved Mention"/>
    <w:basedOn w:val="Fuentedeprrafopredeter"/>
    <w:uiPriority w:val="99"/>
    <w:semiHidden/>
    <w:unhideWhenUsed/>
    <w:rsid w:val="002A241C"/>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E11691"/>
    <w:rPr>
      <w:b/>
      <w:bCs/>
    </w:rPr>
  </w:style>
  <w:style w:type="character" w:customStyle="1" w:styleId="AsuntodelcomentarioCar">
    <w:name w:val="Asunto del comentario Car"/>
    <w:basedOn w:val="TextocomentarioCar"/>
    <w:link w:val="Asuntodelcomentario"/>
    <w:uiPriority w:val="99"/>
    <w:semiHidden/>
    <w:rsid w:val="00E116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926871">
      <w:bodyDiv w:val="1"/>
      <w:marLeft w:val="0"/>
      <w:marRight w:val="0"/>
      <w:marTop w:val="0"/>
      <w:marBottom w:val="0"/>
      <w:divBdr>
        <w:top w:val="none" w:sz="0" w:space="0" w:color="auto"/>
        <w:left w:val="none" w:sz="0" w:space="0" w:color="auto"/>
        <w:bottom w:val="none" w:sz="0" w:space="0" w:color="auto"/>
        <w:right w:val="none" w:sz="0" w:space="0" w:color="auto"/>
      </w:divBdr>
    </w:div>
    <w:div w:id="131487620">
      <w:bodyDiv w:val="1"/>
      <w:marLeft w:val="0"/>
      <w:marRight w:val="0"/>
      <w:marTop w:val="0"/>
      <w:marBottom w:val="0"/>
      <w:divBdr>
        <w:top w:val="none" w:sz="0" w:space="0" w:color="auto"/>
        <w:left w:val="none" w:sz="0" w:space="0" w:color="auto"/>
        <w:bottom w:val="none" w:sz="0" w:space="0" w:color="auto"/>
        <w:right w:val="none" w:sz="0" w:space="0" w:color="auto"/>
      </w:divBdr>
    </w:div>
    <w:div w:id="160432893">
      <w:bodyDiv w:val="1"/>
      <w:marLeft w:val="0"/>
      <w:marRight w:val="0"/>
      <w:marTop w:val="0"/>
      <w:marBottom w:val="0"/>
      <w:divBdr>
        <w:top w:val="none" w:sz="0" w:space="0" w:color="auto"/>
        <w:left w:val="none" w:sz="0" w:space="0" w:color="auto"/>
        <w:bottom w:val="none" w:sz="0" w:space="0" w:color="auto"/>
        <w:right w:val="none" w:sz="0" w:space="0" w:color="auto"/>
      </w:divBdr>
    </w:div>
    <w:div w:id="215362026">
      <w:bodyDiv w:val="1"/>
      <w:marLeft w:val="0"/>
      <w:marRight w:val="0"/>
      <w:marTop w:val="0"/>
      <w:marBottom w:val="0"/>
      <w:divBdr>
        <w:top w:val="none" w:sz="0" w:space="0" w:color="auto"/>
        <w:left w:val="none" w:sz="0" w:space="0" w:color="auto"/>
        <w:bottom w:val="none" w:sz="0" w:space="0" w:color="auto"/>
        <w:right w:val="none" w:sz="0" w:space="0" w:color="auto"/>
      </w:divBdr>
    </w:div>
    <w:div w:id="327949028">
      <w:bodyDiv w:val="1"/>
      <w:marLeft w:val="0"/>
      <w:marRight w:val="0"/>
      <w:marTop w:val="0"/>
      <w:marBottom w:val="0"/>
      <w:divBdr>
        <w:top w:val="none" w:sz="0" w:space="0" w:color="auto"/>
        <w:left w:val="none" w:sz="0" w:space="0" w:color="auto"/>
        <w:bottom w:val="none" w:sz="0" w:space="0" w:color="auto"/>
        <w:right w:val="none" w:sz="0" w:space="0" w:color="auto"/>
      </w:divBdr>
    </w:div>
    <w:div w:id="328290422">
      <w:bodyDiv w:val="1"/>
      <w:marLeft w:val="0"/>
      <w:marRight w:val="0"/>
      <w:marTop w:val="0"/>
      <w:marBottom w:val="0"/>
      <w:divBdr>
        <w:top w:val="none" w:sz="0" w:space="0" w:color="auto"/>
        <w:left w:val="none" w:sz="0" w:space="0" w:color="auto"/>
        <w:bottom w:val="none" w:sz="0" w:space="0" w:color="auto"/>
        <w:right w:val="none" w:sz="0" w:space="0" w:color="auto"/>
      </w:divBdr>
    </w:div>
    <w:div w:id="328755033">
      <w:bodyDiv w:val="1"/>
      <w:marLeft w:val="0"/>
      <w:marRight w:val="0"/>
      <w:marTop w:val="0"/>
      <w:marBottom w:val="0"/>
      <w:divBdr>
        <w:top w:val="none" w:sz="0" w:space="0" w:color="auto"/>
        <w:left w:val="none" w:sz="0" w:space="0" w:color="auto"/>
        <w:bottom w:val="none" w:sz="0" w:space="0" w:color="auto"/>
        <w:right w:val="none" w:sz="0" w:space="0" w:color="auto"/>
      </w:divBdr>
    </w:div>
    <w:div w:id="382754785">
      <w:bodyDiv w:val="1"/>
      <w:marLeft w:val="0"/>
      <w:marRight w:val="0"/>
      <w:marTop w:val="0"/>
      <w:marBottom w:val="0"/>
      <w:divBdr>
        <w:top w:val="none" w:sz="0" w:space="0" w:color="auto"/>
        <w:left w:val="none" w:sz="0" w:space="0" w:color="auto"/>
        <w:bottom w:val="none" w:sz="0" w:space="0" w:color="auto"/>
        <w:right w:val="none" w:sz="0" w:space="0" w:color="auto"/>
      </w:divBdr>
    </w:div>
    <w:div w:id="399179921">
      <w:bodyDiv w:val="1"/>
      <w:marLeft w:val="0"/>
      <w:marRight w:val="0"/>
      <w:marTop w:val="0"/>
      <w:marBottom w:val="0"/>
      <w:divBdr>
        <w:top w:val="none" w:sz="0" w:space="0" w:color="auto"/>
        <w:left w:val="none" w:sz="0" w:space="0" w:color="auto"/>
        <w:bottom w:val="none" w:sz="0" w:space="0" w:color="auto"/>
        <w:right w:val="none" w:sz="0" w:space="0" w:color="auto"/>
      </w:divBdr>
    </w:div>
    <w:div w:id="399795182">
      <w:bodyDiv w:val="1"/>
      <w:marLeft w:val="0"/>
      <w:marRight w:val="0"/>
      <w:marTop w:val="0"/>
      <w:marBottom w:val="0"/>
      <w:divBdr>
        <w:top w:val="none" w:sz="0" w:space="0" w:color="auto"/>
        <w:left w:val="none" w:sz="0" w:space="0" w:color="auto"/>
        <w:bottom w:val="none" w:sz="0" w:space="0" w:color="auto"/>
        <w:right w:val="none" w:sz="0" w:space="0" w:color="auto"/>
      </w:divBdr>
    </w:div>
    <w:div w:id="608120111">
      <w:bodyDiv w:val="1"/>
      <w:marLeft w:val="0"/>
      <w:marRight w:val="0"/>
      <w:marTop w:val="0"/>
      <w:marBottom w:val="0"/>
      <w:divBdr>
        <w:top w:val="none" w:sz="0" w:space="0" w:color="auto"/>
        <w:left w:val="none" w:sz="0" w:space="0" w:color="auto"/>
        <w:bottom w:val="none" w:sz="0" w:space="0" w:color="auto"/>
        <w:right w:val="none" w:sz="0" w:space="0" w:color="auto"/>
      </w:divBdr>
    </w:div>
    <w:div w:id="696471395">
      <w:bodyDiv w:val="1"/>
      <w:marLeft w:val="0"/>
      <w:marRight w:val="0"/>
      <w:marTop w:val="0"/>
      <w:marBottom w:val="0"/>
      <w:divBdr>
        <w:top w:val="none" w:sz="0" w:space="0" w:color="auto"/>
        <w:left w:val="none" w:sz="0" w:space="0" w:color="auto"/>
        <w:bottom w:val="none" w:sz="0" w:space="0" w:color="auto"/>
        <w:right w:val="none" w:sz="0" w:space="0" w:color="auto"/>
      </w:divBdr>
    </w:div>
    <w:div w:id="753016140">
      <w:bodyDiv w:val="1"/>
      <w:marLeft w:val="0"/>
      <w:marRight w:val="0"/>
      <w:marTop w:val="0"/>
      <w:marBottom w:val="0"/>
      <w:divBdr>
        <w:top w:val="none" w:sz="0" w:space="0" w:color="auto"/>
        <w:left w:val="none" w:sz="0" w:space="0" w:color="auto"/>
        <w:bottom w:val="none" w:sz="0" w:space="0" w:color="auto"/>
        <w:right w:val="none" w:sz="0" w:space="0" w:color="auto"/>
      </w:divBdr>
    </w:div>
    <w:div w:id="764611568">
      <w:bodyDiv w:val="1"/>
      <w:marLeft w:val="0"/>
      <w:marRight w:val="0"/>
      <w:marTop w:val="0"/>
      <w:marBottom w:val="0"/>
      <w:divBdr>
        <w:top w:val="none" w:sz="0" w:space="0" w:color="auto"/>
        <w:left w:val="none" w:sz="0" w:space="0" w:color="auto"/>
        <w:bottom w:val="none" w:sz="0" w:space="0" w:color="auto"/>
        <w:right w:val="none" w:sz="0" w:space="0" w:color="auto"/>
      </w:divBdr>
    </w:div>
    <w:div w:id="766465850">
      <w:bodyDiv w:val="1"/>
      <w:marLeft w:val="0"/>
      <w:marRight w:val="0"/>
      <w:marTop w:val="0"/>
      <w:marBottom w:val="0"/>
      <w:divBdr>
        <w:top w:val="none" w:sz="0" w:space="0" w:color="auto"/>
        <w:left w:val="none" w:sz="0" w:space="0" w:color="auto"/>
        <w:bottom w:val="none" w:sz="0" w:space="0" w:color="auto"/>
        <w:right w:val="none" w:sz="0" w:space="0" w:color="auto"/>
      </w:divBdr>
    </w:div>
    <w:div w:id="773594002">
      <w:bodyDiv w:val="1"/>
      <w:marLeft w:val="0"/>
      <w:marRight w:val="0"/>
      <w:marTop w:val="0"/>
      <w:marBottom w:val="0"/>
      <w:divBdr>
        <w:top w:val="none" w:sz="0" w:space="0" w:color="auto"/>
        <w:left w:val="none" w:sz="0" w:space="0" w:color="auto"/>
        <w:bottom w:val="none" w:sz="0" w:space="0" w:color="auto"/>
        <w:right w:val="none" w:sz="0" w:space="0" w:color="auto"/>
      </w:divBdr>
    </w:div>
    <w:div w:id="799617661">
      <w:bodyDiv w:val="1"/>
      <w:marLeft w:val="0"/>
      <w:marRight w:val="0"/>
      <w:marTop w:val="0"/>
      <w:marBottom w:val="0"/>
      <w:divBdr>
        <w:top w:val="none" w:sz="0" w:space="0" w:color="auto"/>
        <w:left w:val="none" w:sz="0" w:space="0" w:color="auto"/>
        <w:bottom w:val="none" w:sz="0" w:space="0" w:color="auto"/>
        <w:right w:val="none" w:sz="0" w:space="0" w:color="auto"/>
      </w:divBdr>
    </w:div>
    <w:div w:id="811337038">
      <w:bodyDiv w:val="1"/>
      <w:marLeft w:val="0"/>
      <w:marRight w:val="0"/>
      <w:marTop w:val="0"/>
      <w:marBottom w:val="0"/>
      <w:divBdr>
        <w:top w:val="none" w:sz="0" w:space="0" w:color="auto"/>
        <w:left w:val="none" w:sz="0" w:space="0" w:color="auto"/>
        <w:bottom w:val="none" w:sz="0" w:space="0" w:color="auto"/>
        <w:right w:val="none" w:sz="0" w:space="0" w:color="auto"/>
      </w:divBdr>
    </w:div>
    <w:div w:id="814294691">
      <w:bodyDiv w:val="1"/>
      <w:marLeft w:val="0"/>
      <w:marRight w:val="0"/>
      <w:marTop w:val="0"/>
      <w:marBottom w:val="0"/>
      <w:divBdr>
        <w:top w:val="none" w:sz="0" w:space="0" w:color="auto"/>
        <w:left w:val="none" w:sz="0" w:space="0" w:color="auto"/>
        <w:bottom w:val="none" w:sz="0" w:space="0" w:color="auto"/>
        <w:right w:val="none" w:sz="0" w:space="0" w:color="auto"/>
      </w:divBdr>
    </w:div>
    <w:div w:id="963120948">
      <w:bodyDiv w:val="1"/>
      <w:marLeft w:val="0"/>
      <w:marRight w:val="0"/>
      <w:marTop w:val="0"/>
      <w:marBottom w:val="0"/>
      <w:divBdr>
        <w:top w:val="none" w:sz="0" w:space="0" w:color="auto"/>
        <w:left w:val="none" w:sz="0" w:space="0" w:color="auto"/>
        <w:bottom w:val="none" w:sz="0" w:space="0" w:color="auto"/>
        <w:right w:val="none" w:sz="0" w:space="0" w:color="auto"/>
      </w:divBdr>
    </w:div>
    <w:div w:id="1025865187">
      <w:bodyDiv w:val="1"/>
      <w:marLeft w:val="0"/>
      <w:marRight w:val="0"/>
      <w:marTop w:val="0"/>
      <w:marBottom w:val="0"/>
      <w:divBdr>
        <w:top w:val="none" w:sz="0" w:space="0" w:color="auto"/>
        <w:left w:val="none" w:sz="0" w:space="0" w:color="auto"/>
        <w:bottom w:val="none" w:sz="0" w:space="0" w:color="auto"/>
        <w:right w:val="none" w:sz="0" w:space="0" w:color="auto"/>
      </w:divBdr>
    </w:div>
    <w:div w:id="1032606961">
      <w:bodyDiv w:val="1"/>
      <w:marLeft w:val="0"/>
      <w:marRight w:val="0"/>
      <w:marTop w:val="0"/>
      <w:marBottom w:val="0"/>
      <w:divBdr>
        <w:top w:val="none" w:sz="0" w:space="0" w:color="auto"/>
        <w:left w:val="none" w:sz="0" w:space="0" w:color="auto"/>
        <w:bottom w:val="none" w:sz="0" w:space="0" w:color="auto"/>
        <w:right w:val="none" w:sz="0" w:space="0" w:color="auto"/>
      </w:divBdr>
    </w:div>
    <w:div w:id="1097555048">
      <w:bodyDiv w:val="1"/>
      <w:marLeft w:val="0"/>
      <w:marRight w:val="0"/>
      <w:marTop w:val="0"/>
      <w:marBottom w:val="0"/>
      <w:divBdr>
        <w:top w:val="none" w:sz="0" w:space="0" w:color="auto"/>
        <w:left w:val="none" w:sz="0" w:space="0" w:color="auto"/>
        <w:bottom w:val="none" w:sz="0" w:space="0" w:color="auto"/>
        <w:right w:val="none" w:sz="0" w:space="0" w:color="auto"/>
      </w:divBdr>
    </w:div>
    <w:div w:id="1098869446">
      <w:bodyDiv w:val="1"/>
      <w:marLeft w:val="0"/>
      <w:marRight w:val="0"/>
      <w:marTop w:val="0"/>
      <w:marBottom w:val="0"/>
      <w:divBdr>
        <w:top w:val="none" w:sz="0" w:space="0" w:color="auto"/>
        <w:left w:val="none" w:sz="0" w:space="0" w:color="auto"/>
        <w:bottom w:val="none" w:sz="0" w:space="0" w:color="auto"/>
        <w:right w:val="none" w:sz="0" w:space="0" w:color="auto"/>
      </w:divBdr>
    </w:div>
    <w:div w:id="1106849611">
      <w:bodyDiv w:val="1"/>
      <w:marLeft w:val="0"/>
      <w:marRight w:val="0"/>
      <w:marTop w:val="0"/>
      <w:marBottom w:val="0"/>
      <w:divBdr>
        <w:top w:val="none" w:sz="0" w:space="0" w:color="auto"/>
        <w:left w:val="none" w:sz="0" w:space="0" w:color="auto"/>
        <w:bottom w:val="none" w:sz="0" w:space="0" w:color="auto"/>
        <w:right w:val="none" w:sz="0" w:space="0" w:color="auto"/>
      </w:divBdr>
    </w:div>
    <w:div w:id="1303076536">
      <w:bodyDiv w:val="1"/>
      <w:marLeft w:val="0"/>
      <w:marRight w:val="0"/>
      <w:marTop w:val="0"/>
      <w:marBottom w:val="0"/>
      <w:divBdr>
        <w:top w:val="none" w:sz="0" w:space="0" w:color="auto"/>
        <w:left w:val="none" w:sz="0" w:space="0" w:color="auto"/>
        <w:bottom w:val="none" w:sz="0" w:space="0" w:color="auto"/>
        <w:right w:val="none" w:sz="0" w:space="0" w:color="auto"/>
      </w:divBdr>
    </w:div>
    <w:div w:id="1315179049">
      <w:bodyDiv w:val="1"/>
      <w:marLeft w:val="0"/>
      <w:marRight w:val="0"/>
      <w:marTop w:val="0"/>
      <w:marBottom w:val="0"/>
      <w:divBdr>
        <w:top w:val="none" w:sz="0" w:space="0" w:color="auto"/>
        <w:left w:val="none" w:sz="0" w:space="0" w:color="auto"/>
        <w:bottom w:val="none" w:sz="0" w:space="0" w:color="auto"/>
        <w:right w:val="none" w:sz="0" w:space="0" w:color="auto"/>
      </w:divBdr>
    </w:div>
    <w:div w:id="1429151951">
      <w:bodyDiv w:val="1"/>
      <w:marLeft w:val="0"/>
      <w:marRight w:val="0"/>
      <w:marTop w:val="0"/>
      <w:marBottom w:val="0"/>
      <w:divBdr>
        <w:top w:val="none" w:sz="0" w:space="0" w:color="auto"/>
        <w:left w:val="none" w:sz="0" w:space="0" w:color="auto"/>
        <w:bottom w:val="none" w:sz="0" w:space="0" w:color="auto"/>
        <w:right w:val="none" w:sz="0" w:space="0" w:color="auto"/>
      </w:divBdr>
    </w:div>
    <w:div w:id="1480461925">
      <w:bodyDiv w:val="1"/>
      <w:marLeft w:val="0"/>
      <w:marRight w:val="0"/>
      <w:marTop w:val="0"/>
      <w:marBottom w:val="0"/>
      <w:divBdr>
        <w:top w:val="none" w:sz="0" w:space="0" w:color="auto"/>
        <w:left w:val="none" w:sz="0" w:space="0" w:color="auto"/>
        <w:bottom w:val="none" w:sz="0" w:space="0" w:color="auto"/>
        <w:right w:val="none" w:sz="0" w:space="0" w:color="auto"/>
      </w:divBdr>
    </w:div>
    <w:div w:id="1511220295">
      <w:bodyDiv w:val="1"/>
      <w:marLeft w:val="0"/>
      <w:marRight w:val="0"/>
      <w:marTop w:val="0"/>
      <w:marBottom w:val="0"/>
      <w:divBdr>
        <w:top w:val="none" w:sz="0" w:space="0" w:color="auto"/>
        <w:left w:val="none" w:sz="0" w:space="0" w:color="auto"/>
        <w:bottom w:val="none" w:sz="0" w:space="0" w:color="auto"/>
        <w:right w:val="none" w:sz="0" w:space="0" w:color="auto"/>
      </w:divBdr>
    </w:div>
    <w:div w:id="1658530858">
      <w:bodyDiv w:val="1"/>
      <w:marLeft w:val="0"/>
      <w:marRight w:val="0"/>
      <w:marTop w:val="0"/>
      <w:marBottom w:val="0"/>
      <w:divBdr>
        <w:top w:val="none" w:sz="0" w:space="0" w:color="auto"/>
        <w:left w:val="none" w:sz="0" w:space="0" w:color="auto"/>
        <w:bottom w:val="none" w:sz="0" w:space="0" w:color="auto"/>
        <w:right w:val="none" w:sz="0" w:space="0" w:color="auto"/>
      </w:divBdr>
    </w:div>
    <w:div w:id="1698190016">
      <w:bodyDiv w:val="1"/>
      <w:marLeft w:val="0"/>
      <w:marRight w:val="0"/>
      <w:marTop w:val="0"/>
      <w:marBottom w:val="0"/>
      <w:divBdr>
        <w:top w:val="none" w:sz="0" w:space="0" w:color="auto"/>
        <w:left w:val="none" w:sz="0" w:space="0" w:color="auto"/>
        <w:bottom w:val="none" w:sz="0" w:space="0" w:color="auto"/>
        <w:right w:val="none" w:sz="0" w:space="0" w:color="auto"/>
      </w:divBdr>
    </w:div>
    <w:div w:id="1717195314">
      <w:bodyDiv w:val="1"/>
      <w:marLeft w:val="0"/>
      <w:marRight w:val="0"/>
      <w:marTop w:val="0"/>
      <w:marBottom w:val="0"/>
      <w:divBdr>
        <w:top w:val="none" w:sz="0" w:space="0" w:color="auto"/>
        <w:left w:val="none" w:sz="0" w:space="0" w:color="auto"/>
        <w:bottom w:val="none" w:sz="0" w:space="0" w:color="auto"/>
        <w:right w:val="none" w:sz="0" w:space="0" w:color="auto"/>
      </w:divBdr>
    </w:div>
    <w:div w:id="1754543382">
      <w:bodyDiv w:val="1"/>
      <w:marLeft w:val="0"/>
      <w:marRight w:val="0"/>
      <w:marTop w:val="0"/>
      <w:marBottom w:val="0"/>
      <w:divBdr>
        <w:top w:val="none" w:sz="0" w:space="0" w:color="auto"/>
        <w:left w:val="none" w:sz="0" w:space="0" w:color="auto"/>
        <w:bottom w:val="none" w:sz="0" w:space="0" w:color="auto"/>
        <w:right w:val="none" w:sz="0" w:space="0" w:color="auto"/>
      </w:divBdr>
    </w:div>
    <w:div w:id="1766881562">
      <w:bodyDiv w:val="1"/>
      <w:marLeft w:val="0"/>
      <w:marRight w:val="0"/>
      <w:marTop w:val="0"/>
      <w:marBottom w:val="0"/>
      <w:divBdr>
        <w:top w:val="none" w:sz="0" w:space="0" w:color="auto"/>
        <w:left w:val="none" w:sz="0" w:space="0" w:color="auto"/>
        <w:bottom w:val="none" w:sz="0" w:space="0" w:color="auto"/>
        <w:right w:val="none" w:sz="0" w:space="0" w:color="auto"/>
      </w:divBdr>
    </w:div>
    <w:div w:id="2017920541">
      <w:bodyDiv w:val="1"/>
      <w:marLeft w:val="0"/>
      <w:marRight w:val="0"/>
      <w:marTop w:val="0"/>
      <w:marBottom w:val="0"/>
      <w:divBdr>
        <w:top w:val="none" w:sz="0" w:space="0" w:color="auto"/>
        <w:left w:val="none" w:sz="0" w:space="0" w:color="auto"/>
        <w:bottom w:val="none" w:sz="0" w:space="0" w:color="auto"/>
        <w:right w:val="none" w:sz="0" w:space="0" w:color="auto"/>
      </w:divBdr>
    </w:div>
    <w:div w:id="2061900553">
      <w:bodyDiv w:val="1"/>
      <w:marLeft w:val="0"/>
      <w:marRight w:val="0"/>
      <w:marTop w:val="0"/>
      <w:marBottom w:val="0"/>
      <w:divBdr>
        <w:top w:val="none" w:sz="0" w:space="0" w:color="auto"/>
        <w:left w:val="none" w:sz="0" w:space="0" w:color="auto"/>
        <w:bottom w:val="none" w:sz="0" w:space="0" w:color="auto"/>
        <w:right w:val="none" w:sz="0" w:space="0" w:color="auto"/>
      </w:divBdr>
    </w:div>
    <w:div w:id="207677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customXml" Target="../customXml/item4.xml"/><Relationship Id="rId9"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Mar05</b:Tag>
    <b:SourceType>DocumentFromInternetSite</b:SourceType>
    <b:Guid>{52EA3F9B-3C42-4C6E-BC89-DBF21604563B}</b:Guid>
    <b:Author>
      <b:Author>
        <b:NameList>
          <b:Person>
            <b:Last>Martínez Miguéles</b:Last>
            <b:First>Miguel</b:First>
          </b:Person>
        </b:NameList>
      </b:Author>
    </b:Author>
    <b:Title>El Método Etnográfico de Investigación </b:Title>
    <b:Year>2005</b:Year>
    <b:YearAccessed>2020</b:YearAccessed>
    <b:MonthAccessed>Junio</b:MonthAccessed>
    <b:DayAccessed>08</b:DayAccessed>
    <b:URL>https://www.uis.edu.co/webUIS/es/investigacionExtension/comiteEtica/normatividad/documentos/normatividadInvestigacionenSeresHumanos/13_Investigacionetnografica.pdf</b:URL>
    <b:RefOrder>1</b:RefOrder>
  </b:Source>
  <b:Source>
    <b:Tag>Myr13</b:Tag>
    <b:SourceType>DocumentFromInternetSite</b:SourceType>
    <b:Guid>{108ED598-F9A3-4E31-B645-DAD7783259DD}</b:Guid>
    <b:Author>
      <b:Author>
        <b:NameList>
          <b:Person>
            <b:Last>Cunningham</b:Last>
            <b:First>Myrna</b:First>
          </b:Person>
        </b:NameList>
      </b:Author>
    </b:Author>
    <b:Title>La cultura: de desarrollo a buen vivir</b:Title>
    <b:Year>2013</b:Year>
    <b:YearAccessed>2020</b:YearAccessed>
    <b:MonthAccessed>Junio</b:MonthAccessed>
    <b:DayAccessed>26</b:DayAccessed>
    <b:URL>http://www.lacult.unesco.org/docc/cultura_pilar_desarrollo.pdf</b:URL>
    <b:RefOrder>3</b:RefOrder>
  </b:Source>
  <b:Source>
    <b:Tag>Fon03</b:Tag>
    <b:SourceType>DocumentFromInternetSite</b:SourceType>
    <b:Guid>{197F42A0-A463-4124-9BC9-877B11081486}</b:Guid>
    <b:Author>
      <b:Author>
        <b:NameList>
          <b:Person>
            <b:Last>Olaia</b:Last>
            <b:First>Fontal.</b:First>
          </b:Person>
        </b:NameList>
      </b:Author>
    </b:Author>
    <b:Title>La educacion patrimonial. Teoría y práctica en el aula, el museo e internet</b:Title>
    <b:Year>2003</b:Year>
    <b:YearAccessed>2020</b:YearAccessed>
    <b:MonthAccessed>Junio</b:MonthAccessed>
    <b:DayAccessed>26</b:DayAccessed>
    <b:URL>http://sgpwe.izt.uam.mx/files/users/uami/mcheca/GEOPATRIMONIO/LECTURA2A.pdf</b:URL>
    <b:RefOrder>5</b:RefOrder>
  </b:Source>
  <b:Source>
    <b:Tag>Gil05</b:Tag>
    <b:SourceType>DocumentFromInternetSite</b:SourceType>
    <b:Guid>{9174A002-70D5-4BBB-94D9-4A1527C644CB}</b:Guid>
    <b:Author>
      <b:Author>
        <b:NameList>
          <b:Person>
            <b:Last>Giménez</b:Last>
            <b:First>Gilberto</b:First>
          </b:Person>
        </b:NameList>
      </b:Author>
    </b:Author>
    <b:Title>La cultura como identidad y la identidad como cultura</b:Title>
    <b:Year>2005</b:Year>
    <b:YearAccessed>2020</b:YearAccessed>
    <b:MonthAccessed>07</b:MonthAccessed>
    <b:DayAccessed>11</b:DayAccessed>
    <b:URL>https://perio.unlp.edu.ar/teorias2/textos/articulos/gimenez.pdf</b:URL>
    <b:RefOrder>6</b:RefOrder>
  </b:Source>
  <b:Source>
    <b:Tag>Gim05</b:Tag>
    <b:SourceType>Book</b:SourceType>
    <b:Guid>{02A88C8B-D476-494F-9551-EBB099B8ECC0}</b:Guid>
    <b:Title>Teoría y análisis de la cultura</b:Title>
    <b:Year>2005</b:Year>
    <b:Author>
      <b:Author>
        <b:NameList>
          <b:Person>
            <b:Last>Giménez</b:Last>
            <b:First>Gilberto</b:First>
          </b:Person>
        </b:NameList>
      </b:Author>
    </b:Author>
    <b:City>México</b:City>
    <b:Publisher>CONACULTA</b:Publisher>
    <b:Edition>1a</b:Edition>
    <b:RefOrder>7</b:RefOrder>
  </b:Source>
  <b:Source>
    <b:Tag>UNE78</b:Tag>
    <b:SourceType>DocumentFromInternetSite</b:SourceType>
    <b:Guid>{908D094D-865F-42A5-99E7-C9EB08F27B82}</b:Guid>
    <b:Author>
      <b:Author>
        <b:NameList>
          <b:Person>
            <b:Last>UNESCO</b:Last>
          </b:Person>
        </b:NameList>
      </b:Author>
    </b:Author>
    <b:Title>UNESCO (Patromnio mueble)</b:Title>
    <b:Year>1978</b:Year>
    <b:YearAccessed>2020</b:YearAccessed>
    <b:MonthAccessed>Julio</b:MonthAccessed>
    <b:DayAccessed>15</b:DayAccessed>
    <b:URL>http://portal.unesco.org/es/ev.php-URL_ID=13137&amp;URL_DO=DO_TOPIC&amp;URL_SECTION=201.html</b:URL>
    <b:RefOrder>8</b:RefOrder>
  </b:Source>
  <b:Source>
    <b:Tag>UNE031</b:Tag>
    <b:SourceType>DocumentFromInternetSite</b:SourceType>
    <b:Guid>{8A001B71-775C-4D07-AEBC-3E1DD6E968FD}</b:Guid>
    <b:Title>UNESCO</b:Title>
    <b:Year>2003</b:Year>
    <b:YearAccessed>2020</b:YearAccessed>
    <b:MonthAccessed>Julio</b:MonthAccessed>
    <b:DayAccessed>12</b:DayAccessed>
    <b:URL>https://ich.unesco.org/es/convenci%C3%B3n</b:URL>
    <b:Author>
      <b:Author>
        <b:NameList>
          <b:Person>
            <b:Last>UNESCO</b:Last>
          </b:Person>
        </b:NameList>
      </b:Author>
    </b:Author>
    <b:RefOrder>9</b:RefOrder>
  </b:Source>
  <b:Source>
    <b:Tag>Gar09</b:Tag>
    <b:SourceType>DocumentFromInternetSite</b:SourceType>
    <b:Guid>{4797CD24-0101-4F0B-9029-F8441E1E7456}</b:Guid>
    <b:Author>
      <b:Author>
        <b:NameList>
          <b:Person>
            <b:Last>García Valecillo</b:Last>
            <b:First>Zaida</b:First>
          </b:Person>
        </b:NameList>
      </b:Author>
    </b:Author>
    <b:Title>¿Cómo acercar los bienes patrimoniales a los ciudadanos?</b:Title>
    <b:Year>2009</b:Year>
    <b:YearAccessed>2020</b:YearAccessed>
    <b:MonthAccessed>Junio</b:MonthAccessed>
    <b:DayAccessed>26</b:DayAccessed>
    <b:URL>http://pasosonline.org/Publicados/7209/PS0209_9.pdf</b:URL>
    <b:RefOrder>2</b:RefOrder>
  </b:Source>
  <b:Source>
    <b:Tag>San13</b:Tag>
    <b:SourceType>DocumentFromInternetSite</b:SourceType>
    <b:Guid>{5762ED8C-8AD4-4488-9D91-00643179C56A}</b:Guid>
    <b:Title>Patrimonio, identidad y educacion: una reflexión teórica desde la historia</b:Title>
    <b:Year>2013</b:Year>
    <b:YearAccessed>2020</b:YearAccessed>
    <b:MonthAccessed>Junio</b:MonthAccessed>
    <b:DayAccessed>26</b:DayAccessed>
    <b:URL>https://revistas.um.es/educatio/article/view/175331</b:URL>
    <b:Author>
      <b:Author>
        <b:NameList>
          <b:Person>
            <b:Last>Santacana Mestre</b:Last>
            <b:First>Joan</b:First>
          </b:Person>
          <b:Person>
            <b:Last>Martinez Gil</b:Last>
            <b:First>Tanía</b:First>
          </b:Person>
        </b:NameList>
      </b:Author>
    </b:Author>
    <b:RefOrder>4</b:RefOrder>
  </b:Source>
  <b:Source>
    <b:Tag>Uli20</b:Tag>
    <b:SourceType>Interview</b:SourceType>
    <b:Guid>{4E279D55-B835-49B2-B1A7-2C8085498EF9}</b:Guid>
    <b:Title>Entrevista acerca del bazar cultural</b:Title>
    <b:Year>2020</b:Year>
    <b:Month>Abril</b:Month>
    <b:Author>
      <b:Interviewee>
        <b:NameList>
          <b:Person>
            <b:Last>Ulises</b:Last>
            <b:First>Carlos</b:First>
          </b:Person>
        </b:NameList>
      </b:Interviewee>
    </b:Author>
    <b:Day>13</b:Day>
    <b:YearAccessed>2020</b:YearAccessed>
    <b:MonthAccessed>08</b:MonthAccessed>
    <b:DayAccessed>20</b:DayAccessed>
    <b:URL>https://drive.google.com/file/d/1rLzm7BpRzIn9nvppXhsf-3dgEg7Vc9_I/view?usp=sharing</b:URL>
    <b:RefOrder>10</b:RefOrder>
  </b:Source>
  <b:Source>
    <b:Tag>Muñ20</b:Tag>
    <b:SourceType>Interview</b:SourceType>
    <b:Guid>{01CEEBDF-975F-4044-88DD-68FD3AD655EE}</b:Guid>
    <b:Author>
      <b:Interviewee>
        <b:NameList>
          <b:Person>
            <b:Last>Muñoz</b:Last>
            <b:First>Carol</b:First>
            <b:Middle>Mónica Bravo</b:Middle>
          </b:Person>
        </b:NameList>
      </b:Interviewee>
    </b:Author>
    <b:Title>Entrevista Bazar Farah</b:Title>
    <b:Year>2020</b:Year>
    <b:Month>Abirl</b:Month>
    <b:Day>13</b:Day>
    <b:YearAccessed>2020</b:YearAccessed>
    <b:MonthAccessed>08</b:MonthAccessed>
    <b:DayAccessed>25</b:DayAccessed>
    <b:URL>https://drive.google.com/file/d/1xxCr297G6xEQoN0pNsq7ynngu9CPqGmU/view?usp=sharing</b:URL>
    <b:RefOrder>11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F6D0F3-53BD-4826-B22F-9812E03B2D8B}">
  <ds:schemaRefs>
    <ds:schemaRef ds:uri="http://schemas.openxmlformats.org/officeDocument/2006/bibliography"/>
  </ds:schemaRefs>
</ds:datastoreItem>
</file>

<file path=customXml/itemProps2.xml><?xml version="1.0" encoding="utf-8"?>
<ds:datastoreItem xmlns:ds="http://schemas.openxmlformats.org/officeDocument/2006/customXml" ds:itemID="{E6E06432-2F2D-4FB1-9E89-39E2EFCE2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5CD477-CE4B-42A1-9F13-5E06ECB26D97}">
  <ds:schemaRefs>
    <ds:schemaRef ds:uri="http://schemas.microsoft.com/sharepoint/v3/contenttype/forms"/>
  </ds:schemaRefs>
</ds:datastoreItem>
</file>

<file path=customXml/itemProps4.xml><?xml version="1.0" encoding="utf-8"?>
<ds:datastoreItem xmlns:ds="http://schemas.openxmlformats.org/officeDocument/2006/customXml" ds:itemID="{BB7FB645-C5D0-416E-BC22-2C8AA271CE7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5383</Words>
  <Characters>29608</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2020-09-30T21:59:00Z</dcterms:created>
  <dcterms:modified xsi:type="dcterms:W3CDTF">2020-12-16T13:36:00Z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