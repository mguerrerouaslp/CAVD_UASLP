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media/image6.jpg" ContentType="image/jpg"/>
  <Override PartName="/word/media/image7.jpg" ContentType="image/jp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9AA384" w14:textId="7790B899" w:rsidR="000D3F55" w:rsidRPr="007166D5" w:rsidRDefault="000D3F55" w:rsidP="000D3F55">
      <w:pPr>
        <w:autoSpaceDE w:val="0"/>
        <w:autoSpaceDN w:val="0"/>
        <w:adjustRightInd w:val="0"/>
        <w:spacing w:line="360" w:lineRule="auto"/>
        <w:ind w:right="57"/>
        <w:jc w:val="both"/>
        <w:textAlignment w:val="center"/>
        <w:rPr>
          <w:rFonts w:ascii="Times New Roman" w:hAnsi="Times New Roman" w:cs="Times New Roman"/>
          <w:color w:val="000000"/>
          <w:lang w:val="es-ES"/>
        </w:rPr>
      </w:pPr>
    </w:p>
    <w:p w14:paraId="018EBF02" w14:textId="77777777" w:rsidR="00130E76" w:rsidRPr="006938A7" w:rsidRDefault="00130E76" w:rsidP="00304499">
      <w:pPr>
        <w:spacing w:line="360" w:lineRule="auto"/>
        <w:rPr>
          <w:rFonts w:ascii="Times New Roman" w:hAnsi="Times New Roman" w:cs="Times New Roman"/>
          <w:lang w:val="es-ES"/>
        </w:rPr>
      </w:pPr>
    </w:p>
    <w:p w14:paraId="1F45B579" w14:textId="504F9D1A" w:rsidR="00304499" w:rsidRPr="00990015" w:rsidRDefault="00304499" w:rsidP="00186B3F">
      <w:pPr>
        <w:spacing w:line="360" w:lineRule="auto"/>
        <w:jc w:val="center"/>
        <w:rPr>
          <w:rFonts w:ascii="Times New Roman" w:hAnsi="Times New Roman" w:cs="Times New Roman"/>
          <w:lang w:val="es-ES"/>
        </w:rPr>
      </w:pPr>
    </w:p>
    <w:p w14:paraId="6C46C5D0" w14:textId="612CFFE2" w:rsidR="00304499" w:rsidRPr="00990015" w:rsidRDefault="000D3F55" w:rsidP="00186B3F">
      <w:pPr>
        <w:jc w:val="center"/>
        <w:rPr>
          <w:rFonts w:ascii="Times New Roman" w:hAnsi="Times New Roman" w:cs="Times New Roman"/>
          <w:lang w:val="es-ES"/>
        </w:rPr>
      </w:pPr>
      <w:r w:rsidRPr="00990015">
        <w:rPr>
          <w:rFonts w:ascii="Times New Roman" w:hAnsi="Times New Roman" w:cs="Times New Roman"/>
          <w:b/>
          <w:bCs/>
          <w:sz w:val="26"/>
          <w:szCs w:val="26"/>
          <w:lang w:val="es-ES"/>
        </w:rPr>
        <w:t>Diseño y Pensamiento Complejo</w:t>
      </w:r>
      <w:r w:rsidR="00304499" w:rsidRPr="00990015">
        <w:rPr>
          <w:rFonts w:ascii="Times New Roman" w:hAnsi="Times New Roman" w:cs="Times New Roman"/>
          <w:b/>
          <w:bCs/>
          <w:sz w:val="26"/>
          <w:szCs w:val="26"/>
          <w:lang w:val="es-ES"/>
        </w:rPr>
        <w:t xml:space="preserve">: </w:t>
      </w:r>
      <w:r w:rsidR="00186B3F" w:rsidRPr="00990015">
        <w:rPr>
          <w:rFonts w:ascii="Times New Roman" w:hAnsi="Times New Roman" w:cs="Times New Roman"/>
          <w:b/>
          <w:bCs/>
          <w:sz w:val="26"/>
          <w:szCs w:val="26"/>
          <w:lang w:val="es-ES"/>
        </w:rPr>
        <w:t>De la</w:t>
      </w:r>
      <w:r w:rsidRPr="00990015">
        <w:rPr>
          <w:rFonts w:ascii="Times New Roman" w:hAnsi="Times New Roman" w:cs="Times New Roman"/>
          <w:b/>
          <w:bCs/>
          <w:sz w:val="26"/>
          <w:szCs w:val="26"/>
          <w:lang w:val="es-ES"/>
        </w:rPr>
        <w:t xml:space="preserve"> intención pedagógica </w:t>
      </w:r>
      <w:r w:rsidR="00186B3F" w:rsidRPr="00990015">
        <w:rPr>
          <w:rFonts w:ascii="Times New Roman" w:hAnsi="Times New Roman" w:cs="Times New Roman"/>
          <w:b/>
          <w:bCs/>
          <w:sz w:val="26"/>
          <w:szCs w:val="26"/>
          <w:lang w:val="es-ES"/>
        </w:rPr>
        <w:t>al</w:t>
      </w:r>
      <w:r w:rsidRPr="00990015">
        <w:rPr>
          <w:rFonts w:ascii="Times New Roman" w:hAnsi="Times New Roman" w:cs="Times New Roman"/>
          <w:b/>
          <w:bCs/>
          <w:sz w:val="26"/>
          <w:szCs w:val="26"/>
          <w:lang w:val="es-ES"/>
        </w:rPr>
        <w:t xml:space="preserve"> mobiliario escolar infantil.</w:t>
      </w:r>
    </w:p>
    <w:p w14:paraId="5DEDC0C4" w14:textId="2AED3FD7" w:rsidR="00304499" w:rsidRPr="003C0ACF" w:rsidRDefault="00304499" w:rsidP="00186B3F">
      <w:pPr>
        <w:spacing w:line="360" w:lineRule="auto"/>
        <w:jc w:val="center"/>
        <w:rPr>
          <w:rFonts w:ascii="Times New Roman" w:hAnsi="Times New Roman" w:cs="Times New Roman"/>
          <w:b/>
          <w:bCs/>
          <w:sz w:val="26"/>
          <w:szCs w:val="26"/>
        </w:rPr>
      </w:pPr>
      <w:r w:rsidRPr="003C0ACF">
        <w:rPr>
          <w:rFonts w:ascii="Times New Roman" w:hAnsi="Times New Roman" w:cs="Times New Roman"/>
          <w:b/>
          <w:bCs/>
          <w:sz w:val="26"/>
          <w:szCs w:val="26"/>
        </w:rPr>
        <w:t>(</w:t>
      </w:r>
      <w:r w:rsidR="005547D8" w:rsidRPr="003C0ACF">
        <w:rPr>
          <w:rFonts w:ascii="Times New Roman" w:hAnsi="Times New Roman" w:cs="Times New Roman"/>
          <w:b/>
          <w:bCs/>
          <w:color w:val="201F1E"/>
          <w:sz w:val="23"/>
          <w:szCs w:val="23"/>
          <w:shd w:val="clear" w:color="auto" w:fill="FFFFFF"/>
        </w:rPr>
        <w:t>Complex Design and Thought: From pedagogical intention to elementary school furniture</w:t>
      </w:r>
      <w:r w:rsidRPr="003C0ACF">
        <w:rPr>
          <w:rFonts w:ascii="Times New Roman" w:hAnsi="Times New Roman" w:cs="Times New Roman"/>
          <w:b/>
          <w:bCs/>
          <w:sz w:val="26"/>
          <w:szCs w:val="26"/>
        </w:rPr>
        <w:t>)</w:t>
      </w:r>
    </w:p>
    <w:p w14:paraId="02A4B7CF" w14:textId="2B1F09C9" w:rsidR="00304499" w:rsidRPr="003C0ACF" w:rsidRDefault="00304499" w:rsidP="00304499">
      <w:pPr>
        <w:spacing w:line="360" w:lineRule="auto"/>
        <w:jc w:val="center"/>
        <w:rPr>
          <w:rFonts w:ascii="Times New Roman" w:hAnsi="Times New Roman" w:cs="Times New Roman"/>
          <w:bCs/>
        </w:rPr>
      </w:pPr>
    </w:p>
    <w:p w14:paraId="4EFCD73A" w14:textId="32EB487D" w:rsidR="005547D8" w:rsidRPr="003C0ACF" w:rsidRDefault="005547D8" w:rsidP="005547D8">
      <w:pPr>
        <w:spacing w:line="360" w:lineRule="auto"/>
        <w:rPr>
          <w:rFonts w:ascii="Times New Roman" w:hAnsi="Times New Roman" w:cs="Times New Roman"/>
          <w:bCs/>
          <w:i/>
          <w:sz w:val="20"/>
          <w:szCs w:val="20"/>
        </w:rPr>
      </w:pPr>
    </w:p>
    <w:p w14:paraId="11237421" w14:textId="32BF56B4" w:rsidR="005547D8" w:rsidRPr="003C0ACF" w:rsidRDefault="005547D8" w:rsidP="005547D8">
      <w:pPr>
        <w:pStyle w:val="AbstractStyle"/>
        <w:jc w:val="center"/>
        <w:rPr>
          <w:sz w:val="20"/>
          <w:lang w:val="es-ES"/>
        </w:rPr>
      </w:pPr>
      <w:r w:rsidRPr="007166D5">
        <w:rPr>
          <w:sz w:val="20"/>
          <w:lang w:val="es-ES"/>
        </w:rPr>
        <w:t xml:space="preserve">Resumen: </w:t>
      </w:r>
      <w:r w:rsidR="001C04B5" w:rsidRPr="006938A7">
        <w:rPr>
          <w:sz w:val="20"/>
          <w:lang w:val="es-ES"/>
        </w:rPr>
        <w:t xml:space="preserve">La presente ponencia valora la mirada del diseño desde la </w:t>
      </w:r>
      <w:r w:rsidR="001C04B5" w:rsidRPr="002A04F1">
        <w:rPr>
          <w:sz w:val="20"/>
          <w:lang w:val="es-ES"/>
        </w:rPr>
        <w:t>perspectiva del pensamiento complejo. Destaca al inicio las diferencias de un diseño que desde el pensamiento científico y cartesiano se centra solo en la resolución del objeto, mientras que, en el pensamiento complejo es el sujeto y su contexto el que pre</w:t>
      </w:r>
      <w:r w:rsidR="001C04B5" w:rsidRPr="003C0ACF">
        <w:rPr>
          <w:sz w:val="20"/>
          <w:lang w:val="es-ES"/>
        </w:rPr>
        <w:t>valece para encontrar la solución a sus interrogantes. Se muestra a través de un proyecto concreto</w:t>
      </w:r>
      <w:r w:rsidR="00F5782A" w:rsidRPr="003C0ACF">
        <w:rPr>
          <w:sz w:val="20"/>
          <w:lang w:val="es-ES"/>
        </w:rPr>
        <w:t xml:space="preserve"> de mobiliario escolar, donde </w:t>
      </w:r>
      <w:r w:rsidR="001C04B5" w:rsidRPr="003C0ACF">
        <w:rPr>
          <w:sz w:val="20"/>
          <w:lang w:val="es-ES"/>
        </w:rPr>
        <w:t xml:space="preserve">los estudiantes de Diseño Industrial </w:t>
      </w:r>
      <w:r w:rsidR="00F5782A" w:rsidRPr="003C0ACF">
        <w:rPr>
          <w:sz w:val="20"/>
          <w:lang w:val="es-ES"/>
        </w:rPr>
        <w:t xml:space="preserve">tuvieron que volver a </w:t>
      </w:r>
      <w:r w:rsidR="001C04B5" w:rsidRPr="003C0ACF">
        <w:rPr>
          <w:sz w:val="20"/>
          <w:lang w:val="es-ES"/>
        </w:rPr>
        <w:t>modelar el problema de la enseñanza y los medios físicos que la propician</w:t>
      </w:r>
      <w:r w:rsidR="00F5782A" w:rsidRPr="003C0ACF">
        <w:rPr>
          <w:sz w:val="20"/>
          <w:lang w:val="es-ES"/>
        </w:rPr>
        <w:t xml:space="preserve"> o la limitan, para identificar el sistema de productos que pudiera contribuir con la intención pedagógica. El proyecto académico les permitió a los estudiantes comprender y aproximarse a la complejidad del diseño. </w:t>
      </w:r>
    </w:p>
    <w:p w14:paraId="44608457" w14:textId="77777777" w:rsidR="00304499" w:rsidRPr="003C0ACF" w:rsidRDefault="00304499" w:rsidP="00130E76">
      <w:pPr>
        <w:pStyle w:val="KeywordsText"/>
        <w:rPr>
          <w:sz w:val="20"/>
          <w:lang w:val="es-ES"/>
        </w:rPr>
      </w:pPr>
    </w:p>
    <w:p w14:paraId="45C1CC5B" w14:textId="2C74C4A4" w:rsidR="00304499" w:rsidRPr="003C0ACF" w:rsidRDefault="00304499" w:rsidP="00130E76">
      <w:pPr>
        <w:pStyle w:val="KeywordsText"/>
        <w:rPr>
          <w:sz w:val="20"/>
          <w:lang w:val="es-ES"/>
        </w:rPr>
      </w:pPr>
      <w:r w:rsidRPr="003C0ACF">
        <w:rPr>
          <w:sz w:val="20"/>
          <w:lang w:val="es-ES"/>
        </w:rPr>
        <w:t>Palabras clave</w:t>
      </w:r>
      <w:r w:rsidR="00130E76" w:rsidRPr="003C0ACF">
        <w:rPr>
          <w:sz w:val="20"/>
          <w:lang w:val="es-ES"/>
        </w:rPr>
        <w:t xml:space="preserve">: </w:t>
      </w:r>
      <w:r w:rsidR="00D0354E" w:rsidRPr="003C0ACF">
        <w:rPr>
          <w:sz w:val="20"/>
          <w:lang w:val="es-ES"/>
        </w:rPr>
        <w:t>Diseño, Pensamiento Complejo, Intención pedagógica, Mobiliario escolar.</w:t>
      </w:r>
    </w:p>
    <w:p w14:paraId="36C9953A" w14:textId="3C90EB20" w:rsidR="00304499" w:rsidRPr="003C0ACF" w:rsidRDefault="00304499" w:rsidP="00130E76">
      <w:pPr>
        <w:pStyle w:val="KeywordsText"/>
        <w:rPr>
          <w:sz w:val="20"/>
          <w:lang w:val="es-ES"/>
        </w:rPr>
      </w:pPr>
    </w:p>
    <w:p w14:paraId="1E9911A7" w14:textId="61BF3840" w:rsidR="005547D8" w:rsidRPr="003C0ACF" w:rsidRDefault="005547D8" w:rsidP="00130E76">
      <w:pPr>
        <w:pStyle w:val="KeywordsText"/>
        <w:rPr>
          <w:rFonts w:cs="Times New Roman"/>
          <w:sz w:val="20"/>
        </w:rPr>
      </w:pPr>
      <w:r w:rsidRPr="003C0ACF">
        <w:rPr>
          <w:rFonts w:cs="Times New Roman"/>
          <w:color w:val="201F1E"/>
          <w:sz w:val="20"/>
          <w:shd w:val="clear" w:color="auto" w:fill="FFFFFF"/>
        </w:rPr>
        <w:t>Abstract: This presentation evaluates looking at design from the perspective of complex thinking. It initially highlights how design that focuses only on the resolution of the object from scientific and Cartesian thinking differs from that of complex thinking, where subjects and their context take center stage when taking on unanswered questions. This is shown through a specific school furniture project, in which Industrial Design students had to re-model the problem of teaching and the physical means that promote or limit it, to identify the system of products that could contribute to the pedagogical intention. The academic project allowed the students to understand and approach the complexity of design.</w:t>
      </w:r>
    </w:p>
    <w:p w14:paraId="261F22D2" w14:textId="77777777" w:rsidR="00304499" w:rsidRPr="003C0ACF" w:rsidRDefault="00304499" w:rsidP="005547D8">
      <w:pPr>
        <w:pStyle w:val="KeywordsText"/>
        <w:jc w:val="left"/>
        <w:rPr>
          <w:rFonts w:cs="Times New Roman"/>
          <w:sz w:val="20"/>
        </w:rPr>
      </w:pPr>
    </w:p>
    <w:p w14:paraId="52657364" w14:textId="0810693A" w:rsidR="00304499" w:rsidRPr="003C0ACF" w:rsidRDefault="005547D8" w:rsidP="00130E76">
      <w:pPr>
        <w:pStyle w:val="KeywordsText"/>
        <w:rPr>
          <w:rFonts w:cs="Times New Roman"/>
          <w:sz w:val="20"/>
        </w:rPr>
      </w:pPr>
      <w:r w:rsidRPr="003C0ACF">
        <w:rPr>
          <w:rFonts w:cs="Times New Roman"/>
          <w:color w:val="201F1E"/>
          <w:sz w:val="20"/>
          <w:shd w:val="clear" w:color="auto" w:fill="FFFFFF"/>
        </w:rPr>
        <w:t>Keywords: Design, Complex Thinking, Pedagogical intention, School furniture</w:t>
      </w:r>
    </w:p>
    <w:p w14:paraId="1DEC0D49" w14:textId="77777777" w:rsidR="00304499" w:rsidRPr="003C0ACF" w:rsidRDefault="00304499" w:rsidP="00130E76">
      <w:pPr>
        <w:spacing w:line="360" w:lineRule="auto"/>
        <w:rPr>
          <w:rFonts w:ascii="Times New Roman" w:hAnsi="Times New Roman" w:cs="Times New Roman"/>
          <w:b/>
          <w:i/>
          <w:sz w:val="20"/>
          <w:szCs w:val="20"/>
        </w:rPr>
      </w:pPr>
    </w:p>
    <w:p w14:paraId="5B102FE2" w14:textId="325B6918" w:rsidR="00130E76" w:rsidRPr="003C0ACF" w:rsidRDefault="00D0354E" w:rsidP="00130E76">
      <w:pPr>
        <w:spacing w:line="360" w:lineRule="auto"/>
        <w:rPr>
          <w:rFonts w:ascii="Times New Roman" w:hAnsi="Times New Roman" w:cs="Times New Roman"/>
          <w:b/>
          <w:lang w:val="es-MX"/>
        </w:rPr>
      </w:pPr>
      <w:r w:rsidRPr="003C0ACF">
        <w:rPr>
          <w:rFonts w:ascii="Times New Roman" w:hAnsi="Times New Roman" w:cs="Times New Roman"/>
          <w:b/>
          <w:lang w:val="es-MX"/>
        </w:rPr>
        <w:t>Dise</w:t>
      </w:r>
      <w:r w:rsidRPr="003C0ACF">
        <w:rPr>
          <w:rFonts w:ascii="Times New Roman" w:hAnsi="Times New Roman" w:cs="Times New Roman"/>
          <w:b/>
          <w:sz w:val="22"/>
          <w:szCs w:val="22"/>
          <w:lang w:val="es-MX"/>
        </w:rPr>
        <w:t>ñ</w:t>
      </w:r>
      <w:r w:rsidRPr="003C0ACF">
        <w:rPr>
          <w:rFonts w:ascii="Times New Roman" w:hAnsi="Times New Roman" w:cs="Times New Roman"/>
          <w:b/>
          <w:lang w:val="es-MX"/>
        </w:rPr>
        <w:t>o y pensamiento complejo</w:t>
      </w:r>
      <w:r w:rsidR="00130E76" w:rsidRPr="003C0ACF">
        <w:rPr>
          <w:rFonts w:ascii="Times New Roman" w:hAnsi="Times New Roman" w:cs="Times New Roman"/>
          <w:b/>
          <w:lang w:val="es-MX"/>
        </w:rPr>
        <w:t>.</w:t>
      </w:r>
    </w:p>
    <w:p w14:paraId="79D49052" w14:textId="1AAEF839" w:rsidR="00BB3EE8" w:rsidRPr="006938A7" w:rsidRDefault="00BB3EE8" w:rsidP="00CF1752">
      <w:pPr>
        <w:spacing w:line="360" w:lineRule="auto"/>
        <w:jc w:val="both"/>
        <w:rPr>
          <w:rFonts w:ascii="Times New Roman" w:hAnsi="Times New Roman" w:cs="Times New Roman"/>
          <w:bCs/>
          <w:lang w:val="es-ES"/>
        </w:rPr>
      </w:pPr>
      <w:r w:rsidRPr="007166D5">
        <w:rPr>
          <w:rFonts w:ascii="Times New Roman" w:hAnsi="Times New Roman" w:cs="Times New Roman"/>
          <w:bCs/>
          <w:lang w:val="es-ES"/>
        </w:rPr>
        <w:t xml:space="preserve">La complejidad es una construcción en proceso, si pensamos en los tiempos que tardan en construirse aportes transformadores. La </w:t>
      </w:r>
      <w:r w:rsidRPr="006938A7">
        <w:rPr>
          <w:rFonts w:ascii="Times New Roman" w:hAnsi="Times New Roman" w:cs="Times New Roman"/>
          <w:bCs/>
          <w:lang w:val="es-ES"/>
        </w:rPr>
        <w:t>complejidad es un aporte que no tiene un origen único, tampoco tiene una única definición. La complejidad constituye una perspectiva novedosa y marginal en la ciencia contemporánea; su carácter de novedad radica en que el estudio de la complejidad implica,</w:t>
      </w:r>
      <w:r w:rsidRPr="003C0ACF">
        <w:rPr>
          <w:rFonts w:ascii="Times New Roman" w:hAnsi="Times New Roman" w:cs="Times New Roman"/>
          <w:bCs/>
          <w:lang w:val="es-ES"/>
        </w:rPr>
        <w:t xml:space="preserve"> en buena medida, un quiebre o discontinuidad en la historia de la ciencia</w:t>
      </w:r>
      <w:sdt>
        <w:sdtPr>
          <w:rPr>
            <w:rFonts w:ascii="Times New Roman" w:hAnsi="Times New Roman" w:cs="Times New Roman"/>
            <w:bCs/>
            <w:lang w:val="es-ES"/>
          </w:rPr>
          <w:id w:val="904030798"/>
          <w:citation/>
        </w:sdtPr>
        <w:sdtEndPr/>
        <w:sdtContent>
          <w:r w:rsidRPr="002A04F1">
            <w:rPr>
              <w:rFonts w:ascii="Times New Roman" w:hAnsi="Times New Roman" w:cs="Times New Roman"/>
              <w:bCs/>
              <w:lang w:val="es-ES"/>
            </w:rPr>
            <w:fldChar w:fldCharType="begin"/>
          </w:r>
          <w:r w:rsidRPr="003C0ACF">
            <w:rPr>
              <w:rFonts w:ascii="Times New Roman" w:hAnsi="Times New Roman" w:cs="Times New Roman"/>
              <w:bCs/>
              <w:lang w:val="es-ES"/>
            </w:rPr>
            <w:instrText xml:space="preserve">CITATION Rod11 \l 3082 </w:instrText>
          </w:r>
          <w:r w:rsidRPr="002A04F1">
            <w:rPr>
              <w:rFonts w:ascii="Times New Roman" w:hAnsi="Times New Roman" w:cs="Times New Roman"/>
              <w:bCs/>
              <w:lang w:val="es-ES"/>
            </w:rPr>
            <w:fldChar w:fldCharType="separate"/>
          </w:r>
          <w:r w:rsidRPr="002A04F1">
            <w:rPr>
              <w:rFonts w:ascii="Times New Roman" w:hAnsi="Times New Roman" w:cs="Times New Roman"/>
              <w:bCs/>
              <w:lang w:val="es-ES"/>
            </w:rPr>
            <w:t xml:space="preserve"> (Rodriguez &amp; Aguirre, 2011)</w:t>
          </w:r>
          <w:r w:rsidRPr="002A04F1">
            <w:rPr>
              <w:rFonts w:ascii="Times New Roman" w:hAnsi="Times New Roman" w:cs="Times New Roman"/>
              <w:bCs/>
              <w:lang w:val="es-ES"/>
            </w:rPr>
            <w:fldChar w:fldCharType="end"/>
          </w:r>
        </w:sdtContent>
      </w:sdt>
      <w:r w:rsidRPr="007166D5">
        <w:rPr>
          <w:rFonts w:ascii="Times New Roman" w:hAnsi="Times New Roman" w:cs="Times New Roman"/>
          <w:bCs/>
          <w:lang w:val="es-ES"/>
        </w:rPr>
        <w:t xml:space="preserve">. </w:t>
      </w:r>
    </w:p>
    <w:p w14:paraId="5D2FA0A7" w14:textId="66CA7194" w:rsidR="00CF1752" w:rsidRPr="007166D5" w:rsidRDefault="00BB3EE8" w:rsidP="00CF1752">
      <w:pPr>
        <w:spacing w:line="360" w:lineRule="auto"/>
        <w:rPr>
          <w:rFonts w:ascii="Times New Roman" w:hAnsi="Times New Roman" w:cs="Times New Roman"/>
          <w:bCs/>
          <w:lang w:val="es-ES"/>
        </w:rPr>
      </w:pPr>
      <w:r w:rsidRPr="002A04F1">
        <w:rPr>
          <w:rFonts w:ascii="Times New Roman" w:hAnsi="Times New Roman" w:cs="Times New Roman"/>
          <w:bCs/>
          <w:lang w:val="es-ES"/>
        </w:rPr>
        <w:t xml:space="preserve">La construcción de Morin (1984) sobre complejidad confluye en el </w:t>
      </w:r>
      <w:commentRangeStart w:id="0"/>
      <w:r w:rsidRPr="002A04F1">
        <w:rPr>
          <w:rFonts w:ascii="Times New Roman" w:hAnsi="Times New Roman" w:cs="Times New Roman"/>
          <w:bCs/>
          <w:lang w:val="es-ES"/>
        </w:rPr>
        <w:t>Pensamiento Complejo</w:t>
      </w:r>
      <w:commentRangeEnd w:id="0"/>
      <w:r w:rsidR="0060711F" w:rsidRPr="007166D5">
        <w:rPr>
          <w:rStyle w:val="Refdecomentario"/>
          <w:rFonts w:ascii="Arial" w:eastAsia="Arial" w:hAnsi="Arial" w:cs="Arial"/>
          <w:lang w:val="es-ES" w:eastAsia="es-ES" w:bidi="es-ES"/>
        </w:rPr>
        <w:commentReference w:id="0"/>
      </w:r>
      <w:r w:rsidRPr="007166D5">
        <w:rPr>
          <w:rFonts w:ascii="Times New Roman" w:hAnsi="Times New Roman" w:cs="Times New Roman"/>
          <w:bCs/>
          <w:lang w:val="es-ES"/>
        </w:rPr>
        <w:t xml:space="preserve">, el cual propone una </w:t>
      </w:r>
      <w:r w:rsidRPr="006938A7">
        <w:rPr>
          <w:rFonts w:ascii="Times New Roman" w:hAnsi="Times New Roman" w:cs="Times New Roman"/>
          <w:bCs/>
          <w:lang w:val="es-ES"/>
        </w:rPr>
        <w:t>reconfiguración epistemológica hacia un conocimiento transdisciplinar</w:t>
      </w:r>
      <w:r w:rsidR="00CF1752" w:rsidRPr="002A04F1">
        <w:rPr>
          <w:rFonts w:ascii="Times New Roman" w:hAnsi="Times New Roman" w:cs="Times New Roman"/>
          <w:bCs/>
          <w:lang w:val="es-ES"/>
        </w:rPr>
        <w:t xml:space="preserve">, así mismo, </w:t>
      </w:r>
      <w:r w:rsidRPr="002A04F1">
        <w:rPr>
          <w:rFonts w:ascii="Times New Roman" w:hAnsi="Times New Roman" w:cs="Times New Roman"/>
          <w:bCs/>
          <w:lang w:val="es-ES"/>
        </w:rPr>
        <w:t xml:space="preserve">busca unir el objeto al sujeto y a su entorno; </w:t>
      </w:r>
      <w:r w:rsidR="00CF1752" w:rsidRPr="00C61D08">
        <w:rPr>
          <w:rFonts w:ascii="Times New Roman" w:hAnsi="Times New Roman" w:cs="Times New Roman"/>
          <w:bCs/>
          <w:lang w:val="es-ES"/>
        </w:rPr>
        <w:t>considerando</w:t>
      </w:r>
      <w:r w:rsidRPr="003C0ACF">
        <w:rPr>
          <w:rFonts w:ascii="Times New Roman" w:hAnsi="Times New Roman" w:cs="Times New Roman"/>
          <w:bCs/>
          <w:lang w:val="es-ES"/>
        </w:rPr>
        <w:t xml:space="preserve"> al objeto </w:t>
      </w:r>
      <w:r w:rsidR="00CF1752" w:rsidRPr="003C0ACF">
        <w:rPr>
          <w:rFonts w:ascii="Times New Roman" w:hAnsi="Times New Roman" w:cs="Times New Roman"/>
          <w:bCs/>
          <w:lang w:val="es-ES"/>
        </w:rPr>
        <w:t>como sistema</w:t>
      </w:r>
      <w:ins w:id="1" w:author="Autor">
        <w:r w:rsidR="009A1F2E" w:rsidRPr="003C0ACF">
          <w:rPr>
            <w:rFonts w:ascii="Times New Roman" w:hAnsi="Times New Roman" w:cs="Times New Roman"/>
            <w:bCs/>
            <w:lang w:val="es-ES"/>
          </w:rPr>
          <w:t xml:space="preserve"> - </w:t>
        </w:r>
      </w:ins>
      <w:r w:rsidR="00CF1752" w:rsidRPr="005574ED">
        <w:rPr>
          <w:rFonts w:ascii="Times New Roman" w:hAnsi="Times New Roman" w:cs="Times New Roman"/>
          <w:bCs/>
          <w:lang w:val="es-ES"/>
        </w:rPr>
        <w:t>organización. En él,</w:t>
      </w:r>
      <w:r w:rsidRPr="005574ED">
        <w:rPr>
          <w:rFonts w:ascii="Times New Roman" w:hAnsi="Times New Roman" w:cs="Times New Roman"/>
          <w:bCs/>
          <w:lang w:val="es-ES"/>
        </w:rPr>
        <w:t xml:space="preserve"> existe la necesidad de asociar el objeto a su entorno y de unir el ob</w:t>
      </w:r>
      <w:r w:rsidRPr="007166D5">
        <w:rPr>
          <w:rFonts w:ascii="Times New Roman" w:hAnsi="Times New Roman" w:cs="Times New Roman"/>
          <w:bCs/>
          <w:lang w:val="es-ES"/>
        </w:rPr>
        <w:t xml:space="preserve">jeto a su observador. </w:t>
      </w:r>
      <w:r w:rsidR="00236A85" w:rsidRPr="007166D5">
        <w:rPr>
          <w:rFonts w:ascii="Times New Roman" w:hAnsi="Times New Roman" w:cs="Times New Roman"/>
          <w:bCs/>
          <w:lang w:val="es-ES"/>
        </w:rPr>
        <w:t>E</w:t>
      </w:r>
      <w:r w:rsidRPr="007166D5">
        <w:rPr>
          <w:rFonts w:ascii="Times New Roman" w:hAnsi="Times New Roman" w:cs="Times New Roman"/>
          <w:bCs/>
          <w:lang w:val="es-ES"/>
        </w:rPr>
        <w:t xml:space="preserve">l objeto está organizado y es auto-organizante en su noción sistémica. </w:t>
      </w:r>
      <w:r w:rsidR="00CF1752" w:rsidRPr="007166D5">
        <w:rPr>
          <w:rFonts w:ascii="Times New Roman" w:hAnsi="Times New Roman" w:cs="Times New Roman"/>
          <w:bCs/>
          <w:lang w:val="es-ES"/>
        </w:rPr>
        <w:t>El diseño encuentra en e</w:t>
      </w:r>
      <w:r w:rsidR="00A14410" w:rsidRPr="007166D5">
        <w:rPr>
          <w:rFonts w:ascii="Times New Roman" w:hAnsi="Times New Roman" w:cs="Times New Roman"/>
          <w:bCs/>
          <w:lang w:val="es-ES"/>
        </w:rPr>
        <w:t xml:space="preserve">l </w:t>
      </w:r>
      <w:r w:rsidR="00A14410" w:rsidRPr="007166D5">
        <w:rPr>
          <w:rFonts w:ascii="Times New Roman" w:hAnsi="Times New Roman" w:cs="Times New Roman"/>
          <w:bCs/>
          <w:highlight w:val="yellow"/>
          <w:lang w:val="es-ES"/>
          <w:rPrChange w:id="2" w:author="Autor">
            <w:rPr>
              <w:rFonts w:ascii="Times New Roman" w:hAnsi="Times New Roman" w:cs="Times New Roman"/>
              <w:bCs/>
              <w:lang w:val="es-ES"/>
            </w:rPr>
          </w:rPrChange>
        </w:rPr>
        <w:t>P</w:t>
      </w:r>
      <w:r w:rsidR="00CF1752" w:rsidRPr="007166D5">
        <w:rPr>
          <w:rFonts w:ascii="Times New Roman" w:hAnsi="Times New Roman" w:cs="Times New Roman"/>
          <w:bCs/>
          <w:highlight w:val="yellow"/>
          <w:lang w:val="es-ES"/>
          <w:rPrChange w:id="3" w:author="Autor">
            <w:rPr>
              <w:rFonts w:ascii="Times New Roman" w:hAnsi="Times New Roman" w:cs="Times New Roman"/>
              <w:bCs/>
              <w:lang w:val="es-ES"/>
            </w:rPr>
          </w:rPrChange>
        </w:rPr>
        <w:t xml:space="preserve">ensamiento </w:t>
      </w:r>
      <w:r w:rsidR="004F2DBE" w:rsidRPr="007166D5">
        <w:rPr>
          <w:rFonts w:ascii="Times New Roman" w:hAnsi="Times New Roman" w:cs="Times New Roman"/>
          <w:bCs/>
          <w:highlight w:val="yellow"/>
          <w:lang w:val="es-ES"/>
          <w:rPrChange w:id="4" w:author="Autor">
            <w:rPr>
              <w:rFonts w:ascii="Times New Roman" w:hAnsi="Times New Roman" w:cs="Times New Roman"/>
              <w:bCs/>
              <w:lang w:val="es-ES"/>
            </w:rPr>
          </w:rPrChange>
        </w:rPr>
        <w:t>Complejo</w:t>
      </w:r>
      <w:r w:rsidR="004F2DBE" w:rsidRPr="007166D5">
        <w:rPr>
          <w:rFonts w:ascii="Times New Roman" w:hAnsi="Times New Roman" w:cs="Times New Roman"/>
          <w:bCs/>
          <w:lang w:val="es-ES"/>
        </w:rPr>
        <w:t>, una</w:t>
      </w:r>
      <w:r w:rsidR="00CF1752" w:rsidRPr="006938A7">
        <w:rPr>
          <w:rFonts w:ascii="Times New Roman" w:hAnsi="Times New Roman" w:cs="Times New Roman"/>
          <w:bCs/>
          <w:lang w:val="es-ES"/>
        </w:rPr>
        <w:t xml:space="preserve"> posibilidad de </w:t>
      </w:r>
      <w:r w:rsidR="00A14410" w:rsidRPr="007166D5">
        <w:rPr>
          <w:rFonts w:ascii="Times New Roman" w:hAnsi="Times New Roman" w:cs="Times New Roman"/>
          <w:bCs/>
          <w:lang w:val="es-ES"/>
        </w:rPr>
        <w:t xml:space="preserve">reformular diversos principios epistémicos y heurísticos, de su teoría y de su metodología, </w:t>
      </w:r>
      <w:r w:rsidR="00674BFE" w:rsidRPr="007166D5">
        <w:rPr>
          <w:rFonts w:ascii="Times New Roman" w:hAnsi="Times New Roman" w:cs="Times New Roman"/>
          <w:bCs/>
          <w:lang w:val="es-ES"/>
        </w:rPr>
        <w:t xml:space="preserve">pues encuentra un camino que pude construir al replantearse su misma esencia de proceso proyectual. Hasta hace unos años la epistemología del diseño y su metodología ha seguido la tendencia separatista y determinista de la </w:t>
      </w:r>
      <w:ins w:id="5" w:author="Autor">
        <w:r w:rsidR="00213EE1" w:rsidRPr="007166D5">
          <w:rPr>
            <w:rFonts w:ascii="Times New Roman" w:hAnsi="Times New Roman" w:cs="Times New Roman"/>
            <w:bCs/>
            <w:i/>
            <w:iCs/>
            <w:lang w:val="es-ES"/>
          </w:rPr>
          <w:t>m</w:t>
        </w:r>
      </w:ins>
      <w:del w:id="6" w:author="Autor">
        <w:r w:rsidR="00674BFE" w:rsidRPr="007166D5" w:rsidDel="00213EE1">
          <w:rPr>
            <w:rFonts w:ascii="Times New Roman" w:hAnsi="Times New Roman" w:cs="Times New Roman"/>
            <w:bCs/>
            <w:i/>
            <w:iCs/>
            <w:lang w:val="es-ES"/>
            <w:rPrChange w:id="7" w:author="Autor">
              <w:rPr>
                <w:rFonts w:ascii="Times New Roman" w:hAnsi="Times New Roman" w:cs="Times New Roman"/>
                <w:bCs/>
                <w:lang w:val="es-ES"/>
              </w:rPr>
            </w:rPrChange>
          </w:rPr>
          <w:delText>M</w:delText>
        </w:r>
      </w:del>
      <w:r w:rsidR="00674BFE" w:rsidRPr="007166D5">
        <w:rPr>
          <w:rFonts w:ascii="Times New Roman" w:hAnsi="Times New Roman" w:cs="Times New Roman"/>
          <w:bCs/>
          <w:i/>
          <w:iCs/>
          <w:lang w:val="es-ES"/>
          <w:rPrChange w:id="8" w:author="Autor">
            <w:rPr>
              <w:rFonts w:ascii="Times New Roman" w:hAnsi="Times New Roman" w:cs="Times New Roman"/>
              <w:bCs/>
              <w:lang w:val="es-ES"/>
            </w:rPr>
          </w:rPrChange>
        </w:rPr>
        <w:t>odernidad</w:t>
      </w:r>
      <w:r w:rsidR="00674BFE" w:rsidRPr="007166D5">
        <w:rPr>
          <w:rFonts w:ascii="Times New Roman" w:hAnsi="Times New Roman" w:cs="Times New Roman"/>
          <w:bCs/>
          <w:lang w:val="es-ES"/>
        </w:rPr>
        <w:t xml:space="preserve">, misma que se pone en cuestionamiento por el </w:t>
      </w:r>
      <w:r w:rsidR="00674BFE" w:rsidRPr="007166D5">
        <w:rPr>
          <w:rFonts w:ascii="Times New Roman" w:hAnsi="Times New Roman" w:cs="Times New Roman"/>
          <w:bCs/>
          <w:highlight w:val="yellow"/>
          <w:lang w:val="es-ES"/>
          <w:rPrChange w:id="9" w:author="Autor">
            <w:rPr>
              <w:rFonts w:ascii="Times New Roman" w:hAnsi="Times New Roman" w:cs="Times New Roman"/>
              <w:bCs/>
              <w:lang w:val="es-ES"/>
            </w:rPr>
          </w:rPrChange>
        </w:rPr>
        <w:t>Pensamiento Complejo</w:t>
      </w:r>
      <w:r w:rsidR="00674BFE" w:rsidRPr="007166D5">
        <w:rPr>
          <w:rFonts w:ascii="Times New Roman" w:hAnsi="Times New Roman" w:cs="Times New Roman"/>
          <w:bCs/>
          <w:lang w:val="es-ES"/>
        </w:rPr>
        <w:t>. Esta tendencia ha dejado fuera de la conceptualización, proyección y desarrollo del objeto, al usuario y al diseñador</w:t>
      </w:r>
      <w:r w:rsidR="00236A85" w:rsidRPr="006938A7">
        <w:rPr>
          <w:rFonts w:ascii="Times New Roman" w:hAnsi="Times New Roman" w:cs="Times New Roman"/>
          <w:bCs/>
          <w:lang w:val="es-ES"/>
        </w:rPr>
        <w:t>,</w:t>
      </w:r>
      <w:r w:rsidR="00674BFE" w:rsidRPr="002A04F1">
        <w:rPr>
          <w:rFonts w:ascii="Times New Roman" w:hAnsi="Times New Roman" w:cs="Times New Roman"/>
          <w:bCs/>
          <w:lang w:val="es-ES"/>
        </w:rPr>
        <w:t xml:space="preserve"> respecto al artefacto (bien tangible) en tanto que “es” y se “requiere”. Esta reflexión </w:t>
      </w:r>
      <w:r w:rsidR="00C265E1" w:rsidRPr="007166D5">
        <w:rPr>
          <w:rFonts w:ascii="Times New Roman" w:hAnsi="Times New Roman" w:cs="Times New Roman"/>
          <w:bCs/>
          <w:lang w:val="es-ES"/>
        </w:rPr>
        <w:t>ha sido usurpada por el poder del</w:t>
      </w:r>
      <w:r w:rsidR="00674BFE" w:rsidRPr="007166D5">
        <w:rPr>
          <w:rFonts w:ascii="Times New Roman" w:hAnsi="Times New Roman" w:cs="Times New Roman"/>
          <w:bCs/>
          <w:lang w:val="es-ES"/>
        </w:rPr>
        <w:t xml:space="preserve"> </w:t>
      </w:r>
      <w:r w:rsidR="00674BFE" w:rsidRPr="007166D5">
        <w:rPr>
          <w:rFonts w:ascii="Times New Roman" w:hAnsi="Times New Roman" w:cs="Times New Roman"/>
          <w:bCs/>
          <w:lang w:val="es-ES"/>
        </w:rPr>
        <w:lastRenderedPageBreak/>
        <w:t>mercado y</w:t>
      </w:r>
      <w:r w:rsidR="00C265E1" w:rsidRPr="007166D5">
        <w:rPr>
          <w:rFonts w:ascii="Times New Roman" w:hAnsi="Times New Roman" w:cs="Times New Roman"/>
          <w:bCs/>
          <w:lang w:val="es-ES"/>
        </w:rPr>
        <w:t xml:space="preserve"> el desarrollo, en sus necesidades y urgencias de éstos</w:t>
      </w:r>
      <w:r w:rsidR="00236A85" w:rsidRPr="007166D5">
        <w:rPr>
          <w:rFonts w:ascii="Times New Roman" w:hAnsi="Times New Roman" w:cs="Times New Roman"/>
          <w:bCs/>
          <w:lang w:val="es-ES"/>
        </w:rPr>
        <w:t xml:space="preserve">. No </w:t>
      </w:r>
      <w:r w:rsidR="004F2DBE" w:rsidRPr="007166D5">
        <w:rPr>
          <w:rFonts w:ascii="Times New Roman" w:hAnsi="Times New Roman" w:cs="Times New Roman"/>
          <w:bCs/>
          <w:lang w:val="es-ES"/>
        </w:rPr>
        <w:t>obstante,</w:t>
      </w:r>
      <w:r w:rsidR="00236A85" w:rsidRPr="007166D5">
        <w:rPr>
          <w:rFonts w:ascii="Times New Roman" w:hAnsi="Times New Roman" w:cs="Times New Roman"/>
          <w:bCs/>
          <w:lang w:val="es-ES"/>
        </w:rPr>
        <w:t xml:space="preserve"> i</w:t>
      </w:r>
      <w:r w:rsidR="00674BFE" w:rsidRPr="007166D5">
        <w:rPr>
          <w:rFonts w:ascii="Times New Roman" w:hAnsi="Times New Roman" w:cs="Times New Roman"/>
          <w:bCs/>
          <w:lang w:val="es-ES"/>
        </w:rPr>
        <w:t>nserto en este contexto sociocultural, aparecen a su vez nuevas y diversas propuestas epistemológicas del diseño</w:t>
      </w:r>
      <w:r w:rsidR="00236A85" w:rsidRPr="007166D5">
        <w:rPr>
          <w:rFonts w:ascii="Times New Roman" w:hAnsi="Times New Roman" w:cs="Times New Roman"/>
          <w:bCs/>
          <w:lang w:val="es-ES"/>
        </w:rPr>
        <w:t>,</w:t>
      </w:r>
      <w:r w:rsidR="00674BFE" w:rsidRPr="007166D5">
        <w:rPr>
          <w:rFonts w:ascii="Times New Roman" w:hAnsi="Times New Roman" w:cs="Times New Roman"/>
          <w:bCs/>
          <w:lang w:val="es-ES"/>
        </w:rPr>
        <w:t xml:space="preserve"> que apuntan a presentar una visión m</w:t>
      </w:r>
      <w:r w:rsidR="00C265E1" w:rsidRPr="007166D5">
        <w:rPr>
          <w:rFonts w:ascii="Times New Roman" w:hAnsi="Times New Roman" w:cs="Times New Roman"/>
          <w:bCs/>
          <w:lang w:val="es-ES"/>
        </w:rPr>
        <w:t>ás crítica e interdisciplinaria</w:t>
      </w:r>
      <w:r w:rsidR="00236A85" w:rsidRPr="007166D5">
        <w:rPr>
          <w:rFonts w:ascii="Times New Roman" w:hAnsi="Times New Roman" w:cs="Times New Roman"/>
          <w:bCs/>
          <w:lang w:val="es-ES"/>
        </w:rPr>
        <w:t>,</w:t>
      </w:r>
      <w:r w:rsidR="00C265E1" w:rsidRPr="007166D5">
        <w:rPr>
          <w:rFonts w:ascii="Times New Roman" w:hAnsi="Times New Roman" w:cs="Times New Roman"/>
          <w:bCs/>
          <w:lang w:val="es-ES"/>
        </w:rPr>
        <w:t xml:space="preserve"> y por supuesto</w:t>
      </w:r>
      <w:r w:rsidR="00236A85" w:rsidRPr="007166D5">
        <w:rPr>
          <w:rFonts w:ascii="Times New Roman" w:hAnsi="Times New Roman" w:cs="Times New Roman"/>
          <w:bCs/>
          <w:lang w:val="es-ES"/>
        </w:rPr>
        <w:t>,</w:t>
      </w:r>
      <w:r w:rsidR="00C265E1" w:rsidRPr="007166D5">
        <w:rPr>
          <w:rFonts w:ascii="Times New Roman" w:hAnsi="Times New Roman" w:cs="Times New Roman"/>
          <w:bCs/>
          <w:lang w:val="es-ES"/>
        </w:rPr>
        <w:t xml:space="preserve"> alternativas complejas</w:t>
      </w:r>
      <w:r w:rsidR="00674BFE" w:rsidRPr="007166D5">
        <w:rPr>
          <w:rFonts w:ascii="Times New Roman" w:hAnsi="Times New Roman" w:cs="Times New Roman"/>
          <w:bCs/>
          <w:lang w:val="es-ES"/>
        </w:rPr>
        <w:t xml:space="preserve">, </w:t>
      </w:r>
      <w:r w:rsidR="00B97026" w:rsidRPr="007166D5">
        <w:rPr>
          <w:rFonts w:ascii="Times New Roman" w:hAnsi="Times New Roman" w:cs="Times New Roman"/>
          <w:bCs/>
          <w:lang w:val="es-ES"/>
        </w:rPr>
        <w:t>que,</w:t>
      </w:r>
      <w:r w:rsidR="00674BFE" w:rsidRPr="007166D5">
        <w:rPr>
          <w:rFonts w:ascii="Times New Roman" w:hAnsi="Times New Roman" w:cs="Times New Roman"/>
          <w:bCs/>
          <w:lang w:val="es-ES"/>
        </w:rPr>
        <w:t xml:space="preserve"> en </w:t>
      </w:r>
      <w:del w:id="10" w:author="Autor">
        <w:r w:rsidR="00674BFE" w:rsidRPr="007166D5" w:rsidDel="0082008D">
          <w:rPr>
            <w:rFonts w:ascii="Times New Roman" w:hAnsi="Times New Roman" w:cs="Times New Roman"/>
            <w:bCs/>
            <w:lang w:val="es-ES"/>
          </w:rPr>
          <w:delText>suma</w:delText>
        </w:r>
      </w:del>
      <w:ins w:id="11" w:author="Autor">
        <w:r w:rsidR="0082008D" w:rsidRPr="007166D5">
          <w:rPr>
            <w:rFonts w:ascii="Times New Roman" w:hAnsi="Times New Roman" w:cs="Times New Roman"/>
            <w:bCs/>
            <w:lang w:val="es-ES"/>
          </w:rPr>
          <w:t>suma,</w:t>
        </w:r>
      </w:ins>
      <w:r w:rsidR="00674BFE" w:rsidRPr="007166D5">
        <w:rPr>
          <w:rFonts w:ascii="Times New Roman" w:hAnsi="Times New Roman" w:cs="Times New Roman"/>
          <w:bCs/>
          <w:lang w:val="es-ES"/>
        </w:rPr>
        <w:t xml:space="preserve"> dejan de manifiesto las carencias, limitaciones </w:t>
      </w:r>
      <w:r w:rsidR="00C265E1" w:rsidRPr="007166D5">
        <w:rPr>
          <w:rFonts w:ascii="Times New Roman" w:hAnsi="Times New Roman" w:cs="Times New Roman"/>
          <w:bCs/>
          <w:lang w:val="es-ES"/>
        </w:rPr>
        <w:t>del actual proceso de diseño</w:t>
      </w:r>
      <w:r w:rsidR="00236A85" w:rsidRPr="007166D5">
        <w:rPr>
          <w:rFonts w:ascii="Times New Roman" w:hAnsi="Times New Roman" w:cs="Times New Roman"/>
          <w:bCs/>
          <w:lang w:val="es-ES"/>
        </w:rPr>
        <w:t xml:space="preserve"> y la necesidad de estas nuevas visiones</w:t>
      </w:r>
      <w:r w:rsidR="00C265E1" w:rsidRPr="007166D5">
        <w:rPr>
          <w:rFonts w:ascii="Times New Roman" w:hAnsi="Times New Roman" w:cs="Times New Roman"/>
          <w:bCs/>
          <w:lang w:val="es-ES"/>
        </w:rPr>
        <w:t xml:space="preserve">. </w:t>
      </w:r>
    </w:p>
    <w:p w14:paraId="5CD8BAAE" w14:textId="77777777" w:rsidR="00130E76" w:rsidRPr="007166D5" w:rsidRDefault="00130E76" w:rsidP="00130E76">
      <w:pPr>
        <w:spacing w:line="360" w:lineRule="auto"/>
        <w:rPr>
          <w:rFonts w:ascii="Times New Roman" w:hAnsi="Times New Roman" w:cs="Times New Roman"/>
          <w:b/>
          <w:lang w:val="es-ES"/>
        </w:rPr>
      </w:pPr>
    </w:p>
    <w:p w14:paraId="7DC560A4" w14:textId="77777777" w:rsidR="004F2DBE" w:rsidRPr="007166D5" w:rsidRDefault="004F2DBE" w:rsidP="004F2DBE">
      <w:pPr>
        <w:spacing w:line="360" w:lineRule="auto"/>
        <w:rPr>
          <w:rFonts w:ascii="Times New Roman" w:hAnsi="Times New Roman" w:cs="Times New Roman"/>
          <w:b/>
          <w:i/>
          <w:iCs/>
          <w:sz w:val="22"/>
          <w:szCs w:val="22"/>
          <w:lang w:val="es-ES"/>
        </w:rPr>
      </w:pPr>
      <w:r w:rsidRPr="007166D5">
        <w:rPr>
          <w:rFonts w:ascii="Times New Roman" w:hAnsi="Times New Roman" w:cs="Times New Roman"/>
          <w:b/>
          <w:i/>
          <w:iCs/>
          <w:sz w:val="22"/>
          <w:szCs w:val="22"/>
          <w:lang w:val="es-ES"/>
        </w:rPr>
        <w:t xml:space="preserve">Del objeto de estudio del diseño a los problemas esenciales de la humanidad como reflexión del diseño.   </w:t>
      </w:r>
    </w:p>
    <w:p w14:paraId="181980F8" w14:textId="343FB8BC" w:rsidR="004F2DBE" w:rsidRPr="007166D5" w:rsidRDefault="004F2DBE" w:rsidP="00A27F20">
      <w:pPr>
        <w:spacing w:line="360" w:lineRule="auto"/>
        <w:jc w:val="both"/>
        <w:rPr>
          <w:rFonts w:ascii="Times New Roman" w:hAnsi="Times New Roman" w:cs="Times New Roman"/>
          <w:bCs/>
          <w:lang w:val="es-ES"/>
        </w:rPr>
      </w:pPr>
      <w:r w:rsidRPr="007166D5">
        <w:rPr>
          <w:rFonts w:ascii="Times New Roman" w:hAnsi="Times New Roman" w:cs="Times New Roman"/>
          <w:bCs/>
          <w:lang w:val="es-ES"/>
        </w:rPr>
        <w:t>El diseño, en su afán de conseguir su acreditación como saber científico, más que intuitivo, ha establecido puentes, con disciplinas de carácter y aceptación científica; la biología, la ingeniería, la psicología, las matemáticas, la física, o la economía. A través del tiempo el diseño se ha fundamentado y ha adoptado los conocimientos, prácticas, métodos y procesos resultantes de estos encuentros, que, junto a los generados dentro de su propio proceder, le han permitido reconocerse como una disciplina</w:t>
      </w:r>
      <w:sdt>
        <w:sdtPr>
          <w:rPr>
            <w:rFonts w:ascii="Times New Roman" w:hAnsi="Times New Roman" w:cs="Times New Roman"/>
            <w:bCs/>
            <w:lang w:val="es-ES"/>
          </w:rPr>
          <w:id w:val="-1963343111"/>
          <w:citation/>
        </w:sdtPr>
        <w:sdtEndPr/>
        <w:sdtContent>
          <w:r w:rsidRPr="002A04F1">
            <w:rPr>
              <w:rFonts w:ascii="Times New Roman" w:hAnsi="Times New Roman" w:cs="Times New Roman"/>
              <w:bCs/>
              <w:lang w:val="es-ES"/>
            </w:rPr>
            <w:fldChar w:fldCharType="begin"/>
          </w:r>
          <w:r w:rsidRPr="002A04F1">
            <w:rPr>
              <w:rFonts w:ascii="Times New Roman" w:hAnsi="Times New Roman" w:cs="Times New Roman"/>
              <w:bCs/>
              <w:lang w:val="es-ES"/>
            </w:rPr>
            <w:instrText xml:space="preserve">CITATION BÜR02 \m Bon78 \t  \l 2058 </w:instrText>
          </w:r>
          <w:r w:rsidRPr="002A04F1">
            <w:rPr>
              <w:rFonts w:ascii="Times New Roman" w:hAnsi="Times New Roman" w:cs="Times New Roman"/>
              <w:bCs/>
              <w:lang w:val="es-ES"/>
            </w:rPr>
            <w:fldChar w:fldCharType="separate"/>
          </w:r>
          <w:r w:rsidRPr="002A04F1">
            <w:rPr>
              <w:rFonts w:ascii="Times New Roman" w:hAnsi="Times New Roman" w:cs="Times New Roman"/>
              <w:bCs/>
              <w:lang w:val="es-ES"/>
            </w:rPr>
            <w:t xml:space="preserve"> (Bürdek, 2002; Bonsiepe, 1978)</w:t>
          </w:r>
          <w:r w:rsidRPr="002A04F1">
            <w:rPr>
              <w:rFonts w:ascii="Times New Roman" w:hAnsi="Times New Roman" w:cs="Times New Roman"/>
              <w:bCs/>
              <w:lang w:val="es-ES"/>
            </w:rPr>
            <w:fldChar w:fldCharType="end"/>
          </w:r>
        </w:sdtContent>
      </w:sdt>
      <w:r w:rsidRPr="007166D5">
        <w:rPr>
          <w:rFonts w:ascii="Times New Roman" w:hAnsi="Times New Roman" w:cs="Times New Roman"/>
          <w:bCs/>
          <w:lang w:val="es-ES"/>
        </w:rPr>
        <w:t>. Estos conocimientos están de</w:t>
      </w:r>
      <w:r w:rsidRPr="006938A7">
        <w:rPr>
          <w:rFonts w:ascii="Times New Roman" w:hAnsi="Times New Roman" w:cs="Times New Roman"/>
          <w:bCs/>
          <w:lang w:val="es-ES"/>
        </w:rPr>
        <w:t>terminados por los principios epistemológicos que predominan durante el establecimiento de cada uno, y responden a los modelos de desarrollo imperante o predominante, a los paradigmas científicos, tecnológicos y al gran paradigma de la modernidad. Este dev</w:t>
      </w:r>
      <w:r w:rsidRPr="00BB5962">
        <w:rPr>
          <w:rFonts w:ascii="Times New Roman" w:hAnsi="Times New Roman" w:cs="Times New Roman"/>
          <w:bCs/>
          <w:lang w:val="es-ES"/>
        </w:rPr>
        <w:t>enir de adopción de conocimientos de otras disciplinas genera capacidades que al mismo tiempo que aumentan el conocimiento del diseño, condicionan su posibilidad de obtener o abrirse a otros nuevos.</w:t>
      </w:r>
    </w:p>
    <w:p w14:paraId="25757AA5" w14:textId="792BDC79" w:rsidR="004F2DBE" w:rsidRPr="005D0F21" w:rsidRDefault="004F2DBE" w:rsidP="00A27F20">
      <w:pPr>
        <w:autoSpaceDE w:val="0"/>
        <w:autoSpaceDN w:val="0"/>
        <w:adjustRightInd w:val="0"/>
        <w:spacing w:line="360" w:lineRule="auto"/>
        <w:jc w:val="both"/>
        <w:rPr>
          <w:rFonts w:ascii="Times New Roman" w:hAnsi="Times New Roman" w:cs="Times New Roman"/>
          <w:bCs/>
          <w:lang w:val="es-ES"/>
        </w:rPr>
      </w:pPr>
      <w:r w:rsidRPr="007166D5">
        <w:rPr>
          <w:rFonts w:ascii="Times New Roman" w:hAnsi="Times New Roman" w:cs="Times New Roman"/>
          <w:bCs/>
          <w:lang w:val="es-ES"/>
        </w:rPr>
        <w:t xml:space="preserve">Los modelos teóricos y sus respectivos modelos prácticos y metodológicos de diseño presentan una fuerte tendencia hacia un predominio de lo racional. En los sesenta y setentas se registró un auge de la metodología de diseño, se trató de descubrir la estructura del proceso proyectual, buscar la lógica interna de la secuencia de pasos desde el pliego de condiciones hasta la elaboración de la propuesta final. Se hicieron grandes esfuerzos por desarrollar métodos, cada vez más detallados y </w:t>
      </w:r>
      <w:commentRangeStart w:id="12"/>
      <w:r w:rsidRPr="007166D5">
        <w:rPr>
          <w:rFonts w:ascii="Times New Roman" w:hAnsi="Times New Roman" w:cs="Times New Roman"/>
          <w:bCs/>
          <w:lang w:val="es-ES"/>
        </w:rPr>
        <w:t>rigurosos</w:t>
      </w:r>
      <w:commentRangeEnd w:id="12"/>
      <w:r w:rsidR="00D06CA1">
        <w:rPr>
          <w:rStyle w:val="Refdecomentario"/>
          <w:rFonts w:ascii="Arial" w:eastAsia="Arial" w:hAnsi="Arial" w:cs="Arial"/>
          <w:lang w:val="es-ES" w:eastAsia="es-ES" w:bidi="es-ES"/>
        </w:rPr>
        <w:commentReference w:id="12"/>
      </w:r>
      <w:r w:rsidRPr="00D06CA1">
        <w:rPr>
          <w:rFonts w:ascii="Times New Roman" w:hAnsi="Times New Roman" w:cs="Times New Roman"/>
          <w:bCs/>
          <w:lang w:val="es-ES"/>
        </w:rPr>
        <w:t xml:space="preserve"> (Rodríguez</w:t>
      </w:r>
      <w:ins w:id="13" w:author="Autor">
        <w:r w:rsidR="00D06CA1">
          <w:rPr>
            <w:rFonts w:ascii="Times New Roman" w:hAnsi="Times New Roman" w:cs="Times New Roman"/>
            <w:bCs/>
            <w:lang w:val="es-ES"/>
          </w:rPr>
          <w:t>,</w:t>
        </w:r>
      </w:ins>
      <w:r w:rsidRPr="001F1368">
        <w:rPr>
          <w:rFonts w:ascii="Times New Roman" w:hAnsi="Times New Roman" w:cs="Times New Roman"/>
          <w:bCs/>
          <w:lang w:val="es-ES"/>
        </w:rPr>
        <w:t xml:space="preserve"> </w:t>
      </w:r>
      <w:del w:id="14" w:author="Autor">
        <w:r w:rsidRPr="001F1368" w:rsidDel="00D06CA1">
          <w:rPr>
            <w:rFonts w:ascii="Times New Roman" w:hAnsi="Times New Roman" w:cs="Times New Roman"/>
            <w:bCs/>
            <w:lang w:val="es-ES"/>
          </w:rPr>
          <w:delText xml:space="preserve">L. </w:delText>
        </w:r>
      </w:del>
      <w:r w:rsidRPr="001F1368">
        <w:rPr>
          <w:rFonts w:ascii="Times New Roman" w:hAnsi="Times New Roman" w:cs="Times New Roman"/>
          <w:bCs/>
          <w:lang w:val="es-ES"/>
        </w:rPr>
        <w:t xml:space="preserve">2018). El hilo conductor de la metodología clásica es </w:t>
      </w:r>
      <w:r w:rsidRPr="00D06CA1">
        <w:rPr>
          <w:rFonts w:ascii="Times New Roman" w:hAnsi="Times New Roman" w:cs="Times New Roman"/>
          <w:bCs/>
          <w:lang w:val="es-ES"/>
        </w:rPr>
        <w:t>la idea de la reducción de la complejidad. Los procedimientos racionalistas se adecuaban a esta necesidad. El pensamiento cartesiano se convirtió en el modelo a seguir</w:t>
      </w:r>
      <w:sdt>
        <w:sdtPr>
          <w:rPr>
            <w:rFonts w:ascii="Times New Roman" w:hAnsi="Times New Roman" w:cs="Times New Roman"/>
            <w:bCs/>
            <w:lang w:val="es-ES"/>
          </w:rPr>
          <w:id w:val="-825366340"/>
          <w:citation/>
        </w:sdtPr>
        <w:sdtEndPr/>
        <w:sdtContent>
          <w:r w:rsidRPr="002A04F1">
            <w:rPr>
              <w:rFonts w:ascii="Times New Roman" w:hAnsi="Times New Roman" w:cs="Times New Roman"/>
              <w:bCs/>
              <w:lang w:val="es-ES"/>
            </w:rPr>
            <w:fldChar w:fldCharType="begin"/>
          </w:r>
          <w:r w:rsidRPr="00C61D08">
            <w:rPr>
              <w:rFonts w:ascii="Times New Roman" w:hAnsi="Times New Roman" w:cs="Times New Roman"/>
              <w:bCs/>
              <w:lang w:val="es-ES"/>
            </w:rPr>
            <w:instrText xml:space="preserve">CITATION BÜR02 \m MOR09 \l 2058 </w:instrText>
          </w:r>
          <w:r w:rsidRPr="002A04F1">
            <w:rPr>
              <w:rFonts w:ascii="Times New Roman" w:hAnsi="Times New Roman" w:cs="Times New Roman"/>
              <w:bCs/>
              <w:lang w:val="es-ES"/>
            </w:rPr>
            <w:fldChar w:fldCharType="separate"/>
          </w:r>
          <w:r w:rsidRPr="002A04F1">
            <w:rPr>
              <w:rFonts w:ascii="Times New Roman" w:hAnsi="Times New Roman" w:cs="Times New Roman"/>
              <w:bCs/>
              <w:lang w:val="es-ES"/>
            </w:rPr>
            <w:t xml:space="preserve"> (Bürdek, 2002; Morris, 2009)</w:t>
          </w:r>
          <w:r w:rsidRPr="002A04F1">
            <w:rPr>
              <w:rFonts w:ascii="Times New Roman" w:hAnsi="Times New Roman" w:cs="Times New Roman"/>
              <w:bCs/>
              <w:lang w:val="es-ES"/>
            </w:rPr>
            <w:fldChar w:fldCharType="end"/>
          </w:r>
        </w:sdtContent>
      </w:sdt>
      <w:r w:rsidRPr="007166D5">
        <w:rPr>
          <w:rFonts w:ascii="Times New Roman" w:hAnsi="Times New Roman" w:cs="Times New Roman"/>
          <w:bCs/>
          <w:lang w:val="es-ES"/>
        </w:rPr>
        <w:t>. La razón, con su prom</w:t>
      </w:r>
      <w:r w:rsidRPr="006938A7">
        <w:rPr>
          <w:rFonts w:ascii="Times New Roman" w:hAnsi="Times New Roman" w:cs="Times New Roman"/>
          <w:bCs/>
          <w:lang w:val="es-ES"/>
        </w:rPr>
        <w:t>esa de una mayor funcionalidad, practicidad y economía en los objetos, su objeto de estudio estaría orientado a la producción y no al consumo (Rodríguez</w:t>
      </w:r>
      <w:ins w:id="15" w:author="Autor">
        <w:r w:rsidR="005D0F21" w:rsidRPr="00E90875">
          <w:rPr>
            <w:rFonts w:ascii="Times New Roman" w:hAnsi="Times New Roman" w:cs="Times New Roman"/>
            <w:bCs/>
            <w:strike/>
            <w:lang w:val="es-ES"/>
            <w:rPrChange w:id="16" w:author="Autor">
              <w:rPr>
                <w:rFonts w:ascii="Times New Roman" w:hAnsi="Times New Roman" w:cs="Times New Roman"/>
                <w:bCs/>
                <w:lang w:val="es-ES"/>
              </w:rPr>
            </w:rPrChange>
          </w:rPr>
          <w:t xml:space="preserve">, </w:t>
        </w:r>
      </w:ins>
      <w:r w:rsidRPr="00E90875">
        <w:rPr>
          <w:rFonts w:ascii="Times New Roman" w:hAnsi="Times New Roman" w:cs="Times New Roman"/>
          <w:bCs/>
          <w:strike/>
          <w:lang w:val="es-ES"/>
          <w:rPrChange w:id="17" w:author="Autor">
            <w:rPr>
              <w:rFonts w:ascii="Times New Roman" w:hAnsi="Times New Roman" w:cs="Times New Roman"/>
              <w:bCs/>
              <w:lang w:val="es-ES"/>
            </w:rPr>
          </w:rPrChange>
        </w:rPr>
        <w:t xml:space="preserve"> L.</w:t>
      </w:r>
      <w:r w:rsidRPr="006938A7">
        <w:rPr>
          <w:rFonts w:ascii="Times New Roman" w:hAnsi="Times New Roman" w:cs="Times New Roman"/>
          <w:bCs/>
          <w:lang w:val="es-ES"/>
        </w:rPr>
        <w:t xml:space="preserve"> 2018).</w:t>
      </w:r>
    </w:p>
    <w:p w14:paraId="26EEC989" w14:textId="34CB2CA9" w:rsidR="004F2DBE" w:rsidRPr="00BE6D1C" w:rsidRDefault="004F2DBE" w:rsidP="00A27F20">
      <w:pPr>
        <w:spacing w:line="360" w:lineRule="auto"/>
        <w:jc w:val="both"/>
        <w:rPr>
          <w:rFonts w:ascii="Times New Roman" w:hAnsi="Times New Roman" w:cs="Times New Roman"/>
          <w:bCs/>
          <w:lang w:val="es-ES"/>
        </w:rPr>
      </w:pPr>
      <w:r w:rsidRPr="00D06CA1">
        <w:rPr>
          <w:rFonts w:ascii="Times New Roman" w:hAnsi="Times New Roman" w:cs="Times New Roman"/>
          <w:bCs/>
          <w:lang w:val="es-ES"/>
        </w:rPr>
        <w:t xml:space="preserve">El nuevo </w:t>
      </w:r>
      <w:r w:rsidRPr="00513A3D">
        <w:rPr>
          <w:rFonts w:ascii="Times New Roman" w:hAnsi="Times New Roman" w:cs="Times New Roman"/>
          <w:bCs/>
          <w:lang w:val="es-ES"/>
        </w:rPr>
        <w:t xml:space="preserve">objeto de estudio en el diseño, de acuerdo con su construcción, debe ser el que se conciba en la complejidad. La complejidad le aporta a </w:t>
      </w:r>
      <w:r w:rsidRPr="00BB5962">
        <w:rPr>
          <w:rFonts w:ascii="Times New Roman" w:hAnsi="Times New Roman" w:cs="Times New Roman"/>
          <w:bCs/>
          <w:lang w:val="es-ES"/>
        </w:rPr>
        <w:t xml:space="preserve">su construcción </w:t>
      </w:r>
      <w:r w:rsidRPr="002234BD">
        <w:rPr>
          <w:rFonts w:ascii="Times New Roman" w:hAnsi="Times New Roman" w:cs="Times New Roman"/>
          <w:bCs/>
          <w:lang w:val="es-ES"/>
        </w:rPr>
        <w:t>una visión del diseño</w:t>
      </w:r>
      <w:r w:rsidRPr="006F0ABC">
        <w:rPr>
          <w:rFonts w:ascii="Times New Roman" w:hAnsi="Times New Roman" w:cs="Times New Roman"/>
          <w:bCs/>
          <w:lang w:val="es-ES"/>
        </w:rPr>
        <w:t>, en</w:t>
      </w:r>
      <w:r w:rsidRPr="007166D5">
        <w:rPr>
          <w:rFonts w:ascii="Times New Roman" w:hAnsi="Times New Roman" w:cs="Times New Roman"/>
          <w:bCs/>
          <w:lang w:val="es-ES"/>
        </w:rPr>
        <w:t xml:space="preserve"> un paradigma científico social de fundamentación sistémica y complejidad dinámica. Reintroduce al sujeto observador y auto reflexivo, donde la interacción de sus elementos es más relevante que su número. En la cual la organización es una auto-eco-organización en autonomía y dependencia con su entorno. Posibilita al objeto y sujeto a autodeterminarse, produciendo y auto produciéndose. Contempla una postura dialógica, donde la contradicción tiene cabida. Considera el conocimiento humano en su totalidad y en su particularidad. Se guía por una propuesta temática y no disciplinar, colocando a los temas como objeto de conocimiento social, no como conocimiento racionalista (Boaventura</w:t>
      </w:r>
      <w:ins w:id="18" w:author="Autor">
        <w:r w:rsidR="00E90875">
          <w:rPr>
            <w:rFonts w:ascii="Times New Roman" w:hAnsi="Times New Roman" w:cs="Times New Roman"/>
            <w:bCs/>
            <w:lang w:val="es-ES"/>
          </w:rPr>
          <w:t>,</w:t>
        </w:r>
      </w:ins>
      <w:r w:rsidRPr="00E90875">
        <w:rPr>
          <w:rFonts w:ascii="Times New Roman" w:hAnsi="Times New Roman" w:cs="Times New Roman"/>
          <w:bCs/>
          <w:lang w:val="es-ES"/>
        </w:rPr>
        <w:t xml:space="preserve"> 2009). </w:t>
      </w:r>
    </w:p>
    <w:p w14:paraId="7327DE2F" w14:textId="77777777" w:rsidR="002B2471" w:rsidRPr="00BB5962" w:rsidRDefault="002B2471" w:rsidP="004F2DBE">
      <w:pPr>
        <w:autoSpaceDE w:val="0"/>
        <w:autoSpaceDN w:val="0"/>
        <w:adjustRightInd w:val="0"/>
        <w:spacing w:line="360" w:lineRule="auto"/>
        <w:ind w:right="57"/>
        <w:textAlignment w:val="center"/>
        <w:rPr>
          <w:rFonts w:ascii="Times New Roman" w:hAnsi="Times New Roman" w:cs="Times New Roman"/>
          <w:i/>
          <w:iCs/>
          <w:color w:val="000000"/>
          <w:sz w:val="18"/>
          <w:szCs w:val="18"/>
          <w:lang w:val="es-ES"/>
        </w:rPr>
      </w:pPr>
    </w:p>
    <w:p w14:paraId="383DC04E" w14:textId="46739266" w:rsidR="00130E76" w:rsidRPr="00BB5962" w:rsidRDefault="00130E76" w:rsidP="00130E76">
      <w:pPr>
        <w:spacing w:line="360" w:lineRule="auto"/>
        <w:rPr>
          <w:rFonts w:ascii="Times New Roman" w:hAnsi="Times New Roman" w:cs="Times New Roman"/>
          <w:b/>
          <w:i/>
          <w:iCs/>
          <w:sz w:val="22"/>
          <w:szCs w:val="22"/>
          <w:lang w:val="es-ES"/>
        </w:rPr>
      </w:pPr>
    </w:p>
    <w:p w14:paraId="1FE8A307" w14:textId="5DF35EF7" w:rsidR="00D0354E" w:rsidRPr="007166D5" w:rsidRDefault="00D0354E" w:rsidP="00D0354E">
      <w:pPr>
        <w:spacing w:line="360" w:lineRule="auto"/>
        <w:rPr>
          <w:rFonts w:ascii="Times New Roman" w:hAnsi="Times New Roman" w:cs="Times New Roman"/>
          <w:b/>
          <w:lang w:val="es-ES"/>
        </w:rPr>
      </w:pPr>
      <w:r w:rsidRPr="007166D5">
        <w:rPr>
          <w:rFonts w:ascii="Times New Roman" w:hAnsi="Times New Roman" w:cs="Times New Roman"/>
          <w:b/>
          <w:lang w:val="es-ES"/>
        </w:rPr>
        <w:t xml:space="preserve">La intención pedagógica </w:t>
      </w:r>
      <w:r w:rsidR="0016546D" w:rsidRPr="007166D5">
        <w:rPr>
          <w:rFonts w:ascii="Times New Roman" w:hAnsi="Times New Roman" w:cs="Times New Roman"/>
          <w:b/>
          <w:lang w:val="es-ES"/>
        </w:rPr>
        <w:t>en contexto</w:t>
      </w:r>
      <w:r w:rsidR="00A27F20" w:rsidRPr="007166D5">
        <w:rPr>
          <w:rFonts w:ascii="Times New Roman" w:hAnsi="Times New Roman" w:cs="Times New Roman"/>
          <w:b/>
          <w:lang w:val="es-ES"/>
        </w:rPr>
        <w:t>. P</w:t>
      </w:r>
      <w:r w:rsidRPr="007166D5">
        <w:rPr>
          <w:rFonts w:ascii="Times New Roman" w:hAnsi="Times New Roman" w:cs="Times New Roman"/>
          <w:b/>
          <w:lang w:val="es-ES"/>
        </w:rPr>
        <w:t xml:space="preserve">unto de partida para </w:t>
      </w:r>
      <w:r w:rsidR="00027037" w:rsidRPr="007166D5">
        <w:rPr>
          <w:rFonts w:ascii="Times New Roman" w:hAnsi="Times New Roman" w:cs="Times New Roman"/>
          <w:b/>
          <w:lang w:val="es-ES"/>
        </w:rPr>
        <w:t xml:space="preserve">la reflexión y </w:t>
      </w:r>
      <w:r w:rsidR="00976D8F" w:rsidRPr="007166D5">
        <w:rPr>
          <w:rFonts w:ascii="Times New Roman" w:hAnsi="Times New Roman" w:cs="Times New Roman"/>
          <w:b/>
          <w:lang w:val="es-ES"/>
        </w:rPr>
        <w:t xml:space="preserve">el </w:t>
      </w:r>
      <w:r w:rsidR="00027037" w:rsidRPr="007166D5">
        <w:rPr>
          <w:rFonts w:ascii="Times New Roman" w:hAnsi="Times New Roman" w:cs="Times New Roman"/>
          <w:b/>
          <w:lang w:val="es-ES"/>
        </w:rPr>
        <w:t>diseño</w:t>
      </w:r>
      <w:r w:rsidR="00976D8F" w:rsidRPr="007166D5">
        <w:rPr>
          <w:rFonts w:ascii="Times New Roman" w:hAnsi="Times New Roman" w:cs="Times New Roman"/>
          <w:b/>
          <w:lang w:val="es-ES"/>
        </w:rPr>
        <w:t>.</w:t>
      </w:r>
      <w:r w:rsidRPr="007166D5">
        <w:rPr>
          <w:rFonts w:ascii="Times New Roman" w:hAnsi="Times New Roman" w:cs="Times New Roman"/>
          <w:b/>
          <w:lang w:val="es-ES"/>
        </w:rPr>
        <w:t xml:space="preserve"> </w:t>
      </w:r>
    </w:p>
    <w:p w14:paraId="3EFC99A2" w14:textId="7E839311" w:rsidR="00186B3F" w:rsidRPr="00BE6D1C" w:rsidRDefault="00186B3F" w:rsidP="00D0354E">
      <w:pPr>
        <w:spacing w:line="360" w:lineRule="auto"/>
        <w:rPr>
          <w:rFonts w:ascii="Times New Roman" w:hAnsi="Times New Roman" w:cs="Times New Roman"/>
          <w:bCs/>
          <w:lang w:val="es-ES"/>
        </w:rPr>
      </w:pPr>
      <w:r w:rsidRPr="007166D5">
        <w:rPr>
          <w:rFonts w:ascii="Times New Roman" w:hAnsi="Times New Roman" w:cs="Times New Roman"/>
          <w:bCs/>
          <w:lang w:val="es-ES"/>
        </w:rPr>
        <w:t xml:space="preserve">En el sexto semestre del programa de </w:t>
      </w:r>
      <w:del w:id="19" w:author="Autor">
        <w:r w:rsidRPr="00BE6D1C" w:rsidDel="00BE6D1C">
          <w:rPr>
            <w:rFonts w:ascii="Times New Roman" w:hAnsi="Times New Roman" w:cs="Times New Roman"/>
            <w:bCs/>
            <w:lang w:val="es-ES"/>
          </w:rPr>
          <w:delText>D.I</w:delText>
        </w:r>
      </w:del>
      <w:ins w:id="20" w:author="Autor">
        <w:r w:rsidR="00BE6D1C">
          <w:rPr>
            <w:rFonts w:ascii="Times New Roman" w:hAnsi="Times New Roman" w:cs="Times New Roman"/>
            <w:bCs/>
            <w:lang w:val="es-ES"/>
          </w:rPr>
          <w:t>Diseño Industrial</w:t>
        </w:r>
      </w:ins>
      <w:del w:id="21" w:author="Autor">
        <w:r w:rsidRPr="00BE6D1C" w:rsidDel="00BE6D1C">
          <w:rPr>
            <w:rFonts w:ascii="Times New Roman" w:hAnsi="Times New Roman" w:cs="Times New Roman"/>
            <w:bCs/>
            <w:lang w:val="es-ES"/>
          </w:rPr>
          <w:delText>.</w:delText>
        </w:r>
      </w:del>
      <w:r w:rsidRPr="00BE6D1C">
        <w:rPr>
          <w:rFonts w:ascii="Times New Roman" w:hAnsi="Times New Roman" w:cs="Times New Roman"/>
          <w:bCs/>
          <w:lang w:val="es-ES"/>
        </w:rPr>
        <w:t xml:space="preserve"> de la Facultad del Hábitat, se aborda el objetivo del estudio del contexto</w:t>
      </w:r>
      <w:commentRangeStart w:id="22"/>
      <w:r w:rsidR="00027037" w:rsidRPr="007166D5">
        <w:rPr>
          <w:rStyle w:val="Refdenotaalpie"/>
          <w:rFonts w:ascii="Times New Roman" w:hAnsi="Times New Roman" w:cs="Times New Roman"/>
          <w:bCs/>
          <w:lang w:val="es-ES"/>
        </w:rPr>
        <w:footnoteReference w:id="1"/>
      </w:r>
      <w:r w:rsidRPr="007166D5">
        <w:rPr>
          <w:rFonts w:ascii="Times New Roman" w:hAnsi="Times New Roman" w:cs="Times New Roman"/>
          <w:bCs/>
          <w:lang w:val="es-ES"/>
        </w:rPr>
        <w:t>.</w:t>
      </w:r>
      <w:commentRangeEnd w:id="22"/>
      <w:r w:rsidR="00BB5962">
        <w:rPr>
          <w:rStyle w:val="Refdecomentario"/>
          <w:rFonts w:ascii="Arial" w:eastAsia="Arial" w:hAnsi="Arial" w:cs="Arial"/>
          <w:lang w:val="es-ES" w:eastAsia="es-ES" w:bidi="es-ES"/>
        </w:rPr>
        <w:commentReference w:id="22"/>
      </w:r>
      <w:r w:rsidRPr="007166D5">
        <w:rPr>
          <w:rFonts w:ascii="Times New Roman" w:hAnsi="Times New Roman" w:cs="Times New Roman"/>
          <w:bCs/>
          <w:lang w:val="es-ES"/>
        </w:rPr>
        <w:t xml:space="preserve"> Si bien los estudiantes siempre han considerado el entorno de uso como un factor relevante en la toma de decisión para las propuestas del diseño de los productos, todos los aspectos </w:t>
      </w:r>
      <w:r w:rsidR="00412712" w:rsidRPr="006938A7">
        <w:rPr>
          <w:rFonts w:ascii="Times New Roman" w:hAnsi="Times New Roman" w:cs="Times New Roman"/>
          <w:bCs/>
          <w:lang w:val="es-ES"/>
        </w:rPr>
        <w:t xml:space="preserve">que trabajan del primer al quinto semestre </w:t>
      </w:r>
      <w:r w:rsidRPr="00D06CA1">
        <w:rPr>
          <w:rFonts w:ascii="Times New Roman" w:hAnsi="Times New Roman" w:cs="Times New Roman"/>
          <w:bCs/>
          <w:lang w:val="es-ES"/>
        </w:rPr>
        <w:t xml:space="preserve">giran en torno a la relación </w:t>
      </w:r>
      <w:r w:rsidRPr="00BE6D1C">
        <w:rPr>
          <w:rFonts w:ascii="Times New Roman" w:hAnsi="Times New Roman" w:cs="Times New Roman"/>
          <w:bCs/>
          <w:lang w:val="es-ES"/>
        </w:rPr>
        <w:t xml:space="preserve">espacio, hombre, objeto, es decir que, se encuentran focalizados desde el objeto de estudio de la disciplina que es el producto en sí, su forma, su función, su uso, </w:t>
      </w:r>
      <w:r w:rsidR="00412712" w:rsidRPr="00BE6D1C">
        <w:rPr>
          <w:rFonts w:ascii="Times New Roman" w:hAnsi="Times New Roman" w:cs="Times New Roman"/>
          <w:bCs/>
          <w:lang w:val="es-ES"/>
        </w:rPr>
        <w:t xml:space="preserve">su, estructura, </w:t>
      </w:r>
      <w:r w:rsidRPr="00BE6D1C">
        <w:rPr>
          <w:rFonts w:ascii="Times New Roman" w:hAnsi="Times New Roman" w:cs="Times New Roman"/>
          <w:bCs/>
          <w:lang w:val="es-ES"/>
        </w:rPr>
        <w:t>su técnica</w:t>
      </w:r>
      <w:r w:rsidR="00027037" w:rsidRPr="00BE6D1C">
        <w:rPr>
          <w:rFonts w:ascii="Times New Roman" w:hAnsi="Times New Roman" w:cs="Times New Roman"/>
          <w:bCs/>
          <w:lang w:val="es-ES"/>
        </w:rPr>
        <w:t xml:space="preserve"> y</w:t>
      </w:r>
      <w:r w:rsidRPr="00BE6D1C">
        <w:rPr>
          <w:rFonts w:ascii="Times New Roman" w:hAnsi="Times New Roman" w:cs="Times New Roman"/>
          <w:bCs/>
          <w:lang w:val="es-ES"/>
        </w:rPr>
        <w:t xml:space="preserve"> su expresión</w:t>
      </w:r>
      <w:r w:rsidR="004F2DBE" w:rsidRPr="00BE6D1C">
        <w:rPr>
          <w:rFonts w:ascii="Times New Roman" w:hAnsi="Times New Roman" w:cs="Times New Roman"/>
          <w:bCs/>
          <w:lang w:val="es-ES"/>
        </w:rPr>
        <w:t xml:space="preserve">, herencia del pensamiento cartesiano como anteriormente se señala. </w:t>
      </w:r>
    </w:p>
    <w:p w14:paraId="06A3AA1C" w14:textId="52C74EC6" w:rsidR="00412712" w:rsidRPr="007166D5" w:rsidRDefault="00186B3F" w:rsidP="00D0354E">
      <w:pPr>
        <w:spacing w:line="360" w:lineRule="auto"/>
        <w:rPr>
          <w:rFonts w:ascii="Times New Roman" w:hAnsi="Times New Roman" w:cs="Times New Roman"/>
          <w:bCs/>
          <w:lang w:val="es-ES"/>
        </w:rPr>
      </w:pPr>
      <w:r w:rsidRPr="00BB5962">
        <w:rPr>
          <w:rFonts w:ascii="Times New Roman" w:hAnsi="Times New Roman" w:cs="Times New Roman"/>
          <w:bCs/>
          <w:lang w:val="es-ES"/>
        </w:rPr>
        <w:t xml:space="preserve">Por lo tanto, asumir el enfoque desde la perspectiva contextual, es hacerlo principalmente desde las referencias externas al objeto, como lo son la evolución histórica, las condiciones geo-ambientales y </w:t>
      </w:r>
      <w:r w:rsidR="00412712" w:rsidRPr="00BB5962">
        <w:rPr>
          <w:rFonts w:ascii="Times New Roman" w:hAnsi="Times New Roman" w:cs="Times New Roman"/>
          <w:bCs/>
          <w:lang w:val="es-ES"/>
        </w:rPr>
        <w:t>geopolíticas</w:t>
      </w:r>
      <w:r w:rsidRPr="00BB5962">
        <w:rPr>
          <w:rFonts w:ascii="Times New Roman" w:hAnsi="Times New Roman" w:cs="Times New Roman"/>
          <w:bCs/>
          <w:lang w:val="es-ES"/>
        </w:rPr>
        <w:t xml:space="preserve">, los comportamientos sociales y culturales, las </w:t>
      </w:r>
      <w:r w:rsidR="00027037" w:rsidRPr="002234BD">
        <w:rPr>
          <w:rFonts w:ascii="Times New Roman" w:hAnsi="Times New Roman" w:cs="Times New Roman"/>
          <w:bCs/>
          <w:lang w:val="es-ES"/>
        </w:rPr>
        <w:t>limitaciones o potencialidades</w:t>
      </w:r>
      <w:r w:rsidRPr="002234BD">
        <w:rPr>
          <w:rFonts w:ascii="Times New Roman" w:hAnsi="Times New Roman" w:cs="Times New Roman"/>
          <w:bCs/>
          <w:lang w:val="es-ES"/>
        </w:rPr>
        <w:t xml:space="preserve"> técnicas y tecnológicas</w:t>
      </w:r>
      <w:r w:rsidR="00412712" w:rsidRPr="007166D5">
        <w:rPr>
          <w:rFonts w:ascii="Times New Roman" w:hAnsi="Times New Roman" w:cs="Times New Roman"/>
          <w:bCs/>
          <w:lang w:val="es-ES"/>
        </w:rPr>
        <w:t xml:space="preserve"> o los modelos económicos y de comercialización de los bienes de consumo. </w:t>
      </w:r>
    </w:p>
    <w:p w14:paraId="11747958" w14:textId="42DFC9D9" w:rsidR="00412712" w:rsidRPr="007166D5" w:rsidRDefault="00412712" w:rsidP="00D0354E">
      <w:pPr>
        <w:spacing w:line="360" w:lineRule="auto"/>
        <w:rPr>
          <w:rFonts w:ascii="Times New Roman" w:hAnsi="Times New Roman" w:cs="Times New Roman"/>
          <w:bCs/>
          <w:lang w:val="es-ES"/>
        </w:rPr>
      </w:pPr>
      <w:r w:rsidRPr="007166D5">
        <w:rPr>
          <w:rFonts w:ascii="Times New Roman" w:hAnsi="Times New Roman" w:cs="Times New Roman"/>
          <w:bCs/>
          <w:lang w:val="es-ES"/>
        </w:rPr>
        <w:t xml:space="preserve">Se trata entonces de adentrar al estudiante a la complejidad que atañe a toda persona y comunidad en sus circunstancias temporales y espaciales. Desde el análisis del contexto, todo proyecto pasa por la autocritica y su posible replanteamiento. </w:t>
      </w:r>
    </w:p>
    <w:p w14:paraId="569D4DCB" w14:textId="77777777" w:rsidR="00412712" w:rsidRPr="007166D5" w:rsidRDefault="00412712" w:rsidP="00D0354E">
      <w:pPr>
        <w:spacing w:line="360" w:lineRule="auto"/>
        <w:rPr>
          <w:rFonts w:ascii="Times New Roman" w:hAnsi="Times New Roman" w:cs="Times New Roman"/>
          <w:bCs/>
          <w:lang w:val="es-ES"/>
        </w:rPr>
      </w:pPr>
      <w:r w:rsidRPr="007166D5">
        <w:rPr>
          <w:rFonts w:ascii="Times New Roman" w:hAnsi="Times New Roman" w:cs="Times New Roman"/>
          <w:bCs/>
          <w:lang w:val="es-ES"/>
        </w:rPr>
        <w:t>En este caso, el</w:t>
      </w:r>
      <w:r w:rsidR="00811C91" w:rsidRPr="007166D5">
        <w:rPr>
          <w:rFonts w:ascii="Times New Roman" w:hAnsi="Times New Roman" w:cs="Times New Roman"/>
          <w:bCs/>
          <w:lang w:val="es-ES"/>
        </w:rPr>
        <w:t xml:space="preserve"> proyecto que se </w:t>
      </w:r>
      <w:r w:rsidRPr="007166D5">
        <w:rPr>
          <w:rFonts w:ascii="Times New Roman" w:hAnsi="Times New Roman" w:cs="Times New Roman"/>
          <w:bCs/>
          <w:lang w:val="es-ES"/>
        </w:rPr>
        <w:t>presentó</w:t>
      </w:r>
      <w:r w:rsidR="00811C91" w:rsidRPr="007166D5">
        <w:rPr>
          <w:rFonts w:ascii="Times New Roman" w:hAnsi="Times New Roman" w:cs="Times New Roman"/>
          <w:bCs/>
          <w:lang w:val="es-ES"/>
        </w:rPr>
        <w:t xml:space="preserve"> </w:t>
      </w:r>
      <w:r w:rsidRPr="007166D5">
        <w:rPr>
          <w:rFonts w:ascii="Times New Roman" w:hAnsi="Times New Roman" w:cs="Times New Roman"/>
          <w:bCs/>
          <w:lang w:val="es-ES"/>
        </w:rPr>
        <w:t xml:space="preserve">en enero del 2020 </w:t>
      </w:r>
      <w:r w:rsidR="00811C91" w:rsidRPr="007166D5">
        <w:rPr>
          <w:rFonts w:ascii="Times New Roman" w:hAnsi="Times New Roman" w:cs="Times New Roman"/>
          <w:bCs/>
          <w:lang w:val="es-ES"/>
        </w:rPr>
        <w:t xml:space="preserve">a los y las estudiantes fue </w:t>
      </w:r>
      <w:r w:rsidR="00811C91" w:rsidRPr="007166D5">
        <w:rPr>
          <w:rFonts w:ascii="Times New Roman" w:hAnsi="Times New Roman" w:cs="Times New Roman"/>
          <w:bCs/>
          <w:i/>
          <w:iCs/>
          <w:lang w:val="es-ES"/>
        </w:rPr>
        <w:t>El aula idónea. Diseño de un sistema de mobiliario para el apoyo del proceso de aprendizaje en nivel preescolar</w:t>
      </w:r>
      <w:r w:rsidR="007572B8" w:rsidRPr="007166D5">
        <w:rPr>
          <w:rFonts w:ascii="Times New Roman" w:hAnsi="Times New Roman" w:cs="Times New Roman"/>
          <w:bCs/>
          <w:i/>
          <w:iCs/>
          <w:lang w:val="es-ES"/>
        </w:rPr>
        <w:t xml:space="preserve">, </w:t>
      </w:r>
      <w:r w:rsidR="007572B8" w:rsidRPr="007166D5">
        <w:rPr>
          <w:rFonts w:ascii="Times New Roman" w:hAnsi="Times New Roman" w:cs="Times New Roman"/>
          <w:bCs/>
          <w:lang w:val="es-ES"/>
        </w:rPr>
        <w:t>c</w:t>
      </w:r>
      <w:r w:rsidR="00811C91" w:rsidRPr="007166D5">
        <w:rPr>
          <w:rFonts w:ascii="Times New Roman" w:hAnsi="Times New Roman" w:cs="Times New Roman"/>
          <w:bCs/>
          <w:lang w:val="es-ES"/>
        </w:rPr>
        <w:t>on la finalidad de comprender la relación del diseño y el contexto donde se desenvuelve.</w:t>
      </w:r>
      <w:r w:rsidR="007572B8" w:rsidRPr="007166D5">
        <w:rPr>
          <w:rFonts w:ascii="Times New Roman" w:hAnsi="Times New Roman" w:cs="Times New Roman"/>
          <w:bCs/>
          <w:lang w:val="es-ES"/>
        </w:rPr>
        <w:t xml:space="preserve"> </w:t>
      </w:r>
    </w:p>
    <w:p w14:paraId="7C71DA3E" w14:textId="2EB72284" w:rsidR="00EC221B" w:rsidRPr="007166D5" w:rsidRDefault="007572B8" w:rsidP="00D0354E">
      <w:pPr>
        <w:spacing w:line="360" w:lineRule="auto"/>
        <w:rPr>
          <w:rFonts w:ascii="Times New Roman" w:hAnsi="Times New Roman" w:cs="Times New Roman"/>
          <w:bCs/>
          <w:lang w:val="es-ES"/>
        </w:rPr>
      </w:pPr>
      <w:r w:rsidRPr="007166D5">
        <w:rPr>
          <w:rFonts w:ascii="Times New Roman" w:hAnsi="Times New Roman" w:cs="Times New Roman"/>
          <w:bCs/>
          <w:lang w:val="es-ES"/>
        </w:rPr>
        <w:t>Simón Sol (</w:t>
      </w:r>
      <w:r w:rsidR="00EC221B" w:rsidRPr="007166D5">
        <w:rPr>
          <w:rFonts w:ascii="Times New Roman" w:hAnsi="Times New Roman" w:cs="Times New Roman"/>
          <w:bCs/>
          <w:lang w:val="es-ES"/>
        </w:rPr>
        <w:t>2009</w:t>
      </w:r>
      <w:r w:rsidRPr="007166D5">
        <w:rPr>
          <w:rFonts w:ascii="Times New Roman" w:hAnsi="Times New Roman" w:cs="Times New Roman"/>
          <w:bCs/>
          <w:lang w:val="es-ES"/>
        </w:rPr>
        <w:t xml:space="preserve">) </w:t>
      </w:r>
      <w:r w:rsidR="00EC221B" w:rsidRPr="007166D5">
        <w:rPr>
          <w:rFonts w:ascii="Times New Roman" w:hAnsi="Times New Roman" w:cs="Times New Roman"/>
          <w:bCs/>
          <w:lang w:val="es-ES"/>
        </w:rPr>
        <w:t>muestra un principio metodológico para el diseño</w:t>
      </w:r>
      <w:r w:rsidR="00A46FA0" w:rsidRPr="007166D5">
        <w:rPr>
          <w:rFonts w:ascii="Times New Roman" w:hAnsi="Times New Roman" w:cs="Times New Roman"/>
          <w:bCs/>
          <w:lang w:val="es-ES"/>
        </w:rPr>
        <w:t>,</w:t>
      </w:r>
      <w:r w:rsidR="00EC221B" w:rsidRPr="007166D5">
        <w:rPr>
          <w:rFonts w:ascii="Times New Roman" w:hAnsi="Times New Roman" w:cs="Times New Roman"/>
          <w:bCs/>
          <w:lang w:val="es-ES"/>
        </w:rPr>
        <w:t xml:space="preserve"> donde a) se desglosan los problemas complejos desde el contexto, b) en sus elementos constituyentes, c) para encontrar soluciones concretas a través de la forma, y lo define como </w:t>
      </w:r>
      <w:r w:rsidR="00EC221B" w:rsidRPr="007166D5">
        <w:rPr>
          <w:rFonts w:ascii="Times New Roman" w:hAnsi="Times New Roman" w:cs="Times New Roman"/>
          <w:bCs/>
          <w:i/>
          <w:iCs/>
          <w:lang w:val="es-ES"/>
        </w:rPr>
        <w:t xml:space="preserve">asimilación </w:t>
      </w:r>
      <w:r w:rsidR="00EC221B" w:rsidRPr="007166D5">
        <w:rPr>
          <w:rFonts w:ascii="Times New Roman" w:hAnsi="Times New Roman" w:cs="Times New Roman"/>
          <w:bCs/>
          <w:lang w:val="es-ES"/>
        </w:rPr>
        <w:t xml:space="preserve">cuando se incorporan los elementos del contexto a la forma y de </w:t>
      </w:r>
      <w:r w:rsidR="00EC221B" w:rsidRPr="007166D5">
        <w:rPr>
          <w:rFonts w:ascii="Times New Roman" w:hAnsi="Times New Roman" w:cs="Times New Roman"/>
          <w:bCs/>
          <w:i/>
          <w:iCs/>
          <w:lang w:val="es-ES"/>
        </w:rPr>
        <w:t>acomodación</w:t>
      </w:r>
      <w:r w:rsidR="00EC221B" w:rsidRPr="007166D5">
        <w:rPr>
          <w:rFonts w:ascii="Times New Roman" w:hAnsi="Times New Roman" w:cs="Times New Roman"/>
          <w:bCs/>
          <w:lang w:val="es-ES"/>
        </w:rPr>
        <w:t xml:space="preserve">, cuando la forma evoluciona al tiempo que ha modificado el contexto, en donde ambos procesos tienden a buscar un equilibrio, en alusión a la teoría de Alexander (1976) sobre la forma y el contexto. </w:t>
      </w:r>
    </w:p>
    <w:p w14:paraId="300E4B5D" w14:textId="0DC3ECF0" w:rsidR="00EC221B" w:rsidRPr="00C61D08" w:rsidRDefault="00EC221B" w:rsidP="00EC221B">
      <w:pPr>
        <w:spacing w:line="360" w:lineRule="auto"/>
        <w:ind w:left="1134"/>
        <w:jc w:val="both"/>
        <w:rPr>
          <w:rFonts w:ascii="Arial" w:hAnsi="Arial" w:cs="Arial"/>
          <w:i/>
          <w:sz w:val="22"/>
          <w:szCs w:val="22"/>
          <w:lang w:val="es-ES"/>
        </w:rPr>
      </w:pPr>
      <w:r w:rsidRPr="00C61D08">
        <w:rPr>
          <w:rFonts w:ascii="Times New Roman" w:hAnsi="Times New Roman" w:cs="Times New Roman"/>
          <w:i/>
          <w:sz w:val="22"/>
          <w:szCs w:val="22"/>
          <w:lang w:val="es-ES"/>
        </w:rPr>
        <w:t>Bajo esta perspectiva, el acto de diseñar se convierte, en primera instancia, en una serie de acciones para prever esa totalidad compleja y cambiante llamada contexto, en segundo término, para poder asignarle una forma, creando condiciones para que se adapte y luche para transformarlo, aunque sin caer en el antagonismo. (</w:t>
      </w:r>
      <w:r w:rsidR="00A46FA0" w:rsidRPr="00C61D08">
        <w:rPr>
          <w:rFonts w:ascii="Times New Roman" w:hAnsi="Times New Roman" w:cs="Times New Roman"/>
          <w:i/>
          <w:sz w:val="22"/>
          <w:szCs w:val="22"/>
          <w:lang w:val="es-ES"/>
        </w:rPr>
        <w:t>Simón</w:t>
      </w:r>
      <w:r w:rsidRPr="00C61D08">
        <w:rPr>
          <w:rFonts w:ascii="Times New Roman" w:hAnsi="Times New Roman" w:cs="Times New Roman"/>
          <w:i/>
          <w:sz w:val="22"/>
          <w:szCs w:val="22"/>
          <w:lang w:val="es-ES"/>
        </w:rPr>
        <w:t xml:space="preserve"> Sol, 2009:135</w:t>
      </w:r>
      <w:r w:rsidRPr="00C61D08">
        <w:rPr>
          <w:rFonts w:ascii="Arial" w:hAnsi="Arial" w:cs="Arial"/>
          <w:i/>
          <w:sz w:val="22"/>
          <w:szCs w:val="22"/>
          <w:lang w:val="es-ES"/>
        </w:rPr>
        <w:t>)</w:t>
      </w:r>
    </w:p>
    <w:p w14:paraId="3D0911BE" w14:textId="77777777" w:rsidR="00EC221B" w:rsidRPr="00C61D08" w:rsidRDefault="00EC221B" w:rsidP="00EC221B">
      <w:pPr>
        <w:spacing w:line="360" w:lineRule="auto"/>
        <w:ind w:left="1134"/>
        <w:jc w:val="both"/>
        <w:rPr>
          <w:rFonts w:ascii="Arial" w:hAnsi="Arial" w:cs="Arial"/>
          <w:i/>
          <w:sz w:val="18"/>
          <w:szCs w:val="18"/>
          <w:lang w:val="es-ES"/>
        </w:rPr>
      </w:pPr>
    </w:p>
    <w:p w14:paraId="086DEDF1" w14:textId="124223C6" w:rsidR="007572B8" w:rsidRPr="00BB5962" w:rsidRDefault="007572B8" w:rsidP="00D0354E">
      <w:pPr>
        <w:spacing w:line="360" w:lineRule="auto"/>
        <w:rPr>
          <w:rFonts w:ascii="Times New Roman" w:hAnsi="Times New Roman" w:cs="Times New Roman"/>
          <w:bCs/>
          <w:lang w:val="es-ES"/>
        </w:rPr>
      </w:pPr>
      <w:r w:rsidRPr="007166D5">
        <w:rPr>
          <w:rFonts w:ascii="Times New Roman" w:hAnsi="Times New Roman" w:cs="Times New Roman"/>
          <w:bCs/>
          <w:lang w:val="es-ES"/>
        </w:rPr>
        <w:t>Eso significa que según la comprensión que el diseñador tiene sobre</w:t>
      </w:r>
      <w:r w:rsidR="00412712" w:rsidRPr="006938A7">
        <w:rPr>
          <w:rFonts w:ascii="Times New Roman" w:hAnsi="Times New Roman" w:cs="Times New Roman"/>
          <w:bCs/>
          <w:lang w:val="es-ES"/>
        </w:rPr>
        <w:t xml:space="preserve"> el</w:t>
      </w:r>
      <w:r w:rsidRPr="002A04F1">
        <w:rPr>
          <w:rFonts w:ascii="Times New Roman" w:hAnsi="Times New Roman" w:cs="Times New Roman"/>
          <w:bCs/>
          <w:lang w:val="es-ES"/>
        </w:rPr>
        <w:t xml:space="preserve"> problema y sus circunstancias, puede identificar hasta qué punto las características del contexto son parámetros o limitantes a las cuales el </w:t>
      </w:r>
      <w:r w:rsidRPr="002A04F1">
        <w:rPr>
          <w:rFonts w:ascii="Times New Roman" w:hAnsi="Times New Roman" w:cs="Times New Roman"/>
          <w:bCs/>
          <w:lang w:val="es-ES"/>
        </w:rPr>
        <w:lastRenderedPageBreak/>
        <w:t>producto de diseñ</w:t>
      </w:r>
      <w:ins w:id="26" w:author="Autor">
        <w:r w:rsidR="0028381B">
          <w:rPr>
            <w:rFonts w:ascii="Times New Roman" w:hAnsi="Times New Roman" w:cs="Times New Roman"/>
            <w:bCs/>
            <w:lang w:val="es-ES"/>
          </w:rPr>
          <w:t>o</w:t>
        </w:r>
      </w:ins>
      <w:del w:id="27" w:author="Autor">
        <w:r w:rsidRPr="002A04F1" w:rsidDel="0028381B">
          <w:rPr>
            <w:rFonts w:ascii="Times New Roman" w:hAnsi="Times New Roman" w:cs="Times New Roman"/>
            <w:bCs/>
            <w:lang w:val="es-ES"/>
          </w:rPr>
          <w:delText>ó</w:delText>
        </w:r>
      </w:del>
      <w:r w:rsidRPr="002A04F1">
        <w:rPr>
          <w:rFonts w:ascii="Times New Roman" w:hAnsi="Times New Roman" w:cs="Times New Roman"/>
          <w:bCs/>
          <w:lang w:val="es-ES"/>
        </w:rPr>
        <w:t xml:space="preserve"> debe ad</w:t>
      </w:r>
      <w:r w:rsidR="001623EE" w:rsidRPr="00D06CA1">
        <w:rPr>
          <w:rFonts w:ascii="Times New Roman" w:hAnsi="Times New Roman" w:cs="Times New Roman"/>
          <w:bCs/>
          <w:lang w:val="es-ES"/>
        </w:rPr>
        <w:t>ecuarse</w:t>
      </w:r>
      <w:r w:rsidRPr="00BE6D1C">
        <w:rPr>
          <w:rFonts w:ascii="Times New Roman" w:hAnsi="Times New Roman" w:cs="Times New Roman"/>
          <w:bCs/>
          <w:lang w:val="es-ES"/>
        </w:rPr>
        <w:t>, o bien si es posible que la propuesta de diseño con el tiempo y según la aceptación que tenga entre la comunidad llegue a repercutir positiva o negativamente</w:t>
      </w:r>
      <w:r w:rsidR="001623EE" w:rsidRPr="00BE6D1C">
        <w:rPr>
          <w:rFonts w:ascii="Times New Roman" w:hAnsi="Times New Roman" w:cs="Times New Roman"/>
          <w:bCs/>
          <w:lang w:val="es-ES"/>
        </w:rPr>
        <w:t xml:space="preserve"> modificando el </w:t>
      </w:r>
      <w:r w:rsidRPr="00BB5962">
        <w:rPr>
          <w:rFonts w:ascii="Times New Roman" w:hAnsi="Times New Roman" w:cs="Times New Roman"/>
          <w:bCs/>
          <w:lang w:val="es-ES"/>
        </w:rPr>
        <w:t xml:space="preserve">contexto. </w:t>
      </w:r>
    </w:p>
    <w:p w14:paraId="50C0FE4F" w14:textId="4325F4A5" w:rsidR="001623EE" w:rsidRPr="006938A7" w:rsidRDefault="001623EE" w:rsidP="00D0354E">
      <w:pPr>
        <w:spacing w:line="360" w:lineRule="auto"/>
        <w:rPr>
          <w:rFonts w:ascii="Times New Roman" w:hAnsi="Times New Roman" w:cs="Times New Roman"/>
          <w:bCs/>
          <w:lang w:val="es-ES"/>
        </w:rPr>
      </w:pPr>
      <w:r w:rsidRPr="002234BD">
        <w:rPr>
          <w:rFonts w:ascii="Times New Roman" w:hAnsi="Times New Roman" w:cs="Times New Roman"/>
          <w:bCs/>
          <w:lang w:val="es-ES"/>
        </w:rPr>
        <w:t xml:space="preserve">Esta previa reflexión </w:t>
      </w:r>
      <w:r w:rsidR="005912CF" w:rsidRPr="002234BD">
        <w:rPr>
          <w:rFonts w:ascii="Times New Roman" w:hAnsi="Times New Roman" w:cs="Times New Roman"/>
          <w:bCs/>
          <w:lang w:val="es-ES"/>
        </w:rPr>
        <w:t>prop</w:t>
      </w:r>
      <w:r w:rsidR="00412712" w:rsidRPr="0028381B">
        <w:rPr>
          <w:rFonts w:ascii="Times New Roman" w:hAnsi="Times New Roman" w:cs="Times New Roman"/>
          <w:bCs/>
          <w:lang w:val="es-ES"/>
        </w:rPr>
        <w:t xml:space="preserve">uso </w:t>
      </w:r>
      <w:r w:rsidR="005912CF" w:rsidRPr="0028381B">
        <w:rPr>
          <w:rFonts w:ascii="Times New Roman" w:hAnsi="Times New Roman" w:cs="Times New Roman"/>
          <w:bCs/>
          <w:lang w:val="es-ES"/>
        </w:rPr>
        <w:t>iniciar</w:t>
      </w:r>
      <w:r w:rsidRPr="0028381B">
        <w:rPr>
          <w:rFonts w:ascii="Times New Roman" w:hAnsi="Times New Roman" w:cs="Times New Roman"/>
          <w:bCs/>
          <w:lang w:val="es-ES"/>
        </w:rPr>
        <w:t xml:space="preserve"> </w:t>
      </w:r>
      <w:r w:rsidR="00412712" w:rsidRPr="0028381B">
        <w:rPr>
          <w:rFonts w:ascii="Times New Roman" w:hAnsi="Times New Roman" w:cs="Times New Roman"/>
          <w:bCs/>
          <w:lang w:val="es-ES"/>
        </w:rPr>
        <w:t xml:space="preserve">el proyecto </w:t>
      </w:r>
      <w:r w:rsidRPr="0028381B">
        <w:rPr>
          <w:rFonts w:ascii="Times New Roman" w:hAnsi="Times New Roman" w:cs="Times New Roman"/>
          <w:bCs/>
          <w:lang w:val="es-ES"/>
        </w:rPr>
        <w:t xml:space="preserve">desde </w:t>
      </w:r>
      <w:r w:rsidR="005912CF" w:rsidRPr="0028381B">
        <w:rPr>
          <w:rFonts w:ascii="Times New Roman" w:hAnsi="Times New Roman" w:cs="Times New Roman"/>
          <w:bCs/>
          <w:lang w:val="es-ES"/>
        </w:rPr>
        <w:t xml:space="preserve">el reconocimiento de </w:t>
      </w:r>
      <w:r w:rsidRPr="0028381B">
        <w:rPr>
          <w:rFonts w:ascii="Times New Roman" w:hAnsi="Times New Roman" w:cs="Times New Roman"/>
          <w:bCs/>
          <w:lang w:val="es-ES"/>
        </w:rPr>
        <w:t>los diferentes enfoques educativo</w:t>
      </w:r>
      <w:r w:rsidR="00412712" w:rsidRPr="007166D5">
        <w:rPr>
          <w:rFonts w:ascii="Times New Roman" w:hAnsi="Times New Roman" w:cs="Times New Roman"/>
          <w:bCs/>
          <w:lang w:val="es-ES"/>
        </w:rPr>
        <w:t>s</w:t>
      </w:r>
      <w:r w:rsidRPr="007166D5">
        <w:rPr>
          <w:rFonts w:ascii="Times New Roman" w:hAnsi="Times New Roman" w:cs="Times New Roman"/>
          <w:bCs/>
          <w:lang w:val="es-ES"/>
        </w:rPr>
        <w:t>. Las orientaciones didácticas que se analizaron fueron</w:t>
      </w:r>
      <w:r w:rsidR="00412712" w:rsidRPr="007166D5">
        <w:rPr>
          <w:rFonts w:ascii="Times New Roman" w:hAnsi="Times New Roman" w:cs="Times New Roman"/>
          <w:bCs/>
          <w:lang w:val="es-ES"/>
        </w:rPr>
        <w:t>:</w:t>
      </w:r>
      <w:r w:rsidRPr="007166D5">
        <w:rPr>
          <w:rFonts w:ascii="Times New Roman" w:hAnsi="Times New Roman" w:cs="Times New Roman"/>
          <w:bCs/>
          <w:lang w:val="es-ES"/>
        </w:rPr>
        <w:t xml:space="preserve"> la educación inclusiva, la educación </w:t>
      </w:r>
      <w:r w:rsidR="00FA733D" w:rsidRPr="007166D5">
        <w:rPr>
          <w:rFonts w:ascii="Times New Roman" w:hAnsi="Times New Roman" w:cs="Times New Roman"/>
          <w:bCs/>
          <w:lang w:val="es-ES"/>
        </w:rPr>
        <w:t>tradicional de inducción</w:t>
      </w:r>
      <w:r w:rsidRPr="007166D5">
        <w:rPr>
          <w:rFonts w:ascii="Times New Roman" w:hAnsi="Times New Roman" w:cs="Times New Roman"/>
          <w:bCs/>
          <w:lang w:val="es-ES"/>
        </w:rPr>
        <w:t xml:space="preserve">, y la educación para el desarrollo autónomo. En este texto se </w:t>
      </w:r>
      <w:r w:rsidR="005912CF" w:rsidRPr="007166D5">
        <w:rPr>
          <w:rFonts w:ascii="Times New Roman" w:hAnsi="Times New Roman" w:cs="Times New Roman"/>
          <w:bCs/>
          <w:lang w:val="es-ES"/>
        </w:rPr>
        <w:t>presentará</w:t>
      </w:r>
      <w:r w:rsidRPr="007166D5">
        <w:rPr>
          <w:rFonts w:ascii="Times New Roman" w:hAnsi="Times New Roman" w:cs="Times New Roman"/>
          <w:bCs/>
          <w:lang w:val="es-ES"/>
        </w:rPr>
        <w:t xml:space="preserve"> el proyecto que atendió la educación </w:t>
      </w:r>
      <w:commentRangeStart w:id="28"/>
      <w:r w:rsidRPr="007166D5">
        <w:rPr>
          <w:rFonts w:ascii="Times New Roman" w:hAnsi="Times New Roman" w:cs="Times New Roman"/>
          <w:bCs/>
          <w:lang w:val="es-ES"/>
        </w:rPr>
        <w:t>inclusiva</w:t>
      </w:r>
      <w:commentRangeEnd w:id="28"/>
      <w:r w:rsidR="0028381B">
        <w:rPr>
          <w:rStyle w:val="Refdecomentario"/>
          <w:rFonts w:ascii="Arial" w:eastAsia="Arial" w:hAnsi="Arial" w:cs="Arial"/>
          <w:lang w:val="es-ES" w:eastAsia="es-ES" w:bidi="es-ES"/>
        </w:rPr>
        <w:commentReference w:id="28"/>
      </w:r>
      <w:r w:rsidRPr="0028381B">
        <w:rPr>
          <w:rFonts w:ascii="Times New Roman" w:hAnsi="Times New Roman" w:cs="Times New Roman"/>
          <w:bCs/>
          <w:lang w:val="es-ES"/>
        </w:rPr>
        <w:t>.</w:t>
      </w:r>
      <w:r w:rsidR="00027037" w:rsidRPr="007166D5">
        <w:rPr>
          <w:rStyle w:val="Refdenotaalpie"/>
          <w:rFonts w:ascii="Times New Roman" w:hAnsi="Times New Roman" w:cs="Times New Roman"/>
          <w:bCs/>
          <w:lang w:val="es-ES"/>
        </w:rPr>
        <w:footnoteReference w:id="2"/>
      </w:r>
      <w:r w:rsidRPr="007166D5">
        <w:rPr>
          <w:rFonts w:ascii="Times New Roman" w:hAnsi="Times New Roman" w:cs="Times New Roman"/>
          <w:bCs/>
          <w:lang w:val="es-ES"/>
        </w:rPr>
        <w:t xml:space="preserve"> </w:t>
      </w:r>
    </w:p>
    <w:p w14:paraId="43D828CA" w14:textId="76BB5CEA" w:rsidR="001623EE" w:rsidRPr="00C61D08" w:rsidRDefault="00FA733D" w:rsidP="00D0354E">
      <w:pPr>
        <w:spacing w:line="360" w:lineRule="auto"/>
        <w:rPr>
          <w:rFonts w:ascii="Times New Roman" w:eastAsia="Calibri" w:hAnsi="Times New Roman" w:cs="Times New Roman"/>
          <w:lang w:val="es-ES"/>
        </w:rPr>
      </w:pPr>
      <w:r w:rsidRPr="002A04F1">
        <w:rPr>
          <w:rFonts w:ascii="Times New Roman" w:hAnsi="Times New Roman" w:cs="Times New Roman"/>
          <w:bCs/>
          <w:lang w:val="es-ES"/>
        </w:rPr>
        <w:t>Partiendo del supuesto de que</w:t>
      </w:r>
      <w:r w:rsidR="001623EE" w:rsidRPr="002A04F1">
        <w:rPr>
          <w:rFonts w:ascii="Times New Roman" w:hAnsi="Times New Roman" w:cs="Times New Roman"/>
          <w:bCs/>
          <w:lang w:val="es-ES"/>
        </w:rPr>
        <w:t xml:space="preserve"> </w:t>
      </w:r>
      <w:r w:rsidR="001623EE" w:rsidRPr="00C61D08">
        <w:rPr>
          <w:rFonts w:ascii="Times New Roman" w:eastAsia="Calibri" w:hAnsi="Times New Roman" w:cs="Times New Roman"/>
          <w:lang w:val="es-ES"/>
        </w:rPr>
        <w:t>el propio modelo y sus estrategias de enseñanza, ha</w:t>
      </w:r>
      <w:r w:rsidR="005912CF" w:rsidRPr="00C61D08">
        <w:rPr>
          <w:rFonts w:ascii="Times New Roman" w:eastAsia="Calibri" w:hAnsi="Times New Roman" w:cs="Times New Roman"/>
          <w:lang w:val="es-ES"/>
        </w:rPr>
        <w:t>yan</w:t>
      </w:r>
      <w:r w:rsidR="001623EE" w:rsidRPr="00C61D08">
        <w:rPr>
          <w:rFonts w:ascii="Times New Roman" w:eastAsia="Calibri" w:hAnsi="Times New Roman" w:cs="Times New Roman"/>
          <w:lang w:val="es-ES"/>
        </w:rPr>
        <w:t xml:space="preserve"> dado como resultado un sistema de mobiliario que responde de manera directa a las condiciones ya dadas</w:t>
      </w:r>
      <w:r w:rsidR="005912CF" w:rsidRPr="00C61D08">
        <w:rPr>
          <w:rFonts w:ascii="Times New Roman" w:eastAsia="Calibri" w:hAnsi="Times New Roman" w:cs="Times New Roman"/>
          <w:lang w:val="es-ES"/>
        </w:rPr>
        <w:t>,</w:t>
      </w:r>
      <w:r w:rsidR="001623EE" w:rsidRPr="007166D5">
        <w:rPr>
          <w:rFonts w:ascii="Times New Roman" w:hAnsi="Times New Roman" w:cs="Times New Roman"/>
          <w:bCs/>
          <w:lang w:val="es-ES"/>
        </w:rPr>
        <w:t xml:space="preserve"> es necesario replantea</w:t>
      </w:r>
      <w:r w:rsidR="005912CF" w:rsidRPr="006938A7">
        <w:rPr>
          <w:rFonts w:ascii="Times New Roman" w:hAnsi="Times New Roman" w:cs="Times New Roman"/>
          <w:bCs/>
          <w:lang w:val="es-ES"/>
        </w:rPr>
        <w:t>r el problema</w:t>
      </w:r>
      <w:r w:rsidR="001623EE" w:rsidRPr="002A04F1">
        <w:rPr>
          <w:rFonts w:ascii="Times New Roman" w:hAnsi="Times New Roman" w:cs="Times New Roman"/>
          <w:bCs/>
          <w:lang w:val="es-ES"/>
        </w:rPr>
        <w:t xml:space="preserve"> </w:t>
      </w:r>
      <w:r w:rsidR="005912CF" w:rsidRPr="002A04F1">
        <w:rPr>
          <w:rFonts w:ascii="Times New Roman" w:hAnsi="Times New Roman" w:cs="Times New Roman"/>
          <w:bCs/>
          <w:lang w:val="es-ES"/>
        </w:rPr>
        <w:t xml:space="preserve">a través de </w:t>
      </w:r>
      <w:r w:rsidR="001623EE" w:rsidRPr="00C61D08">
        <w:rPr>
          <w:rFonts w:ascii="Times New Roman" w:hAnsi="Times New Roman" w:cs="Times New Roman"/>
          <w:bCs/>
          <w:lang w:val="es-ES"/>
        </w:rPr>
        <w:t>las siguientes preguntas</w:t>
      </w:r>
      <w:r w:rsidR="005912CF" w:rsidRPr="00C61D08">
        <w:rPr>
          <w:rFonts w:ascii="Times New Roman" w:hAnsi="Times New Roman" w:cs="Times New Roman"/>
          <w:bCs/>
          <w:lang w:val="es-ES"/>
        </w:rPr>
        <w:t>:</w:t>
      </w:r>
      <w:r w:rsidRPr="00C61D08">
        <w:rPr>
          <w:rFonts w:ascii="Times New Roman" w:hAnsi="Times New Roman" w:cs="Times New Roman"/>
          <w:bCs/>
          <w:lang w:val="es-ES"/>
        </w:rPr>
        <w:t xml:space="preserve"> </w:t>
      </w:r>
      <w:r w:rsidR="001623EE" w:rsidRPr="00C61D08">
        <w:rPr>
          <w:rFonts w:ascii="Times New Roman" w:eastAsia="Calibri" w:hAnsi="Times New Roman" w:cs="Times New Roman"/>
          <w:lang w:val="es-ES"/>
        </w:rPr>
        <w:t>¿</w:t>
      </w:r>
      <w:r w:rsidR="005912CF" w:rsidRPr="00C61D08">
        <w:rPr>
          <w:rFonts w:ascii="Times New Roman" w:eastAsia="Calibri" w:hAnsi="Times New Roman" w:cs="Times New Roman"/>
          <w:lang w:val="es-ES"/>
        </w:rPr>
        <w:t xml:space="preserve">Pueden desarrollarse </w:t>
      </w:r>
      <w:r w:rsidR="001623EE" w:rsidRPr="00C61D08">
        <w:rPr>
          <w:rFonts w:ascii="Times New Roman" w:eastAsia="Calibri" w:hAnsi="Times New Roman" w:cs="Times New Roman"/>
          <w:lang w:val="es-ES"/>
        </w:rPr>
        <w:t>otras propuestas de</w:t>
      </w:r>
      <w:r w:rsidR="005912CF" w:rsidRPr="00C61D08">
        <w:rPr>
          <w:rFonts w:ascii="Times New Roman" w:eastAsia="Calibri" w:hAnsi="Times New Roman" w:cs="Times New Roman"/>
          <w:lang w:val="es-ES"/>
        </w:rPr>
        <w:t xml:space="preserve"> sistemas de productos</w:t>
      </w:r>
      <w:r w:rsidR="001623EE" w:rsidRPr="00C61D08">
        <w:rPr>
          <w:rFonts w:ascii="Times New Roman" w:eastAsia="Calibri" w:hAnsi="Times New Roman" w:cs="Times New Roman"/>
          <w:lang w:val="es-ES"/>
        </w:rPr>
        <w:t xml:space="preserve"> y</w:t>
      </w:r>
      <w:r w:rsidR="005912CF" w:rsidRPr="00C61D08">
        <w:rPr>
          <w:rFonts w:ascii="Times New Roman" w:eastAsia="Calibri" w:hAnsi="Times New Roman" w:cs="Times New Roman"/>
          <w:lang w:val="es-ES"/>
        </w:rPr>
        <w:t>/o</w:t>
      </w:r>
      <w:r w:rsidR="001623EE" w:rsidRPr="00C61D08">
        <w:rPr>
          <w:rFonts w:ascii="Times New Roman" w:eastAsia="Calibri" w:hAnsi="Times New Roman" w:cs="Times New Roman"/>
          <w:lang w:val="es-ES"/>
        </w:rPr>
        <w:t xml:space="preserve"> acondicionamiento del espacio para ofrecer mejores escenarios </w:t>
      </w:r>
      <w:r w:rsidR="005912CF" w:rsidRPr="00C61D08">
        <w:rPr>
          <w:rFonts w:ascii="Times New Roman" w:eastAsia="Calibri" w:hAnsi="Times New Roman" w:cs="Times New Roman"/>
          <w:lang w:val="es-ES"/>
        </w:rPr>
        <w:t>en un</w:t>
      </w:r>
      <w:r w:rsidR="001623EE" w:rsidRPr="00C61D08">
        <w:rPr>
          <w:rFonts w:ascii="Times New Roman" w:eastAsia="Calibri" w:hAnsi="Times New Roman" w:cs="Times New Roman"/>
          <w:lang w:val="es-ES"/>
        </w:rPr>
        <w:t xml:space="preserve"> aprendizaje inclusivo? ¿Hasta qué punto, las características del contexto, ideología educativa, políticas, comportamientos sociales, recursos económicos, desarrollos tecnológicos, distribución comercial, son límites que se asumen como inamovibles solo para que el diseño se adecue, o son aspectos que pueden ser modificados?</w:t>
      </w:r>
    </w:p>
    <w:p w14:paraId="0CE884EE" w14:textId="3CE689FC" w:rsidR="00FA733D" w:rsidRPr="00C61D08" w:rsidRDefault="00FA733D" w:rsidP="00D0354E">
      <w:pPr>
        <w:spacing w:line="360" w:lineRule="auto"/>
        <w:rPr>
          <w:rFonts w:ascii="Times New Roman" w:eastAsia="Calibri" w:hAnsi="Times New Roman" w:cs="Times New Roman"/>
          <w:lang w:val="es-ES"/>
        </w:rPr>
      </w:pPr>
      <w:r w:rsidRPr="00C61D08">
        <w:rPr>
          <w:rFonts w:ascii="Times New Roman" w:eastAsia="Calibri" w:hAnsi="Times New Roman" w:cs="Times New Roman"/>
          <w:lang w:val="es-ES"/>
        </w:rPr>
        <w:t xml:space="preserve">Iniciar con preguntas y no solo con objetivos, es el primer paso para abordar una indagación y análisis desde la mirada del pensamiento complejo. De ahí la relevancia de que los y las estudiantes aprendan a hacer las preguntas de toda investigación inicial. </w:t>
      </w:r>
    </w:p>
    <w:p w14:paraId="0886C6ED" w14:textId="153C24D9" w:rsidR="00FA733D" w:rsidRPr="00C61D08" w:rsidRDefault="00FA733D" w:rsidP="00D0354E">
      <w:pPr>
        <w:spacing w:line="360" w:lineRule="auto"/>
        <w:rPr>
          <w:rFonts w:ascii="Times New Roman" w:eastAsia="Calibri" w:hAnsi="Times New Roman" w:cs="Times New Roman"/>
          <w:lang w:val="es-ES"/>
        </w:rPr>
      </w:pPr>
      <w:r w:rsidRPr="00C61D08">
        <w:rPr>
          <w:rFonts w:ascii="Times New Roman" w:eastAsia="Calibri" w:hAnsi="Times New Roman" w:cs="Times New Roman"/>
          <w:lang w:val="es-ES"/>
        </w:rPr>
        <w:t xml:space="preserve">Estas dos preguntas funcionaron como detonadores. Llevaron a que los estudiantes ampliaran la mirada hacia, el porqué y el para que de la educación inclusiva. Como </w:t>
      </w:r>
      <w:r w:rsidR="00027037" w:rsidRPr="00C61D08">
        <w:rPr>
          <w:rFonts w:ascii="Times New Roman" w:eastAsia="Calibri" w:hAnsi="Times New Roman" w:cs="Times New Roman"/>
          <w:lang w:val="es-ES"/>
        </w:rPr>
        <w:t>fue cambiando</w:t>
      </w:r>
      <w:r w:rsidRPr="00C61D08">
        <w:rPr>
          <w:rFonts w:ascii="Times New Roman" w:eastAsia="Calibri" w:hAnsi="Times New Roman" w:cs="Times New Roman"/>
          <w:lang w:val="es-ES"/>
        </w:rPr>
        <w:t xml:space="preserve"> en el tiempo </w:t>
      </w:r>
      <w:r w:rsidR="00027037" w:rsidRPr="00C61D08">
        <w:rPr>
          <w:rFonts w:ascii="Times New Roman" w:eastAsia="Calibri" w:hAnsi="Times New Roman" w:cs="Times New Roman"/>
          <w:lang w:val="es-ES"/>
        </w:rPr>
        <w:t xml:space="preserve">la </w:t>
      </w:r>
      <w:r w:rsidRPr="00C61D08">
        <w:rPr>
          <w:rFonts w:ascii="Times New Roman" w:eastAsia="Calibri" w:hAnsi="Times New Roman" w:cs="Times New Roman"/>
          <w:lang w:val="es-ES"/>
        </w:rPr>
        <w:t xml:space="preserve">conciencia de la praxis educativa acerca de la diferencia entre integrar e incluir a niños y niñas con diferentes condiciones y capacidades desde el ambiente escolar y con miras a que también fuesen incluidos en </w:t>
      </w:r>
      <w:r w:rsidR="004F2A62" w:rsidRPr="00C61D08">
        <w:rPr>
          <w:rFonts w:ascii="Times New Roman" w:eastAsia="Calibri" w:hAnsi="Times New Roman" w:cs="Times New Roman"/>
          <w:lang w:val="es-ES"/>
        </w:rPr>
        <w:t xml:space="preserve">la convivencia social y en el espacio laboral. La historia adquirió sentido en su investigación. </w:t>
      </w:r>
    </w:p>
    <w:p w14:paraId="4D2DCDA2" w14:textId="27768B75" w:rsidR="004F2A62" w:rsidRPr="00C61D08" w:rsidRDefault="004F2A62" w:rsidP="00D0354E">
      <w:pPr>
        <w:spacing w:line="360" w:lineRule="auto"/>
        <w:rPr>
          <w:rFonts w:ascii="Times New Roman" w:eastAsia="Calibri" w:hAnsi="Times New Roman" w:cs="Times New Roman"/>
          <w:lang w:val="es-ES"/>
        </w:rPr>
      </w:pPr>
      <w:r w:rsidRPr="00C61D08">
        <w:rPr>
          <w:rFonts w:ascii="Times New Roman" w:eastAsia="Calibri" w:hAnsi="Times New Roman" w:cs="Times New Roman"/>
          <w:lang w:val="es-ES"/>
        </w:rPr>
        <w:t xml:space="preserve">Otros temas relevantes fueron las políticas de educación, como y cuales principios surgieron a partir de estas reflexiones teóricas sobre la inclusión, para darse cuenta de lo poco que han impactado en la realidad actual. Los extensos textos sobre premisas, principios, leyes, tuvieron una significación. </w:t>
      </w:r>
    </w:p>
    <w:p w14:paraId="2F621785" w14:textId="45A5FE06" w:rsidR="004F2A62" w:rsidRPr="00C61D08" w:rsidRDefault="004F2A62" w:rsidP="00D0354E">
      <w:pPr>
        <w:spacing w:line="360" w:lineRule="auto"/>
        <w:rPr>
          <w:rFonts w:ascii="Times New Roman" w:eastAsia="Calibri" w:hAnsi="Times New Roman" w:cs="Times New Roman"/>
          <w:lang w:val="es-ES"/>
        </w:rPr>
      </w:pPr>
      <w:r w:rsidRPr="00C61D08">
        <w:rPr>
          <w:rFonts w:ascii="Times New Roman" w:eastAsia="Calibri" w:hAnsi="Times New Roman" w:cs="Times New Roman"/>
          <w:lang w:val="es-ES"/>
        </w:rPr>
        <w:t xml:space="preserve">Observaron en esa realidad los conflictos y dilemas a los que se enfrentan </w:t>
      </w:r>
      <w:r w:rsidR="00E03189" w:rsidRPr="00C61D08">
        <w:rPr>
          <w:rFonts w:ascii="Times New Roman" w:eastAsia="Calibri" w:hAnsi="Times New Roman" w:cs="Times New Roman"/>
          <w:lang w:val="es-ES"/>
        </w:rPr>
        <w:t>los centros educativos</w:t>
      </w:r>
      <w:r w:rsidRPr="00C61D08">
        <w:rPr>
          <w:rFonts w:ascii="Times New Roman" w:eastAsia="Calibri" w:hAnsi="Times New Roman" w:cs="Times New Roman"/>
          <w:lang w:val="es-ES"/>
        </w:rPr>
        <w:t xml:space="preserve"> de esta naturaleza</w:t>
      </w:r>
      <w:r w:rsidR="00027037" w:rsidRPr="00C61D08">
        <w:rPr>
          <w:rFonts w:ascii="Times New Roman" w:eastAsia="Calibri" w:hAnsi="Times New Roman" w:cs="Times New Roman"/>
          <w:lang w:val="es-ES"/>
        </w:rPr>
        <w:t>,</w:t>
      </w:r>
      <w:r w:rsidRPr="00C61D08">
        <w:rPr>
          <w:rFonts w:ascii="Times New Roman" w:eastAsia="Calibri" w:hAnsi="Times New Roman" w:cs="Times New Roman"/>
          <w:lang w:val="es-ES"/>
        </w:rPr>
        <w:t xml:space="preserve"> cuando no reciben apoyos económicos sustantivos y dependen de los donativos en especie como materiales didácticos, mobiliario escolar, que no corresponden a las necesidades tan </w:t>
      </w:r>
      <w:r w:rsidR="00E03189" w:rsidRPr="00C61D08">
        <w:rPr>
          <w:rFonts w:ascii="Times New Roman" w:eastAsia="Calibri" w:hAnsi="Times New Roman" w:cs="Times New Roman"/>
          <w:lang w:val="es-ES"/>
        </w:rPr>
        <w:t>específicas</w:t>
      </w:r>
      <w:r w:rsidRPr="00C61D08">
        <w:rPr>
          <w:rFonts w:ascii="Times New Roman" w:eastAsia="Calibri" w:hAnsi="Times New Roman" w:cs="Times New Roman"/>
          <w:lang w:val="es-ES"/>
        </w:rPr>
        <w:t xml:space="preserve"> que llegan a </w:t>
      </w:r>
      <w:r w:rsidRPr="00C61D08">
        <w:rPr>
          <w:rFonts w:ascii="Times New Roman" w:eastAsia="Calibri" w:hAnsi="Times New Roman" w:cs="Times New Roman"/>
          <w:lang w:val="es-ES"/>
        </w:rPr>
        <w:lastRenderedPageBreak/>
        <w:t xml:space="preserve">tener los niños y niñas porque no pueden caminar, ver, escuchar o su </w:t>
      </w:r>
      <w:r w:rsidR="00976D8F" w:rsidRPr="00C61D08">
        <w:rPr>
          <w:rFonts w:ascii="Times New Roman" w:eastAsia="Calibri" w:hAnsi="Times New Roman" w:cs="Times New Roman"/>
          <w:lang w:val="es-ES"/>
        </w:rPr>
        <w:t>capacidad</w:t>
      </w:r>
      <w:r w:rsidRPr="00C61D08">
        <w:rPr>
          <w:rFonts w:ascii="Times New Roman" w:eastAsia="Calibri" w:hAnsi="Times New Roman" w:cs="Times New Roman"/>
          <w:lang w:val="es-ES"/>
        </w:rPr>
        <w:t xml:space="preserve"> cognitiv</w:t>
      </w:r>
      <w:r w:rsidR="00976D8F" w:rsidRPr="00C61D08">
        <w:rPr>
          <w:rFonts w:ascii="Times New Roman" w:eastAsia="Calibri" w:hAnsi="Times New Roman" w:cs="Times New Roman"/>
          <w:lang w:val="es-ES"/>
        </w:rPr>
        <w:t>a</w:t>
      </w:r>
      <w:r w:rsidRPr="00C61D08">
        <w:rPr>
          <w:rFonts w:ascii="Times New Roman" w:eastAsia="Calibri" w:hAnsi="Times New Roman" w:cs="Times New Roman"/>
          <w:lang w:val="es-ES"/>
        </w:rPr>
        <w:t xml:space="preserve"> se encuentra en diferentes grados de desarrollo.</w:t>
      </w:r>
      <w:r w:rsidR="00E03189" w:rsidRPr="00C61D08">
        <w:rPr>
          <w:rFonts w:ascii="Times New Roman" w:eastAsia="Calibri" w:hAnsi="Times New Roman" w:cs="Times New Roman"/>
          <w:lang w:val="es-ES"/>
        </w:rPr>
        <w:t xml:space="preserve"> L</w:t>
      </w:r>
      <w:r w:rsidR="00224FB6" w:rsidRPr="00C61D08">
        <w:rPr>
          <w:rFonts w:ascii="Times New Roman" w:eastAsia="Calibri" w:hAnsi="Times New Roman" w:cs="Times New Roman"/>
          <w:lang w:val="es-ES"/>
        </w:rPr>
        <w:t>os datos</w:t>
      </w:r>
      <w:r w:rsidR="00E03189" w:rsidRPr="00C61D08">
        <w:rPr>
          <w:rFonts w:ascii="Times New Roman" w:eastAsia="Calibri" w:hAnsi="Times New Roman" w:cs="Times New Roman"/>
          <w:lang w:val="es-ES"/>
        </w:rPr>
        <w:t xml:space="preserve"> económicos </w:t>
      </w:r>
      <w:r w:rsidR="00224FB6" w:rsidRPr="00C61D08">
        <w:rPr>
          <w:rFonts w:ascii="Times New Roman" w:eastAsia="Calibri" w:hAnsi="Times New Roman" w:cs="Times New Roman"/>
          <w:lang w:val="es-ES"/>
        </w:rPr>
        <w:t>tomaron su</w:t>
      </w:r>
      <w:r w:rsidR="00E03189" w:rsidRPr="00C61D08">
        <w:rPr>
          <w:rFonts w:ascii="Times New Roman" w:eastAsia="Calibri" w:hAnsi="Times New Roman" w:cs="Times New Roman"/>
          <w:lang w:val="es-ES"/>
        </w:rPr>
        <w:t xml:space="preserve"> </w:t>
      </w:r>
      <w:r w:rsidR="00224FB6" w:rsidRPr="00C61D08">
        <w:rPr>
          <w:rFonts w:ascii="Times New Roman" w:eastAsia="Calibri" w:hAnsi="Times New Roman" w:cs="Times New Roman"/>
          <w:lang w:val="es-ES"/>
        </w:rPr>
        <w:t>orientación</w:t>
      </w:r>
      <w:r w:rsidR="00E03189" w:rsidRPr="00C61D08">
        <w:rPr>
          <w:rFonts w:ascii="Times New Roman" w:eastAsia="Calibri" w:hAnsi="Times New Roman" w:cs="Times New Roman"/>
          <w:lang w:val="es-ES"/>
        </w:rPr>
        <w:t xml:space="preserve">. </w:t>
      </w:r>
    </w:p>
    <w:p w14:paraId="47A47489" w14:textId="3D147868" w:rsidR="00E03189" w:rsidRPr="00C61D08" w:rsidRDefault="00E03189" w:rsidP="00D0354E">
      <w:pPr>
        <w:spacing w:line="360" w:lineRule="auto"/>
        <w:rPr>
          <w:rFonts w:ascii="Times New Roman" w:eastAsia="Calibri" w:hAnsi="Times New Roman" w:cs="Times New Roman"/>
          <w:lang w:val="es-ES"/>
        </w:rPr>
      </w:pPr>
      <w:r w:rsidRPr="00C61D08">
        <w:rPr>
          <w:rFonts w:ascii="Times New Roman" w:eastAsia="Calibri" w:hAnsi="Times New Roman" w:cs="Times New Roman"/>
          <w:lang w:val="es-ES"/>
        </w:rPr>
        <w:t xml:space="preserve">Participaron de sesiones de clases, donde se encontraron con maestras comprometidas y en ocasiones desbordadas por el trabajo, con mamas y padres de familia que aprendían junto con sus hijos e hijas a convivir, y con los niños y niñas que, alertas y dispuestos a conocer el mundo que los rodea intentaban comunicarse con todos sus medios posibles, aun con el silencio o con un fuerte grito. Los usos y costumbres, los códigos que formula una comunidad, empezaron a </w:t>
      </w:r>
      <w:r w:rsidR="00224FB6" w:rsidRPr="00C61D08">
        <w:rPr>
          <w:rFonts w:ascii="Times New Roman" w:eastAsia="Calibri" w:hAnsi="Times New Roman" w:cs="Times New Roman"/>
          <w:lang w:val="es-ES"/>
        </w:rPr>
        <w:t xml:space="preserve">embonar en la comprensión de la situación. </w:t>
      </w:r>
    </w:p>
    <w:p w14:paraId="555BFCD4" w14:textId="1343029D" w:rsidR="00A7708E" w:rsidRPr="00C61D08" w:rsidRDefault="00A7708E" w:rsidP="00D0354E">
      <w:pPr>
        <w:spacing w:line="360" w:lineRule="auto"/>
        <w:rPr>
          <w:rFonts w:ascii="Times New Roman" w:eastAsia="Calibri" w:hAnsi="Times New Roman" w:cs="Times New Roman"/>
          <w:lang w:val="es-ES"/>
        </w:rPr>
      </w:pPr>
      <w:r w:rsidRPr="00C61D08">
        <w:rPr>
          <w:rFonts w:ascii="Times New Roman" w:eastAsia="Calibri" w:hAnsi="Times New Roman" w:cs="Times New Roman"/>
          <w:lang w:val="es-ES"/>
        </w:rPr>
        <w:t xml:space="preserve">Platicaron y se entrevistaron con directivos, con los equipos de servidores sociales, psicólogos y terapeutas, que </w:t>
      </w:r>
      <w:r w:rsidR="00C76183" w:rsidRPr="00C61D08">
        <w:rPr>
          <w:rFonts w:ascii="Times New Roman" w:eastAsia="Calibri" w:hAnsi="Times New Roman" w:cs="Times New Roman"/>
          <w:lang w:val="es-ES"/>
        </w:rPr>
        <w:t xml:space="preserve">se encuentran en la búsqueda de formar equipos de trabajo inter y multidisciplinar para poder alcanzar los propósitos de una educación inclusiva. </w:t>
      </w:r>
      <w:r w:rsidR="00976D8F" w:rsidRPr="00C61D08">
        <w:rPr>
          <w:rFonts w:ascii="Times New Roman" w:eastAsia="Calibri" w:hAnsi="Times New Roman" w:cs="Times New Roman"/>
          <w:lang w:val="es-ES"/>
        </w:rPr>
        <w:t xml:space="preserve">La participación interdisciplinar adquirió su valor. </w:t>
      </w:r>
    </w:p>
    <w:p w14:paraId="57FFCF44" w14:textId="2E5EFAE8" w:rsidR="0016546D" w:rsidRPr="00C61D08" w:rsidRDefault="00C76183" w:rsidP="00D0354E">
      <w:pPr>
        <w:spacing w:line="360" w:lineRule="auto"/>
        <w:rPr>
          <w:rFonts w:ascii="Times New Roman" w:eastAsia="Calibri" w:hAnsi="Times New Roman" w:cs="Times New Roman"/>
          <w:lang w:val="es-ES"/>
        </w:rPr>
      </w:pPr>
      <w:r w:rsidRPr="00C61D08">
        <w:rPr>
          <w:rFonts w:ascii="Times New Roman" w:eastAsia="Calibri" w:hAnsi="Times New Roman" w:cs="Times New Roman"/>
          <w:lang w:val="es-ES"/>
        </w:rPr>
        <w:t>Reconocieron finalmente que en su localidad muy cerca de las instalaciones de la universidad donde ellos estudian, existen centros de educación para infantes con necesidades particulares</w:t>
      </w:r>
      <w:r w:rsidR="0016546D" w:rsidRPr="00C61D08">
        <w:rPr>
          <w:rFonts w:ascii="Times New Roman" w:eastAsia="Calibri" w:hAnsi="Times New Roman" w:cs="Times New Roman"/>
          <w:lang w:val="es-ES"/>
        </w:rPr>
        <w:t>, y que son pocos para el numero de población en la ciudad. Los datos geográficos adquirieron relevancia.</w:t>
      </w:r>
    </w:p>
    <w:p w14:paraId="0CCC6F60" w14:textId="5A4A8B40" w:rsidR="0016546D" w:rsidRPr="00C61D08" w:rsidRDefault="0016546D" w:rsidP="00D0354E">
      <w:pPr>
        <w:spacing w:line="360" w:lineRule="auto"/>
        <w:rPr>
          <w:rFonts w:ascii="Times New Roman" w:eastAsia="Calibri" w:hAnsi="Times New Roman" w:cs="Times New Roman"/>
          <w:lang w:val="es-ES"/>
        </w:rPr>
      </w:pPr>
      <w:r w:rsidRPr="00C61D08">
        <w:rPr>
          <w:rFonts w:ascii="Times New Roman" w:eastAsia="Calibri" w:hAnsi="Times New Roman" w:cs="Times New Roman"/>
          <w:lang w:val="es-ES"/>
        </w:rPr>
        <w:t xml:space="preserve">Entonces surgió una nueva pregunta, ante esta situación, </w:t>
      </w:r>
      <w:r w:rsidR="00027037" w:rsidRPr="00C61D08">
        <w:rPr>
          <w:rFonts w:ascii="Times New Roman" w:eastAsia="Calibri" w:hAnsi="Times New Roman" w:cs="Times New Roman"/>
          <w:lang w:val="es-ES"/>
        </w:rPr>
        <w:t>¿S</w:t>
      </w:r>
      <w:r w:rsidRPr="00C61D08">
        <w:rPr>
          <w:rFonts w:ascii="Times New Roman" w:eastAsia="Calibri" w:hAnsi="Times New Roman" w:cs="Times New Roman"/>
          <w:lang w:val="es-ES"/>
        </w:rPr>
        <w:t>e necesita el diseño de un nuevo tipo de mobiliario?</w:t>
      </w:r>
      <w:r w:rsidR="00FE1B57" w:rsidRPr="00C61D08">
        <w:rPr>
          <w:rFonts w:ascii="Times New Roman" w:eastAsia="Calibri" w:hAnsi="Times New Roman" w:cs="Times New Roman"/>
          <w:lang w:val="es-ES"/>
        </w:rPr>
        <w:t xml:space="preserve"> ¿Cuánto puede llegar a contribuir </w:t>
      </w:r>
      <w:r w:rsidR="00027037" w:rsidRPr="00C61D08">
        <w:rPr>
          <w:rFonts w:ascii="Times New Roman" w:eastAsia="Calibri" w:hAnsi="Times New Roman" w:cs="Times New Roman"/>
          <w:lang w:val="es-ES"/>
        </w:rPr>
        <w:t>una propuesta de diseño, sin la participación de todos los protagonistas involucrados?</w:t>
      </w:r>
      <w:r w:rsidR="00FE1B57" w:rsidRPr="00C61D08">
        <w:rPr>
          <w:rFonts w:ascii="Times New Roman" w:eastAsia="Calibri" w:hAnsi="Times New Roman" w:cs="Times New Roman"/>
          <w:lang w:val="es-ES"/>
        </w:rPr>
        <w:t xml:space="preserve"> </w:t>
      </w:r>
      <w:r w:rsidR="00027037" w:rsidRPr="00C61D08">
        <w:rPr>
          <w:rFonts w:ascii="Times New Roman" w:eastAsia="Calibri" w:hAnsi="Times New Roman" w:cs="Times New Roman"/>
          <w:lang w:val="es-ES"/>
        </w:rPr>
        <w:t>¿Cuál es el principal problema?</w:t>
      </w:r>
    </w:p>
    <w:p w14:paraId="68739F7B" w14:textId="6C24A947" w:rsidR="00D0354E" w:rsidRPr="00C61D08" w:rsidRDefault="00D0354E" w:rsidP="00D0354E">
      <w:pPr>
        <w:spacing w:line="360" w:lineRule="auto"/>
        <w:rPr>
          <w:rFonts w:ascii="Times New Roman" w:eastAsia="Calibri" w:hAnsi="Times New Roman" w:cs="Times New Roman"/>
          <w:lang w:val="es-ES"/>
        </w:rPr>
      </w:pPr>
    </w:p>
    <w:p w14:paraId="36BA22C0" w14:textId="5F236816" w:rsidR="00D0354E" w:rsidRPr="00C61D08" w:rsidRDefault="00D0354E" w:rsidP="00D0354E">
      <w:pPr>
        <w:spacing w:line="360" w:lineRule="auto"/>
        <w:rPr>
          <w:rFonts w:ascii="Times New Roman" w:hAnsi="Times New Roman" w:cs="Times New Roman"/>
          <w:b/>
          <w:i/>
          <w:iCs/>
          <w:sz w:val="22"/>
          <w:szCs w:val="22"/>
          <w:lang w:val="es-ES"/>
        </w:rPr>
      </w:pPr>
      <w:r w:rsidRPr="007166D5">
        <w:rPr>
          <w:rFonts w:ascii="Times New Roman" w:hAnsi="Times New Roman" w:cs="Times New Roman"/>
          <w:b/>
          <w:i/>
          <w:iCs/>
          <w:sz w:val="22"/>
          <w:szCs w:val="22"/>
          <w:lang w:val="es-ES"/>
        </w:rPr>
        <w:t>Modelizaciones del problema</w:t>
      </w:r>
      <w:r w:rsidRPr="006938A7">
        <w:rPr>
          <w:rFonts w:ascii="Times New Roman" w:hAnsi="Times New Roman" w:cs="Times New Roman"/>
          <w:b/>
          <w:i/>
          <w:iCs/>
          <w:sz w:val="22"/>
          <w:szCs w:val="22"/>
          <w:lang w:val="es-ES"/>
        </w:rPr>
        <w:t>.</w:t>
      </w:r>
      <w:r w:rsidR="00976D8F" w:rsidRPr="002A04F1">
        <w:rPr>
          <w:rFonts w:ascii="Times New Roman" w:hAnsi="Times New Roman" w:cs="Times New Roman"/>
          <w:b/>
          <w:i/>
          <w:iCs/>
          <w:sz w:val="22"/>
          <w:szCs w:val="22"/>
          <w:lang w:val="es-ES"/>
        </w:rPr>
        <w:t xml:space="preserve"> </w:t>
      </w:r>
      <w:r w:rsidR="00A43778" w:rsidRPr="002A04F1">
        <w:rPr>
          <w:rFonts w:ascii="Times New Roman" w:hAnsi="Times New Roman" w:cs="Times New Roman"/>
          <w:b/>
          <w:i/>
          <w:iCs/>
          <w:sz w:val="22"/>
          <w:szCs w:val="22"/>
          <w:lang w:val="es-ES"/>
        </w:rPr>
        <w:t>Donde se ubica el diseño de mobiliario escolar en el problema del aprendizaje.</w:t>
      </w:r>
    </w:p>
    <w:p w14:paraId="1DD3FD43" w14:textId="01DCAA6C" w:rsidR="00D0354E" w:rsidRPr="0028381B" w:rsidRDefault="00FE1B57" w:rsidP="00D0354E">
      <w:pPr>
        <w:spacing w:line="360" w:lineRule="auto"/>
        <w:rPr>
          <w:rFonts w:ascii="Times New Roman" w:hAnsi="Times New Roman" w:cs="Times New Roman"/>
          <w:bCs/>
          <w:lang w:val="es-ES"/>
        </w:rPr>
      </w:pPr>
      <w:r w:rsidRPr="00C61D08">
        <w:rPr>
          <w:rFonts w:ascii="Times New Roman" w:hAnsi="Times New Roman" w:cs="Times New Roman"/>
          <w:bCs/>
          <w:lang w:val="es-ES"/>
        </w:rPr>
        <w:t>Definitivamente, este tipo de proyectos no puede ser ampliamente analizado, problematizado y luego solucionado a través de una sola visión disciplinar, por mucho que el diseño contemple en sus procesos metodológicos la abreviación del saber de otras discip</w:t>
      </w:r>
      <w:r w:rsidRPr="00513A3D">
        <w:rPr>
          <w:rFonts w:ascii="Times New Roman" w:hAnsi="Times New Roman" w:cs="Times New Roman"/>
          <w:bCs/>
          <w:lang w:val="es-ES"/>
        </w:rPr>
        <w:t>linas, y la inclusión y participación de los diferentes actores en la búsqueda de soluciones, es necesario que se aborde desde la complejidad de la inter y multidisciplina. Pero al tratarse de una estrategia didáctica para realizar el giro hacia un paradig</w:t>
      </w:r>
      <w:r w:rsidRPr="00BB5962">
        <w:rPr>
          <w:rFonts w:ascii="Times New Roman" w:hAnsi="Times New Roman" w:cs="Times New Roman"/>
          <w:bCs/>
          <w:lang w:val="es-ES"/>
        </w:rPr>
        <w:t xml:space="preserve">ma otro, que es el del pensamiento complejo, que es el de colocar la mirada </w:t>
      </w:r>
      <w:r w:rsidR="003860C2" w:rsidRPr="00BB5962">
        <w:rPr>
          <w:rFonts w:ascii="Times New Roman" w:hAnsi="Times New Roman" w:cs="Times New Roman"/>
          <w:bCs/>
          <w:lang w:val="es-ES"/>
        </w:rPr>
        <w:t xml:space="preserve">de lo externo, </w:t>
      </w:r>
      <w:r w:rsidRPr="002234BD">
        <w:rPr>
          <w:rFonts w:ascii="Times New Roman" w:hAnsi="Times New Roman" w:cs="Times New Roman"/>
          <w:bCs/>
          <w:lang w:val="es-ES"/>
        </w:rPr>
        <w:t>que es el de centrar el proyecto en el usuario y el contexto, es que se propuso evidenciar la multiplicación de esferas desde donde venia el saber acerca del problem</w:t>
      </w:r>
      <w:r w:rsidRPr="0028381B">
        <w:rPr>
          <w:rFonts w:ascii="Times New Roman" w:hAnsi="Times New Roman" w:cs="Times New Roman"/>
          <w:bCs/>
          <w:lang w:val="es-ES"/>
        </w:rPr>
        <w:t>a, cuestionarse y luego pasar a modelar la información.</w:t>
      </w:r>
    </w:p>
    <w:p w14:paraId="4C7E320D" w14:textId="7CC3A998" w:rsidR="00FE1B57" w:rsidRPr="007166D5" w:rsidRDefault="00FE1B57" w:rsidP="00D0354E">
      <w:pPr>
        <w:spacing w:line="360" w:lineRule="auto"/>
        <w:rPr>
          <w:rFonts w:ascii="Times New Roman" w:hAnsi="Times New Roman" w:cs="Times New Roman"/>
          <w:bCs/>
          <w:lang w:val="es-ES"/>
        </w:rPr>
      </w:pPr>
      <w:r w:rsidRPr="007166D5">
        <w:rPr>
          <w:rFonts w:ascii="Times New Roman" w:hAnsi="Times New Roman" w:cs="Times New Roman"/>
          <w:bCs/>
          <w:lang w:val="es-ES"/>
        </w:rPr>
        <w:t xml:space="preserve">Entendemos por modelar un problema, la etapa de exploración y análisis de la </w:t>
      </w:r>
      <w:r w:rsidR="003860C2" w:rsidRPr="007166D5">
        <w:rPr>
          <w:rFonts w:ascii="Times New Roman" w:hAnsi="Times New Roman" w:cs="Times New Roman"/>
          <w:bCs/>
          <w:lang w:val="es-ES"/>
        </w:rPr>
        <w:t>investigación</w:t>
      </w:r>
      <w:r w:rsidRPr="007166D5">
        <w:rPr>
          <w:rFonts w:ascii="Times New Roman" w:hAnsi="Times New Roman" w:cs="Times New Roman"/>
          <w:bCs/>
          <w:lang w:val="es-ES"/>
        </w:rPr>
        <w:t xml:space="preserve"> que se va graficando para mostrar ante todo relaciones. No son los resultados estadísticos</w:t>
      </w:r>
      <w:r w:rsidR="003860C2" w:rsidRPr="007166D5">
        <w:rPr>
          <w:rFonts w:ascii="Times New Roman" w:hAnsi="Times New Roman" w:cs="Times New Roman"/>
          <w:bCs/>
          <w:lang w:val="es-ES"/>
        </w:rPr>
        <w:t>, no son los listados de datos, o las narrativas de hechos en sí, sino lo que de ellas se puede asociar con uno u otro campo de la información obtenida.</w:t>
      </w:r>
    </w:p>
    <w:p w14:paraId="219BDA01" w14:textId="77777777" w:rsidR="00FC4A8B" w:rsidRPr="007166D5" w:rsidRDefault="003860C2" w:rsidP="00D0354E">
      <w:pPr>
        <w:spacing w:line="360" w:lineRule="auto"/>
        <w:rPr>
          <w:rFonts w:ascii="Times New Roman" w:hAnsi="Times New Roman" w:cs="Times New Roman"/>
          <w:bCs/>
          <w:lang w:val="es-ES"/>
        </w:rPr>
      </w:pPr>
      <w:r w:rsidRPr="007166D5">
        <w:rPr>
          <w:rFonts w:ascii="Times New Roman" w:hAnsi="Times New Roman" w:cs="Times New Roman"/>
          <w:bCs/>
          <w:lang w:val="es-ES"/>
        </w:rPr>
        <w:t xml:space="preserve">Ayudan para hacerlo, la teoría de conjuntos, o la formulación de categorías, o la elaboración de mapas conceptuales, o la esquematización que organiza entradas y salidas, es decir diferentes herramientas. </w:t>
      </w:r>
    </w:p>
    <w:p w14:paraId="794E2AB2" w14:textId="312A8FE4" w:rsidR="003860C2" w:rsidRPr="007166D5" w:rsidRDefault="003860C2" w:rsidP="00D0354E">
      <w:pPr>
        <w:spacing w:line="360" w:lineRule="auto"/>
        <w:rPr>
          <w:rFonts w:ascii="Times New Roman" w:hAnsi="Times New Roman" w:cs="Times New Roman"/>
          <w:bCs/>
          <w:lang w:val="es-ES"/>
        </w:rPr>
      </w:pPr>
      <w:r w:rsidRPr="007166D5">
        <w:rPr>
          <w:rFonts w:ascii="Times New Roman" w:hAnsi="Times New Roman" w:cs="Times New Roman"/>
          <w:bCs/>
          <w:lang w:val="es-ES"/>
        </w:rPr>
        <w:t>Lo que nos resulta destacable en esta etapa, es precisamente modelar, que significa poner a la mesa toda esa indagación, que en un principio parece inarticulable por lo inmensa que es, porque toda ella es importante, y porque en es</w:t>
      </w:r>
      <w:r w:rsidR="00FC4A8B" w:rsidRPr="007166D5">
        <w:rPr>
          <w:rFonts w:ascii="Times New Roman" w:hAnsi="Times New Roman" w:cs="Times New Roman"/>
          <w:bCs/>
          <w:lang w:val="es-ES"/>
        </w:rPr>
        <w:t>e</w:t>
      </w:r>
      <w:r w:rsidRPr="007166D5">
        <w:rPr>
          <w:rFonts w:ascii="Times New Roman" w:hAnsi="Times New Roman" w:cs="Times New Roman"/>
          <w:bCs/>
          <w:lang w:val="es-ES"/>
        </w:rPr>
        <w:t xml:space="preserve"> momento los estudiantes se ven realmente </w:t>
      </w:r>
      <w:r w:rsidR="008C1FD3" w:rsidRPr="007166D5">
        <w:rPr>
          <w:rFonts w:ascii="Times New Roman" w:hAnsi="Times New Roman" w:cs="Times New Roman"/>
          <w:bCs/>
          <w:lang w:val="es-ES"/>
        </w:rPr>
        <w:t>agobiados</w:t>
      </w:r>
      <w:r w:rsidRPr="007166D5">
        <w:rPr>
          <w:rFonts w:ascii="Times New Roman" w:hAnsi="Times New Roman" w:cs="Times New Roman"/>
          <w:bCs/>
          <w:lang w:val="es-ES"/>
        </w:rPr>
        <w:t>.</w:t>
      </w:r>
    </w:p>
    <w:p w14:paraId="21B0B9F2" w14:textId="61580E98" w:rsidR="00FC4A8B" w:rsidRPr="007166D5" w:rsidRDefault="00FC4A8B" w:rsidP="00D0354E">
      <w:pPr>
        <w:spacing w:line="360" w:lineRule="auto"/>
        <w:rPr>
          <w:rFonts w:ascii="Times New Roman" w:hAnsi="Times New Roman" w:cs="Times New Roman"/>
          <w:bCs/>
          <w:lang w:val="es-ES"/>
        </w:rPr>
      </w:pPr>
      <w:r w:rsidRPr="007166D5">
        <w:rPr>
          <w:rFonts w:ascii="Times New Roman" w:hAnsi="Times New Roman" w:cs="Times New Roman"/>
          <w:bCs/>
          <w:lang w:val="es-ES"/>
        </w:rPr>
        <w:lastRenderedPageBreak/>
        <w:t xml:space="preserve">Una vez expuesta, se empieza a adherir un dato a otro, a agrupar o distanciar un poco, a sentir </w:t>
      </w:r>
      <w:r w:rsidR="00A43778" w:rsidRPr="007166D5">
        <w:rPr>
          <w:rFonts w:ascii="Times New Roman" w:hAnsi="Times New Roman" w:cs="Times New Roman"/>
          <w:bCs/>
          <w:lang w:val="es-ES"/>
        </w:rPr>
        <w:t xml:space="preserve">que </w:t>
      </w:r>
      <w:r w:rsidRPr="007166D5">
        <w:rPr>
          <w:rFonts w:ascii="Times New Roman" w:hAnsi="Times New Roman" w:cs="Times New Roman"/>
          <w:bCs/>
          <w:lang w:val="es-ES"/>
        </w:rPr>
        <w:t xml:space="preserve">pesa más, </w:t>
      </w:r>
      <w:r w:rsidR="00A43778" w:rsidRPr="007166D5">
        <w:rPr>
          <w:rFonts w:ascii="Times New Roman" w:hAnsi="Times New Roman" w:cs="Times New Roman"/>
          <w:bCs/>
          <w:lang w:val="es-ES"/>
        </w:rPr>
        <w:t>que</w:t>
      </w:r>
      <w:r w:rsidRPr="007166D5">
        <w:rPr>
          <w:rFonts w:ascii="Times New Roman" w:hAnsi="Times New Roman" w:cs="Times New Roman"/>
          <w:bCs/>
          <w:lang w:val="es-ES"/>
        </w:rPr>
        <w:t xml:space="preserve"> se retira o se pulen hasta que nos damos cuenta de que forman parte de una misma cara del problema.</w:t>
      </w:r>
    </w:p>
    <w:p w14:paraId="6EB735B8" w14:textId="76F07F2B" w:rsidR="00FC4A8B" w:rsidRPr="007166D5" w:rsidRDefault="00FC4A8B" w:rsidP="00D0354E">
      <w:pPr>
        <w:spacing w:line="360" w:lineRule="auto"/>
        <w:rPr>
          <w:rFonts w:ascii="Times New Roman" w:hAnsi="Times New Roman" w:cs="Times New Roman"/>
          <w:bCs/>
          <w:lang w:val="es-ES"/>
        </w:rPr>
      </w:pPr>
      <w:r w:rsidRPr="007166D5">
        <w:rPr>
          <w:rFonts w:ascii="Times New Roman" w:hAnsi="Times New Roman" w:cs="Times New Roman"/>
          <w:bCs/>
          <w:lang w:val="es-ES"/>
        </w:rPr>
        <w:t>Ese ir y venir en la organización de la información</w:t>
      </w:r>
      <w:r w:rsidR="00A43778" w:rsidRPr="007166D5">
        <w:rPr>
          <w:rFonts w:ascii="Times New Roman" w:hAnsi="Times New Roman" w:cs="Times New Roman"/>
          <w:bCs/>
          <w:lang w:val="es-ES"/>
        </w:rPr>
        <w:t xml:space="preserve"> y en el dialogo que se </w:t>
      </w:r>
      <w:r w:rsidR="005547D8" w:rsidRPr="007166D5">
        <w:rPr>
          <w:rFonts w:ascii="Times New Roman" w:hAnsi="Times New Roman" w:cs="Times New Roman"/>
          <w:bCs/>
          <w:lang w:val="es-ES"/>
        </w:rPr>
        <w:t>propicia, permite</w:t>
      </w:r>
      <w:r w:rsidRPr="007166D5">
        <w:rPr>
          <w:rFonts w:ascii="Times New Roman" w:hAnsi="Times New Roman" w:cs="Times New Roman"/>
          <w:bCs/>
          <w:lang w:val="es-ES"/>
        </w:rPr>
        <w:t xml:space="preserve"> que los estudiantes </w:t>
      </w:r>
      <w:r w:rsidR="00A43778" w:rsidRPr="007166D5">
        <w:rPr>
          <w:rFonts w:ascii="Times New Roman" w:hAnsi="Times New Roman" w:cs="Times New Roman"/>
          <w:bCs/>
          <w:lang w:val="es-ES"/>
        </w:rPr>
        <w:t xml:space="preserve">observen aquello que les preocupa y </w:t>
      </w:r>
      <w:r w:rsidRPr="007166D5">
        <w:rPr>
          <w:rFonts w:ascii="Times New Roman" w:hAnsi="Times New Roman" w:cs="Times New Roman"/>
          <w:bCs/>
          <w:lang w:val="es-ES"/>
        </w:rPr>
        <w:t>pone a la mesa del debate</w:t>
      </w:r>
      <w:r w:rsidR="00A43778" w:rsidRPr="007166D5">
        <w:rPr>
          <w:rFonts w:ascii="Times New Roman" w:hAnsi="Times New Roman" w:cs="Times New Roman"/>
          <w:bCs/>
          <w:lang w:val="es-ES"/>
        </w:rPr>
        <w:t>,</w:t>
      </w:r>
      <w:r w:rsidRPr="007166D5">
        <w:rPr>
          <w:rFonts w:ascii="Times New Roman" w:hAnsi="Times New Roman" w:cs="Times New Roman"/>
          <w:bCs/>
          <w:lang w:val="es-ES"/>
        </w:rPr>
        <w:t xml:space="preserve"> </w:t>
      </w:r>
      <w:r w:rsidR="00A43778" w:rsidRPr="007166D5">
        <w:rPr>
          <w:rFonts w:ascii="Times New Roman" w:hAnsi="Times New Roman" w:cs="Times New Roman"/>
          <w:bCs/>
          <w:lang w:val="es-ES"/>
        </w:rPr>
        <w:t xml:space="preserve">su </w:t>
      </w:r>
      <w:r w:rsidRPr="007166D5">
        <w:rPr>
          <w:rFonts w:ascii="Times New Roman" w:hAnsi="Times New Roman" w:cs="Times New Roman"/>
          <w:bCs/>
          <w:lang w:val="es-ES"/>
        </w:rPr>
        <w:t>propia visión ante el problema. Entonces comienzan a tomar decisiones a la luz de lo que se debe hacer, lo que quieren que suceda y lo que es probable que puedan hacer</w:t>
      </w:r>
      <w:r w:rsidR="00041014" w:rsidRPr="007166D5">
        <w:rPr>
          <w:rFonts w:ascii="Times New Roman" w:hAnsi="Times New Roman" w:cs="Times New Roman"/>
          <w:bCs/>
          <w:lang w:val="es-ES"/>
        </w:rPr>
        <w:t xml:space="preserve">, no solo desde su saber disciplinar, sino visualizando las diferentes intervenciones que se vuelven necesarias para ampliar la participación de los involucrados en el problema. </w:t>
      </w:r>
    </w:p>
    <w:p w14:paraId="3379D811" w14:textId="5C2499C1" w:rsidR="00FC4A8B" w:rsidRPr="007166D5" w:rsidRDefault="00FC4A8B" w:rsidP="00D0354E">
      <w:pPr>
        <w:spacing w:line="360" w:lineRule="auto"/>
        <w:rPr>
          <w:rFonts w:ascii="Times New Roman" w:hAnsi="Times New Roman" w:cs="Times New Roman"/>
          <w:bCs/>
          <w:lang w:val="es-ES"/>
        </w:rPr>
      </w:pPr>
      <w:r w:rsidRPr="007166D5">
        <w:rPr>
          <w:rFonts w:ascii="Times New Roman" w:hAnsi="Times New Roman" w:cs="Times New Roman"/>
          <w:bCs/>
          <w:lang w:val="es-ES"/>
        </w:rPr>
        <w:t>Aquí es cuando en el proceso de modelar, pasa</w:t>
      </w:r>
      <w:r w:rsidR="00A43778" w:rsidRPr="007166D5">
        <w:rPr>
          <w:rFonts w:ascii="Times New Roman" w:hAnsi="Times New Roman" w:cs="Times New Roman"/>
          <w:bCs/>
          <w:lang w:val="es-ES"/>
        </w:rPr>
        <w:t>n</w:t>
      </w:r>
      <w:r w:rsidRPr="007166D5">
        <w:rPr>
          <w:rFonts w:ascii="Times New Roman" w:hAnsi="Times New Roman" w:cs="Times New Roman"/>
          <w:bCs/>
          <w:lang w:val="es-ES"/>
        </w:rPr>
        <w:t xml:space="preserve"> a delimitar su campo de acción, a determinar cual o que aspecto de la totalidad de la visión del problema van a considerar como el problema que el diseño aborda. </w:t>
      </w:r>
    </w:p>
    <w:p w14:paraId="68A7C130" w14:textId="4C4B3BC3" w:rsidR="00D0354E" w:rsidRPr="007166D5" w:rsidRDefault="00244DA1" w:rsidP="00D0354E">
      <w:pPr>
        <w:spacing w:line="360" w:lineRule="auto"/>
        <w:rPr>
          <w:rFonts w:ascii="Times New Roman" w:hAnsi="Times New Roman" w:cs="Times New Roman"/>
          <w:bCs/>
          <w:lang w:val="es-ES"/>
        </w:rPr>
      </w:pPr>
      <w:r w:rsidRPr="007166D5">
        <w:rPr>
          <w:rFonts w:ascii="Times New Roman" w:hAnsi="Times New Roman" w:cs="Times New Roman"/>
          <w:bCs/>
          <w:lang w:val="es-ES"/>
        </w:rPr>
        <w:t>Se mostrará ahora unos ejemplos de modelizaciones que</w:t>
      </w:r>
      <w:r w:rsidR="00A43778" w:rsidRPr="007166D5">
        <w:rPr>
          <w:rFonts w:ascii="Times New Roman" w:hAnsi="Times New Roman" w:cs="Times New Roman"/>
          <w:bCs/>
          <w:lang w:val="es-ES"/>
        </w:rPr>
        <w:t xml:space="preserve"> dan cuenta de</w:t>
      </w:r>
      <w:r w:rsidRPr="007166D5">
        <w:rPr>
          <w:rFonts w:ascii="Times New Roman" w:hAnsi="Times New Roman" w:cs="Times New Roman"/>
          <w:bCs/>
          <w:lang w:val="es-ES"/>
        </w:rPr>
        <w:t xml:space="preserve"> esos recortes o márgenes que acotan los problemas, sin que por ello deje de estar presente que el problema es de mayor profundidad e impacto. </w:t>
      </w:r>
    </w:p>
    <w:p w14:paraId="06AB4414" w14:textId="4FAB88A5" w:rsidR="00D0354E" w:rsidRPr="007166D5" w:rsidRDefault="009A1F98" w:rsidP="00D0354E">
      <w:pPr>
        <w:spacing w:line="360" w:lineRule="auto"/>
        <w:jc w:val="center"/>
        <w:rPr>
          <w:rFonts w:ascii="Times New Roman" w:hAnsi="Times New Roman" w:cs="Times New Roman"/>
          <w:bCs/>
          <w:lang w:val="es-ES"/>
        </w:rPr>
      </w:pPr>
      <w:r w:rsidRPr="005574ED">
        <w:rPr>
          <w:rFonts w:ascii="Times New Roman" w:hAnsi="Times New Roman" w:cs="Times New Roman"/>
          <w:b/>
          <w:i/>
          <w:iCs/>
          <w:noProof/>
          <w:sz w:val="22"/>
          <w:szCs w:val="22"/>
          <w:lang w:val="es-ES" w:eastAsia="es-MX"/>
        </w:rPr>
        <w:drawing>
          <wp:inline distT="0" distB="0" distL="0" distR="0" wp14:anchorId="11F38847" wp14:editId="1A12304B">
            <wp:extent cx="4057650" cy="3780308"/>
            <wp:effectExtent l="0" t="0" r="0" b="0"/>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093943" cy="3814120"/>
                    </a:xfrm>
                    <a:prstGeom prst="rect">
                      <a:avLst/>
                    </a:prstGeom>
                  </pic:spPr>
                </pic:pic>
              </a:graphicData>
            </a:graphic>
          </wp:inline>
        </w:drawing>
      </w:r>
    </w:p>
    <w:p w14:paraId="7F7D7B90" w14:textId="3FC39245" w:rsidR="00B97026" w:rsidRPr="005574ED" w:rsidRDefault="00D0354E" w:rsidP="00B97026">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6938A7">
        <w:rPr>
          <w:rFonts w:ascii="Times New Roman" w:hAnsi="Times New Roman" w:cs="Times New Roman"/>
          <w:i/>
          <w:iCs/>
          <w:color w:val="000000"/>
          <w:sz w:val="18"/>
          <w:szCs w:val="18"/>
          <w:lang w:val="es-ES"/>
        </w:rPr>
        <w:t xml:space="preserve">Imagen 1. </w:t>
      </w:r>
      <w:r w:rsidR="009A1F98" w:rsidRPr="002A04F1">
        <w:rPr>
          <w:rFonts w:ascii="Times New Roman" w:hAnsi="Times New Roman" w:cs="Times New Roman"/>
          <w:i/>
          <w:iCs/>
          <w:color w:val="000000"/>
          <w:sz w:val="18"/>
          <w:szCs w:val="18"/>
          <w:lang w:val="es-ES"/>
        </w:rPr>
        <w:t>Ávila, Bautista, M</w:t>
      </w:r>
      <w:r w:rsidR="00FE709D" w:rsidRPr="002A04F1">
        <w:rPr>
          <w:rFonts w:ascii="Times New Roman" w:hAnsi="Times New Roman" w:cs="Times New Roman"/>
          <w:i/>
          <w:iCs/>
          <w:color w:val="000000"/>
          <w:sz w:val="18"/>
          <w:szCs w:val="18"/>
          <w:lang w:val="es-ES"/>
        </w:rPr>
        <w:t>orin, Suarez</w:t>
      </w:r>
      <w:r w:rsidRPr="00C61D08">
        <w:rPr>
          <w:rFonts w:ascii="Times New Roman" w:hAnsi="Times New Roman" w:cs="Times New Roman"/>
          <w:i/>
          <w:iCs/>
          <w:color w:val="000000"/>
          <w:sz w:val="18"/>
          <w:szCs w:val="18"/>
          <w:lang w:val="es-ES"/>
        </w:rPr>
        <w:t>. (</w:t>
      </w:r>
      <w:r w:rsidR="009A1F98" w:rsidRPr="00C61D08">
        <w:rPr>
          <w:rFonts w:ascii="Times New Roman" w:hAnsi="Times New Roman" w:cs="Times New Roman"/>
          <w:i/>
          <w:iCs/>
          <w:color w:val="000000"/>
          <w:sz w:val="18"/>
          <w:szCs w:val="18"/>
          <w:lang w:val="es-ES"/>
        </w:rPr>
        <w:t>2020</w:t>
      </w:r>
      <w:r w:rsidRPr="00252893">
        <w:rPr>
          <w:rFonts w:ascii="Times New Roman" w:hAnsi="Times New Roman" w:cs="Times New Roman"/>
          <w:i/>
          <w:iCs/>
          <w:color w:val="000000"/>
          <w:sz w:val="18"/>
          <w:szCs w:val="18"/>
          <w:lang w:val="es-ES"/>
        </w:rPr>
        <w:t xml:space="preserve">). </w:t>
      </w:r>
      <w:r w:rsidR="00D70121" w:rsidRPr="005574ED">
        <w:rPr>
          <w:rFonts w:ascii="Times New Roman" w:hAnsi="Times New Roman" w:cs="Times New Roman"/>
          <w:i/>
          <w:iCs/>
          <w:color w:val="000000"/>
          <w:sz w:val="18"/>
          <w:szCs w:val="18"/>
          <w:lang w:val="es-ES"/>
        </w:rPr>
        <w:t>P</w:t>
      </w:r>
      <w:r w:rsidR="004264FE" w:rsidRPr="005574ED">
        <w:rPr>
          <w:rFonts w:ascii="Times New Roman" w:hAnsi="Times New Roman" w:cs="Times New Roman"/>
          <w:i/>
          <w:iCs/>
          <w:color w:val="000000"/>
          <w:sz w:val="18"/>
          <w:szCs w:val="18"/>
          <w:lang w:val="es-ES"/>
        </w:rPr>
        <w:t>royecto Meli</w:t>
      </w:r>
      <w:r w:rsidRPr="005574ED">
        <w:rPr>
          <w:rFonts w:ascii="Times New Roman" w:hAnsi="Times New Roman" w:cs="Times New Roman"/>
          <w:i/>
          <w:iCs/>
          <w:color w:val="000000"/>
          <w:sz w:val="18"/>
          <w:szCs w:val="18"/>
          <w:lang w:val="es-ES"/>
        </w:rPr>
        <w:t xml:space="preserve">. </w:t>
      </w:r>
      <w:r w:rsidR="00B97026" w:rsidRPr="005574ED">
        <w:rPr>
          <w:rFonts w:ascii="Times New Roman" w:hAnsi="Times New Roman" w:cs="Times New Roman"/>
          <w:i/>
          <w:iCs/>
          <w:sz w:val="18"/>
          <w:szCs w:val="18"/>
          <w:lang w:val="es-ES"/>
        </w:rPr>
        <w:t>Esquema de Interrelaciones. Recuperado de Documento de trabajo alumnos Taller V Síntesis de Diseño Industrial.</w:t>
      </w:r>
    </w:p>
    <w:p w14:paraId="5F358CEE" w14:textId="77777777" w:rsidR="00B97026" w:rsidRPr="005574ED" w:rsidRDefault="00B97026" w:rsidP="00D70121">
      <w:pPr>
        <w:autoSpaceDE w:val="0"/>
        <w:autoSpaceDN w:val="0"/>
        <w:adjustRightInd w:val="0"/>
        <w:spacing w:line="360" w:lineRule="auto"/>
        <w:ind w:right="57"/>
        <w:textAlignment w:val="center"/>
        <w:rPr>
          <w:rFonts w:ascii="Times New Roman" w:hAnsi="Times New Roman" w:cs="Times New Roman"/>
          <w:i/>
          <w:iCs/>
          <w:color w:val="000000"/>
          <w:sz w:val="18"/>
          <w:szCs w:val="18"/>
          <w:lang w:val="es-ES"/>
        </w:rPr>
      </w:pPr>
    </w:p>
    <w:p w14:paraId="173A52A9" w14:textId="04F3BBD6" w:rsidR="00244DA1" w:rsidRPr="005574ED" w:rsidRDefault="00244DA1" w:rsidP="00244DA1">
      <w:pPr>
        <w:spacing w:line="360" w:lineRule="auto"/>
        <w:rPr>
          <w:rFonts w:ascii="Times New Roman" w:hAnsi="Times New Roman" w:cs="Times New Roman"/>
          <w:bCs/>
          <w:lang w:val="es-ES"/>
        </w:rPr>
      </w:pPr>
      <w:r w:rsidRPr="005574ED">
        <w:rPr>
          <w:rFonts w:ascii="Times New Roman" w:hAnsi="Times New Roman" w:cs="Times New Roman"/>
          <w:bCs/>
          <w:lang w:val="es-ES"/>
        </w:rPr>
        <w:t>En este primer ejemplo se puede observar que el equipo de cuatro estudiant</w:t>
      </w:r>
      <w:r w:rsidRPr="00265A42">
        <w:rPr>
          <w:rFonts w:ascii="Times New Roman" w:hAnsi="Times New Roman" w:cs="Times New Roman"/>
          <w:bCs/>
          <w:highlight w:val="yellow"/>
          <w:lang w:val="es-ES"/>
          <w:rPrChange w:id="29" w:author="Autor">
            <w:rPr>
              <w:rFonts w:ascii="Times New Roman" w:hAnsi="Times New Roman" w:cs="Times New Roman"/>
              <w:bCs/>
              <w:lang w:val="es-ES"/>
            </w:rPr>
          </w:rPrChange>
        </w:rPr>
        <w:t>es</w:t>
      </w:r>
      <w:r w:rsidR="009A1F98" w:rsidRPr="00265A42">
        <w:rPr>
          <w:rStyle w:val="Refdenotaalpie"/>
          <w:rFonts w:ascii="Times New Roman" w:hAnsi="Times New Roman" w:cs="Times New Roman"/>
          <w:bCs/>
          <w:highlight w:val="yellow"/>
          <w:lang w:val="es-ES"/>
          <w:rPrChange w:id="30" w:author="Autor">
            <w:rPr>
              <w:rStyle w:val="Refdenotaalpie"/>
              <w:rFonts w:ascii="Times New Roman" w:hAnsi="Times New Roman" w:cs="Times New Roman"/>
              <w:bCs/>
              <w:lang w:val="es-ES"/>
            </w:rPr>
          </w:rPrChange>
        </w:rPr>
        <w:footnoteReference w:id="3"/>
      </w:r>
      <w:r w:rsidRPr="007166D5">
        <w:rPr>
          <w:rFonts w:ascii="Times New Roman" w:hAnsi="Times New Roman" w:cs="Times New Roman"/>
          <w:bCs/>
          <w:lang w:val="es-ES"/>
        </w:rPr>
        <w:t xml:space="preserve"> coloco al centro de tres grandes campos de indagación su intervención de diseño a través de un sistema de productos que tentativamente se siguió denominando mobiliario escolar</w:t>
      </w:r>
      <w:r w:rsidR="009A1F98" w:rsidRPr="006938A7">
        <w:rPr>
          <w:rFonts w:ascii="Times New Roman" w:hAnsi="Times New Roman" w:cs="Times New Roman"/>
          <w:bCs/>
          <w:lang w:val="es-ES"/>
        </w:rPr>
        <w:t xml:space="preserve"> inclusivo</w:t>
      </w:r>
      <w:r w:rsidRPr="002A04F1">
        <w:rPr>
          <w:rFonts w:ascii="Times New Roman" w:hAnsi="Times New Roman" w:cs="Times New Roman"/>
          <w:bCs/>
          <w:lang w:val="es-ES"/>
        </w:rPr>
        <w:t>. A su vez este mobiliario se ve determinado por l</w:t>
      </w:r>
      <w:r w:rsidRPr="00252893">
        <w:rPr>
          <w:rFonts w:ascii="Times New Roman" w:hAnsi="Times New Roman" w:cs="Times New Roman"/>
          <w:bCs/>
          <w:lang w:val="es-ES"/>
        </w:rPr>
        <w:t xml:space="preserve">as actividades pedagógicas, las capacidades de los niños y los recursos de la institución. </w:t>
      </w:r>
      <w:r w:rsidRPr="00252893">
        <w:rPr>
          <w:rFonts w:ascii="Times New Roman" w:hAnsi="Times New Roman" w:cs="Times New Roman"/>
          <w:bCs/>
          <w:lang w:val="es-ES"/>
        </w:rPr>
        <w:lastRenderedPageBreak/>
        <w:t>De esta manera los estudiantes han reconocido estos cruces como las principales limitantes del diseño o bien han asumido que el diseño se adecuara a ellas.</w:t>
      </w:r>
    </w:p>
    <w:p w14:paraId="52D6AA47" w14:textId="738C73C1" w:rsidR="00244DA1" w:rsidRPr="005574ED" w:rsidRDefault="00244DA1" w:rsidP="00244DA1">
      <w:pPr>
        <w:spacing w:line="360" w:lineRule="auto"/>
        <w:rPr>
          <w:rFonts w:ascii="Times New Roman" w:hAnsi="Times New Roman" w:cs="Times New Roman"/>
          <w:bCs/>
          <w:lang w:val="es-ES"/>
        </w:rPr>
      </w:pPr>
      <w:r w:rsidRPr="005574ED">
        <w:rPr>
          <w:rFonts w:ascii="Times New Roman" w:hAnsi="Times New Roman" w:cs="Times New Roman"/>
          <w:bCs/>
          <w:lang w:val="es-ES"/>
        </w:rPr>
        <w:t xml:space="preserve">Por otro </w:t>
      </w:r>
      <w:r w:rsidR="00ED2B74" w:rsidRPr="005574ED">
        <w:rPr>
          <w:rFonts w:ascii="Times New Roman" w:hAnsi="Times New Roman" w:cs="Times New Roman"/>
          <w:bCs/>
          <w:lang w:val="es-ES"/>
        </w:rPr>
        <w:t>lado, estos</w:t>
      </w:r>
      <w:r w:rsidRPr="005574ED">
        <w:rPr>
          <w:rFonts w:ascii="Times New Roman" w:hAnsi="Times New Roman" w:cs="Times New Roman"/>
          <w:bCs/>
          <w:lang w:val="es-ES"/>
        </w:rPr>
        <w:t xml:space="preserve"> cruces son el resultado de la relación de las tres grandes esferas </w:t>
      </w:r>
      <w:r w:rsidR="00ED2B74" w:rsidRPr="005574ED">
        <w:rPr>
          <w:rFonts w:ascii="Times New Roman" w:hAnsi="Times New Roman" w:cs="Times New Roman"/>
          <w:bCs/>
          <w:lang w:val="es-ES"/>
        </w:rPr>
        <w:t xml:space="preserve">en las que agruparon la información que obtuvieron. Pusieron arriba como la principal </w:t>
      </w:r>
      <w:r w:rsidR="009A1F98" w:rsidRPr="005574ED">
        <w:rPr>
          <w:rFonts w:ascii="Times New Roman" w:hAnsi="Times New Roman" w:cs="Times New Roman"/>
          <w:bCs/>
          <w:lang w:val="es-ES"/>
        </w:rPr>
        <w:t xml:space="preserve">a los distintos usuarios, destacando entre ellos </w:t>
      </w:r>
      <w:r w:rsidR="00FE709D" w:rsidRPr="005574ED">
        <w:rPr>
          <w:rFonts w:ascii="Times New Roman" w:hAnsi="Times New Roman" w:cs="Times New Roman"/>
          <w:bCs/>
          <w:lang w:val="es-ES"/>
        </w:rPr>
        <w:t>a los niños y niñas bajo el reconocimiento de su diversidad de condiciones, pues este equipo dedico gran parte de su investigación a conocer y registrar a cada uno de los infantes que formaban parte del grupo que atendieron. Coloc</w:t>
      </w:r>
      <w:r w:rsidR="003B60EB" w:rsidRPr="005574ED">
        <w:rPr>
          <w:rFonts w:ascii="Times New Roman" w:hAnsi="Times New Roman" w:cs="Times New Roman"/>
          <w:bCs/>
          <w:lang w:val="es-ES"/>
        </w:rPr>
        <w:t>aron</w:t>
      </w:r>
      <w:r w:rsidR="00FE709D" w:rsidRPr="005574ED">
        <w:rPr>
          <w:rFonts w:ascii="Times New Roman" w:hAnsi="Times New Roman" w:cs="Times New Roman"/>
          <w:bCs/>
          <w:lang w:val="es-ES"/>
        </w:rPr>
        <w:t xml:space="preserve"> después los otros grandes grupos, a la izquierda, la intención pedagógica, que se muestra en el sistema de las escuelas CAM</w:t>
      </w:r>
      <w:r w:rsidR="00FE709D" w:rsidRPr="007166D5">
        <w:rPr>
          <w:rStyle w:val="Refdenotaalpie"/>
          <w:rFonts w:ascii="Times New Roman" w:hAnsi="Times New Roman" w:cs="Times New Roman"/>
          <w:bCs/>
          <w:lang w:val="es-ES"/>
        </w:rPr>
        <w:footnoteReference w:id="4"/>
      </w:r>
      <w:r w:rsidR="00FE709D" w:rsidRPr="007166D5">
        <w:rPr>
          <w:rFonts w:ascii="Times New Roman" w:hAnsi="Times New Roman" w:cs="Times New Roman"/>
          <w:bCs/>
          <w:lang w:val="es-ES"/>
        </w:rPr>
        <w:t xml:space="preserve"> y la incorporación del modelo de educación inclusiva. A la derecha relaciono </w:t>
      </w:r>
      <w:r w:rsidR="00ED2B74" w:rsidRPr="006938A7">
        <w:rPr>
          <w:rFonts w:ascii="Times New Roman" w:hAnsi="Times New Roman" w:cs="Times New Roman"/>
          <w:bCs/>
          <w:lang w:val="es-ES"/>
        </w:rPr>
        <w:t xml:space="preserve">el entorno escolar, es decir esa realidad en el tiempo y espacio actual que es la escuela donde ellos realizaron su </w:t>
      </w:r>
      <w:r w:rsidR="00ED2B74" w:rsidRPr="00252893">
        <w:rPr>
          <w:rFonts w:ascii="Times New Roman" w:hAnsi="Times New Roman" w:cs="Times New Roman"/>
          <w:bCs/>
          <w:lang w:val="es-ES"/>
        </w:rPr>
        <w:t>investigación de campo</w:t>
      </w:r>
      <w:r w:rsidR="00FE709D" w:rsidRPr="00252893">
        <w:rPr>
          <w:rFonts w:ascii="Times New Roman" w:hAnsi="Times New Roman" w:cs="Times New Roman"/>
          <w:bCs/>
          <w:lang w:val="es-ES"/>
        </w:rPr>
        <w:t>. E</w:t>
      </w:r>
      <w:r w:rsidR="00ED2B74" w:rsidRPr="005574ED">
        <w:rPr>
          <w:rFonts w:ascii="Times New Roman" w:hAnsi="Times New Roman" w:cs="Times New Roman"/>
          <w:bCs/>
          <w:lang w:val="es-ES"/>
        </w:rPr>
        <w:t>n particular denominaron el aula-casa</w:t>
      </w:r>
      <w:r w:rsidR="00FE709D" w:rsidRPr="005574ED">
        <w:rPr>
          <w:rFonts w:ascii="Times New Roman" w:hAnsi="Times New Roman" w:cs="Times New Roman"/>
          <w:bCs/>
          <w:lang w:val="es-ES"/>
        </w:rPr>
        <w:t xml:space="preserve">, al salón de clases </w:t>
      </w:r>
      <w:r w:rsidR="00ED2B74" w:rsidRPr="005574ED">
        <w:rPr>
          <w:rFonts w:ascii="Times New Roman" w:hAnsi="Times New Roman" w:cs="Times New Roman"/>
          <w:bCs/>
          <w:lang w:val="es-ES"/>
        </w:rPr>
        <w:t xml:space="preserve">porque ahí los niños y niños aprendían no solo conocimientos científicos, sino formas de comportamiento para su vida diaria, como los temas de alimentación, salud e higiene. Este equipo declaro con ello una posición ante el problema de compromiso pragmático. </w:t>
      </w:r>
    </w:p>
    <w:p w14:paraId="38333798" w14:textId="77777777" w:rsidR="00D0354E" w:rsidRPr="005574ED" w:rsidRDefault="00D0354E" w:rsidP="00130E76">
      <w:pPr>
        <w:spacing w:line="360" w:lineRule="auto"/>
        <w:rPr>
          <w:rFonts w:ascii="Times New Roman" w:hAnsi="Times New Roman" w:cs="Times New Roman"/>
          <w:b/>
          <w:i/>
          <w:iCs/>
          <w:sz w:val="22"/>
          <w:szCs w:val="22"/>
          <w:lang w:val="es-ES"/>
        </w:rPr>
      </w:pPr>
    </w:p>
    <w:p w14:paraId="0DBD0BC1" w14:textId="0D21124B" w:rsidR="00ED2B74" w:rsidRPr="007166D5" w:rsidRDefault="00FE709D" w:rsidP="00ED2B74">
      <w:pPr>
        <w:spacing w:line="360" w:lineRule="auto"/>
        <w:jc w:val="center"/>
        <w:rPr>
          <w:rFonts w:ascii="Times New Roman" w:hAnsi="Times New Roman" w:cs="Times New Roman"/>
          <w:bCs/>
          <w:lang w:val="es-ES"/>
        </w:rPr>
      </w:pPr>
      <w:r w:rsidRPr="00252893">
        <w:rPr>
          <w:rFonts w:ascii="Times New Roman" w:hAnsi="Times New Roman" w:cs="Times New Roman"/>
          <w:b/>
          <w:i/>
          <w:iCs/>
          <w:noProof/>
          <w:sz w:val="22"/>
          <w:szCs w:val="22"/>
          <w:lang w:val="es-ES" w:eastAsia="es-MX"/>
        </w:rPr>
        <w:drawing>
          <wp:inline distT="0" distB="0" distL="0" distR="0" wp14:anchorId="4B9DD0CD" wp14:editId="7A7D6C0B">
            <wp:extent cx="5574134" cy="3124200"/>
            <wp:effectExtent l="0" t="0" r="7620" b="0"/>
            <wp:docPr id="6"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622794" cy="3151473"/>
                    </a:xfrm>
                    <a:prstGeom prst="rect">
                      <a:avLst/>
                    </a:prstGeom>
                  </pic:spPr>
                </pic:pic>
              </a:graphicData>
            </a:graphic>
          </wp:inline>
        </w:drawing>
      </w:r>
    </w:p>
    <w:p w14:paraId="28789CB8" w14:textId="64C01033" w:rsidR="00ED2B74" w:rsidRPr="00252893" w:rsidRDefault="00ED2B74" w:rsidP="00B97026">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6938A7">
        <w:rPr>
          <w:rFonts w:ascii="Times New Roman" w:hAnsi="Times New Roman" w:cs="Times New Roman"/>
          <w:i/>
          <w:iCs/>
          <w:color w:val="000000"/>
          <w:sz w:val="18"/>
          <w:szCs w:val="18"/>
          <w:lang w:val="es-ES"/>
        </w:rPr>
        <w:t xml:space="preserve">Imagen </w:t>
      </w:r>
      <w:r w:rsidR="00FE709D" w:rsidRPr="002A04F1">
        <w:rPr>
          <w:rFonts w:ascii="Times New Roman" w:hAnsi="Times New Roman" w:cs="Times New Roman"/>
          <w:i/>
          <w:iCs/>
          <w:color w:val="000000"/>
          <w:sz w:val="18"/>
          <w:szCs w:val="18"/>
          <w:lang w:val="es-ES"/>
        </w:rPr>
        <w:t>2</w:t>
      </w:r>
      <w:r w:rsidRPr="002A04F1">
        <w:rPr>
          <w:rFonts w:ascii="Times New Roman" w:hAnsi="Times New Roman" w:cs="Times New Roman"/>
          <w:i/>
          <w:iCs/>
          <w:color w:val="000000"/>
          <w:sz w:val="18"/>
          <w:szCs w:val="18"/>
          <w:lang w:val="es-ES"/>
        </w:rPr>
        <w:t>. A</w:t>
      </w:r>
      <w:r w:rsidR="004264FE" w:rsidRPr="00C61D08">
        <w:rPr>
          <w:rFonts w:ascii="Times New Roman" w:hAnsi="Times New Roman" w:cs="Times New Roman"/>
          <w:i/>
          <w:iCs/>
          <w:color w:val="000000"/>
          <w:sz w:val="18"/>
          <w:szCs w:val="18"/>
          <w:lang w:val="es-ES"/>
        </w:rPr>
        <w:t>ndrade, Barbosa, Cruz, Peralta</w:t>
      </w:r>
      <w:r w:rsidRPr="00252893">
        <w:rPr>
          <w:rFonts w:ascii="Times New Roman" w:hAnsi="Times New Roman" w:cs="Times New Roman"/>
          <w:i/>
          <w:iCs/>
          <w:color w:val="000000"/>
          <w:sz w:val="18"/>
          <w:szCs w:val="18"/>
          <w:lang w:val="es-ES"/>
        </w:rPr>
        <w:t>. (</w:t>
      </w:r>
      <w:r w:rsidR="00FE709D" w:rsidRPr="00252893">
        <w:rPr>
          <w:rFonts w:ascii="Times New Roman" w:hAnsi="Times New Roman" w:cs="Times New Roman"/>
          <w:i/>
          <w:iCs/>
          <w:color w:val="000000"/>
          <w:sz w:val="18"/>
          <w:szCs w:val="18"/>
          <w:lang w:val="es-ES"/>
        </w:rPr>
        <w:t>2020</w:t>
      </w:r>
      <w:r w:rsidRPr="00252893">
        <w:rPr>
          <w:rFonts w:ascii="Times New Roman" w:hAnsi="Times New Roman" w:cs="Times New Roman"/>
          <w:i/>
          <w:iCs/>
          <w:color w:val="000000"/>
          <w:sz w:val="18"/>
          <w:szCs w:val="18"/>
          <w:lang w:val="es-ES"/>
        </w:rPr>
        <w:t xml:space="preserve">). </w:t>
      </w:r>
      <w:r w:rsidR="00B97026" w:rsidRPr="00252893">
        <w:rPr>
          <w:rFonts w:ascii="Times New Roman" w:hAnsi="Times New Roman" w:cs="Times New Roman"/>
          <w:i/>
          <w:iCs/>
          <w:color w:val="000000"/>
          <w:sz w:val="18"/>
          <w:szCs w:val="18"/>
          <w:lang w:val="es-ES"/>
        </w:rPr>
        <w:t>P</w:t>
      </w:r>
      <w:r w:rsidR="004264FE" w:rsidRPr="00252893">
        <w:rPr>
          <w:rFonts w:ascii="Times New Roman" w:hAnsi="Times New Roman" w:cs="Times New Roman"/>
          <w:i/>
          <w:iCs/>
          <w:color w:val="000000"/>
          <w:sz w:val="18"/>
          <w:szCs w:val="18"/>
          <w:lang w:val="es-ES"/>
        </w:rPr>
        <w:t>royecto Modulositos</w:t>
      </w:r>
      <w:r w:rsidRPr="00252893">
        <w:rPr>
          <w:rFonts w:ascii="Times New Roman" w:hAnsi="Times New Roman" w:cs="Times New Roman"/>
          <w:i/>
          <w:iCs/>
          <w:color w:val="000000"/>
          <w:sz w:val="18"/>
          <w:szCs w:val="18"/>
          <w:lang w:val="es-ES"/>
        </w:rPr>
        <w:t xml:space="preserve">. </w:t>
      </w:r>
      <w:r w:rsidR="00B97026" w:rsidRPr="00252893">
        <w:rPr>
          <w:rFonts w:ascii="Times New Roman" w:hAnsi="Times New Roman" w:cs="Times New Roman"/>
          <w:i/>
          <w:iCs/>
          <w:sz w:val="18"/>
          <w:szCs w:val="18"/>
          <w:lang w:val="es-ES"/>
        </w:rPr>
        <w:t>Esquema de Interrelaciones. Recuperado de Documento de trabajo alumnos Taller V Síntesis de Diseño Industrial.</w:t>
      </w:r>
    </w:p>
    <w:p w14:paraId="6E8606D2" w14:textId="77777777" w:rsidR="00B97026" w:rsidRPr="00252893" w:rsidRDefault="00B97026" w:rsidP="00ED2B74">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7A61104D" w14:textId="332D1E17" w:rsidR="00244DA1" w:rsidRPr="00252893" w:rsidRDefault="00ED2B74" w:rsidP="00D0354E">
      <w:pPr>
        <w:spacing w:line="360" w:lineRule="auto"/>
        <w:rPr>
          <w:rFonts w:ascii="Times New Roman" w:hAnsi="Times New Roman" w:cs="Times New Roman"/>
          <w:bCs/>
          <w:lang w:val="es-ES"/>
        </w:rPr>
      </w:pPr>
      <w:r w:rsidRPr="00252893">
        <w:rPr>
          <w:rFonts w:ascii="Times New Roman" w:hAnsi="Times New Roman" w:cs="Times New Roman"/>
          <w:bCs/>
          <w:lang w:val="es-ES"/>
        </w:rPr>
        <w:t>En este segundo modelo, se observa que el equipo también de cuatro estudiantes</w:t>
      </w:r>
      <w:r w:rsidR="004264FE" w:rsidRPr="007166D5">
        <w:rPr>
          <w:rStyle w:val="Refdenotaalpie"/>
          <w:rFonts w:ascii="Times New Roman" w:hAnsi="Times New Roman" w:cs="Times New Roman"/>
          <w:bCs/>
          <w:lang w:val="es-ES"/>
        </w:rPr>
        <w:footnoteReference w:id="5"/>
      </w:r>
      <w:r w:rsidR="004B1896" w:rsidRPr="007166D5">
        <w:rPr>
          <w:rFonts w:ascii="Times New Roman" w:hAnsi="Times New Roman" w:cs="Times New Roman"/>
          <w:bCs/>
          <w:lang w:val="es-ES"/>
        </w:rPr>
        <w:t xml:space="preserve">, colocaron dentro de un cuerpo central todos los temas que consideraron relevantes para conocer la situación actual de la escuela </w:t>
      </w:r>
      <w:r w:rsidR="005265A7" w:rsidRPr="006938A7">
        <w:rPr>
          <w:rFonts w:ascii="Times New Roman" w:hAnsi="Times New Roman" w:cs="Times New Roman"/>
          <w:bCs/>
          <w:lang w:val="es-ES"/>
        </w:rPr>
        <w:t>donde realizaron el estudio de caso.</w:t>
      </w:r>
      <w:r w:rsidR="004B1896" w:rsidRPr="002A04F1">
        <w:rPr>
          <w:rFonts w:ascii="Times New Roman" w:hAnsi="Times New Roman" w:cs="Times New Roman"/>
          <w:bCs/>
          <w:lang w:val="es-ES"/>
        </w:rPr>
        <w:t xml:space="preserve"> </w:t>
      </w:r>
      <w:r w:rsidR="005265A7" w:rsidRPr="002A04F1">
        <w:rPr>
          <w:rFonts w:ascii="Times New Roman" w:hAnsi="Times New Roman" w:cs="Times New Roman"/>
          <w:bCs/>
          <w:lang w:val="es-ES"/>
        </w:rPr>
        <w:t>E</w:t>
      </w:r>
      <w:r w:rsidR="004B1896" w:rsidRPr="00252893">
        <w:rPr>
          <w:rFonts w:ascii="Times New Roman" w:hAnsi="Times New Roman" w:cs="Times New Roman"/>
          <w:bCs/>
          <w:lang w:val="es-ES"/>
        </w:rPr>
        <w:t>n la parte superior y al centro los distintos usuarios, en la parte de abajo y al centro las aulas e instalaciones</w:t>
      </w:r>
      <w:r w:rsidR="005265A7" w:rsidRPr="00252893">
        <w:rPr>
          <w:rFonts w:ascii="Times New Roman" w:hAnsi="Times New Roman" w:cs="Times New Roman"/>
          <w:bCs/>
          <w:lang w:val="es-ES"/>
        </w:rPr>
        <w:t>, es decir el factor social y humano de cara al factor físico del entorno. Al centro de ambos</w:t>
      </w:r>
      <w:r w:rsidR="004B1896" w:rsidRPr="00252893">
        <w:rPr>
          <w:rFonts w:ascii="Times New Roman" w:hAnsi="Times New Roman" w:cs="Times New Roman"/>
          <w:bCs/>
          <w:lang w:val="es-ES"/>
        </w:rPr>
        <w:t xml:space="preserve"> entre usuarios y aulas lo que las relaciona</w:t>
      </w:r>
      <w:r w:rsidR="005265A7" w:rsidRPr="00252893">
        <w:rPr>
          <w:rFonts w:ascii="Times New Roman" w:hAnsi="Times New Roman" w:cs="Times New Roman"/>
          <w:bCs/>
          <w:lang w:val="es-ES"/>
        </w:rPr>
        <w:t>,</w:t>
      </w:r>
      <w:r w:rsidR="004B1896" w:rsidRPr="00252893">
        <w:rPr>
          <w:rFonts w:ascii="Times New Roman" w:hAnsi="Times New Roman" w:cs="Times New Roman"/>
          <w:bCs/>
          <w:lang w:val="es-ES"/>
        </w:rPr>
        <w:t xml:space="preserve"> que es propiamente las actividades </w:t>
      </w:r>
      <w:r w:rsidR="004B1896" w:rsidRPr="00252893">
        <w:rPr>
          <w:rFonts w:ascii="Times New Roman" w:hAnsi="Times New Roman" w:cs="Times New Roman"/>
          <w:bCs/>
          <w:lang w:val="es-ES"/>
        </w:rPr>
        <w:lastRenderedPageBreak/>
        <w:t>de aprendizaje. De esta manera el equipo coloca como eje principal la intención pedagógica. Y extiende este eje hacia la izquierda fuera de esta esfera, para reconocer de donde viene el modelo educativo de inclusión y mostrar como se implementa en el CAM. Sobre ese mismo eje de lado derecho coloca</w:t>
      </w:r>
      <w:r w:rsidR="005265A7" w:rsidRPr="00252893">
        <w:rPr>
          <w:rFonts w:ascii="Times New Roman" w:hAnsi="Times New Roman" w:cs="Times New Roman"/>
          <w:bCs/>
          <w:lang w:val="es-ES"/>
        </w:rPr>
        <w:t>n</w:t>
      </w:r>
      <w:r w:rsidR="004B1896" w:rsidRPr="00252893">
        <w:rPr>
          <w:rFonts w:ascii="Times New Roman" w:hAnsi="Times New Roman" w:cs="Times New Roman"/>
          <w:bCs/>
          <w:lang w:val="es-ES"/>
        </w:rPr>
        <w:t xml:space="preserve"> su participación en el proyecto a través de un sistema de mobiliario que ha de modificar el propio espacio del aula y las posibles relaciones con los materiales de apoyo</w:t>
      </w:r>
      <w:r w:rsidR="006A1DB7" w:rsidRPr="00252893">
        <w:rPr>
          <w:rFonts w:ascii="Times New Roman" w:hAnsi="Times New Roman" w:cs="Times New Roman"/>
          <w:bCs/>
          <w:lang w:val="es-ES"/>
        </w:rPr>
        <w:t xml:space="preserve"> durante las clases. De alguna manera la posición de este equipo frente al problema es contribuir al cambio de percepción de este</w:t>
      </w:r>
      <w:r w:rsidR="00041014" w:rsidRPr="00252893">
        <w:rPr>
          <w:rFonts w:ascii="Times New Roman" w:hAnsi="Times New Roman" w:cs="Times New Roman"/>
          <w:bCs/>
          <w:lang w:val="es-ES"/>
        </w:rPr>
        <w:t xml:space="preserve">, y se asumen como parte de esta evolución en la comprensión del problema. Al final su participación desde el </w:t>
      </w:r>
      <w:r w:rsidR="00BB37C0" w:rsidRPr="00252893">
        <w:rPr>
          <w:rFonts w:ascii="Times New Roman" w:hAnsi="Times New Roman" w:cs="Times New Roman"/>
          <w:bCs/>
          <w:lang w:val="es-ES"/>
        </w:rPr>
        <w:t>diseño</w:t>
      </w:r>
      <w:r w:rsidR="00041014" w:rsidRPr="00252893">
        <w:rPr>
          <w:rFonts w:ascii="Times New Roman" w:hAnsi="Times New Roman" w:cs="Times New Roman"/>
          <w:bCs/>
          <w:lang w:val="es-ES"/>
        </w:rPr>
        <w:t xml:space="preserve"> no es la tipología de mobiliario escolar. Lo han descrito como un sistema que </w:t>
      </w:r>
      <w:r w:rsidR="00BB37C0" w:rsidRPr="00252893">
        <w:rPr>
          <w:rFonts w:ascii="Times New Roman" w:hAnsi="Times New Roman" w:cs="Times New Roman"/>
          <w:bCs/>
          <w:lang w:val="es-ES"/>
        </w:rPr>
        <w:t>distribuye áreas, interactúa con los usuarios y permite la disposición de los materiales didácticos</w:t>
      </w:r>
      <w:r w:rsidR="005265A7" w:rsidRPr="00252893">
        <w:rPr>
          <w:rFonts w:ascii="Times New Roman" w:hAnsi="Times New Roman" w:cs="Times New Roman"/>
          <w:bCs/>
          <w:lang w:val="es-ES"/>
        </w:rPr>
        <w:t xml:space="preserve">, y por encima de todas estas relaciones han dejado los principios que la regulan. </w:t>
      </w:r>
    </w:p>
    <w:p w14:paraId="64E82F1F" w14:textId="4436CAEF" w:rsidR="00B97026" w:rsidRPr="007166D5" w:rsidRDefault="00B97026" w:rsidP="00B97026">
      <w:pPr>
        <w:spacing w:line="360" w:lineRule="auto"/>
        <w:jc w:val="center"/>
        <w:rPr>
          <w:rFonts w:ascii="Times New Roman" w:hAnsi="Times New Roman" w:cs="Times New Roman"/>
          <w:b/>
          <w:i/>
          <w:iCs/>
          <w:sz w:val="22"/>
          <w:szCs w:val="22"/>
          <w:lang w:val="es-ES"/>
        </w:rPr>
      </w:pPr>
      <w:r w:rsidRPr="00252893">
        <w:rPr>
          <w:noProof/>
          <w:lang w:val="es-ES"/>
        </w:rPr>
        <w:drawing>
          <wp:inline distT="0" distB="0" distL="0" distR="0" wp14:anchorId="0514028D" wp14:editId="571FB105">
            <wp:extent cx="5505450" cy="3409950"/>
            <wp:effectExtent l="0" t="0" r="0" b="0"/>
            <wp:docPr id="2" name="0 Imagen"/>
            <wp:cNvGraphicFramePr/>
            <a:graphic xmlns:a="http://schemas.openxmlformats.org/drawingml/2006/main">
              <a:graphicData uri="http://schemas.openxmlformats.org/drawingml/2006/picture">
                <pic:pic xmlns:pic="http://schemas.openxmlformats.org/drawingml/2006/picture">
                  <pic:nvPicPr>
                    <pic:cNvPr id="2" name="0 Image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5450" cy="3409950"/>
                    </a:xfrm>
                    <a:prstGeom prst="rect">
                      <a:avLst/>
                    </a:prstGeom>
                  </pic:spPr>
                </pic:pic>
              </a:graphicData>
            </a:graphic>
          </wp:inline>
        </w:drawing>
      </w:r>
    </w:p>
    <w:p w14:paraId="6EE30452" w14:textId="3D36FC75" w:rsidR="00B97026" w:rsidRPr="00252893" w:rsidRDefault="00B97026" w:rsidP="00B97026">
      <w:pPr>
        <w:pStyle w:val="Default"/>
        <w:jc w:val="center"/>
        <w:rPr>
          <w:sz w:val="18"/>
          <w:szCs w:val="18"/>
          <w:lang w:val="es-ES"/>
        </w:rPr>
      </w:pPr>
      <w:r w:rsidRPr="006938A7">
        <w:rPr>
          <w:rFonts w:ascii="Times New Roman" w:hAnsi="Times New Roman" w:cs="Times New Roman"/>
          <w:i/>
          <w:iCs/>
          <w:sz w:val="18"/>
          <w:szCs w:val="18"/>
          <w:lang w:val="es-ES"/>
        </w:rPr>
        <w:t>Imagen 3. Bravo, De la Cruz, Elías y Gaytán (2020). Proyecto Animal Kingdom. Esquema de Interrelacion</w:t>
      </w:r>
      <w:r w:rsidRPr="002A04F1">
        <w:rPr>
          <w:rFonts w:ascii="Times New Roman" w:hAnsi="Times New Roman" w:cs="Times New Roman"/>
          <w:i/>
          <w:iCs/>
          <w:sz w:val="18"/>
          <w:szCs w:val="18"/>
          <w:lang w:val="es-ES"/>
        </w:rPr>
        <w:t>es. Recuperado de Documento de trabajo alumnos Taller V Síntesis de Diseño Industrial.</w:t>
      </w:r>
    </w:p>
    <w:p w14:paraId="32770541" w14:textId="7D2B7BA5" w:rsidR="00244DA1" w:rsidRPr="00252893" w:rsidRDefault="00244DA1" w:rsidP="00D0354E">
      <w:pPr>
        <w:spacing w:line="360" w:lineRule="auto"/>
        <w:rPr>
          <w:rFonts w:ascii="Times New Roman" w:hAnsi="Times New Roman" w:cs="Times New Roman"/>
          <w:b/>
          <w:i/>
          <w:iCs/>
          <w:sz w:val="22"/>
          <w:szCs w:val="22"/>
          <w:lang w:val="es-ES"/>
        </w:rPr>
      </w:pPr>
    </w:p>
    <w:p w14:paraId="300F0637" w14:textId="7BECBAC3" w:rsidR="00B97026" w:rsidRPr="00252893" w:rsidRDefault="00B97026" w:rsidP="00B97026">
      <w:pPr>
        <w:autoSpaceDE w:val="0"/>
        <w:autoSpaceDN w:val="0"/>
        <w:adjustRightInd w:val="0"/>
        <w:spacing w:line="360" w:lineRule="auto"/>
        <w:jc w:val="both"/>
        <w:rPr>
          <w:rFonts w:ascii="Times New Roman" w:hAnsi="Times New Roman" w:cs="Times New Roman"/>
          <w:bCs/>
          <w:lang w:val="es-ES"/>
        </w:rPr>
      </w:pPr>
      <w:r w:rsidRPr="007166D5">
        <w:rPr>
          <w:rFonts w:ascii="Times New Roman" w:hAnsi="Times New Roman" w:cs="Times New Roman"/>
          <w:bCs/>
          <w:lang w:val="es-ES"/>
        </w:rPr>
        <w:t xml:space="preserve">Este proyecto desarrollado por un equipo de cuatro estudiantes estableció diversas estrategias para poder entender y plasmar la correcta </w:t>
      </w:r>
      <w:r w:rsidRPr="006938A7">
        <w:rPr>
          <w:rFonts w:ascii="Times New Roman" w:hAnsi="Times New Roman" w:cs="Times New Roman"/>
          <w:bCs/>
          <w:lang w:val="es-ES"/>
        </w:rPr>
        <w:t>problematización de la necesidad en un aula idónea. En esta imagen podemos ver uno el análisis sistémico del espacio, estableciendo un diagnostico dinámico, que involucra espacio y actividades didácticas, usuario y mobiliario. Determinan la interrelación “</w:t>
      </w:r>
      <w:r w:rsidRPr="00252893">
        <w:rPr>
          <w:rFonts w:ascii="Times New Roman" w:hAnsi="Times New Roman" w:cs="Times New Roman"/>
          <w:bCs/>
          <w:lang w:val="es-ES"/>
        </w:rPr>
        <w:t xml:space="preserve">espacio-dinámica académica-mobiliario”. Con ello los estudiantes pueden relacionar los componentes de este espacio y establecer la necesidad y la solución desde una visión sistémica. Colocan en el centro de su análisis el sistema, pues reconocen la complejidad de los elementos que integran el problema. El uso de flechas les permite describir estas interrelaciones, las cuales se reflejarán en el diseño del objeto. Estableciendo que las dinámicas se diferencian entre los usuarios, pero se entrecruzan, se empalman, se aíslan y se sobreponen. </w:t>
      </w:r>
    </w:p>
    <w:p w14:paraId="7DBF70FC" w14:textId="77777777" w:rsidR="00B97026" w:rsidRPr="00252893" w:rsidRDefault="00B97026" w:rsidP="00D0354E">
      <w:pPr>
        <w:spacing w:line="360" w:lineRule="auto"/>
        <w:rPr>
          <w:rFonts w:ascii="Times New Roman" w:hAnsi="Times New Roman" w:cs="Times New Roman"/>
          <w:b/>
          <w:i/>
          <w:iCs/>
          <w:sz w:val="22"/>
          <w:szCs w:val="22"/>
          <w:lang w:val="es-ES"/>
        </w:rPr>
      </w:pPr>
    </w:p>
    <w:p w14:paraId="37F01D7A" w14:textId="48C7C255" w:rsidR="00D0354E" w:rsidRPr="006938A7" w:rsidRDefault="00D0354E" w:rsidP="00D0354E">
      <w:pPr>
        <w:spacing w:line="360" w:lineRule="auto"/>
        <w:rPr>
          <w:rFonts w:ascii="Times New Roman" w:hAnsi="Times New Roman" w:cs="Times New Roman"/>
          <w:b/>
          <w:i/>
          <w:iCs/>
          <w:sz w:val="22"/>
          <w:szCs w:val="22"/>
          <w:lang w:val="es-ES"/>
        </w:rPr>
      </w:pPr>
      <w:r w:rsidRPr="007166D5">
        <w:rPr>
          <w:rFonts w:ascii="Times New Roman" w:hAnsi="Times New Roman" w:cs="Times New Roman"/>
          <w:b/>
          <w:i/>
          <w:iCs/>
          <w:sz w:val="22"/>
          <w:szCs w:val="22"/>
          <w:lang w:val="es-ES"/>
        </w:rPr>
        <w:t>Reflexiones acerca de las posibles soluciones.</w:t>
      </w:r>
    </w:p>
    <w:p w14:paraId="2E715E24" w14:textId="5C2D4695" w:rsidR="001D39FF" w:rsidRPr="00252893" w:rsidRDefault="006A1DB7" w:rsidP="00130E76">
      <w:pPr>
        <w:spacing w:line="360" w:lineRule="auto"/>
        <w:rPr>
          <w:rFonts w:ascii="Times New Roman" w:hAnsi="Times New Roman" w:cs="Times New Roman"/>
          <w:bCs/>
          <w:lang w:val="es-ES"/>
        </w:rPr>
      </w:pPr>
      <w:r w:rsidRPr="00252893">
        <w:rPr>
          <w:rFonts w:ascii="Times New Roman" w:hAnsi="Times New Roman" w:cs="Times New Roman"/>
          <w:bCs/>
          <w:lang w:val="es-ES"/>
        </w:rPr>
        <w:lastRenderedPageBreak/>
        <w:t xml:space="preserve">Modelar el problema ya trae implícitas las principales premisas del proyecto. Una vez que se ha optado por aquella modelización que ayuda a representar mejor la delimitación del problema de diseño, los estudiantes ejercitan la descripción del problema, de mano de las premisas y del concepto de diseño. Esta es una tarea de ida y vuelta, ya que el dialogo entre el problema y la solución, siempre esta abierto si se asume desde la visión del pensamiento complejo. Aquí se muestre un esquema de congruencia que realizan los estudiantes para </w:t>
      </w:r>
      <w:r w:rsidR="00722003" w:rsidRPr="00252893">
        <w:rPr>
          <w:rFonts w:ascii="Times New Roman" w:hAnsi="Times New Roman" w:cs="Times New Roman"/>
          <w:bCs/>
          <w:lang w:val="es-ES"/>
        </w:rPr>
        <w:t>observar la correspondencia entre el problema, la premisa y el concepto.</w:t>
      </w:r>
      <w:r w:rsidRPr="00252893">
        <w:rPr>
          <w:rFonts w:ascii="Times New Roman" w:hAnsi="Times New Roman" w:cs="Times New Roman"/>
          <w:bCs/>
          <w:lang w:val="es-ES"/>
        </w:rPr>
        <w:t xml:space="preserve"> </w:t>
      </w:r>
    </w:p>
    <w:tbl>
      <w:tblPr>
        <w:tblW w:w="7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58" w:type="dxa"/>
          <w:bottom w:w="14" w:type="dxa"/>
          <w:right w:w="58" w:type="dxa"/>
        </w:tblCellMar>
        <w:tblLook w:val="04A0" w:firstRow="1" w:lastRow="0" w:firstColumn="1" w:lastColumn="0" w:noHBand="0" w:noVBand="1"/>
      </w:tblPr>
      <w:tblGrid>
        <w:gridCol w:w="1175"/>
        <w:gridCol w:w="2160"/>
        <w:gridCol w:w="2250"/>
        <w:gridCol w:w="2191"/>
      </w:tblGrid>
      <w:tr w:rsidR="00130E76" w:rsidRPr="00252893" w14:paraId="50689368" w14:textId="77777777" w:rsidTr="001426F6">
        <w:trPr>
          <w:trHeight w:val="310"/>
          <w:jc w:val="center"/>
        </w:trPr>
        <w:tc>
          <w:tcPr>
            <w:tcW w:w="1175" w:type="dxa"/>
            <w:shd w:val="clear" w:color="auto" w:fill="auto"/>
            <w:vAlign w:val="center"/>
          </w:tcPr>
          <w:p w14:paraId="7C117EF7" w14:textId="77777777" w:rsidR="00130E76" w:rsidRPr="00252893" w:rsidRDefault="00130E76" w:rsidP="00092910">
            <w:pPr>
              <w:pStyle w:val="FirstParaofSectionTextStyle"/>
              <w:jc w:val="left"/>
              <w:rPr>
                <w:lang w:val="es-ES"/>
              </w:rPr>
            </w:pPr>
          </w:p>
        </w:tc>
        <w:tc>
          <w:tcPr>
            <w:tcW w:w="2160" w:type="dxa"/>
            <w:shd w:val="clear" w:color="auto" w:fill="auto"/>
            <w:vAlign w:val="center"/>
          </w:tcPr>
          <w:p w14:paraId="4640BD6B" w14:textId="22190A6D" w:rsidR="00130E76" w:rsidRPr="006938A7" w:rsidRDefault="00BB37C0" w:rsidP="00092910">
            <w:pPr>
              <w:pStyle w:val="FirstParaofSectionTextStyle"/>
              <w:jc w:val="left"/>
              <w:rPr>
                <w:i/>
                <w:lang w:val="es-ES"/>
              </w:rPr>
            </w:pPr>
            <w:r w:rsidRPr="007166D5">
              <w:rPr>
                <w:i/>
                <w:lang w:val="es-ES"/>
              </w:rPr>
              <w:t>PROBLEMA DE DISENO</w:t>
            </w:r>
          </w:p>
        </w:tc>
        <w:tc>
          <w:tcPr>
            <w:tcW w:w="2250" w:type="dxa"/>
            <w:shd w:val="clear" w:color="auto" w:fill="auto"/>
            <w:vAlign w:val="center"/>
          </w:tcPr>
          <w:p w14:paraId="3CAF9D18" w14:textId="2FE18EB5" w:rsidR="00130E76" w:rsidRPr="00252893" w:rsidRDefault="00BB37C0" w:rsidP="00092910">
            <w:pPr>
              <w:pStyle w:val="FirstParaofSectionTextStyle"/>
              <w:jc w:val="left"/>
              <w:rPr>
                <w:lang w:val="es-ES"/>
              </w:rPr>
            </w:pPr>
            <w:r w:rsidRPr="00252893">
              <w:rPr>
                <w:i/>
                <w:lang w:val="es-ES"/>
              </w:rPr>
              <w:t xml:space="preserve">PREMISAS DEL PROYECTO </w:t>
            </w:r>
          </w:p>
        </w:tc>
        <w:tc>
          <w:tcPr>
            <w:tcW w:w="2191" w:type="dxa"/>
            <w:shd w:val="clear" w:color="auto" w:fill="auto"/>
            <w:vAlign w:val="center"/>
          </w:tcPr>
          <w:p w14:paraId="382A78C9" w14:textId="3836396D" w:rsidR="00130E76" w:rsidRPr="00252893" w:rsidRDefault="00BB37C0" w:rsidP="00092910">
            <w:pPr>
              <w:pStyle w:val="FirstParaofSectionTextStyle"/>
              <w:jc w:val="left"/>
              <w:rPr>
                <w:lang w:val="es-ES"/>
              </w:rPr>
            </w:pPr>
            <w:r w:rsidRPr="00252893">
              <w:rPr>
                <w:i/>
                <w:lang w:val="es-ES"/>
              </w:rPr>
              <w:t>CONCEPTO DE DISENO</w:t>
            </w:r>
          </w:p>
        </w:tc>
      </w:tr>
      <w:tr w:rsidR="00130E76" w:rsidRPr="00252893" w14:paraId="07A88380" w14:textId="77777777" w:rsidTr="001426F6">
        <w:trPr>
          <w:trHeight w:val="310"/>
          <w:jc w:val="center"/>
        </w:trPr>
        <w:tc>
          <w:tcPr>
            <w:tcW w:w="1175" w:type="dxa"/>
            <w:shd w:val="clear" w:color="auto" w:fill="auto"/>
            <w:vAlign w:val="center"/>
          </w:tcPr>
          <w:p w14:paraId="56EBD532" w14:textId="1C4681AD" w:rsidR="00130E76" w:rsidRPr="006938A7" w:rsidRDefault="00BB37C0" w:rsidP="00092910">
            <w:pPr>
              <w:pStyle w:val="FirstParaofSectionTextStyle"/>
              <w:jc w:val="left"/>
              <w:rPr>
                <w:lang w:val="es-ES"/>
              </w:rPr>
            </w:pPr>
            <w:r w:rsidRPr="007166D5">
              <w:rPr>
                <w:i/>
                <w:lang w:val="es-ES"/>
              </w:rPr>
              <w:t>Proyecto Meli</w:t>
            </w:r>
          </w:p>
        </w:tc>
        <w:tc>
          <w:tcPr>
            <w:tcW w:w="2160" w:type="dxa"/>
            <w:shd w:val="clear" w:color="auto" w:fill="auto"/>
            <w:vAlign w:val="center"/>
          </w:tcPr>
          <w:p w14:paraId="305EC5E4" w14:textId="3E7104B9" w:rsidR="00130E76" w:rsidRPr="00252893" w:rsidRDefault="008F4227" w:rsidP="00092910">
            <w:pPr>
              <w:pStyle w:val="FirstParaofSectionTextStyle"/>
              <w:jc w:val="left"/>
              <w:rPr>
                <w:lang w:val="es-ES"/>
              </w:rPr>
            </w:pPr>
            <w:commentRangeStart w:id="43"/>
            <w:r w:rsidRPr="00252893">
              <w:rPr>
                <w:lang w:val="es-ES"/>
              </w:rPr>
              <w:t xml:space="preserve">El propósito de educar desde la inclusividad se encuentra limitado por las </w:t>
            </w:r>
            <w:r w:rsidRPr="00252893">
              <w:rPr>
                <w:color w:val="4472C4" w:themeColor="accent1"/>
                <w:lang w:val="es-ES"/>
              </w:rPr>
              <w:t xml:space="preserve">condiciones de adaptación a los espacios, mobiliarios y materiales </w:t>
            </w:r>
            <w:r w:rsidRPr="00252893">
              <w:rPr>
                <w:lang w:val="es-ES"/>
              </w:rPr>
              <w:t>con los que la institución cuenta actualmente, dado que la escases de recursos y proyección, no les ha permitido tener un</w:t>
            </w:r>
            <w:r w:rsidRPr="00252893">
              <w:rPr>
                <w:color w:val="4472C4" w:themeColor="accent1"/>
                <w:lang w:val="es-ES"/>
              </w:rPr>
              <w:t xml:space="preserve"> visión integral de las necesidades de los infantes con distintas capacidades. </w:t>
            </w:r>
            <w:commentRangeEnd w:id="43"/>
            <w:r w:rsidR="008732FE">
              <w:rPr>
                <w:rStyle w:val="Refdecomentario"/>
                <w:rFonts w:ascii="Arial" w:eastAsia="Arial" w:hAnsi="Arial" w:cs="Arial"/>
                <w:lang w:val="es-ES" w:eastAsia="es-ES" w:bidi="es-ES"/>
              </w:rPr>
              <w:commentReference w:id="43"/>
            </w:r>
          </w:p>
        </w:tc>
        <w:tc>
          <w:tcPr>
            <w:tcW w:w="2250" w:type="dxa"/>
            <w:shd w:val="clear" w:color="auto" w:fill="auto"/>
            <w:vAlign w:val="center"/>
          </w:tcPr>
          <w:p w14:paraId="2F6335BC" w14:textId="663C160A" w:rsidR="00130E76" w:rsidRPr="00252893" w:rsidRDefault="00BB37C0" w:rsidP="00092910">
            <w:pPr>
              <w:pStyle w:val="FirstParaofSectionTextStyle"/>
              <w:jc w:val="left"/>
              <w:rPr>
                <w:lang w:val="es-ES"/>
              </w:rPr>
            </w:pPr>
            <w:r w:rsidRPr="00252893">
              <w:rPr>
                <w:lang w:val="es-ES"/>
              </w:rPr>
              <w:t xml:space="preserve">La </w:t>
            </w:r>
            <w:r w:rsidRPr="00252893">
              <w:rPr>
                <w:color w:val="4472C4" w:themeColor="accent1"/>
                <w:lang w:val="es-ES"/>
              </w:rPr>
              <w:t xml:space="preserve">delimitación y flexibilidad del espacio </w:t>
            </w:r>
            <w:r w:rsidRPr="00252893">
              <w:rPr>
                <w:lang w:val="es-ES"/>
              </w:rPr>
              <w:t xml:space="preserve">tiene directa correspondencia con las </w:t>
            </w:r>
            <w:r w:rsidRPr="00252893">
              <w:rPr>
                <w:color w:val="4472C4" w:themeColor="accent1"/>
                <w:lang w:val="es-ES"/>
              </w:rPr>
              <w:t xml:space="preserve">múltiples actividades </w:t>
            </w:r>
            <w:r w:rsidR="008F4227" w:rsidRPr="00252893">
              <w:rPr>
                <w:color w:val="4472C4" w:themeColor="accent1"/>
                <w:lang w:val="es-ES"/>
              </w:rPr>
              <w:t>que se llevan a cabo en el aula.</w:t>
            </w:r>
          </w:p>
          <w:p w14:paraId="15AFE2D2" w14:textId="77777777" w:rsidR="00BB37C0" w:rsidRPr="00252893" w:rsidRDefault="00BB37C0" w:rsidP="008F4227">
            <w:pPr>
              <w:rPr>
                <w:rFonts w:ascii="Times New Roman" w:hAnsi="Times New Roman" w:cs="Times New Roman"/>
                <w:sz w:val="20"/>
                <w:szCs w:val="20"/>
                <w:lang w:val="es-ES"/>
              </w:rPr>
            </w:pPr>
            <w:r w:rsidRPr="00252893">
              <w:rPr>
                <w:rFonts w:ascii="Times New Roman" w:hAnsi="Times New Roman" w:cs="Times New Roman"/>
                <w:sz w:val="20"/>
                <w:szCs w:val="20"/>
                <w:lang w:val="es-ES"/>
              </w:rPr>
              <w:t xml:space="preserve">La </w:t>
            </w:r>
            <w:r w:rsidRPr="00252893">
              <w:rPr>
                <w:rFonts w:ascii="Times New Roman" w:hAnsi="Times New Roman" w:cs="Times New Roman"/>
                <w:color w:val="4472C4" w:themeColor="accent1"/>
                <w:sz w:val="20"/>
                <w:szCs w:val="20"/>
                <w:lang w:val="es-ES"/>
              </w:rPr>
              <w:t xml:space="preserve">estimulación sensorial </w:t>
            </w:r>
            <w:r w:rsidRPr="00252893">
              <w:rPr>
                <w:rFonts w:ascii="Times New Roman" w:hAnsi="Times New Roman" w:cs="Times New Roman"/>
                <w:sz w:val="20"/>
                <w:szCs w:val="20"/>
                <w:lang w:val="es-ES"/>
              </w:rPr>
              <w:t xml:space="preserve">ayuda a fortalecer las </w:t>
            </w:r>
            <w:r w:rsidR="008F4227" w:rsidRPr="00252893">
              <w:rPr>
                <w:rFonts w:ascii="Times New Roman" w:hAnsi="Times New Roman" w:cs="Times New Roman"/>
                <w:sz w:val="20"/>
                <w:szCs w:val="20"/>
                <w:lang w:val="es-ES"/>
              </w:rPr>
              <w:t xml:space="preserve">distintas </w:t>
            </w:r>
            <w:r w:rsidRPr="00252893">
              <w:rPr>
                <w:rFonts w:ascii="Times New Roman" w:hAnsi="Times New Roman" w:cs="Times New Roman"/>
                <w:sz w:val="20"/>
                <w:szCs w:val="20"/>
                <w:lang w:val="es-ES"/>
              </w:rPr>
              <w:t xml:space="preserve">capacidades de los infantes. </w:t>
            </w:r>
          </w:p>
          <w:p w14:paraId="3EDA96CB" w14:textId="3B06CFD4" w:rsidR="008F4227" w:rsidRPr="00252893" w:rsidRDefault="008F4227" w:rsidP="008F4227">
            <w:pPr>
              <w:rPr>
                <w:rFonts w:ascii="Times New Roman" w:hAnsi="Times New Roman" w:cs="Times New Roman"/>
                <w:sz w:val="20"/>
                <w:szCs w:val="20"/>
                <w:lang w:val="es-ES"/>
              </w:rPr>
            </w:pPr>
            <w:r w:rsidRPr="00252893">
              <w:rPr>
                <w:rFonts w:ascii="Times New Roman" w:hAnsi="Times New Roman" w:cs="Times New Roman"/>
                <w:sz w:val="20"/>
                <w:szCs w:val="20"/>
                <w:lang w:val="es-ES"/>
              </w:rPr>
              <w:t xml:space="preserve">El ejercicio de la </w:t>
            </w:r>
            <w:r w:rsidRPr="00252893">
              <w:rPr>
                <w:rFonts w:ascii="Times New Roman" w:hAnsi="Times New Roman" w:cs="Times New Roman"/>
                <w:color w:val="4472C4" w:themeColor="accent1"/>
                <w:sz w:val="20"/>
                <w:szCs w:val="20"/>
                <w:lang w:val="es-ES"/>
              </w:rPr>
              <w:t xml:space="preserve">independencia psicológica y corporal </w:t>
            </w:r>
            <w:r w:rsidRPr="00252893">
              <w:rPr>
                <w:rFonts w:ascii="Times New Roman" w:hAnsi="Times New Roman" w:cs="Times New Roman"/>
                <w:sz w:val="20"/>
                <w:szCs w:val="20"/>
                <w:lang w:val="es-ES"/>
              </w:rPr>
              <w:t xml:space="preserve">puede ser </w:t>
            </w:r>
            <w:r w:rsidR="001426F6" w:rsidRPr="00252893">
              <w:rPr>
                <w:rFonts w:ascii="Times New Roman" w:hAnsi="Times New Roman" w:cs="Times New Roman"/>
                <w:sz w:val="20"/>
                <w:szCs w:val="20"/>
                <w:lang w:val="es-ES"/>
              </w:rPr>
              <w:t>propiciada por un mobiliario.</w:t>
            </w:r>
          </w:p>
        </w:tc>
        <w:tc>
          <w:tcPr>
            <w:tcW w:w="2191" w:type="dxa"/>
            <w:shd w:val="clear" w:color="auto" w:fill="auto"/>
            <w:vAlign w:val="center"/>
          </w:tcPr>
          <w:p w14:paraId="62D7B0DA" w14:textId="3AE234A2" w:rsidR="00130E76" w:rsidRPr="00252893" w:rsidRDefault="001426F6" w:rsidP="001426F6">
            <w:pPr>
              <w:spacing w:after="160" w:line="259" w:lineRule="auto"/>
              <w:rPr>
                <w:rFonts w:ascii="Times New Roman" w:hAnsi="Times New Roman" w:cs="Times New Roman"/>
                <w:sz w:val="20"/>
                <w:szCs w:val="20"/>
                <w:lang w:val="es-ES"/>
              </w:rPr>
            </w:pPr>
            <w:r w:rsidRPr="00252893">
              <w:rPr>
                <w:rFonts w:ascii="Times New Roman" w:hAnsi="Times New Roman" w:cs="Times New Roman"/>
                <w:sz w:val="20"/>
                <w:szCs w:val="20"/>
                <w:lang w:val="es-ES"/>
              </w:rPr>
              <w:t xml:space="preserve">Sistema mobiliario que permita acompañar al usuario en su </w:t>
            </w:r>
            <w:r w:rsidRPr="00252893">
              <w:rPr>
                <w:rFonts w:ascii="Times New Roman" w:hAnsi="Times New Roman" w:cs="Times New Roman"/>
                <w:color w:val="4472C4" w:themeColor="accent1"/>
                <w:sz w:val="20"/>
                <w:szCs w:val="20"/>
                <w:lang w:val="es-ES"/>
              </w:rPr>
              <w:t>proceso de independencia personal</w:t>
            </w:r>
            <w:r w:rsidRPr="00252893">
              <w:rPr>
                <w:rFonts w:ascii="Times New Roman" w:hAnsi="Times New Roman" w:cs="Times New Roman"/>
                <w:sz w:val="20"/>
                <w:szCs w:val="20"/>
                <w:lang w:val="es-ES"/>
              </w:rPr>
              <w:t xml:space="preserve"> y su educación, a través de la </w:t>
            </w:r>
            <w:r w:rsidRPr="00252893">
              <w:rPr>
                <w:rFonts w:ascii="Times New Roman" w:hAnsi="Times New Roman" w:cs="Times New Roman"/>
                <w:color w:val="4472C4" w:themeColor="accent1"/>
                <w:sz w:val="20"/>
                <w:szCs w:val="20"/>
                <w:lang w:val="es-ES"/>
              </w:rPr>
              <w:t xml:space="preserve">delimitación de áreas para actividades específicas, </w:t>
            </w:r>
            <w:r w:rsidRPr="00252893">
              <w:rPr>
                <w:rFonts w:ascii="Times New Roman" w:hAnsi="Times New Roman" w:cs="Times New Roman"/>
                <w:sz w:val="20"/>
                <w:szCs w:val="20"/>
                <w:lang w:val="es-ES"/>
              </w:rPr>
              <w:t xml:space="preserve">que sea unificado por </w:t>
            </w:r>
            <w:r w:rsidRPr="00252893">
              <w:rPr>
                <w:rFonts w:ascii="Times New Roman" w:hAnsi="Times New Roman" w:cs="Times New Roman"/>
                <w:color w:val="4472C4" w:themeColor="accent1"/>
                <w:sz w:val="20"/>
                <w:szCs w:val="20"/>
                <w:lang w:val="es-ES"/>
              </w:rPr>
              <w:t xml:space="preserve">un código que estimule y responda a la sensorialidad </w:t>
            </w:r>
            <w:r w:rsidRPr="00252893">
              <w:rPr>
                <w:rFonts w:ascii="Times New Roman" w:hAnsi="Times New Roman" w:cs="Times New Roman"/>
                <w:sz w:val="20"/>
                <w:szCs w:val="20"/>
                <w:lang w:val="es-ES"/>
              </w:rPr>
              <w:t xml:space="preserve">de las diferentes actividades que se realizan en </w:t>
            </w:r>
            <w:r w:rsidRPr="00252893">
              <w:rPr>
                <w:rFonts w:ascii="Times New Roman" w:hAnsi="Times New Roman" w:cs="Times New Roman"/>
                <w:b/>
                <w:bCs/>
                <w:sz w:val="20"/>
                <w:szCs w:val="20"/>
                <w:lang w:val="es-ES"/>
              </w:rPr>
              <w:t>el aula-casa.</w:t>
            </w:r>
          </w:p>
        </w:tc>
      </w:tr>
      <w:tr w:rsidR="00130E76" w:rsidRPr="007166D5" w14:paraId="14795B48" w14:textId="77777777" w:rsidTr="001426F6">
        <w:trPr>
          <w:trHeight w:val="324"/>
          <w:jc w:val="center"/>
        </w:trPr>
        <w:tc>
          <w:tcPr>
            <w:tcW w:w="1175" w:type="dxa"/>
            <w:shd w:val="clear" w:color="auto" w:fill="auto"/>
            <w:vAlign w:val="center"/>
          </w:tcPr>
          <w:p w14:paraId="66C972FB" w14:textId="278A925D" w:rsidR="00130E76" w:rsidRPr="006938A7" w:rsidRDefault="00BB37C0" w:rsidP="00092910">
            <w:pPr>
              <w:pStyle w:val="FirstParaofSectionTextStyle"/>
              <w:jc w:val="left"/>
              <w:rPr>
                <w:lang w:val="es-ES"/>
              </w:rPr>
            </w:pPr>
            <w:r w:rsidRPr="007166D5">
              <w:rPr>
                <w:i/>
                <w:lang w:val="es-ES"/>
              </w:rPr>
              <w:t>Proyecto Modulositos</w:t>
            </w:r>
          </w:p>
        </w:tc>
        <w:tc>
          <w:tcPr>
            <w:tcW w:w="2160" w:type="dxa"/>
            <w:shd w:val="clear" w:color="auto" w:fill="auto"/>
            <w:vAlign w:val="center"/>
          </w:tcPr>
          <w:p w14:paraId="594CEAD6" w14:textId="5A971989" w:rsidR="00130E76" w:rsidRPr="00252893" w:rsidRDefault="008D5AF1" w:rsidP="00092910">
            <w:pPr>
              <w:pStyle w:val="FirstParaofSectionTextStyle"/>
              <w:jc w:val="left"/>
              <w:rPr>
                <w:lang w:val="es-ES"/>
              </w:rPr>
            </w:pPr>
            <w:r w:rsidRPr="00252893">
              <w:rPr>
                <w:lang w:val="es-ES"/>
              </w:rPr>
              <w:t xml:space="preserve">El reto de una educación inclusiva es que </w:t>
            </w:r>
            <w:r w:rsidRPr="00252893">
              <w:rPr>
                <w:color w:val="4472C4" w:themeColor="accent1"/>
                <w:lang w:val="es-ES"/>
              </w:rPr>
              <w:t xml:space="preserve">cada año cambian las necesidades </w:t>
            </w:r>
            <w:r w:rsidRPr="00252893">
              <w:rPr>
                <w:lang w:val="es-ES"/>
              </w:rPr>
              <w:t xml:space="preserve">según las características particulares de los niños y niñas que se incorporan al instituto, además porque </w:t>
            </w:r>
            <w:r w:rsidRPr="00252893">
              <w:rPr>
                <w:color w:val="4472C4" w:themeColor="accent1"/>
                <w:lang w:val="es-ES"/>
              </w:rPr>
              <w:t>están en una edad de crecimiento y cambios</w:t>
            </w:r>
            <w:r w:rsidRPr="00252893">
              <w:rPr>
                <w:lang w:val="es-ES"/>
              </w:rPr>
              <w:t xml:space="preserve">. Mientras que los </w:t>
            </w:r>
            <w:r w:rsidRPr="00252893">
              <w:rPr>
                <w:color w:val="4472C4" w:themeColor="accent1"/>
                <w:lang w:val="es-ES"/>
              </w:rPr>
              <w:t xml:space="preserve">recursos para responder a estos cambios se encuentran limitados. </w:t>
            </w:r>
          </w:p>
        </w:tc>
        <w:tc>
          <w:tcPr>
            <w:tcW w:w="2250" w:type="dxa"/>
            <w:shd w:val="clear" w:color="auto" w:fill="auto"/>
            <w:vAlign w:val="center"/>
          </w:tcPr>
          <w:p w14:paraId="61C4CE06" w14:textId="77777777" w:rsidR="00130E76" w:rsidRPr="00252893" w:rsidRDefault="008D5AF1" w:rsidP="00092910">
            <w:pPr>
              <w:pStyle w:val="FirstParaofSectionTextStyle"/>
              <w:jc w:val="left"/>
              <w:rPr>
                <w:lang w:val="es-ES"/>
              </w:rPr>
            </w:pPr>
            <w:r w:rsidRPr="00252893">
              <w:rPr>
                <w:lang w:val="es-ES"/>
              </w:rPr>
              <w:t xml:space="preserve">Reconocer </w:t>
            </w:r>
            <w:r w:rsidRPr="00252893">
              <w:rPr>
                <w:color w:val="4472C4" w:themeColor="accent1"/>
                <w:lang w:val="es-ES"/>
              </w:rPr>
              <w:t xml:space="preserve">la diversidad de características </w:t>
            </w:r>
            <w:r w:rsidRPr="00252893">
              <w:rPr>
                <w:lang w:val="es-ES"/>
              </w:rPr>
              <w:t>cognitivas, físicas y psicológicas es un principio de la inclusividad.</w:t>
            </w:r>
          </w:p>
          <w:p w14:paraId="328DBFF6" w14:textId="77777777" w:rsidR="008D5AF1" w:rsidRPr="00252893" w:rsidRDefault="008D5AF1" w:rsidP="008D5AF1">
            <w:pPr>
              <w:rPr>
                <w:rFonts w:ascii="Times New Roman" w:hAnsi="Times New Roman" w:cs="Times New Roman"/>
                <w:sz w:val="20"/>
                <w:szCs w:val="20"/>
                <w:lang w:val="es-ES"/>
              </w:rPr>
            </w:pPr>
            <w:r w:rsidRPr="00252893">
              <w:rPr>
                <w:rFonts w:ascii="Times New Roman" w:hAnsi="Times New Roman" w:cs="Times New Roman"/>
                <w:sz w:val="20"/>
                <w:szCs w:val="20"/>
                <w:lang w:val="es-ES"/>
              </w:rPr>
              <w:t xml:space="preserve">Espacios, mobiliario y materiales </w:t>
            </w:r>
            <w:r w:rsidRPr="00252893">
              <w:rPr>
                <w:rFonts w:ascii="Times New Roman" w:hAnsi="Times New Roman" w:cs="Times New Roman"/>
                <w:color w:val="4472C4" w:themeColor="accent1"/>
                <w:sz w:val="20"/>
                <w:szCs w:val="20"/>
                <w:lang w:val="es-ES"/>
              </w:rPr>
              <w:t xml:space="preserve">son adaptables </w:t>
            </w:r>
            <w:r w:rsidRPr="00252893">
              <w:rPr>
                <w:rFonts w:ascii="Times New Roman" w:hAnsi="Times New Roman" w:cs="Times New Roman"/>
                <w:sz w:val="20"/>
                <w:szCs w:val="20"/>
                <w:lang w:val="es-ES"/>
              </w:rPr>
              <w:t xml:space="preserve">si se conciben bajo un principio de flexibilidad básica. </w:t>
            </w:r>
          </w:p>
          <w:p w14:paraId="76DA03E8" w14:textId="258F41D0" w:rsidR="008D5AF1" w:rsidRPr="00252893" w:rsidRDefault="008D5AF1" w:rsidP="008D5AF1">
            <w:pPr>
              <w:rPr>
                <w:rFonts w:ascii="Times New Roman" w:hAnsi="Times New Roman" w:cs="Times New Roman"/>
                <w:sz w:val="20"/>
                <w:szCs w:val="20"/>
                <w:lang w:val="es-ES"/>
              </w:rPr>
            </w:pPr>
            <w:r w:rsidRPr="00252893">
              <w:rPr>
                <w:rFonts w:ascii="Times New Roman" w:hAnsi="Times New Roman" w:cs="Times New Roman"/>
                <w:sz w:val="20"/>
                <w:szCs w:val="20"/>
                <w:lang w:val="es-ES"/>
              </w:rPr>
              <w:t xml:space="preserve">La seguridad es una garantía para la inclusión, los niños y niñas </w:t>
            </w:r>
            <w:r w:rsidRPr="00252893">
              <w:rPr>
                <w:rFonts w:ascii="Times New Roman" w:hAnsi="Times New Roman" w:cs="Times New Roman"/>
                <w:color w:val="4472C4" w:themeColor="accent1"/>
                <w:sz w:val="20"/>
                <w:szCs w:val="20"/>
                <w:lang w:val="es-ES"/>
              </w:rPr>
              <w:t xml:space="preserve">se sienten seguros cuando los abrazan. </w:t>
            </w:r>
          </w:p>
        </w:tc>
        <w:tc>
          <w:tcPr>
            <w:tcW w:w="2191" w:type="dxa"/>
            <w:shd w:val="clear" w:color="auto" w:fill="auto"/>
            <w:vAlign w:val="center"/>
          </w:tcPr>
          <w:p w14:paraId="24D4D843" w14:textId="09F41B89" w:rsidR="00130E76" w:rsidRPr="007166D5" w:rsidRDefault="007111F2" w:rsidP="007111F2">
            <w:pPr>
              <w:pStyle w:val="Default"/>
              <w:rPr>
                <w:rFonts w:ascii="Times New Roman" w:hAnsi="Times New Roman" w:cs="Times New Roman"/>
                <w:sz w:val="20"/>
                <w:szCs w:val="20"/>
                <w:lang w:val="es-ES"/>
              </w:rPr>
            </w:pPr>
            <w:r w:rsidRPr="005574ED">
              <w:rPr>
                <w:rFonts w:ascii="Times New Roman" w:hAnsi="Times New Roman" w:cs="Times New Roman"/>
                <w:sz w:val="20"/>
                <w:szCs w:val="20"/>
                <w:lang w:val="es-ES"/>
              </w:rPr>
              <w:t xml:space="preserve">Sistema de módulos </w:t>
            </w:r>
            <w:r w:rsidRPr="005574ED">
              <w:rPr>
                <w:rFonts w:ascii="Times New Roman" w:hAnsi="Times New Roman" w:cs="Times New Roman"/>
                <w:color w:val="4472C4" w:themeColor="accent1"/>
                <w:sz w:val="20"/>
                <w:szCs w:val="20"/>
                <w:lang w:val="es-ES"/>
              </w:rPr>
              <w:t xml:space="preserve">adaptables a las necesidades </w:t>
            </w:r>
            <w:r w:rsidRPr="005574ED">
              <w:rPr>
                <w:rFonts w:ascii="Times New Roman" w:hAnsi="Times New Roman" w:cs="Times New Roman"/>
                <w:sz w:val="20"/>
                <w:szCs w:val="20"/>
                <w:lang w:val="es-ES"/>
              </w:rPr>
              <w:t xml:space="preserve">de dimensión, destrezas, y distintas actividades que realizan los niños en el aula, </w:t>
            </w:r>
            <w:r w:rsidRPr="005574ED">
              <w:rPr>
                <w:rFonts w:ascii="Times New Roman" w:hAnsi="Times New Roman" w:cs="Times New Roman"/>
                <w:color w:val="4472C4" w:themeColor="accent1"/>
                <w:sz w:val="20"/>
                <w:szCs w:val="20"/>
                <w:lang w:val="es-ES"/>
              </w:rPr>
              <w:t xml:space="preserve">según se acomode o se disponga </w:t>
            </w:r>
            <w:r w:rsidRPr="005574ED">
              <w:rPr>
                <w:rFonts w:ascii="Times New Roman" w:hAnsi="Times New Roman" w:cs="Times New Roman"/>
                <w:sz w:val="20"/>
                <w:szCs w:val="20"/>
                <w:lang w:val="es-ES"/>
              </w:rPr>
              <w:t xml:space="preserve">de el para sentarse, apoyarse, o resguardar materiales. Con una estética de formas suaves que evoca a </w:t>
            </w:r>
            <w:r w:rsidRPr="005574ED">
              <w:rPr>
                <w:rFonts w:ascii="Times New Roman" w:hAnsi="Times New Roman" w:cs="Times New Roman"/>
                <w:color w:val="4472C4" w:themeColor="accent1"/>
                <w:sz w:val="20"/>
                <w:szCs w:val="20"/>
                <w:lang w:val="es-ES"/>
              </w:rPr>
              <w:t xml:space="preserve">un animal que acompaña y abraza al infante. </w:t>
            </w:r>
          </w:p>
        </w:tc>
      </w:tr>
      <w:tr w:rsidR="00505C50" w:rsidRPr="005574ED" w14:paraId="3D58C04E" w14:textId="77777777" w:rsidTr="001426F6">
        <w:trPr>
          <w:trHeight w:val="324"/>
          <w:jc w:val="center"/>
        </w:trPr>
        <w:tc>
          <w:tcPr>
            <w:tcW w:w="1175" w:type="dxa"/>
            <w:shd w:val="clear" w:color="auto" w:fill="auto"/>
            <w:vAlign w:val="center"/>
          </w:tcPr>
          <w:p w14:paraId="65C5E5AB" w14:textId="69E3DBA2" w:rsidR="00505C50" w:rsidRPr="002A04F1" w:rsidRDefault="00505C50" w:rsidP="00092910">
            <w:pPr>
              <w:pStyle w:val="FirstParaofSectionTextStyle"/>
              <w:jc w:val="left"/>
              <w:rPr>
                <w:i/>
                <w:lang w:val="es-ES"/>
              </w:rPr>
            </w:pPr>
            <w:r w:rsidRPr="007166D5">
              <w:rPr>
                <w:rFonts w:cs="Times New Roman"/>
                <w:i/>
                <w:iCs/>
                <w:sz w:val="18"/>
                <w:szCs w:val="18"/>
                <w:lang w:val="es-ES"/>
              </w:rPr>
              <w:t>Proyecto Animal Ki</w:t>
            </w:r>
            <w:r w:rsidRPr="006938A7">
              <w:rPr>
                <w:rFonts w:cs="Times New Roman"/>
                <w:i/>
                <w:iCs/>
                <w:sz w:val="18"/>
                <w:szCs w:val="18"/>
                <w:lang w:val="es-ES"/>
              </w:rPr>
              <w:t>ngdom</w:t>
            </w:r>
          </w:p>
        </w:tc>
        <w:tc>
          <w:tcPr>
            <w:tcW w:w="2160" w:type="dxa"/>
            <w:shd w:val="clear" w:color="auto" w:fill="auto"/>
            <w:vAlign w:val="center"/>
          </w:tcPr>
          <w:p w14:paraId="7408BBF7" w14:textId="132F46F9" w:rsidR="00505C50" w:rsidRPr="007166D5" w:rsidRDefault="00505C50" w:rsidP="00092910">
            <w:pPr>
              <w:pStyle w:val="FirstParaofSectionTextStyle"/>
              <w:jc w:val="left"/>
              <w:rPr>
                <w:lang w:val="es-ES"/>
              </w:rPr>
            </w:pPr>
            <w:r w:rsidRPr="00252893">
              <w:rPr>
                <w:lang w:val="es-ES"/>
              </w:rPr>
              <w:t>El mobiliario actual</w:t>
            </w:r>
            <w:r w:rsidRPr="00252893">
              <w:rPr>
                <w:color w:val="0070C0"/>
                <w:lang w:val="es-ES"/>
              </w:rPr>
              <w:t xml:space="preserve"> no permite clasificar y organizar </w:t>
            </w:r>
            <w:r w:rsidRPr="00252893">
              <w:rPr>
                <w:lang w:val="es-ES"/>
              </w:rPr>
              <w:t xml:space="preserve">los elementos utilizados en el aula, </w:t>
            </w:r>
            <w:r w:rsidRPr="00252893">
              <w:rPr>
                <w:color w:val="0070C0"/>
                <w:lang w:val="es-ES"/>
              </w:rPr>
              <w:t xml:space="preserve">no existe delimitación de las actividades </w:t>
            </w:r>
            <w:r w:rsidRPr="00252893">
              <w:rPr>
                <w:lang w:val="es-ES"/>
              </w:rPr>
              <w:t xml:space="preserve">para cada mueble (personales, lectura, didácticos y material de la maestra). El mobiliario está directamente relacionado con la posibilidad de generar o no una correcta actividad didáctica. El </w:t>
            </w:r>
            <w:r w:rsidRPr="00252893">
              <w:rPr>
                <w:color w:val="0070C0"/>
                <w:lang w:val="es-ES"/>
              </w:rPr>
              <w:t xml:space="preserve">espacio y la pesadez visual que provoca la carga de material y su </w:t>
            </w:r>
            <w:r w:rsidRPr="00252893">
              <w:rPr>
                <w:color w:val="0070C0"/>
                <w:lang w:val="es-ES"/>
              </w:rPr>
              <w:lastRenderedPageBreak/>
              <w:t xml:space="preserve">desorganización </w:t>
            </w:r>
            <w:r w:rsidRPr="00252893">
              <w:rPr>
                <w:lang w:val="es-ES"/>
              </w:rPr>
              <w:t xml:space="preserve">repercute en la </w:t>
            </w:r>
            <w:r w:rsidRPr="00252893">
              <w:rPr>
                <w:color w:val="0070C0"/>
                <w:lang w:val="es-ES"/>
              </w:rPr>
              <w:t xml:space="preserve">actitud y actividad </w:t>
            </w:r>
            <w:r w:rsidRPr="00252893">
              <w:rPr>
                <w:lang w:val="es-ES"/>
              </w:rPr>
              <w:t>que los niños y los maestros emprenden.</w:t>
            </w:r>
          </w:p>
        </w:tc>
        <w:tc>
          <w:tcPr>
            <w:tcW w:w="2250" w:type="dxa"/>
            <w:shd w:val="clear" w:color="auto" w:fill="auto"/>
            <w:vAlign w:val="center"/>
          </w:tcPr>
          <w:p w14:paraId="38C75CE1" w14:textId="77777777" w:rsidR="00505C50" w:rsidRPr="005574ED" w:rsidRDefault="00505C50" w:rsidP="00505C50">
            <w:pPr>
              <w:autoSpaceDE w:val="0"/>
              <w:autoSpaceDN w:val="0"/>
              <w:adjustRightInd w:val="0"/>
              <w:rPr>
                <w:rFonts w:ascii="Times New Roman" w:hAnsi="Times New Roman" w:cs="Times New Roman"/>
                <w:sz w:val="20"/>
                <w:szCs w:val="20"/>
                <w:lang w:val="es-ES"/>
              </w:rPr>
            </w:pPr>
            <w:r w:rsidRPr="005574ED">
              <w:rPr>
                <w:rFonts w:ascii="Times New Roman" w:hAnsi="Times New Roman" w:cs="Times New Roman"/>
                <w:color w:val="0070C0"/>
                <w:sz w:val="20"/>
                <w:szCs w:val="20"/>
                <w:lang w:val="es-ES"/>
              </w:rPr>
              <w:lastRenderedPageBreak/>
              <w:t xml:space="preserve">Optimizar: </w:t>
            </w:r>
            <w:r w:rsidRPr="005574ED">
              <w:rPr>
                <w:rFonts w:ascii="Times New Roman" w:hAnsi="Times New Roman" w:cs="Times New Roman"/>
                <w:sz w:val="20"/>
                <w:szCs w:val="20"/>
                <w:lang w:val="es-ES"/>
              </w:rPr>
              <w:t>tiempo, espacio</w:t>
            </w:r>
          </w:p>
          <w:p w14:paraId="5342FACE" w14:textId="77777777" w:rsidR="00505C50" w:rsidRPr="005574ED" w:rsidRDefault="00505C50" w:rsidP="00505C50">
            <w:pPr>
              <w:autoSpaceDE w:val="0"/>
              <w:autoSpaceDN w:val="0"/>
              <w:adjustRightInd w:val="0"/>
              <w:rPr>
                <w:rFonts w:ascii="Times New Roman" w:hAnsi="Times New Roman" w:cs="Times New Roman"/>
                <w:sz w:val="20"/>
                <w:szCs w:val="20"/>
                <w:lang w:val="es-ES"/>
              </w:rPr>
            </w:pPr>
            <w:r w:rsidRPr="005574ED">
              <w:rPr>
                <w:rFonts w:ascii="Times New Roman" w:hAnsi="Times New Roman" w:cs="Times New Roman"/>
                <w:color w:val="0070C0"/>
                <w:sz w:val="20"/>
                <w:szCs w:val="20"/>
                <w:lang w:val="es-ES"/>
              </w:rPr>
              <w:t>Identificar</w:t>
            </w:r>
            <w:r w:rsidRPr="005574ED">
              <w:rPr>
                <w:rFonts w:ascii="Times New Roman" w:hAnsi="Times New Roman" w:cs="Times New Roman"/>
                <w:sz w:val="20"/>
                <w:szCs w:val="20"/>
                <w:lang w:val="es-ES"/>
              </w:rPr>
              <w:t>: material, propiedad, espacio, similitud, formas y características.</w:t>
            </w:r>
          </w:p>
          <w:p w14:paraId="4B9C8D39" w14:textId="77777777" w:rsidR="00505C50" w:rsidRPr="005574ED" w:rsidRDefault="00505C50" w:rsidP="00505C50">
            <w:pPr>
              <w:autoSpaceDE w:val="0"/>
              <w:autoSpaceDN w:val="0"/>
              <w:adjustRightInd w:val="0"/>
              <w:rPr>
                <w:rFonts w:ascii="Times New Roman" w:hAnsi="Times New Roman" w:cs="Times New Roman"/>
                <w:sz w:val="20"/>
                <w:szCs w:val="20"/>
                <w:lang w:val="es-ES"/>
              </w:rPr>
            </w:pPr>
            <w:r w:rsidRPr="005574ED">
              <w:rPr>
                <w:rFonts w:ascii="Times New Roman" w:hAnsi="Times New Roman" w:cs="Times New Roman"/>
                <w:color w:val="0070C0"/>
                <w:sz w:val="20"/>
                <w:szCs w:val="20"/>
                <w:lang w:val="es-ES"/>
              </w:rPr>
              <w:t>Independencia</w:t>
            </w:r>
            <w:r w:rsidRPr="005574ED">
              <w:rPr>
                <w:rFonts w:ascii="Times New Roman" w:hAnsi="Times New Roman" w:cs="Times New Roman"/>
                <w:sz w:val="20"/>
                <w:szCs w:val="20"/>
                <w:lang w:val="es-ES"/>
              </w:rPr>
              <w:t xml:space="preserve">: responsabilidades, decisiones, valerse por si mismo, decidir, autosuficiencia. </w:t>
            </w:r>
          </w:p>
          <w:p w14:paraId="7F9CAFBD" w14:textId="77777777" w:rsidR="00505C50" w:rsidRPr="005574ED" w:rsidRDefault="00505C50" w:rsidP="00505C50">
            <w:pPr>
              <w:autoSpaceDE w:val="0"/>
              <w:autoSpaceDN w:val="0"/>
              <w:adjustRightInd w:val="0"/>
              <w:rPr>
                <w:rFonts w:ascii="Times New Roman" w:hAnsi="Times New Roman" w:cs="Times New Roman"/>
                <w:sz w:val="20"/>
                <w:szCs w:val="20"/>
                <w:lang w:val="es-ES"/>
              </w:rPr>
            </w:pPr>
            <w:r w:rsidRPr="005574ED">
              <w:rPr>
                <w:rFonts w:ascii="Times New Roman" w:hAnsi="Times New Roman" w:cs="Times New Roman"/>
                <w:color w:val="0070C0"/>
                <w:sz w:val="20"/>
                <w:szCs w:val="20"/>
                <w:lang w:val="es-ES"/>
              </w:rPr>
              <w:t xml:space="preserve">Estética: </w:t>
            </w:r>
            <w:r w:rsidRPr="005574ED">
              <w:rPr>
                <w:rFonts w:ascii="Times New Roman" w:hAnsi="Times New Roman" w:cs="Times New Roman"/>
                <w:sz w:val="20"/>
                <w:szCs w:val="20"/>
                <w:lang w:val="es-ES"/>
              </w:rPr>
              <w:t>identificable, diferente, únicos, localizable, familiar y llamativo.</w:t>
            </w:r>
          </w:p>
          <w:p w14:paraId="4FE29C1F" w14:textId="77777777" w:rsidR="00505C50" w:rsidRPr="005574ED" w:rsidRDefault="00505C50" w:rsidP="00505C50">
            <w:pPr>
              <w:autoSpaceDE w:val="0"/>
              <w:autoSpaceDN w:val="0"/>
              <w:adjustRightInd w:val="0"/>
              <w:rPr>
                <w:rFonts w:ascii="Times New Roman" w:hAnsi="Times New Roman" w:cs="Times New Roman"/>
                <w:sz w:val="20"/>
                <w:szCs w:val="20"/>
                <w:lang w:val="es-ES"/>
              </w:rPr>
            </w:pPr>
            <w:r w:rsidRPr="005574ED">
              <w:rPr>
                <w:rFonts w:ascii="Times New Roman" w:hAnsi="Times New Roman" w:cs="Times New Roman"/>
                <w:color w:val="0070C0"/>
                <w:sz w:val="20"/>
                <w:szCs w:val="20"/>
                <w:lang w:val="es-ES"/>
              </w:rPr>
              <w:t>Alumno</w:t>
            </w:r>
            <w:r w:rsidRPr="005574ED">
              <w:rPr>
                <w:rFonts w:ascii="Times New Roman" w:hAnsi="Times New Roman" w:cs="Times New Roman"/>
                <w:sz w:val="20"/>
                <w:szCs w:val="20"/>
                <w:lang w:val="es-ES"/>
              </w:rPr>
              <w:t xml:space="preserve">: aprendizaje, hábitos, espacio </w:t>
            </w:r>
            <w:r w:rsidRPr="005574ED">
              <w:rPr>
                <w:rFonts w:ascii="Times New Roman" w:hAnsi="Times New Roman" w:cs="Times New Roman"/>
                <w:sz w:val="20"/>
                <w:szCs w:val="20"/>
                <w:lang w:val="es-ES"/>
              </w:rPr>
              <w:lastRenderedPageBreak/>
              <w:t>agradable, seguridad.</w:t>
            </w:r>
          </w:p>
          <w:p w14:paraId="0E1FF3AF" w14:textId="390EDAEC" w:rsidR="00505C50" w:rsidRPr="005574ED" w:rsidRDefault="00505C50" w:rsidP="00505C50">
            <w:pPr>
              <w:autoSpaceDE w:val="0"/>
              <w:autoSpaceDN w:val="0"/>
              <w:adjustRightInd w:val="0"/>
              <w:rPr>
                <w:rFonts w:ascii="Times New Roman" w:hAnsi="Times New Roman" w:cs="Times New Roman"/>
                <w:sz w:val="20"/>
                <w:szCs w:val="20"/>
                <w:lang w:val="es-ES"/>
              </w:rPr>
            </w:pPr>
            <w:r w:rsidRPr="005574ED">
              <w:rPr>
                <w:rFonts w:ascii="Times New Roman" w:hAnsi="Times New Roman" w:cs="Times New Roman"/>
                <w:color w:val="0070C0"/>
                <w:sz w:val="20"/>
                <w:szCs w:val="20"/>
                <w:lang w:val="es-ES"/>
              </w:rPr>
              <w:t xml:space="preserve">Maestra: </w:t>
            </w:r>
            <w:r w:rsidRPr="005574ED">
              <w:rPr>
                <w:rFonts w:ascii="Times New Roman" w:hAnsi="Times New Roman" w:cs="Times New Roman"/>
                <w:sz w:val="20"/>
                <w:szCs w:val="20"/>
                <w:lang w:val="es-ES"/>
              </w:rPr>
              <w:t>autoridad, orden, espacio, comunicación, facilidad y capacidad.</w:t>
            </w:r>
          </w:p>
        </w:tc>
        <w:tc>
          <w:tcPr>
            <w:tcW w:w="2191" w:type="dxa"/>
            <w:shd w:val="clear" w:color="auto" w:fill="auto"/>
            <w:vAlign w:val="center"/>
          </w:tcPr>
          <w:p w14:paraId="5315B762" w14:textId="77777777" w:rsidR="00B97026" w:rsidRPr="005574ED" w:rsidRDefault="00B97026" w:rsidP="00B97026">
            <w:pPr>
              <w:autoSpaceDE w:val="0"/>
              <w:autoSpaceDN w:val="0"/>
              <w:adjustRightInd w:val="0"/>
              <w:rPr>
                <w:rFonts w:ascii="Times New Roman" w:hAnsi="Times New Roman" w:cs="Times New Roman"/>
                <w:sz w:val="20"/>
                <w:szCs w:val="20"/>
                <w:lang w:val="es-ES"/>
              </w:rPr>
            </w:pPr>
            <w:r w:rsidRPr="005574ED">
              <w:rPr>
                <w:rFonts w:ascii="Times New Roman" w:hAnsi="Times New Roman" w:cs="Times New Roman"/>
                <w:sz w:val="20"/>
                <w:szCs w:val="20"/>
                <w:lang w:val="es-ES"/>
              </w:rPr>
              <w:lastRenderedPageBreak/>
              <w:t xml:space="preserve">Elemento autosoportante que permite la </w:t>
            </w:r>
            <w:r w:rsidRPr="005574ED">
              <w:rPr>
                <w:rFonts w:ascii="Times New Roman" w:hAnsi="Times New Roman" w:cs="Times New Roman"/>
                <w:color w:val="0070C0"/>
                <w:sz w:val="20"/>
                <w:szCs w:val="20"/>
                <w:lang w:val="es-ES"/>
              </w:rPr>
              <w:t xml:space="preserve">organización y el uso óptimo </w:t>
            </w:r>
            <w:r w:rsidRPr="005574ED">
              <w:rPr>
                <w:rFonts w:ascii="Times New Roman" w:hAnsi="Times New Roman" w:cs="Times New Roman"/>
                <w:sz w:val="20"/>
                <w:szCs w:val="20"/>
                <w:lang w:val="es-ES"/>
              </w:rPr>
              <w:t xml:space="preserve">del material didáctico, proporcionando un </w:t>
            </w:r>
            <w:r w:rsidRPr="005574ED">
              <w:rPr>
                <w:rFonts w:ascii="Times New Roman" w:hAnsi="Times New Roman" w:cs="Times New Roman"/>
                <w:color w:val="0070C0"/>
                <w:sz w:val="20"/>
                <w:szCs w:val="20"/>
                <w:lang w:val="es-ES"/>
              </w:rPr>
              <w:t>espacio versátil y ergonómico</w:t>
            </w:r>
            <w:r w:rsidRPr="005574ED">
              <w:rPr>
                <w:rFonts w:ascii="Times New Roman" w:hAnsi="Times New Roman" w:cs="Times New Roman"/>
                <w:sz w:val="20"/>
                <w:szCs w:val="20"/>
                <w:lang w:val="es-ES"/>
              </w:rPr>
              <w:t xml:space="preserve">, el cual refleja un </w:t>
            </w:r>
            <w:r w:rsidRPr="005574ED">
              <w:rPr>
                <w:rFonts w:ascii="Times New Roman" w:hAnsi="Times New Roman" w:cs="Times New Roman"/>
                <w:color w:val="0070C0"/>
                <w:sz w:val="20"/>
                <w:szCs w:val="20"/>
                <w:lang w:val="es-ES"/>
              </w:rPr>
              <w:t xml:space="preserve">orden visual y físico </w:t>
            </w:r>
            <w:r w:rsidRPr="005574ED">
              <w:rPr>
                <w:rFonts w:ascii="Times New Roman" w:hAnsi="Times New Roman" w:cs="Times New Roman"/>
                <w:sz w:val="20"/>
                <w:szCs w:val="20"/>
                <w:lang w:val="es-ES"/>
              </w:rPr>
              <w:t xml:space="preserve">en el espacio buscando </w:t>
            </w:r>
            <w:r w:rsidRPr="005574ED">
              <w:rPr>
                <w:rFonts w:ascii="Times New Roman" w:hAnsi="Times New Roman" w:cs="Times New Roman"/>
                <w:color w:val="0070C0"/>
                <w:sz w:val="20"/>
                <w:szCs w:val="20"/>
                <w:lang w:val="es-ES"/>
              </w:rPr>
              <w:t>la seguridad y autonomía del niño.</w:t>
            </w:r>
          </w:p>
          <w:p w14:paraId="7AD44B46" w14:textId="77777777" w:rsidR="00505C50" w:rsidRPr="005574ED" w:rsidRDefault="00505C50" w:rsidP="007111F2">
            <w:pPr>
              <w:pStyle w:val="Default"/>
              <w:rPr>
                <w:rFonts w:ascii="Times New Roman" w:hAnsi="Times New Roman" w:cs="Times New Roman"/>
                <w:sz w:val="20"/>
                <w:szCs w:val="20"/>
                <w:lang w:val="es-ES"/>
              </w:rPr>
            </w:pPr>
          </w:p>
        </w:tc>
      </w:tr>
    </w:tbl>
    <w:p w14:paraId="104A3371" w14:textId="053090BC" w:rsidR="002B2471" w:rsidRPr="00252893" w:rsidRDefault="002B2471" w:rsidP="002B2471">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7166D5">
        <w:rPr>
          <w:rFonts w:ascii="Times New Roman" w:hAnsi="Times New Roman" w:cs="Times New Roman"/>
          <w:i/>
          <w:iCs/>
          <w:color w:val="000000"/>
          <w:sz w:val="18"/>
          <w:szCs w:val="18"/>
          <w:lang w:val="es-ES"/>
        </w:rPr>
        <w:t xml:space="preserve">Tabla 1. </w:t>
      </w:r>
      <w:r w:rsidR="007111F2" w:rsidRPr="006938A7">
        <w:rPr>
          <w:rFonts w:ascii="Times New Roman" w:hAnsi="Times New Roman" w:cs="Times New Roman"/>
          <w:i/>
          <w:iCs/>
          <w:color w:val="000000"/>
          <w:sz w:val="18"/>
          <w:szCs w:val="18"/>
          <w:lang w:val="es-ES"/>
        </w:rPr>
        <w:t>Á</w:t>
      </w:r>
      <w:r w:rsidR="007111F2" w:rsidRPr="002A04F1">
        <w:rPr>
          <w:rFonts w:ascii="Times New Roman" w:hAnsi="Times New Roman" w:cs="Times New Roman"/>
          <w:i/>
          <w:iCs/>
          <w:color w:val="000000"/>
          <w:sz w:val="18"/>
          <w:szCs w:val="18"/>
          <w:lang w:val="es-ES"/>
        </w:rPr>
        <w:t>vila M.</w:t>
      </w:r>
      <w:r w:rsidR="00B97026" w:rsidRPr="00252893">
        <w:rPr>
          <w:rFonts w:ascii="Times New Roman" w:hAnsi="Times New Roman" w:cs="Times New Roman"/>
          <w:i/>
          <w:iCs/>
          <w:color w:val="000000"/>
          <w:sz w:val="18"/>
          <w:szCs w:val="18"/>
          <w:lang w:val="es-ES"/>
        </w:rPr>
        <w:t xml:space="preserve">, González, A. </w:t>
      </w:r>
      <w:r w:rsidRPr="00252893">
        <w:rPr>
          <w:rFonts w:ascii="Times New Roman" w:hAnsi="Times New Roman" w:cs="Times New Roman"/>
          <w:i/>
          <w:iCs/>
          <w:color w:val="000000"/>
          <w:sz w:val="18"/>
          <w:szCs w:val="18"/>
          <w:lang w:val="es-ES"/>
        </w:rPr>
        <w:t>(</w:t>
      </w:r>
      <w:r w:rsidR="007111F2" w:rsidRPr="00252893">
        <w:rPr>
          <w:rFonts w:ascii="Times New Roman" w:hAnsi="Times New Roman" w:cs="Times New Roman"/>
          <w:i/>
          <w:iCs/>
          <w:color w:val="000000"/>
          <w:sz w:val="18"/>
          <w:szCs w:val="18"/>
          <w:lang w:val="es-ES"/>
        </w:rPr>
        <w:t>2020</w:t>
      </w:r>
      <w:r w:rsidRPr="00252893">
        <w:rPr>
          <w:rFonts w:ascii="Times New Roman" w:hAnsi="Times New Roman" w:cs="Times New Roman"/>
          <w:i/>
          <w:iCs/>
          <w:color w:val="000000"/>
          <w:sz w:val="18"/>
          <w:szCs w:val="18"/>
          <w:lang w:val="es-ES"/>
        </w:rPr>
        <w:t xml:space="preserve">). </w:t>
      </w:r>
      <w:r w:rsidR="007111F2" w:rsidRPr="00252893">
        <w:rPr>
          <w:rFonts w:ascii="Times New Roman" w:hAnsi="Times New Roman" w:cs="Times New Roman"/>
          <w:i/>
          <w:iCs/>
          <w:color w:val="000000"/>
          <w:sz w:val="18"/>
          <w:szCs w:val="18"/>
          <w:lang w:val="es-ES"/>
        </w:rPr>
        <w:t xml:space="preserve">Cuadro de congruencia para el concepto de diseño. </w:t>
      </w:r>
      <w:r w:rsidRPr="00252893">
        <w:rPr>
          <w:rFonts w:ascii="Times New Roman" w:hAnsi="Times New Roman" w:cs="Times New Roman"/>
          <w:i/>
          <w:iCs/>
          <w:color w:val="000000"/>
          <w:sz w:val="18"/>
          <w:szCs w:val="18"/>
          <w:lang w:val="es-ES"/>
        </w:rPr>
        <w:t xml:space="preserve"> </w:t>
      </w:r>
    </w:p>
    <w:p w14:paraId="565B592C" w14:textId="77777777" w:rsidR="009131FD" w:rsidRPr="005574ED" w:rsidRDefault="009131FD" w:rsidP="006A1DB7">
      <w:pPr>
        <w:spacing w:line="360" w:lineRule="auto"/>
        <w:rPr>
          <w:rFonts w:ascii="Times New Roman" w:hAnsi="Times New Roman" w:cs="Times New Roman"/>
          <w:bCs/>
          <w:i/>
          <w:iCs/>
          <w:lang w:val="es-ES"/>
        </w:rPr>
      </w:pPr>
    </w:p>
    <w:p w14:paraId="1DF6FCB3" w14:textId="73708F3D" w:rsidR="006A1DB7" w:rsidRPr="00252893" w:rsidRDefault="006A1DB7" w:rsidP="006A1DB7">
      <w:pPr>
        <w:spacing w:line="360" w:lineRule="auto"/>
        <w:rPr>
          <w:rFonts w:ascii="Times New Roman" w:hAnsi="Times New Roman" w:cs="Times New Roman"/>
          <w:bCs/>
          <w:lang w:val="es-ES"/>
        </w:rPr>
      </w:pPr>
      <w:r w:rsidRPr="00252893">
        <w:rPr>
          <w:rFonts w:ascii="Times New Roman" w:hAnsi="Times New Roman" w:cs="Times New Roman"/>
          <w:bCs/>
          <w:lang w:val="es-ES"/>
        </w:rPr>
        <w:t xml:space="preserve">Precisamente las premisas dejan ver lo que se deber hacer en función de la problematización que se ha elaborado, mientras que en el concepto se declara lo que se quiere hacer, como una intencionalidad del diseño. Mas adelante cuando los estudiantes se enfrentan a la </w:t>
      </w:r>
      <w:r w:rsidR="00A20455" w:rsidRPr="00252893">
        <w:rPr>
          <w:rFonts w:ascii="Times New Roman" w:hAnsi="Times New Roman" w:cs="Times New Roman"/>
          <w:bCs/>
          <w:lang w:val="es-ES"/>
        </w:rPr>
        <w:t>materialización de sus ideas, elaboran un programa de requerimientos que va ajustando esa idealización con respecto a lo que es</w:t>
      </w:r>
      <w:r w:rsidR="005265A7" w:rsidRPr="00252893">
        <w:rPr>
          <w:rFonts w:ascii="Times New Roman" w:hAnsi="Times New Roman" w:cs="Times New Roman"/>
          <w:bCs/>
          <w:lang w:val="es-ES"/>
        </w:rPr>
        <w:t xml:space="preserve"> deseable,</w:t>
      </w:r>
      <w:r w:rsidR="00A20455" w:rsidRPr="00252893">
        <w:rPr>
          <w:rFonts w:ascii="Times New Roman" w:hAnsi="Times New Roman" w:cs="Times New Roman"/>
          <w:bCs/>
          <w:lang w:val="es-ES"/>
        </w:rPr>
        <w:t xml:space="preserve"> viable y factible, es decir, lo que se puede hacer de acuerdo con esa realidad antes analizada.</w:t>
      </w:r>
    </w:p>
    <w:p w14:paraId="37C9F4C8" w14:textId="00B75500" w:rsidR="00722003" w:rsidRPr="00252893" w:rsidRDefault="00A20455" w:rsidP="006A1DB7">
      <w:pPr>
        <w:spacing w:line="360" w:lineRule="auto"/>
        <w:rPr>
          <w:rFonts w:ascii="Times New Roman" w:hAnsi="Times New Roman" w:cs="Times New Roman"/>
          <w:bCs/>
          <w:lang w:val="es-ES"/>
        </w:rPr>
      </w:pPr>
      <w:r w:rsidRPr="00252893">
        <w:rPr>
          <w:rFonts w:ascii="Times New Roman" w:hAnsi="Times New Roman" w:cs="Times New Roman"/>
          <w:bCs/>
          <w:lang w:val="es-ES"/>
        </w:rPr>
        <w:t xml:space="preserve">De esta manera los estudiantes llegaron a las siguientes propuestas de solución. </w:t>
      </w:r>
      <w:r w:rsidR="00722003" w:rsidRPr="00252893">
        <w:rPr>
          <w:rFonts w:ascii="Times New Roman" w:hAnsi="Times New Roman" w:cs="Times New Roman"/>
          <w:bCs/>
          <w:lang w:val="es-ES"/>
        </w:rPr>
        <w:t xml:space="preserve">El proyecto Meli, se concreto en un sistema de mesas articulables y sillas individuales para realizar trabajos en conjunto o separados. Si bien los maestros y la institución han determinado que por seguridad algunos niños y niñas durante la clase tienen que permanecer sujetos a las sillas, este equipo decidió que todas las sillas tendrían este sistema, evocando a la experiencia de que cuando </w:t>
      </w:r>
      <w:r w:rsidR="005265A7" w:rsidRPr="00252893">
        <w:rPr>
          <w:rFonts w:ascii="Times New Roman" w:hAnsi="Times New Roman" w:cs="Times New Roman"/>
          <w:bCs/>
          <w:lang w:val="es-ES"/>
        </w:rPr>
        <w:t>te transportas en algún vehículo</w:t>
      </w:r>
      <w:r w:rsidR="00722003" w:rsidRPr="00252893">
        <w:rPr>
          <w:rFonts w:ascii="Times New Roman" w:hAnsi="Times New Roman" w:cs="Times New Roman"/>
          <w:bCs/>
          <w:lang w:val="es-ES"/>
        </w:rPr>
        <w:t xml:space="preserve"> todos tienen que colocarse el cinturón de seguridad. </w:t>
      </w:r>
      <w:r w:rsidR="005265A7" w:rsidRPr="00252893">
        <w:rPr>
          <w:rFonts w:ascii="Times New Roman" w:hAnsi="Times New Roman" w:cs="Times New Roman"/>
          <w:bCs/>
          <w:lang w:val="es-ES"/>
        </w:rPr>
        <w:t xml:space="preserve">Otro elemento importante en su sistema fueron las áreas de guardado de los materiales de apoyo a la clase. Si bien ofrecieron unos módulos como estantería, también incorporaron dos elementos de mayor interacción. Una estructura al muro para colgar artículos personales de los infantes </w:t>
      </w:r>
      <w:r w:rsidR="00514235" w:rsidRPr="00252893">
        <w:rPr>
          <w:rFonts w:ascii="Times New Roman" w:hAnsi="Times New Roman" w:cs="Times New Roman"/>
          <w:bCs/>
          <w:lang w:val="es-ES"/>
        </w:rPr>
        <w:t>o tareas y trabajos especiales, y un cajón</w:t>
      </w:r>
      <w:ins w:id="44" w:author="Autor">
        <w:r w:rsidR="005839C4">
          <w:rPr>
            <w:rFonts w:ascii="Times New Roman" w:hAnsi="Times New Roman" w:cs="Times New Roman"/>
            <w:bCs/>
            <w:lang w:val="es-ES"/>
          </w:rPr>
          <w:t xml:space="preserve"> - </w:t>
        </w:r>
      </w:ins>
      <w:del w:id="45" w:author="Autor">
        <w:r w:rsidR="00514235" w:rsidRPr="00252893" w:rsidDel="005839C4">
          <w:rPr>
            <w:rFonts w:ascii="Times New Roman" w:hAnsi="Times New Roman" w:cs="Times New Roman"/>
            <w:bCs/>
            <w:lang w:val="es-ES"/>
          </w:rPr>
          <w:delText>/</w:delText>
        </w:r>
      </w:del>
      <w:r w:rsidR="00514235" w:rsidRPr="00252893">
        <w:rPr>
          <w:rFonts w:ascii="Times New Roman" w:hAnsi="Times New Roman" w:cs="Times New Roman"/>
          <w:bCs/>
          <w:lang w:val="es-ES"/>
        </w:rPr>
        <w:t>rodante donde pueden colocar los materiales que van a ocupar y llevarlos a su área de trabajo. Ese cajón</w:t>
      </w:r>
      <w:ins w:id="46" w:author="Autor">
        <w:r w:rsidR="005839C4">
          <w:rPr>
            <w:rFonts w:ascii="Times New Roman" w:hAnsi="Times New Roman" w:cs="Times New Roman"/>
            <w:bCs/>
            <w:lang w:val="es-ES"/>
          </w:rPr>
          <w:t xml:space="preserve"> - </w:t>
        </w:r>
      </w:ins>
      <w:del w:id="47" w:author="Autor">
        <w:r w:rsidR="00514235" w:rsidRPr="00252893" w:rsidDel="005839C4">
          <w:rPr>
            <w:rFonts w:ascii="Times New Roman" w:hAnsi="Times New Roman" w:cs="Times New Roman"/>
            <w:bCs/>
            <w:lang w:val="es-ES"/>
          </w:rPr>
          <w:delText>/</w:delText>
        </w:r>
      </w:del>
      <w:r w:rsidR="00514235" w:rsidRPr="00252893">
        <w:rPr>
          <w:rFonts w:ascii="Times New Roman" w:hAnsi="Times New Roman" w:cs="Times New Roman"/>
          <w:bCs/>
          <w:lang w:val="es-ES"/>
        </w:rPr>
        <w:t xml:space="preserve">rodante es el único elemento figurativo del sistema, emula una abeja o insecto que se mueve de la estantería general a las mesas de trabajo. Al final del día de trabajo, el cajón junto con los materiales se regresa a la estantería donde tienen su propio espacio de resguardo en la parte baja. Con este tipo de interactividad se busca que los niños y niñas vayan adquiriendo independencia, comunicación, sociabilización y ocupación, cuatro de los objetivos de aprendizaje del CAM.  </w:t>
      </w:r>
    </w:p>
    <w:p w14:paraId="56BE3FDD" w14:textId="2D256829" w:rsidR="001426F6" w:rsidRPr="007166D5" w:rsidRDefault="001426F6" w:rsidP="00A20455">
      <w:pPr>
        <w:spacing w:line="360" w:lineRule="auto"/>
        <w:jc w:val="center"/>
        <w:rPr>
          <w:rFonts w:ascii="Times New Roman" w:hAnsi="Times New Roman" w:cs="Times New Roman"/>
          <w:bCs/>
          <w:lang w:val="es-ES"/>
        </w:rPr>
      </w:pPr>
      <w:r w:rsidRPr="00252893">
        <w:rPr>
          <w:rFonts w:ascii="Times New Roman" w:hAnsi="Times New Roman" w:cs="Times New Roman"/>
          <w:b/>
          <w:i/>
          <w:iCs/>
          <w:noProof/>
          <w:sz w:val="22"/>
          <w:szCs w:val="22"/>
          <w:lang w:val="es-ES" w:eastAsia="es-MX"/>
        </w:rPr>
        <w:drawing>
          <wp:inline distT="0" distB="0" distL="0" distR="0" wp14:anchorId="2C0787BA" wp14:editId="06EDA1F8">
            <wp:extent cx="3648075" cy="2736231"/>
            <wp:effectExtent l="0" t="0" r="0" b="6985"/>
            <wp:docPr id="3" name="Imagen 3" descr="Imagen que contiene piso, interior, tabla, si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piso, interior, tabla, silla&#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58372" cy="2743954"/>
                    </a:xfrm>
                    <a:prstGeom prst="rect">
                      <a:avLst/>
                    </a:prstGeom>
                  </pic:spPr>
                </pic:pic>
              </a:graphicData>
            </a:graphic>
          </wp:inline>
        </w:drawing>
      </w:r>
    </w:p>
    <w:p w14:paraId="0F513E35" w14:textId="5DCAD8E0" w:rsidR="00514235" w:rsidRPr="00252893" w:rsidRDefault="001426F6" w:rsidP="00D70121">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6938A7">
        <w:rPr>
          <w:rFonts w:ascii="Times New Roman" w:hAnsi="Times New Roman" w:cs="Times New Roman"/>
          <w:i/>
          <w:iCs/>
          <w:color w:val="000000"/>
          <w:sz w:val="18"/>
          <w:szCs w:val="18"/>
          <w:lang w:val="es-ES"/>
        </w:rPr>
        <w:t xml:space="preserve">Imagen </w:t>
      </w:r>
      <w:r w:rsidR="00D70121" w:rsidRPr="002A04F1">
        <w:rPr>
          <w:rFonts w:ascii="Times New Roman" w:hAnsi="Times New Roman" w:cs="Times New Roman"/>
          <w:i/>
          <w:iCs/>
          <w:color w:val="000000"/>
          <w:sz w:val="18"/>
          <w:szCs w:val="18"/>
          <w:lang w:val="es-ES"/>
        </w:rPr>
        <w:t>4</w:t>
      </w:r>
      <w:r w:rsidRPr="00252893">
        <w:rPr>
          <w:rFonts w:ascii="Times New Roman" w:hAnsi="Times New Roman" w:cs="Times New Roman"/>
          <w:i/>
          <w:iCs/>
          <w:color w:val="000000"/>
          <w:sz w:val="18"/>
          <w:szCs w:val="18"/>
          <w:lang w:val="es-ES"/>
        </w:rPr>
        <w:t xml:space="preserve">. </w:t>
      </w:r>
      <w:r w:rsidR="00514235" w:rsidRPr="00252893">
        <w:rPr>
          <w:rFonts w:ascii="Times New Roman" w:hAnsi="Times New Roman" w:cs="Times New Roman"/>
          <w:i/>
          <w:iCs/>
          <w:color w:val="000000"/>
          <w:sz w:val="18"/>
          <w:szCs w:val="18"/>
          <w:lang w:val="es-ES"/>
        </w:rPr>
        <w:t xml:space="preserve">Ávila, Bautista, Morin, Suarez. (2020). Prototipo proyecto Meli. </w:t>
      </w:r>
      <w:r w:rsidR="00D70121" w:rsidRPr="00252893">
        <w:rPr>
          <w:rFonts w:ascii="Times New Roman" w:hAnsi="Times New Roman" w:cs="Times New Roman"/>
          <w:i/>
          <w:iCs/>
          <w:sz w:val="18"/>
          <w:szCs w:val="18"/>
          <w:lang w:val="es-ES"/>
        </w:rPr>
        <w:t>Recuperado de Documento de trabajo alumnos Taller V Síntesis de Diseño Industrial</w:t>
      </w:r>
    </w:p>
    <w:p w14:paraId="4F9585BA" w14:textId="3ACC3C6A" w:rsidR="001426F6" w:rsidRPr="00252893" w:rsidRDefault="001426F6" w:rsidP="00A20455">
      <w:pPr>
        <w:spacing w:line="360" w:lineRule="auto"/>
        <w:jc w:val="center"/>
        <w:rPr>
          <w:rFonts w:ascii="Times New Roman" w:hAnsi="Times New Roman" w:cs="Times New Roman"/>
          <w:bCs/>
          <w:lang w:val="es-ES"/>
        </w:rPr>
      </w:pPr>
    </w:p>
    <w:p w14:paraId="4323118C" w14:textId="0F19C7A3" w:rsidR="001426F6" w:rsidRPr="007166D5" w:rsidRDefault="009131FD" w:rsidP="00A20455">
      <w:pPr>
        <w:spacing w:line="360" w:lineRule="auto"/>
        <w:jc w:val="center"/>
        <w:rPr>
          <w:rFonts w:ascii="Times New Roman" w:hAnsi="Times New Roman" w:cs="Times New Roman"/>
          <w:bCs/>
          <w:lang w:val="es-ES"/>
        </w:rPr>
      </w:pPr>
      <w:r w:rsidRPr="007166D5">
        <w:rPr>
          <w:noProof/>
          <w:lang w:val="es-ES"/>
        </w:rPr>
        <w:drawing>
          <wp:anchor distT="0" distB="0" distL="114300" distR="114300" simplePos="0" relativeHeight="251657216" behindDoc="0" locked="0" layoutInCell="1" allowOverlap="1" wp14:anchorId="5939C85D" wp14:editId="3B3819B6">
            <wp:simplePos x="0" y="0"/>
            <wp:positionH relativeFrom="column">
              <wp:posOffset>628650</wp:posOffset>
            </wp:positionH>
            <wp:positionV relativeFrom="paragraph">
              <wp:posOffset>7620</wp:posOffset>
            </wp:positionV>
            <wp:extent cx="5943600" cy="2766060"/>
            <wp:effectExtent l="0" t="0" r="0" b="0"/>
            <wp:wrapNone/>
            <wp:docPr id="8" name="Imagen 8" descr="Imagen que contiene cerca, tabla, c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NDER FINAL PNG.png"/>
                    <pic:cNvPicPr/>
                  </pic:nvPicPr>
                  <pic:blipFill rotWithShape="1">
                    <a:blip r:embed="rId18" cstate="print">
                      <a:extLst>
                        <a:ext uri="{28A0092B-C50C-407E-A947-70E740481C1C}">
                          <a14:useLocalDpi xmlns:a14="http://schemas.microsoft.com/office/drawing/2010/main" val="0"/>
                        </a:ext>
                      </a:extLst>
                    </a:blip>
                    <a:srcRect t="18109" b="23718"/>
                    <a:stretch/>
                  </pic:blipFill>
                  <pic:spPr bwMode="auto">
                    <a:xfrm>
                      <a:off x="0" y="0"/>
                      <a:ext cx="5943600" cy="2766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CCC1D3" w14:textId="0B35B953" w:rsidR="001426F6" w:rsidRPr="006938A7" w:rsidRDefault="001426F6" w:rsidP="00A20455">
      <w:pPr>
        <w:spacing w:line="360" w:lineRule="auto"/>
        <w:jc w:val="center"/>
        <w:rPr>
          <w:rFonts w:ascii="Times New Roman" w:hAnsi="Times New Roman" w:cs="Times New Roman"/>
          <w:bCs/>
          <w:lang w:val="es-ES"/>
        </w:rPr>
      </w:pPr>
    </w:p>
    <w:p w14:paraId="012266CE" w14:textId="4CFB4BF7" w:rsidR="00A20455" w:rsidRPr="00252893" w:rsidRDefault="00A20455" w:rsidP="00A20455">
      <w:pPr>
        <w:spacing w:line="360" w:lineRule="auto"/>
        <w:jc w:val="center"/>
        <w:rPr>
          <w:rFonts w:ascii="Times New Roman" w:hAnsi="Times New Roman" w:cs="Times New Roman"/>
          <w:bCs/>
          <w:lang w:val="es-ES"/>
        </w:rPr>
      </w:pPr>
    </w:p>
    <w:p w14:paraId="0489DD96" w14:textId="01A06CC7" w:rsidR="00A20455" w:rsidRPr="00252893" w:rsidRDefault="00A20455" w:rsidP="006A1DB7">
      <w:pPr>
        <w:spacing w:line="360" w:lineRule="auto"/>
        <w:rPr>
          <w:rFonts w:ascii="Times New Roman" w:hAnsi="Times New Roman" w:cs="Times New Roman"/>
          <w:bCs/>
          <w:lang w:val="es-ES"/>
        </w:rPr>
      </w:pPr>
    </w:p>
    <w:p w14:paraId="066FC339" w14:textId="5E3AB26F" w:rsidR="009131FD" w:rsidRPr="00252893" w:rsidRDefault="009131FD" w:rsidP="006A1DB7">
      <w:pPr>
        <w:spacing w:line="360" w:lineRule="auto"/>
        <w:rPr>
          <w:rFonts w:ascii="Times New Roman" w:hAnsi="Times New Roman" w:cs="Times New Roman"/>
          <w:bCs/>
          <w:lang w:val="es-ES"/>
        </w:rPr>
      </w:pPr>
    </w:p>
    <w:p w14:paraId="2760161E" w14:textId="77777777" w:rsidR="009131FD" w:rsidRPr="00252893" w:rsidRDefault="009131FD" w:rsidP="006A1DB7">
      <w:pPr>
        <w:spacing w:line="360" w:lineRule="auto"/>
        <w:rPr>
          <w:rFonts w:ascii="Times New Roman" w:hAnsi="Times New Roman" w:cs="Times New Roman"/>
          <w:bCs/>
          <w:lang w:val="es-ES"/>
        </w:rPr>
      </w:pPr>
    </w:p>
    <w:p w14:paraId="4632D97B" w14:textId="77777777" w:rsidR="009131FD" w:rsidRPr="00252893" w:rsidRDefault="009131FD" w:rsidP="006A1DB7">
      <w:pPr>
        <w:spacing w:line="360" w:lineRule="auto"/>
        <w:rPr>
          <w:rFonts w:ascii="Times New Roman" w:hAnsi="Times New Roman" w:cs="Times New Roman"/>
          <w:bCs/>
          <w:lang w:val="es-ES"/>
        </w:rPr>
      </w:pPr>
    </w:p>
    <w:p w14:paraId="2A8E80FF" w14:textId="77777777" w:rsidR="009131FD" w:rsidRPr="00252893" w:rsidRDefault="009131FD" w:rsidP="006A1DB7">
      <w:pPr>
        <w:spacing w:line="360" w:lineRule="auto"/>
        <w:rPr>
          <w:rFonts w:ascii="Times New Roman" w:hAnsi="Times New Roman" w:cs="Times New Roman"/>
          <w:bCs/>
          <w:lang w:val="es-ES"/>
        </w:rPr>
      </w:pPr>
    </w:p>
    <w:p w14:paraId="2FCD45BA" w14:textId="77777777" w:rsidR="009131FD" w:rsidRPr="00252893" w:rsidRDefault="009131FD" w:rsidP="006A1DB7">
      <w:pPr>
        <w:spacing w:line="360" w:lineRule="auto"/>
        <w:rPr>
          <w:rFonts w:ascii="Times New Roman" w:hAnsi="Times New Roman" w:cs="Times New Roman"/>
          <w:bCs/>
          <w:lang w:val="es-ES"/>
        </w:rPr>
      </w:pPr>
    </w:p>
    <w:p w14:paraId="1046B4AD" w14:textId="77777777" w:rsidR="009131FD" w:rsidRPr="00252893" w:rsidRDefault="009131FD" w:rsidP="006A1DB7">
      <w:pPr>
        <w:spacing w:line="360" w:lineRule="auto"/>
        <w:rPr>
          <w:rFonts w:ascii="Times New Roman" w:hAnsi="Times New Roman" w:cs="Times New Roman"/>
          <w:bCs/>
          <w:lang w:val="es-ES"/>
        </w:rPr>
      </w:pPr>
    </w:p>
    <w:p w14:paraId="4E264827" w14:textId="77777777" w:rsidR="009131FD" w:rsidRPr="00252893" w:rsidRDefault="009131FD" w:rsidP="00D70121">
      <w:pPr>
        <w:rPr>
          <w:rFonts w:ascii="Times New Roman" w:hAnsi="Times New Roman" w:cs="Times New Roman"/>
          <w:bCs/>
          <w:lang w:val="es-ES"/>
        </w:rPr>
      </w:pPr>
    </w:p>
    <w:p w14:paraId="108858BC" w14:textId="712451E2" w:rsidR="009131FD" w:rsidRPr="00252893" w:rsidRDefault="00514235" w:rsidP="00D70121">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7166D5">
        <w:rPr>
          <w:rFonts w:ascii="Times New Roman" w:hAnsi="Times New Roman" w:cs="Times New Roman"/>
          <w:i/>
          <w:iCs/>
          <w:color w:val="000000"/>
          <w:sz w:val="18"/>
          <w:szCs w:val="18"/>
          <w:lang w:val="es-ES"/>
        </w:rPr>
        <w:t xml:space="preserve">Imagen </w:t>
      </w:r>
      <w:r w:rsidR="00D70121" w:rsidRPr="006938A7">
        <w:rPr>
          <w:rFonts w:ascii="Times New Roman" w:hAnsi="Times New Roman" w:cs="Times New Roman"/>
          <w:i/>
          <w:iCs/>
          <w:color w:val="000000"/>
          <w:sz w:val="18"/>
          <w:szCs w:val="18"/>
          <w:lang w:val="es-ES"/>
        </w:rPr>
        <w:t>5</w:t>
      </w:r>
      <w:r w:rsidRPr="002A04F1">
        <w:rPr>
          <w:rFonts w:ascii="Times New Roman" w:hAnsi="Times New Roman" w:cs="Times New Roman"/>
          <w:i/>
          <w:iCs/>
          <w:color w:val="000000"/>
          <w:sz w:val="18"/>
          <w:szCs w:val="18"/>
          <w:lang w:val="es-ES"/>
        </w:rPr>
        <w:t xml:space="preserve">. </w:t>
      </w:r>
      <w:r w:rsidRPr="00252893">
        <w:rPr>
          <w:rFonts w:ascii="Times New Roman" w:hAnsi="Times New Roman" w:cs="Times New Roman"/>
          <w:i/>
          <w:iCs/>
          <w:color w:val="000000"/>
          <w:sz w:val="18"/>
          <w:szCs w:val="18"/>
          <w:lang w:val="es-ES"/>
        </w:rPr>
        <w:t xml:space="preserve">Ávila, Bautista, Morin, Suarez. (2020). Sistema mobiliario Meli. </w:t>
      </w:r>
      <w:r w:rsidR="00D70121" w:rsidRPr="00252893">
        <w:rPr>
          <w:rFonts w:ascii="Times New Roman" w:hAnsi="Times New Roman" w:cs="Times New Roman"/>
          <w:i/>
          <w:iCs/>
          <w:sz w:val="18"/>
          <w:szCs w:val="18"/>
          <w:lang w:val="es-ES"/>
        </w:rPr>
        <w:t>Recuperado de Documento de trabajo alumnos Taller V Síntesis de Diseño Industrial</w:t>
      </w:r>
    </w:p>
    <w:p w14:paraId="74187D84" w14:textId="77777777" w:rsidR="00D70121" w:rsidRPr="00252893" w:rsidRDefault="00D70121" w:rsidP="005547D8">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69E6C715" w14:textId="3B15AFA9" w:rsidR="00A20455" w:rsidRPr="00252893" w:rsidRDefault="00A20455" w:rsidP="006A1DB7">
      <w:pPr>
        <w:spacing w:line="360" w:lineRule="auto"/>
        <w:rPr>
          <w:rFonts w:ascii="Times New Roman" w:hAnsi="Times New Roman" w:cs="Times New Roman"/>
          <w:bCs/>
          <w:lang w:val="es-ES"/>
        </w:rPr>
      </w:pPr>
      <w:r w:rsidRPr="00252893">
        <w:rPr>
          <w:rFonts w:ascii="Times New Roman" w:hAnsi="Times New Roman" w:cs="Times New Roman"/>
          <w:bCs/>
          <w:lang w:val="es-ES"/>
        </w:rPr>
        <w:t>El proyecto M</w:t>
      </w:r>
      <w:r w:rsidR="00514235" w:rsidRPr="00252893">
        <w:rPr>
          <w:rFonts w:ascii="Times New Roman" w:hAnsi="Times New Roman" w:cs="Times New Roman"/>
          <w:bCs/>
          <w:lang w:val="es-ES"/>
        </w:rPr>
        <w:t>odulositos</w:t>
      </w:r>
      <w:r w:rsidR="00D63CA0" w:rsidRPr="00252893">
        <w:rPr>
          <w:rFonts w:ascii="Times New Roman" w:hAnsi="Times New Roman" w:cs="Times New Roman"/>
          <w:bCs/>
          <w:lang w:val="es-ES"/>
        </w:rPr>
        <w:t xml:space="preserve"> parte de un modulo rector que es una pirámide truncada. La forma cuadrangular cuya base es mayor a la superficie, ofrece estabilidad y un potencial de apilamiento y sobreposición. Estas cualidades fueron aprovechadas por el equipo para generar todo el sistema. Mientras que las superficies de trabajo solo aprovecharon la estabilidad a través de la resolución estructural del perfil de metal, las sillas resueltas con planos laminares de madera ofrecieron un elemento más sólido y cálido por estar al contacto con los niños y niñas. Sin embargo, tanto la estructura metálica de la mesa como los planos de madera de la silla pueden presentarse en dos niveles de altura si se apilan o no. Con este comportamiento de la geometría formal, el proyecto lograba un sistema de mobiliario ajustable a dos momentos de crecimiento de los infantes sin tener que adquirir diferentes muebles. </w:t>
      </w:r>
      <w:r w:rsidR="007D7636" w:rsidRPr="00252893">
        <w:rPr>
          <w:rFonts w:ascii="Times New Roman" w:hAnsi="Times New Roman" w:cs="Times New Roman"/>
          <w:bCs/>
          <w:lang w:val="es-ES"/>
        </w:rPr>
        <w:t xml:space="preserve">En particular la silla emulo la figura de un oso o bien de otra figura animal al evocar las orejas en la silueta de la figura geométrica. Estas mismas cualidades formales y estructurales se trasladaron a los elementos para guardado y/o superficies auxiliares para el trabajo de las maestras. Ahí, se continuo con una estructura metálica que permitiera contener cajones. Los cajones tienen la misma dimensión que la base de las sillas, de manera que lo que es el respaldo en las sillas, es la tapa del cajón en la estructura para almacenaje, pero también cuando los niños tienen vistas de los padres de familia, estos cajones pueden sacarse de la estructura para contar con más módulos para sentarse. </w:t>
      </w:r>
    </w:p>
    <w:p w14:paraId="21A81A6C" w14:textId="044EBA47" w:rsidR="002A41D7" w:rsidRPr="00252893" w:rsidRDefault="007D7636" w:rsidP="006A1DB7">
      <w:pPr>
        <w:spacing w:line="360" w:lineRule="auto"/>
        <w:rPr>
          <w:rFonts w:ascii="Times New Roman" w:hAnsi="Times New Roman" w:cs="Times New Roman"/>
          <w:bCs/>
          <w:lang w:val="es-ES"/>
        </w:rPr>
      </w:pPr>
      <w:r w:rsidRPr="00252893">
        <w:rPr>
          <w:rFonts w:ascii="Times New Roman" w:hAnsi="Times New Roman" w:cs="Times New Roman"/>
          <w:bCs/>
          <w:lang w:val="es-ES"/>
        </w:rPr>
        <w:t xml:space="preserve">Al modular las piezas se propicia una fuerte intercambiabilidad de funciones simples para favorecer la adaptabilidad del sistema a los constantes y frecuentes </w:t>
      </w:r>
      <w:r w:rsidR="00DB05DE" w:rsidRPr="00252893">
        <w:rPr>
          <w:rFonts w:ascii="Times New Roman" w:hAnsi="Times New Roman" w:cs="Times New Roman"/>
          <w:bCs/>
          <w:lang w:val="es-ES"/>
        </w:rPr>
        <w:t>modificaciones</w:t>
      </w:r>
      <w:r w:rsidRPr="00252893">
        <w:rPr>
          <w:rFonts w:ascii="Times New Roman" w:hAnsi="Times New Roman" w:cs="Times New Roman"/>
          <w:bCs/>
          <w:lang w:val="es-ES"/>
        </w:rPr>
        <w:t xml:space="preserve"> que surgen por las diferentes actividades que tienen o por los mismos niños y niñas van </w:t>
      </w:r>
      <w:r w:rsidR="00DB05DE" w:rsidRPr="00252893">
        <w:rPr>
          <w:rFonts w:ascii="Times New Roman" w:hAnsi="Times New Roman" w:cs="Times New Roman"/>
          <w:bCs/>
          <w:lang w:val="es-ES"/>
        </w:rPr>
        <w:t xml:space="preserve">cambiando. </w:t>
      </w:r>
    </w:p>
    <w:p w14:paraId="2ACA504D" w14:textId="761E12FC" w:rsidR="00A20455" w:rsidRPr="007166D5" w:rsidRDefault="002A41D7" w:rsidP="00A20455">
      <w:pPr>
        <w:spacing w:line="360" w:lineRule="auto"/>
        <w:jc w:val="center"/>
        <w:rPr>
          <w:rFonts w:ascii="Times New Roman" w:hAnsi="Times New Roman" w:cs="Times New Roman"/>
          <w:bCs/>
          <w:lang w:val="es-ES"/>
        </w:rPr>
      </w:pPr>
      <w:r w:rsidRPr="00252893">
        <w:rPr>
          <w:rFonts w:ascii="Times New Roman" w:hAnsi="Times New Roman" w:cs="Times New Roman"/>
          <w:bCs/>
          <w:noProof/>
          <w:lang w:val="es-ES"/>
        </w:rPr>
        <mc:AlternateContent>
          <mc:Choice Requires="wps">
            <w:drawing>
              <wp:anchor distT="0" distB="0" distL="114300" distR="114300" simplePos="0" relativeHeight="251658240" behindDoc="0" locked="0" layoutInCell="1" allowOverlap="1" wp14:anchorId="19C9A8C8" wp14:editId="6C891B7E">
                <wp:simplePos x="0" y="0"/>
                <wp:positionH relativeFrom="column">
                  <wp:posOffset>370840</wp:posOffset>
                </wp:positionH>
                <wp:positionV relativeFrom="paragraph">
                  <wp:posOffset>7620</wp:posOffset>
                </wp:positionV>
                <wp:extent cx="3143885" cy="2236470"/>
                <wp:effectExtent l="0" t="0" r="0" b="0"/>
                <wp:wrapNone/>
                <wp:docPr id="14" name="object 14"/>
                <wp:cNvGraphicFramePr/>
                <a:graphic xmlns:a="http://schemas.openxmlformats.org/drawingml/2006/main">
                  <a:graphicData uri="http://schemas.microsoft.com/office/word/2010/wordprocessingShape">
                    <wps:wsp>
                      <wps:cNvSpPr/>
                      <wps:spPr>
                        <a:xfrm>
                          <a:off x="0" y="0"/>
                          <a:ext cx="3143885" cy="2236470"/>
                        </a:xfrm>
                        <a:prstGeom prst="rect">
                          <a:avLst/>
                        </a:prstGeom>
                        <a:blipFill>
                          <a:blip r:embed="rId19"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1D03A53B" id="object 14" o:spid="_x0000_s1026" style="position:absolute;margin-left:29.2pt;margin-top:.6pt;width:247.55pt;height:176.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ouiiigs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pOtKAScAZJrotF8C6jq0JmcpaxcH9598jPJC/wCNawpyn8Jp&#10;CEqmkUc7RXplt8NNM+zbvNnnmHJyQobnsAM/rUw8F6LLb4js8OejB3zn0PP4V0xwkn1OqOEqS3dj&#10;y2ivRj4E0m7DFTNanGMI+Qp6ZwcnH41g6t8Pr+wy1u63aD+H7rflyP1qZYSonZak1MJUp9L+hy9F&#10;OkheCR45EaNgcMGGDn6U2uRpp2ZxhRRRS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" stroked="f">
                <v:fill r:id="rId20" o:title="" recolor="t" rotate="t" type="frame"/>
                <v:textbox inset="0,0,0,0"/>
              </v:rect>
            </w:pict>
          </mc:Fallback>
        </mc:AlternateContent>
      </w:r>
      <w:r w:rsidRPr="00252893">
        <w:rPr>
          <w:rFonts w:ascii="Times New Roman" w:hAnsi="Times New Roman" w:cs="Times New Roman"/>
          <w:bCs/>
          <w:noProof/>
          <w:lang w:val="es-ES"/>
        </w:rPr>
        <mc:AlternateContent>
          <mc:Choice Requires="wps">
            <w:drawing>
              <wp:anchor distT="0" distB="0" distL="114300" distR="114300" simplePos="0" relativeHeight="251659264" behindDoc="0" locked="0" layoutInCell="1" allowOverlap="1" wp14:anchorId="200EEF13" wp14:editId="454D59E4">
                <wp:simplePos x="0" y="0"/>
                <wp:positionH relativeFrom="column">
                  <wp:posOffset>3495675</wp:posOffset>
                </wp:positionH>
                <wp:positionV relativeFrom="paragraph">
                  <wp:posOffset>7620</wp:posOffset>
                </wp:positionV>
                <wp:extent cx="2972475" cy="2236470"/>
                <wp:effectExtent l="0" t="0" r="0" b="0"/>
                <wp:wrapNone/>
                <wp:docPr id="15" name="object 15"/>
                <wp:cNvGraphicFramePr/>
                <a:graphic xmlns:a="http://schemas.openxmlformats.org/drawingml/2006/main">
                  <a:graphicData uri="http://schemas.microsoft.com/office/word/2010/wordprocessingShape">
                    <wps:wsp>
                      <wps:cNvSpPr/>
                      <wps:spPr>
                        <a:xfrm>
                          <a:off x="0" y="0"/>
                          <a:ext cx="2972475" cy="2236470"/>
                        </a:xfrm>
                        <a:prstGeom prst="rect">
                          <a:avLst/>
                        </a:prstGeom>
                        <a:blipFill>
                          <a:blip r:embed="rId21" cstate="print"/>
                          <a:stretch>
                            <a:fillRect/>
                          </a:stretch>
                        </a:blipFill>
                      </wps:spPr>
                      <wps:bodyPr wrap="square" lIns="0" tIns="0" rIns="0" bIns="0" rtlCol="0"/>
                    </wps:wsp>
                  </a:graphicData>
                </a:graphic>
                <wp14:sizeRelV relativeFrom="margin">
                  <wp14:pctHeight>0</wp14:pctHeight>
                </wp14:sizeRelV>
              </wp:anchor>
            </w:drawing>
          </mc:Choice>
          <mc:Fallback>
            <w:pict>
              <v:rect w14:anchorId="43B2081C" id="object 15" o:spid="_x0000_s1026" style="position:absolute;margin-left:275.25pt;margin-top:.6pt;width:234.05pt;height:176.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g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" stroked="f">
                <v:fill r:id="rId22" o:title="" recolor="t" rotate="t" type="frame"/>
                <v:textbox inset="0,0,0,0"/>
              </v:rect>
            </w:pict>
          </mc:Fallback>
        </mc:AlternateContent>
      </w:r>
    </w:p>
    <w:p w14:paraId="3BEC5632" w14:textId="3C2B09AE" w:rsidR="004264FE" w:rsidRPr="006938A7" w:rsidRDefault="004264FE" w:rsidP="00A20455">
      <w:pPr>
        <w:spacing w:line="360" w:lineRule="auto"/>
        <w:jc w:val="center"/>
        <w:rPr>
          <w:rFonts w:ascii="Times New Roman" w:hAnsi="Times New Roman" w:cs="Times New Roman"/>
          <w:bCs/>
          <w:lang w:val="es-ES"/>
        </w:rPr>
      </w:pPr>
    </w:p>
    <w:p w14:paraId="6379AA7E" w14:textId="107F57BF" w:rsidR="00DB05DE" w:rsidRPr="00252893" w:rsidRDefault="00DB05DE" w:rsidP="00A20455">
      <w:pPr>
        <w:spacing w:line="360" w:lineRule="auto"/>
        <w:jc w:val="center"/>
        <w:rPr>
          <w:rFonts w:ascii="Times New Roman" w:hAnsi="Times New Roman" w:cs="Times New Roman"/>
          <w:bCs/>
          <w:lang w:val="es-ES"/>
        </w:rPr>
      </w:pPr>
    </w:p>
    <w:p w14:paraId="0055E6C0" w14:textId="1A3443CC" w:rsidR="00DB05DE" w:rsidRPr="00252893" w:rsidRDefault="00DB05DE" w:rsidP="00A20455">
      <w:pPr>
        <w:spacing w:line="360" w:lineRule="auto"/>
        <w:jc w:val="center"/>
        <w:rPr>
          <w:rFonts w:ascii="Times New Roman" w:hAnsi="Times New Roman" w:cs="Times New Roman"/>
          <w:bCs/>
          <w:lang w:val="es-ES"/>
        </w:rPr>
      </w:pPr>
    </w:p>
    <w:p w14:paraId="66AA2CC8" w14:textId="2984D40B" w:rsidR="00DB05DE" w:rsidRPr="00252893" w:rsidRDefault="00DB05DE" w:rsidP="00A20455">
      <w:pPr>
        <w:spacing w:line="360" w:lineRule="auto"/>
        <w:jc w:val="center"/>
        <w:rPr>
          <w:rFonts w:ascii="Times New Roman" w:hAnsi="Times New Roman" w:cs="Times New Roman"/>
          <w:bCs/>
          <w:lang w:val="es-ES"/>
        </w:rPr>
      </w:pPr>
    </w:p>
    <w:p w14:paraId="67C7663D" w14:textId="67AA0D7F" w:rsidR="00DB05DE" w:rsidRPr="00252893" w:rsidRDefault="00DB05DE" w:rsidP="00A20455">
      <w:pPr>
        <w:spacing w:line="360" w:lineRule="auto"/>
        <w:jc w:val="center"/>
        <w:rPr>
          <w:rFonts w:ascii="Times New Roman" w:hAnsi="Times New Roman" w:cs="Times New Roman"/>
          <w:bCs/>
          <w:lang w:val="es-ES"/>
        </w:rPr>
      </w:pPr>
    </w:p>
    <w:p w14:paraId="01D4AB17" w14:textId="56B43EB0" w:rsidR="00DB05DE" w:rsidRPr="00252893" w:rsidRDefault="00DB05DE" w:rsidP="00A20455">
      <w:pPr>
        <w:spacing w:line="360" w:lineRule="auto"/>
        <w:jc w:val="center"/>
        <w:rPr>
          <w:rFonts w:ascii="Times New Roman" w:hAnsi="Times New Roman" w:cs="Times New Roman"/>
          <w:bCs/>
          <w:lang w:val="es-ES"/>
        </w:rPr>
      </w:pPr>
    </w:p>
    <w:p w14:paraId="5BD5BBA8" w14:textId="2C6FF8FA" w:rsidR="00DB05DE" w:rsidRPr="00252893" w:rsidRDefault="00DB05DE" w:rsidP="00A20455">
      <w:pPr>
        <w:spacing w:line="360" w:lineRule="auto"/>
        <w:jc w:val="center"/>
        <w:rPr>
          <w:rFonts w:ascii="Times New Roman" w:hAnsi="Times New Roman" w:cs="Times New Roman"/>
          <w:bCs/>
          <w:lang w:val="es-ES"/>
        </w:rPr>
      </w:pPr>
    </w:p>
    <w:p w14:paraId="54D3E23F" w14:textId="653B4443" w:rsidR="004264FE" w:rsidRPr="00252893" w:rsidRDefault="004264FE" w:rsidP="002A41D7">
      <w:pPr>
        <w:spacing w:line="360" w:lineRule="auto"/>
        <w:rPr>
          <w:rFonts w:ascii="Times New Roman" w:hAnsi="Times New Roman" w:cs="Times New Roman"/>
          <w:bCs/>
          <w:lang w:val="es-ES"/>
        </w:rPr>
      </w:pPr>
    </w:p>
    <w:p w14:paraId="02A7B50E" w14:textId="08386470" w:rsidR="00A20455" w:rsidRPr="00252893" w:rsidRDefault="002A41D7" w:rsidP="00D70121">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252893">
        <w:rPr>
          <w:rFonts w:ascii="Times New Roman" w:hAnsi="Times New Roman" w:cs="Times New Roman"/>
          <w:i/>
          <w:iCs/>
          <w:color w:val="000000"/>
          <w:sz w:val="18"/>
          <w:szCs w:val="18"/>
          <w:lang w:val="es-ES"/>
        </w:rPr>
        <w:t xml:space="preserve">Imagen </w:t>
      </w:r>
      <w:r w:rsidR="00D70121" w:rsidRPr="00252893">
        <w:rPr>
          <w:rFonts w:ascii="Times New Roman" w:hAnsi="Times New Roman" w:cs="Times New Roman"/>
          <w:i/>
          <w:iCs/>
          <w:color w:val="000000"/>
          <w:sz w:val="18"/>
          <w:szCs w:val="18"/>
          <w:lang w:val="es-ES"/>
        </w:rPr>
        <w:t>6</w:t>
      </w:r>
      <w:r w:rsidRPr="00252893">
        <w:rPr>
          <w:rFonts w:ascii="Times New Roman" w:hAnsi="Times New Roman" w:cs="Times New Roman"/>
          <w:i/>
          <w:iCs/>
          <w:color w:val="000000"/>
          <w:sz w:val="18"/>
          <w:szCs w:val="18"/>
          <w:lang w:val="es-ES"/>
        </w:rPr>
        <w:t xml:space="preserve"> y </w:t>
      </w:r>
      <w:r w:rsidR="00D70121" w:rsidRPr="00252893">
        <w:rPr>
          <w:rFonts w:ascii="Times New Roman" w:hAnsi="Times New Roman" w:cs="Times New Roman"/>
          <w:i/>
          <w:iCs/>
          <w:color w:val="000000"/>
          <w:sz w:val="18"/>
          <w:szCs w:val="18"/>
          <w:lang w:val="es-ES"/>
        </w:rPr>
        <w:t>7</w:t>
      </w:r>
      <w:r w:rsidRPr="00252893">
        <w:rPr>
          <w:rFonts w:ascii="Times New Roman" w:hAnsi="Times New Roman" w:cs="Times New Roman"/>
          <w:i/>
          <w:iCs/>
          <w:color w:val="000000"/>
          <w:sz w:val="18"/>
          <w:szCs w:val="18"/>
          <w:lang w:val="es-ES"/>
        </w:rPr>
        <w:t xml:space="preserve">. Andrade, Barbosa, Cruz, Peralta. (2020). Mesas y sillas Modulositos. </w:t>
      </w:r>
      <w:r w:rsidR="00D70121" w:rsidRPr="00252893">
        <w:rPr>
          <w:rFonts w:ascii="Times New Roman" w:hAnsi="Times New Roman" w:cs="Times New Roman"/>
          <w:i/>
          <w:iCs/>
          <w:sz w:val="18"/>
          <w:szCs w:val="18"/>
          <w:lang w:val="es-ES"/>
        </w:rPr>
        <w:t>Recuperado de Documento de trabajo alumnos Taller V Síntesis de Diseño Industrial</w:t>
      </w:r>
    </w:p>
    <w:p w14:paraId="69331725" w14:textId="152A4D04" w:rsidR="00304499" w:rsidRPr="00252893" w:rsidRDefault="005547D8" w:rsidP="00304499">
      <w:pPr>
        <w:spacing w:line="360" w:lineRule="auto"/>
        <w:rPr>
          <w:rFonts w:ascii="Times New Roman" w:hAnsi="Times New Roman" w:cs="Times New Roman"/>
          <w:b/>
          <w:lang w:val="es-ES"/>
        </w:rPr>
      </w:pPr>
      <w:r w:rsidRPr="00252893">
        <w:rPr>
          <w:noProof/>
          <w:lang w:val="es-ES"/>
        </w:rPr>
        <w:drawing>
          <wp:anchor distT="0" distB="0" distL="0" distR="0" simplePos="0" relativeHeight="251656192" behindDoc="0" locked="0" layoutInCell="1" allowOverlap="1" wp14:anchorId="25102408" wp14:editId="31CD5228">
            <wp:simplePos x="0" y="0"/>
            <wp:positionH relativeFrom="page">
              <wp:posOffset>1895475</wp:posOffset>
            </wp:positionH>
            <wp:positionV relativeFrom="paragraph">
              <wp:posOffset>191770</wp:posOffset>
            </wp:positionV>
            <wp:extent cx="3962400" cy="2352675"/>
            <wp:effectExtent l="0" t="0" r="0" b="9525"/>
            <wp:wrapNone/>
            <wp:docPr id="16"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jpeg"/>
                    <pic:cNvPicPr/>
                  </pic:nvPicPr>
                  <pic:blipFill>
                    <a:blip r:embed="rId23" cstate="print"/>
                    <a:stretch>
                      <a:fillRect/>
                    </a:stretch>
                  </pic:blipFill>
                  <pic:spPr>
                    <a:xfrm>
                      <a:off x="0" y="0"/>
                      <a:ext cx="3962400" cy="2352675"/>
                    </a:xfrm>
                    <a:prstGeom prst="rect">
                      <a:avLst/>
                    </a:prstGeom>
                  </pic:spPr>
                </pic:pic>
              </a:graphicData>
            </a:graphic>
            <wp14:sizeRelH relativeFrom="margin">
              <wp14:pctWidth>0</wp14:pctWidth>
            </wp14:sizeRelH>
            <wp14:sizeRelV relativeFrom="margin">
              <wp14:pctHeight>0</wp14:pctHeight>
            </wp14:sizeRelV>
          </wp:anchor>
        </w:drawing>
      </w:r>
    </w:p>
    <w:p w14:paraId="67E41A5B" w14:textId="68A4CBC6" w:rsidR="00A20455" w:rsidRPr="007166D5" w:rsidRDefault="00A20455" w:rsidP="00D0354E">
      <w:pPr>
        <w:spacing w:line="360" w:lineRule="auto"/>
        <w:rPr>
          <w:rFonts w:ascii="Times New Roman" w:hAnsi="Times New Roman" w:cs="Times New Roman"/>
          <w:b/>
          <w:lang w:val="es-ES"/>
        </w:rPr>
      </w:pPr>
    </w:p>
    <w:p w14:paraId="45BF4E57" w14:textId="7231B43A" w:rsidR="00A20455" w:rsidRPr="006938A7" w:rsidRDefault="00A20455" w:rsidP="00D0354E">
      <w:pPr>
        <w:spacing w:line="360" w:lineRule="auto"/>
        <w:rPr>
          <w:rFonts w:ascii="Times New Roman" w:hAnsi="Times New Roman" w:cs="Times New Roman"/>
          <w:b/>
          <w:lang w:val="es-ES"/>
        </w:rPr>
      </w:pPr>
    </w:p>
    <w:p w14:paraId="7F3502BC" w14:textId="77777777" w:rsidR="00A20455" w:rsidRPr="00252893" w:rsidRDefault="00A20455" w:rsidP="00D0354E">
      <w:pPr>
        <w:spacing w:line="360" w:lineRule="auto"/>
        <w:rPr>
          <w:rFonts w:ascii="Times New Roman" w:hAnsi="Times New Roman" w:cs="Times New Roman"/>
          <w:b/>
          <w:lang w:val="es-ES"/>
        </w:rPr>
      </w:pPr>
    </w:p>
    <w:p w14:paraId="6BC5823B" w14:textId="77777777" w:rsidR="002A41D7" w:rsidRPr="00252893" w:rsidRDefault="002A41D7" w:rsidP="00D0354E">
      <w:pPr>
        <w:spacing w:line="360" w:lineRule="auto"/>
        <w:rPr>
          <w:rFonts w:ascii="Times New Roman" w:hAnsi="Times New Roman" w:cs="Times New Roman"/>
          <w:b/>
          <w:lang w:val="es-ES"/>
        </w:rPr>
      </w:pPr>
    </w:p>
    <w:p w14:paraId="19FAAF58" w14:textId="77777777" w:rsidR="002A41D7" w:rsidRPr="00252893" w:rsidRDefault="002A41D7" w:rsidP="00D0354E">
      <w:pPr>
        <w:spacing w:line="360" w:lineRule="auto"/>
        <w:rPr>
          <w:rFonts w:ascii="Times New Roman" w:hAnsi="Times New Roman" w:cs="Times New Roman"/>
          <w:b/>
          <w:lang w:val="es-ES"/>
        </w:rPr>
      </w:pPr>
    </w:p>
    <w:p w14:paraId="59233835" w14:textId="77777777" w:rsidR="002A41D7" w:rsidRPr="00252893" w:rsidRDefault="002A41D7" w:rsidP="00D0354E">
      <w:pPr>
        <w:spacing w:line="360" w:lineRule="auto"/>
        <w:rPr>
          <w:rFonts w:ascii="Times New Roman" w:hAnsi="Times New Roman" w:cs="Times New Roman"/>
          <w:b/>
          <w:lang w:val="es-ES"/>
        </w:rPr>
      </w:pPr>
    </w:p>
    <w:p w14:paraId="50D85230" w14:textId="77777777" w:rsidR="002A41D7" w:rsidRPr="00252893" w:rsidRDefault="002A41D7" w:rsidP="00D0354E">
      <w:pPr>
        <w:spacing w:line="360" w:lineRule="auto"/>
        <w:rPr>
          <w:rFonts w:ascii="Times New Roman" w:hAnsi="Times New Roman" w:cs="Times New Roman"/>
          <w:b/>
          <w:lang w:val="es-ES"/>
        </w:rPr>
      </w:pPr>
    </w:p>
    <w:p w14:paraId="5DB73537" w14:textId="324471B9" w:rsidR="002A41D7" w:rsidRPr="00252893" w:rsidRDefault="002A41D7" w:rsidP="00D0354E">
      <w:pPr>
        <w:spacing w:line="360" w:lineRule="auto"/>
        <w:rPr>
          <w:rFonts w:ascii="Times New Roman" w:hAnsi="Times New Roman" w:cs="Times New Roman"/>
          <w:b/>
          <w:lang w:val="es-ES"/>
        </w:rPr>
      </w:pPr>
    </w:p>
    <w:p w14:paraId="06CB8F44" w14:textId="77777777" w:rsidR="005547D8" w:rsidRPr="00252893" w:rsidRDefault="005547D8" w:rsidP="00D0354E">
      <w:pPr>
        <w:spacing w:line="360" w:lineRule="auto"/>
        <w:rPr>
          <w:rFonts w:ascii="Times New Roman" w:hAnsi="Times New Roman" w:cs="Times New Roman"/>
          <w:b/>
          <w:lang w:val="es-ES"/>
        </w:rPr>
      </w:pPr>
    </w:p>
    <w:p w14:paraId="5726EA23" w14:textId="08A77D49" w:rsidR="002A41D7" w:rsidRPr="00252893" w:rsidRDefault="002A41D7" w:rsidP="00D70121">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252893">
        <w:rPr>
          <w:rFonts w:ascii="Times New Roman" w:hAnsi="Times New Roman" w:cs="Times New Roman"/>
          <w:i/>
          <w:iCs/>
          <w:color w:val="000000"/>
          <w:sz w:val="18"/>
          <w:szCs w:val="18"/>
          <w:lang w:val="es-ES"/>
        </w:rPr>
        <w:t xml:space="preserve">Imagen </w:t>
      </w:r>
      <w:r w:rsidR="00D70121" w:rsidRPr="00252893">
        <w:rPr>
          <w:rFonts w:ascii="Times New Roman" w:hAnsi="Times New Roman" w:cs="Times New Roman"/>
          <w:i/>
          <w:iCs/>
          <w:color w:val="000000"/>
          <w:sz w:val="18"/>
          <w:szCs w:val="18"/>
          <w:lang w:val="es-ES"/>
        </w:rPr>
        <w:t>8</w:t>
      </w:r>
      <w:r w:rsidRPr="00252893">
        <w:rPr>
          <w:rFonts w:ascii="Times New Roman" w:hAnsi="Times New Roman" w:cs="Times New Roman"/>
          <w:i/>
          <w:iCs/>
          <w:color w:val="000000"/>
          <w:sz w:val="18"/>
          <w:szCs w:val="18"/>
          <w:lang w:val="es-ES"/>
        </w:rPr>
        <w:t xml:space="preserve">. Andrade, Barbosa, Cruz, Peralta. (2020). Sistema de guardado Modulositos. </w:t>
      </w:r>
      <w:r w:rsidR="00D70121" w:rsidRPr="00252893">
        <w:rPr>
          <w:rFonts w:ascii="Times New Roman" w:hAnsi="Times New Roman" w:cs="Times New Roman"/>
          <w:i/>
          <w:iCs/>
          <w:sz w:val="18"/>
          <w:szCs w:val="18"/>
          <w:lang w:val="es-ES"/>
        </w:rPr>
        <w:t>Recuperado de Documento de trabajo alumnos Taller V Síntesis de Diseño Industrial</w:t>
      </w:r>
    </w:p>
    <w:p w14:paraId="56A3A194" w14:textId="77777777" w:rsidR="002A41D7" w:rsidRPr="00252893" w:rsidRDefault="002A41D7" w:rsidP="00D0354E">
      <w:pPr>
        <w:spacing w:line="360" w:lineRule="auto"/>
        <w:rPr>
          <w:rFonts w:ascii="Times New Roman" w:hAnsi="Times New Roman" w:cs="Times New Roman"/>
          <w:b/>
          <w:lang w:val="es-ES"/>
        </w:rPr>
      </w:pPr>
    </w:p>
    <w:p w14:paraId="2AC91B88" w14:textId="0031F4F8" w:rsidR="00B97026" w:rsidRPr="00252893" w:rsidRDefault="00B97026" w:rsidP="00D0354E">
      <w:pPr>
        <w:spacing w:line="360" w:lineRule="auto"/>
        <w:rPr>
          <w:rFonts w:ascii="Times New Roman" w:hAnsi="Times New Roman" w:cs="Times New Roman"/>
          <w:b/>
          <w:lang w:val="es-ES"/>
        </w:rPr>
      </w:pPr>
    </w:p>
    <w:p w14:paraId="178F894A" w14:textId="1B6954AC" w:rsidR="00B97026" w:rsidRPr="007166D5" w:rsidRDefault="00B97026" w:rsidP="00D70121">
      <w:pPr>
        <w:spacing w:line="360" w:lineRule="auto"/>
        <w:jc w:val="center"/>
        <w:rPr>
          <w:rFonts w:ascii="Times New Roman" w:hAnsi="Times New Roman" w:cs="Times New Roman"/>
          <w:b/>
          <w:lang w:val="es-ES"/>
        </w:rPr>
      </w:pPr>
      <w:r w:rsidRPr="00252893">
        <w:rPr>
          <w:noProof/>
          <w:lang w:val="es-ES"/>
        </w:rPr>
        <w:drawing>
          <wp:inline distT="0" distB="0" distL="0" distR="0" wp14:anchorId="32E219FC" wp14:editId="270BA7AC">
            <wp:extent cx="5172075" cy="2332990"/>
            <wp:effectExtent l="0" t="0" r="9525" b="0"/>
            <wp:docPr id="1" name="Imagen 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24"/>
                    <a:srcRect l="6967" t="14804" r="6031" b="15408"/>
                    <a:stretch/>
                  </pic:blipFill>
                  <pic:spPr bwMode="auto">
                    <a:xfrm>
                      <a:off x="0" y="0"/>
                      <a:ext cx="5172075" cy="2332990"/>
                    </a:xfrm>
                    <a:prstGeom prst="rect">
                      <a:avLst/>
                    </a:prstGeom>
                    <a:ln>
                      <a:noFill/>
                    </a:ln>
                    <a:extLst>
                      <a:ext uri="{53640926-AAD7-44D8-BBD7-CCE9431645EC}">
                        <a14:shadowObscured xmlns:a14="http://schemas.microsoft.com/office/drawing/2010/main"/>
                      </a:ext>
                    </a:extLst>
                  </pic:spPr>
                </pic:pic>
              </a:graphicData>
            </a:graphic>
          </wp:inline>
        </w:drawing>
      </w:r>
    </w:p>
    <w:p w14:paraId="2878FF09" w14:textId="42523587" w:rsidR="00B97026" w:rsidRPr="00252893" w:rsidRDefault="00B97026" w:rsidP="00D70121">
      <w:pPr>
        <w:pStyle w:val="Default"/>
        <w:jc w:val="center"/>
        <w:rPr>
          <w:sz w:val="18"/>
          <w:szCs w:val="18"/>
          <w:lang w:val="es-ES"/>
        </w:rPr>
      </w:pPr>
      <w:r w:rsidRPr="006938A7">
        <w:rPr>
          <w:rFonts w:ascii="Times New Roman" w:hAnsi="Times New Roman" w:cs="Times New Roman"/>
          <w:i/>
          <w:iCs/>
          <w:sz w:val="18"/>
          <w:szCs w:val="18"/>
          <w:lang w:val="es-ES"/>
        </w:rPr>
        <w:t xml:space="preserve">Imagen </w:t>
      </w:r>
      <w:r w:rsidR="00D70121" w:rsidRPr="002A04F1">
        <w:rPr>
          <w:rFonts w:ascii="Times New Roman" w:hAnsi="Times New Roman" w:cs="Times New Roman"/>
          <w:i/>
          <w:iCs/>
          <w:sz w:val="18"/>
          <w:szCs w:val="18"/>
          <w:lang w:val="es-ES"/>
        </w:rPr>
        <w:t>9.</w:t>
      </w:r>
      <w:r w:rsidRPr="00252893">
        <w:rPr>
          <w:rFonts w:ascii="Times New Roman" w:hAnsi="Times New Roman" w:cs="Times New Roman"/>
          <w:i/>
          <w:iCs/>
          <w:sz w:val="18"/>
          <w:szCs w:val="18"/>
          <w:lang w:val="es-ES"/>
        </w:rPr>
        <w:t xml:space="preserve">  Bravo, De la Cruz,  Elías  y Gaytán (2020). Proyecto Animal Kingdom.  Recuperado de Documento de trabajo alumnos Taller V Síntesis de Diseño Industrial</w:t>
      </w:r>
    </w:p>
    <w:p w14:paraId="1B09AE62" w14:textId="3DC23136" w:rsidR="00B97026" w:rsidRPr="00252893" w:rsidRDefault="00B97026" w:rsidP="00D0354E">
      <w:pPr>
        <w:spacing w:line="360" w:lineRule="auto"/>
        <w:rPr>
          <w:rFonts w:ascii="Times New Roman" w:hAnsi="Times New Roman" w:cs="Times New Roman"/>
          <w:b/>
          <w:lang w:val="es-ES"/>
        </w:rPr>
      </w:pPr>
    </w:p>
    <w:p w14:paraId="5C4C6F1B" w14:textId="77777777" w:rsidR="00B97026" w:rsidRPr="00252893" w:rsidRDefault="00B97026" w:rsidP="00B97026">
      <w:pPr>
        <w:pStyle w:val="Default"/>
        <w:spacing w:line="360" w:lineRule="auto"/>
        <w:jc w:val="both"/>
        <w:rPr>
          <w:sz w:val="23"/>
          <w:szCs w:val="23"/>
          <w:lang w:val="es-ES"/>
        </w:rPr>
      </w:pPr>
      <w:r w:rsidRPr="007166D5">
        <w:rPr>
          <w:rFonts w:ascii="Times New Roman" w:hAnsi="Times New Roman" w:cs="Times New Roman"/>
          <w:bCs/>
          <w:lang w:val="es-ES"/>
        </w:rPr>
        <w:t xml:space="preserve">El análisis sistémico, al establecer las interrelaciones, permitió proponer un mobiliario que contribuye a la dinámica compleja, permite la identificación y </w:t>
      </w:r>
      <w:r w:rsidRPr="006938A7">
        <w:rPr>
          <w:rFonts w:ascii="Times New Roman" w:hAnsi="Times New Roman" w:cs="Times New Roman"/>
          <w:bCs/>
          <w:lang w:val="es-ES"/>
        </w:rPr>
        <w:t>diferenciación visual y formal dando armonía y contexto a los usuarios. Encuentran en la modularidad, el sistema, el contexto y lo figurativo, una propuesta al espacio y las actividades desarrolladas en el Aula idónea. El mobiliario enfocado en la organiza</w:t>
      </w:r>
      <w:r w:rsidRPr="00252893">
        <w:rPr>
          <w:rFonts w:ascii="Times New Roman" w:hAnsi="Times New Roman" w:cs="Times New Roman"/>
          <w:bCs/>
          <w:lang w:val="es-ES"/>
        </w:rPr>
        <w:t xml:space="preserve">ción y clasificación </w:t>
      </w:r>
      <w:r w:rsidRPr="00252893">
        <w:rPr>
          <w:rFonts w:ascii="Times New Roman" w:hAnsi="Times New Roman" w:cs="Times New Roman"/>
          <w:bCs/>
          <w:lang w:val="es-ES"/>
        </w:rPr>
        <w:lastRenderedPageBreak/>
        <w:t>de los elementos utilizados en el aula preescolar fue diseñado a partir de las necesidades detectadas en la visita de campo a la escuela. Detectando principalmente la gran carga de material y la pesadez visual que esta generaba, por lo que se diseñó un recurso que permitiera clasificar y organizar los elementos utilizados en el aula implementando la delimitación las actividades para cada mueble (personales, lectura, didácticos y material de la maestra). Animal Kingdom, es un sistema autosoportante de elementos modulares que ayuda a jerarquizar el uso del material didáctico, por medio de formas, colores primarios y secundarios, esto permitiendo indicar con cada forma del set una mejor visualización tanto para el niño como para el docente, a través de ergonomía, y así mismo generando principios de autonomía y respeto. Cada elemento cuenta con una función establecida, ayudando a la sistematización del orden. Provoca en los infantes independencia, responsabilidad y disciplina al momento de usar el objeto.</w:t>
      </w:r>
      <w:r w:rsidRPr="00252893">
        <w:rPr>
          <w:sz w:val="23"/>
          <w:szCs w:val="23"/>
          <w:lang w:val="es-ES"/>
        </w:rPr>
        <w:t xml:space="preserve"> </w:t>
      </w:r>
    </w:p>
    <w:p w14:paraId="5DE6B550" w14:textId="77777777" w:rsidR="00B97026" w:rsidRPr="00252893" w:rsidRDefault="00B97026" w:rsidP="00D0354E">
      <w:pPr>
        <w:spacing w:line="360" w:lineRule="auto"/>
        <w:rPr>
          <w:rFonts w:ascii="Times New Roman" w:hAnsi="Times New Roman" w:cs="Times New Roman"/>
          <w:b/>
          <w:lang w:val="es-ES"/>
        </w:rPr>
      </w:pPr>
    </w:p>
    <w:p w14:paraId="4E78BD9E" w14:textId="426634AF" w:rsidR="00D0354E" w:rsidRPr="002A04F1" w:rsidRDefault="00811C91" w:rsidP="00D0354E">
      <w:pPr>
        <w:spacing w:line="360" w:lineRule="auto"/>
        <w:rPr>
          <w:rFonts w:ascii="Times New Roman" w:hAnsi="Times New Roman" w:cs="Times New Roman"/>
          <w:b/>
          <w:lang w:val="es-ES"/>
        </w:rPr>
      </w:pPr>
      <w:commentRangeStart w:id="48"/>
      <w:r w:rsidRPr="007166D5">
        <w:rPr>
          <w:rFonts w:ascii="Times New Roman" w:hAnsi="Times New Roman" w:cs="Times New Roman"/>
          <w:b/>
          <w:lang w:val="es-ES"/>
        </w:rPr>
        <w:t>Experiencias de aprendizaje</w:t>
      </w:r>
      <w:r w:rsidR="00D0354E" w:rsidRPr="006938A7">
        <w:rPr>
          <w:rFonts w:ascii="Times New Roman" w:hAnsi="Times New Roman" w:cs="Times New Roman"/>
          <w:b/>
          <w:lang w:val="es-ES"/>
        </w:rPr>
        <w:t>.</w:t>
      </w:r>
      <w:commentRangeEnd w:id="48"/>
      <w:r w:rsidR="00666CAC">
        <w:rPr>
          <w:rStyle w:val="Refdecomentario"/>
          <w:rFonts w:ascii="Arial" w:eastAsia="Arial" w:hAnsi="Arial" w:cs="Arial"/>
          <w:lang w:val="es-ES" w:eastAsia="es-ES" w:bidi="es-ES"/>
        </w:rPr>
        <w:commentReference w:id="48"/>
      </w:r>
    </w:p>
    <w:p w14:paraId="61120E11" w14:textId="77777777" w:rsidR="003040D9" w:rsidRPr="00252893" w:rsidRDefault="003040D9" w:rsidP="00D0354E">
      <w:pPr>
        <w:spacing w:line="360" w:lineRule="auto"/>
        <w:rPr>
          <w:rFonts w:ascii="Times New Roman" w:hAnsi="Times New Roman" w:cs="Times New Roman"/>
          <w:bCs/>
          <w:lang w:val="es-ES"/>
        </w:rPr>
      </w:pPr>
      <w:r w:rsidRPr="00252893">
        <w:rPr>
          <w:rFonts w:ascii="Times New Roman" w:hAnsi="Times New Roman" w:cs="Times New Roman"/>
          <w:bCs/>
          <w:lang w:val="es-ES"/>
        </w:rPr>
        <w:t xml:space="preserve">Contar con una experiencia de proyecto académico que comprometa las habilidades que ha alcanzado el y la estudiante de diseño con la búsqueda de beneficios sociales, implica un constante trabajo de reflexión. </w:t>
      </w:r>
    </w:p>
    <w:p w14:paraId="090F2454" w14:textId="66DC5C66" w:rsidR="00D0354E" w:rsidRPr="00252893" w:rsidRDefault="003040D9" w:rsidP="00D0354E">
      <w:pPr>
        <w:spacing w:line="360" w:lineRule="auto"/>
        <w:rPr>
          <w:rFonts w:ascii="Times New Roman" w:hAnsi="Times New Roman" w:cs="Times New Roman"/>
          <w:bCs/>
          <w:lang w:val="es-ES"/>
        </w:rPr>
      </w:pPr>
      <w:r w:rsidRPr="00252893">
        <w:rPr>
          <w:rFonts w:ascii="Times New Roman" w:hAnsi="Times New Roman" w:cs="Times New Roman"/>
          <w:bCs/>
          <w:lang w:val="es-ES"/>
        </w:rPr>
        <w:t xml:space="preserve">Como se menciona al inicio de las descripciones de los proyectos, la complejidad de la condición </w:t>
      </w:r>
      <w:r w:rsidR="004305BA" w:rsidRPr="00252893">
        <w:rPr>
          <w:rFonts w:ascii="Times New Roman" w:hAnsi="Times New Roman" w:cs="Times New Roman"/>
          <w:bCs/>
          <w:lang w:val="es-ES"/>
        </w:rPr>
        <w:t>humana</w:t>
      </w:r>
      <w:r w:rsidRPr="00252893">
        <w:rPr>
          <w:rFonts w:ascii="Times New Roman" w:hAnsi="Times New Roman" w:cs="Times New Roman"/>
          <w:bCs/>
          <w:lang w:val="es-ES"/>
        </w:rPr>
        <w:t xml:space="preserve"> llega a abrumar a los estudiantes </w:t>
      </w:r>
      <w:r w:rsidR="00FF66CD" w:rsidRPr="00252893">
        <w:rPr>
          <w:rFonts w:ascii="Times New Roman" w:hAnsi="Times New Roman" w:cs="Times New Roman"/>
          <w:bCs/>
          <w:lang w:val="es-ES"/>
        </w:rPr>
        <w:t>que,</w:t>
      </w:r>
      <w:r w:rsidRPr="00252893">
        <w:rPr>
          <w:rFonts w:ascii="Times New Roman" w:hAnsi="Times New Roman" w:cs="Times New Roman"/>
          <w:bCs/>
          <w:lang w:val="es-ES"/>
        </w:rPr>
        <w:t xml:space="preserve"> sin una pertinente guía metodológica, o buenas herramientas que ayuden a relacionar </w:t>
      </w:r>
      <w:r w:rsidR="004305BA" w:rsidRPr="00252893">
        <w:rPr>
          <w:rFonts w:ascii="Times New Roman" w:hAnsi="Times New Roman" w:cs="Times New Roman"/>
          <w:bCs/>
          <w:lang w:val="es-ES"/>
        </w:rPr>
        <w:t xml:space="preserve">lo analizado, </w:t>
      </w:r>
      <w:r w:rsidRPr="00252893">
        <w:rPr>
          <w:rFonts w:ascii="Times New Roman" w:hAnsi="Times New Roman" w:cs="Times New Roman"/>
          <w:bCs/>
          <w:lang w:val="es-ES"/>
        </w:rPr>
        <w:t xml:space="preserve">pueden </w:t>
      </w:r>
      <w:r w:rsidR="004305BA" w:rsidRPr="00252893">
        <w:rPr>
          <w:rFonts w:ascii="Times New Roman" w:hAnsi="Times New Roman" w:cs="Times New Roman"/>
          <w:bCs/>
          <w:lang w:val="es-ES"/>
        </w:rPr>
        <w:t>acabar</w:t>
      </w:r>
      <w:r w:rsidRPr="00252893">
        <w:rPr>
          <w:rFonts w:ascii="Times New Roman" w:hAnsi="Times New Roman" w:cs="Times New Roman"/>
          <w:bCs/>
          <w:lang w:val="es-ES"/>
        </w:rPr>
        <w:t xml:space="preserve"> reduc</w:t>
      </w:r>
      <w:r w:rsidR="004305BA" w:rsidRPr="00252893">
        <w:rPr>
          <w:rFonts w:ascii="Times New Roman" w:hAnsi="Times New Roman" w:cs="Times New Roman"/>
          <w:bCs/>
          <w:lang w:val="es-ES"/>
        </w:rPr>
        <w:t>iendo su intervención de diseño,</w:t>
      </w:r>
      <w:r w:rsidRPr="00252893">
        <w:rPr>
          <w:rFonts w:ascii="Times New Roman" w:hAnsi="Times New Roman" w:cs="Times New Roman"/>
          <w:bCs/>
          <w:lang w:val="es-ES"/>
        </w:rPr>
        <w:t xml:space="preserve"> con el riesgo de abordarlo solo de manera superficial, o en el otro extremo a extraviarse y no lograr una correspondencia entre las necesidades y la razón de ser de un objeto u otro. </w:t>
      </w:r>
    </w:p>
    <w:p w14:paraId="2ED1A586" w14:textId="2008225D" w:rsidR="00D70121" w:rsidRPr="00252893" w:rsidRDefault="00D70121" w:rsidP="00D0354E">
      <w:pPr>
        <w:spacing w:line="360" w:lineRule="auto"/>
        <w:rPr>
          <w:rFonts w:ascii="Times New Roman" w:hAnsi="Times New Roman" w:cs="Times New Roman"/>
          <w:bCs/>
          <w:lang w:val="es-ES"/>
        </w:rPr>
      </w:pPr>
      <w:r w:rsidRPr="00252893">
        <w:rPr>
          <w:rFonts w:ascii="Times New Roman" w:hAnsi="Times New Roman" w:cs="Times New Roman"/>
          <w:bCs/>
          <w:lang w:val="es-ES"/>
        </w:rPr>
        <w:t xml:space="preserve">Razón por la cual se estableció como objetivo didáctico para este proyecto, el aprendizaje y aplicación de herramientas que los apoyaran en una comprensión de los problemas en la medida que podían releerlos, reestructurarlos e incluso replantearlos. Así como mantener un ejercicio constante de preguntas a lo largo de todo el proceso de diseño y de materialización de la propuesta. </w:t>
      </w:r>
    </w:p>
    <w:p w14:paraId="7D34702D" w14:textId="06E3724E" w:rsidR="004305BA" w:rsidRPr="00252893" w:rsidRDefault="004305BA" w:rsidP="00D0354E">
      <w:pPr>
        <w:spacing w:line="360" w:lineRule="auto"/>
        <w:rPr>
          <w:rFonts w:ascii="Times New Roman" w:hAnsi="Times New Roman" w:cs="Times New Roman"/>
          <w:bCs/>
          <w:lang w:val="es-ES"/>
        </w:rPr>
      </w:pPr>
      <w:r w:rsidRPr="00252893">
        <w:rPr>
          <w:rFonts w:ascii="Times New Roman" w:hAnsi="Times New Roman" w:cs="Times New Roman"/>
          <w:bCs/>
          <w:lang w:val="es-ES"/>
        </w:rPr>
        <w:t xml:space="preserve">En ese sentido, la complejidad desde la que se </w:t>
      </w:r>
      <w:r w:rsidR="00D70121" w:rsidRPr="00252893">
        <w:rPr>
          <w:rFonts w:ascii="Times New Roman" w:hAnsi="Times New Roman" w:cs="Times New Roman"/>
          <w:bCs/>
          <w:lang w:val="es-ES"/>
        </w:rPr>
        <w:t>partió,</w:t>
      </w:r>
      <w:r w:rsidRPr="00252893">
        <w:rPr>
          <w:rFonts w:ascii="Times New Roman" w:hAnsi="Times New Roman" w:cs="Times New Roman"/>
          <w:bCs/>
          <w:lang w:val="es-ES"/>
        </w:rPr>
        <w:t xml:space="preserve"> para ubicar una contrariedad</w:t>
      </w:r>
      <w:r w:rsidR="00D70121" w:rsidRPr="00252893">
        <w:rPr>
          <w:rFonts w:ascii="Times New Roman" w:hAnsi="Times New Roman" w:cs="Times New Roman"/>
          <w:bCs/>
          <w:lang w:val="es-ES"/>
        </w:rPr>
        <w:t xml:space="preserve"> o carencia en las actividades de las instituciones de educación inclusiva que se visitaron, </w:t>
      </w:r>
      <w:r w:rsidRPr="00252893">
        <w:rPr>
          <w:rFonts w:ascii="Times New Roman" w:hAnsi="Times New Roman" w:cs="Times New Roman"/>
          <w:bCs/>
          <w:lang w:val="es-ES"/>
        </w:rPr>
        <w:t xml:space="preserve">es la misma complejidad que acompaña a la comprensión del problema, y posteriormente a una solución sistémica, articuladora, autorregulable, y que se va transformando. </w:t>
      </w:r>
    </w:p>
    <w:p w14:paraId="0B63E910" w14:textId="77777777" w:rsidR="00FF66CD" w:rsidRPr="00252893" w:rsidRDefault="004305BA" w:rsidP="00D0354E">
      <w:pPr>
        <w:spacing w:line="360" w:lineRule="auto"/>
        <w:rPr>
          <w:rFonts w:ascii="Times New Roman" w:hAnsi="Times New Roman" w:cs="Times New Roman"/>
          <w:bCs/>
          <w:lang w:val="es-ES"/>
        </w:rPr>
      </w:pPr>
      <w:r w:rsidRPr="00252893">
        <w:rPr>
          <w:rFonts w:ascii="Times New Roman" w:hAnsi="Times New Roman" w:cs="Times New Roman"/>
          <w:bCs/>
          <w:lang w:val="es-ES"/>
        </w:rPr>
        <w:t xml:space="preserve">Las propuestas de diseño que se han mostrado en esta ponencia han contemplado también su cualidad de adaptabilidad y modificación, solo por el hecho de que los objetos son sujetos de uso. </w:t>
      </w:r>
      <w:r w:rsidR="00FF66CD" w:rsidRPr="00252893">
        <w:rPr>
          <w:rFonts w:ascii="Times New Roman" w:hAnsi="Times New Roman" w:cs="Times New Roman"/>
          <w:bCs/>
          <w:lang w:val="es-ES"/>
        </w:rPr>
        <w:t>Así</w:t>
      </w:r>
      <w:r w:rsidRPr="00252893">
        <w:rPr>
          <w:rFonts w:ascii="Times New Roman" w:hAnsi="Times New Roman" w:cs="Times New Roman"/>
          <w:bCs/>
          <w:lang w:val="es-ES"/>
        </w:rPr>
        <w:t xml:space="preserve"> que los estudiantes han aprendido a </w:t>
      </w:r>
      <w:r w:rsidR="00FF66CD" w:rsidRPr="00252893">
        <w:rPr>
          <w:rFonts w:ascii="Times New Roman" w:hAnsi="Times New Roman" w:cs="Times New Roman"/>
          <w:bCs/>
          <w:lang w:val="es-ES"/>
        </w:rPr>
        <w:t xml:space="preserve">asumir que sus propuestas no son productos terminados. Son en todo caso sistemas de objetos que participan de la interacción con las personas, con otros objetos y con el entorno espacial. </w:t>
      </w:r>
    </w:p>
    <w:p w14:paraId="0DDEC569" w14:textId="420E26B5" w:rsidR="00FF66CD" w:rsidRPr="00252893" w:rsidRDefault="00FF66CD" w:rsidP="00D0354E">
      <w:pPr>
        <w:spacing w:line="360" w:lineRule="auto"/>
        <w:rPr>
          <w:rFonts w:ascii="Times New Roman" w:hAnsi="Times New Roman" w:cs="Times New Roman"/>
          <w:bCs/>
          <w:lang w:val="es-ES"/>
        </w:rPr>
      </w:pPr>
      <w:r w:rsidRPr="00252893">
        <w:rPr>
          <w:rFonts w:ascii="Times New Roman" w:hAnsi="Times New Roman" w:cs="Times New Roman"/>
          <w:bCs/>
          <w:lang w:val="es-ES"/>
        </w:rPr>
        <w:t xml:space="preserve">La visión de complejidad, de constantes canales que se abren y cierran al utilizar, al usar, al comunicarse, e incluso al significar los objetos, les ha transferido mayor vitalidad a las propuestas de diseño. Y esta fue quizá una de las experiencias de mayor valor para los estudiantes. </w:t>
      </w:r>
    </w:p>
    <w:p w14:paraId="33EFC87E" w14:textId="784F509B" w:rsidR="00FF66CD" w:rsidRPr="00252893" w:rsidRDefault="00FF66CD" w:rsidP="00D0354E">
      <w:pPr>
        <w:spacing w:line="360" w:lineRule="auto"/>
        <w:rPr>
          <w:rFonts w:ascii="Times New Roman" w:hAnsi="Times New Roman" w:cs="Times New Roman"/>
          <w:bCs/>
          <w:lang w:val="es-ES"/>
        </w:rPr>
      </w:pPr>
      <w:r w:rsidRPr="00252893">
        <w:rPr>
          <w:rFonts w:ascii="Times New Roman" w:hAnsi="Times New Roman" w:cs="Times New Roman"/>
          <w:bCs/>
          <w:lang w:val="es-ES"/>
        </w:rPr>
        <w:lastRenderedPageBreak/>
        <w:t xml:space="preserve">Antes de paralizar el comportamiento de los niños y niñas para que no se lastimen con el mobiliario, o no lo maltraten, la propia demanda latente para esos </w:t>
      </w:r>
      <w:r w:rsidRPr="00252893">
        <w:rPr>
          <w:rFonts w:ascii="Times New Roman" w:hAnsi="Times New Roman" w:cs="Times New Roman"/>
          <w:bCs/>
          <w:i/>
          <w:iCs/>
          <w:lang w:val="es-ES"/>
        </w:rPr>
        <w:t>objetos</w:t>
      </w:r>
      <w:del w:id="49" w:author="Autor">
        <w:r w:rsidRPr="00252893" w:rsidDel="0099023F">
          <w:rPr>
            <w:rFonts w:ascii="Times New Roman" w:hAnsi="Times New Roman" w:cs="Times New Roman"/>
            <w:bCs/>
            <w:i/>
            <w:iCs/>
            <w:lang w:val="es-ES"/>
          </w:rPr>
          <w:delText>/</w:delText>
        </w:r>
      </w:del>
      <w:ins w:id="50" w:author="Autor">
        <w:r w:rsidR="0099023F">
          <w:rPr>
            <w:rFonts w:ascii="Times New Roman" w:hAnsi="Times New Roman" w:cs="Times New Roman"/>
            <w:bCs/>
            <w:i/>
            <w:iCs/>
            <w:lang w:val="es-ES"/>
          </w:rPr>
          <w:t xml:space="preserve"> - </w:t>
        </w:r>
      </w:ins>
      <w:r w:rsidRPr="00252893">
        <w:rPr>
          <w:rFonts w:ascii="Times New Roman" w:hAnsi="Times New Roman" w:cs="Times New Roman"/>
          <w:bCs/>
          <w:i/>
          <w:iCs/>
          <w:lang w:val="es-ES"/>
        </w:rPr>
        <w:t>muebles</w:t>
      </w:r>
      <w:r w:rsidRPr="00252893">
        <w:rPr>
          <w:rFonts w:ascii="Times New Roman" w:hAnsi="Times New Roman" w:cs="Times New Roman"/>
          <w:bCs/>
          <w:lang w:val="es-ES"/>
        </w:rPr>
        <w:t xml:space="preserve"> era que reflejaran y se portaran un tanto como los propios infantes lo hacen, sorpresivamente, días quietos, días con muchísima movilidad, a veces eran lugar para </w:t>
      </w:r>
      <w:r w:rsidR="008C1FD3" w:rsidRPr="00252893">
        <w:rPr>
          <w:rFonts w:ascii="Times New Roman" w:hAnsi="Times New Roman" w:cs="Times New Roman"/>
          <w:bCs/>
          <w:lang w:val="es-ES"/>
        </w:rPr>
        <w:t>sentarse,</w:t>
      </w:r>
      <w:r w:rsidRPr="00252893">
        <w:rPr>
          <w:rFonts w:ascii="Times New Roman" w:hAnsi="Times New Roman" w:cs="Times New Roman"/>
          <w:bCs/>
          <w:lang w:val="es-ES"/>
        </w:rPr>
        <w:t xml:space="preserve"> pero otras veces lugar para esconderse.</w:t>
      </w:r>
      <w:r w:rsidR="008C1FD3" w:rsidRPr="00252893">
        <w:rPr>
          <w:rFonts w:ascii="Times New Roman" w:hAnsi="Times New Roman" w:cs="Times New Roman"/>
          <w:bCs/>
          <w:lang w:val="es-ES"/>
        </w:rPr>
        <w:t xml:space="preserve"> Esa humanización de los objetos y no la </w:t>
      </w:r>
      <w:r w:rsidR="00FC3097" w:rsidRPr="00252893">
        <w:rPr>
          <w:rFonts w:ascii="Times New Roman" w:hAnsi="Times New Roman" w:cs="Times New Roman"/>
          <w:bCs/>
          <w:lang w:val="es-ES"/>
        </w:rPr>
        <w:t>objetualización de</w:t>
      </w:r>
      <w:r w:rsidR="008C1FD3" w:rsidRPr="00252893">
        <w:rPr>
          <w:rFonts w:ascii="Times New Roman" w:hAnsi="Times New Roman" w:cs="Times New Roman"/>
          <w:bCs/>
          <w:lang w:val="es-ES"/>
        </w:rPr>
        <w:t xml:space="preserve"> los sujetos, se puede aceptar cuando se mira desde otros paradigmas como el del pensamiento complejo. </w:t>
      </w:r>
    </w:p>
    <w:p w14:paraId="0BE441A1" w14:textId="754AE324" w:rsidR="008C1FD3" w:rsidRPr="00252893" w:rsidRDefault="008C1FD3" w:rsidP="00D0354E">
      <w:pPr>
        <w:spacing w:line="360" w:lineRule="auto"/>
        <w:rPr>
          <w:rFonts w:ascii="Times New Roman" w:hAnsi="Times New Roman" w:cs="Times New Roman"/>
          <w:bCs/>
          <w:lang w:val="es-ES"/>
        </w:rPr>
      </w:pPr>
      <w:r w:rsidRPr="00252893">
        <w:rPr>
          <w:rFonts w:ascii="Times New Roman" w:hAnsi="Times New Roman" w:cs="Times New Roman"/>
          <w:bCs/>
          <w:lang w:val="es-ES"/>
        </w:rPr>
        <w:t xml:space="preserve">El camino de pasar de una comprensión simple del objeto y sus funciones elementales a la complejidad del objeto que participa de las múltiples acciones del sujeto es un andar largo, que requiere sumar experiencias de proyectos </w:t>
      </w:r>
      <w:r w:rsidR="00FC3097" w:rsidRPr="00252893">
        <w:rPr>
          <w:rFonts w:ascii="Times New Roman" w:hAnsi="Times New Roman" w:cs="Times New Roman"/>
          <w:bCs/>
          <w:lang w:val="es-ES"/>
        </w:rPr>
        <w:t>con múltiples disciplinas</w:t>
      </w:r>
      <w:r w:rsidRPr="00252893">
        <w:rPr>
          <w:rFonts w:ascii="Times New Roman" w:hAnsi="Times New Roman" w:cs="Times New Roman"/>
          <w:bCs/>
          <w:lang w:val="es-ES"/>
        </w:rPr>
        <w:t xml:space="preserve">, donde además colaboren varios actores del propio problema que se desea atender, por lo que este tipo de </w:t>
      </w:r>
      <w:r w:rsidR="00FC3097" w:rsidRPr="00252893">
        <w:rPr>
          <w:rFonts w:ascii="Times New Roman" w:hAnsi="Times New Roman" w:cs="Times New Roman"/>
          <w:bCs/>
          <w:lang w:val="es-ES"/>
        </w:rPr>
        <w:t>trabajos</w:t>
      </w:r>
      <w:r w:rsidRPr="00252893">
        <w:rPr>
          <w:rFonts w:ascii="Times New Roman" w:hAnsi="Times New Roman" w:cs="Times New Roman"/>
          <w:bCs/>
          <w:lang w:val="es-ES"/>
        </w:rPr>
        <w:t xml:space="preserve"> académicos solo aproximan a los estudiantes al escenario. </w:t>
      </w:r>
    </w:p>
    <w:p w14:paraId="0C936B0A" w14:textId="39F1E9C8" w:rsidR="008C1FD3" w:rsidRPr="00252893" w:rsidRDefault="007B4643" w:rsidP="00D0354E">
      <w:pPr>
        <w:spacing w:line="360" w:lineRule="auto"/>
        <w:rPr>
          <w:rFonts w:ascii="Times New Roman" w:hAnsi="Times New Roman" w:cs="Times New Roman"/>
          <w:bCs/>
          <w:lang w:val="es-ES"/>
        </w:rPr>
      </w:pPr>
      <w:r w:rsidRPr="00252893">
        <w:rPr>
          <w:rFonts w:ascii="Times New Roman" w:hAnsi="Times New Roman" w:cs="Times New Roman"/>
          <w:bCs/>
          <w:lang w:val="es-ES"/>
        </w:rPr>
        <w:t>Se requiere dar el siguiente paso que implicaría el trabajo interdisciplinar</w:t>
      </w:r>
      <w:r w:rsidR="00FC3097" w:rsidRPr="00252893">
        <w:rPr>
          <w:rFonts w:ascii="Times New Roman" w:hAnsi="Times New Roman" w:cs="Times New Roman"/>
          <w:bCs/>
          <w:lang w:val="es-ES"/>
        </w:rPr>
        <w:t>, multi y/o transdisciplinar</w:t>
      </w:r>
      <w:r w:rsidRPr="00252893">
        <w:rPr>
          <w:rFonts w:ascii="Times New Roman" w:hAnsi="Times New Roman" w:cs="Times New Roman"/>
          <w:bCs/>
          <w:lang w:val="es-ES"/>
        </w:rPr>
        <w:t xml:space="preserve">, para qué, </w:t>
      </w:r>
      <w:r w:rsidR="008C1FD3" w:rsidRPr="00252893">
        <w:rPr>
          <w:rFonts w:ascii="Times New Roman" w:hAnsi="Times New Roman" w:cs="Times New Roman"/>
          <w:bCs/>
          <w:lang w:val="es-ES"/>
        </w:rPr>
        <w:t xml:space="preserve">por encima de la sola atención al objeto de estudio de cada disciplina </w:t>
      </w:r>
      <w:r w:rsidRPr="00252893">
        <w:rPr>
          <w:rFonts w:ascii="Times New Roman" w:hAnsi="Times New Roman" w:cs="Times New Roman"/>
          <w:bCs/>
          <w:lang w:val="es-ES"/>
        </w:rPr>
        <w:t xml:space="preserve">se coloquen </w:t>
      </w:r>
      <w:r w:rsidR="008C1FD3" w:rsidRPr="00252893">
        <w:rPr>
          <w:rFonts w:ascii="Times New Roman" w:hAnsi="Times New Roman" w:cs="Times New Roman"/>
          <w:bCs/>
          <w:lang w:val="es-ES"/>
        </w:rPr>
        <w:t xml:space="preserve">los problemas </w:t>
      </w:r>
      <w:r w:rsidRPr="00252893">
        <w:rPr>
          <w:rFonts w:ascii="Times New Roman" w:hAnsi="Times New Roman" w:cs="Times New Roman"/>
          <w:bCs/>
          <w:lang w:val="es-ES"/>
        </w:rPr>
        <w:t xml:space="preserve">del entorno y sus habitantes. </w:t>
      </w:r>
    </w:p>
    <w:p w14:paraId="3299B9C6" w14:textId="77777777" w:rsidR="00D0354E" w:rsidRPr="00252893" w:rsidRDefault="00D0354E" w:rsidP="00304499">
      <w:pPr>
        <w:spacing w:line="360" w:lineRule="auto"/>
        <w:rPr>
          <w:rFonts w:ascii="Times New Roman" w:hAnsi="Times New Roman" w:cs="Times New Roman"/>
          <w:b/>
          <w:lang w:val="es-ES"/>
        </w:rPr>
      </w:pPr>
    </w:p>
    <w:p w14:paraId="2BE11683" w14:textId="20003C83" w:rsidR="00304499" w:rsidRPr="00252893" w:rsidRDefault="00304499" w:rsidP="00304499">
      <w:pPr>
        <w:spacing w:line="360" w:lineRule="auto"/>
        <w:rPr>
          <w:rFonts w:ascii="Times New Roman" w:hAnsi="Times New Roman" w:cs="Times New Roman"/>
          <w:b/>
          <w:lang w:val="es-ES"/>
        </w:rPr>
      </w:pPr>
      <w:r w:rsidRPr="00252893">
        <w:rPr>
          <w:rFonts w:ascii="Times New Roman" w:hAnsi="Times New Roman" w:cs="Times New Roman"/>
          <w:b/>
          <w:lang w:val="es-ES"/>
        </w:rPr>
        <w:t>Referencias</w:t>
      </w:r>
    </w:p>
    <w:p w14:paraId="60D48A49" w14:textId="77777777" w:rsidR="00153BC2" w:rsidRPr="00252893" w:rsidRDefault="00153BC2">
      <w:pPr>
        <w:pStyle w:val="Textonotapie"/>
        <w:spacing w:line="360" w:lineRule="auto"/>
        <w:ind w:firstLine="284"/>
        <w:jc w:val="both"/>
        <w:rPr>
          <w:rFonts w:ascii="Times New Roman" w:hAnsi="Times New Roman" w:cs="Times New Roman"/>
          <w:sz w:val="18"/>
          <w:szCs w:val="18"/>
          <w:lang w:val="es-ES"/>
        </w:rPr>
        <w:pPrChange w:id="51" w:author="Autor">
          <w:pPr>
            <w:pStyle w:val="Textonotapie"/>
            <w:ind w:firstLine="284"/>
            <w:jc w:val="both"/>
          </w:pPr>
        </w:pPrChange>
      </w:pPr>
      <w:r w:rsidRPr="00252893">
        <w:rPr>
          <w:rFonts w:ascii="Times New Roman" w:hAnsi="Times New Roman" w:cs="Times New Roman"/>
          <w:sz w:val="18"/>
          <w:szCs w:val="18"/>
          <w:lang w:val="es-ES"/>
        </w:rPr>
        <w:t xml:space="preserve">Alexander, C. (1976). </w:t>
      </w:r>
      <w:r w:rsidRPr="00252893">
        <w:rPr>
          <w:rFonts w:ascii="Times New Roman" w:hAnsi="Times New Roman" w:cs="Times New Roman"/>
          <w:i/>
          <w:sz w:val="18"/>
          <w:szCs w:val="18"/>
          <w:lang w:val="es-ES"/>
        </w:rPr>
        <w:t>Ensayo sobre la síntesis de la forma</w:t>
      </w:r>
      <w:r w:rsidRPr="00252893">
        <w:rPr>
          <w:rFonts w:ascii="Times New Roman" w:hAnsi="Times New Roman" w:cs="Times New Roman"/>
          <w:sz w:val="18"/>
          <w:szCs w:val="18"/>
          <w:lang w:val="es-ES"/>
        </w:rPr>
        <w:t>. Buenos Aires: Infinito</w:t>
      </w:r>
    </w:p>
    <w:p w14:paraId="54CA0BAD" w14:textId="50F664C9" w:rsidR="00153BC2" w:rsidRPr="00252893" w:rsidRDefault="00153BC2">
      <w:pPr>
        <w:spacing w:line="360" w:lineRule="auto"/>
        <w:ind w:left="567" w:hanging="283"/>
        <w:rPr>
          <w:rFonts w:ascii="Times New Roman" w:hAnsi="Times New Roman" w:cs="Times New Roman"/>
          <w:bCs/>
          <w:sz w:val="18"/>
          <w:szCs w:val="18"/>
          <w:lang w:val="es-ES"/>
        </w:rPr>
        <w:pPrChange w:id="52" w:author="Autor">
          <w:pPr>
            <w:ind w:left="567" w:hanging="283"/>
          </w:pPr>
        </w:pPrChange>
      </w:pPr>
      <w:r w:rsidRPr="00252893">
        <w:rPr>
          <w:rFonts w:ascii="Times New Roman" w:hAnsi="Times New Roman" w:cs="Times New Roman"/>
          <w:sz w:val="20"/>
          <w:szCs w:val="20"/>
          <w:lang w:val="es-ES"/>
        </w:rPr>
        <w:t>Parra Dussan, C.</w:t>
      </w:r>
      <w:r w:rsidRPr="00252893">
        <w:rPr>
          <w:rFonts w:ascii="Times New Roman" w:hAnsi="Times New Roman" w:cs="Times New Roman"/>
          <w:bCs/>
          <w:sz w:val="18"/>
          <w:szCs w:val="18"/>
          <w:lang w:val="es-ES"/>
        </w:rPr>
        <w:t xml:space="preserve"> (2010). </w:t>
      </w:r>
      <w:r w:rsidRPr="00252893">
        <w:rPr>
          <w:rFonts w:ascii="Times New Roman" w:hAnsi="Times New Roman" w:cs="Times New Roman"/>
          <w:i/>
          <w:iCs/>
          <w:sz w:val="20"/>
          <w:szCs w:val="20"/>
          <w:lang w:val="es-ES"/>
        </w:rPr>
        <w:t>Educación inclusiva: Un modelo de educación para todos</w:t>
      </w:r>
      <w:r w:rsidRPr="00252893">
        <w:rPr>
          <w:rFonts w:ascii="Times New Roman" w:hAnsi="Times New Roman" w:cs="Times New Roman"/>
          <w:sz w:val="20"/>
          <w:szCs w:val="20"/>
          <w:lang w:val="es-ES"/>
        </w:rPr>
        <w:t xml:space="preserve"> - </w:t>
      </w:r>
      <w:del w:id="53" w:author="Autor">
        <w:r w:rsidRPr="00252893" w:rsidDel="0000372B">
          <w:rPr>
            <w:rFonts w:ascii="Times New Roman" w:hAnsi="Times New Roman" w:cs="Times New Roman"/>
            <w:sz w:val="20"/>
            <w:szCs w:val="20"/>
            <w:lang w:val="es-ES"/>
          </w:rPr>
          <w:delText>Educrea.</w:delText>
        </w:r>
        <w:r w:rsidRPr="00252893" w:rsidDel="0000372B">
          <w:rPr>
            <w:rFonts w:ascii="Times New Roman" w:hAnsi="Times New Roman" w:cs="Times New Roman"/>
            <w:bCs/>
            <w:sz w:val="18"/>
            <w:szCs w:val="18"/>
            <w:lang w:val="es-ES"/>
          </w:rPr>
          <w:delText>.</w:delText>
        </w:r>
      </w:del>
      <w:ins w:id="54" w:author="Autor">
        <w:r w:rsidR="0000372B" w:rsidRPr="00252893">
          <w:rPr>
            <w:rFonts w:ascii="Times New Roman" w:hAnsi="Times New Roman" w:cs="Times New Roman"/>
            <w:sz w:val="20"/>
            <w:szCs w:val="20"/>
            <w:lang w:val="es-ES"/>
          </w:rPr>
          <w:t>Educrea.</w:t>
        </w:r>
      </w:ins>
      <w:r w:rsidRPr="00252893">
        <w:rPr>
          <w:rFonts w:ascii="Times New Roman" w:hAnsi="Times New Roman" w:cs="Times New Roman"/>
          <w:bCs/>
          <w:sz w:val="18"/>
          <w:szCs w:val="18"/>
          <w:lang w:val="es-ES"/>
        </w:rPr>
        <w:t> </w:t>
      </w:r>
      <w:r w:rsidR="00666CAC" w:rsidRPr="00252893">
        <w:fldChar w:fldCharType="begin"/>
      </w:r>
      <w:r w:rsidR="00666CAC" w:rsidRPr="00252893">
        <w:rPr>
          <w:lang w:val="es-ES"/>
        </w:rPr>
        <w:instrText xml:space="preserve"> HYPERLINK "https://educrea.cl/educacion-inclusiva-un-modelo-de-educacion-para-todos/" </w:instrText>
      </w:r>
      <w:r w:rsidR="00666CAC" w:rsidRPr="00252893">
        <w:fldChar w:fldCharType="separate"/>
      </w:r>
      <w:r w:rsidRPr="00252893">
        <w:rPr>
          <w:rStyle w:val="Hipervnculo"/>
          <w:rFonts w:ascii="Times New Roman" w:hAnsi="Times New Roman" w:cs="Times New Roman"/>
          <w:sz w:val="20"/>
          <w:szCs w:val="20"/>
          <w:lang w:val="es-ES"/>
        </w:rPr>
        <w:t>https://educrea.cl/educacion-inclusiva-un-modelo-de-educacion-para-todos/</w:t>
      </w:r>
      <w:r w:rsidR="00666CAC" w:rsidRPr="00252893">
        <w:rPr>
          <w:rStyle w:val="Hipervnculo"/>
          <w:rFonts w:ascii="Times New Roman" w:hAnsi="Times New Roman" w:cs="Times New Roman"/>
          <w:sz w:val="20"/>
          <w:szCs w:val="20"/>
          <w:lang w:val="es-ES"/>
        </w:rPr>
        <w:fldChar w:fldCharType="end"/>
      </w:r>
    </w:p>
    <w:p w14:paraId="662EE109" w14:textId="61C0685B" w:rsidR="00153BC2" w:rsidRPr="00252893" w:rsidRDefault="00153BC2">
      <w:pPr>
        <w:spacing w:line="360" w:lineRule="auto"/>
        <w:ind w:left="567" w:hanging="283"/>
        <w:rPr>
          <w:rFonts w:ascii="Times New Roman" w:hAnsi="Times New Roman" w:cs="Times New Roman"/>
          <w:sz w:val="18"/>
          <w:szCs w:val="18"/>
          <w:lang w:val="es-ES"/>
        </w:rPr>
        <w:pPrChange w:id="55" w:author="Autor">
          <w:pPr>
            <w:ind w:left="567" w:hanging="283"/>
          </w:pPr>
        </w:pPrChange>
      </w:pPr>
      <w:r w:rsidRPr="00252893">
        <w:rPr>
          <w:rFonts w:ascii="Times New Roman" w:hAnsi="Times New Roman" w:cs="Times New Roman"/>
          <w:bCs/>
          <w:sz w:val="18"/>
          <w:szCs w:val="18"/>
          <w:lang w:val="es-ES"/>
        </w:rPr>
        <w:t xml:space="preserve">Simón Sol, G. (2009). </w:t>
      </w:r>
      <w:r w:rsidRPr="00252893">
        <w:rPr>
          <w:rFonts w:ascii="Times New Roman" w:hAnsi="Times New Roman" w:cs="Times New Roman"/>
          <w:i/>
          <w:sz w:val="18"/>
          <w:szCs w:val="18"/>
          <w:lang w:val="es-ES"/>
        </w:rPr>
        <w:t>La trama del diseño. Porqué necesitamos métodos para diseñar.</w:t>
      </w:r>
      <w:r w:rsidRPr="00252893">
        <w:rPr>
          <w:rFonts w:ascii="Times New Roman" w:hAnsi="Times New Roman" w:cs="Times New Roman"/>
          <w:sz w:val="18"/>
          <w:szCs w:val="18"/>
          <w:lang w:val="es-ES"/>
        </w:rPr>
        <w:t xml:space="preserve"> México: Designio</w:t>
      </w:r>
    </w:p>
    <w:p w14:paraId="71641EEC" w14:textId="796762BD" w:rsidR="00505C50" w:rsidRPr="006938A7" w:rsidRDefault="00505C50">
      <w:pPr>
        <w:pStyle w:val="Default"/>
        <w:spacing w:line="360" w:lineRule="auto"/>
        <w:ind w:left="284"/>
        <w:rPr>
          <w:rFonts w:ascii="Times New Roman" w:hAnsi="Times New Roman" w:cs="Times New Roman"/>
          <w:iCs/>
          <w:noProof/>
          <w:color w:val="auto"/>
          <w:sz w:val="18"/>
          <w:szCs w:val="18"/>
          <w:lang w:val="es-ES"/>
        </w:rPr>
        <w:pPrChange w:id="56" w:author="Autor">
          <w:pPr>
            <w:pStyle w:val="Default"/>
            <w:ind w:left="284"/>
          </w:pPr>
        </w:pPrChange>
      </w:pPr>
      <w:r w:rsidRPr="007166D5">
        <w:rPr>
          <w:rFonts w:ascii="Times New Roman" w:hAnsi="Times New Roman" w:cs="Times New Roman"/>
          <w:iCs/>
          <w:noProof/>
          <w:color w:val="auto"/>
          <w:sz w:val="18"/>
          <w:szCs w:val="18"/>
          <w:lang w:val="es-ES"/>
        </w:rPr>
        <w:t>Bravo, De la Cruz,  Elías  y Gaytán (2020). Esquema de Interrelaciones. Recuperado de Documento de trabajo alumnos Taller V Síntesis de Diseño Industrial. Proyecto Animal Kingdom.</w:t>
      </w:r>
    </w:p>
    <w:p w14:paraId="2903273E" w14:textId="77777777" w:rsidR="00505C50" w:rsidRPr="00252893" w:rsidRDefault="00505C50" w:rsidP="006F0ABC">
      <w:pPr>
        <w:pStyle w:val="Bibliografa"/>
        <w:spacing w:after="0" w:line="360" w:lineRule="auto"/>
        <w:ind w:left="1004" w:hanging="720"/>
        <w:rPr>
          <w:rFonts w:ascii="Times New Roman" w:hAnsi="Times New Roman" w:cs="Times New Roman"/>
          <w:noProof/>
          <w:sz w:val="18"/>
          <w:szCs w:val="18"/>
          <w:lang w:val="es-ES"/>
        </w:rPr>
      </w:pPr>
      <w:r w:rsidRPr="00252893">
        <w:rPr>
          <w:rFonts w:ascii="Times New Roman" w:hAnsi="Times New Roman" w:cs="Times New Roman"/>
          <w:sz w:val="18"/>
          <w:szCs w:val="18"/>
          <w:lang w:val="es-ES"/>
        </w:rPr>
        <w:fldChar w:fldCharType="begin"/>
      </w:r>
      <w:r w:rsidRPr="00252893">
        <w:rPr>
          <w:rFonts w:ascii="Times New Roman" w:hAnsi="Times New Roman" w:cs="Times New Roman"/>
          <w:sz w:val="18"/>
          <w:szCs w:val="18"/>
          <w:lang w:val="es-ES"/>
        </w:rPr>
        <w:instrText>BIBLIOGRAPHY</w:instrText>
      </w:r>
      <w:r w:rsidRPr="00252893">
        <w:rPr>
          <w:rFonts w:ascii="Times New Roman" w:hAnsi="Times New Roman" w:cs="Times New Roman"/>
          <w:sz w:val="18"/>
          <w:szCs w:val="18"/>
          <w:lang w:val="es-ES"/>
        </w:rPr>
        <w:fldChar w:fldCharType="separate"/>
      </w:r>
      <w:r w:rsidRPr="00252893">
        <w:rPr>
          <w:rFonts w:ascii="Times New Roman" w:hAnsi="Times New Roman" w:cs="Times New Roman"/>
          <w:noProof/>
          <w:sz w:val="18"/>
          <w:szCs w:val="18"/>
          <w:lang w:val="es-ES"/>
        </w:rPr>
        <w:t xml:space="preserve">Boaventura, S. (2009). </w:t>
      </w:r>
      <w:r w:rsidRPr="00252893">
        <w:rPr>
          <w:rFonts w:ascii="Times New Roman" w:hAnsi="Times New Roman" w:cs="Times New Roman"/>
          <w:i/>
          <w:iCs/>
          <w:noProof/>
          <w:sz w:val="18"/>
          <w:szCs w:val="18"/>
          <w:lang w:val="es-ES"/>
        </w:rPr>
        <w:t>Una epistemología del sur: la reinvención del conocimiento y la emancipación social.</w:t>
      </w:r>
      <w:r w:rsidRPr="00252893">
        <w:rPr>
          <w:rFonts w:ascii="Times New Roman" w:hAnsi="Times New Roman" w:cs="Times New Roman"/>
          <w:noProof/>
          <w:sz w:val="18"/>
          <w:szCs w:val="18"/>
          <w:lang w:val="es-ES"/>
        </w:rPr>
        <w:t xml:space="preserve"> México: CLACSO y Siglo XXI.</w:t>
      </w:r>
    </w:p>
    <w:p w14:paraId="79053163" w14:textId="77777777" w:rsidR="00505C50" w:rsidRPr="00252893" w:rsidRDefault="00505C50" w:rsidP="006F0ABC">
      <w:pPr>
        <w:pStyle w:val="Bibliografa"/>
        <w:spacing w:after="0" w:line="360" w:lineRule="auto"/>
        <w:ind w:left="1004" w:hanging="720"/>
        <w:rPr>
          <w:rFonts w:ascii="Times New Roman" w:hAnsi="Times New Roman" w:cs="Times New Roman"/>
          <w:noProof/>
          <w:sz w:val="18"/>
          <w:szCs w:val="18"/>
          <w:lang w:val="es-ES"/>
        </w:rPr>
      </w:pPr>
      <w:r w:rsidRPr="00252893">
        <w:rPr>
          <w:rFonts w:ascii="Times New Roman" w:hAnsi="Times New Roman" w:cs="Times New Roman"/>
          <w:noProof/>
          <w:sz w:val="18"/>
          <w:szCs w:val="18"/>
          <w:lang w:val="es-ES"/>
        </w:rPr>
        <w:t xml:space="preserve">Bonsiepe, G. (1978). </w:t>
      </w:r>
      <w:r w:rsidRPr="00252893">
        <w:rPr>
          <w:rFonts w:ascii="Times New Roman" w:hAnsi="Times New Roman" w:cs="Times New Roman"/>
          <w:i/>
          <w:iCs/>
          <w:noProof/>
          <w:sz w:val="18"/>
          <w:szCs w:val="18"/>
          <w:lang w:val="es-ES"/>
        </w:rPr>
        <w:t>Diseño industrial. Tecnología y dependencia.</w:t>
      </w:r>
      <w:r w:rsidRPr="00252893">
        <w:rPr>
          <w:rFonts w:ascii="Times New Roman" w:hAnsi="Times New Roman" w:cs="Times New Roman"/>
          <w:noProof/>
          <w:sz w:val="18"/>
          <w:szCs w:val="18"/>
          <w:lang w:val="es-ES"/>
        </w:rPr>
        <w:t xml:space="preserve"> Ciudad de México, México: Edicol.</w:t>
      </w:r>
    </w:p>
    <w:p w14:paraId="5744A830" w14:textId="77777777" w:rsidR="00505C50" w:rsidRPr="00252893" w:rsidRDefault="00505C50" w:rsidP="006F0ABC">
      <w:pPr>
        <w:pStyle w:val="Bibliografa"/>
        <w:spacing w:after="0" w:line="360" w:lineRule="auto"/>
        <w:ind w:left="1004" w:hanging="720"/>
        <w:rPr>
          <w:rFonts w:ascii="Times New Roman" w:hAnsi="Times New Roman" w:cs="Times New Roman"/>
          <w:noProof/>
          <w:sz w:val="18"/>
          <w:szCs w:val="18"/>
          <w:lang w:val="es-ES"/>
        </w:rPr>
      </w:pPr>
      <w:r w:rsidRPr="00252893">
        <w:rPr>
          <w:rFonts w:ascii="Times New Roman" w:hAnsi="Times New Roman" w:cs="Times New Roman"/>
          <w:noProof/>
          <w:sz w:val="18"/>
          <w:szCs w:val="18"/>
          <w:lang w:val="es-ES"/>
        </w:rPr>
        <w:t xml:space="preserve">Bürdek, B. E. (2002). </w:t>
      </w:r>
      <w:r w:rsidRPr="00252893">
        <w:rPr>
          <w:rFonts w:ascii="Times New Roman" w:hAnsi="Times New Roman" w:cs="Times New Roman"/>
          <w:i/>
          <w:iCs/>
          <w:noProof/>
          <w:sz w:val="18"/>
          <w:szCs w:val="18"/>
          <w:lang w:val="es-ES"/>
        </w:rPr>
        <w:t>Diseño. Historia, teoría y práctica del diseño industrial.</w:t>
      </w:r>
      <w:r w:rsidRPr="00252893">
        <w:rPr>
          <w:rFonts w:ascii="Times New Roman" w:hAnsi="Times New Roman" w:cs="Times New Roman"/>
          <w:noProof/>
          <w:sz w:val="18"/>
          <w:szCs w:val="18"/>
          <w:lang w:val="es-ES"/>
        </w:rPr>
        <w:t xml:space="preserve"> Barcelona, España: Gustavo Gili.</w:t>
      </w:r>
    </w:p>
    <w:p w14:paraId="7FF511C6" w14:textId="77777777" w:rsidR="00505C50" w:rsidRPr="00252893" w:rsidRDefault="00505C50" w:rsidP="006F0ABC">
      <w:pPr>
        <w:pStyle w:val="Bibliografa"/>
        <w:spacing w:after="0" w:line="360" w:lineRule="auto"/>
        <w:ind w:left="1004" w:hanging="720"/>
        <w:rPr>
          <w:rFonts w:ascii="Times New Roman" w:hAnsi="Times New Roman" w:cs="Times New Roman"/>
          <w:noProof/>
          <w:sz w:val="18"/>
          <w:szCs w:val="18"/>
          <w:lang w:val="es-ES"/>
        </w:rPr>
      </w:pPr>
      <w:r w:rsidRPr="00252893">
        <w:rPr>
          <w:rFonts w:ascii="Times New Roman" w:hAnsi="Times New Roman" w:cs="Times New Roman"/>
          <w:noProof/>
          <w:sz w:val="18"/>
          <w:szCs w:val="18"/>
          <w:lang w:val="es-ES"/>
        </w:rPr>
        <w:t xml:space="preserve">Morin, E. (1984). </w:t>
      </w:r>
      <w:r w:rsidRPr="00252893">
        <w:rPr>
          <w:rFonts w:ascii="Times New Roman" w:hAnsi="Times New Roman" w:cs="Times New Roman"/>
          <w:i/>
          <w:iCs/>
          <w:noProof/>
          <w:sz w:val="18"/>
          <w:szCs w:val="18"/>
          <w:lang w:val="es-ES"/>
        </w:rPr>
        <w:t>Ciencia con Consciencia.</w:t>
      </w:r>
      <w:r w:rsidRPr="00252893">
        <w:rPr>
          <w:rFonts w:ascii="Times New Roman" w:hAnsi="Times New Roman" w:cs="Times New Roman"/>
          <w:noProof/>
          <w:sz w:val="18"/>
          <w:szCs w:val="18"/>
          <w:lang w:val="es-ES"/>
        </w:rPr>
        <w:t xml:space="preserve"> Barcelona, España: Anthropos, Editorial del Hombre.</w:t>
      </w:r>
    </w:p>
    <w:p w14:paraId="77B7DF0C" w14:textId="77777777" w:rsidR="00505C50" w:rsidRPr="00252893" w:rsidRDefault="00505C50" w:rsidP="006F0ABC">
      <w:pPr>
        <w:pStyle w:val="Bibliografa"/>
        <w:spacing w:after="0" w:line="360" w:lineRule="auto"/>
        <w:ind w:left="1004" w:hanging="720"/>
        <w:rPr>
          <w:rFonts w:ascii="Times New Roman" w:hAnsi="Times New Roman" w:cs="Times New Roman"/>
          <w:noProof/>
          <w:sz w:val="18"/>
          <w:szCs w:val="18"/>
          <w:lang w:val="es-ES"/>
        </w:rPr>
      </w:pPr>
      <w:r w:rsidRPr="00252893">
        <w:rPr>
          <w:rFonts w:ascii="Times New Roman" w:hAnsi="Times New Roman" w:cs="Times New Roman"/>
          <w:noProof/>
          <w:sz w:val="18"/>
          <w:szCs w:val="18"/>
          <w:lang w:val="es-ES"/>
        </w:rPr>
        <w:t xml:space="preserve">Morin, E. (2008). Complejidad restringida y complejidad generalizada o las complejidades de la complejidad. </w:t>
      </w:r>
      <w:r w:rsidRPr="00252893">
        <w:rPr>
          <w:rFonts w:ascii="Times New Roman" w:hAnsi="Times New Roman" w:cs="Times New Roman"/>
          <w:i/>
          <w:iCs/>
          <w:noProof/>
          <w:sz w:val="18"/>
          <w:szCs w:val="18"/>
          <w:lang w:val="es-ES"/>
        </w:rPr>
        <w:t>Pensando la complejidad No V, Año II, julio- septiembre</w:t>
      </w:r>
      <w:r w:rsidRPr="00252893">
        <w:rPr>
          <w:rFonts w:ascii="Times New Roman" w:hAnsi="Times New Roman" w:cs="Times New Roman"/>
          <w:noProof/>
          <w:sz w:val="18"/>
          <w:szCs w:val="18"/>
          <w:lang w:val="es-ES"/>
        </w:rPr>
        <w:t>, 27- 41.</w:t>
      </w:r>
    </w:p>
    <w:p w14:paraId="63F4D4F4" w14:textId="77777777" w:rsidR="00505C50" w:rsidRPr="00252893" w:rsidRDefault="00505C50" w:rsidP="006F0ABC">
      <w:pPr>
        <w:pStyle w:val="Bibliografa"/>
        <w:spacing w:after="0" w:line="360" w:lineRule="auto"/>
        <w:ind w:left="1004" w:hanging="720"/>
        <w:rPr>
          <w:rFonts w:ascii="Times New Roman" w:hAnsi="Times New Roman" w:cs="Times New Roman"/>
          <w:noProof/>
          <w:sz w:val="18"/>
          <w:szCs w:val="18"/>
          <w:lang w:val="es-ES"/>
        </w:rPr>
      </w:pPr>
      <w:r w:rsidRPr="00252893">
        <w:rPr>
          <w:rFonts w:ascii="Times New Roman" w:hAnsi="Times New Roman" w:cs="Times New Roman"/>
          <w:noProof/>
          <w:sz w:val="18"/>
          <w:szCs w:val="18"/>
          <w:lang w:val="es-ES"/>
        </w:rPr>
        <w:t xml:space="preserve">Morris, R. (2009). </w:t>
      </w:r>
      <w:r w:rsidRPr="00252893">
        <w:rPr>
          <w:rFonts w:ascii="Times New Roman" w:hAnsi="Times New Roman" w:cs="Times New Roman"/>
          <w:i/>
          <w:iCs/>
          <w:noProof/>
          <w:sz w:val="18"/>
          <w:szCs w:val="18"/>
          <w:lang w:val="es-ES"/>
        </w:rPr>
        <w:t>Fundamentos del Diseño de Productos.</w:t>
      </w:r>
      <w:r w:rsidRPr="00252893">
        <w:rPr>
          <w:rFonts w:ascii="Times New Roman" w:hAnsi="Times New Roman" w:cs="Times New Roman"/>
          <w:noProof/>
          <w:sz w:val="18"/>
          <w:szCs w:val="18"/>
          <w:lang w:val="es-ES"/>
        </w:rPr>
        <w:t xml:space="preserve"> Barcelona, España: Parramón.</w:t>
      </w:r>
    </w:p>
    <w:p w14:paraId="429A8FBF" w14:textId="77777777" w:rsidR="00505C50" w:rsidRPr="00252893" w:rsidRDefault="00505C50" w:rsidP="006F0ABC">
      <w:pPr>
        <w:pStyle w:val="Bibliografa"/>
        <w:spacing w:after="0" w:line="360" w:lineRule="auto"/>
        <w:ind w:left="1004" w:hanging="720"/>
        <w:rPr>
          <w:rFonts w:ascii="Times New Roman" w:hAnsi="Times New Roman" w:cs="Times New Roman"/>
          <w:noProof/>
          <w:sz w:val="18"/>
          <w:szCs w:val="18"/>
          <w:lang w:val="es-ES"/>
        </w:rPr>
      </w:pPr>
      <w:r w:rsidRPr="00252893">
        <w:rPr>
          <w:rFonts w:ascii="Times New Roman" w:hAnsi="Times New Roman" w:cs="Times New Roman"/>
          <w:noProof/>
          <w:sz w:val="18"/>
          <w:szCs w:val="18"/>
          <w:lang w:val="es-ES"/>
        </w:rPr>
        <w:t xml:space="preserve">Rodriguez, L., &amp; Aguirre, J. (2011). Teorías de la complejidad y ciencias sociales. Nuevas estratégias epistemológicas y metodológias. </w:t>
      </w:r>
      <w:r w:rsidRPr="00252893">
        <w:rPr>
          <w:rFonts w:ascii="Times New Roman" w:hAnsi="Times New Roman" w:cs="Times New Roman"/>
          <w:i/>
          <w:iCs/>
          <w:noProof/>
          <w:sz w:val="18"/>
          <w:szCs w:val="18"/>
          <w:lang w:val="es-ES"/>
        </w:rPr>
        <w:t>Nómadas, Revista crítica de ciencias sociales y jurídicas 30</w:t>
      </w:r>
      <w:r w:rsidRPr="00252893">
        <w:rPr>
          <w:rFonts w:ascii="Times New Roman" w:hAnsi="Times New Roman" w:cs="Times New Roman"/>
          <w:noProof/>
          <w:sz w:val="18"/>
          <w:szCs w:val="18"/>
          <w:lang w:val="es-ES"/>
        </w:rPr>
        <w:t>, 1-.</w:t>
      </w:r>
    </w:p>
    <w:p w14:paraId="4135AE27" w14:textId="0A2D8030" w:rsidR="00153BC2" w:rsidRPr="003C0ACF" w:rsidRDefault="00505C50" w:rsidP="006F0ABC">
      <w:pPr>
        <w:spacing w:line="360" w:lineRule="auto"/>
        <w:ind w:left="284"/>
        <w:rPr>
          <w:rFonts w:ascii="Times New Roman" w:hAnsi="Times New Roman" w:cs="Times New Roman"/>
          <w:bCs/>
          <w:sz w:val="18"/>
          <w:szCs w:val="18"/>
          <w:lang w:val="es-ES"/>
        </w:rPr>
      </w:pPr>
      <w:r w:rsidRPr="00252893">
        <w:rPr>
          <w:rFonts w:ascii="Times New Roman" w:hAnsi="Times New Roman" w:cs="Times New Roman"/>
          <w:b/>
          <w:bCs/>
          <w:sz w:val="18"/>
          <w:szCs w:val="18"/>
          <w:lang w:val="es-ES"/>
        </w:rPr>
        <w:fldChar w:fldCharType="end"/>
      </w:r>
      <w:r w:rsidRPr="007166D5">
        <w:rPr>
          <w:rFonts w:ascii="Times New Roman" w:hAnsi="Times New Roman" w:cs="Times New Roman"/>
          <w:noProof/>
          <w:sz w:val="18"/>
          <w:szCs w:val="18"/>
          <w:lang w:val="es-ES"/>
        </w:rPr>
        <w:t xml:space="preserve">Rodríguez, L (2018). El diseño en la posmodernidad: discursos y tesis.  Recuperado de </w:t>
      </w:r>
      <w:r w:rsidRPr="003C0ACF">
        <w:rPr>
          <w:rFonts w:ascii="Times New Roman" w:hAnsi="Times New Roman" w:cs="Times New Roman"/>
          <w:color w:val="3874A2"/>
          <w:sz w:val="18"/>
          <w:szCs w:val="18"/>
          <w:lang w:val="es-ES"/>
        </w:rPr>
        <w:t>https://www.researchgate.net/publication/325131247</w:t>
      </w:r>
    </w:p>
    <w:p w14:paraId="5F609511" w14:textId="77777777" w:rsidR="00153BC2" w:rsidRPr="003C0ACF" w:rsidRDefault="00153BC2" w:rsidP="0057314E">
      <w:pPr>
        <w:spacing w:line="360" w:lineRule="auto"/>
        <w:rPr>
          <w:rFonts w:ascii="Times New Roman" w:hAnsi="Times New Roman" w:cs="Times New Roman"/>
          <w:bCs/>
          <w:sz w:val="18"/>
          <w:szCs w:val="18"/>
          <w:lang w:val="es-ES"/>
        </w:rPr>
      </w:pPr>
    </w:p>
    <w:p w14:paraId="26B6AC54" w14:textId="48FDD4AD" w:rsidR="00153BC2" w:rsidRPr="003C0ACF" w:rsidRDefault="00153BC2" w:rsidP="0057314E">
      <w:pPr>
        <w:spacing w:line="360" w:lineRule="auto"/>
        <w:rPr>
          <w:rFonts w:ascii="Times New Roman" w:hAnsi="Times New Roman" w:cs="Times New Roman"/>
          <w:bCs/>
          <w:sz w:val="18"/>
          <w:szCs w:val="18"/>
          <w:lang w:val="es-ES"/>
        </w:rPr>
      </w:pPr>
    </w:p>
    <w:p w14:paraId="7E82A56B" w14:textId="77777777" w:rsidR="00153BC2" w:rsidRPr="007166D5" w:rsidRDefault="00153BC2" w:rsidP="00153BC2">
      <w:pPr>
        <w:rPr>
          <w:lang w:val="es-ES"/>
        </w:rPr>
      </w:pPr>
    </w:p>
    <w:p w14:paraId="60C71DA3" w14:textId="77777777" w:rsidR="00304499" w:rsidRPr="006938A7" w:rsidRDefault="00304499" w:rsidP="00304499">
      <w:pPr>
        <w:spacing w:line="360" w:lineRule="auto"/>
        <w:rPr>
          <w:rFonts w:ascii="Times New Roman" w:hAnsi="Times New Roman" w:cs="Times New Roman"/>
          <w:bCs/>
          <w:sz w:val="20"/>
          <w:szCs w:val="20"/>
          <w:lang w:val="es-ES"/>
        </w:rPr>
      </w:pPr>
    </w:p>
    <w:p w14:paraId="3BBB9595" w14:textId="77777777" w:rsidR="00304499" w:rsidRPr="003C0ACF" w:rsidRDefault="00304499" w:rsidP="00304499">
      <w:pPr>
        <w:spacing w:line="360" w:lineRule="auto"/>
        <w:rPr>
          <w:rFonts w:ascii="Times New Roman" w:hAnsi="Times New Roman" w:cs="Times New Roman"/>
          <w:lang w:val="es-ES"/>
        </w:rPr>
      </w:pPr>
    </w:p>
    <w:sectPr w:rsidR="00304499" w:rsidRPr="003C0ACF" w:rsidSect="00092910">
      <w:headerReference w:type="even" r:id="rId25"/>
      <w:headerReference w:type="default" r:id="rId26"/>
      <w:footerReference w:type="even" r:id="rId27"/>
      <w:footerReference w:type="default" r:id="rId28"/>
      <w:headerReference w:type="first" r:id="rId29"/>
      <w:footerReference w:type="first" r:id="rId30"/>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29AEBF4F" w14:textId="27AE0990" w:rsidR="0060711F" w:rsidRDefault="0060711F">
      <w:pPr>
        <w:pStyle w:val="Textocomentario"/>
      </w:pPr>
      <w:r>
        <w:rPr>
          <w:rStyle w:val="Refdecomentario"/>
        </w:rPr>
        <w:annotationRef/>
      </w:r>
      <w:r>
        <w:t>Creo que no necesitaría mayúsculas</w:t>
      </w:r>
    </w:p>
  </w:comment>
  <w:comment w:id="12" w:author="Autor" w:initials="A">
    <w:p w14:paraId="22B61475" w14:textId="0AB3F503" w:rsidR="00D06CA1" w:rsidRDefault="00D06CA1">
      <w:pPr>
        <w:pStyle w:val="Textocomentario"/>
      </w:pPr>
      <w:r>
        <w:rPr>
          <w:rStyle w:val="Refdecomentario"/>
        </w:rPr>
        <w:annotationRef/>
      </w:r>
      <w:r w:rsidR="00513A3D">
        <w:t>Revisar el formato de citación a lo largo del documento. Verificar que las citas estén contenidas en la bibliografía.</w:t>
      </w:r>
      <w:r w:rsidR="00E90875">
        <w:t xml:space="preserve"> Y Convertir citas en texto estático.</w:t>
      </w:r>
    </w:p>
  </w:comment>
  <w:comment w:id="22" w:author="Autor" w:initials="A">
    <w:p w14:paraId="2F0670DE" w14:textId="4ABB0127" w:rsidR="002234BD" w:rsidRDefault="00BB5962" w:rsidP="002234BD">
      <w:pPr>
        <w:pStyle w:val="Textocomentario"/>
      </w:pPr>
      <w:r>
        <w:rPr>
          <w:rStyle w:val="Refdecomentario"/>
        </w:rPr>
        <w:annotationRef/>
      </w:r>
      <w:r w:rsidR="002234BD">
        <w:t>Evitar notas al pie</w:t>
      </w:r>
    </w:p>
  </w:comment>
  <w:comment w:id="28" w:author="Autor" w:initials="A">
    <w:p w14:paraId="0E63143C" w14:textId="208E5E35" w:rsidR="0028381B" w:rsidRDefault="0028381B">
      <w:pPr>
        <w:pStyle w:val="Textocomentario"/>
      </w:pPr>
      <w:r>
        <w:rPr>
          <w:rStyle w:val="Refdecomentario"/>
        </w:rPr>
        <w:annotationRef/>
      </w:r>
      <w:r>
        <w:t>Evitar notas al pie</w:t>
      </w:r>
    </w:p>
  </w:comment>
  <w:comment w:id="43" w:author="Autor" w:initials="A">
    <w:p w14:paraId="366C1CB2" w14:textId="38B73CE0" w:rsidR="008732FE" w:rsidRDefault="008732FE">
      <w:pPr>
        <w:pStyle w:val="Textocomentario"/>
      </w:pPr>
      <w:r>
        <w:rPr>
          <w:rStyle w:val="Refdecomentario"/>
        </w:rPr>
        <w:annotationRef/>
      </w:r>
      <w:r>
        <w:t xml:space="preserve">Resaltar </w:t>
      </w:r>
      <w:r w:rsidR="0099023F">
        <w:t xml:space="preserve">el texto en azul </w:t>
      </w:r>
      <w:r>
        <w:t xml:space="preserve">por medio de tipografía en </w:t>
      </w:r>
      <w:proofErr w:type="spellStart"/>
      <w:r>
        <w:t>bold</w:t>
      </w:r>
      <w:proofErr w:type="spellEnd"/>
    </w:p>
  </w:comment>
  <w:comment w:id="48" w:author="Autor" w:initials="A">
    <w:p w14:paraId="504CEE96" w14:textId="231948FE" w:rsidR="00666CAC" w:rsidRDefault="00666CAC">
      <w:pPr>
        <w:pStyle w:val="Textocomentario"/>
      </w:pPr>
      <w:r>
        <w:rPr>
          <w:rStyle w:val="Refdecomentario"/>
        </w:rPr>
        <w:annotationRef/>
      </w:r>
      <w:r>
        <w:t>Hace falta el apartado de conclusiones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9AEBF4F" w15:done="0"/>
  <w15:commentEx w15:paraId="22B61475" w15:done="0"/>
  <w15:commentEx w15:paraId="2F0670DE" w15:done="0"/>
  <w15:commentEx w15:paraId="0E63143C" w15:done="0"/>
  <w15:commentEx w15:paraId="366C1CB2" w15:done="0"/>
  <w15:commentEx w15:paraId="504CEE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9AEBF4F" w16cid:durableId="236BA812"/>
  <w16cid:commentId w16cid:paraId="22B61475" w16cid:durableId="236BB184"/>
  <w16cid:commentId w16cid:paraId="2F0670DE" w16cid:durableId="236BB2BE"/>
  <w16cid:commentId w16cid:paraId="0E63143C" w16cid:durableId="236BB32A"/>
  <w16cid:commentId w16cid:paraId="366C1CB2" w16cid:durableId="236BB3CC"/>
  <w16cid:commentId w16cid:paraId="504CEE96" w16cid:durableId="236BB4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DF0FF7" w14:textId="77777777" w:rsidR="00AC1AAB" w:rsidRDefault="00AC1AAB" w:rsidP="00304499">
      <w:r>
        <w:separator/>
      </w:r>
    </w:p>
  </w:endnote>
  <w:endnote w:type="continuationSeparator" w:id="0">
    <w:p w14:paraId="0C9DB841" w14:textId="77777777" w:rsidR="00AC1AAB" w:rsidRDefault="00AC1AAB"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67A37C" w14:textId="77777777" w:rsidR="00FC3097" w:rsidRDefault="00FC309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0974589"/>
      <w:docPartObj>
        <w:docPartGallery w:val="Page Numbers (Bottom of Page)"/>
        <w:docPartUnique/>
      </w:docPartObj>
    </w:sdtPr>
    <w:sdtEndPr/>
    <w:sdtContent>
      <w:p w14:paraId="364112C6" w14:textId="58602565" w:rsidR="00FC3097" w:rsidRDefault="00FC3097">
        <w:pPr>
          <w:pStyle w:val="Piedepgina"/>
          <w:jc w:val="right"/>
        </w:pPr>
        <w:r>
          <w:fldChar w:fldCharType="begin"/>
        </w:r>
        <w:r>
          <w:instrText>PAGE   \* MERGEFORMAT</w:instrText>
        </w:r>
        <w:r>
          <w:fldChar w:fldCharType="separate"/>
        </w:r>
        <w:r>
          <w:rPr>
            <w:lang w:val="es-ES"/>
          </w:rPr>
          <w:t>2</w:t>
        </w:r>
        <w:r>
          <w:fldChar w:fldCharType="end"/>
        </w:r>
      </w:p>
    </w:sdtContent>
  </w:sdt>
  <w:p w14:paraId="274A28B1" w14:textId="77777777" w:rsidR="00FC3097" w:rsidRDefault="00FC309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A3C172" w14:textId="77777777" w:rsidR="00FC3097" w:rsidRDefault="00FC309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3F86C8" w14:textId="77777777" w:rsidR="00AC1AAB" w:rsidRDefault="00AC1AAB" w:rsidP="00304499">
      <w:r>
        <w:separator/>
      </w:r>
    </w:p>
  </w:footnote>
  <w:footnote w:type="continuationSeparator" w:id="0">
    <w:p w14:paraId="018BF220" w14:textId="77777777" w:rsidR="00AC1AAB" w:rsidRDefault="00AC1AAB" w:rsidP="00304499">
      <w:r>
        <w:continuationSeparator/>
      </w:r>
    </w:p>
  </w:footnote>
  <w:footnote w:id="1">
    <w:p w14:paraId="161658D4" w14:textId="65C70586" w:rsidR="00A27F20" w:rsidRPr="00A27F20" w:rsidRDefault="00027037" w:rsidP="00A27F20">
      <w:pPr>
        <w:tabs>
          <w:tab w:val="left" w:pos="2268"/>
          <w:tab w:val="left" w:pos="3402"/>
          <w:tab w:val="left" w:pos="3686"/>
          <w:tab w:val="right" w:pos="9072"/>
        </w:tabs>
        <w:rPr>
          <w:rFonts w:ascii="Times New Roman" w:hAnsi="Times New Roman" w:cs="Times New Roman"/>
          <w:sz w:val="20"/>
          <w:szCs w:val="20"/>
          <w:lang w:val="es-MX"/>
        </w:rPr>
      </w:pPr>
      <w:r w:rsidRPr="005B15D7">
        <w:rPr>
          <w:rStyle w:val="Refdenotaalpie"/>
          <w:rFonts w:ascii="Times New Roman" w:hAnsi="Times New Roman" w:cs="Times New Roman"/>
          <w:sz w:val="20"/>
          <w:szCs w:val="20"/>
          <w:highlight w:val="yellow"/>
          <w:rPrChange w:id="23" w:author="Autor">
            <w:rPr>
              <w:rStyle w:val="Refdenotaalpie"/>
              <w:rFonts w:ascii="Times New Roman" w:hAnsi="Times New Roman" w:cs="Times New Roman"/>
              <w:sz w:val="20"/>
              <w:szCs w:val="20"/>
            </w:rPr>
          </w:rPrChange>
        </w:rPr>
        <w:footnoteRef/>
      </w:r>
      <w:r w:rsidRPr="005B15D7">
        <w:rPr>
          <w:rFonts w:ascii="Times New Roman" w:hAnsi="Times New Roman" w:cs="Times New Roman"/>
          <w:sz w:val="20"/>
          <w:szCs w:val="20"/>
          <w:highlight w:val="yellow"/>
          <w:lang w:val="es-MX"/>
          <w:rPrChange w:id="24" w:author="Autor">
            <w:rPr>
              <w:rFonts w:ascii="Times New Roman" w:hAnsi="Times New Roman" w:cs="Times New Roman"/>
              <w:sz w:val="20"/>
              <w:szCs w:val="20"/>
              <w:lang w:val="es-MX"/>
            </w:rPr>
          </w:rPrChange>
        </w:rPr>
        <w:t xml:space="preserve"> </w:t>
      </w:r>
      <w:r w:rsidR="00A27F20" w:rsidRPr="005B15D7">
        <w:rPr>
          <w:rFonts w:ascii="Times New Roman" w:hAnsi="Times New Roman" w:cs="Times New Roman"/>
          <w:sz w:val="20"/>
          <w:szCs w:val="20"/>
          <w:highlight w:val="yellow"/>
          <w:lang w:val="es-MX"/>
          <w:rPrChange w:id="25" w:author="Autor">
            <w:rPr>
              <w:rFonts w:ascii="Times New Roman" w:hAnsi="Times New Roman" w:cs="Times New Roman"/>
              <w:sz w:val="20"/>
              <w:szCs w:val="20"/>
              <w:lang w:val="es-MX"/>
            </w:rPr>
          </w:rPrChange>
        </w:rPr>
        <w:t>El objetivo del nivel es: Comprender los factores contextuales del diseño industrial que le permiten identificar las oportunidades de diseño para el desarrollo de nuevos productos, considerando el cuidado del medio ambiente. Plan de Estudios 2013 del Programa de Diseño Industrial de la Facultad del Hábitat de la UASLP</w:t>
      </w:r>
    </w:p>
    <w:p w14:paraId="728DBA6A" w14:textId="725A74AF" w:rsidR="00027037" w:rsidRPr="009A1F98" w:rsidRDefault="00027037">
      <w:pPr>
        <w:pStyle w:val="Textonotapie"/>
      </w:pPr>
    </w:p>
  </w:footnote>
  <w:footnote w:id="2">
    <w:p w14:paraId="17F8EC68" w14:textId="77777777" w:rsidR="00976D8F" w:rsidRPr="00976D8F" w:rsidRDefault="00027037" w:rsidP="00976D8F">
      <w:pPr>
        <w:spacing w:line="276" w:lineRule="auto"/>
        <w:rPr>
          <w:rFonts w:asciiTheme="majorHAnsi" w:hAnsiTheme="majorHAnsi" w:cstheme="majorHAnsi"/>
          <w:lang w:val="es-MX"/>
        </w:rPr>
      </w:pPr>
      <w:r w:rsidRPr="00976D8F">
        <w:rPr>
          <w:rStyle w:val="Refdenotaalpie"/>
          <w:rFonts w:ascii="Times New Roman" w:hAnsi="Times New Roman" w:cs="Times New Roman"/>
          <w:sz w:val="20"/>
          <w:szCs w:val="20"/>
        </w:rPr>
        <w:footnoteRef/>
      </w:r>
      <w:r w:rsidRPr="00976D8F">
        <w:rPr>
          <w:rFonts w:ascii="Times New Roman" w:hAnsi="Times New Roman" w:cs="Times New Roman"/>
          <w:sz w:val="20"/>
          <w:szCs w:val="20"/>
          <w:lang w:val="es-MX"/>
        </w:rPr>
        <w:t xml:space="preserve"> </w:t>
      </w:r>
      <w:r w:rsidR="00976D8F" w:rsidRPr="00976D8F">
        <w:rPr>
          <w:rFonts w:ascii="Times New Roman" w:hAnsi="Times New Roman" w:cs="Times New Roman"/>
          <w:sz w:val="20"/>
          <w:szCs w:val="20"/>
          <w:lang w:val="es-MX"/>
        </w:rPr>
        <w:t xml:space="preserve">La educación inclusiva constituye un enfoque educativo basado en la valoración de la diversidad como elemento enriquecedor del proceso de enseñanza y aprendizaje y, en consecuencia, favorecedor del desarrollo humano. El concepto de educación inclusiva es más amplio que el de integración y parte de un supuesto distinto porque está relacionado con la naturaleza misma de la educación regular y de la escuela común. La educación inclusiva implica que todos los niños y niñas de una determinada comunidad aprendan juntos, independientemente de sus condiciones personales, sociales o culturales, incluidos aquellos que presentan capacidades diferentes. Parra Dussan, C. Educación inclusiva: Un modelo de educación para todos - Educrea. Recuperado el 12 de marzo de 2020 del sitio web </w:t>
      </w:r>
      <w:hyperlink r:id="rId1" w:history="1">
        <w:r w:rsidR="00976D8F" w:rsidRPr="00976D8F">
          <w:rPr>
            <w:rStyle w:val="Hipervnculo"/>
            <w:rFonts w:ascii="Times New Roman" w:hAnsi="Times New Roman" w:cs="Times New Roman"/>
            <w:sz w:val="20"/>
            <w:szCs w:val="20"/>
            <w:lang w:val="es-MX"/>
          </w:rPr>
          <w:t>https://educrea.cl/educacion-inclusiva-un-modelo-de-educacion-para-todos/</w:t>
        </w:r>
      </w:hyperlink>
    </w:p>
    <w:p w14:paraId="68A669EE" w14:textId="43921C7C" w:rsidR="00976D8F" w:rsidRPr="00976D8F" w:rsidRDefault="00976D8F" w:rsidP="00976D8F">
      <w:pPr>
        <w:ind w:firstLine="708"/>
        <w:rPr>
          <w:rFonts w:ascii="Times New Roman" w:hAnsi="Times New Roman" w:cs="Times New Roman"/>
          <w:sz w:val="20"/>
          <w:szCs w:val="20"/>
          <w:highlight w:val="yellow"/>
          <w:lang w:val="es-MX"/>
        </w:rPr>
      </w:pPr>
    </w:p>
    <w:p w14:paraId="22273B4E" w14:textId="533AB91C" w:rsidR="00027037" w:rsidRPr="009A1F98" w:rsidRDefault="00027037">
      <w:pPr>
        <w:pStyle w:val="Textonotapie"/>
      </w:pPr>
    </w:p>
  </w:footnote>
  <w:footnote w:id="3">
    <w:p w14:paraId="1870553E" w14:textId="4AC9561E" w:rsidR="009A1F98" w:rsidRPr="003B60EB" w:rsidRDefault="009A1F98">
      <w:pPr>
        <w:pStyle w:val="Textonotapie"/>
        <w:rPr>
          <w:rFonts w:ascii="Times New Roman" w:hAnsi="Times New Roman" w:cs="Times New Roman"/>
        </w:rPr>
      </w:pPr>
      <w:r w:rsidRPr="00265A42">
        <w:rPr>
          <w:rStyle w:val="Refdenotaalpie"/>
          <w:highlight w:val="yellow"/>
          <w:rPrChange w:id="31" w:author="Autor">
            <w:rPr>
              <w:rStyle w:val="Refdenotaalpie"/>
            </w:rPr>
          </w:rPrChange>
        </w:rPr>
        <w:footnoteRef/>
      </w:r>
      <w:r w:rsidRPr="00265A42">
        <w:rPr>
          <w:highlight w:val="yellow"/>
          <w:rPrChange w:id="32" w:author="Autor">
            <w:rPr/>
          </w:rPrChange>
        </w:rPr>
        <w:t xml:space="preserve"> </w:t>
      </w:r>
      <w:r w:rsidRPr="00265A42">
        <w:rPr>
          <w:rFonts w:ascii="Times New Roman" w:hAnsi="Times New Roman" w:cs="Times New Roman"/>
          <w:highlight w:val="yellow"/>
          <w:rPrChange w:id="33" w:author="Autor">
            <w:rPr>
              <w:rFonts w:ascii="Times New Roman" w:hAnsi="Times New Roman" w:cs="Times New Roman"/>
            </w:rPr>
          </w:rPrChange>
        </w:rPr>
        <w:t xml:space="preserve">El equipo de estudiantes del sexto semestre de D.I. de la Facultad del Hábitat de la UASLP, lo constituyeron, Vivian Ávila Eckerly, Lenika Bautista Serrano, </w:t>
      </w:r>
      <w:r w:rsidR="00FE709D" w:rsidRPr="00265A42">
        <w:rPr>
          <w:rFonts w:ascii="Times New Roman" w:hAnsi="Times New Roman" w:cs="Times New Roman"/>
          <w:highlight w:val="yellow"/>
          <w:rPrChange w:id="34" w:author="Autor">
            <w:rPr>
              <w:rFonts w:ascii="Times New Roman" w:hAnsi="Times New Roman" w:cs="Times New Roman"/>
            </w:rPr>
          </w:rPrChange>
        </w:rPr>
        <w:t>Alma Morin Torres y Marco Suarez.</w:t>
      </w:r>
      <w:r w:rsidR="00FE709D" w:rsidRPr="003B60EB">
        <w:rPr>
          <w:rFonts w:ascii="Times New Roman" w:hAnsi="Times New Roman" w:cs="Times New Roman"/>
        </w:rPr>
        <w:t xml:space="preserve"> </w:t>
      </w:r>
    </w:p>
  </w:footnote>
  <w:footnote w:id="4">
    <w:p w14:paraId="436E784D" w14:textId="5F1849C3" w:rsidR="00FE709D" w:rsidRPr="00265A42" w:rsidRDefault="00FE709D" w:rsidP="00FE709D">
      <w:pPr>
        <w:pStyle w:val="Textonotapie"/>
        <w:rPr>
          <w:highlight w:val="yellow"/>
          <w:rPrChange w:id="35" w:author="Autor">
            <w:rPr/>
          </w:rPrChange>
        </w:rPr>
      </w:pPr>
      <w:r w:rsidRPr="00265A42">
        <w:rPr>
          <w:rStyle w:val="Refdenotaalpie"/>
          <w:rFonts w:ascii="Times New Roman" w:hAnsi="Times New Roman" w:cs="Times New Roman"/>
          <w:highlight w:val="yellow"/>
          <w:rPrChange w:id="36" w:author="Autor">
            <w:rPr>
              <w:rStyle w:val="Refdenotaalpie"/>
              <w:rFonts w:ascii="Times New Roman" w:hAnsi="Times New Roman" w:cs="Times New Roman"/>
            </w:rPr>
          </w:rPrChange>
        </w:rPr>
        <w:footnoteRef/>
      </w:r>
      <w:r w:rsidRPr="00265A42">
        <w:rPr>
          <w:rFonts w:ascii="Times New Roman" w:hAnsi="Times New Roman" w:cs="Times New Roman"/>
          <w:highlight w:val="yellow"/>
          <w:rPrChange w:id="37" w:author="Autor">
            <w:rPr>
              <w:rFonts w:ascii="Times New Roman" w:hAnsi="Times New Roman" w:cs="Times New Roman"/>
            </w:rPr>
          </w:rPrChange>
        </w:rPr>
        <w:t xml:space="preserve"> Centro de Atención Múltiple (CAM)</w:t>
      </w:r>
      <w:r w:rsidR="00A46FA0" w:rsidRPr="00265A42">
        <w:rPr>
          <w:rFonts w:ascii="Times New Roman" w:hAnsi="Times New Roman" w:cs="Times New Roman"/>
          <w:highlight w:val="yellow"/>
          <w:rPrChange w:id="38" w:author="Autor">
            <w:rPr>
              <w:rFonts w:ascii="Times New Roman" w:hAnsi="Times New Roman" w:cs="Times New Roman"/>
            </w:rPr>
          </w:rPrChange>
        </w:rPr>
        <w:t xml:space="preserve"> Manuel López Dávila</w:t>
      </w:r>
      <w:r w:rsidR="00A46FA0" w:rsidRPr="00265A42">
        <w:rPr>
          <w:highlight w:val="yellow"/>
          <w:rPrChange w:id="39" w:author="Autor">
            <w:rPr/>
          </w:rPrChange>
        </w:rPr>
        <w:t xml:space="preserve"> </w:t>
      </w:r>
    </w:p>
  </w:footnote>
  <w:footnote w:id="5">
    <w:p w14:paraId="1208AC9B" w14:textId="72A195B2" w:rsidR="004264FE" w:rsidRPr="004264FE" w:rsidRDefault="004264FE">
      <w:pPr>
        <w:pStyle w:val="Textonotapie"/>
      </w:pPr>
      <w:r w:rsidRPr="00265A42">
        <w:rPr>
          <w:rStyle w:val="Refdenotaalpie"/>
          <w:highlight w:val="yellow"/>
          <w:rPrChange w:id="40" w:author="Autor">
            <w:rPr>
              <w:rStyle w:val="Refdenotaalpie"/>
            </w:rPr>
          </w:rPrChange>
        </w:rPr>
        <w:footnoteRef/>
      </w:r>
      <w:r w:rsidRPr="00265A42">
        <w:rPr>
          <w:highlight w:val="yellow"/>
          <w:rPrChange w:id="41" w:author="Autor">
            <w:rPr/>
          </w:rPrChange>
        </w:rPr>
        <w:t xml:space="preserve"> </w:t>
      </w:r>
      <w:r w:rsidRPr="00265A42">
        <w:rPr>
          <w:rFonts w:ascii="Times New Roman" w:hAnsi="Times New Roman" w:cs="Times New Roman"/>
          <w:highlight w:val="yellow"/>
          <w:rPrChange w:id="42" w:author="Autor">
            <w:rPr>
              <w:rFonts w:ascii="Times New Roman" w:hAnsi="Times New Roman" w:cs="Times New Roman"/>
            </w:rPr>
          </w:rPrChange>
        </w:rPr>
        <w:t>El equipo de estudiantes del sexto semestre de D.I. de la Facultad del Hábitat de la UASLP, lo constituyeron, Mariana Andrade Hernández, Daniela Barbosa Gutiérrez, Valeria Cruz Zermeño, Kevin Peralta Sánchez.</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70DBC" w14:textId="77777777" w:rsidR="00FC3097" w:rsidRDefault="00FC309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428F53" w14:textId="77777777" w:rsidR="00FC3097" w:rsidRDefault="00FC309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562AC7" w14:textId="77777777" w:rsidR="00FC3097" w:rsidRDefault="00FC30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D1E66"/>
    <w:multiLevelType w:val="hybridMultilevel"/>
    <w:tmpl w:val="345613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7445CA"/>
    <w:multiLevelType w:val="hybridMultilevel"/>
    <w:tmpl w:val="1C3ED5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89F42CF"/>
    <w:multiLevelType w:val="hybridMultilevel"/>
    <w:tmpl w:val="68DC4C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4499"/>
    <w:rsid w:val="0000372B"/>
    <w:rsid w:val="00027037"/>
    <w:rsid w:val="00041014"/>
    <w:rsid w:val="00062144"/>
    <w:rsid w:val="00072CF7"/>
    <w:rsid w:val="000B5852"/>
    <w:rsid w:val="000C257D"/>
    <w:rsid w:val="000D3F55"/>
    <w:rsid w:val="000E5016"/>
    <w:rsid w:val="000F1B89"/>
    <w:rsid w:val="00130E76"/>
    <w:rsid w:val="00141690"/>
    <w:rsid w:val="001426F6"/>
    <w:rsid w:val="00153BC2"/>
    <w:rsid w:val="001623EE"/>
    <w:rsid w:val="0016546D"/>
    <w:rsid w:val="00183F51"/>
    <w:rsid w:val="00186B3F"/>
    <w:rsid w:val="001C04B5"/>
    <w:rsid w:val="001D39FF"/>
    <w:rsid w:val="001F1368"/>
    <w:rsid w:val="00213EE1"/>
    <w:rsid w:val="002234BD"/>
    <w:rsid w:val="00224FB6"/>
    <w:rsid w:val="00236A85"/>
    <w:rsid w:val="00244DA1"/>
    <w:rsid w:val="00252893"/>
    <w:rsid w:val="00265A42"/>
    <w:rsid w:val="0028381B"/>
    <w:rsid w:val="002A04F1"/>
    <w:rsid w:val="002A41D7"/>
    <w:rsid w:val="002B2471"/>
    <w:rsid w:val="003040D9"/>
    <w:rsid w:val="00304499"/>
    <w:rsid w:val="003860C2"/>
    <w:rsid w:val="003B60EB"/>
    <w:rsid w:val="003C0ACF"/>
    <w:rsid w:val="00412712"/>
    <w:rsid w:val="004264FE"/>
    <w:rsid w:val="004305BA"/>
    <w:rsid w:val="00433CD0"/>
    <w:rsid w:val="00441E89"/>
    <w:rsid w:val="0045136B"/>
    <w:rsid w:val="00453B40"/>
    <w:rsid w:val="004B1896"/>
    <w:rsid w:val="004C7DE9"/>
    <w:rsid w:val="004F2A62"/>
    <w:rsid w:val="004F2DBE"/>
    <w:rsid w:val="00505C50"/>
    <w:rsid w:val="00513A3D"/>
    <w:rsid w:val="00514235"/>
    <w:rsid w:val="005265A7"/>
    <w:rsid w:val="005547D8"/>
    <w:rsid w:val="005574ED"/>
    <w:rsid w:val="0057314E"/>
    <w:rsid w:val="005839C4"/>
    <w:rsid w:val="00586E27"/>
    <w:rsid w:val="005912CF"/>
    <w:rsid w:val="00595487"/>
    <w:rsid w:val="005B15D7"/>
    <w:rsid w:val="005D0F21"/>
    <w:rsid w:val="0060711F"/>
    <w:rsid w:val="00626637"/>
    <w:rsid w:val="00627535"/>
    <w:rsid w:val="00654E00"/>
    <w:rsid w:val="006633BC"/>
    <w:rsid w:val="00666590"/>
    <w:rsid w:val="00666CAC"/>
    <w:rsid w:val="00674BFE"/>
    <w:rsid w:val="006938A7"/>
    <w:rsid w:val="006A1DB7"/>
    <w:rsid w:val="006A5BE4"/>
    <w:rsid w:val="006F0ABC"/>
    <w:rsid w:val="006F7029"/>
    <w:rsid w:val="007111F2"/>
    <w:rsid w:val="007166D5"/>
    <w:rsid w:val="00722003"/>
    <w:rsid w:val="007419A3"/>
    <w:rsid w:val="007572B8"/>
    <w:rsid w:val="007B2B9A"/>
    <w:rsid w:val="007B4643"/>
    <w:rsid w:val="007D7636"/>
    <w:rsid w:val="007F68E2"/>
    <w:rsid w:val="00811C91"/>
    <w:rsid w:val="0082008D"/>
    <w:rsid w:val="0082533E"/>
    <w:rsid w:val="008475E5"/>
    <w:rsid w:val="008732FE"/>
    <w:rsid w:val="008C1FD3"/>
    <w:rsid w:val="008D5AF1"/>
    <w:rsid w:val="008E43DE"/>
    <w:rsid w:val="008F4227"/>
    <w:rsid w:val="009131FD"/>
    <w:rsid w:val="00976D8F"/>
    <w:rsid w:val="00990015"/>
    <w:rsid w:val="0099023F"/>
    <w:rsid w:val="009A1F2E"/>
    <w:rsid w:val="009A1F98"/>
    <w:rsid w:val="00A05BE5"/>
    <w:rsid w:val="00A11D1D"/>
    <w:rsid w:val="00A120D5"/>
    <w:rsid w:val="00A14410"/>
    <w:rsid w:val="00A20455"/>
    <w:rsid w:val="00A27F20"/>
    <w:rsid w:val="00A43778"/>
    <w:rsid w:val="00A46FA0"/>
    <w:rsid w:val="00A63ECD"/>
    <w:rsid w:val="00A7708E"/>
    <w:rsid w:val="00AC1AAB"/>
    <w:rsid w:val="00B048D8"/>
    <w:rsid w:val="00B222C7"/>
    <w:rsid w:val="00B332EA"/>
    <w:rsid w:val="00B8527A"/>
    <w:rsid w:val="00B97026"/>
    <w:rsid w:val="00BB37C0"/>
    <w:rsid w:val="00BB3EE8"/>
    <w:rsid w:val="00BB504C"/>
    <w:rsid w:val="00BB5962"/>
    <w:rsid w:val="00BB6C8A"/>
    <w:rsid w:val="00BD6429"/>
    <w:rsid w:val="00BE6D1C"/>
    <w:rsid w:val="00C21713"/>
    <w:rsid w:val="00C265E1"/>
    <w:rsid w:val="00C61D08"/>
    <w:rsid w:val="00C76183"/>
    <w:rsid w:val="00C7782C"/>
    <w:rsid w:val="00CA366A"/>
    <w:rsid w:val="00CB4489"/>
    <w:rsid w:val="00CF1752"/>
    <w:rsid w:val="00D0354E"/>
    <w:rsid w:val="00D06CA1"/>
    <w:rsid w:val="00D63CA0"/>
    <w:rsid w:val="00D70121"/>
    <w:rsid w:val="00DA0AB6"/>
    <w:rsid w:val="00DB05DE"/>
    <w:rsid w:val="00DB6096"/>
    <w:rsid w:val="00DD4087"/>
    <w:rsid w:val="00DE1985"/>
    <w:rsid w:val="00E03189"/>
    <w:rsid w:val="00E07262"/>
    <w:rsid w:val="00E242A8"/>
    <w:rsid w:val="00E90875"/>
    <w:rsid w:val="00EC221B"/>
    <w:rsid w:val="00ED2B74"/>
    <w:rsid w:val="00F5782A"/>
    <w:rsid w:val="00F72D14"/>
    <w:rsid w:val="00F751BA"/>
    <w:rsid w:val="00F82CFF"/>
    <w:rsid w:val="00FA6927"/>
    <w:rsid w:val="00FA733D"/>
    <w:rsid w:val="00FC3097"/>
    <w:rsid w:val="00FC4A8B"/>
    <w:rsid w:val="00FE1B57"/>
    <w:rsid w:val="00FE709D"/>
    <w:rsid w:val="00FF6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unhideWhenUsed/>
    <w:rsid w:val="00EC221B"/>
    <w:rPr>
      <w:sz w:val="20"/>
      <w:szCs w:val="20"/>
      <w:lang w:val="es-MX"/>
    </w:rPr>
  </w:style>
  <w:style w:type="character" w:customStyle="1" w:styleId="TextonotapieCar">
    <w:name w:val="Texto nota pie Car"/>
    <w:basedOn w:val="Fuentedeprrafopredeter"/>
    <w:link w:val="Textonotapie"/>
    <w:uiPriority w:val="99"/>
    <w:rsid w:val="00EC221B"/>
    <w:rPr>
      <w:sz w:val="20"/>
      <w:szCs w:val="20"/>
      <w:lang w:val="es-MX"/>
    </w:rPr>
  </w:style>
  <w:style w:type="character" w:styleId="Refdecomentario">
    <w:name w:val="annotation reference"/>
    <w:basedOn w:val="Fuentedeprrafopredeter"/>
    <w:uiPriority w:val="99"/>
    <w:semiHidden/>
    <w:unhideWhenUsed/>
    <w:rsid w:val="00BB3EE8"/>
    <w:rPr>
      <w:sz w:val="16"/>
      <w:szCs w:val="16"/>
    </w:rPr>
  </w:style>
  <w:style w:type="paragraph" w:styleId="Textocomentario">
    <w:name w:val="annotation text"/>
    <w:basedOn w:val="Normal"/>
    <w:link w:val="TextocomentarioCar"/>
    <w:uiPriority w:val="99"/>
    <w:semiHidden/>
    <w:unhideWhenUsed/>
    <w:rsid w:val="00BB3EE8"/>
    <w:pPr>
      <w:widowControl w:val="0"/>
      <w:autoSpaceDE w:val="0"/>
      <w:autoSpaceDN w:val="0"/>
      <w:ind w:firstLine="567"/>
      <w:jc w:val="both"/>
    </w:pPr>
    <w:rPr>
      <w:rFonts w:ascii="Arial" w:eastAsia="Arial" w:hAnsi="Arial" w:cs="Arial"/>
      <w:sz w:val="20"/>
      <w:szCs w:val="20"/>
      <w:lang w:val="es-ES" w:eastAsia="es-ES" w:bidi="es-ES"/>
    </w:rPr>
  </w:style>
  <w:style w:type="character" w:customStyle="1" w:styleId="TextocomentarioCar">
    <w:name w:val="Texto comentario Car"/>
    <w:basedOn w:val="Fuentedeprrafopredeter"/>
    <w:link w:val="Textocomentario"/>
    <w:uiPriority w:val="99"/>
    <w:semiHidden/>
    <w:rsid w:val="00BB3EE8"/>
    <w:rPr>
      <w:rFonts w:ascii="Arial" w:eastAsia="Arial" w:hAnsi="Arial" w:cs="Arial"/>
      <w:sz w:val="20"/>
      <w:szCs w:val="20"/>
      <w:lang w:val="es-ES" w:eastAsia="es-ES" w:bidi="es-ES"/>
    </w:rPr>
  </w:style>
  <w:style w:type="paragraph" w:styleId="Textodeglobo">
    <w:name w:val="Balloon Text"/>
    <w:basedOn w:val="Normal"/>
    <w:link w:val="TextodegloboCar"/>
    <w:uiPriority w:val="99"/>
    <w:semiHidden/>
    <w:unhideWhenUsed/>
    <w:rsid w:val="00BB3EE8"/>
    <w:rPr>
      <w:rFonts w:ascii="Tahoma" w:hAnsi="Tahoma" w:cs="Tahoma"/>
      <w:sz w:val="16"/>
      <w:szCs w:val="16"/>
    </w:rPr>
  </w:style>
  <w:style w:type="character" w:customStyle="1" w:styleId="TextodegloboCar">
    <w:name w:val="Texto de globo Car"/>
    <w:basedOn w:val="Fuentedeprrafopredeter"/>
    <w:link w:val="Textodeglobo"/>
    <w:uiPriority w:val="99"/>
    <w:semiHidden/>
    <w:rsid w:val="00BB3EE8"/>
    <w:rPr>
      <w:rFonts w:ascii="Tahoma" w:hAnsi="Tahoma" w:cs="Tahoma"/>
      <w:sz w:val="16"/>
      <w:szCs w:val="16"/>
    </w:rPr>
  </w:style>
  <w:style w:type="character" w:styleId="nfasis">
    <w:name w:val="Emphasis"/>
    <w:basedOn w:val="Fuentedeprrafopredeter"/>
    <w:uiPriority w:val="20"/>
    <w:qFormat/>
    <w:rsid w:val="00BB3EE8"/>
    <w:rPr>
      <w:iCs/>
      <w:sz w:val="18"/>
      <w:szCs w:val="18"/>
    </w:rPr>
  </w:style>
  <w:style w:type="paragraph" w:customStyle="1" w:styleId="Default">
    <w:name w:val="Default"/>
    <w:rsid w:val="007111F2"/>
    <w:pPr>
      <w:autoSpaceDE w:val="0"/>
      <w:autoSpaceDN w:val="0"/>
      <w:adjustRightInd w:val="0"/>
    </w:pPr>
    <w:rPr>
      <w:rFonts w:ascii="Calibri" w:hAnsi="Calibri" w:cs="Calibri"/>
      <w:color w:val="000000"/>
    </w:rPr>
  </w:style>
  <w:style w:type="character" w:styleId="Mencinsinresolver">
    <w:name w:val="Unresolved Mention"/>
    <w:basedOn w:val="Fuentedeprrafopredeter"/>
    <w:uiPriority w:val="99"/>
    <w:semiHidden/>
    <w:unhideWhenUsed/>
    <w:rsid w:val="00153BC2"/>
    <w:rPr>
      <w:color w:val="605E5C"/>
      <w:shd w:val="clear" w:color="auto" w:fill="E1DFDD"/>
    </w:rPr>
  </w:style>
  <w:style w:type="paragraph" w:styleId="Bibliografa">
    <w:name w:val="Bibliography"/>
    <w:basedOn w:val="Normal"/>
    <w:next w:val="Normal"/>
    <w:uiPriority w:val="37"/>
    <w:semiHidden/>
    <w:unhideWhenUsed/>
    <w:rsid w:val="00505C50"/>
    <w:pPr>
      <w:spacing w:after="200" w:line="276" w:lineRule="auto"/>
    </w:pPr>
    <w:rPr>
      <w:sz w:val="22"/>
      <w:szCs w:val="22"/>
      <w:lang w:val="es-MX"/>
    </w:rPr>
  </w:style>
  <w:style w:type="paragraph" w:styleId="Encabezado">
    <w:name w:val="header"/>
    <w:basedOn w:val="Normal"/>
    <w:link w:val="EncabezadoCar"/>
    <w:uiPriority w:val="99"/>
    <w:unhideWhenUsed/>
    <w:rsid w:val="00FC3097"/>
    <w:pPr>
      <w:tabs>
        <w:tab w:val="center" w:pos="4419"/>
        <w:tab w:val="right" w:pos="8838"/>
      </w:tabs>
    </w:pPr>
  </w:style>
  <w:style w:type="character" w:customStyle="1" w:styleId="EncabezadoCar">
    <w:name w:val="Encabezado Car"/>
    <w:basedOn w:val="Fuentedeprrafopredeter"/>
    <w:link w:val="Encabezado"/>
    <w:uiPriority w:val="99"/>
    <w:rsid w:val="00FC3097"/>
  </w:style>
  <w:style w:type="paragraph" w:styleId="Piedepgina">
    <w:name w:val="footer"/>
    <w:basedOn w:val="Normal"/>
    <w:link w:val="PiedepginaCar"/>
    <w:uiPriority w:val="99"/>
    <w:unhideWhenUsed/>
    <w:rsid w:val="00FC3097"/>
    <w:pPr>
      <w:tabs>
        <w:tab w:val="center" w:pos="4419"/>
        <w:tab w:val="right" w:pos="8838"/>
      </w:tabs>
    </w:pPr>
  </w:style>
  <w:style w:type="character" w:customStyle="1" w:styleId="PiedepginaCar">
    <w:name w:val="Pie de página Car"/>
    <w:basedOn w:val="Fuentedeprrafopredeter"/>
    <w:link w:val="Piedepgina"/>
    <w:uiPriority w:val="99"/>
    <w:rsid w:val="00FC3097"/>
  </w:style>
  <w:style w:type="paragraph" w:styleId="Asuntodelcomentario">
    <w:name w:val="annotation subject"/>
    <w:basedOn w:val="Textocomentario"/>
    <w:next w:val="Textocomentario"/>
    <w:link w:val="AsuntodelcomentarioCar"/>
    <w:uiPriority w:val="99"/>
    <w:semiHidden/>
    <w:unhideWhenUsed/>
    <w:rsid w:val="0060711F"/>
    <w:pPr>
      <w:widowControl/>
      <w:autoSpaceDE/>
      <w:autoSpaceDN/>
      <w:ind w:firstLine="0"/>
      <w:jc w:val="left"/>
    </w:pPr>
    <w:rPr>
      <w:rFonts w:asciiTheme="minorHAnsi" w:eastAsiaTheme="minorHAnsi" w:hAnsiTheme="minorHAnsi" w:cstheme="minorBidi"/>
      <w:b/>
      <w:bCs/>
      <w:lang w:val="en-US" w:eastAsia="en-US" w:bidi="ar-SA"/>
    </w:rPr>
  </w:style>
  <w:style w:type="character" w:customStyle="1" w:styleId="AsuntodelcomentarioCar">
    <w:name w:val="Asunto del comentario Car"/>
    <w:basedOn w:val="TextocomentarioCar"/>
    <w:link w:val="Asuntodelcomentario"/>
    <w:uiPriority w:val="99"/>
    <w:semiHidden/>
    <w:rsid w:val="0060711F"/>
    <w:rPr>
      <w:rFonts w:ascii="Arial" w:eastAsia="Arial" w:hAnsi="Arial" w:cs="Arial"/>
      <w:b/>
      <w:bCs/>
      <w:sz w:val="20"/>
      <w:szCs w:val="20"/>
      <w:lang w:val="es-ES" w:eastAsia="es-ES" w:bidi="es-ES"/>
    </w:rPr>
  </w:style>
  <w:style w:type="paragraph" w:styleId="Textonotaalfinal">
    <w:name w:val="endnote text"/>
    <w:basedOn w:val="Normal"/>
    <w:link w:val="TextonotaalfinalCar"/>
    <w:uiPriority w:val="99"/>
    <w:semiHidden/>
    <w:unhideWhenUsed/>
    <w:rsid w:val="00BB5962"/>
    <w:rPr>
      <w:sz w:val="20"/>
      <w:szCs w:val="20"/>
    </w:rPr>
  </w:style>
  <w:style w:type="character" w:customStyle="1" w:styleId="TextonotaalfinalCar">
    <w:name w:val="Texto nota al final Car"/>
    <w:basedOn w:val="Fuentedeprrafopredeter"/>
    <w:link w:val="Textonotaalfinal"/>
    <w:uiPriority w:val="99"/>
    <w:semiHidden/>
    <w:rsid w:val="00BB5962"/>
    <w:rPr>
      <w:sz w:val="20"/>
      <w:szCs w:val="20"/>
    </w:rPr>
  </w:style>
  <w:style w:type="character" w:styleId="Refdenotaalfinal">
    <w:name w:val="endnote reference"/>
    <w:basedOn w:val="Fuentedeprrafopredeter"/>
    <w:uiPriority w:val="99"/>
    <w:semiHidden/>
    <w:unhideWhenUsed/>
    <w:rsid w:val="00BB596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533055">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537623419">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34502941">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299265514">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418361043">
      <w:bodyDiv w:val="1"/>
      <w:marLeft w:val="0"/>
      <w:marRight w:val="0"/>
      <w:marTop w:val="0"/>
      <w:marBottom w:val="0"/>
      <w:divBdr>
        <w:top w:val="none" w:sz="0" w:space="0" w:color="auto"/>
        <w:left w:val="none" w:sz="0" w:space="0" w:color="auto"/>
        <w:bottom w:val="none" w:sz="0" w:space="0" w:color="auto"/>
        <w:right w:val="none" w:sz="0" w:space="0" w:color="auto"/>
      </w:divBdr>
    </w:div>
    <w:div w:id="1653631009">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84582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7.jp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jfif"/><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image" Target="media/image8.jpe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jp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G"/><Relationship Id="rId22" Type="http://schemas.openxmlformats.org/officeDocument/2006/relationships/image" Target="media/image9.jpeg"/><Relationship Id="rId27" Type="http://schemas.openxmlformats.org/officeDocument/2006/relationships/footer" Target="footer1.xml"/><Relationship Id="rId30"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educrea.cl/educacion-inclusiva-un-modelo-de-educacion-para-tod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Sixth Edition">
  <b:Source>
    <b:Tag>Mor84</b:Tag>
    <b:SourceType>Book</b:SourceType>
    <b:Guid>{DB94CE88-AB33-467C-854F-51AB74F00CC0}</b:Guid>
    <b:Title>Ciencia con Consciencia</b:Title>
    <b:Year>1984</b:Year>
    <b:City>Barcelona, España</b:City>
    <b:Publisher>Anthropos, Editorial del Hombre</b:Publisher>
    <b:Author>
      <b:Author>
        <b:NameList>
          <b:Person>
            <b:Last>Morin</b:Last>
            <b:First>Edgar</b:First>
          </b:Person>
        </b:NameList>
      </b:Author>
    </b:Author>
    <b:RefOrder>1</b:RefOrder>
  </b:Source>
  <b:Source>
    <b:Tag>Rod11</b:Tag>
    <b:SourceType>JournalArticle</b:SourceType>
    <b:Guid>{3C4FCDA9-0317-41B4-9819-D08FC9044B6E}</b:Guid>
    <b:Author>
      <b:Author>
        <b:NameList>
          <b:Person>
            <b:Last>Rodriguez</b:Last>
            <b:First>L</b:First>
          </b:Person>
          <b:Person>
            <b:Last>Aguirre</b:Last>
            <b:First>J</b:First>
          </b:Person>
        </b:NameList>
      </b:Author>
    </b:Author>
    <b:Title>Teorías de la complejidad y ciencias sociales.  Nuevas estratégias epistemológicas y metodológias</b:Title>
    <b:JournalName>Nómadas, Revista crítica de ciencias sociales y jurídicas 30</b:JournalName>
    <b:Year>2011</b:Year>
    <b:Pages>1-</b:Pages>
    <b:RefOrder>2</b:RefOrder>
  </b:Source>
  <b:Source>
    <b:Tag>Mor08</b:Tag>
    <b:SourceType>JournalArticle</b:SourceType>
    <b:Guid>{F2E15F48-A4C1-4B1C-8CE5-5ED174DA6A81}</b:Guid>
    <b:Author>
      <b:Author>
        <b:NameList>
          <b:Person>
            <b:Last>Morin</b:Last>
            <b:First>Edgar</b:First>
          </b:Person>
        </b:NameList>
      </b:Author>
    </b:Author>
    <b:Title>Complejidad restringida y complejidad generalizada o las complejidades de la complejidad</b:Title>
    <b:Year>2008</b:Year>
    <b:City>Habana, Cuba</b:City>
    <b:JournalName>Pensando la complejidad No V, Año II, julio- septiembre</b:JournalName>
    <b:Pages>27- 41</b:Pages>
    <b:RefOrder>5</b:RefOrder>
  </b:Source>
  <b:Source>
    <b:Tag>BÜR02</b:Tag>
    <b:SourceType>Book</b:SourceType>
    <b:Guid>{013B0A46-5CED-4B90-9245-5CBEAB954FAD}</b:Guid>
    <b:Author>
      <b:Author>
        <b:NameList>
          <b:Person>
            <b:Last>Bürdek</b:Last>
            <b:First>Bernhard</b:First>
            <b:Middle>E.</b:Middle>
          </b:Person>
        </b:NameList>
      </b:Author>
    </b:Author>
    <b:Title>Diseño. Historia, teoría y práctica del diseño industrial.</b:Title>
    <b:Year>2002</b:Year>
    <b:City>Barcelona, España</b:City>
    <b:Publisher>Gustavo Gili</b:Publisher>
    <b:RefOrder>1</b:RefOrder>
  </b:Source>
  <b:Source>
    <b:Tag>Bon78</b:Tag>
    <b:SourceType>Book</b:SourceType>
    <b:Guid>{1D2791B1-AAC9-4963-9169-EAF39DE19D98}</b:Guid>
    <b:Author>
      <b:Author>
        <b:NameList>
          <b:Person>
            <b:Last>Bonsiepe</b:Last>
            <b:First>Gui</b:First>
          </b:Person>
        </b:NameList>
      </b:Author>
    </b:Author>
    <b:Title>Diseño industrial. Tecnología y dependencia</b:Title>
    <b:Year>1978</b:Year>
    <b:City>Ciudad de México, México</b:City>
    <b:Publisher>Edicol</b:Publisher>
    <b:RefOrder>2</b:RefOrder>
  </b:Source>
  <b:Source>
    <b:Tag>MOR09</b:Tag>
    <b:SourceType>Book</b:SourceType>
    <b:Guid>{88887331-BBAE-4611-A7CE-1A0AA34F8223}</b:Guid>
    <b:Title>Fundamentos del Diseño de Productos</b:Title>
    <b:Year>2009</b:Year>
    <b:City>Barcelona, España</b:City>
    <b:Publisher>Parramón</b:Publisher>
    <b:Author>
      <b:Author>
        <b:NameList>
          <b:Person>
            <b:Last>Morris</b:Last>
            <b:First>Richard</b:First>
          </b:Person>
        </b:NameList>
      </b:Author>
    </b:Author>
    <b:RefOrder>5</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A9FD4-7DEA-4621-A34B-E7ACC27BEE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3C45666-C1B6-4AB9-9E24-845539AAE929}">
  <ds:schemaRefs>
    <ds:schemaRef ds:uri="http://schemas.microsoft.com/sharepoint/v3/contenttype/forms"/>
  </ds:schemaRefs>
</ds:datastoreItem>
</file>

<file path=customXml/itemProps3.xml><?xml version="1.0" encoding="utf-8"?>
<ds:datastoreItem xmlns:ds="http://schemas.openxmlformats.org/officeDocument/2006/customXml" ds:itemID="{BF2A54D7-F218-4B9E-A1B8-ABE76F635564}">
  <ds:schemaRefs>
    <ds:schemaRef ds:uri="http://schemas.openxmlformats.org/officeDocument/2006/bibliography"/>
  </ds:schemaRefs>
</ds:datastoreItem>
</file>

<file path=customXml/itemProps4.xml><?xml version="1.0" encoding="utf-8"?>
<ds:datastoreItem xmlns:ds="http://schemas.openxmlformats.org/officeDocument/2006/customXml" ds:itemID="{72689C13-A880-44C9-A7AC-752FA308A6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14</Pages>
  <Words>5673</Words>
  <Characters>31202</Characters>
  <Application>Microsoft Office Word</Application>
  <DocSecurity>0</DocSecurity>
  <Lines>260</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19</cp:revision>
  <dcterms:created xsi:type="dcterms:W3CDTF">2020-07-16T01:29:00Z</dcterms:created>
  <dcterms:modified xsi:type="dcterms:W3CDTF">2020-12-17T13:04:00Z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